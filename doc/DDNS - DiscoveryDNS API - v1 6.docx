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ins w:id="0" w:author="Arnaud Dumont" w:date="2014-06-16T15:10:00Z">
        <w:r w:rsidR="00940983">
          <w:rPr>
            <w:noProof/>
          </w:rPr>
          <w:t>16 June 2014</w:t>
        </w:r>
      </w:ins>
      <w:ins w:id="1" w:author="Chris Wright" w:date="2014-06-16T13:21:00Z">
        <w:del w:id="2" w:author="Arnaud Dumont" w:date="2014-06-16T15:10:00Z">
          <w:r w:rsidR="005B4387" w:rsidDel="00940983">
            <w:rPr>
              <w:noProof/>
            </w:rPr>
            <w:delText>16 June 2014</w:delText>
          </w:r>
        </w:del>
      </w:ins>
      <w:del w:id="3" w:author="Arnaud Dumont" w:date="2014-06-16T15:10:00Z">
        <w:r w:rsidR="00D97FBB" w:rsidDel="00940983">
          <w:rPr>
            <w:noProof/>
          </w:rPr>
          <w:delText>11 February 2014</w:delText>
        </w:r>
      </w:del>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4" w:author="Arnaud Dumont" w:date="2014-02-11T13:48:00Z">
              <w:r>
                <w:rPr>
                  <w:vanish/>
                  <w:lang w:eastAsia="en-AU"/>
                </w:rPr>
                <w:t>1.5</w:t>
              </w:r>
            </w:ins>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5" w:author="Arnaud Dumont" w:date="2014-02-11T13:48:00Z">
              <w:r>
                <w:rPr>
                  <w:vanish/>
                  <w:lang w:eastAsia="en-AU"/>
                </w:rPr>
                <w:t>11/02/2014</w:t>
              </w:r>
            </w:ins>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6" w:author="Arnaud Dumont" w:date="2014-02-11T13:48:00Z">
              <w:r>
                <w:rPr>
                  <w:vanish/>
                  <w:lang w:eastAsia="en-AU"/>
                </w:rPr>
                <w:t>Arnaud Dumont</w:t>
              </w:r>
            </w:ins>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7" w:author="Arnaud Dumont" w:date="2014-02-11T13:48:00Z">
              <w:r>
                <w:rPr>
                  <w:vanish/>
                  <w:lang w:eastAsia="en-AU"/>
                </w:rPr>
                <w:t>Added DNSSEC fields in Zone Get Response</w:t>
              </w:r>
            </w:ins>
            <w:ins w:id="8" w:author="Arnaud Dumont" w:date="2014-02-14T09:42:00Z">
              <w:r w:rsidR="00FB6D16">
                <w:rPr>
                  <w:vanish/>
                  <w:lang w:eastAsia="en-AU"/>
                </w:rPr>
                <w:t>. Added the Zone Get Zone File Command.</w:t>
              </w:r>
            </w:ins>
            <w:ins w:id="9" w:author="Arnaud Dumont" w:date="2014-02-20T10:43:00Z">
              <w:r w:rsidR="004725FB">
                <w:rPr>
                  <w:vanish/>
                  <w:lang w:eastAsia="en-AU"/>
                </w:rPr>
                <w:t xml:space="preserve"> Fixed minor errors.</w:t>
              </w:r>
            </w:ins>
            <w:ins w:id="10" w:author="Arnaud Dumont" w:date="2014-02-24T15:04:00Z">
              <w:r w:rsidR="00DE117E">
                <w:rPr>
                  <w:vanish/>
                  <w:lang w:eastAsia="en-AU"/>
                </w:rPr>
                <w:t xml:space="preserve"> Added Message commands.</w:t>
              </w:r>
            </w:ins>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940983" w:rsidP="00B46C8B">
            <w:pPr>
              <w:pStyle w:val="DocumentTableText"/>
              <w:rPr>
                <w:vanish/>
              </w:rPr>
            </w:pPr>
            <w:fldSimple w:instr=" FILENAME  \* Caps \p  \* MERGEFORMAT ">
              <w:r w:rsidR="00BE142B">
                <w:rPr>
                  <w:noProof/>
                  <w:vanish/>
                </w:rPr>
                <w:t>U:\DDNS - Discoverydns API - V1.</w:t>
              </w:r>
              <w:del w:id="11" w:author="Arnaud Dumont" w:date="2014-02-20T10:46:00Z">
                <w:r w:rsidR="00BE142B" w:rsidDel="00B46C8B">
                  <w:rPr>
                    <w:noProof/>
                    <w:vanish/>
                  </w:rPr>
                  <w:delText>2</w:delText>
                </w:r>
              </w:del>
              <w:ins w:id="12" w:author="Arnaud Dumont" w:date="2014-02-20T10:46:00Z">
                <w:r w:rsidR="00B46C8B">
                  <w:rPr>
                    <w:noProof/>
                    <w:vanish/>
                  </w:rPr>
                  <w:t>5</w:t>
                </w:r>
              </w:ins>
              <w:r w:rsidR="00BE142B">
                <w:rPr>
                  <w:noProof/>
                  <w:vanish/>
                </w:rPr>
                <w:t>.Docx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ins w:id="13" w:author="Arnaud Dumont" w:date="2014-06-16T15:10:00Z">
              <w:r w:rsidR="00940983">
                <w:rPr>
                  <w:noProof/>
                  <w:vanish/>
                </w:rPr>
                <w:t>2014/06/16 - 15:08:00</w:t>
              </w:r>
            </w:ins>
            <w:ins w:id="14" w:author="Chris Wright" w:date="2014-06-16T13:21:00Z">
              <w:del w:id="15" w:author="Arnaud Dumont" w:date="2014-06-16T15:10:00Z">
                <w:r w:rsidR="005B4387" w:rsidDel="00940983">
                  <w:rPr>
                    <w:noProof/>
                    <w:vanish/>
                  </w:rPr>
                  <w:delText>2014/06/04 - 16:32:00</w:delText>
                </w:r>
              </w:del>
            </w:ins>
            <w:del w:id="16" w:author="Arnaud Dumont" w:date="2014-06-16T15:10:00Z">
              <w:r w:rsidR="004725FB" w:rsidDel="00940983">
                <w:rPr>
                  <w:noProof/>
                  <w:vanish/>
                </w:rPr>
                <w:delText>2014/02/14 - 11:43:00</w:delText>
              </w:r>
              <w:r w:rsidR="00D97FBB" w:rsidDel="00940983">
                <w:rPr>
                  <w:noProof/>
                  <w:vanish/>
                </w:rPr>
                <w:delText>2014/02/03 - 17:34:00</w:delText>
              </w:r>
            </w:del>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6A65A6">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r w:rsidR="005A5779">
        <w:tab/>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proofErr w:type="gramStart"/>
      <w:r>
        <w:t>Developers and System Integrators</w:t>
      </w:r>
      <w:r w:rsidR="00676D1B">
        <w:t>.</w:t>
      </w:r>
      <w:proofErr w:type="gramEnd"/>
    </w:p>
    <w:p w:rsidR="001103C0" w:rsidRDefault="001103C0">
      <w:pPr>
        <w:spacing w:before="0" w:after="200"/>
        <w:rPr>
          <w:b/>
          <w:color w:val="677178"/>
          <w:sz w:val="32"/>
        </w:rPr>
      </w:pPr>
      <w:r>
        <w:br w:type="page"/>
      </w:r>
    </w:p>
    <w:p w:rsidR="006534E6" w:rsidRDefault="006534E6" w:rsidP="001103C0">
      <w:pPr>
        <w:pStyle w:val="DocumentInformationHeading"/>
      </w:pPr>
      <w:r w:rsidRPr="0006714A">
        <w:lastRenderedPageBreak/>
        <w:t>Contents</w:t>
      </w:r>
    </w:p>
    <w:p w:rsidR="00FB62C7" w:rsidRDefault="000323F3">
      <w:pPr>
        <w:pStyle w:val="TOC1"/>
        <w:rPr>
          <w:ins w:id="17" w:author="Arnaud Dumont" w:date="2014-03-12T16:44:00Z"/>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ins w:id="18" w:author="Arnaud Dumont" w:date="2014-03-12T16:44:00Z">
        <w:r w:rsidR="00FB62C7" w:rsidRPr="009830A3">
          <w:rPr>
            <w:rStyle w:val="Hyperlink"/>
            <w:noProof/>
          </w:rPr>
          <w:fldChar w:fldCharType="begin"/>
        </w:r>
        <w:r w:rsidR="00FB62C7" w:rsidRPr="009830A3">
          <w:rPr>
            <w:rStyle w:val="Hyperlink"/>
            <w:noProof/>
          </w:rPr>
          <w:instrText xml:space="preserve"> </w:instrText>
        </w:r>
        <w:r w:rsidR="00FB62C7">
          <w:rPr>
            <w:noProof/>
          </w:rPr>
          <w:instrText>HYPERLINK \l "_Toc382405988"</w:instrText>
        </w:r>
        <w:r w:rsidR="00FB62C7" w:rsidRPr="009830A3">
          <w:rPr>
            <w:rStyle w:val="Hyperlink"/>
            <w:noProof/>
          </w:rPr>
          <w:instrText xml:space="preserve"> </w:instrText>
        </w:r>
        <w:r w:rsidR="00FB62C7" w:rsidRPr="009830A3">
          <w:rPr>
            <w:rStyle w:val="Hyperlink"/>
            <w:noProof/>
          </w:rPr>
          <w:fldChar w:fldCharType="separate"/>
        </w:r>
        <w:r w:rsidR="00FB62C7" w:rsidRPr="009830A3">
          <w:rPr>
            <w:rStyle w:val="Hyperlink"/>
            <w:noProof/>
          </w:rPr>
          <w:t>1</w:t>
        </w:r>
        <w:r w:rsidR="00FB62C7">
          <w:rPr>
            <w:rFonts w:eastAsiaTheme="minorEastAsia"/>
            <w:b w:val="0"/>
            <w:noProof/>
            <w:sz w:val="22"/>
            <w:szCs w:val="22"/>
            <w:lang w:eastAsia="en-AU"/>
          </w:rPr>
          <w:tab/>
        </w:r>
        <w:r w:rsidR="00FB62C7" w:rsidRPr="009830A3">
          <w:rPr>
            <w:rStyle w:val="Hyperlink"/>
            <w:noProof/>
          </w:rPr>
          <w:t>Introduction</w:t>
        </w:r>
        <w:r w:rsidR="00FB62C7">
          <w:rPr>
            <w:noProof/>
            <w:webHidden/>
          </w:rPr>
          <w:tab/>
        </w:r>
        <w:r w:rsidR="00FB62C7">
          <w:rPr>
            <w:noProof/>
            <w:webHidden/>
          </w:rPr>
          <w:fldChar w:fldCharType="begin"/>
        </w:r>
        <w:r w:rsidR="00FB62C7">
          <w:rPr>
            <w:noProof/>
            <w:webHidden/>
          </w:rPr>
          <w:instrText xml:space="preserve"> PAGEREF _Toc382405988 \h </w:instrText>
        </w:r>
      </w:ins>
      <w:r w:rsidR="00FB62C7">
        <w:rPr>
          <w:noProof/>
          <w:webHidden/>
        </w:rPr>
      </w:r>
      <w:r w:rsidR="00FB62C7">
        <w:rPr>
          <w:noProof/>
          <w:webHidden/>
        </w:rPr>
        <w:fldChar w:fldCharType="separate"/>
      </w:r>
      <w:ins w:id="19" w:author="Arnaud Dumont" w:date="2014-03-12T16:44:00Z">
        <w:r w:rsidR="00FB62C7">
          <w:rPr>
            <w:noProof/>
            <w:webHidden/>
          </w:rPr>
          <w:t>1</w:t>
        </w:r>
        <w:r w:rsidR="00FB62C7">
          <w:rPr>
            <w:noProof/>
            <w:webHidden/>
          </w:rPr>
          <w:fldChar w:fldCharType="end"/>
        </w:r>
        <w:r w:rsidR="00FB62C7" w:rsidRPr="009830A3">
          <w:rPr>
            <w:rStyle w:val="Hyperlink"/>
            <w:noProof/>
          </w:rPr>
          <w:fldChar w:fldCharType="end"/>
        </w:r>
      </w:ins>
    </w:p>
    <w:p w:rsidR="00FB62C7" w:rsidRDefault="00FB62C7">
      <w:pPr>
        <w:pStyle w:val="TOC1"/>
        <w:rPr>
          <w:ins w:id="20" w:author="Arnaud Dumont" w:date="2014-03-12T16:44:00Z"/>
          <w:rFonts w:eastAsiaTheme="minorEastAsia"/>
          <w:b w:val="0"/>
          <w:noProof/>
          <w:sz w:val="22"/>
          <w:szCs w:val="22"/>
          <w:lang w:eastAsia="en-AU"/>
        </w:rPr>
      </w:pPr>
      <w:ins w:id="2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"_Toc382405989"</w:instrText>
        </w:r>
        <w:r w:rsidRPr="009830A3">
          <w:rPr>
            <w:rStyle w:val="Hyperlink"/>
            <w:noProof/>
          </w:rPr>
          <w:instrText xml:space="preserve"> </w:instrText>
        </w:r>
        <w:r w:rsidRPr="009830A3">
          <w:rPr>
            <w:rStyle w:val="Hyperlink"/>
            <w:noProof/>
          </w:rPr>
          <w:fldChar w:fldCharType="separate"/>
        </w:r>
        <w:r w:rsidRPr="009830A3">
          <w:rPr>
            <w:rStyle w:val="Hyperlink"/>
            <w:noProof/>
          </w:rPr>
          <w:t>2</w:t>
        </w:r>
        <w:r>
          <w:rPr>
            <w:rFonts w:eastAsiaTheme="minorEastAsia"/>
            <w:b w:val="0"/>
            <w:noProof/>
            <w:sz w:val="22"/>
            <w:szCs w:val="22"/>
            <w:lang w:eastAsia="en-AU"/>
          </w:rPr>
          <w:tab/>
        </w:r>
        <w:r w:rsidRPr="009830A3">
          <w:rPr>
            <w:rStyle w:val="Hyperlink"/>
            <w:noProof/>
          </w:rPr>
          <w:t>General</w:t>
        </w:r>
        <w:r>
          <w:rPr>
            <w:noProof/>
            <w:webHidden/>
          </w:rPr>
          <w:tab/>
        </w:r>
        <w:r>
          <w:rPr>
            <w:noProof/>
            <w:webHidden/>
          </w:rPr>
          <w:fldChar w:fldCharType="begin"/>
        </w:r>
        <w:r>
          <w:rPr>
            <w:noProof/>
            <w:webHidden/>
          </w:rPr>
          <w:instrText xml:space="preserve"> PAGEREF _Toc382405989 \h </w:instrText>
        </w:r>
      </w:ins>
      <w:r>
        <w:rPr>
          <w:noProof/>
          <w:webHidden/>
        </w:rPr>
      </w:r>
      <w:r>
        <w:rPr>
          <w:noProof/>
          <w:webHidden/>
        </w:rPr>
        <w:fldChar w:fldCharType="separate"/>
      </w:r>
      <w:ins w:id="22" w:author="Arnaud Dumont" w:date="2014-03-12T16:44:00Z">
        <w:r>
          <w:rPr>
            <w:noProof/>
            <w:webHidden/>
          </w:rPr>
          <w:t>2</w:t>
        </w:r>
        <w:r>
          <w:rPr>
            <w:noProof/>
            <w:webHidden/>
          </w:rPr>
          <w:fldChar w:fldCharType="end"/>
        </w:r>
        <w:r w:rsidRPr="009830A3">
          <w:rPr>
            <w:rStyle w:val="Hyperlink"/>
            <w:noProof/>
          </w:rPr>
          <w:fldChar w:fldCharType="end"/>
        </w:r>
      </w:ins>
    </w:p>
    <w:p w:rsidR="00FB62C7" w:rsidRDefault="00FB62C7">
      <w:pPr>
        <w:pStyle w:val="TOC2"/>
        <w:rPr>
          <w:ins w:id="23" w:author="Arnaud Dumont" w:date="2014-03-12T16:44:00Z"/>
          <w:rFonts w:eastAsiaTheme="minorEastAsia"/>
          <w:noProof/>
          <w:sz w:val="22"/>
          <w:szCs w:val="22"/>
          <w:lang w:eastAsia="en-AU"/>
        </w:rPr>
      </w:pPr>
      <w:ins w:id="2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"_Toc382405990"</w:instrText>
        </w:r>
        <w:r w:rsidRPr="009830A3">
          <w:rPr>
            <w:rStyle w:val="Hyperlink"/>
            <w:noProof/>
          </w:rPr>
          <w:instrText xml:space="preserve"> </w:instrText>
        </w:r>
        <w:r w:rsidRPr="009830A3">
          <w:rPr>
            <w:rStyle w:val="Hyperlink"/>
            <w:noProof/>
          </w:rPr>
          <w:fldChar w:fldCharType="separate"/>
        </w:r>
        <w:r w:rsidRPr="009830A3">
          <w:rPr>
            <w:rStyle w:val="Hyperlink"/>
            <w:noProof/>
          </w:rPr>
          <w:t>2.1</w:t>
        </w:r>
        <w:r>
          <w:rPr>
            <w:rFonts w:eastAsiaTheme="minorEastAsia"/>
            <w:noProof/>
            <w:sz w:val="22"/>
            <w:szCs w:val="22"/>
            <w:lang w:eastAsia="en-AU"/>
          </w:rPr>
          <w:tab/>
        </w:r>
        <w:r w:rsidRPr="009830A3">
          <w:rPr>
            <w:rStyle w:val="Hyperlink"/>
            <w:noProof/>
          </w:rPr>
          <w:t>Data Types</w:t>
        </w:r>
        <w:r>
          <w:rPr>
            <w:noProof/>
            <w:webHidden/>
          </w:rPr>
          <w:tab/>
        </w:r>
        <w:r>
          <w:rPr>
            <w:noProof/>
            <w:webHidden/>
          </w:rPr>
          <w:fldChar w:fldCharType="begin"/>
        </w:r>
        <w:r>
          <w:rPr>
            <w:noProof/>
            <w:webHidden/>
          </w:rPr>
          <w:instrText xml:space="preserve"> PAGEREF _Toc382405990 \h </w:instrText>
        </w:r>
      </w:ins>
      <w:r>
        <w:rPr>
          <w:noProof/>
          <w:webHidden/>
        </w:rPr>
      </w:r>
      <w:r>
        <w:rPr>
          <w:noProof/>
          <w:webHidden/>
        </w:rPr>
        <w:fldChar w:fldCharType="separate"/>
      </w:r>
      <w:ins w:id="25" w:author="Arnaud Dumont" w:date="2014-03-12T16:44:00Z">
        <w:r>
          <w:rPr>
            <w:noProof/>
            <w:webHidden/>
          </w:rPr>
          <w:t>2</w:t>
        </w:r>
        <w:r>
          <w:rPr>
            <w:noProof/>
            <w:webHidden/>
          </w:rPr>
          <w:fldChar w:fldCharType="end"/>
        </w:r>
        <w:r w:rsidRPr="009830A3">
          <w:rPr>
            <w:rStyle w:val="Hyperlink"/>
            <w:noProof/>
          </w:rPr>
          <w:fldChar w:fldCharType="end"/>
        </w:r>
      </w:ins>
    </w:p>
    <w:p w:rsidR="00FB62C7" w:rsidRDefault="00FB62C7">
      <w:pPr>
        <w:pStyle w:val="TOC2"/>
        <w:rPr>
          <w:ins w:id="26" w:author="Arnaud Dumont" w:date="2014-03-12T16:44:00Z"/>
          <w:rFonts w:eastAsiaTheme="minorEastAsia"/>
          <w:noProof/>
          <w:sz w:val="22"/>
          <w:szCs w:val="22"/>
          <w:lang w:eastAsia="en-AU"/>
        </w:rPr>
      </w:pPr>
      <w:ins w:id="2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"_Toc382405991"</w:instrText>
        </w:r>
        <w:r w:rsidRPr="009830A3">
          <w:rPr>
            <w:rStyle w:val="Hyperlink"/>
            <w:noProof/>
          </w:rPr>
          <w:instrText xml:space="preserve"> </w:instrText>
        </w:r>
        <w:r w:rsidRPr="009830A3">
          <w:rPr>
            <w:rStyle w:val="Hyperlink"/>
            <w:noProof/>
          </w:rPr>
          <w:fldChar w:fldCharType="separate"/>
        </w:r>
        <w:r w:rsidRPr="009830A3">
          <w:rPr>
            <w:rStyle w:val="Hyperlink"/>
            <w:noProof/>
          </w:rPr>
          <w:t>2.2</w:t>
        </w:r>
        <w:r>
          <w:rPr>
            <w:rFonts w:eastAsiaTheme="minorEastAsia"/>
            <w:noProof/>
            <w:sz w:val="22"/>
            <w:szCs w:val="22"/>
            <w:lang w:eastAsia="en-AU"/>
          </w:rPr>
          <w:tab/>
        </w:r>
        <w:r w:rsidRPr="009830A3">
          <w:rPr>
            <w:rStyle w:val="Hyperlink"/>
            <w:noProof/>
          </w:rPr>
          <w:t>Protocol Overview</w:t>
        </w:r>
        <w:r>
          <w:rPr>
            <w:noProof/>
            <w:webHidden/>
          </w:rPr>
          <w:tab/>
        </w:r>
        <w:r>
          <w:rPr>
            <w:noProof/>
            <w:webHidden/>
          </w:rPr>
          <w:fldChar w:fldCharType="begin"/>
        </w:r>
        <w:r>
          <w:rPr>
            <w:noProof/>
            <w:webHidden/>
          </w:rPr>
          <w:instrText xml:space="preserve"> PAGEREF _Toc382405991 \h </w:instrText>
        </w:r>
      </w:ins>
      <w:r>
        <w:rPr>
          <w:noProof/>
          <w:webHidden/>
        </w:rPr>
      </w:r>
      <w:r>
        <w:rPr>
          <w:noProof/>
          <w:webHidden/>
        </w:rPr>
        <w:fldChar w:fldCharType="separate"/>
      </w:r>
      <w:ins w:id="28" w:author="Arnaud Dumont" w:date="2014-03-12T16:44:00Z">
        <w:r>
          <w:rPr>
            <w:noProof/>
            <w:webHidden/>
          </w:rPr>
          <w:t>3</w:t>
        </w:r>
        <w:r>
          <w:rPr>
            <w:noProof/>
            <w:webHidden/>
          </w:rPr>
          <w:fldChar w:fldCharType="end"/>
        </w:r>
        <w:r w:rsidRPr="009830A3">
          <w:rPr>
            <w:rStyle w:val="Hyperlink"/>
            <w:noProof/>
          </w:rPr>
          <w:fldChar w:fldCharType="end"/>
        </w:r>
      </w:ins>
    </w:p>
    <w:p w:rsidR="00FB62C7" w:rsidRDefault="00FB62C7">
      <w:pPr>
        <w:pStyle w:val="TOC2"/>
        <w:rPr>
          <w:ins w:id="29" w:author="Arnaud Dumont" w:date="2014-03-12T16:44:00Z"/>
          <w:rFonts w:eastAsiaTheme="minorEastAsia"/>
          <w:noProof/>
          <w:sz w:val="22"/>
          <w:szCs w:val="22"/>
          <w:lang w:eastAsia="en-AU"/>
        </w:rPr>
      </w:pPr>
      <w:ins w:id="3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"_Toc382405992"</w:instrText>
        </w:r>
        <w:r w:rsidRPr="009830A3">
          <w:rPr>
            <w:rStyle w:val="Hyperlink"/>
            <w:noProof/>
          </w:rPr>
          <w:instrText xml:space="preserve"> </w:instrText>
        </w:r>
        <w:r w:rsidRPr="009830A3">
          <w:rPr>
            <w:rStyle w:val="Hyperlink"/>
            <w:noProof/>
          </w:rPr>
          <w:fldChar w:fldCharType="separate"/>
        </w:r>
        <w:r w:rsidRPr="009830A3">
          <w:rPr>
            <w:rStyle w:val="Hyperlink"/>
            <w:noProof/>
          </w:rPr>
          <w:t>2.3</w:t>
        </w:r>
        <w:r>
          <w:rPr>
            <w:rFonts w:eastAsiaTheme="minorEastAsia"/>
            <w:noProof/>
            <w:sz w:val="22"/>
            <w:szCs w:val="22"/>
            <w:lang w:eastAsia="en-AU"/>
          </w:rPr>
          <w:tab/>
        </w:r>
        <w:r w:rsidRPr="009830A3">
          <w:rPr>
            <w:rStyle w:val="Hyperlink"/>
            <w:noProof/>
          </w:rPr>
          <w:t>Authentication</w:t>
        </w:r>
        <w:r>
          <w:rPr>
            <w:noProof/>
            <w:webHidden/>
          </w:rPr>
          <w:tab/>
        </w:r>
        <w:r>
          <w:rPr>
            <w:noProof/>
            <w:webHidden/>
          </w:rPr>
          <w:fldChar w:fldCharType="begin"/>
        </w:r>
        <w:r>
          <w:rPr>
            <w:noProof/>
            <w:webHidden/>
          </w:rPr>
          <w:instrText xml:space="preserve"> PAGEREF _Toc382405992 \h </w:instrText>
        </w:r>
      </w:ins>
      <w:r>
        <w:rPr>
          <w:noProof/>
          <w:webHidden/>
        </w:rPr>
      </w:r>
      <w:r>
        <w:rPr>
          <w:noProof/>
          <w:webHidden/>
        </w:rPr>
        <w:fldChar w:fldCharType="separate"/>
      </w:r>
      <w:ins w:id="31" w:author="Arnaud Dumont" w:date="2014-03-12T16:44:00Z">
        <w:r>
          <w:rPr>
            <w:noProof/>
            <w:webHidden/>
          </w:rPr>
          <w:t>3</w:t>
        </w:r>
        <w:r>
          <w:rPr>
            <w:noProof/>
            <w:webHidden/>
          </w:rPr>
          <w:fldChar w:fldCharType="end"/>
        </w:r>
        <w:r w:rsidRPr="009830A3">
          <w:rPr>
            <w:rStyle w:val="Hyperlink"/>
            <w:noProof/>
          </w:rPr>
          <w:fldChar w:fldCharType="end"/>
        </w:r>
      </w:ins>
    </w:p>
    <w:p w:rsidR="00FB62C7" w:rsidRDefault="00FB62C7">
      <w:pPr>
        <w:pStyle w:val="TOC2"/>
        <w:rPr>
          <w:ins w:id="32" w:author="Arnaud Dumont" w:date="2014-03-12T16:44:00Z"/>
          <w:rFonts w:eastAsiaTheme="minorEastAsia"/>
          <w:noProof/>
          <w:sz w:val="22"/>
          <w:szCs w:val="22"/>
          <w:lang w:eastAsia="en-AU"/>
        </w:rPr>
      </w:pPr>
      <w:ins w:id="33"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"_Toc382405993"</w:instrText>
        </w:r>
        <w:r w:rsidRPr="009830A3">
          <w:rPr>
            <w:rStyle w:val="Hyperlink"/>
            <w:noProof/>
          </w:rPr>
          <w:instrText xml:space="preserve"> </w:instrText>
        </w:r>
        <w:r w:rsidRPr="009830A3">
          <w:rPr>
            <w:rStyle w:val="Hyperlink"/>
            <w:noProof/>
          </w:rPr>
          <w:fldChar w:fldCharType="separate"/>
        </w:r>
        <w:r w:rsidRPr="009830A3">
          <w:rPr>
            <w:rStyle w:val="Hyperlink"/>
            <w:noProof/>
          </w:rPr>
          <w:t>2.4</w:t>
        </w:r>
        <w:r>
          <w:rPr>
            <w:rFonts w:eastAsiaTheme="minorEastAsia"/>
            <w:noProof/>
            <w:sz w:val="22"/>
            <w:szCs w:val="22"/>
            <w:lang w:eastAsia="en-AU"/>
          </w:rPr>
          <w:tab/>
        </w:r>
        <w:r w:rsidRPr="009830A3">
          <w:rPr>
            <w:rStyle w:val="Hyperlink"/>
            <w:noProof/>
          </w:rPr>
          <w:t>Update Version Check</w:t>
        </w:r>
        <w:r>
          <w:rPr>
            <w:noProof/>
            <w:webHidden/>
          </w:rPr>
          <w:tab/>
        </w:r>
        <w:r>
          <w:rPr>
            <w:noProof/>
            <w:webHidden/>
          </w:rPr>
          <w:fldChar w:fldCharType="begin"/>
        </w:r>
        <w:r>
          <w:rPr>
            <w:noProof/>
            <w:webHidden/>
          </w:rPr>
          <w:instrText xml:space="preserve"> PAGEREF _Toc382405993 \h </w:instrText>
        </w:r>
      </w:ins>
      <w:r>
        <w:rPr>
          <w:noProof/>
          <w:webHidden/>
        </w:rPr>
      </w:r>
      <w:r>
        <w:rPr>
          <w:noProof/>
          <w:webHidden/>
        </w:rPr>
        <w:fldChar w:fldCharType="separate"/>
      </w:r>
      <w:ins w:id="34" w:author="Arnaud Dumont" w:date="2014-03-12T16:44:00Z">
        <w:r>
          <w:rPr>
            <w:noProof/>
            <w:webHidden/>
          </w:rPr>
          <w:t>3</w:t>
        </w:r>
        <w:r>
          <w:rPr>
            <w:noProof/>
            <w:webHidden/>
          </w:rPr>
          <w:fldChar w:fldCharType="end"/>
        </w:r>
        <w:r w:rsidRPr="009830A3">
          <w:rPr>
            <w:rStyle w:val="Hyperlink"/>
            <w:noProof/>
          </w:rPr>
          <w:fldChar w:fldCharType="end"/>
        </w:r>
      </w:ins>
    </w:p>
    <w:p w:rsidR="00FB62C7" w:rsidRDefault="00FB62C7">
      <w:pPr>
        <w:pStyle w:val="TOC2"/>
        <w:rPr>
          <w:ins w:id="35" w:author="Arnaud Dumont" w:date="2014-03-12T16:44:00Z"/>
          <w:rFonts w:eastAsiaTheme="minorEastAsia"/>
          <w:noProof/>
          <w:sz w:val="22"/>
          <w:szCs w:val="22"/>
          <w:lang w:eastAsia="en-AU"/>
        </w:rPr>
      </w:pPr>
      <w:ins w:id="36"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"_Toc382405994"</w:instrText>
        </w:r>
        <w:r w:rsidRPr="009830A3">
          <w:rPr>
            <w:rStyle w:val="Hyperlink"/>
            <w:noProof/>
          </w:rPr>
          <w:instrText xml:space="preserve"> </w:instrText>
        </w:r>
        <w:r w:rsidRPr="009830A3">
          <w:rPr>
            <w:rStyle w:val="Hyperlink"/>
            <w:noProof/>
          </w:rPr>
          <w:fldChar w:fldCharType="separate"/>
        </w:r>
        <w:r w:rsidRPr="009830A3">
          <w:rPr>
            <w:rStyle w:val="Hyperlink"/>
            <w:noProof/>
          </w:rPr>
          <w:t>2.5</w:t>
        </w:r>
        <w:r>
          <w:rPr>
            <w:rFonts w:eastAsiaTheme="minorEastAsia"/>
            <w:noProof/>
            <w:sz w:val="22"/>
            <w:szCs w:val="22"/>
            <w:lang w:eastAsia="en-AU"/>
          </w:rPr>
          <w:tab/>
        </w:r>
        <w:r w:rsidRPr="009830A3">
          <w:rPr>
            <w:rStyle w:val="Hyperlink"/>
            <w:noProof/>
          </w:rPr>
          <w:t>E-Tag Evaluation</w:t>
        </w:r>
        <w:r>
          <w:rPr>
            <w:noProof/>
            <w:webHidden/>
          </w:rPr>
          <w:tab/>
        </w:r>
        <w:r>
          <w:rPr>
            <w:noProof/>
            <w:webHidden/>
          </w:rPr>
          <w:fldChar w:fldCharType="begin"/>
        </w:r>
        <w:r>
          <w:rPr>
            <w:noProof/>
            <w:webHidden/>
          </w:rPr>
          <w:instrText xml:space="preserve"> PAGEREF _Toc382405994 \h </w:instrText>
        </w:r>
      </w:ins>
      <w:r>
        <w:rPr>
          <w:noProof/>
          <w:webHidden/>
        </w:rPr>
      </w:r>
      <w:r>
        <w:rPr>
          <w:noProof/>
          <w:webHidden/>
        </w:rPr>
        <w:fldChar w:fldCharType="separate"/>
      </w:r>
      <w:ins w:id="37" w:author="Arnaud Dumont" w:date="2014-03-12T16:44:00Z">
        <w:r>
          <w:rPr>
            <w:noProof/>
            <w:webHidden/>
          </w:rPr>
          <w:t>4</w:t>
        </w:r>
        <w:r>
          <w:rPr>
            <w:noProof/>
            <w:webHidden/>
          </w:rPr>
          <w:fldChar w:fldCharType="end"/>
        </w:r>
        <w:r w:rsidRPr="009830A3">
          <w:rPr>
            <w:rStyle w:val="Hyperlink"/>
            <w:noProof/>
          </w:rPr>
          <w:fldChar w:fldCharType="end"/>
        </w:r>
      </w:ins>
    </w:p>
    <w:p w:rsidR="00FB62C7" w:rsidRDefault="00FB62C7">
      <w:pPr>
        <w:pStyle w:val="TOC2"/>
        <w:rPr>
          <w:ins w:id="38" w:author="Arnaud Dumont" w:date="2014-03-12T16:44:00Z"/>
          <w:rFonts w:eastAsiaTheme="minorEastAsia"/>
          <w:noProof/>
          <w:sz w:val="22"/>
          <w:szCs w:val="22"/>
          <w:lang w:eastAsia="en-AU"/>
        </w:rPr>
      </w:pPr>
      <w:ins w:id="39"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"_Toc382405995"</w:instrText>
        </w:r>
        <w:r w:rsidRPr="009830A3">
          <w:rPr>
            <w:rStyle w:val="Hyperlink"/>
            <w:noProof/>
          </w:rPr>
          <w:instrText xml:space="preserve"> </w:instrText>
        </w:r>
        <w:r w:rsidRPr="009830A3">
          <w:rPr>
            <w:rStyle w:val="Hyperlink"/>
            <w:noProof/>
          </w:rPr>
          <w:fldChar w:fldCharType="separate"/>
        </w:r>
        <w:r w:rsidRPr="009830A3">
          <w:rPr>
            <w:rStyle w:val="Hyperlink"/>
            <w:noProof/>
          </w:rPr>
          <w:t>2.6</w:t>
        </w:r>
        <w:r>
          <w:rPr>
            <w:rFonts w:eastAsiaTheme="minorEastAsia"/>
            <w:noProof/>
            <w:sz w:val="22"/>
            <w:szCs w:val="22"/>
            <w:lang w:eastAsia="en-AU"/>
          </w:rPr>
          <w:tab/>
        </w:r>
        <w:r w:rsidRPr="009830A3">
          <w:rPr>
            <w:rStyle w:val="Hyperlink"/>
            <w:noProof/>
          </w:rPr>
          <w:t>General Request Headers</w:t>
        </w:r>
        <w:r>
          <w:rPr>
            <w:noProof/>
            <w:webHidden/>
          </w:rPr>
          <w:tab/>
        </w:r>
        <w:r>
          <w:rPr>
            <w:noProof/>
            <w:webHidden/>
          </w:rPr>
          <w:fldChar w:fldCharType="begin"/>
        </w:r>
        <w:r>
          <w:rPr>
            <w:noProof/>
            <w:webHidden/>
          </w:rPr>
          <w:instrText xml:space="preserve"> PAGEREF _Toc382405995 \h </w:instrText>
        </w:r>
      </w:ins>
      <w:r>
        <w:rPr>
          <w:noProof/>
          <w:webHidden/>
        </w:rPr>
      </w:r>
      <w:r>
        <w:rPr>
          <w:noProof/>
          <w:webHidden/>
        </w:rPr>
        <w:fldChar w:fldCharType="separate"/>
      </w:r>
      <w:ins w:id="40" w:author="Arnaud Dumont" w:date="2014-03-12T16:44:00Z">
        <w:r>
          <w:rPr>
            <w:noProof/>
            <w:webHidden/>
          </w:rPr>
          <w:t>4</w:t>
        </w:r>
        <w:r>
          <w:rPr>
            <w:noProof/>
            <w:webHidden/>
          </w:rPr>
          <w:fldChar w:fldCharType="end"/>
        </w:r>
        <w:r w:rsidRPr="009830A3">
          <w:rPr>
            <w:rStyle w:val="Hyperlink"/>
            <w:noProof/>
          </w:rPr>
          <w:fldChar w:fldCharType="end"/>
        </w:r>
      </w:ins>
    </w:p>
    <w:p w:rsidR="00FB62C7" w:rsidRDefault="00FB62C7">
      <w:pPr>
        <w:pStyle w:val="TOC2"/>
        <w:rPr>
          <w:ins w:id="41" w:author="Arnaud Dumont" w:date="2014-03-12T16:44:00Z"/>
          <w:rFonts w:eastAsiaTheme="minorEastAsia"/>
          <w:noProof/>
          <w:sz w:val="22"/>
          <w:szCs w:val="22"/>
          <w:lang w:eastAsia="en-AU"/>
        </w:rPr>
      </w:pPr>
      <w:ins w:id="42"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"_Toc382405996"</w:instrText>
        </w:r>
        <w:r w:rsidRPr="009830A3">
          <w:rPr>
            <w:rStyle w:val="Hyperlink"/>
            <w:noProof/>
          </w:rPr>
          <w:instrText xml:space="preserve"> </w:instrText>
        </w:r>
        <w:r w:rsidRPr="009830A3">
          <w:rPr>
            <w:rStyle w:val="Hyperlink"/>
            <w:noProof/>
          </w:rPr>
          <w:fldChar w:fldCharType="separate"/>
        </w:r>
        <w:r w:rsidRPr="009830A3">
          <w:rPr>
            <w:rStyle w:val="Hyperlink"/>
            <w:noProof/>
          </w:rPr>
          <w:t>2.7</w:t>
        </w:r>
        <w:r>
          <w:rPr>
            <w:rFonts w:eastAsiaTheme="minorEastAsia"/>
            <w:noProof/>
            <w:sz w:val="22"/>
            <w:szCs w:val="22"/>
            <w:lang w:eastAsia="en-AU"/>
          </w:rPr>
          <w:tab/>
        </w:r>
        <w:r w:rsidRPr="009830A3">
          <w:rPr>
            <w:rStyle w:val="Hyperlink"/>
            <w:noProof/>
          </w:rPr>
          <w:t>General Response Headers</w:t>
        </w:r>
        <w:r>
          <w:rPr>
            <w:noProof/>
            <w:webHidden/>
          </w:rPr>
          <w:tab/>
        </w:r>
        <w:r>
          <w:rPr>
            <w:noProof/>
            <w:webHidden/>
          </w:rPr>
          <w:fldChar w:fldCharType="begin"/>
        </w:r>
        <w:r>
          <w:rPr>
            <w:noProof/>
            <w:webHidden/>
          </w:rPr>
          <w:instrText xml:space="preserve"> PAGEREF _Toc382405996 \h </w:instrText>
        </w:r>
      </w:ins>
      <w:r>
        <w:rPr>
          <w:noProof/>
          <w:webHidden/>
        </w:rPr>
      </w:r>
      <w:r>
        <w:rPr>
          <w:noProof/>
          <w:webHidden/>
        </w:rPr>
        <w:fldChar w:fldCharType="separate"/>
      </w:r>
      <w:ins w:id="43" w:author="Arnaud Dumont" w:date="2014-03-12T16:44:00Z">
        <w:r>
          <w:rPr>
            <w:noProof/>
            <w:webHidden/>
          </w:rPr>
          <w:t>5</w:t>
        </w:r>
        <w:r>
          <w:rPr>
            <w:noProof/>
            <w:webHidden/>
          </w:rPr>
          <w:fldChar w:fldCharType="end"/>
        </w:r>
        <w:r w:rsidRPr="009830A3">
          <w:rPr>
            <w:rStyle w:val="Hyperlink"/>
            <w:noProof/>
          </w:rPr>
          <w:fldChar w:fldCharType="end"/>
        </w:r>
      </w:ins>
    </w:p>
    <w:p w:rsidR="00FB62C7" w:rsidRDefault="00FB62C7">
      <w:pPr>
        <w:pStyle w:val="TOC2"/>
        <w:rPr>
          <w:ins w:id="44" w:author="Arnaud Dumont" w:date="2014-03-12T16:44:00Z"/>
          <w:rFonts w:eastAsiaTheme="minorEastAsia"/>
          <w:noProof/>
          <w:sz w:val="22"/>
          <w:szCs w:val="22"/>
          <w:lang w:eastAsia="en-AU"/>
        </w:rPr>
      </w:pPr>
      <w:ins w:id="45"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"_Toc382405997"</w:instrText>
        </w:r>
        <w:r w:rsidRPr="009830A3">
          <w:rPr>
            <w:rStyle w:val="Hyperlink"/>
            <w:noProof/>
          </w:rPr>
          <w:instrText xml:space="preserve"> </w:instrText>
        </w:r>
        <w:r w:rsidRPr="009830A3">
          <w:rPr>
            <w:rStyle w:val="Hyperlink"/>
            <w:noProof/>
          </w:rPr>
          <w:fldChar w:fldCharType="separate"/>
        </w:r>
        <w:r w:rsidRPr="009830A3">
          <w:rPr>
            <w:rStyle w:val="Hyperlink"/>
            <w:noProof/>
          </w:rPr>
          <w:t>2.8</w:t>
        </w:r>
        <w:r>
          <w:rPr>
            <w:rFonts w:eastAsiaTheme="minorEastAsia"/>
            <w:noProof/>
            <w:sz w:val="22"/>
            <w:szCs w:val="22"/>
            <w:lang w:eastAsia="en-AU"/>
          </w:rPr>
          <w:tab/>
        </w:r>
        <w:r w:rsidRPr="009830A3">
          <w:rPr>
            <w:rStyle w:val="Hyperlink"/>
            <w:noProof/>
          </w:rPr>
          <w:t>Errors and Failures</w:t>
        </w:r>
        <w:r>
          <w:rPr>
            <w:noProof/>
            <w:webHidden/>
          </w:rPr>
          <w:tab/>
        </w:r>
        <w:r>
          <w:rPr>
            <w:noProof/>
            <w:webHidden/>
          </w:rPr>
          <w:fldChar w:fldCharType="begin"/>
        </w:r>
        <w:r>
          <w:rPr>
            <w:noProof/>
            <w:webHidden/>
          </w:rPr>
          <w:instrText xml:space="preserve"> PAGEREF _Toc382405997 \h </w:instrText>
        </w:r>
      </w:ins>
      <w:r>
        <w:rPr>
          <w:noProof/>
          <w:webHidden/>
        </w:rPr>
      </w:r>
      <w:r>
        <w:rPr>
          <w:noProof/>
          <w:webHidden/>
        </w:rPr>
        <w:fldChar w:fldCharType="separate"/>
      </w:r>
      <w:ins w:id="46" w:author="Arnaud Dumont" w:date="2014-03-12T16:44:00Z">
        <w:r>
          <w:rPr>
            <w:noProof/>
            <w:webHidden/>
          </w:rPr>
          <w:t>5</w:t>
        </w:r>
        <w:r>
          <w:rPr>
            <w:noProof/>
            <w:webHidden/>
          </w:rPr>
          <w:fldChar w:fldCharType="end"/>
        </w:r>
        <w:r w:rsidRPr="009830A3">
          <w:rPr>
            <w:rStyle w:val="Hyperlink"/>
            <w:noProof/>
          </w:rPr>
          <w:fldChar w:fldCharType="end"/>
        </w:r>
      </w:ins>
    </w:p>
    <w:p w:rsidR="00FB62C7" w:rsidRDefault="00FB62C7">
      <w:pPr>
        <w:pStyle w:val="TOC1"/>
        <w:rPr>
          <w:ins w:id="47" w:author="Arnaud Dumont" w:date="2014-03-12T16:44:00Z"/>
          <w:rFonts w:eastAsiaTheme="minorEastAsia"/>
          <w:b w:val="0"/>
          <w:noProof/>
          <w:sz w:val="22"/>
          <w:szCs w:val="22"/>
          <w:lang w:eastAsia="en-AU"/>
        </w:rPr>
      </w:pPr>
      <w:ins w:id="4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"_Toc382405998"</w:instrText>
        </w:r>
        <w:r w:rsidRPr="009830A3">
          <w:rPr>
            <w:rStyle w:val="Hyperlink"/>
            <w:noProof/>
          </w:rPr>
          <w:instrText xml:space="preserve"> </w:instrText>
        </w:r>
        <w:r w:rsidRPr="009830A3">
          <w:rPr>
            <w:rStyle w:val="Hyperlink"/>
            <w:noProof/>
          </w:rPr>
          <w:fldChar w:fldCharType="separate"/>
        </w:r>
        <w:r w:rsidRPr="009830A3">
          <w:rPr>
            <w:rStyle w:val="Hyperlink"/>
            <w:noProof/>
          </w:rPr>
          <w:t>3</w:t>
        </w:r>
        <w:r>
          <w:rPr>
            <w:rFonts w:eastAsiaTheme="minorEastAsia"/>
            <w:b w:val="0"/>
            <w:noProof/>
            <w:sz w:val="22"/>
            <w:szCs w:val="22"/>
            <w:lang w:eastAsia="en-AU"/>
          </w:rPr>
          <w:tab/>
        </w:r>
        <w:r w:rsidRPr="009830A3">
          <w:rPr>
            <w:rStyle w:val="Hyperlink"/>
            <w:noProof/>
          </w:rPr>
          <w:t>Account Commands</w:t>
        </w:r>
        <w:r>
          <w:rPr>
            <w:noProof/>
            <w:webHidden/>
          </w:rPr>
          <w:tab/>
        </w:r>
        <w:r>
          <w:rPr>
            <w:noProof/>
            <w:webHidden/>
          </w:rPr>
          <w:fldChar w:fldCharType="begin"/>
        </w:r>
        <w:r>
          <w:rPr>
            <w:noProof/>
            <w:webHidden/>
          </w:rPr>
          <w:instrText xml:space="preserve"> PAGEREF _Toc382405998 \h </w:instrText>
        </w:r>
      </w:ins>
      <w:r>
        <w:rPr>
          <w:noProof/>
          <w:webHidden/>
        </w:rPr>
      </w:r>
      <w:r>
        <w:rPr>
          <w:noProof/>
          <w:webHidden/>
        </w:rPr>
        <w:fldChar w:fldCharType="separate"/>
      </w:r>
      <w:ins w:id="49" w:author="Arnaud Dumont" w:date="2014-03-12T16:44:00Z">
        <w:r>
          <w:rPr>
            <w:noProof/>
            <w:webHidden/>
          </w:rPr>
          <w:t>6</w:t>
        </w:r>
        <w:r>
          <w:rPr>
            <w:noProof/>
            <w:webHidden/>
          </w:rPr>
          <w:fldChar w:fldCharType="end"/>
        </w:r>
        <w:r w:rsidRPr="009830A3">
          <w:rPr>
            <w:rStyle w:val="Hyperlink"/>
            <w:noProof/>
          </w:rPr>
          <w:fldChar w:fldCharType="end"/>
        </w:r>
      </w:ins>
    </w:p>
    <w:p w:rsidR="00FB62C7" w:rsidRDefault="00FB62C7">
      <w:pPr>
        <w:pStyle w:val="TOC2"/>
        <w:rPr>
          <w:ins w:id="50" w:author="Arnaud Dumont" w:date="2014-03-12T16:44:00Z"/>
          <w:rFonts w:eastAsiaTheme="minorEastAsia"/>
          <w:noProof/>
          <w:sz w:val="22"/>
          <w:szCs w:val="22"/>
          <w:lang w:eastAsia="en-AU"/>
        </w:rPr>
      </w:pPr>
      <w:ins w:id="5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"_Toc382405999"</w:instrText>
        </w:r>
        <w:r w:rsidRPr="009830A3">
          <w:rPr>
            <w:rStyle w:val="Hyperlink"/>
            <w:noProof/>
          </w:rPr>
          <w:instrText xml:space="preserve"> </w:instrText>
        </w:r>
        <w:r w:rsidRPr="009830A3">
          <w:rPr>
            <w:rStyle w:val="Hyperlink"/>
            <w:noProof/>
          </w:rPr>
          <w:fldChar w:fldCharType="separate"/>
        </w:r>
        <w:r w:rsidRPr="009830A3">
          <w:rPr>
            <w:rStyle w:val="Hyperlink"/>
            <w:noProof/>
          </w:rPr>
          <w:t>3.1</w:t>
        </w:r>
        <w:r>
          <w:rPr>
            <w:rFonts w:eastAsiaTheme="minorEastAsia"/>
            <w:noProof/>
            <w:sz w:val="22"/>
            <w:szCs w:val="22"/>
            <w:lang w:eastAsia="en-AU"/>
          </w:rPr>
          <w:tab/>
        </w:r>
        <w:r w:rsidRPr="009830A3">
          <w:rPr>
            <w:rStyle w:val="Hyperlink"/>
            <w:noProof/>
          </w:rPr>
          <w:t>Account Get Command</w:t>
        </w:r>
        <w:r>
          <w:rPr>
            <w:noProof/>
            <w:webHidden/>
          </w:rPr>
          <w:tab/>
        </w:r>
        <w:r>
          <w:rPr>
            <w:noProof/>
            <w:webHidden/>
          </w:rPr>
          <w:fldChar w:fldCharType="begin"/>
        </w:r>
        <w:r>
          <w:rPr>
            <w:noProof/>
            <w:webHidden/>
          </w:rPr>
          <w:instrText xml:space="preserve"> PAGEREF _Toc382405999 \h </w:instrText>
        </w:r>
      </w:ins>
      <w:r>
        <w:rPr>
          <w:noProof/>
          <w:webHidden/>
        </w:rPr>
      </w:r>
      <w:r>
        <w:rPr>
          <w:noProof/>
          <w:webHidden/>
        </w:rPr>
        <w:fldChar w:fldCharType="separate"/>
      </w:r>
      <w:ins w:id="52" w:author="Arnaud Dumont" w:date="2014-03-12T16:44:00Z">
        <w:r>
          <w:rPr>
            <w:noProof/>
            <w:webHidden/>
          </w:rPr>
          <w:t>6</w:t>
        </w:r>
        <w:r>
          <w:rPr>
            <w:noProof/>
            <w:webHidden/>
          </w:rPr>
          <w:fldChar w:fldCharType="end"/>
        </w:r>
        <w:r w:rsidRPr="009830A3">
          <w:rPr>
            <w:rStyle w:val="Hyperlink"/>
            <w:noProof/>
          </w:rPr>
          <w:fldChar w:fldCharType="end"/>
        </w:r>
      </w:ins>
    </w:p>
    <w:p w:rsidR="00FB62C7" w:rsidRDefault="00FB62C7">
      <w:pPr>
        <w:pStyle w:val="TOC1"/>
        <w:rPr>
          <w:ins w:id="53" w:author="Arnaud Dumont" w:date="2014-03-12T16:44:00Z"/>
          <w:rFonts w:eastAsiaTheme="minorEastAsia"/>
          <w:b w:val="0"/>
          <w:noProof/>
          <w:sz w:val="22"/>
          <w:szCs w:val="22"/>
          <w:lang w:eastAsia="en-AU"/>
        </w:rPr>
      </w:pPr>
      <w:ins w:id="5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"_Toc382406000"</w:instrText>
        </w:r>
        <w:r w:rsidRPr="009830A3">
          <w:rPr>
            <w:rStyle w:val="Hyperlink"/>
            <w:noProof/>
          </w:rPr>
          <w:instrText xml:space="preserve"> </w:instrText>
        </w:r>
        <w:r w:rsidRPr="009830A3">
          <w:rPr>
            <w:rStyle w:val="Hyperlink"/>
            <w:noProof/>
          </w:rPr>
          <w:fldChar w:fldCharType="separate"/>
        </w:r>
        <w:r w:rsidRPr="009830A3">
          <w:rPr>
            <w:rStyle w:val="Hyperlink"/>
            <w:noProof/>
          </w:rPr>
          <w:t>4</w:t>
        </w:r>
        <w:r>
          <w:rPr>
            <w:rFonts w:eastAsiaTheme="minorEastAsia"/>
            <w:b w:val="0"/>
            <w:noProof/>
            <w:sz w:val="22"/>
            <w:szCs w:val="22"/>
            <w:lang w:eastAsia="en-AU"/>
          </w:rPr>
          <w:tab/>
        </w:r>
        <w:r w:rsidRPr="009830A3">
          <w:rPr>
            <w:rStyle w:val="Hyperlink"/>
            <w:noProof/>
          </w:rPr>
          <w:t>User Commands</w:t>
        </w:r>
        <w:r>
          <w:rPr>
            <w:noProof/>
            <w:webHidden/>
          </w:rPr>
          <w:tab/>
        </w:r>
        <w:r>
          <w:rPr>
            <w:noProof/>
            <w:webHidden/>
          </w:rPr>
          <w:fldChar w:fldCharType="begin"/>
        </w:r>
        <w:r>
          <w:rPr>
            <w:noProof/>
            <w:webHidden/>
          </w:rPr>
          <w:instrText xml:space="preserve"> PAGEREF _Toc382406000 \h </w:instrText>
        </w:r>
      </w:ins>
      <w:r>
        <w:rPr>
          <w:noProof/>
          <w:webHidden/>
        </w:rPr>
      </w:r>
      <w:r>
        <w:rPr>
          <w:noProof/>
          <w:webHidden/>
        </w:rPr>
        <w:fldChar w:fldCharType="separate"/>
      </w:r>
      <w:ins w:id="55" w:author="Arnaud Dumont" w:date="2014-03-12T16:44:00Z">
        <w:r>
          <w:rPr>
            <w:noProof/>
            <w:webHidden/>
          </w:rPr>
          <w:t>10</w:t>
        </w:r>
        <w:r>
          <w:rPr>
            <w:noProof/>
            <w:webHidden/>
          </w:rPr>
          <w:fldChar w:fldCharType="end"/>
        </w:r>
        <w:r w:rsidRPr="009830A3">
          <w:rPr>
            <w:rStyle w:val="Hyperlink"/>
            <w:noProof/>
          </w:rPr>
          <w:fldChar w:fldCharType="end"/>
        </w:r>
      </w:ins>
    </w:p>
    <w:p w:rsidR="00FB62C7" w:rsidRDefault="00FB62C7">
      <w:pPr>
        <w:pStyle w:val="TOC2"/>
        <w:rPr>
          <w:ins w:id="56" w:author="Arnaud Dumont" w:date="2014-03-12T16:44:00Z"/>
          <w:rFonts w:eastAsiaTheme="minorEastAsia"/>
          <w:noProof/>
          <w:sz w:val="22"/>
          <w:szCs w:val="22"/>
          <w:lang w:eastAsia="en-AU"/>
        </w:rPr>
      </w:pPr>
      <w:ins w:id="5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"_Toc382406001"</w:instrText>
        </w:r>
        <w:r w:rsidRPr="009830A3">
          <w:rPr>
            <w:rStyle w:val="Hyperlink"/>
            <w:noProof/>
          </w:rPr>
          <w:instrText xml:space="preserve"> </w:instrText>
        </w:r>
        <w:r w:rsidRPr="009830A3">
          <w:rPr>
            <w:rStyle w:val="Hyperlink"/>
            <w:noProof/>
          </w:rPr>
          <w:fldChar w:fldCharType="separate"/>
        </w:r>
        <w:r w:rsidRPr="009830A3">
          <w:rPr>
            <w:rStyle w:val="Hyperlink"/>
            <w:noProof/>
          </w:rPr>
          <w:t>4.1</w:t>
        </w:r>
        <w:r>
          <w:rPr>
            <w:rFonts w:eastAsiaTheme="minorEastAsia"/>
            <w:noProof/>
            <w:sz w:val="22"/>
            <w:szCs w:val="22"/>
            <w:lang w:eastAsia="en-AU"/>
          </w:rPr>
          <w:tab/>
        </w:r>
        <w:r w:rsidRPr="009830A3">
          <w:rPr>
            <w:rStyle w:val="Hyperlink"/>
            <w:noProof/>
          </w:rPr>
          <w:t>User Get Command</w:t>
        </w:r>
        <w:r>
          <w:rPr>
            <w:noProof/>
            <w:webHidden/>
          </w:rPr>
          <w:tab/>
        </w:r>
        <w:r>
          <w:rPr>
            <w:noProof/>
            <w:webHidden/>
          </w:rPr>
          <w:fldChar w:fldCharType="begin"/>
        </w:r>
        <w:r>
          <w:rPr>
            <w:noProof/>
            <w:webHidden/>
          </w:rPr>
          <w:instrText xml:space="preserve"> PAGEREF _Toc382406001 \h </w:instrText>
        </w:r>
      </w:ins>
      <w:r>
        <w:rPr>
          <w:noProof/>
          <w:webHidden/>
        </w:rPr>
      </w:r>
      <w:r>
        <w:rPr>
          <w:noProof/>
          <w:webHidden/>
        </w:rPr>
        <w:fldChar w:fldCharType="separate"/>
      </w:r>
      <w:ins w:id="58" w:author="Arnaud Dumont" w:date="2014-03-12T16:44:00Z">
        <w:r>
          <w:rPr>
            <w:noProof/>
            <w:webHidden/>
          </w:rPr>
          <w:t>10</w:t>
        </w:r>
        <w:r>
          <w:rPr>
            <w:noProof/>
            <w:webHidden/>
          </w:rPr>
          <w:fldChar w:fldCharType="end"/>
        </w:r>
        <w:r w:rsidRPr="009830A3">
          <w:rPr>
            <w:rStyle w:val="Hyperlink"/>
            <w:noProof/>
          </w:rPr>
          <w:fldChar w:fldCharType="end"/>
        </w:r>
      </w:ins>
    </w:p>
    <w:p w:rsidR="00FB62C7" w:rsidRDefault="00FB62C7">
      <w:pPr>
        <w:pStyle w:val="TOC2"/>
        <w:rPr>
          <w:ins w:id="59" w:author="Arnaud Dumont" w:date="2014-03-12T16:44:00Z"/>
          <w:rFonts w:eastAsiaTheme="minorEastAsia"/>
          <w:noProof/>
          <w:sz w:val="22"/>
          <w:szCs w:val="22"/>
          <w:lang w:eastAsia="en-AU"/>
        </w:rPr>
      </w:pPr>
      <w:ins w:id="6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"_Toc382406002"</w:instrText>
        </w:r>
        <w:r w:rsidRPr="009830A3">
          <w:rPr>
            <w:rStyle w:val="Hyperlink"/>
            <w:noProof/>
          </w:rPr>
          <w:instrText xml:space="preserve"> </w:instrText>
        </w:r>
        <w:r w:rsidRPr="009830A3">
          <w:rPr>
            <w:rStyle w:val="Hyperlink"/>
            <w:noProof/>
          </w:rPr>
          <w:fldChar w:fldCharType="separate"/>
        </w:r>
        <w:r w:rsidRPr="009830A3">
          <w:rPr>
            <w:rStyle w:val="Hyperlink"/>
            <w:noProof/>
          </w:rPr>
          <w:t>4.2</w:t>
        </w:r>
        <w:r>
          <w:rPr>
            <w:rFonts w:eastAsiaTheme="minorEastAsia"/>
            <w:noProof/>
            <w:sz w:val="22"/>
            <w:szCs w:val="22"/>
            <w:lang w:eastAsia="en-AU"/>
          </w:rPr>
          <w:tab/>
        </w:r>
        <w:r w:rsidRPr="009830A3">
          <w:rPr>
            <w:rStyle w:val="Hyperlink"/>
            <w:noProof/>
          </w:rPr>
          <w:t>User List Command</w:t>
        </w:r>
        <w:r>
          <w:rPr>
            <w:noProof/>
            <w:webHidden/>
          </w:rPr>
          <w:tab/>
        </w:r>
        <w:r>
          <w:rPr>
            <w:noProof/>
            <w:webHidden/>
          </w:rPr>
          <w:fldChar w:fldCharType="begin"/>
        </w:r>
        <w:r>
          <w:rPr>
            <w:noProof/>
            <w:webHidden/>
          </w:rPr>
          <w:instrText xml:space="preserve"> PAGEREF _Toc382406002 \h </w:instrText>
        </w:r>
      </w:ins>
      <w:r>
        <w:rPr>
          <w:noProof/>
          <w:webHidden/>
        </w:rPr>
      </w:r>
      <w:r>
        <w:rPr>
          <w:noProof/>
          <w:webHidden/>
        </w:rPr>
        <w:fldChar w:fldCharType="separate"/>
      </w:r>
      <w:ins w:id="61" w:author="Arnaud Dumont" w:date="2014-03-12T16:44:00Z">
        <w:r>
          <w:rPr>
            <w:noProof/>
            <w:webHidden/>
          </w:rPr>
          <w:t>13</w:t>
        </w:r>
        <w:r>
          <w:rPr>
            <w:noProof/>
            <w:webHidden/>
          </w:rPr>
          <w:fldChar w:fldCharType="end"/>
        </w:r>
        <w:r w:rsidRPr="009830A3">
          <w:rPr>
            <w:rStyle w:val="Hyperlink"/>
            <w:noProof/>
          </w:rPr>
          <w:fldChar w:fldCharType="end"/>
        </w:r>
      </w:ins>
    </w:p>
    <w:p w:rsidR="00FB62C7" w:rsidRDefault="00FB62C7">
      <w:pPr>
        <w:pStyle w:val="TOC1"/>
        <w:rPr>
          <w:ins w:id="62" w:author="Arnaud Dumont" w:date="2014-03-12T16:44:00Z"/>
          <w:rFonts w:eastAsiaTheme="minorEastAsia"/>
          <w:b w:val="0"/>
          <w:noProof/>
          <w:sz w:val="22"/>
          <w:szCs w:val="22"/>
          <w:lang w:eastAsia="en-AU"/>
        </w:rPr>
      </w:pPr>
      <w:ins w:id="63"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"_Toc382406003"</w:instrText>
        </w:r>
        <w:r w:rsidRPr="009830A3">
          <w:rPr>
            <w:rStyle w:val="Hyperlink"/>
            <w:noProof/>
          </w:rPr>
          <w:instrText xml:space="preserve"> </w:instrText>
        </w:r>
        <w:r w:rsidRPr="009830A3">
          <w:rPr>
            <w:rStyle w:val="Hyperlink"/>
            <w:noProof/>
          </w:rPr>
          <w:fldChar w:fldCharType="separate"/>
        </w:r>
        <w:r w:rsidRPr="009830A3">
          <w:rPr>
            <w:rStyle w:val="Hyperlink"/>
            <w:noProof/>
          </w:rPr>
          <w:t>5</w:t>
        </w:r>
        <w:r>
          <w:rPr>
            <w:rFonts w:eastAsiaTheme="minorEastAsia"/>
            <w:b w:val="0"/>
            <w:noProof/>
            <w:sz w:val="22"/>
            <w:szCs w:val="22"/>
            <w:lang w:eastAsia="en-AU"/>
          </w:rPr>
          <w:tab/>
        </w:r>
        <w:r w:rsidRPr="009830A3">
          <w:rPr>
            <w:rStyle w:val="Hyperlink"/>
            <w:noProof/>
          </w:rPr>
          <w:t>Name Server Interface Set Commands</w:t>
        </w:r>
        <w:r>
          <w:rPr>
            <w:noProof/>
            <w:webHidden/>
          </w:rPr>
          <w:tab/>
        </w:r>
        <w:r>
          <w:rPr>
            <w:noProof/>
            <w:webHidden/>
          </w:rPr>
          <w:fldChar w:fldCharType="begin"/>
        </w:r>
        <w:r>
          <w:rPr>
            <w:noProof/>
            <w:webHidden/>
          </w:rPr>
          <w:instrText xml:space="preserve"> PAGEREF _Toc382406003 \h </w:instrText>
        </w:r>
      </w:ins>
      <w:r>
        <w:rPr>
          <w:noProof/>
          <w:webHidden/>
        </w:rPr>
      </w:r>
      <w:r>
        <w:rPr>
          <w:noProof/>
          <w:webHidden/>
        </w:rPr>
        <w:fldChar w:fldCharType="separate"/>
      </w:r>
      <w:ins w:id="64" w:author="Arnaud Dumont" w:date="2014-03-12T16:44:00Z">
        <w:r>
          <w:rPr>
            <w:noProof/>
            <w:webHidden/>
          </w:rPr>
          <w:t>17</w:t>
        </w:r>
        <w:r>
          <w:rPr>
            <w:noProof/>
            <w:webHidden/>
          </w:rPr>
          <w:fldChar w:fldCharType="end"/>
        </w:r>
        <w:r w:rsidRPr="009830A3">
          <w:rPr>
            <w:rStyle w:val="Hyperlink"/>
            <w:noProof/>
          </w:rPr>
          <w:fldChar w:fldCharType="end"/>
        </w:r>
      </w:ins>
    </w:p>
    <w:p w:rsidR="00FB62C7" w:rsidRDefault="00FB62C7">
      <w:pPr>
        <w:pStyle w:val="TOC2"/>
        <w:rPr>
          <w:ins w:id="65" w:author="Arnaud Dumont" w:date="2014-03-12T16:44:00Z"/>
          <w:rFonts w:eastAsiaTheme="minorEastAsia"/>
          <w:noProof/>
          <w:sz w:val="22"/>
          <w:szCs w:val="22"/>
          <w:lang w:eastAsia="en-AU"/>
        </w:rPr>
      </w:pPr>
      <w:ins w:id="66"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"_Toc382406004"</w:instrText>
        </w:r>
        <w:r w:rsidRPr="009830A3">
          <w:rPr>
            <w:rStyle w:val="Hyperlink"/>
            <w:noProof/>
          </w:rPr>
          <w:instrText xml:space="preserve"> </w:instrText>
        </w:r>
        <w:r w:rsidRPr="009830A3">
          <w:rPr>
            <w:rStyle w:val="Hyperlink"/>
            <w:noProof/>
          </w:rPr>
          <w:fldChar w:fldCharType="separate"/>
        </w:r>
        <w:r w:rsidRPr="009830A3">
          <w:rPr>
            <w:rStyle w:val="Hyperlink"/>
            <w:noProof/>
          </w:rPr>
          <w:t>5.1</w:t>
        </w:r>
        <w:r>
          <w:rPr>
            <w:rFonts w:eastAsiaTheme="minorEastAsia"/>
            <w:noProof/>
            <w:sz w:val="22"/>
            <w:szCs w:val="22"/>
            <w:lang w:eastAsia="en-AU"/>
          </w:rPr>
          <w:tab/>
        </w:r>
        <w:r w:rsidRPr="009830A3">
          <w:rPr>
            <w:rStyle w:val="Hyperlink"/>
            <w:noProof/>
          </w:rPr>
          <w:t>Name Server Interface Set Get Command</w:t>
        </w:r>
        <w:r>
          <w:rPr>
            <w:noProof/>
            <w:webHidden/>
          </w:rPr>
          <w:tab/>
        </w:r>
        <w:r>
          <w:rPr>
            <w:noProof/>
            <w:webHidden/>
          </w:rPr>
          <w:fldChar w:fldCharType="begin"/>
        </w:r>
        <w:r>
          <w:rPr>
            <w:noProof/>
            <w:webHidden/>
          </w:rPr>
          <w:instrText xml:space="preserve"> PAGEREF _Toc382406004 \h </w:instrText>
        </w:r>
      </w:ins>
      <w:r>
        <w:rPr>
          <w:noProof/>
          <w:webHidden/>
        </w:rPr>
      </w:r>
      <w:r>
        <w:rPr>
          <w:noProof/>
          <w:webHidden/>
        </w:rPr>
        <w:fldChar w:fldCharType="separate"/>
      </w:r>
      <w:ins w:id="67" w:author="Arnaud Dumont" w:date="2014-03-12T16:44:00Z">
        <w:r>
          <w:rPr>
            <w:noProof/>
            <w:webHidden/>
          </w:rPr>
          <w:t>17</w:t>
        </w:r>
        <w:r>
          <w:rPr>
            <w:noProof/>
            <w:webHidden/>
          </w:rPr>
          <w:fldChar w:fldCharType="end"/>
        </w:r>
        <w:r w:rsidRPr="009830A3">
          <w:rPr>
            <w:rStyle w:val="Hyperlink"/>
            <w:noProof/>
          </w:rPr>
          <w:fldChar w:fldCharType="end"/>
        </w:r>
      </w:ins>
    </w:p>
    <w:p w:rsidR="00FB62C7" w:rsidRDefault="00FB62C7">
      <w:pPr>
        <w:pStyle w:val="TOC1"/>
        <w:rPr>
          <w:ins w:id="68" w:author="Arnaud Dumont" w:date="2014-03-12T16:44:00Z"/>
          <w:rFonts w:eastAsiaTheme="minorEastAsia"/>
          <w:b w:val="0"/>
          <w:noProof/>
          <w:sz w:val="22"/>
          <w:szCs w:val="22"/>
          <w:lang w:eastAsia="en-AU"/>
        </w:rPr>
      </w:pPr>
      <w:ins w:id="69"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"_Toc382406005"</w:instrText>
        </w:r>
        <w:r w:rsidRPr="009830A3">
          <w:rPr>
            <w:rStyle w:val="Hyperlink"/>
            <w:noProof/>
          </w:rPr>
          <w:instrText xml:space="preserve"> </w:instrText>
        </w:r>
        <w:r w:rsidRPr="009830A3">
          <w:rPr>
            <w:rStyle w:val="Hyperlink"/>
            <w:noProof/>
          </w:rPr>
          <w:fldChar w:fldCharType="separate"/>
        </w:r>
        <w:r w:rsidRPr="009830A3">
          <w:rPr>
            <w:rStyle w:val="Hyperlink"/>
            <w:noProof/>
          </w:rPr>
          <w:t>6</w:t>
        </w:r>
        <w:r>
          <w:rPr>
            <w:rFonts w:eastAsiaTheme="minorEastAsia"/>
            <w:b w:val="0"/>
            <w:noProof/>
            <w:sz w:val="22"/>
            <w:szCs w:val="22"/>
            <w:lang w:eastAsia="en-AU"/>
          </w:rPr>
          <w:tab/>
        </w:r>
        <w:r w:rsidRPr="009830A3">
          <w:rPr>
            <w:rStyle w:val="Hyperlink"/>
            <w:noProof/>
          </w:rPr>
          <w:t>Name Server Set Commands</w:t>
        </w:r>
        <w:r>
          <w:rPr>
            <w:noProof/>
            <w:webHidden/>
          </w:rPr>
          <w:tab/>
        </w:r>
        <w:r>
          <w:rPr>
            <w:noProof/>
            <w:webHidden/>
          </w:rPr>
          <w:fldChar w:fldCharType="begin"/>
        </w:r>
        <w:r>
          <w:rPr>
            <w:noProof/>
            <w:webHidden/>
          </w:rPr>
          <w:instrText xml:space="preserve"> PAGEREF _Toc382406005 \h </w:instrText>
        </w:r>
      </w:ins>
      <w:r>
        <w:rPr>
          <w:noProof/>
          <w:webHidden/>
        </w:rPr>
      </w:r>
      <w:r>
        <w:rPr>
          <w:noProof/>
          <w:webHidden/>
        </w:rPr>
        <w:fldChar w:fldCharType="separate"/>
      </w:r>
      <w:ins w:id="70" w:author="Arnaud Dumont" w:date="2014-03-12T16:44:00Z">
        <w:r>
          <w:rPr>
            <w:noProof/>
            <w:webHidden/>
          </w:rPr>
          <w:t>21</w:t>
        </w:r>
        <w:r>
          <w:rPr>
            <w:noProof/>
            <w:webHidden/>
          </w:rPr>
          <w:fldChar w:fldCharType="end"/>
        </w:r>
        <w:r w:rsidRPr="009830A3">
          <w:rPr>
            <w:rStyle w:val="Hyperlink"/>
            <w:noProof/>
          </w:rPr>
          <w:fldChar w:fldCharType="end"/>
        </w:r>
      </w:ins>
    </w:p>
    <w:p w:rsidR="00FB62C7" w:rsidRDefault="00FB62C7">
      <w:pPr>
        <w:pStyle w:val="TOC2"/>
        <w:rPr>
          <w:ins w:id="71" w:author="Arnaud Dumont" w:date="2014-03-12T16:44:00Z"/>
          <w:rFonts w:eastAsiaTheme="minorEastAsia"/>
          <w:noProof/>
          <w:sz w:val="22"/>
          <w:szCs w:val="22"/>
          <w:lang w:eastAsia="en-AU"/>
        </w:rPr>
      </w:pPr>
      <w:ins w:id="72"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"_Toc382406006"</w:instrText>
        </w:r>
        <w:r w:rsidRPr="009830A3">
          <w:rPr>
            <w:rStyle w:val="Hyperlink"/>
            <w:noProof/>
          </w:rPr>
          <w:instrText xml:space="preserve"> </w:instrText>
        </w:r>
        <w:r w:rsidRPr="009830A3">
          <w:rPr>
            <w:rStyle w:val="Hyperlink"/>
            <w:noProof/>
          </w:rPr>
          <w:fldChar w:fldCharType="separate"/>
        </w:r>
        <w:r w:rsidRPr="009830A3">
          <w:rPr>
            <w:rStyle w:val="Hyperlink"/>
            <w:noProof/>
          </w:rPr>
          <w:t>6.1</w:t>
        </w:r>
        <w:r>
          <w:rPr>
            <w:rFonts w:eastAsiaTheme="minorEastAsia"/>
            <w:noProof/>
            <w:sz w:val="22"/>
            <w:szCs w:val="22"/>
            <w:lang w:eastAsia="en-AU"/>
          </w:rPr>
          <w:tab/>
        </w:r>
        <w:r w:rsidRPr="009830A3">
          <w:rPr>
            <w:rStyle w:val="Hyperlink"/>
            <w:noProof/>
          </w:rPr>
          <w:t>Name Server Set Get Command</w:t>
        </w:r>
        <w:r>
          <w:rPr>
            <w:noProof/>
            <w:webHidden/>
          </w:rPr>
          <w:tab/>
        </w:r>
        <w:r>
          <w:rPr>
            <w:noProof/>
            <w:webHidden/>
          </w:rPr>
          <w:fldChar w:fldCharType="begin"/>
        </w:r>
        <w:r>
          <w:rPr>
            <w:noProof/>
            <w:webHidden/>
          </w:rPr>
          <w:instrText xml:space="preserve"> PAGEREF _Toc382406006 \h </w:instrText>
        </w:r>
      </w:ins>
      <w:r>
        <w:rPr>
          <w:noProof/>
          <w:webHidden/>
        </w:rPr>
      </w:r>
      <w:r>
        <w:rPr>
          <w:noProof/>
          <w:webHidden/>
        </w:rPr>
        <w:fldChar w:fldCharType="separate"/>
      </w:r>
      <w:ins w:id="73" w:author="Arnaud Dumont" w:date="2014-03-12T16:44:00Z">
        <w:r>
          <w:rPr>
            <w:noProof/>
            <w:webHidden/>
          </w:rPr>
          <w:t>21</w:t>
        </w:r>
        <w:r>
          <w:rPr>
            <w:noProof/>
            <w:webHidden/>
          </w:rPr>
          <w:fldChar w:fldCharType="end"/>
        </w:r>
        <w:r w:rsidRPr="009830A3">
          <w:rPr>
            <w:rStyle w:val="Hyperlink"/>
            <w:noProof/>
          </w:rPr>
          <w:fldChar w:fldCharType="end"/>
        </w:r>
      </w:ins>
    </w:p>
    <w:p w:rsidR="00FB62C7" w:rsidRDefault="00FB62C7">
      <w:pPr>
        <w:pStyle w:val="TOC2"/>
        <w:rPr>
          <w:ins w:id="74" w:author="Arnaud Dumont" w:date="2014-03-12T16:44:00Z"/>
          <w:rFonts w:eastAsiaTheme="minorEastAsia"/>
          <w:noProof/>
          <w:sz w:val="22"/>
          <w:szCs w:val="22"/>
          <w:lang w:eastAsia="en-AU"/>
        </w:rPr>
      </w:pPr>
      <w:ins w:id="75"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"_Toc382406007"</w:instrText>
        </w:r>
        <w:r w:rsidRPr="009830A3">
          <w:rPr>
            <w:rStyle w:val="Hyperlink"/>
            <w:noProof/>
          </w:rPr>
          <w:instrText xml:space="preserve"> </w:instrText>
        </w:r>
        <w:r w:rsidRPr="009830A3">
          <w:rPr>
            <w:rStyle w:val="Hyperlink"/>
            <w:noProof/>
          </w:rPr>
          <w:fldChar w:fldCharType="separate"/>
        </w:r>
        <w:r w:rsidRPr="009830A3">
          <w:rPr>
            <w:rStyle w:val="Hyperlink"/>
            <w:noProof/>
          </w:rPr>
          <w:t>6.2</w:t>
        </w:r>
        <w:r>
          <w:rPr>
            <w:rFonts w:eastAsiaTheme="minorEastAsia"/>
            <w:noProof/>
            <w:sz w:val="22"/>
            <w:szCs w:val="22"/>
            <w:lang w:eastAsia="en-AU"/>
          </w:rPr>
          <w:tab/>
        </w:r>
        <w:r w:rsidRPr="009830A3">
          <w:rPr>
            <w:rStyle w:val="Hyperlink"/>
            <w:noProof/>
          </w:rPr>
          <w:t>Name Server Set List Command</w:t>
        </w:r>
        <w:r>
          <w:rPr>
            <w:noProof/>
            <w:webHidden/>
          </w:rPr>
          <w:tab/>
        </w:r>
        <w:r>
          <w:rPr>
            <w:noProof/>
            <w:webHidden/>
          </w:rPr>
          <w:fldChar w:fldCharType="begin"/>
        </w:r>
        <w:r>
          <w:rPr>
            <w:noProof/>
            <w:webHidden/>
          </w:rPr>
          <w:instrText xml:space="preserve"> PAGEREF _Toc382406007 \h </w:instrText>
        </w:r>
      </w:ins>
      <w:r>
        <w:rPr>
          <w:noProof/>
          <w:webHidden/>
        </w:rPr>
      </w:r>
      <w:r>
        <w:rPr>
          <w:noProof/>
          <w:webHidden/>
        </w:rPr>
        <w:fldChar w:fldCharType="separate"/>
      </w:r>
      <w:ins w:id="76" w:author="Arnaud Dumont" w:date="2014-03-12T16:44:00Z">
        <w:r>
          <w:rPr>
            <w:noProof/>
            <w:webHidden/>
          </w:rPr>
          <w:t>24</w:t>
        </w:r>
        <w:r>
          <w:rPr>
            <w:noProof/>
            <w:webHidden/>
          </w:rPr>
          <w:fldChar w:fldCharType="end"/>
        </w:r>
        <w:r w:rsidRPr="009830A3">
          <w:rPr>
            <w:rStyle w:val="Hyperlink"/>
            <w:noProof/>
          </w:rPr>
          <w:fldChar w:fldCharType="end"/>
        </w:r>
      </w:ins>
    </w:p>
    <w:p w:rsidR="00FB62C7" w:rsidRDefault="00FB62C7">
      <w:pPr>
        <w:pStyle w:val="TOC1"/>
        <w:rPr>
          <w:ins w:id="77" w:author="Arnaud Dumont" w:date="2014-03-12T16:44:00Z"/>
          <w:rFonts w:eastAsiaTheme="minorEastAsia"/>
          <w:b w:val="0"/>
          <w:noProof/>
          <w:sz w:val="22"/>
          <w:szCs w:val="22"/>
          <w:lang w:eastAsia="en-AU"/>
        </w:rPr>
      </w:pPr>
      <w:ins w:id="7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"_Toc382406008"</w:instrText>
        </w:r>
        <w:r w:rsidRPr="009830A3">
          <w:rPr>
            <w:rStyle w:val="Hyperlink"/>
            <w:noProof/>
          </w:rPr>
          <w:instrText xml:space="preserve"> </w:instrText>
        </w:r>
        <w:r w:rsidRPr="009830A3">
          <w:rPr>
            <w:rStyle w:val="Hyperlink"/>
            <w:noProof/>
          </w:rPr>
          <w:fldChar w:fldCharType="separate"/>
        </w:r>
        <w:r w:rsidRPr="009830A3">
          <w:rPr>
            <w:rStyle w:val="Hyperlink"/>
            <w:noProof/>
          </w:rPr>
          <w:t>7</w:t>
        </w:r>
        <w:r>
          <w:rPr>
            <w:rFonts w:eastAsiaTheme="minorEastAsia"/>
            <w:b w:val="0"/>
            <w:noProof/>
            <w:sz w:val="22"/>
            <w:szCs w:val="22"/>
            <w:lang w:eastAsia="en-AU"/>
          </w:rPr>
          <w:tab/>
        </w:r>
        <w:r w:rsidRPr="009830A3">
          <w:rPr>
            <w:rStyle w:val="Hyperlink"/>
            <w:noProof/>
          </w:rPr>
          <w:t>Plan Commands</w:t>
        </w:r>
        <w:r>
          <w:rPr>
            <w:noProof/>
            <w:webHidden/>
          </w:rPr>
          <w:tab/>
        </w:r>
        <w:r>
          <w:rPr>
            <w:noProof/>
            <w:webHidden/>
          </w:rPr>
          <w:fldChar w:fldCharType="begin"/>
        </w:r>
        <w:r>
          <w:rPr>
            <w:noProof/>
            <w:webHidden/>
          </w:rPr>
          <w:instrText xml:space="preserve"> PAGEREF _Toc382406008 \h </w:instrText>
        </w:r>
      </w:ins>
      <w:r>
        <w:rPr>
          <w:noProof/>
          <w:webHidden/>
        </w:rPr>
      </w:r>
      <w:r>
        <w:rPr>
          <w:noProof/>
          <w:webHidden/>
        </w:rPr>
        <w:fldChar w:fldCharType="separate"/>
      </w:r>
      <w:ins w:id="79" w:author="Arnaud Dumont" w:date="2014-03-12T16:44:00Z">
        <w:r>
          <w:rPr>
            <w:noProof/>
            <w:webHidden/>
          </w:rPr>
          <w:t>28</w:t>
        </w:r>
        <w:r>
          <w:rPr>
            <w:noProof/>
            <w:webHidden/>
          </w:rPr>
          <w:fldChar w:fldCharType="end"/>
        </w:r>
        <w:r w:rsidRPr="009830A3">
          <w:rPr>
            <w:rStyle w:val="Hyperlink"/>
            <w:noProof/>
          </w:rPr>
          <w:fldChar w:fldCharType="end"/>
        </w:r>
      </w:ins>
    </w:p>
    <w:p w:rsidR="00FB62C7" w:rsidRDefault="00FB62C7">
      <w:pPr>
        <w:pStyle w:val="TOC2"/>
        <w:rPr>
          <w:ins w:id="80" w:author="Arnaud Dumont" w:date="2014-03-12T16:44:00Z"/>
          <w:rFonts w:eastAsiaTheme="minorEastAsia"/>
          <w:noProof/>
          <w:sz w:val="22"/>
          <w:szCs w:val="22"/>
          <w:lang w:eastAsia="en-AU"/>
        </w:rPr>
      </w:pPr>
      <w:ins w:id="8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"_Toc382406009"</w:instrText>
        </w:r>
        <w:r w:rsidRPr="009830A3">
          <w:rPr>
            <w:rStyle w:val="Hyperlink"/>
            <w:noProof/>
          </w:rPr>
          <w:instrText xml:space="preserve"> </w:instrText>
        </w:r>
        <w:r w:rsidRPr="009830A3">
          <w:rPr>
            <w:rStyle w:val="Hyperlink"/>
            <w:noProof/>
          </w:rPr>
          <w:fldChar w:fldCharType="separate"/>
        </w:r>
        <w:r w:rsidRPr="009830A3">
          <w:rPr>
            <w:rStyle w:val="Hyperlink"/>
            <w:noProof/>
          </w:rPr>
          <w:t>7.1</w:t>
        </w:r>
        <w:r>
          <w:rPr>
            <w:rFonts w:eastAsiaTheme="minorEastAsia"/>
            <w:noProof/>
            <w:sz w:val="22"/>
            <w:szCs w:val="22"/>
            <w:lang w:eastAsia="en-AU"/>
          </w:rPr>
          <w:tab/>
        </w:r>
        <w:r w:rsidRPr="009830A3">
          <w:rPr>
            <w:rStyle w:val="Hyperlink"/>
            <w:noProof/>
          </w:rPr>
          <w:t>Plan Get Command</w:t>
        </w:r>
        <w:r>
          <w:rPr>
            <w:noProof/>
            <w:webHidden/>
          </w:rPr>
          <w:tab/>
        </w:r>
        <w:r>
          <w:rPr>
            <w:noProof/>
            <w:webHidden/>
          </w:rPr>
          <w:fldChar w:fldCharType="begin"/>
        </w:r>
        <w:r>
          <w:rPr>
            <w:noProof/>
            <w:webHidden/>
          </w:rPr>
          <w:instrText xml:space="preserve"> PAGEREF _Toc382406009 \h </w:instrText>
        </w:r>
      </w:ins>
      <w:r>
        <w:rPr>
          <w:noProof/>
          <w:webHidden/>
        </w:rPr>
      </w:r>
      <w:r>
        <w:rPr>
          <w:noProof/>
          <w:webHidden/>
        </w:rPr>
        <w:fldChar w:fldCharType="separate"/>
      </w:r>
      <w:ins w:id="82" w:author="Arnaud Dumont" w:date="2014-03-12T16:44:00Z">
        <w:r>
          <w:rPr>
            <w:noProof/>
            <w:webHidden/>
          </w:rPr>
          <w:t>28</w:t>
        </w:r>
        <w:r>
          <w:rPr>
            <w:noProof/>
            <w:webHidden/>
          </w:rPr>
          <w:fldChar w:fldCharType="end"/>
        </w:r>
        <w:r w:rsidRPr="009830A3">
          <w:rPr>
            <w:rStyle w:val="Hyperlink"/>
            <w:noProof/>
          </w:rPr>
          <w:fldChar w:fldCharType="end"/>
        </w:r>
      </w:ins>
    </w:p>
    <w:p w:rsidR="00FB62C7" w:rsidRDefault="00FB62C7">
      <w:pPr>
        <w:pStyle w:val="TOC2"/>
        <w:rPr>
          <w:ins w:id="83" w:author="Arnaud Dumont" w:date="2014-03-12T16:44:00Z"/>
          <w:rFonts w:eastAsiaTheme="minorEastAsia"/>
          <w:noProof/>
          <w:sz w:val="22"/>
          <w:szCs w:val="22"/>
          <w:lang w:eastAsia="en-AU"/>
        </w:rPr>
      </w:pPr>
      <w:ins w:id="8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"_Toc382406010"</w:instrText>
        </w:r>
        <w:r w:rsidRPr="009830A3">
          <w:rPr>
            <w:rStyle w:val="Hyperlink"/>
            <w:noProof/>
          </w:rPr>
          <w:instrText xml:space="preserve"> </w:instrText>
        </w:r>
        <w:r w:rsidRPr="009830A3">
          <w:rPr>
            <w:rStyle w:val="Hyperlink"/>
            <w:noProof/>
          </w:rPr>
          <w:fldChar w:fldCharType="separate"/>
        </w:r>
        <w:r w:rsidRPr="009830A3">
          <w:rPr>
            <w:rStyle w:val="Hyperlink"/>
            <w:noProof/>
          </w:rPr>
          <w:t>7.2</w:t>
        </w:r>
        <w:r>
          <w:rPr>
            <w:rFonts w:eastAsiaTheme="minorEastAsia"/>
            <w:noProof/>
            <w:sz w:val="22"/>
            <w:szCs w:val="22"/>
            <w:lang w:eastAsia="en-AU"/>
          </w:rPr>
          <w:tab/>
        </w:r>
        <w:r w:rsidRPr="009830A3">
          <w:rPr>
            <w:rStyle w:val="Hyperlink"/>
            <w:noProof/>
          </w:rPr>
          <w:t>Plan List Command</w:t>
        </w:r>
        <w:r>
          <w:rPr>
            <w:noProof/>
            <w:webHidden/>
          </w:rPr>
          <w:tab/>
        </w:r>
        <w:r>
          <w:rPr>
            <w:noProof/>
            <w:webHidden/>
          </w:rPr>
          <w:fldChar w:fldCharType="begin"/>
        </w:r>
        <w:r>
          <w:rPr>
            <w:noProof/>
            <w:webHidden/>
          </w:rPr>
          <w:instrText xml:space="preserve"> PAGEREF _Toc382406010 \h </w:instrText>
        </w:r>
      </w:ins>
      <w:r>
        <w:rPr>
          <w:noProof/>
          <w:webHidden/>
        </w:rPr>
      </w:r>
      <w:r>
        <w:rPr>
          <w:noProof/>
          <w:webHidden/>
        </w:rPr>
        <w:fldChar w:fldCharType="separate"/>
      </w:r>
      <w:ins w:id="85" w:author="Arnaud Dumont" w:date="2014-03-12T16:44:00Z">
        <w:r>
          <w:rPr>
            <w:noProof/>
            <w:webHidden/>
          </w:rPr>
          <w:t>32</w:t>
        </w:r>
        <w:r>
          <w:rPr>
            <w:noProof/>
            <w:webHidden/>
          </w:rPr>
          <w:fldChar w:fldCharType="end"/>
        </w:r>
        <w:r w:rsidRPr="009830A3">
          <w:rPr>
            <w:rStyle w:val="Hyperlink"/>
            <w:noProof/>
          </w:rPr>
          <w:fldChar w:fldCharType="end"/>
        </w:r>
      </w:ins>
    </w:p>
    <w:p w:rsidR="00FB62C7" w:rsidRDefault="00FB62C7">
      <w:pPr>
        <w:pStyle w:val="TOC1"/>
        <w:rPr>
          <w:ins w:id="86" w:author="Arnaud Dumont" w:date="2014-03-12T16:44:00Z"/>
          <w:rFonts w:eastAsiaTheme="minorEastAsia"/>
          <w:b w:val="0"/>
          <w:noProof/>
          <w:sz w:val="22"/>
          <w:szCs w:val="22"/>
          <w:lang w:eastAsia="en-AU"/>
        </w:rPr>
      </w:pPr>
      <w:ins w:id="8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"_Toc382406011"</w:instrText>
        </w:r>
        <w:r w:rsidRPr="009830A3">
          <w:rPr>
            <w:rStyle w:val="Hyperlink"/>
            <w:noProof/>
          </w:rPr>
          <w:instrText xml:space="preserve"> </w:instrText>
        </w:r>
        <w:r w:rsidRPr="009830A3">
          <w:rPr>
            <w:rStyle w:val="Hyperlink"/>
            <w:noProof/>
          </w:rPr>
          <w:fldChar w:fldCharType="separate"/>
        </w:r>
        <w:r w:rsidRPr="009830A3">
          <w:rPr>
            <w:rStyle w:val="Hyperlink"/>
            <w:noProof/>
          </w:rPr>
          <w:t>8</w:t>
        </w:r>
        <w:r>
          <w:rPr>
            <w:rFonts w:eastAsiaTheme="minorEastAsia"/>
            <w:b w:val="0"/>
            <w:noProof/>
            <w:sz w:val="22"/>
            <w:szCs w:val="22"/>
            <w:lang w:eastAsia="en-AU"/>
          </w:rPr>
          <w:tab/>
        </w:r>
        <w:r w:rsidRPr="009830A3">
          <w:rPr>
            <w:rStyle w:val="Hyperlink"/>
            <w:noProof/>
          </w:rPr>
          <w:t>Zone Commands</w:t>
        </w:r>
        <w:r>
          <w:rPr>
            <w:noProof/>
            <w:webHidden/>
          </w:rPr>
          <w:tab/>
        </w:r>
        <w:r>
          <w:rPr>
            <w:noProof/>
            <w:webHidden/>
          </w:rPr>
          <w:fldChar w:fldCharType="begin"/>
        </w:r>
        <w:r>
          <w:rPr>
            <w:noProof/>
            <w:webHidden/>
          </w:rPr>
          <w:instrText xml:space="preserve"> PAGEREF _Toc382406011 \h </w:instrText>
        </w:r>
      </w:ins>
      <w:r>
        <w:rPr>
          <w:noProof/>
          <w:webHidden/>
        </w:rPr>
      </w:r>
      <w:r>
        <w:rPr>
          <w:noProof/>
          <w:webHidden/>
        </w:rPr>
        <w:fldChar w:fldCharType="separate"/>
      </w:r>
      <w:ins w:id="88" w:author="Arnaud Dumont" w:date="2014-03-12T16:44:00Z">
        <w:r>
          <w:rPr>
            <w:noProof/>
            <w:webHidden/>
          </w:rPr>
          <w:t>36</w:t>
        </w:r>
        <w:r>
          <w:rPr>
            <w:noProof/>
            <w:webHidden/>
          </w:rPr>
          <w:fldChar w:fldCharType="end"/>
        </w:r>
        <w:r w:rsidRPr="009830A3">
          <w:rPr>
            <w:rStyle w:val="Hyperlink"/>
            <w:noProof/>
          </w:rPr>
          <w:fldChar w:fldCharType="end"/>
        </w:r>
      </w:ins>
    </w:p>
    <w:p w:rsidR="00FB62C7" w:rsidRDefault="00FB62C7">
      <w:pPr>
        <w:pStyle w:val="TOC2"/>
        <w:rPr>
          <w:ins w:id="89" w:author="Arnaud Dumont" w:date="2014-03-12T16:44:00Z"/>
          <w:rFonts w:eastAsiaTheme="minorEastAsia"/>
          <w:noProof/>
          <w:sz w:val="22"/>
          <w:szCs w:val="22"/>
          <w:lang w:eastAsia="en-AU"/>
        </w:rPr>
      </w:pPr>
      <w:ins w:id="9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"_Toc382406012"</w:instrText>
        </w:r>
        <w:r w:rsidRPr="009830A3">
          <w:rPr>
            <w:rStyle w:val="Hyperlink"/>
            <w:noProof/>
          </w:rPr>
          <w:instrText xml:space="preserve"> </w:instrText>
        </w:r>
        <w:r w:rsidRPr="009830A3">
          <w:rPr>
            <w:rStyle w:val="Hyperlink"/>
            <w:noProof/>
          </w:rPr>
          <w:fldChar w:fldCharType="separate"/>
        </w:r>
        <w:r w:rsidRPr="009830A3">
          <w:rPr>
            <w:rStyle w:val="Hyperlink"/>
            <w:noProof/>
          </w:rPr>
          <w:t>8.1</w:t>
        </w:r>
        <w:r>
          <w:rPr>
            <w:rFonts w:eastAsiaTheme="minorEastAsia"/>
            <w:noProof/>
            <w:sz w:val="22"/>
            <w:szCs w:val="22"/>
            <w:lang w:eastAsia="en-AU"/>
          </w:rPr>
          <w:tab/>
        </w:r>
        <w:r w:rsidRPr="009830A3">
          <w:rPr>
            <w:rStyle w:val="Hyperlink"/>
            <w:noProof/>
          </w:rPr>
          <w:t>Zone Get Command</w:t>
        </w:r>
        <w:r>
          <w:rPr>
            <w:noProof/>
            <w:webHidden/>
          </w:rPr>
          <w:tab/>
        </w:r>
        <w:r>
          <w:rPr>
            <w:noProof/>
            <w:webHidden/>
          </w:rPr>
          <w:fldChar w:fldCharType="begin"/>
        </w:r>
        <w:r>
          <w:rPr>
            <w:noProof/>
            <w:webHidden/>
          </w:rPr>
          <w:instrText xml:space="preserve"> PAGEREF _Toc382406012 \h </w:instrText>
        </w:r>
      </w:ins>
      <w:r>
        <w:rPr>
          <w:noProof/>
          <w:webHidden/>
        </w:rPr>
      </w:r>
      <w:r>
        <w:rPr>
          <w:noProof/>
          <w:webHidden/>
        </w:rPr>
        <w:fldChar w:fldCharType="separate"/>
      </w:r>
      <w:ins w:id="91" w:author="Arnaud Dumont" w:date="2014-03-12T16:44:00Z">
        <w:r>
          <w:rPr>
            <w:noProof/>
            <w:webHidden/>
          </w:rPr>
          <w:t>36</w:t>
        </w:r>
        <w:r>
          <w:rPr>
            <w:noProof/>
            <w:webHidden/>
          </w:rPr>
          <w:fldChar w:fldCharType="end"/>
        </w:r>
        <w:r w:rsidRPr="009830A3">
          <w:rPr>
            <w:rStyle w:val="Hyperlink"/>
            <w:noProof/>
          </w:rPr>
          <w:fldChar w:fldCharType="end"/>
        </w:r>
      </w:ins>
    </w:p>
    <w:p w:rsidR="00FB62C7" w:rsidRDefault="00FB62C7">
      <w:pPr>
        <w:pStyle w:val="TOC2"/>
        <w:rPr>
          <w:ins w:id="92" w:author="Arnaud Dumont" w:date="2014-03-12T16:44:00Z"/>
          <w:rFonts w:eastAsiaTheme="minorEastAsia"/>
          <w:noProof/>
          <w:sz w:val="22"/>
          <w:szCs w:val="22"/>
          <w:lang w:eastAsia="en-AU"/>
        </w:rPr>
      </w:pPr>
      <w:ins w:id="93"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"_Toc382406013"</w:instrText>
        </w:r>
        <w:r w:rsidRPr="009830A3">
          <w:rPr>
            <w:rStyle w:val="Hyperlink"/>
            <w:noProof/>
          </w:rPr>
          <w:instrText xml:space="preserve"> </w:instrText>
        </w:r>
        <w:r w:rsidRPr="009830A3">
          <w:rPr>
            <w:rStyle w:val="Hyperlink"/>
            <w:noProof/>
          </w:rPr>
          <w:fldChar w:fldCharType="separate"/>
        </w:r>
        <w:r w:rsidRPr="009830A3">
          <w:rPr>
            <w:rStyle w:val="Hyperlink"/>
            <w:noProof/>
          </w:rPr>
          <w:t>8.2</w:t>
        </w:r>
        <w:r>
          <w:rPr>
            <w:rFonts w:eastAsiaTheme="minorEastAsia"/>
            <w:noProof/>
            <w:sz w:val="22"/>
            <w:szCs w:val="22"/>
            <w:lang w:eastAsia="en-AU"/>
          </w:rPr>
          <w:tab/>
        </w:r>
        <w:r w:rsidRPr="009830A3">
          <w:rPr>
            <w:rStyle w:val="Hyperlink"/>
            <w:noProof/>
          </w:rPr>
          <w:t>Zone List Command</w:t>
        </w:r>
        <w:r>
          <w:rPr>
            <w:noProof/>
            <w:webHidden/>
          </w:rPr>
          <w:tab/>
        </w:r>
        <w:r>
          <w:rPr>
            <w:noProof/>
            <w:webHidden/>
          </w:rPr>
          <w:fldChar w:fldCharType="begin"/>
        </w:r>
        <w:r>
          <w:rPr>
            <w:noProof/>
            <w:webHidden/>
          </w:rPr>
          <w:instrText xml:space="preserve"> PAGEREF _Toc382406013 \h </w:instrText>
        </w:r>
      </w:ins>
      <w:r>
        <w:rPr>
          <w:noProof/>
          <w:webHidden/>
        </w:rPr>
      </w:r>
      <w:r>
        <w:rPr>
          <w:noProof/>
          <w:webHidden/>
        </w:rPr>
        <w:fldChar w:fldCharType="separate"/>
      </w:r>
      <w:ins w:id="94" w:author="Arnaud Dumont" w:date="2014-03-12T16:44:00Z">
        <w:r>
          <w:rPr>
            <w:noProof/>
            <w:webHidden/>
          </w:rPr>
          <w:t>50</w:t>
        </w:r>
        <w:r>
          <w:rPr>
            <w:noProof/>
            <w:webHidden/>
          </w:rPr>
          <w:fldChar w:fldCharType="end"/>
        </w:r>
        <w:r w:rsidRPr="009830A3">
          <w:rPr>
            <w:rStyle w:val="Hyperlink"/>
            <w:noProof/>
          </w:rPr>
          <w:fldChar w:fldCharType="end"/>
        </w:r>
      </w:ins>
    </w:p>
    <w:p w:rsidR="00FB62C7" w:rsidRDefault="00FB62C7">
      <w:pPr>
        <w:pStyle w:val="TOC2"/>
        <w:rPr>
          <w:ins w:id="95" w:author="Arnaud Dumont" w:date="2014-03-12T16:44:00Z"/>
          <w:rFonts w:eastAsiaTheme="minorEastAsia"/>
          <w:noProof/>
          <w:sz w:val="22"/>
          <w:szCs w:val="22"/>
          <w:lang w:eastAsia="en-AU"/>
        </w:rPr>
      </w:pPr>
      <w:ins w:id="96"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"_Toc382406014"</w:instrText>
        </w:r>
        <w:r w:rsidRPr="009830A3">
          <w:rPr>
            <w:rStyle w:val="Hyperlink"/>
            <w:noProof/>
          </w:rPr>
          <w:instrText xml:space="preserve"> </w:instrText>
        </w:r>
        <w:r w:rsidRPr="009830A3">
          <w:rPr>
            <w:rStyle w:val="Hyperlink"/>
            <w:noProof/>
          </w:rPr>
          <w:fldChar w:fldCharType="separate"/>
        </w:r>
        <w:r w:rsidRPr="009830A3">
          <w:rPr>
            <w:rStyle w:val="Hyperlink"/>
            <w:noProof/>
          </w:rPr>
          <w:t>8.3</w:t>
        </w:r>
        <w:r>
          <w:rPr>
            <w:rFonts w:eastAsiaTheme="minorEastAsia"/>
            <w:noProof/>
            <w:sz w:val="22"/>
            <w:szCs w:val="22"/>
            <w:lang w:eastAsia="en-AU"/>
          </w:rPr>
          <w:tab/>
        </w:r>
        <w:r w:rsidRPr="009830A3">
          <w:rPr>
            <w:rStyle w:val="Hyperlink"/>
            <w:noProof/>
          </w:rPr>
          <w:t>Zone Create Command</w:t>
        </w:r>
        <w:r>
          <w:rPr>
            <w:noProof/>
            <w:webHidden/>
          </w:rPr>
          <w:tab/>
        </w:r>
        <w:r>
          <w:rPr>
            <w:noProof/>
            <w:webHidden/>
          </w:rPr>
          <w:fldChar w:fldCharType="begin"/>
        </w:r>
        <w:r>
          <w:rPr>
            <w:noProof/>
            <w:webHidden/>
          </w:rPr>
          <w:instrText xml:space="preserve"> PAGEREF _Toc382406014 \h </w:instrText>
        </w:r>
      </w:ins>
      <w:r>
        <w:rPr>
          <w:noProof/>
          <w:webHidden/>
        </w:rPr>
      </w:r>
      <w:r>
        <w:rPr>
          <w:noProof/>
          <w:webHidden/>
        </w:rPr>
        <w:fldChar w:fldCharType="separate"/>
      </w:r>
      <w:ins w:id="97" w:author="Arnaud Dumont" w:date="2014-03-12T16:44:00Z">
        <w:r>
          <w:rPr>
            <w:noProof/>
            <w:webHidden/>
          </w:rPr>
          <w:t>54</w:t>
        </w:r>
        <w:r>
          <w:rPr>
            <w:noProof/>
            <w:webHidden/>
          </w:rPr>
          <w:fldChar w:fldCharType="end"/>
        </w:r>
        <w:r w:rsidRPr="009830A3">
          <w:rPr>
            <w:rStyle w:val="Hyperlink"/>
            <w:noProof/>
          </w:rPr>
          <w:fldChar w:fldCharType="end"/>
        </w:r>
      </w:ins>
    </w:p>
    <w:p w:rsidR="00FB62C7" w:rsidRDefault="00FB62C7">
      <w:pPr>
        <w:pStyle w:val="TOC2"/>
        <w:rPr>
          <w:ins w:id="98" w:author="Arnaud Dumont" w:date="2014-03-12T16:44:00Z"/>
          <w:rFonts w:eastAsiaTheme="minorEastAsia"/>
          <w:noProof/>
          <w:sz w:val="22"/>
          <w:szCs w:val="22"/>
          <w:lang w:eastAsia="en-AU"/>
        </w:rPr>
      </w:pPr>
      <w:ins w:id="99"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"_Toc382406015"</w:instrText>
        </w:r>
        <w:r w:rsidRPr="009830A3">
          <w:rPr>
            <w:rStyle w:val="Hyperlink"/>
            <w:noProof/>
          </w:rPr>
          <w:instrText xml:space="preserve"> </w:instrText>
        </w:r>
        <w:r w:rsidRPr="009830A3">
          <w:rPr>
            <w:rStyle w:val="Hyperlink"/>
            <w:noProof/>
          </w:rPr>
          <w:fldChar w:fldCharType="separate"/>
        </w:r>
        <w:r w:rsidRPr="009830A3">
          <w:rPr>
            <w:rStyle w:val="Hyperlink"/>
            <w:noProof/>
          </w:rPr>
          <w:t>8.4</w:t>
        </w:r>
        <w:r>
          <w:rPr>
            <w:rFonts w:eastAsiaTheme="minorEastAsia"/>
            <w:noProof/>
            <w:sz w:val="22"/>
            <w:szCs w:val="22"/>
            <w:lang w:eastAsia="en-AU"/>
          </w:rPr>
          <w:tab/>
        </w:r>
        <w:r w:rsidRPr="009830A3">
          <w:rPr>
            <w:rStyle w:val="Hyperlink"/>
            <w:noProof/>
          </w:rPr>
          <w:t>Zone Update Command</w:t>
        </w:r>
        <w:r>
          <w:rPr>
            <w:noProof/>
            <w:webHidden/>
          </w:rPr>
          <w:tab/>
        </w:r>
        <w:r>
          <w:rPr>
            <w:noProof/>
            <w:webHidden/>
          </w:rPr>
          <w:fldChar w:fldCharType="begin"/>
        </w:r>
        <w:r>
          <w:rPr>
            <w:noProof/>
            <w:webHidden/>
          </w:rPr>
          <w:instrText xml:space="preserve"> PAGEREF _Toc382406015 \h </w:instrText>
        </w:r>
      </w:ins>
      <w:r>
        <w:rPr>
          <w:noProof/>
          <w:webHidden/>
        </w:rPr>
      </w:r>
      <w:r>
        <w:rPr>
          <w:noProof/>
          <w:webHidden/>
        </w:rPr>
        <w:fldChar w:fldCharType="separate"/>
      </w:r>
      <w:ins w:id="100" w:author="Arnaud Dumont" w:date="2014-03-12T16:44:00Z">
        <w:r>
          <w:rPr>
            <w:noProof/>
            <w:webHidden/>
          </w:rPr>
          <w:t>61</w:t>
        </w:r>
        <w:r>
          <w:rPr>
            <w:noProof/>
            <w:webHidden/>
          </w:rPr>
          <w:fldChar w:fldCharType="end"/>
        </w:r>
        <w:r w:rsidRPr="009830A3">
          <w:rPr>
            <w:rStyle w:val="Hyperlink"/>
            <w:noProof/>
          </w:rPr>
          <w:fldChar w:fldCharType="end"/>
        </w:r>
      </w:ins>
    </w:p>
    <w:p w:rsidR="00FB62C7" w:rsidRDefault="00FB62C7">
      <w:pPr>
        <w:pStyle w:val="TOC2"/>
        <w:rPr>
          <w:ins w:id="101" w:author="Arnaud Dumont" w:date="2014-03-12T16:44:00Z"/>
          <w:rFonts w:eastAsiaTheme="minorEastAsia"/>
          <w:noProof/>
          <w:sz w:val="22"/>
          <w:szCs w:val="22"/>
          <w:lang w:eastAsia="en-AU"/>
        </w:rPr>
      </w:pPr>
      <w:ins w:id="102"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"_Toc382406016"</w:instrText>
        </w:r>
        <w:r w:rsidRPr="009830A3">
          <w:rPr>
            <w:rStyle w:val="Hyperlink"/>
            <w:noProof/>
          </w:rPr>
          <w:instrText xml:space="preserve"> </w:instrText>
        </w:r>
        <w:r w:rsidRPr="009830A3">
          <w:rPr>
            <w:rStyle w:val="Hyperlink"/>
            <w:noProof/>
          </w:rPr>
          <w:fldChar w:fldCharType="separate"/>
        </w:r>
        <w:r w:rsidRPr="009830A3">
          <w:rPr>
            <w:rStyle w:val="Hyperlink"/>
            <w:noProof/>
          </w:rPr>
          <w:t>8.5</w:t>
        </w:r>
        <w:r>
          <w:rPr>
            <w:rFonts w:eastAsiaTheme="minorEastAsia"/>
            <w:noProof/>
            <w:sz w:val="22"/>
            <w:szCs w:val="22"/>
            <w:lang w:eastAsia="en-AU"/>
          </w:rPr>
          <w:tab/>
        </w:r>
        <w:r w:rsidRPr="009830A3">
          <w:rPr>
            <w:rStyle w:val="Hyperlink"/>
            <w:noProof/>
          </w:rPr>
          <w:t>Zone Update Resource Records Command</w:t>
        </w:r>
        <w:r>
          <w:rPr>
            <w:noProof/>
            <w:webHidden/>
          </w:rPr>
          <w:tab/>
        </w:r>
        <w:r>
          <w:rPr>
            <w:noProof/>
            <w:webHidden/>
          </w:rPr>
          <w:fldChar w:fldCharType="begin"/>
        </w:r>
        <w:r>
          <w:rPr>
            <w:noProof/>
            <w:webHidden/>
          </w:rPr>
          <w:instrText xml:space="preserve"> PAGEREF _Toc382406016 \h </w:instrText>
        </w:r>
      </w:ins>
      <w:r>
        <w:rPr>
          <w:noProof/>
          <w:webHidden/>
        </w:rPr>
      </w:r>
      <w:r>
        <w:rPr>
          <w:noProof/>
          <w:webHidden/>
        </w:rPr>
        <w:fldChar w:fldCharType="separate"/>
      </w:r>
      <w:ins w:id="103" w:author="Arnaud Dumont" w:date="2014-03-12T16:44:00Z">
        <w:r>
          <w:rPr>
            <w:noProof/>
            <w:webHidden/>
          </w:rPr>
          <w:t>69</w:t>
        </w:r>
        <w:r>
          <w:rPr>
            <w:noProof/>
            <w:webHidden/>
          </w:rPr>
          <w:fldChar w:fldCharType="end"/>
        </w:r>
        <w:r w:rsidRPr="009830A3">
          <w:rPr>
            <w:rStyle w:val="Hyperlink"/>
            <w:noProof/>
          </w:rPr>
          <w:fldChar w:fldCharType="end"/>
        </w:r>
      </w:ins>
    </w:p>
    <w:p w:rsidR="00FB62C7" w:rsidRDefault="00FB62C7">
      <w:pPr>
        <w:pStyle w:val="TOC2"/>
        <w:rPr>
          <w:ins w:id="104" w:author="Arnaud Dumont" w:date="2014-03-12T16:44:00Z"/>
          <w:rFonts w:eastAsiaTheme="minorEastAsia"/>
          <w:noProof/>
          <w:sz w:val="22"/>
          <w:szCs w:val="22"/>
          <w:lang w:eastAsia="en-AU"/>
        </w:rPr>
      </w:pPr>
      <w:ins w:id="105"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"_Toc382406017"</w:instrText>
        </w:r>
        <w:r w:rsidRPr="009830A3">
          <w:rPr>
            <w:rStyle w:val="Hyperlink"/>
            <w:noProof/>
          </w:rPr>
          <w:instrText xml:space="preserve"> </w:instrText>
        </w:r>
        <w:r w:rsidRPr="009830A3">
          <w:rPr>
            <w:rStyle w:val="Hyperlink"/>
            <w:noProof/>
          </w:rPr>
          <w:fldChar w:fldCharType="separate"/>
        </w:r>
        <w:r w:rsidRPr="009830A3">
          <w:rPr>
            <w:rStyle w:val="Hyperlink"/>
            <w:noProof/>
          </w:rPr>
          <w:t>8.6</w:t>
        </w:r>
        <w:r>
          <w:rPr>
            <w:rFonts w:eastAsiaTheme="minorEastAsia"/>
            <w:noProof/>
            <w:sz w:val="22"/>
            <w:szCs w:val="22"/>
            <w:lang w:eastAsia="en-AU"/>
          </w:rPr>
          <w:tab/>
        </w:r>
        <w:r w:rsidRPr="009830A3">
          <w:rPr>
            <w:rStyle w:val="Hyperlink"/>
            <w:noProof/>
          </w:rPr>
          <w:t>Zone Delete Command</w:t>
        </w:r>
        <w:r>
          <w:rPr>
            <w:noProof/>
            <w:webHidden/>
          </w:rPr>
          <w:tab/>
        </w:r>
        <w:r>
          <w:rPr>
            <w:noProof/>
            <w:webHidden/>
          </w:rPr>
          <w:fldChar w:fldCharType="begin"/>
        </w:r>
        <w:r>
          <w:rPr>
            <w:noProof/>
            <w:webHidden/>
          </w:rPr>
          <w:instrText xml:space="preserve"> PAGEREF _Toc382406017 \h </w:instrText>
        </w:r>
      </w:ins>
      <w:r>
        <w:rPr>
          <w:noProof/>
          <w:webHidden/>
        </w:rPr>
      </w:r>
      <w:r>
        <w:rPr>
          <w:noProof/>
          <w:webHidden/>
        </w:rPr>
        <w:fldChar w:fldCharType="separate"/>
      </w:r>
      <w:ins w:id="106" w:author="Arnaud Dumont" w:date="2014-03-12T16:44:00Z">
        <w:r>
          <w:rPr>
            <w:noProof/>
            <w:webHidden/>
          </w:rPr>
          <w:t>77</w:t>
        </w:r>
        <w:r>
          <w:rPr>
            <w:noProof/>
            <w:webHidden/>
          </w:rPr>
          <w:fldChar w:fldCharType="end"/>
        </w:r>
        <w:r w:rsidRPr="009830A3">
          <w:rPr>
            <w:rStyle w:val="Hyperlink"/>
            <w:noProof/>
          </w:rPr>
          <w:fldChar w:fldCharType="end"/>
        </w:r>
      </w:ins>
    </w:p>
    <w:p w:rsidR="00FB62C7" w:rsidRDefault="00FB62C7">
      <w:pPr>
        <w:pStyle w:val="TOC2"/>
        <w:rPr>
          <w:ins w:id="107" w:author="Arnaud Dumont" w:date="2014-03-12T16:44:00Z"/>
          <w:rFonts w:eastAsiaTheme="minorEastAsia"/>
          <w:noProof/>
          <w:sz w:val="22"/>
          <w:szCs w:val="22"/>
          <w:lang w:eastAsia="en-AU"/>
        </w:rPr>
      </w:pPr>
      <w:ins w:id="10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"_Toc382406018"</w:instrText>
        </w:r>
        <w:r w:rsidRPr="009830A3">
          <w:rPr>
            <w:rStyle w:val="Hyperlink"/>
            <w:noProof/>
          </w:rPr>
          <w:instrText xml:space="preserve"> </w:instrText>
        </w:r>
        <w:r w:rsidRPr="009830A3">
          <w:rPr>
            <w:rStyle w:val="Hyperlink"/>
            <w:noProof/>
          </w:rPr>
          <w:fldChar w:fldCharType="separate"/>
        </w:r>
        <w:r w:rsidRPr="009830A3">
          <w:rPr>
            <w:rStyle w:val="Hyperlink"/>
            <w:noProof/>
          </w:rPr>
          <w:t>8.7</w:t>
        </w:r>
        <w:r>
          <w:rPr>
            <w:rFonts w:eastAsiaTheme="minorEastAsia"/>
            <w:noProof/>
            <w:sz w:val="22"/>
            <w:szCs w:val="22"/>
            <w:lang w:eastAsia="en-AU"/>
          </w:rPr>
          <w:tab/>
        </w:r>
        <w:r w:rsidRPr="009830A3">
          <w:rPr>
            <w:rStyle w:val="Hyperlink"/>
            <w:noProof/>
          </w:rPr>
          <w:t>Zone Get Query Usage Command</w:t>
        </w:r>
        <w:r>
          <w:rPr>
            <w:noProof/>
            <w:webHidden/>
          </w:rPr>
          <w:tab/>
        </w:r>
        <w:r>
          <w:rPr>
            <w:noProof/>
            <w:webHidden/>
          </w:rPr>
          <w:fldChar w:fldCharType="begin"/>
        </w:r>
        <w:r>
          <w:rPr>
            <w:noProof/>
            <w:webHidden/>
          </w:rPr>
          <w:instrText xml:space="preserve"> PAGEREF _Toc382406018 \h </w:instrText>
        </w:r>
      </w:ins>
      <w:r>
        <w:rPr>
          <w:noProof/>
          <w:webHidden/>
        </w:rPr>
      </w:r>
      <w:r>
        <w:rPr>
          <w:noProof/>
          <w:webHidden/>
        </w:rPr>
        <w:fldChar w:fldCharType="separate"/>
      </w:r>
      <w:ins w:id="109" w:author="Arnaud Dumont" w:date="2014-03-12T16:44:00Z">
        <w:r>
          <w:rPr>
            <w:noProof/>
            <w:webHidden/>
          </w:rPr>
          <w:t>79</w:t>
        </w:r>
        <w:r>
          <w:rPr>
            <w:noProof/>
            <w:webHidden/>
          </w:rPr>
          <w:fldChar w:fldCharType="end"/>
        </w:r>
        <w:r w:rsidRPr="009830A3">
          <w:rPr>
            <w:rStyle w:val="Hyperlink"/>
            <w:noProof/>
          </w:rPr>
          <w:fldChar w:fldCharType="end"/>
        </w:r>
      </w:ins>
    </w:p>
    <w:p w:rsidR="00FB62C7" w:rsidRDefault="00FB62C7">
      <w:pPr>
        <w:pStyle w:val="TOC2"/>
        <w:rPr>
          <w:ins w:id="110" w:author="Arnaud Dumont" w:date="2014-03-12T16:44:00Z"/>
          <w:rFonts w:eastAsiaTheme="minorEastAsia"/>
          <w:noProof/>
          <w:sz w:val="22"/>
          <w:szCs w:val="22"/>
          <w:lang w:eastAsia="en-AU"/>
        </w:rPr>
      </w:pPr>
      <w:ins w:id="11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"_Toc382406019"</w:instrText>
        </w:r>
        <w:r w:rsidRPr="009830A3">
          <w:rPr>
            <w:rStyle w:val="Hyperlink"/>
            <w:noProof/>
          </w:rPr>
          <w:instrText xml:space="preserve"> </w:instrText>
        </w:r>
        <w:r w:rsidRPr="009830A3">
          <w:rPr>
            <w:rStyle w:val="Hyperlink"/>
            <w:noProof/>
          </w:rPr>
          <w:fldChar w:fldCharType="separate"/>
        </w:r>
        <w:r w:rsidRPr="009830A3">
          <w:rPr>
            <w:rStyle w:val="Hyperlink"/>
            <w:noProof/>
          </w:rPr>
          <w:t>8.8</w:t>
        </w:r>
        <w:r>
          <w:rPr>
            <w:rFonts w:eastAsiaTheme="minorEastAsia"/>
            <w:noProof/>
            <w:sz w:val="22"/>
            <w:szCs w:val="22"/>
            <w:lang w:eastAsia="en-AU"/>
          </w:rPr>
          <w:tab/>
        </w:r>
        <w:r w:rsidRPr="009830A3">
          <w:rPr>
            <w:rStyle w:val="Hyperlink"/>
            <w:noProof/>
          </w:rPr>
          <w:t>Zone Get Zone File Command</w:t>
        </w:r>
        <w:r>
          <w:rPr>
            <w:noProof/>
            <w:webHidden/>
          </w:rPr>
          <w:tab/>
        </w:r>
        <w:r>
          <w:rPr>
            <w:noProof/>
            <w:webHidden/>
          </w:rPr>
          <w:fldChar w:fldCharType="begin"/>
        </w:r>
        <w:r>
          <w:rPr>
            <w:noProof/>
            <w:webHidden/>
          </w:rPr>
          <w:instrText xml:space="preserve"> PAGEREF _Toc382406019 \h </w:instrText>
        </w:r>
      </w:ins>
      <w:r>
        <w:rPr>
          <w:noProof/>
          <w:webHidden/>
        </w:rPr>
      </w:r>
      <w:r>
        <w:rPr>
          <w:noProof/>
          <w:webHidden/>
        </w:rPr>
        <w:fldChar w:fldCharType="separate"/>
      </w:r>
      <w:ins w:id="112" w:author="Arnaud Dumont" w:date="2014-03-12T16:44:00Z">
        <w:r>
          <w:rPr>
            <w:noProof/>
            <w:webHidden/>
          </w:rPr>
          <w:t>83</w:t>
        </w:r>
        <w:r>
          <w:rPr>
            <w:noProof/>
            <w:webHidden/>
          </w:rPr>
          <w:fldChar w:fldCharType="end"/>
        </w:r>
        <w:r w:rsidRPr="009830A3">
          <w:rPr>
            <w:rStyle w:val="Hyperlink"/>
            <w:noProof/>
          </w:rPr>
          <w:fldChar w:fldCharType="end"/>
        </w:r>
      </w:ins>
    </w:p>
    <w:p w:rsidR="00FB62C7" w:rsidRDefault="00FB62C7">
      <w:pPr>
        <w:pStyle w:val="TOC1"/>
        <w:rPr>
          <w:ins w:id="113" w:author="Arnaud Dumont" w:date="2014-03-12T16:44:00Z"/>
          <w:rFonts w:eastAsiaTheme="minorEastAsia"/>
          <w:b w:val="0"/>
          <w:noProof/>
          <w:sz w:val="22"/>
          <w:szCs w:val="22"/>
          <w:lang w:eastAsia="en-AU"/>
        </w:rPr>
      </w:pPr>
      <w:ins w:id="114" w:author="Arnaud Dumont" w:date="2014-03-12T16:44:00Z">
        <w:r w:rsidRPr="009830A3">
          <w:rPr>
            <w:rStyle w:val="Hyperlink"/>
            <w:noProof/>
          </w:rPr>
          <w:lastRenderedPageBreak/>
          <w:fldChar w:fldCharType="begin"/>
        </w:r>
        <w:r w:rsidRPr="009830A3">
          <w:rPr>
            <w:rStyle w:val="Hyperlink"/>
            <w:noProof/>
          </w:rPr>
          <w:instrText xml:space="preserve"> </w:instrText>
        </w:r>
        <w:r>
          <w:rPr>
            <w:noProof/>
          </w:rPr>
          <w:instrText>HYPERLINK \l "_Toc382406020"</w:instrText>
        </w:r>
        <w:r w:rsidRPr="009830A3">
          <w:rPr>
            <w:rStyle w:val="Hyperlink"/>
            <w:noProof/>
          </w:rPr>
          <w:instrText xml:space="preserve"> </w:instrText>
        </w:r>
        <w:r w:rsidRPr="009830A3">
          <w:rPr>
            <w:rStyle w:val="Hyperlink"/>
            <w:noProof/>
          </w:rPr>
          <w:fldChar w:fldCharType="separate"/>
        </w:r>
        <w:r w:rsidRPr="009830A3">
          <w:rPr>
            <w:rStyle w:val="Hyperlink"/>
            <w:noProof/>
          </w:rPr>
          <w:t>9</w:t>
        </w:r>
        <w:r>
          <w:rPr>
            <w:rFonts w:eastAsiaTheme="minorEastAsia"/>
            <w:b w:val="0"/>
            <w:noProof/>
            <w:sz w:val="22"/>
            <w:szCs w:val="22"/>
            <w:lang w:eastAsia="en-AU"/>
          </w:rPr>
          <w:tab/>
        </w:r>
        <w:r w:rsidRPr="009830A3">
          <w:rPr>
            <w:rStyle w:val="Hyperlink"/>
            <w:noProof/>
          </w:rPr>
          <w:t>Message Commands</w:t>
        </w:r>
        <w:r>
          <w:rPr>
            <w:noProof/>
            <w:webHidden/>
          </w:rPr>
          <w:tab/>
        </w:r>
        <w:r>
          <w:rPr>
            <w:noProof/>
            <w:webHidden/>
          </w:rPr>
          <w:fldChar w:fldCharType="begin"/>
        </w:r>
        <w:r>
          <w:rPr>
            <w:noProof/>
            <w:webHidden/>
          </w:rPr>
          <w:instrText xml:space="preserve"> PAGEREF _Toc382406020 \h </w:instrText>
        </w:r>
      </w:ins>
      <w:r>
        <w:rPr>
          <w:noProof/>
          <w:webHidden/>
        </w:rPr>
      </w:r>
      <w:r>
        <w:rPr>
          <w:noProof/>
          <w:webHidden/>
        </w:rPr>
        <w:fldChar w:fldCharType="separate"/>
      </w:r>
      <w:ins w:id="115" w:author="Arnaud Dumont" w:date="2014-03-12T16:44:00Z">
        <w:r>
          <w:rPr>
            <w:noProof/>
            <w:webHidden/>
          </w:rPr>
          <w:t>86</w:t>
        </w:r>
        <w:r>
          <w:rPr>
            <w:noProof/>
            <w:webHidden/>
          </w:rPr>
          <w:fldChar w:fldCharType="end"/>
        </w:r>
        <w:r w:rsidRPr="009830A3">
          <w:rPr>
            <w:rStyle w:val="Hyperlink"/>
            <w:noProof/>
          </w:rPr>
          <w:fldChar w:fldCharType="end"/>
        </w:r>
      </w:ins>
    </w:p>
    <w:p w:rsidR="00FB62C7" w:rsidRDefault="00FB62C7">
      <w:pPr>
        <w:pStyle w:val="TOC2"/>
        <w:rPr>
          <w:ins w:id="116" w:author="Arnaud Dumont" w:date="2014-03-12T16:44:00Z"/>
          <w:rFonts w:eastAsiaTheme="minorEastAsia"/>
          <w:noProof/>
          <w:sz w:val="22"/>
          <w:szCs w:val="22"/>
          <w:lang w:eastAsia="en-AU"/>
        </w:rPr>
      </w:pPr>
      <w:ins w:id="11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"_Toc382406021"</w:instrText>
        </w:r>
        <w:r w:rsidRPr="009830A3">
          <w:rPr>
            <w:rStyle w:val="Hyperlink"/>
            <w:noProof/>
          </w:rPr>
          <w:instrText xml:space="preserve"> </w:instrText>
        </w:r>
        <w:r w:rsidRPr="009830A3">
          <w:rPr>
            <w:rStyle w:val="Hyperlink"/>
            <w:noProof/>
          </w:rPr>
          <w:fldChar w:fldCharType="separate"/>
        </w:r>
        <w:r w:rsidRPr="009830A3">
          <w:rPr>
            <w:rStyle w:val="Hyperlink"/>
            <w:noProof/>
          </w:rPr>
          <w:t>9.1</w:t>
        </w:r>
        <w:r>
          <w:rPr>
            <w:rFonts w:eastAsiaTheme="minorEastAsia"/>
            <w:noProof/>
            <w:sz w:val="22"/>
            <w:szCs w:val="22"/>
            <w:lang w:eastAsia="en-AU"/>
          </w:rPr>
          <w:tab/>
        </w:r>
        <w:r w:rsidRPr="009830A3">
          <w:rPr>
            <w:rStyle w:val="Hyperlink"/>
            <w:noProof/>
          </w:rPr>
          <w:t>Message Poll Command</w:t>
        </w:r>
        <w:r>
          <w:rPr>
            <w:noProof/>
            <w:webHidden/>
          </w:rPr>
          <w:tab/>
        </w:r>
        <w:r>
          <w:rPr>
            <w:noProof/>
            <w:webHidden/>
          </w:rPr>
          <w:fldChar w:fldCharType="begin"/>
        </w:r>
        <w:r>
          <w:rPr>
            <w:noProof/>
            <w:webHidden/>
          </w:rPr>
          <w:instrText xml:space="preserve"> PAGEREF _Toc382406021 \h </w:instrText>
        </w:r>
      </w:ins>
      <w:r>
        <w:rPr>
          <w:noProof/>
          <w:webHidden/>
        </w:rPr>
      </w:r>
      <w:r>
        <w:rPr>
          <w:noProof/>
          <w:webHidden/>
        </w:rPr>
        <w:fldChar w:fldCharType="separate"/>
      </w:r>
      <w:ins w:id="118" w:author="Arnaud Dumont" w:date="2014-03-12T16:44:00Z">
        <w:r>
          <w:rPr>
            <w:noProof/>
            <w:webHidden/>
          </w:rPr>
          <w:t>86</w:t>
        </w:r>
        <w:r>
          <w:rPr>
            <w:noProof/>
            <w:webHidden/>
          </w:rPr>
          <w:fldChar w:fldCharType="end"/>
        </w:r>
        <w:r w:rsidRPr="009830A3">
          <w:rPr>
            <w:rStyle w:val="Hyperlink"/>
            <w:noProof/>
          </w:rPr>
          <w:fldChar w:fldCharType="end"/>
        </w:r>
      </w:ins>
    </w:p>
    <w:p w:rsidR="00FB62C7" w:rsidRDefault="00FB62C7">
      <w:pPr>
        <w:pStyle w:val="TOC2"/>
        <w:rPr>
          <w:ins w:id="119" w:author="Arnaud Dumont" w:date="2014-03-12T16:44:00Z"/>
          <w:rFonts w:eastAsiaTheme="minorEastAsia"/>
          <w:noProof/>
          <w:sz w:val="22"/>
          <w:szCs w:val="22"/>
          <w:lang w:eastAsia="en-AU"/>
        </w:rPr>
      </w:pPr>
      <w:ins w:id="12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"_Toc382406022"</w:instrText>
        </w:r>
        <w:r w:rsidRPr="009830A3">
          <w:rPr>
            <w:rStyle w:val="Hyperlink"/>
            <w:noProof/>
          </w:rPr>
          <w:instrText xml:space="preserve"> </w:instrText>
        </w:r>
        <w:r w:rsidRPr="009830A3">
          <w:rPr>
            <w:rStyle w:val="Hyperlink"/>
            <w:noProof/>
          </w:rPr>
          <w:fldChar w:fldCharType="separate"/>
        </w:r>
        <w:r w:rsidRPr="009830A3">
          <w:rPr>
            <w:rStyle w:val="Hyperlink"/>
            <w:noProof/>
          </w:rPr>
          <w:t>9.2</w:t>
        </w:r>
        <w:r>
          <w:rPr>
            <w:rFonts w:eastAsiaTheme="minorEastAsia"/>
            <w:noProof/>
            <w:sz w:val="22"/>
            <w:szCs w:val="22"/>
            <w:lang w:eastAsia="en-AU"/>
          </w:rPr>
          <w:tab/>
        </w:r>
        <w:r w:rsidRPr="009830A3">
          <w:rPr>
            <w:rStyle w:val="Hyperlink"/>
            <w:noProof/>
          </w:rPr>
          <w:t>Message Acknowledge Command</w:t>
        </w:r>
        <w:r>
          <w:rPr>
            <w:noProof/>
            <w:webHidden/>
          </w:rPr>
          <w:tab/>
        </w:r>
        <w:r>
          <w:rPr>
            <w:noProof/>
            <w:webHidden/>
          </w:rPr>
          <w:fldChar w:fldCharType="begin"/>
        </w:r>
        <w:r>
          <w:rPr>
            <w:noProof/>
            <w:webHidden/>
          </w:rPr>
          <w:instrText xml:space="preserve"> PAGEREF _Toc382406022 \h </w:instrText>
        </w:r>
      </w:ins>
      <w:r>
        <w:rPr>
          <w:noProof/>
          <w:webHidden/>
        </w:rPr>
      </w:r>
      <w:r>
        <w:rPr>
          <w:noProof/>
          <w:webHidden/>
        </w:rPr>
        <w:fldChar w:fldCharType="separate"/>
      </w:r>
      <w:ins w:id="121" w:author="Arnaud Dumont" w:date="2014-03-12T16:44:00Z">
        <w:r>
          <w:rPr>
            <w:noProof/>
            <w:webHidden/>
          </w:rPr>
          <w:t>91</w:t>
        </w:r>
        <w:r>
          <w:rPr>
            <w:noProof/>
            <w:webHidden/>
          </w:rPr>
          <w:fldChar w:fldCharType="end"/>
        </w:r>
        <w:r w:rsidRPr="009830A3">
          <w:rPr>
            <w:rStyle w:val="Hyperlink"/>
            <w:noProof/>
          </w:rPr>
          <w:fldChar w:fldCharType="end"/>
        </w:r>
      </w:ins>
    </w:p>
    <w:p w:rsidR="002C7FBC" w:rsidDel="00FB62C7" w:rsidRDefault="002C7FBC">
      <w:pPr>
        <w:pStyle w:val="TOC1"/>
        <w:rPr>
          <w:del w:id="122" w:author="Arnaud Dumont" w:date="2014-03-12T16:44:00Z"/>
          <w:rFonts w:eastAsiaTheme="minorEastAsia"/>
          <w:b w:val="0"/>
          <w:noProof/>
          <w:sz w:val="22"/>
          <w:szCs w:val="22"/>
          <w:lang w:eastAsia="en-AU"/>
        </w:rPr>
      </w:pPr>
      <w:del w:id="123" w:author="Arnaud Dumont" w:date="2014-03-12T16:44:00Z">
        <w:r w:rsidRPr="00FB62C7" w:rsidDel="00FB62C7">
          <w:rPr>
            <w:rStyle w:val="Hyperlink"/>
            <w:noProof/>
          </w:rPr>
          <w:delText>1</w:delText>
        </w:r>
        <w:r w:rsidDel="00FB62C7">
          <w:rPr>
            <w:rFonts w:eastAsiaTheme="minorEastAsia"/>
            <w:b w:val="0"/>
            <w:noProof/>
            <w:sz w:val="22"/>
            <w:szCs w:val="22"/>
            <w:lang w:eastAsia="en-AU"/>
          </w:rPr>
          <w:tab/>
        </w:r>
        <w:r w:rsidRPr="00FB62C7" w:rsidDel="00FB62C7">
          <w:rPr>
            <w:rStyle w:val="Hyperlink"/>
            <w:noProof/>
          </w:rPr>
          <w:delText>Introduction</w:delText>
        </w:r>
        <w:r w:rsidDel="00FB62C7">
          <w:rPr>
            <w:noProof/>
            <w:webHidden/>
          </w:rPr>
          <w:tab/>
          <w:delText>1</w:delText>
        </w:r>
      </w:del>
    </w:p>
    <w:p w:rsidR="002C7FBC" w:rsidDel="00FB62C7" w:rsidRDefault="002C7FBC">
      <w:pPr>
        <w:pStyle w:val="TOC1"/>
        <w:rPr>
          <w:del w:id="124" w:author="Arnaud Dumont" w:date="2014-03-12T16:44:00Z"/>
          <w:rFonts w:eastAsiaTheme="minorEastAsia"/>
          <w:b w:val="0"/>
          <w:noProof/>
          <w:sz w:val="22"/>
          <w:szCs w:val="22"/>
          <w:lang w:eastAsia="en-AU"/>
        </w:rPr>
      </w:pPr>
      <w:del w:id="125" w:author="Arnaud Dumont" w:date="2014-03-12T16:44:00Z">
        <w:r w:rsidRPr="00FB62C7" w:rsidDel="00FB62C7">
          <w:rPr>
            <w:rStyle w:val="Hyperlink"/>
            <w:noProof/>
          </w:rPr>
          <w:delText>2</w:delText>
        </w:r>
        <w:r w:rsidDel="00FB62C7">
          <w:rPr>
            <w:rFonts w:eastAsiaTheme="minorEastAsia"/>
            <w:b w:val="0"/>
            <w:noProof/>
            <w:sz w:val="22"/>
            <w:szCs w:val="22"/>
            <w:lang w:eastAsia="en-AU"/>
          </w:rPr>
          <w:tab/>
        </w:r>
        <w:r w:rsidRPr="00FB62C7" w:rsidDel="00FB62C7">
          <w:rPr>
            <w:rStyle w:val="Hyperlink"/>
            <w:noProof/>
          </w:rPr>
          <w:delText>General</w:delText>
        </w:r>
        <w:r w:rsidDel="00FB62C7">
          <w:rPr>
            <w:noProof/>
            <w:webHidden/>
          </w:rPr>
          <w:tab/>
          <w:delText>2</w:delText>
        </w:r>
      </w:del>
    </w:p>
    <w:p w:rsidR="002C7FBC" w:rsidDel="00FB62C7" w:rsidRDefault="002C7FBC">
      <w:pPr>
        <w:pStyle w:val="TOC2"/>
        <w:rPr>
          <w:del w:id="126" w:author="Arnaud Dumont" w:date="2014-03-12T16:44:00Z"/>
          <w:rFonts w:eastAsiaTheme="minorEastAsia"/>
          <w:noProof/>
          <w:sz w:val="22"/>
          <w:szCs w:val="22"/>
          <w:lang w:eastAsia="en-AU"/>
        </w:rPr>
      </w:pPr>
      <w:del w:id="127" w:author="Arnaud Dumont" w:date="2014-03-12T16:44:00Z">
        <w:r w:rsidRPr="00FB62C7" w:rsidDel="00FB62C7">
          <w:rPr>
            <w:rStyle w:val="Hyperlink"/>
            <w:noProof/>
          </w:rPr>
          <w:delText>2.1</w:delText>
        </w:r>
        <w:r w:rsidDel="00FB62C7">
          <w:rPr>
            <w:rFonts w:eastAsiaTheme="minorEastAsia"/>
            <w:noProof/>
            <w:sz w:val="22"/>
            <w:szCs w:val="22"/>
            <w:lang w:eastAsia="en-AU"/>
          </w:rPr>
          <w:tab/>
        </w:r>
        <w:r w:rsidRPr="00FB62C7" w:rsidDel="00FB62C7">
          <w:rPr>
            <w:rStyle w:val="Hyperlink"/>
            <w:noProof/>
          </w:rPr>
          <w:delText>Data Types</w:delText>
        </w:r>
        <w:r w:rsidDel="00FB62C7">
          <w:rPr>
            <w:noProof/>
            <w:webHidden/>
          </w:rPr>
          <w:tab/>
          <w:delText>2</w:delText>
        </w:r>
      </w:del>
    </w:p>
    <w:p w:rsidR="002C7FBC" w:rsidDel="00FB62C7" w:rsidRDefault="002C7FBC">
      <w:pPr>
        <w:pStyle w:val="TOC2"/>
        <w:rPr>
          <w:del w:id="128" w:author="Arnaud Dumont" w:date="2014-03-12T16:44:00Z"/>
          <w:rFonts w:eastAsiaTheme="minorEastAsia"/>
          <w:noProof/>
          <w:sz w:val="22"/>
          <w:szCs w:val="22"/>
          <w:lang w:eastAsia="en-AU"/>
        </w:rPr>
      </w:pPr>
      <w:del w:id="129" w:author="Arnaud Dumont" w:date="2014-03-12T16:44:00Z">
        <w:r w:rsidRPr="00FB62C7" w:rsidDel="00FB62C7">
          <w:rPr>
            <w:rStyle w:val="Hyperlink"/>
            <w:noProof/>
          </w:rPr>
          <w:delText>2.2</w:delText>
        </w:r>
        <w:r w:rsidDel="00FB62C7">
          <w:rPr>
            <w:rFonts w:eastAsiaTheme="minorEastAsia"/>
            <w:noProof/>
            <w:sz w:val="22"/>
            <w:szCs w:val="22"/>
            <w:lang w:eastAsia="en-AU"/>
          </w:rPr>
          <w:tab/>
        </w:r>
        <w:r w:rsidRPr="00FB62C7" w:rsidDel="00FB62C7">
          <w:rPr>
            <w:rStyle w:val="Hyperlink"/>
            <w:noProof/>
          </w:rPr>
          <w:delText>Protocol Overview</w:delText>
        </w:r>
        <w:r w:rsidDel="00FB62C7">
          <w:rPr>
            <w:noProof/>
            <w:webHidden/>
          </w:rPr>
          <w:tab/>
          <w:delText>3</w:delText>
        </w:r>
      </w:del>
    </w:p>
    <w:p w:rsidR="002C7FBC" w:rsidDel="00FB62C7" w:rsidRDefault="002C7FBC">
      <w:pPr>
        <w:pStyle w:val="TOC2"/>
        <w:rPr>
          <w:del w:id="130" w:author="Arnaud Dumont" w:date="2014-03-12T16:44:00Z"/>
          <w:rFonts w:eastAsiaTheme="minorEastAsia"/>
          <w:noProof/>
          <w:sz w:val="22"/>
          <w:szCs w:val="22"/>
          <w:lang w:eastAsia="en-AU"/>
        </w:rPr>
      </w:pPr>
      <w:del w:id="131" w:author="Arnaud Dumont" w:date="2014-03-12T16:44:00Z">
        <w:r w:rsidRPr="00FB62C7" w:rsidDel="00FB62C7">
          <w:rPr>
            <w:rStyle w:val="Hyperlink"/>
            <w:noProof/>
          </w:rPr>
          <w:delText>2.3</w:delText>
        </w:r>
        <w:r w:rsidDel="00FB62C7">
          <w:rPr>
            <w:rFonts w:eastAsiaTheme="minorEastAsia"/>
            <w:noProof/>
            <w:sz w:val="22"/>
            <w:szCs w:val="22"/>
            <w:lang w:eastAsia="en-AU"/>
          </w:rPr>
          <w:tab/>
        </w:r>
        <w:r w:rsidRPr="00FB62C7" w:rsidDel="00FB62C7">
          <w:rPr>
            <w:rStyle w:val="Hyperlink"/>
            <w:noProof/>
          </w:rPr>
          <w:delText>Authentication</w:delText>
        </w:r>
        <w:r w:rsidDel="00FB62C7">
          <w:rPr>
            <w:noProof/>
            <w:webHidden/>
          </w:rPr>
          <w:tab/>
          <w:delText>3</w:delText>
        </w:r>
      </w:del>
    </w:p>
    <w:p w:rsidR="002C7FBC" w:rsidDel="00FB62C7" w:rsidRDefault="002C7FBC">
      <w:pPr>
        <w:pStyle w:val="TOC2"/>
        <w:rPr>
          <w:del w:id="132" w:author="Arnaud Dumont" w:date="2014-03-12T16:44:00Z"/>
          <w:rFonts w:eastAsiaTheme="minorEastAsia"/>
          <w:noProof/>
          <w:sz w:val="22"/>
          <w:szCs w:val="22"/>
          <w:lang w:eastAsia="en-AU"/>
        </w:rPr>
      </w:pPr>
      <w:del w:id="133" w:author="Arnaud Dumont" w:date="2014-03-12T16:44:00Z">
        <w:r w:rsidRPr="00FB62C7" w:rsidDel="00FB62C7">
          <w:rPr>
            <w:rStyle w:val="Hyperlink"/>
            <w:noProof/>
          </w:rPr>
          <w:delText>2.4</w:delText>
        </w:r>
        <w:r w:rsidDel="00FB62C7">
          <w:rPr>
            <w:rFonts w:eastAsiaTheme="minorEastAsia"/>
            <w:noProof/>
            <w:sz w:val="22"/>
            <w:szCs w:val="22"/>
            <w:lang w:eastAsia="en-AU"/>
          </w:rPr>
          <w:tab/>
        </w:r>
        <w:r w:rsidRPr="00FB62C7" w:rsidDel="00FB62C7">
          <w:rPr>
            <w:rStyle w:val="Hyperlink"/>
            <w:noProof/>
          </w:rPr>
          <w:delText>Update Version Check</w:delText>
        </w:r>
        <w:r w:rsidDel="00FB62C7">
          <w:rPr>
            <w:noProof/>
            <w:webHidden/>
          </w:rPr>
          <w:tab/>
          <w:delText>3</w:delText>
        </w:r>
      </w:del>
    </w:p>
    <w:p w:rsidR="002C7FBC" w:rsidDel="00FB62C7" w:rsidRDefault="002C7FBC">
      <w:pPr>
        <w:pStyle w:val="TOC2"/>
        <w:rPr>
          <w:del w:id="134" w:author="Arnaud Dumont" w:date="2014-03-12T16:44:00Z"/>
          <w:rFonts w:eastAsiaTheme="minorEastAsia"/>
          <w:noProof/>
          <w:sz w:val="22"/>
          <w:szCs w:val="22"/>
          <w:lang w:eastAsia="en-AU"/>
        </w:rPr>
      </w:pPr>
      <w:del w:id="135" w:author="Arnaud Dumont" w:date="2014-03-12T16:44:00Z">
        <w:r w:rsidRPr="00FB62C7" w:rsidDel="00FB62C7">
          <w:rPr>
            <w:rStyle w:val="Hyperlink"/>
            <w:noProof/>
          </w:rPr>
          <w:delText>2.5</w:delText>
        </w:r>
        <w:r w:rsidDel="00FB62C7">
          <w:rPr>
            <w:rFonts w:eastAsiaTheme="minorEastAsia"/>
            <w:noProof/>
            <w:sz w:val="22"/>
            <w:szCs w:val="22"/>
            <w:lang w:eastAsia="en-AU"/>
          </w:rPr>
          <w:tab/>
        </w:r>
        <w:r w:rsidRPr="00FB62C7" w:rsidDel="00FB62C7">
          <w:rPr>
            <w:rStyle w:val="Hyperlink"/>
            <w:noProof/>
          </w:rPr>
          <w:delText>E-Tag Evaluation</w:delText>
        </w:r>
        <w:r w:rsidDel="00FB62C7">
          <w:rPr>
            <w:noProof/>
            <w:webHidden/>
          </w:rPr>
          <w:tab/>
          <w:delText>4</w:delText>
        </w:r>
      </w:del>
    </w:p>
    <w:p w:rsidR="002C7FBC" w:rsidDel="00FB62C7" w:rsidRDefault="002C7FBC">
      <w:pPr>
        <w:pStyle w:val="TOC2"/>
        <w:rPr>
          <w:del w:id="136" w:author="Arnaud Dumont" w:date="2014-03-12T16:44:00Z"/>
          <w:rFonts w:eastAsiaTheme="minorEastAsia"/>
          <w:noProof/>
          <w:sz w:val="22"/>
          <w:szCs w:val="22"/>
          <w:lang w:eastAsia="en-AU"/>
        </w:rPr>
      </w:pPr>
      <w:del w:id="137" w:author="Arnaud Dumont" w:date="2014-03-12T16:44:00Z">
        <w:r w:rsidRPr="00FB62C7" w:rsidDel="00FB62C7">
          <w:rPr>
            <w:rStyle w:val="Hyperlink"/>
            <w:noProof/>
          </w:rPr>
          <w:delText>2.6</w:delText>
        </w:r>
        <w:r w:rsidDel="00FB62C7">
          <w:rPr>
            <w:rFonts w:eastAsiaTheme="minorEastAsia"/>
            <w:noProof/>
            <w:sz w:val="22"/>
            <w:szCs w:val="22"/>
            <w:lang w:eastAsia="en-AU"/>
          </w:rPr>
          <w:tab/>
        </w:r>
        <w:r w:rsidRPr="00FB62C7" w:rsidDel="00FB62C7">
          <w:rPr>
            <w:rStyle w:val="Hyperlink"/>
            <w:noProof/>
          </w:rPr>
          <w:delText>General Request Headers</w:delText>
        </w:r>
        <w:r w:rsidDel="00FB62C7">
          <w:rPr>
            <w:noProof/>
            <w:webHidden/>
          </w:rPr>
          <w:tab/>
          <w:delText>4</w:delText>
        </w:r>
      </w:del>
    </w:p>
    <w:p w:rsidR="002C7FBC" w:rsidDel="00FB62C7" w:rsidRDefault="002C7FBC">
      <w:pPr>
        <w:pStyle w:val="TOC2"/>
        <w:rPr>
          <w:del w:id="138" w:author="Arnaud Dumont" w:date="2014-03-12T16:44:00Z"/>
          <w:rFonts w:eastAsiaTheme="minorEastAsia"/>
          <w:noProof/>
          <w:sz w:val="22"/>
          <w:szCs w:val="22"/>
          <w:lang w:eastAsia="en-AU"/>
        </w:rPr>
      </w:pPr>
      <w:del w:id="139" w:author="Arnaud Dumont" w:date="2014-03-12T16:44:00Z">
        <w:r w:rsidRPr="00FB62C7" w:rsidDel="00FB62C7">
          <w:rPr>
            <w:rStyle w:val="Hyperlink"/>
            <w:noProof/>
          </w:rPr>
          <w:delText>2.7</w:delText>
        </w:r>
        <w:r w:rsidDel="00FB62C7">
          <w:rPr>
            <w:rFonts w:eastAsiaTheme="minorEastAsia"/>
            <w:noProof/>
            <w:sz w:val="22"/>
            <w:szCs w:val="22"/>
            <w:lang w:eastAsia="en-AU"/>
          </w:rPr>
          <w:tab/>
        </w:r>
        <w:r w:rsidRPr="00FB62C7" w:rsidDel="00FB62C7">
          <w:rPr>
            <w:rStyle w:val="Hyperlink"/>
            <w:noProof/>
          </w:rPr>
          <w:delText>General Response Headers</w:delText>
        </w:r>
        <w:r w:rsidDel="00FB62C7">
          <w:rPr>
            <w:noProof/>
            <w:webHidden/>
          </w:rPr>
          <w:tab/>
          <w:delText>5</w:delText>
        </w:r>
      </w:del>
    </w:p>
    <w:p w:rsidR="002C7FBC" w:rsidDel="00FB62C7" w:rsidRDefault="002C7FBC">
      <w:pPr>
        <w:pStyle w:val="TOC2"/>
        <w:rPr>
          <w:del w:id="140" w:author="Arnaud Dumont" w:date="2014-03-12T16:44:00Z"/>
          <w:rFonts w:eastAsiaTheme="minorEastAsia"/>
          <w:noProof/>
          <w:sz w:val="22"/>
          <w:szCs w:val="22"/>
          <w:lang w:eastAsia="en-AU"/>
        </w:rPr>
      </w:pPr>
      <w:del w:id="141" w:author="Arnaud Dumont" w:date="2014-03-12T16:44:00Z">
        <w:r w:rsidRPr="00FB62C7" w:rsidDel="00FB62C7">
          <w:rPr>
            <w:rStyle w:val="Hyperlink"/>
            <w:noProof/>
          </w:rPr>
          <w:delText>2.8</w:delText>
        </w:r>
        <w:r w:rsidDel="00FB62C7">
          <w:rPr>
            <w:rFonts w:eastAsiaTheme="minorEastAsia"/>
            <w:noProof/>
            <w:sz w:val="22"/>
            <w:szCs w:val="22"/>
            <w:lang w:eastAsia="en-AU"/>
          </w:rPr>
          <w:tab/>
        </w:r>
        <w:r w:rsidRPr="00FB62C7" w:rsidDel="00FB62C7">
          <w:rPr>
            <w:rStyle w:val="Hyperlink"/>
            <w:noProof/>
          </w:rPr>
          <w:delText>Errors and Failures</w:delText>
        </w:r>
        <w:r w:rsidDel="00FB62C7">
          <w:rPr>
            <w:noProof/>
            <w:webHidden/>
          </w:rPr>
          <w:tab/>
          <w:delText>5</w:delText>
        </w:r>
      </w:del>
    </w:p>
    <w:p w:rsidR="002C7FBC" w:rsidDel="00FB62C7" w:rsidRDefault="002C7FBC">
      <w:pPr>
        <w:pStyle w:val="TOC1"/>
        <w:rPr>
          <w:del w:id="142" w:author="Arnaud Dumont" w:date="2014-03-12T16:44:00Z"/>
          <w:rFonts w:eastAsiaTheme="minorEastAsia"/>
          <w:b w:val="0"/>
          <w:noProof/>
          <w:sz w:val="22"/>
          <w:szCs w:val="22"/>
          <w:lang w:eastAsia="en-AU"/>
        </w:rPr>
      </w:pPr>
      <w:del w:id="143" w:author="Arnaud Dumont" w:date="2014-03-12T16:44:00Z">
        <w:r w:rsidRPr="00FB62C7" w:rsidDel="00FB62C7">
          <w:rPr>
            <w:rStyle w:val="Hyperlink"/>
            <w:noProof/>
          </w:rPr>
          <w:delText>3</w:delText>
        </w:r>
        <w:r w:rsidDel="00FB62C7">
          <w:rPr>
            <w:rFonts w:eastAsiaTheme="minorEastAsia"/>
            <w:b w:val="0"/>
            <w:noProof/>
            <w:sz w:val="22"/>
            <w:szCs w:val="22"/>
            <w:lang w:eastAsia="en-AU"/>
          </w:rPr>
          <w:tab/>
        </w:r>
        <w:r w:rsidRPr="00FB62C7" w:rsidDel="00FB62C7">
          <w:rPr>
            <w:rStyle w:val="Hyperlink"/>
            <w:noProof/>
          </w:rPr>
          <w:delText>Account Commands</w:delText>
        </w:r>
        <w:r w:rsidDel="00FB62C7">
          <w:rPr>
            <w:noProof/>
            <w:webHidden/>
          </w:rPr>
          <w:tab/>
          <w:delText>6</w:delText>
        </w:r>
      </w:del>
    </w:p>
    <w:p w:rsidR="002C7FBC" w:rsidDel="00FB62C7" w:rsidRDefault="002C7FBC">
      <w:pPr>
        <w:pStyle w:val="TOC2"/>
        <w:rPr>
          <w:del w:id="144" w:author="Arnaud Dumont" w:date="2014-03-12T16:44:00Z"/>
          <w:rFonts w:eastAsiaTheme="minorEastAsia"/>
          <w:noProof/>
          <w:sz w:val="22"/>
          <w:szCs w:val="22"/>
          <w:lang w:eastAsia="en-AU"/>
        </w:rPr>
      </w:pPr>
      <w:del w:id="145" w:author="Arnaud Dumont" w:date="2014-03-12T16:44:00Z">
        <w:r w:rsidRPr="00FB62C7" w:rsidDel="00FB62C7">
          <w:rPr>
            <w:rStyle w:val="Hyperlink"/>
            <w:noProof/>
          </w:rPr>
          <w:delText>3.1</w:delText>
        </w:r>
        <w:r w:rsidDel="00FB62C7">
          <w:rPr>
            <w:rFonts w:eastAsiaTheme="minorEastAsia"/>
            <w:noProof/>
            <w:sz w:val="22"/>
            <w:szCs w:val="22"/>
            <w:lang w:eastAsia="en-AU"/>
          </w:rPr>
          <w:tab/>
        </w:r>
        <w:r w:rsidRPr="00FB62C7" w:rsidDel="00FB62C7">
          <w:rPr>
            <w:rStyle w:val="Hyperlink"/>
            <w:noProof/>
          </w:rPr>
          <w:delText>Account Get Command</w:delText>
        </w:r>
        <w:r w:rsidDel="00FB62C7">
          <w:rPr>
            <w:noProof/>
            <w:webHidden/>
          </w:rPr>
          <w:tab/>
          <w:delText>6</w:delText>
        </w:r>
      </w:del>
    </w:p>
    <w:p w:rsidR="002C7FBC" w:rsidDel="00FB62C7" w:rsidRDefault="002C7FBC">
      <w:pPr>
        <w:pStyle w:val="TOC1"/>
        <w:rPr>
          <w:del w:id="146" w:author="Arnaud Dumont" w:date="2014-03-12T16:44:00Z"/>
          <w:rFonts w:eastAsiaTheme="minorEastAsia"/>
          <w:b w:val="0"/>
          <w:noProof/>
          <w:sz w:val="22"/>
          <w:szCs w:val="22"/>
          <w:lang w:eastAsia="en-AU"/>
        </w:rPr>
      </w:pPr>
      <w:del w:id="147" w:author="Arnaud Dumont" w:date="2014-03-12T16:44:00Z">
        <w:r w:rsidRPr="00FB62C7" w:rsidDel="00FB62C7">
          <w:rPr>
            <w:rStyle w:val="Hyperlink"/>
            <w:noProof/>
          </w:rPr>
          <w:delText>4</w:delText>
        </w:r>
        <w:r w:rsidDel="00FB62C7">
          <w:rPr>
            <w:rFonts w:eastAsiaTheme="minorEastAsia"/>
            <w:b w:val="0"/>
            <w:noProof/>
            <w:sz w:val="22"/>
            <w:szCs w:val="22"/>
            <w:lang w:eastAsia="en-AU"/>
          </w:rPr>
          <w:tab/>
        </w:r>
        <w:r w:rsidRPr="00FB62C7" w:rsidDel="00FB62C7">
          <w:rPr>
            <w:rStyle w:val="Hyperlink"/>
            <w:noProof/>
          </w:rPr>
          <w:delText>User Commands</w:delText>
        </w:r>
        <w:r w:rsidDel="00FB62C7">
          <w:rPr>
            <w:noProof/>
            <w:webHidden/>
          </w:rPr>
          <w:tab/>
          <w:delText>10</w:delText>
        </w:r>
      </w:del>
    </w:p>
    <w:p w:rsidR="002C7FBC" w:rsidDel="00FB62C7" w:rsidRDefault="002C7FBC">
      <w:pPr>
        <w:pStyle w:val="TOC2"/>
        <w:rPr>
          <w:del w:id="148" w:author="Arnaud Dumont" w:date="2014-03-12T16:44:00Z"/>
          <w:rFonts w:eastAsiaTheme="minorEastAsia"/>
          <w:noProof/>
          <w:sz w:val="22"/>
          <w:szCs w:val="22"/>
          <w:lang w:eastAsia="en-AU"/>
        </w:rPr>
      </w:pPr>
      <w:del w:id="149" w:author="Arnaud Dumont" w:date="2014-03-12T16:44:00Z">
        <w:r w:rsidRPr="00FB62C7" w:rsidDel="00FB62C7">
          <w:rPr>
            <w:rStyle w:val="Hyperlink"/>
            <w:noProof/>
          </w:rPr>
          <w:delText>4.1</w:delText>
        </w:r>
        <w:r w:rsidDel="00FB62C7">
          <w:rPr>
            <w:rFonts w:eastAsiaTheme="minorEastAsia"/>
            <w:noProof/>
            <w:sz w:val="22"/>
            <w:szCs w:val="22"/>
            <w:lang w:eastAsia="en-AU"/>
          </w:rPr>
          <w:tab/>
        </w:r>
        <w:r w:rsidRPr="00FB62C7" w:rsidDel="00FB62C7">
          <w:rPr>
            <w:rStyle w:val="Hyperlink"/>
            <w:noProof/>
          </w:rPr>
          <w:delText>User Get Command</w:delText>
        </w:r>
        <w:r w:rsidDel="00FB62C7">
          <w:rPr>
            <w:noProof/>
            <w:webHidden/>
          </w:rPr>
          <w:tab/>
          <w:delText>10</w:delText>
        </w:r>
      </w:del>
    </w:p>
    <w:p w:rsidR="002C7FBC" w:rsidDel="00FB62C7" w:rsidRDefault="002C7FBC">
      <w:pPr>
        <w:pStyle w:val="TOC2"/>
        <w:rPr>
          <w:del w:id="150" w:author="Arnaud Dumont" w:date="2014-03-12T16:44:00Z"/>
          <w:rFonts w:eastAsiaTheme="minorEastAsia"/>
          <w:noProof/>
          <w:sz w:val="22"/>
          <w:szCs w:val="22"/>
          <w:lang w:eastAsia="en-AU"/>
        </w:rPr>
      </w:pPr>
      <w:del w:id="151" w:author="Arnaud Dumont" w:date="2014-03-12T16:44:00Z">
        <w:r w:rsidRPr="00FB62C7" w:rsidDel="00FB62C7">
          <w:rPr>
            <w:rStyle w:val="Hyperlink"/>
            <w:noProof/>
          </w:rPr>
          <w:delText>4.2</w:delText>
        </w:r>
        <w:r w:rsidDel="00FB62C7">
          <w:rPr>
            <w:rFonts w:eastAsiaTheme="minorEastAsia"/>
            <w:noProof/>
            <w:sz w:val="22"/>
            <w:szCs w:val="22"/>
            <w:lang w:eastAsia="en-AU"/>
          </w:rPr>
          <w:tab/>
        </w:r>
        <w:r w:rsidRPr="00FB62C7" w:rsidDel="00FB62C7">
          <w:rPr>
            <w:rStyle w:val="Hyperlink"/>
            <w:noProof/>
          </w:rPr>
          <w:delText>User List Command</w:delText>
        </w:r>
        <w:r w:rsidDel="00FB62C7">
          <w:rPr>
            <w:noProof/>
            <w:webHidden/>
          </w:rPr>
          <w:tab/>
          <w:delText>13</w:delText>
        </w:r>
      </w:del>
    </w:p>
    <w:p w:rsidR="002C7FBC" w:rsidDel="00FB62C7" w:rsidRDefault="002C7FBC">
      <w:pPr>
        <w:pStyle w:val="TOC1"/>
        <w:rPr>
          <w:del w:id="152" w:author="Arnaud Dumont" w:date="2014-03-12T16:44:00Z"/>
          <w:rFonts w:eastAsiaTheme="minorEastAsia"/>
          <w:b w:val="0"/>
          <w:noProof/>
          <w:sz w:val="22"/>
          <w:szCs w:val="22"/>
          <w:lang w:eastAsia="en-AU"/>
        </w:rPr>
      </w:pPr>
      <w:del w:id="153" w:author="Arnaud Dumont" w:date="2014-03-12T16:44:00Z">
        <w:r w:rsidRPr="00FB62C7" w:rsidDel="00FB62C7">
          <w:rPr>
            <w:rStyle w:val="Hyperlink"/>
            <w:noProof/>
          </w:rPr>
          <w:delText>5</w:delText>
        </w:r>
        <w:r w:rsidDel="00FB62C7">
          <w:rPr>
            <w:rFonts w:eastAsiaTheme="minorEastAsia"/>
            <w:b w:val="0"/>
            <w:noProof/>
            <w:sz w:val="22"/>
            <w:szCs w:val="22"/>
            <w:lang w:eastAsia="en-AU"/>
          </w:rPr>
          <w:tab/>
        </w:r>
        <w:r w:rsidRPr="00FB62C7" w:rsidDel="00FB62C7">
          <w:rPr>
            <w:rStyle w:val="Hyperlink"/>
            <w:noProof/>
          </w:rPr>
          <w:delText>Name</w:delText>
        </w:r>
        <w:r w:rsidRPr="00FB62C7" w:rsidDel="00FB62C7">
          <w:rPr>
            <w:rStyle w:val="Hyperlink"/>
            <w:b w:val="0"/>
            <w:noProof/>
          </w:rPr>
          <w:delText xml:space="preserve"> Server Interface Set Commands</w:delText>
        </w:r>
        <w:r w:rsidDel="00FB62C7">
          <w:rPr>
            <w:noProof/>
            <w:webHidden/>
          </w:rPr>
          <w:tab/>
          <w:delText>17</w:delText>
        </w:r>
      </w:del>
    </w:p>
    <w:p w:rsidR="002C7FBC" w:rsidDel="00FB62C7" w:rsidRDefault="002C7FBC">
      <w:pPr>
        <w:pStyle w:val="TOC2"/>
        <w:rPr>
          <w:del w:id="154" w:author="Arnaud Dumont" w:date="2014-03-12T16:44:00Z"/>
          <w:rFonts w:eastAsiaTheme="minorEastAsia"/>
          <w:noProof/>
          <w:sz w:val="22"/>
          <w:szCs w:val="22"/>
          <w:lang w:eastAsia="en-AU"/>
        </w:rPr>
      </w:pPr>
      <w:del w:id="155" w:author="Arnaud Dumont" w:date="2014-03-12T16:44:00Z">
        <w:r w:rsidRPr="00FB62C7" w:rsidDel="00FB62C7">
          <w:rPr>
            <w:rStyle w:val="Hyperlink"/>
            <w:noProof/>
          </w:rPr>
          <w:delText>5.1</w:delText>
        </w:r>
        <w:r w:rsidDel="00FB62C7">
          <w:rPr>
            <w:rFonts w:eastAsiaTheme="minorEastAsia"/>
            <w:noProof/>
            <w:sz w:val="22"/>
            <w:szCs w:val="22"/>
            <w:lang w:eastAsia="en-AU"/>
          </w:rPr>
          <w:tab/>
        </w:r>
        <w:r w:rsidRPr="00FB62C7" w:rsidDel="00FB62C7">
          <w:rPr>
            <w:rStyle w:val="Hyperlink"/>
            <w:noProof/>
          </w:rPr>
          <w:delText>Name Server Interface Set Get Command</w:delText>
        </w:r>
        <w:r w:rsidDel="00FB62C7">
          <w:rPr>
            <w:noProof/>
            <w:webHidden/>
          </w:rPr>
          <w:tab/>
          <w:delText>17</w:delText>
        </w:r>
      </w:del>
    </w:p>
    <w:p w:rsidR="002C7FBC" w:rsidDel="00FB62C7" w:rsidRDefault="002C7FBC">
      <w:pPr>
        <w:pStyle w:val="TOC1"/>
        <w:rPr>
          <w:del w:id="156" w:author="Arnaud Dumont" w:date="2014-03-12T16:44:00Z"/>
          <w:rFonts w:eastAsiaTheme="minorEastAsia"/>
          <w:b w:val="0"/>
          <w:noProof/>
          <w:sz w:val="22"/>
          <w:szCs w:val="22"/>
          <w:lang w:eastAsia="en-AU"/>
        </w:rPr>
      </w:pPr>
      <w:del w:id="157" w:author="Arnaud Dumont" w:date="2014-03-12T16:44:00Z">
        <w:r w:rsidRPr="00FB62C7" w:rsidDel="00FB62C7">
          <w:rPr>
            <w:rStyle w:val="Hyperlink"/>
            <w:noProof/>
          </w:rPr>
          <w:delText>6</w:delText>
        </w:r>
        <w:r w:rsidDel="00FB62C7">
          <w:rPr>
            <w:rFonts w:eastAsiaTheme="minorEastAsia"/>
            <w:b w:val="0"/>
            <w:noProof/>
            <w:sz w:val="22"/>
            <w:szCs w:val="22"/>
            <w:lang w:eastAsia="en-AU"/>
          </w:rPr>
          <w:tab/>
        </w:r>
        <w:r w:rsidRPr="00FB62C7" w:rsidDel="00FB62C7">
          <w:rPr>
            <w:rStyle w:val="Hyperlink"/>
            <w:noProof/>
          </w:rPr>
          <w:delText>Name Server Set Commands</w:delText>
        </w:r>
        <w:r w:rsidDel="00FB62C7">
          <w:rPr>
            <w:noProof/>
            <w:webHidden/>
          </w:rPr>
          <w:tab/>
          <w:delText>21</w:delText>
        </w:r>
      </w:del>
    </w:p>
    <w:p w:rsidR="002C7FBC" w:rsidDel="00FB62C7" w:rsidRDefault="002C7FBC">
      <w:pPr>
        <w:pStyle w:val="TOC2"/>
        <w:rPr>
          <w:del w:id="158" w:author="Arnaud Dumont" w:date="2014-03-12T16:44:00Z"/>
          <w:rFonts w:eastAsiaTheme="minorEastAsia"/>
          <w:noProof/>
          <w:sz w:val="22"/>
          <w:szCs w:val="22"/>
          <w:lang w:eastAsia="en-AU"/>
        </w:rPr>
      </w:pPr>
      <w:del w:id="159" w:author="Arnaud Dumont" w:date="2014-03-12T16:44:00Z">
        <w:r w:rsidRPr="00FB62C7" w:rsidDel="00FB62C7">
          <w:rPr>
            <w:rStyle w:val="Hyperlink"/>
            <w:noProof/>
          </w:rPr>
          <w:delText>6.1</w:delText>
        </w:r>
        <w:r w:rsidDel="00FB62C7">
          <w:rPr>
            <w:rFonts w:eastAsiaTheme="minorEastAsia"/>
            <w:noProof/>
            <w:sz w:val="22"/>
            <w:szCs w:val="22"/>
            <w:lang w:eastAsia="en-AU"/>
          </w:rPr>
          <w:tab/>
        </w:r>
        <w:r w:rsidRPr="00FB62C7" w:rsidDel="00FB62C7">
          <w:rPr>
            <w:rStyle w:val="Hyperlink"/>
            <w:noProof/>
          </w:rPr>
          <w:delText>Name Server Set Get Command</w:delText>
        </w:r>
        <w:r w:rsidDel="00FB62C7">
          <w:rPr>
            <w:noProof/>
            <w:webHidden/>
          </w:rPr>
          <w:tab/>
          <w:delText>21</w:delText>
        </w:r>
      </w:del>
    </w:p>
    <w:p w:rsidR="002C7FBC" w:rsidDel="00FB62C7" w:rsidRDefault="002C7FBC">
      <w:pPr>
        <w:pStyle w:val="TOC2"/>
        <w:rPr>
          <w:del w:id="160" w:author="Arnaud Dumont" w:date="2014-03-12T16:44:00Z"/>
          <w:rFonts w:eastAsiaTheme="minorEastAsia"/>
          <w:noProof/>
          <w:sz w:val="22"/>
          <w:szCs w:val="22"/>
          <w:lang w:eastAsia="en-AU"/>
        </w:rPr>
      </w:pPr>
      <w:del w:id="161" w:author="Arnaud Dumont" w:date="2014-03-12T16:44:00Z">
        <w:r w:rsidRPr="00FB62C7" w:rsidDel="00FB62C7">
          <w:rPr>
            <w:rStyle w:val="Hyperlink"/>
            <w:noProof/>
          </w:rPr>
          <w:delText>6.2</w:delText>
        </w:r>
        <w:r w:rsidDel="00FB62C7">
          <w:rPr>
            <w:rFonts w:eastAsiaTheme="minorEastAsia"/>
            <w:noProof/>
            <w:sz w:val="22"/>
            <w:szCs w:val="22"/>
            <w:lang w:eastAsia="en-AU"/>
          </w:rPr>
          <w:tab/>
        </w:r>
        <w:r w:rsidRPr="00FB62C7" w:rsidDel="00FB62C7">
          <w:rPr>
            <w:rStyle w:val="Hyperlink"/>
            <w:noProof/>
          </w:rPr>
          <w:delText>Name Server Set List Command</w:delText>
        </w:r>
        <w:r w:rsidDel="00FB62C7">
          <w:rPr>
            <w:noProof/>
            <w:webHidden/>
          </w:rPr>
          <w:tab/>
          <w:delText>24</w:delText>
        </w:r>
      </w:del>
    </w:p>
    <w:p w:rsidR="002C7FBC" w:rsidDel="00FB62C7" w:rsidRDefault="002C7FBC">
      <w:pPr>
        <w:pStyle w:val="TOC1"/>
        <w:rPr>
          <w:del w:id="162" w:author="Arnaud Dumont" w:date="2014-03-12T16:44:00Z"/>
          <w:rFonts w:eastAsiaTheme="minorEastAsia"/>
          <w:b w:val="0"/>
          <w:noProof/>
          <w:sz w:val="22"/>
          <w:szCs w:val="22"/>
          <w:lang w:eastAsia="en-AU"/>
        </w:rPr>
      </w:pPr>
      <w:del w:id="163" w:author="Arnaud Dumont" w:date="2014-03-12T16:44:00Z">
        <w:r w:rsidRPr="00FB62C7" w:rsidDel="00FB62C7">
          <w:rPr>
            <w:rStyle w:val="Hyperlink"/>
            <w:noProof/>
          </w:rPr>
          <w:delText>7</w:delText>
        </w:r>
        <w:r w:rsidDel="00FB62C7">
          <w:rPr>
            <w:rFonts w:eastAsiaTheme="minorEastAsia"/>
            <w:b w:val="0"/>
            <w:noProof/>
            <w:sz w:val="22"/>
            <w:szCs w:val="22"/>
            <w:lang w:eastAsia="en-AU"/>
          </w:rPr>
          <w:tab/>
        </w:r>
        <w:r w:rsidRPr="00FB62C7" w:rsidDel="00FB62C7">
          <w:rPr>
            <w:rStyle w:val="Hyperlink"/>
            <w:noProof/>
          </w:rPr>
          <w:delText>Plan Commands</w:delText>
        </w:r>
        <w:r w:rsidDel="00FB62C7">
          <w:rPr>
            <w:noProof/>
            <w:webHidden/>
          </w:rPr>
          <w:tab/>
          <w:delText>28</w:delText>
        </w:r>
      </w:del>
    </w:p>
    <w:p w:rsidR="002C7FBC" w:rsidDel="00FB62C7" w:rsidRDefault="002C7FBC">
      <w:pPr>
        <w:pStyle w:val="TOC2"/>
        <w:rPr>
          <w:del w:id="164" w:author="Arnaud Dumont" w:date="2014-03-12T16:44:00Z"/>
          <w:rFonts w:eastAsiaTheme="minorEastAsia"/>
          <w:noProof/>
          <w:sz w:val="22"/>
          <w:szCs w:val="22"/>
          <w:lang w:eastAsia="en-AU"/>
        </w:rPr>
      </w:pPr>
      <w:del w:id="165" w:author="Arnaud Dumont" w:date="2014-03-12T16:44:00Z">
        <w:r w:rsidRPr="00FB62C7" w:rsidDel="00FB62C7">
          <w:rPr>
            <w:rStyle w:val="Hyperlink"/>
            <w:noProof/>
          </w:rPr>
          <w:delText>7.1</w:delText>
        </w:r>
        <w:r w:rsidDel="00FB62C7">
          <w:rPr>
            <w:rFonts w:eastAsiaTheme="minorEastAsia"/>
            <w:noProof/>
            <w:sz w:val="22"/>
            <w:szCs w:val="22"/>
            <w:lang w:eastAsia="en-AU"/>
          </w:rPr>
          <w:tab/>
        </w:r>
        <w:r w:rsidRPr="00FB62C7" w:rsidDel="00FB62C7">
          <w:rPr>
            <w:rStyle w:val="Hyperlink"/>
            <w:noProof/>
          </w:rPr>
          <w:delText>Plan Get Command</w:delText>
        </w:r>
        <w:r w:rsidDel="00FB62C7">
          <w:rPr>
            <w:noProof/>
            <w:webHidden/>
          </w:rPr>
          <w:tab/>
          <w:delText>28</w:delText>
        </w:r>
      </w:del>
    </w:p>
    <w:p w:rsidR="002C7FBC" w:rsidDel="00FB62C7" w:rsidRDefault="002C7FBC">
      <w:pPr>
        <w:pStyle w:val="TOC2"/>
        <w:rPr>
          <w:del w:id="166" w:author="Arnaud Dumont" w:date="2014-03-12T16:44:00Z"/>
          <w:rFonts w:eastAsiaTheme="minorEastAsia"/>
          <w:noProof/>
          <w:sz w:val="22"/>
          <w:szCs w:val="22"/>
          <w:lang w:eastAsia="en-AU"/>
        </w:rPr>
      </w:pPr>
      <w:del w:id="167" w:author="Arnaud Dumont" w:date="2014-03-12T16:44:00Z">
        <w:r w:rsidRPr="00FB62C7" w:rsidDel="00FB62C7">
          <w:rPr>
            <w:rStyle w:val="Hyperlink"/>
            <w:noProof/>
          </w:rPr>
          <w:delText>7.2</w:delText>
        </w:r>
        <w:r w:rsidDel="00FB62C7">
          <w:rPr>
            <w:rFonts w:eastAsiaTheme="minorEastAsia"/>
            <w:noProof/>
            <w:sz w:val="22"/>
            <w:szCs w:val="22"/>
            <w:lang w:eastAsia="en-AU"/>
          </w:rPr>
          <w:tab/>
        </w:r>
        <w:r w:rsidRPr="00FB62C7" w:rsidDel="00FB62C7">
          <w:rPr>
            <w:rStyle w:val="Hyperlink"/>
            <w:noProof/>
          </w:rPr>
          <w:delText>Plan List Command</w:delText>
        </w:r>
        <w:r w:rsidDel="00FB62C7">
          <w:rPr>
            <w:noProof/>
            <w:webHidden/>
          </w:rPr>
          <w:tab/>
          <w:delText>32</w:delText>
        </w:r>
      </w:del>
    </w:p>
    <w:p w:rsidR="002C7FBC" w:rsidDel="00FB62C7" w:rsidRDefault="002C7FBC">
      <w:pPr>
        <w:pStyle w:val="TOC1"/>
        <w:rPr>
          <w:del w:id="168" w:author="Arnaud Dumont" w:date="2014-03-12T16:44:00Z"/>
          <w:rFonts w:eastAsiaTheme="minorEastAsia"/>
          <w:b w:val="0"/>
          <w:noProof/>
          <w:sz w:val="22"/>
          <w:szCs w:val="22"/>
          <w:lang w:eastAsia="en-AU"/>
        </w:rPr>
      </w:pPr>
      <w:del w:id="169" w:author="Arnaud Dumont" w:date="2014-03-12T16:44:00Z">
        <w:r w:rsidRPr="00FB62C7" w:rsidDel="00FB62C7">
          <w:rPr>
            <w:rStyle w:val="Hyperlink"/>
            <w:noProof/>
          </w:rPr>
          <w:delText>8</w:delText>
        </w:r>
        <w:r w:rsidDel="00FB62C7">
          <w:rPr>
            <w:rFonts w:eastAsiaTheme="minorEastAsia"/>
            <w:b w:val="0"/>
            <w:noProof/>
            <w:sz w:val="22"/>
            <w:szCs w:val="22"/>
            <w:lang w:eastAsia="en-AU"/>
          </w:rPr>
          <w:tab/>
        </w:r>
        <w:r w:rsidRPr="00FB62C7" w:rsidDel="00FB62C7">
          <w:rPr>
            <w:rStyle w:val="Hyperlink"/>
            <w:noProof/>
          </w:rPr>
          <w:delText>Zone Commands</w:delText>
        </w:r>
        <w:r w:rsidDel="00FB62C7">
          <w:rPr>
            <w:noProof/>
            <w:webHidden/>
          </w:rPr>
          <w:tab/>
          <w:delText>36</w:delText>
        </w:r>
      </w:del>
    </w:p>
    <w:p w:rsidR="002C7FBC" w:rsidDel="00FB62C7" w:rsidRDefault="002C7FBC">
      <w:pPr>
        <w:pStyle w:val="TOC2"/>
        <w:rPr>
          <w:del w:id="170" w:author="Arnaud Dumont" w:date="2014-03-12T16:44:00Z"/>
          <w:rFonts w:eastAsiaTheme="minorEastAsia"/>
          <w:noProof/>
          <w:sz w:val="22"/>
          <w:szCs w:val="22"/>
          <w:lang w:eastAsia="en-AU"/>
        </w:rPr>
      </w:pPr>
      <w:del w:id="171" w:author="Arnaud Dumont" w:date="2014-03-12T16:44:00Z">
        <w:r w:rsidRPr="00FB62C7" w:rsidDel="00FB62C7">
          <w:rPr>
            <w:rStyle w:val="Hyperlink"/>
            <w:noProof/>
          </w:rPr>
          <w:delText>8.1</w:delText>
        </w:r>
        <w:r w:rsidDel="00FB62C7">
          <w:rPr>
            <w:rFonts w:eastAsiaTheme="minorEastAsia"/>
            <w:noProof/>
            <w:sz w:val="22"/>
            <w:szCs w:val="22"/>
            <w:lang w:eastAsia="en-AU"/>
          </w:rPr>
          <w:tab/>
        </w:r>
        <w:r w:rsidRPr="00FB62C7" w:rsidDel="00FB62C7">
          <w:rPr>
            <w:rStyle w:val="Hyperlink"/>
            <w:noProof/>
          </w:rPr>
          <w:delText>Zone Get Command</w:delText>
        </w:r>
        <w:r w:rsidDel="00FB62C7">
          <w:rPr>
            <w:noProof/>
            <w:webHidden/>
          </w:rPr>
          <w:tab/>
          <w:delText>36</w:delText>
        </w:r>
      </w:del>
    </w:p>
    <w:p w:rsidR="002C7FBC" w:rsidDel="00FB62C7" w:rsidRDefault="002C7FBC">
      <w:pPr>
        <w:pStyle w:val="TOC2"/>
        <w:rPr>
          <w:del w:id="172" w:author="Arnaud Dumont" w:date="2014-03-12T16:44:00Z"/>
          <w:rFonts w:eastAsiaTheme="minorEastAsia"/>
          <w:noProof/>
          <w:sz w:val="22"/>
          <w:szCs w:val="22"/>
          <w:lang w:eastAsia="en-AU"/>
        </w:rPr>
      </w:pPr>
      <w:del w:id="173" w:author="Arnaud Dumont" w:date="2014-03-12T16:44:00Z">
        <w:r w:rsidRPr="00FB62C7" w:rsidDel="00FB62C7">
          <w:rPr>
            <w:rStyle w:val="Hyperlink"/>
            <w:noProof/>
          </w:rPr>
          <w:delText>8.2</w:delText>
        </w:r>
        <w:r w:rsidDel="00FB62C7">
          <w:rPr>
            <w:rFonts w:eastAsiaTheme="minorEastAsia"/>
            <w:noProof/>
            <w:sz w:val="22"/>
            <w:szCs w:val="22"/>
            <w:lang w:eastAsia="en-AU"/>
          </w:rPr>
          <w:tab/>
        </w:r>
        <w:r w:rsidRPr="00FB62C7" w:rsidDel="00FB62C7">
          <w:rPr>
            <w:rStyle w:val="Hyperlink"/>
            <w:noProof/>
          </w:rPr>
          <w:delText>Zone List Command</w:delText>
        </w:r>
        <w:r w:rsidDel="00FB62C7">
          <w:rPr>
            <w:noProof/>
            <w:webHidden/>
          </w:rPr>
          <w:tab/>
          <w:delText>50</w:delText>
        </w:r>
      </w:del>
    </w:p>
    <w:p w:rsidR="002C7FBC" w:rsidDel="00FB62C7" w:rsidRDefault="002C7FBC">
      <w:pPr>
        <w:pStyle w:val="TOC2"/>
        <w:rPr>
          <w:del w:id="174" w:author="Arnaud Dumont" w:date="2014-03-12T16:44:00Z"/>
          <w:rFonts w:eastAsiaTheme="minorEastAsia"/>
          <w:noProof/>
          <w:sz w:val="22"/>
          <w:szCs w:val="22"/>
          <w:lang w:eastAsia="en-AU"/>
        </w:rPr>
      </w:pPr>
      <w:del w:id="175" w:author="Arnaud Dumont" w:date="2014-03-12T16:44:00Z">
        <w:r w:rsidRPr="00FB62C7" w:rsidDel="00FB62C7">
          <w:rPr>
            <w:rStyle w:val="Hyperlink"/>
            <w:noProof/>
          </w:rPr>
          <w:delText>8.3</w:delText>
        </w:r>
        <w:r w:rsidDel="00FB62C7">
          <w:rPr>
            <w:rFonts w:eastAsiaTheme="minorEastAsia"/>
            <w:noProof/>
            <w:sz w:val="22"/>
            <w:szCs w:val="22"/>
            <w:lang w:eastAsia="en-AU"/>
          </w:rPr>
          <w:tab/>
        </w:r>
        <w:r w:rsidRPr="00FB62C7" w:rsidDel="00FB62C7">
          <w:rPr>
            <w:rStyle w:val="Hyperlink"/>
            <w:noProof/>
          </w:rPr>
          <w:delText>Zone Create Command</w:delText>
        </w:r>
        <w:r w:rsidDel="00FB62C7">
          <w:rPr>
            <w:noProof/>
            <w:webHidden/>
          </w:rPr>
          <w:tab/>
          <w:delText>54</w:delText>
        </w:r>
      </w:del>
    </w:p>
    <w:p w:rsidR="002C7FBC" w:rsidDel="00FB62C7" w:rsidRDefault="002C7FBC">
      <w:pPr>
        <w:pStyle w:val="TOC2"/>
        <w:rPr>
          <w:del w:id="176" w:author="Arnaud Dumont" w:date="2014-03-12T16:44:00Z"/>
          <w:rFonts w:eastAsiaTheme="minorEastAsia"/>
          <w:noProof/>
          <w:sz w:val="22"/>
          <w:szCs w:val="22"/>
          <w:lang w:eastAsia="en-AU"/>
        </w:rPr>
      </w:pPr>
      <w:del w:id="177" w:author="Arnaud Dumont" w:date="2014-03-12T16:44:00Z">
        <w:r w:rsidRPr="00FB62C7" w:rsidDel="00FB62C7">
          <w:rPr>
            <w:rStyle w:val="Hyperlink"/>
            <w:noProof/>
          </w:rPr>
          <w:delText>8.4</w:delText>
        </w:r>
        <w:r w:rsidDel="00FB62C7">
          <w:rPr>
            <w:rFonts w:eastAsiaTheme="minorEastAsia"/>
            <w:noProof/>
            <w:sz w:val="22"/>
            <w:szCs w:val="22"/>
            <w:lang w:eastAsia="en-AU"/>
          </w:rPr>
          <w:tab/>
        </w:r>
        <w:r w:rsidRPr="00FB62C7" w:rsidDel="00FB62C7">
          <w:rPr>
            <w:rStyle w:val="Hyperlink"/>
            <w:noProof/>
          </w:rPr>
          <w:delText>Zone Update Command</w:delText>
        </w:r>
        <w:r w:rsidDel="00FB62C7">
          <w:rPr>
            <w:noProof/>
            <w:webHidden/>
          </w:rPr>
          <w:tab/>
          <w:delText>61</w:delText>
        </w:r>
      </w:del>
    </w:p>
    <w:p w:rsidR="002C7FBC" w:rsidDel="00FB62C7" w:rsidRDefault="002C7FBC">
      <w:pPr>
        <w:pStyle w:val="TOC2"/>
        <w:rPr>
          <w:del w:id="178" w:author="Arnaud Dumont" w:date="2014-03-12T16:44:00Z"/>
          <w:rFonts w:eastAsiaTheme="minorEastAsia"/>
          <w:noProof/>
          <w:sz w:val="22"/>
          <w:szCs w:val="22"/>
          <w:lang w:eastAsia="en-AU"/>
        </w:rPr>
      </w:pPr>
      <w:del w:id="179" w:author="Arnaud Dumont" w:date="2014-03-12T16:44:00Z">
        <w:r w:rsidRPr="00FB62C7" w:rsidDel="00FB62C7">
          <w:rPr>
            <w:rStyle w:val="Hyperlink"/>
            <w:noProof/>
          </w:rPr>
          <w:delText>8.5</w:delText>
        </w:r>
        <w:r w:rsidDel="00FB62C7">
          <w:rPr>
            <w:rFonts w:eastAsiaTheme="minorEastAsia"/>
            <w:noProof/>
            <w:sz w:val="22"/>
            <w:szCs w:val="22"/>
            <w:lang w:eastAsia="en-AU"/>
          </w:rPr>
          <w:tab/>
        </w:r>
        <w:r w:rsidRPr="00FB62C7" w:rsidDel="00FB62C7">
          <w:rPr>
            <w:rStyle w:val="Hyperlink"/>
            <w:noProof/>
          </w:rPr>
          <w:delText>Zone Update Resource Records Command</w:delText>
        </w:r>
        <w:r w:rsidDel="00FB62C7">
          <w:rPr>
            <w:noProof/>
            <w:webHidden/>
          </w:rPr>
          <w:tab/>
          <w:delText>69</w:delText>
        </w:r>
      </w:del>
    </w:p>
    <w:p w:rsidR="002C7FBC" w:rsidDel="00FB62C7" w:rsidRDefault="002C7FBC">
      <w:pPr>
        <w:pStyle w:val="TOC2"/>
        <w:rPr>
          <w:del w:id="180" w:author="Arnaud Dumont" w:date="2014-03-12T16:44:00Z"/>
          <w:rFonts w:eastAsiaTheme="minorEastAsia"/>
          <w:noProof/>
          <w:sz w:val="22"/>
          <w:szCs w:val="22"/>
          <w:lang w:eastAsia="en-AU"/>
        </w:rPr>
      </w:pPr>
      <w:del w:id="181" w:author="Arnaud Dumont" w:date="2014-03-12T16:44:00Z">
        <w:r w:rsidRPr="00FB62C7" w:rsidDel="00FB62C7">
          <w:rPr>
            <w:rStyle w:val="Hyperlink"/>
            <w:noProof/>
          </w:rPr>
          <w:delText>8.6</w:delText>
        </w:r>
        <w:r w:rsidDel="00FB62C7">
          <w:rPr>
            <w:rFonts w:eastAsiaTheme="minorEastAsia"/>
            <w:noProof/>
            <w:sz w:val="22"/>
            <w:szCs w:val="22"/>
            <w:lang w:eastAsia="en-AU"/>
          </w:rPr>
          <w:tab/>
        </w:r>
        <w:r w:rsidRPr="00FB62C7" w:rsidDel="00FB62C7">
          <w:rPr>
            <w:rStyle w:val="Hyperlink"/>
            <w:noProof/>
          </w:rPr>
          <w:delText>Zone Delete Command</w:delText>
        </w:r>
        <w:r w:rsidDel="00FB62C7">
          <w:rPr>
            <w:noProof/>
            <w:webHidden/>
          </w:rPr>
          <w:tab/>
          <w:delText>77</w:delText>
        </w:r>
      </w:del>
    </w:p>
    <w:p w:rsidR="002C7FBC" w:rsidDel="00FB62C7" w:rsidRDefault="002C7FBC">
      <w:pPr>
        <w:pStyle w:val="TOC2"/>
        <w:rPr>
          <w:del w:id="182" w:author="Arnaud Dumont" w:date="2014-03-12T16:44:00Z"/>
          <w:rFonts w:eastAsiaTheme="minorEastAsia"/>
          <w:noProof/>
          <w:sz w:val="22"/>
          <w:szCs w:val="22"/>
          <w:lang w:eastAsia="en-AU"/>
        </w:rPr>
      </w:pPr>
      <w:del w:id="183" w:author="Arnaud Dumont" w:date="2014-03-12T16:44:00Z">
        <w:r w:rsidRPr="00FB62C7" w:rsidDel="00FB62C7">
          <w:rPr>
            <w:rStyle w:val="Hyperlink"/>
            <w:noProof/>
          </w:rPr>
          <w:lastRenderedPageBreak/>
          <w:delText>8.7</w:delText>
        </w:r>
        <w:r w:rsidDel="00FB62C7">
          <w:rPr>
            <w:rFonts w:eastAsiaTheme="minorEastAsia"/>
            <w:noProof/>
            <w:sz w:val="22"/>
            <w:szCs w:val="22"/>
            <w:lang w:eastAsia="en-AU"/>
          </w:rPr>
          <w:tab/>
        </w:r>
        <w:r w:rsidRPr="00FB62C7" w:rsidDel="00FB62C7">
          <w:rPr>
            <w:rStyle w:val="Hyperlink"/>
            <w:noProof/>
          </w:rPr>
          <w:delText>Zone Get Query Usage Command</w:delText>
        </w:r>
        <w:r w:rsidDel="00FB62C7">
          <w:rPr>
            <w:noProof/>
            <w:webHidden/>
          </w:rPr>
          <w:tab/>
          <w:delText>79</w:delText>
        </w:r>
      </w:del>
    </w:p>
    <w:p w:rsidR="002C7FBC" w:rsidDel="00FB62C7" w:rsidRDefault="002C7FBC">
      <w:pPr>
        <w:pStyle w:val="TOC2"/>
        <w:rPr>
          <w:del w:id="184" w:author="Arnaud Dumont" w:date="2014-03-12T16:44:00Z"/>
          <w:rFonts w:eastAsiaTheme="minorEastAsia"/>
          <w:noProof/>
          <w:sz w:val="22"/>
          <w:szCs w:val="22"/>
          <w:lang w:eastAsia="en-AU"/>
        </w:rPr>
      </w:pPr>
      <w:del w:id="185" w:author="Arnaud Dumont" w:date="2014-03-12T16:44:00Z">
        <w:r w:rsidRPr="00FB62C7" w:rsidDel="00FB62C7">
          <w:rPr>
            <w:rStyle w:val="Hyperlink"/>
            <w:noProof/>
          </w:rPr>
          <w:delText>8.8</w:delText>
        </w:r>
        <w:r w:rsidDel="00FB62C7">
          <w:rPr>
            <w:rFonts w:eastAsiaTheme="minorEastAsia"/>
            <w:noProof/>
            <w:sz w:val="22"/>
            <w:szCs w:val="22"/>
            <w:lang w:eastAsia="en-AU"/>
          </w:rPr>
          <w:tab/>
        </w:r>
        <w:r w:rsidRPr="00FB62C7" w:rsidDel="00FB62C7">
          <w:rPr>
            <w:rStyle w:val="Hyperlink"/>
            <w:noProof/>
          </w:rPr>
          <w:delText>Zone Get Zone File Command</w:delText>
        </w:r>
        <w:r w:rsidDel="00FB62C7">
          <w:rPr>
            <w:noProof/>
            <w:webHidden/>
          </w:rPr>
          <w:tab/>
          <w:delText>83</w:delText>
        </w:r>
      </w:del>
    </w:p>
    <w:p w:rsidR="002C7FBC" w:rsidDel="00FB62C7" w:rsidRDefault="002C7FBC">
      <w:pPr>
        <w:pStyle w:val="TOC1"/>
        <w:rPr>
          <w:del w:id="186" w:author="Arnaud Dumont" w:date="2014-03-12T16:44:00Z"/>
          <w:rFonts w:eastAsiaTheme="minorEastAsia"/>
          <w:b w:val="0"/>
          <w:noProof/>
          <w:sz w:val="22"/>
          <w:szCs w:val="22"/>
          <w:lang w:eastAsia="en-AU"/>
        </w:rPr>
      </w:pPr>
      <w:del w:id="187" w:author="Arnaud Dumont" w:date="2014-03-12T16:44:00Z">
        <w:r w:rsidRPr="00FB62C7" w:rsidDel="00FB62C7">
          <w:rPr>
            <w:rStyle w:val="Hyperlink"/>
            <w:noProof/>
          </w:rPr>
          <w:delText>9</w:delText>
        </w:r>
        <w:r w:rsidDel="00FB62C7">
          <w:rPr>
            <w:rFonts w:eastAsiaTheme="minorEastAsia"/>
            <w:b w:val="0"/>
            <w:noProof/>
            <w:sz w:val="22"/>
            <w:szCs w:val="22"/>
            <w:lang w:eastAsia="en-AU"/>
          </w:rPr>
          <w:tab/>
        </w:r>
        <w:r w:rsidRPr="00FB62C7" w:rsidDel="00FB62C7">
          <w:rPr>
            <w:rStyle w:val="Hyperlink"/>
            <w:noProof/>
          </w:rPr>
          <w:delText>Message Commands</w:delText>
        </w:r>
        <w:r w:rsidDel="00FB62C7">
          <w:rPr>
            <w:noProof/>
            <w:webHidden/>
          </w:rPr>
          <w:tab/>
          <w:delText>86</w:delText>
        </w:r>
      </w:del>
    </w:p>
    <w:p w:rsidR="002C7FBC" w:rsidDel="00FB62C7" w:rsidRDefault="002C7FBC">
      <w:pPr>
        <w:pStyle w:val="TOC2"/>
        <w:rPr>
          <w:del w:id="188" w:author="Arnaud Dumont" w:date="2014-03-12T16:44:00Z"/>
          <w:rFonts w:eastAsiaTheme="minorEastAsia"/>
          <w:noProof/>
          <w:sz w:val="22"/>
          <w:szCs w:val="22"/>
          <w:lang w:eastAsia="en-AU"/>
        </w:rPr>
      </w:pPr>
      <w:del w:id="189" w:author="Arnaud Dumont" w:date="2014-03-12T16:44:00Z">
        <w:r w:rsidRPr="00FB62C7" w:rsidDel="00FB62C7">
          <w:rPr>
            <w:rStyle w:val="Hyperlink"/>
            <w:noProof/>
          </w:rPr>
          <w:delText>9.1</w:delText>
        </w:r>
        <w:r w:rsidDel="00FB62C7">
          <w:rPr>
            <w:rFonts w:eastAsiaTheme="minorEastAsia"/>
            <w:noProof/>
            <w:sz w:val="22"/>
            <w:szCs w:val="22"/>
            <w:lang w:eastAsia="en-AU"/>
          </w:rPr>
          <w:tab/>
        </w:r>
        <w:r w:rsidRPr="00FB62C7" w:rsidDel="00FB62C7">
          <w:rPr>
            <w:rStyle w:val="Hyperlink"/>
            <w:noProof/>
          </w:rPr>
          <w:delText>Message Poll Command</w:delText>
        </w:r>
        <w:r w:rsidDel="00FB62C7">
          <w:rPr>
            <w:noProof/>
            <w:webHidden/>
          </w:rPr>
          <w:tab/>
          <w:delText>86</w:delText>
        </w:r>
      </w:del>
    </w:p>
    <w:p w:rsidR="002C7FBC" w:rsidDel="00FB62C7" w:rsidRDefault="002C7FBC">
      <w:pPr>
        <w:pStyle w:val="TOC2"/>
        <w:rPr>
          <w:del w:id="190" w:author="Arnaud Dumont" w:date="2014-03-12T16:44:00Z"/>
          <w:rFonts w:eastAsiaTheme="minorEastAsia"/>
          <w:noProof/>
          <w:sz w:val="22"/>
          <w:szCs w:val="22"/>
          <w:lang w:eastAsia="en-AU"/>
        </w:rPr>
      </w:pPr>
      <w:del w:id="191" w:author="Arnaud Dumont" w:date="2014-03-12T16:44:00Z">
        <w:r w:rsidRPr="00FB62C7" w:rsidDel="00FB62C7">
          <w:rPr>
            <w:rStyle w:val="Hyperlink"/>
            <w:noProof/>
          </w:rPr>
          <w:delText>9.2</w:delText>
        </w:r>
        <w:r w:rsidDel="00FB62C7">
          <w:rPr>
            <w:rFonts w:eastAsiaTheme="minorEastAsia"/>
            <w:noProof/>
            <w:sz w:val="22"/>
            <w:szCs w:val="22"/>
            <w:lang w:eastAsia="en-AU"/>
          </w:rPr>
          <w:tab/>
        </w:r>
        <w:r w:rsidRPr="00FB62C7" w:rsidDel="00FB62C7">
          <w:rPr>
            <w:rStyle w:val="Hyperlink"/>
            <w:noProof/>
          </w:rPr>
          <w:delText>Message Acknowledge Command</w:delText>
        </w:r>
        <w:r w:rsidDel="00FB62C7">
          <w:rPr>
            <w:noProof/>
            <w:webHidden/>
          </w:rPr>
          <w:tab/>
          <w:delText>91</w:delText>
        </w:r>
      </w:del>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192" w:name="_Toc382405988"/>
      <w:r>
        <w:lastRenderedPageBreak/>
        <w:t>Introduction</w:t>
      </w:r>
      <w:bookmarkEnd w:id="192"/>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93" w:name="_Toc382405989"/>
      <w:r>
        <w:lastRenderedPageBreak/>
        <w:t>General</w:t>
      </w:r>
      <w:bookmarkEnd w:id="193"/>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through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RFC4627 -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Pr="00A206D9" w:rsidRDefault="00E004C2" w:rsidP="00E004C2">
      <w:pPr>
        <w:pStyle w:val="BulletedList"/>
        <w:numPr>
          <w:ilvl w:val="0"/>
          <w:numId w:val="0"/>
        </w:numPr>
      </w:pPr>
      <w:r w:rsidRPr="00A206D9">
        <w:t>A more extensive list of DNS standards is available here,</w:t>
      </w:r>
      <w:r w:rsidR="00A206D9" w:rsidRPr="00A206D9">
        <w:t xml:space="preserve"> http://en.wikipedia.org/wiki/Domain_Name_System#Internet_standards</w:t>
      </w:r>
    </w:p>
    <w:p w:rsidR="003A30DE" w:rsidRDefault="003A30DE" w:rsidP="003A30DE">
      <w:pPr>
        <w:pStyle w:val="Heading2"/>
      </w:pPr>
      <w:bookmarkStart w:id="194" w:name="_Toc382405990"/>
      <w:r>
        <w:t>Data Types</w:t>
      </w:r>
      <w:bookmarkEnd w:id="194"/>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843"/>
        <w:gridCol w:w="5386"/>
      </w:tblGrid>
      <w:tr w:rsidR="00F474F5" w:rsidRPr="00CC22F1" w:rsidTr="00166EB9">
        <w:trPr>
          <w:tblHeader w:val="0"/>
        </w:trPr>
        <w:tc>
          <w:tcPr>
            <w:tcW w:w="1276" w:type="dxa"/>
            <w:shd w:val="clear" w:color="auto" w:fill="BFBFBF" w:themeFill="background1" w:themeFillShade="BF"/>
          </w:tcPr>
          <w:p w:rsidR="00F474F5" w:rsidRPr="00750051" w:rsidRDefault="00F474F5" w:rsidP="0060648E">
            <w:pPr>
              <w:pStyle w:val="Table-Header"/>
            </w:pPr>
            <w:r>
              <w:t>Name</w:t>
            </w:r>
          </w:p>
        </w:tc>
        <w:tc>
          <w:tcPr>
            <w:tcW w:w="1843" w:type="dxa"/>
            <w:shd w:val="clear" w:color="auto" w:fill="BFBFBF" w:themeFill="background1" w:themeFillShade="BF"/>
          </w:tcPr>
          <w:p w:rsidR="00F474F5" w:rsidRPr="00750051" w:rsidRDefault="00F474F5" w:rsidP="0060648E">
            <w:pPr>
              <w:pStyle w:val="Table-Header"/>
            </w:pPr>
            <w:r>
              <w:t>Java Type</w:t>
            </w:r>
          </w:p>
        </w:tc>
        <w:tc>
          <w:tcPr>
            <w:tcW w:w="5386" w:type="dxa"/>
            <w:shd w:val="clear" w:color="auto" w:fill="BFBFBF" w:themeFill="background1" w:themeFillShade="BF"/>
          </w:tcPr>
          <w:p w:rsidR="00F474F5" w:rsidRPr="00750051" w:rsidRDefault="00F474F5" w:rsidP="0060648E">
            <w:pPr>
              <w:pStyle w:val="Table-Header"/>
            </w:pPr>
            <w:r>
              <w:t>Description</w:t>
            </w:r>
          </w:p>
        </w:tc>
      </w:tr>
      <w:tr w:rsidR="00F474F5" w:rsidRPr="00CC22F1" w:rsidTr="00166EB9">
        <w:trPr>
          <w:trHeight w:val="113"/>
          <w:tblHeader w:val="0"/>
        </w:trPr>
        <w:tc>
          <w:tcPr>
            <w:tcW w:w="1276" w:type="dxa"/>
          </w:tcPr>
          <w:p w:rsidR="00F474F5" w:rsidRDefault="00F474F5" w:rsidP="00F474F5">
            <w:pPr>
              <w:pStyle w:val="Table-Text"/>
            </w:pPr>
            <w:r>
              <w:t>integer</w:t>
            </w:r>
          </w:p>
        </w:tc>
        <w:tc>
          <w:tcPr>
            <w:tcW w:w="1843" w:type="dxa"/>
          </w:tcPr>
          <w:p w:rsidR="00F474F5" w:rsidRDefault="00F474F5" w:rsidP="00F474F5">
            <w:pPr>
              <w:pStyle w:val="Table-Text"/>
            </w:pPr>
            <w:r>
              <w:t>Integer or Long</w:t>
            </w:r>
          </w:p>
        </w:tc>
        <w:tc>
          <w:tcPr>
            <w:tcW w:w="5386" w:type="dxa"/>
          </w:tcPr>
          <w:p w:rsidR="00F474F5" w:rsidRDefault="00F474F5" w:rsidP="00B001D7">
            <w:pPr>
              <w:pStyle w:val="Table-Text"/>
            </w:pPr>
            <w:r>
              <w:t xml:space="preserve">A standard integer, it should be noted that the largest possible integer </w:t>
            </w:r>
            <w:r w:rsidR="00B001D7">
              <w:t>returned</w:t>
            </w:r>
            <w:r>
              <w:t xml:space="preserve"> is the size of a Java Long (64</w:t>
            </w:r>
            <w:r w:rsidR="00B001D7">
              <w:t xml:space="preserve"> </w:t>
            </w:r>
            <w:r>
              <w:t>bit</w:t>
            </w:r>
            <w:r w:rsidR="00B001D7">
              <w:t>s</w:t>
            </w:r>
            <w:r>
              <w:t>). Unless otherwise noted integers are unsigned.</w:t>
            </w:r>
          </w:p>
        </w:tc>
      </w:tr>
      <w:tr w:rsidR="00F474F5" w:rsidRPr="00CC22F1" w:rsidTr="00166EB9">
        <w:trPr>
          <w:trHeight w:val="113"/>
          <w:tblHeader w:val="0"/>
        </w:trPr>
        <w:tc>
          <w:tcPr>
            <w:tcW w:w="1276" w:type="dxa"/>
          </w:tcPr>
          <w:p w:rsidR="00F474F5" w:rsidRDefault="00F474F5" w:rsidP="00F474F5">
            <w:pPr>
              <w:pStyle w:val="Table-Text"/>
            </w:pPr>
            <w:r>
              <w:t>double</w:t>
            </w:r>
          </w:p>
        </w:tc>
        <w:tc>
          <w:tcPr>
            <w:tcW w:w="1843" w:type="dxa"/>
          </w:tcPr>
          <w:p w:rsidR="00F474F5" w:rsidRDefault="00F474F5" w:rsidP="00F474F5">
            <w:pPr>
              <w:pStyle w:val="Table-Text"/>
            </w:pPr>
            <w:r>
              <w:t>Double</w:t>
            </w:r>
          </w:p>
        </w:tc>
        <w:tc>
          <w:tcPr>
            <w:tcW w:w="5386" w:type="dxa"/>
          </w:tcPr>
          <w:p w:rsidR="00F474F5" w:rsidRDefault="00F474F5" w:rsidP="00F474F5">
            <w:pPr>
              <w:pStyle w:val="Table-Text"/>
            </w:pPr>
            <w:r>
              <w:t>A double precision floating point number</w:t>
            </w:r>
          </w:p>
        </w:tc>
      </w:tr>
      <w:tr w:rsidR="00F474F5" w:rsidRPr="00CC22F1" w:rsidTr="00166EB9">
        <w:trPr>
          <w:trHeight w:val="113"/>
          <w:tblHeader w:val="0"/>
        </w:trPr>
        <w:tc>
          <w:tcPr>
            <w:tcW w:w="1276" w:type="dxa"/>
          </w:tcPr>
          <w:p w:rsidR="00F474F5" w:rsidRDefault="00F474F5" w:rsidP="00F474F5">
            <w:pPr>
              <w:pStyle w:val="Table-Text"/>
            </w:pPr>
            <w:r>
              <w:t>string</w:t>
            </w:r>
          </w:p>
        </w:tc>
        <w:tc>
          <w:tcPr>
            <w:tcW w:w="1843" w:type="dxa"/>
          </w:tcPr>
          <w:p w:rsidR="00F474F5" w:rsidRDefault="00F474F5" w:rsidP="00F474F5">
            <w:pPr>
              <w:pStyle w:val="Table-Text"/>
            </w:pPr>
            <w:r>
              <w:t>String</w:t>
            </w:r>
          </w:p>
        </w:tc>
        <w:tc>
          <w:tcPr>
            <w:tcW w:w="5386" w:type="dxa"/>
          </w:tcPr>
          <w:p w:rsidR="00F474F5" w:rsidRDefault="00F474F5" w:rsidP="00F474F5">
            <w:pPr>
              <w:pStyle w:val="Table-Text"/>
            </w:pPr>
            <w:r>
              <w:t>An string consisting of ASCII characters only</w:t>
            </w:r>
          </w:p>
        </w:tc>
      </w:tr>
      <w:tr w:rsidR="00F474F5" w:rsidRPr="00CC22F1" w:rsidTr="00166EB9">
        <w:trPr>
          <w:trHeight w:val="113"/>
          <w:tblHeader w:val="0"/>
        </w:trPr>
        <w:tc>
          <w:tcPr>
            <w:tcW w:w="1276" w:type="dxa"/>
          </w:tcPr>
          <w:p w:rsidR="00F474F5" w:rsidRDefault="00F474F5" w:rsidP="00F474F5">
            <w:pPr>
              <w:pStyle w:val="Table-Text"/>
            </w:pPr>
            <w:r>
              <w:t>timestamp</w:t>
            </w:r>
          </w:p>
        </w:tc>
        <w:tc>
          <w:tcPr>
            <w:tcW w:w="1843" w:type="dxa"/>
          </w:tcPr>
          <w:p w:rsidR="00F474F5" w:rsidRDefault="00F474F5" w:rsidP="00F474F5">
            <w:pPr>
              <w:pStyle w:val="Table-Text"/>
            </w:pPr>
            <w:r>
              <w:t>LocalDateTime (JodaTime Library)</w:t>
            </w:r>
          </w:p>
        </w:tc>
        <w:tc>
          <w:tcPr>
            <w:tcW w:w="5386" w:type="dxa"/>
          </w:tcPr>
          <w:p w:rsidR="00F474F5" w:rsidRDefault="00F474F5" w:rsidP="00B001D7">
            <w:pPr>
              <w:pStyle w:val="Table-Text"/>
            </w:pPr>
            <w:r>
              <w:t xml:space="preserve">A date and timestamp, generally </w:t>
            </w:r>
            <w:r w:rsidR="00B001D7">
              <w:t>including</w:t>
            </w:r>
            <w:r>
              <w:t xml:space="preserve"> time zone information in </w:t>
            </w:r>
            <w:r w:rsidR="00A206D9">
              <w:t>ISO 8601</w:t>
            </w:r>
            <w:r>
              <w:t xml:space="preserve"> form</w:t>
            </w:r>
            <w:ins w:id="195" w:author="Arnaud Dumont" w:date="2014-02-20T10:55:00Z">
              <w:r w:rsidR="002D484E">
                <w:t>, in the UTC time zone.</w:t>
              </w:r>
            </w:ins>
          </w:p>
        </w:tc>
      </w:tr>
      <w:tr w:rsidR="00F474F5" w:rsidRPr="00CC22F1" w:rsidTr="00166EB9">
        <w:trPr>
          <w:trHeight w:val="113"/>
          <w:tblHeader w:val="0"/>
        </w:trPr>
        <w:tc>
          <w:tcPr>
            <w:tcW w:w="1276" w:type="dxa"/>
          </w:tcPr>
          <w:p w:rsidR="00F474F5" w:rsidRDefault="00F474F5" w:rsidP="00F474F5">
            <w:pPr>
              <w:pStyle w:val="Table-Text"/>
            </w:pPr>
            <w:r>
              <w:t>boolean</w:t>
            </w:r>
          </w:p>
        </w:tc>
        <w:tc>
          <w:tcPr>
            <w:tcW w:w="1843" w:type="dxa"/>
          </w:tcPr>
          <w:p w:rsidR="00F474F5" w:rsidRDefault="00F474F5" w:rsidP="00F474F5">
            <w:pPr>
              <w:pStyle w:val="Table-Text"/>
            </w:pPr>
            <w:r>
              <w:t>Boolean</w:t>
            </w:r>
          </w:p>
        </w:tc>
        <w:tc>
          <w:tcPr>
            <w:tcW w:w="5386" w:type="dxa"/>
          </w:tcPr>
          <w:p w:rsidR="00F474F5" w:rsidRDefault="00F474F5" w:rsidP="00F474F5">
            <w:pPr>
              <w:pStyle w:val="Table-Text"/>
            </w:pPr>
            <w:r>
              <w:t>A value of “true” or “false”</w:t>
            </w:r>
          </w:p>
        </w:tc>
      </w:tr>
      <w:tr w:rsidR="00F474F5" w:rsidRPr="00CC22F1" w:rsidTr="00166EB9">
        <w:trPr>
          <w:trHeight w:val="113"/>
          <w:tblHeader w:val="0"/>
        </w:trPr>
        <w:tc>
          <w:tcPr>
            <w:tcW w:w="1276" w:type="dxa"/>
          </w:tcPr>
          <w:p w:rsidR="00F474F5" w:rsidRDefault="00F474F5" w:rsidP="00F474F5">
            <w:pPr>
              <w:pStyle w:val="Table-Text"/>
            </w:pPr>
            <w:r>
              <w:t>uuid</w:t>
            </w:r>
          </w:p>
        </w:tc>
        <w:tc>
          <w:tcPr>
            <w:tcW w:w="1843" w:type="dxa"/>
          </w:tcPr>
          <w:p w:rsidR="00F474F5" w:rsidRDefault="00F474F5" w:rsidP="00F474F5">
            <w:pPr>
              <w:pStyle w:val="Table-Text"/>
            </w:pPr>
            <w:r>
              <w:t>UUID</w:t>
            </w:r>
          </w:p>
        </w:tc>
        <w:tc>
          <w:tcPr>
            <w:tcW w:w="5386" w:type="dxa"/>
          </w:tcPr>
          <w:p w:rsidR="00F474F5" w:rsidRDefault="00F474F5" w:rsidP="00F474F5">
            <w:pPr>
              <w:pStyle w:val="Table-Text"/>
            </w:pPr>
            <w:r>
              <w:t xml:space="preserve">A Type </w:t>
            </w:r>
            <w:r w:rsidR="00A206D9">
              <w:t>4</w:t>
            </w:r>
            <w:r>
              <w:t xml:space="preserve"> UUID value</w:t>
            </w:r>
          </w:p>
        </w:tc>
      </w:tr>
      <w:tr w:rsidR="00F474F5" w:rsidRPr="00CC22F1" w:rsidTr="00166EB9">
        <w:trPr>
          <w:trHeight w:val="113"/>
          <w:tblHeader w:val="0"/>
        </w:trPr>
        <w:tc>
          <w:tcPr>
            <w:tcW w:w="1276" w:type="dxa"/>
          </w:tcPr>
          <w:p w:rsidR="00F474F5" w:rsidRDefault="00F474F5" w:rsidP="00F474F5">
            <w:pPr>
              <w:pStyle w:val="Table-Text"/>
            </w:pPr>
            <w:r>
              <w:t>ipv4Address</w:t>
            </w:r>
          </w:p>
        </w:tc>
        <w:tc>
          <w:tcPr>
            <w:tcW w:w="1843" w:type="dxa"/>
          </w:tcPr>
          <w:p w:rsidR="00F474F5" w:rsidRDefault="00F474F5" w:rsidP="00F474F5">
            <w:pPr>
              <w:pStyle w:val="Table-Text"/>
            </w:pPr>
            <w:r>
              <w:t>Inet4Address</w:t>
            </w:r>
          </w:p>
        </w:tc>
        <w:tc>
          <w:tcPr>
            <w:tcW w:w="5386" w:type="dxa"/>
          </w:tcPr>
          <w:p w:rsidR="00F474F5" w:rsidRDefault="00F474F5" w:rsidP="00F474F5">
            <w:pPr>
              <w:pStyle w:val="Table-Text"/>
            </w:pPr>
            <w:r>
              <w:t>An IPv4 address</w:t>
            </w:r>
          </w:p>
        </w:tc>
      </w:tr>
      <w:tr w:rsidR="00F474F5" w:rsidRPr="00CC22F1" w:rsidTr="00166EB9">
        <w:trPr>
          <w:trHeight w:val="113"/>
          <w:tblHeader w:val="0"/>
        </w:trPr>
        <w:tc>
          <w:tcPr>
            <w:tcW w:w="1276" w:type="dxa"/>
          </w:tcPr>
          <w:p w:rsidR="00F474F5" w:rsidRDefault="00F474F5" w:rsidP="00F474F5">
            <w:pPr>
              <w:pStyle w:val="Table-Text"/>
            </w:pPr>
            <w:r>
              <w:t>ipv6Address</w:t>
            </w:r>
          </w:p>
        </w:tc>
        <w:tc>
          <w:tcPr>
            <w:tcW w:w="1843" w:type="dxa"/>
          </w:tcPr>
          <w:p w:rsidR="00F474F5" w:rsidRDefault="00F474F5" w:rsidP="00F474F5">
            <w:pPr>
              <w:pStyle w:val="Table-Text"/>
            </w:pPr>
            <w:r>
              <w:t>Inet6Address</w:t>
            </w:r>
          </w:p>
        </w:tc>
        <w:tc>
          <w:tcPr>
            <w:tcW w:w="5386" w:type="dxa"/>
          </w:tcPr>
          <w:p w:rsidR="00F474F5" w:rsidRDefault="00F474F5" w:rsidP="00F474F5">
            <w:pPr>
              <w:pStyle w:val="Table-Text"/>
            </w:pPr>
            <w:r>
              <w:t>An IPv6 address</w:t>
            </w:r>
          </w:p>
        </w:tc>
      </w:tr>
      <w:tr w:rsidR="00C25905" w:rsidRPr="00CC22F1" w:rsidTr="00166EB9">
        <w:trPr>
          <w:trHeight w:val="113"/>
          <w:tblHeader w:val="0"/>
          <w:ins w:id="196" w:author="Chris Wright" w:date="2014-06-16T13:45:00Z"/>
        </w:trPr>
        <w:tc>
          <w:tcPr>
            <w:tcW w:w="1276" w:type="dxa"/>
          </w:tcPr>
          <w:p w:rsidR="00C25905" w:rsidRDefault="00C25905" w:rsidP="00F474F5">
            <w:pPr>
              <w:pStyle w:val="Table-Text"/>
              <w:rPr>
                <w:ins w:id="197" w:author="Chris Wright" w:date="2014-06-16T13:45:00Z"/>
              </w:rPr>
            </w:pPr>
            <w:ins w:id="198" w:author="Chris Wright" w:date="2014-06-16T13:45:00Z">
              <w:r>
                <w:t>map</w:t>
              </w:r>
            </w:ins>
          </w:p>
        </w:tc>
        <w:tc>
          <w:tcPr>
            <w:tcW w:w="1843" w:type="dxa"/>
          </w:tcPr>
          <w:p w:rsidR="00C25905" w:rsidRDefault="00C25905" w:rsidP="00F474F5">
            <w:pPr>
              <w:pStyle w:val="Table-Text"/>
              <w:rPr>
                <w:ins w:id="199" w:author="Chris Wright" w:date="2014-06-16T13:45:00Z"/>
              </w:rPr>
            </w:pPr>
            <w:ins w:id="200" w:author="Chris Wright" w:date="2014-06-16T13:45:00Z">
              <w:r>
                <w:t>Map&lt;String,String&gt;</w:t>
              </w:r>
            </w:ins>
          </w:p>
        </w:tc>
        <w:tc>
          <w:tcPr>
            <w:tcW w:w="5386" w:type="dxa"/>
          </w:tcPr>
          <w:p w:rsidR="00C25905" w:rsidRDefault="00C25905" w:rsidP="00F474F5">
            <w:pPr>
              <w:pStyle w:val="Table-Text"/>
              <w:rPr>
                <w:ins w:id="201" w:author="Chris Wright" w:date="2014-06-16T13:45:00Z"/>
              </w:rPr>
            </w:pPr>
            <w:ins w:id="202" w:author="Chris Wright" w:date="2014-06-16T13:45:00Z">
              <w:r>
                <w:t>A key -&gt; value pair list that can be parsed into a java map</w:t>
              </w:r>
            </w:ins>
            <w:ins w:id="203" w:author="Chris Wright" w:date="2014-06-16T13:46:00Z">
              <w:r>
                <w:t>. This is a standard JSON object, but intended to be interpreted as a map.</w:t>
              </w:r>
            </w:ins>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w:t>
      </w:r>
      <w:r w:rsidRPr="00F474F5">
        <w:lastRenderedPageBreak/>
        <w:t xml:space="preserve">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204" w:name="_Toc382405991"/>
      <w:r>
        <w:t>Protocol Overview</w:t>
      </w:r>
      <w:bookmarkEnd w:id="204"/>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https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ins w:id="205" w:author="Arnaud Dumont" w:date="2014-02-20T10:56:00Z">
        <w:r w:rsidR="002D484E">
          <w:t>, except for the Zone Get Zone File command (see related paragraph)</w:t>
        </w:r>
      </w:ins>
      <w:r>
        <w:t>. For objects</w:t>
      </w:r>
      <w:ins w:id="206" w:author="Arnaud Dumont" w:date="2014-02-20T10:57:00Z">
        <w:r w:rsidR="002D484E">
          <w:t>,</w:t>
        </w:r>
      </w:ins>
      <w:r>
        <w:t xml:space="preserve"> all fields are returned</w:t>
      </w:r>
      <w:ins w:id="207" w:author="Arnaud Dumont" w:date="2014-02-20T10:57:00Z">
        <w:r w:rsidR="002D484E">
          <w:t xml:space="preserve">. </w:t>
        </w:r>
      </w:ins>
      <w:del w:id="208" w:author="Arnaud Dumont" w:date="2014-02-20T10:57:00Z">
        <w:r w:rsidDel="002D484E">
          <w:delText>,</w:delText>
        </w:r>
      </w:del>
      <w:ins w:id="209" w:author="Arnaud Dumont" w:date="2014-02-20T10:57:00Z">
        <w:r w:rsidR="002D484E">
          <w:t>H</w:t>
        </w:r>
      </w:ins>
      <w:del w:id="210" w:author="Arnaud Dumont" w:date="2014-02-20T10:57:00Z">
        <w:r w:rsidDel="002D484E">
          <w:delText xml:space="preserve"> h</w:delText>
        </w:r>
      </w:del>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211" w:name="_Toc382405992"/>
      <w:r>
        <w:t>Authentication</w:t>
      </w:r>
      <w:bookmarkEnd w:id="211"/>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ins w:id="212" w:author="Arnaud Dumont" w:date="2014-02-20T10:57:00Z">
        <w:r w:rsidR="002D484E">
          <w:t xml:space="preserve"> </w:t>
        </w:r>
      </w:ins>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del w:id="213" w:author="Arnaud Dumont" w:date="2014-02-20T10:57:00Z">
        <w:r w:rsidR="00B001D7" w:rsidDel="002D484E">
          <w:delText xml:space="preserve"> </w:delText>
        </w:r>
      </w:del>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214" w:name="_Toc382405993"/>
      <w:r>
        <w:lastRenderedPageBreak/>
        <w:t>Update Version Check</w:t>
      </w:r>
      <w:bookmarkEnd w:id="214"/>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provided 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w:t>
      </w:r>
      <w:del w:id="215" w:author="Arnaud Dumont" w:date="2014-02-20T10:59:00Z">
        <w:r w:rsidR="00282022" w:rsidDel="002D484E">
          <w:delText>s</w:delText>
        </w:r>
      </w:del>
      <w:r>
        <w:t xml:space="preserve"> if you are attempting to modify the same object on multiple connections at the same time (which should always be avoided).</w:t>
      </w:r>
    </w:p>
    <w:p w:rsidR="003A30DE" w:rsidRDefault="003A30DE" w:rsidP="003A30DE">
      <w:pPr>
        <w:pStyle w:val="Heading2"/>
      </w:pPr>
      <w:bookmarkStart w:id="216" w:name="_Toc382405994"/>
      <w:r>
        <w:t>E-Tag Evaluation</w:t>
      </w:r>
      <w:bookmarkEnd w:id="216"/>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217" w:name="_Toc382405995"/>
      <w:r>
        <w:t>General Request Headers</w:t>
      </w:r>
      <w:bookmarkEnd w:id="217"/>
    </w:p>
    <w:p w:rsidR="00323508" w:rsidRDefault="007100E9" w:rsidP="00323508">
      <w:r w:rsidRPr="007100E9">
        <w:t>The following request headers are standard for all requests:</w:t>
      </w:r>
    </w:p>
    <w:tbl>
      <w:tblPr>
        <w:tblStyle w:val="TableGrid1"/>
        <w:tblW w:w="8612"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418"/>
        <w:gridCol w:w="4359"/>
      </w:tblGrid>
      <w:tr w:rsidR="007100E9" w:rsidRPr="00CC22F1" w:rsidTr="00166EB9">
        <w:trPr>
          <w:tblHeader w:val="0"/>
        </w:trPr>
        <w:tc>
          <w:tcPr>
            <w:tcW w:w="1843" w:type="dxa"/>
            <w:shd w:val="clear" w:color="auto" w:fill="BFBFBF" w:themeFill="background1" w:themeFillShade="BF"/>
          </w:tcPr>
          <w:p w:rsidR="007100E9" w:rsidRPr="00750051" w:rsidRDefault="007100E9" w:rsidP="007100E9">
            <w:pPr>
              <w:pStyle w:val="Table-Header"/>
            </w:pPr>
            <w:r>
              <w:t>Header</w:t>
            </w:r>
          </w:p>
        </w:tc>
        <w:tc>
          <w:tcPr>
            <w:tcW w:w="992" w:type="dxa"/>
            <w:shd w:val="clear" w:color="auto" w:fill="BFBFBF" w:themeFill="background1" w:themeFillShade="BF"/>
          </w:tcPr>
          <w:p w:rsidR="007100E9" w:rsidRPr="00750051" w:rsidRDefault="007100E9" w:rsidP="0060648E">
            <w:pPr>
              <w:pStyle w:val="Table-Header"/>
            </w:pPr>
            <w:r>
              <w:t>Required</w:t>
            </w:r>
          </w:p>
        </w:tc>
        <w:tc>
          <w:tcPr>
            <w:tcW w:w="1418" w:type="dxa"/>
            <w:shd w:val="clear" w:color="auto" w:fill="BFBFBF" w:themeFill="background1" w:themeFillShade="BF"/>
          </w:tcPr>
          <w:p w:rsidR="007100E9" w:rsidRPr="00750051" w:rsidRDefault="007100E9" w:rsidP="0060648E">
            <w:pPr>
              <w:pStyle w:val="Table-Header"/>
            </w:pPr>
            <w:r>
              <w:t>Custom Header</w:t>
            </w:r>
          </w:p>
        </w:tc>
        <w:tc>
          <w:tcPr>
            <w:tcW w:w="4359" w:type="dxa"/>
            <w:shd w:val="clear" w:color="auto" w:fill="BFBFBF" w:themeFill="background1" w:themeFillShade="BF"/>
          </w:tcPr>
          <w:p w:rsidR="007100E9" w:rsidRDefault="007100E9" w:rsidP="0060648E">
            <w:pPr>
              <w:pStyle w:val="Table-Header"/>
            </w:pPr>
            <w:r>
              <w:t>Description</w:t>
            </w:r>
          </w:p>
        </w:tc>
      </w:tr>
      <w:tr w:rsidR="007100E9" w:rsidRPr="00CC22F1" w:rsidTr="00166EB9">
        <w:trPr>
          <w:trHeight w:val="113"/>
          <w:tblHeader w:val="0"/>
        </w:trPr>
        <w:tc>
          <w:tcPr>
            <w:tcW w:w="1843" w:type="dxa"/>
          </w:tcPr>
          <w:p w:rsidR="007100E9" w:rsidRDefault="007100E9" w:rsidP="007100E9">
            <w:pPr>
              <w:pStyle w:val="Table-Text"/>
            </w:pPr>
            <w:r>
              <w:t>Client-Transaction-Id</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Yes</w:t>
            </w:r>
          </w:p>
        </w:tc>
        <w:tc>
          <w:tcPr>
            <w:tcW w:w="4359" w:type="dxa"/>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166EB9">
        <w:trPr>
          <w:trHeight w:val="113"/>
          <w:tblHeader w:val="0"/>
        </w:trPr>
        <w:tc>
          <w:tcPr>
            <w:tcW w:w="1843" w:type="dxa"/>
          </w:tcPr>
          <w:p w:rsidR="007100E9" w:rsidRDefault="007100E9" w:rsidP="007100E9">
            <w:pPr>
              <w:pStyle w:val="Table-Text"/>
            </w:pPr>
            <w:r>
              <w:t>Accept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content type to accept in the response. Set this to ‘application/json’</w:t>
            </w:r>
            <w:r w:rsidR="0049028D">
              <w:t>.</w:t>
            </w:r>
          </w:p>
        </w:tc>
      </w:tr>
      <w:tr w:rsidR="007100E9" w:rsidRPr="00CC22F1" w:rsidTr="00166EB9">
        <w:trPr>
          <w:trHeight w:val="113"/>
          <w:tblHeader w:val="0"/>
        </w:trPr>
        <w:tc>
          <w:tcPr>
            <w:tcW w:w="1843" w:type="dxa"/>
          </w:tcPr>
          <w:p w:rsidR="007100E9" w:rsidRDefault="007100E9" w:rsidP="007100E9">
            <w:pPr>
              <w:pStyle w:val="Table-Text"/>
            </w:pPr>
            <w:r>
              <w:t>User-Agent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166EB9">
        <w:trPr>
          <w:trHeight w:val="113"/>
          <w:tblHeader w:val="0"/>
        </w:trPr>
        <w:tc>
          <w:tcPr>
            <w:tcW w:w="1843" w:type="dxa"/>
          </w:tcPr>
          <w:p w:rsidR="007100E9" w:rsidRDefault="007100E9" w:rsidP="007100E9">
            <w:pPr>
              <w:pStyle w:val="Table-Text"/>
            </w:pPr>
            <w:r>
              <w:t>Host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identifier of the host you are connecting to</w:t>
            </w:r>
            <w:r w:rsidR="0049028D">
              <w:t>.</w:t>
            </w:r>
          </w:p>
        </w:tc>
      </w:tr>
      <w:tr w:rsidR="007100E9" w:rsidRPr="00CC22F1" w:rsidTr="00166EB9">
        <w:trPr>
          <w:trHeight w:val="113"/>
          <w:tblHeader w:val="0"/>
        </w:trPr>
        <w:tc>
          <w:tcPr>
            <w:tcW w:w="1843" w:type="dxa"/>
          </w:tcPr>
          <w:p w:rsidR="007100E9" w:rsidRDefault="007100E9" w:rsidP="007100E9">
            <w:pPr>
              <w:pStyle w:val="Table-Text"/>
            </w:pPr>
            <w:r>
              <w:t>Connection</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218" w:name="_Toc382405996"/>
      <w:r>
        <w:lastRenderedPageBreak/>
        <w:t>General Response Headers</w:t>
      </w:r>
      <w:bookmarkEnd w:id="218"/>
    </w:p>
    <w:p w:rsidR="00323508" w:rsidRDefault="007100E9" w:rsidP="00323508">
      <w:r w:rsidRPr="007100E9">
        <w:t>The following response headers are standard for all responses: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166EB9">
        <w:trPr>
          <w:tblHeader w:val="0"/>
        </w:trPr>
        <w:tc>
          <w:tcPr>
            <w:tcW w:w="1843" w:type="dxa"/>
            <w:shd w:val="clear" w:color="auto" w:fill="BFBFBF" w:themeFill="background1" w:themeFillShade="BF"/>
          </w:tcPr>
          <w:p w:rsidR="00166EB9" w:rsidRPr="00750051" w:rsidRDefault="00166EB9" w:rsidP="0060648E">
            <w:pPr>
              <w:pStyle w:val="Table-Header"/>
            </w:pPr>
            <w:r>
              <w:t>Header</w:t>
            </w:r>
          </w:p>
        </w:tc>
        <w:tc>
          <w:tcPr>
            <w:tcW w:w="1418" w:type="dxa"/>
            <w:shd w:val="clear" w:color="auto" w:fill="BFBFBF" w:themeFill="background1" w:themeFillShade="BF"/>
          </w:tcPr>
          <w:p w:rsidR="00166EB9" w:rsidRPr="00750051" w:rsidRDefault="00166EB9" w:rsidP="0060648E">
            <w:pPr>
              <w:pStyle w:val="Table-Header"/>
            </w:pPr>
            <w:r>
              <w:t>Custom Header</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166EB9">
        <w:trPr>
          <w:trHeight w:val="113"/>
          <w:tblHeader w:val="0"/>
        </w:trPr>
        <w:tc>
          <w:tcPr>
            <w:tcW w:w="1843" w:type="dxa"/>
          </w:tcPr>
          <w:p w:rsidR="00166EB9" w:rsidRDefault="00166EB9" w:rsidP="00166EB9">
            <w:pPr>
              <w:pStyle w:val="Table-Text"/>
            </w:pPr>
            <w:r>
              <w:t>Cache-Control</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166EB9">
        <w:trPr>
          <w:trHeight w:val="113"/>
          <w:tblHeader w:val="0"/>
        </w:trPr>
        <w:tc>
          <w:tcPr>
            <w:tcW w:w="1843" w:type="dxa"/>
          </w:tcPr>
          <w:p w:rsidR="00166EB9" w:rsidRDefault="00166EB9" w:rsidP="00166EB9">
            <w:pPr>
              <w:pStyle w:val="Table-Text"/>
            </w:pPr>
            <w:r>
              <w:t>Content-Length</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header will indicate the length (in bytes) of the response body if present</w:t>
            </w:r>
            <w:r w:rsidR="0049028D">
              <w:t>.</w:t>
            </w:r>
          </w:p>
        </w:tc>
      </w:tr>
      <w:tr w:rsidR="00166EB9" w:rsidRPr="00CC22F1" w:rsidTr="00166EB9">
        <w:trPr>
          <w:trHeight w:val="113"/>
          <w:tblHeader w:val="0"/>
        </w:trPr>
        <w:tc>
          <w:tcPr>
            <w:tcW w:w="1843" w:type="dxa"/>
          </w:tcPr>
          <w:p w:rsidR="00166EB9" w:rsidRDefault="00166EB9" w:rsidP="00166EB9">
            <w:pPr>
              <w:pStyle w:val="Table-Text"/>
            </w:pPr>
            <w:r>
              <w:t>Content-Type</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166EB9">
        <w:trPr>
          <w:trHeight w:val="113"/>
          <w:tblHeader w:val="0"/>
        </w:trPr>
        <w:tc>
          <w:tcPr>
            <w:tcW w:w="1843" w:type="dxa"/>
          </w:tcPr>
          <w:p w:rsidR="00166EB9" w:rsidRDefault="00166EB9" w:rsidP="00166EB9">
            <w:pPr>
              <w:pStyle w:val="Table-Text"/>
            </w:pPr>
            <w:r>
              <w:t>Date</w:t>
            </w:r>
          </w:p>
        </w:tc>
        <w:tc>
          <w:tcPr>
            <w:tcW w:w="1418" w:type="dxa"/>
          </w:tcPr>
          <w:p w:rsidR="00166EB9" w:rsidRDefault="00166EB9" w:rsidP="00166EB9">
            <w:pPr>
              <w:pStyle w:val="Table-Text"/>
            </w:pPr>
            <w:r>
              <w:t>No</w:t>
            </w:r>
          </w:p>
        </w:tc>
        <w:tc>
          <w:tcPr>
            <w:tcW w:w="5386" w:type="dxa"/>
          </w:tcPr>
          <w:p w:rsidR="00166EB9" w:rsidRDefault="00166EB9" w:rsidP="00166EB9">
            <w:pPr>
              <w:pStyle w:val="Table-Text"/>
            </w:pPr>
            <w:r>
              <w:t>The date and time in UTC that the transaction was processed</w:t>
            </w:r>
            <w:r w:rsidR="005679B5">
              <w:t>.</w:t>
            </w:r>
          </w:p>
        </w:tc>
      </w:tr>
      <w:tr w:rsidR="00166EB9" w:rsidRPr="00CC22F1" w:rsidTr="00166EB9">
        <w:trPr>
          <w:trHeight w:val="113"/>
          <w:tblHeader w:val="0"/>
        </w:trPr>
        <w:tc>
          <w:tcPr>
            <w:tcW w:w="1843" w:type="dxa"/>
          </w:tcPr>
          <w:p w:rsidR="00166EB9" w:rsidRDefault="00166EB9" w:rsidP="00166EB9">
            <w:pPr>
              <w:pStyle w:val="Table-Text"/>
            </w:pPr>
            <w:r>
              <w:t>ETag</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166EB9">
        <w:trPr>
          <w:trHeight w:val="113"/>
          <w:tblHeader w:val="0"/>
        </w:trPr>
        <w:tc>
          <w:tcPr>
            <w:tcW w:w="1843" w:type="dxa"/>
          </w:tcPr>
          <w:p w:rsidR="00166EB9" w:rsidRDefault="00166EB9" w:rsidP="00166EB9">
            <w:pPr>
              <w:pStyle w:val="Table-Text"/>
            </w:pPr>
            <w:r>
              <w:t>Server-Transaction-Id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166EB9">
        <w:trPr>
          <w:trHeight w:val="113"/>
          <w:tblHeader w:val="0"/>
        </w:trPr>
        <w:tc>
          <w:tcPr>
            <w:tcW w:w="1843" w:type="dxa"/>
          </w:tcPr>
          <w:p w:rsidR="00166EB9" w:rsidRDefault="00166EB9" w:rsidP="00166EB9">
            <w:pPr>
              <w:pStyle w:val="Table-Text"/>
            </w:pPr>
            <w:r>
              <w:t>Client-Transaction-Id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166EB9">
        <w:trPr>
          <w:trHeight w:val="113"/>
          <w:tblHeader w:val="0"/>
        </w:trPr>
        <w:tc>
          <w:tcPr>
            <w:tcW w:w="1843" w:type="dxa"/>
          </w:tcPr>
          <w:p w:rsidR="00166EB9" w:rsidRDefault="00166EB9" w:rsidP="00166EB9">
            <w:pPr>
              <w:pStyle w:val="Table-Text"/>
            </w:pPr>
            <w:r>
              <w:t>Last-Modified</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219" w:name="_Toc382405997"/>
      <w:r>
        <w:t>Errors and Failures</w:t>
      </w:r>
      <w:bookmarkEnd w:id="219"/>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del w:id="220" w:author="Arnaud Dumont" w:date="2014-02-20T11:02:00Z">
        <w:r w:rsidRPr="00166EB9" w:rsidDel="002D484E">
          <w:delText xml:space="preserve"> </w:delText>
        </w:r>
      </w:del>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60648E">
        <w:trPr>
          <w:tblHeader w:val="0"/>
        </w:trPr>
        <w:tc>
          <w:tcPr>
            <w:tcW w:w="1843" w:type="dxa"/>
            <w:shd w:val="clear" w:color="auto" w:fill="BFBFBF" w:themeFill="background1" w:themeFillShade="BF"/>
          </w:tcPr>
          <w:p w:rsidR="00166EB9" w:rsidRPr="00750051" w:rsidRDefault="00166EB9" w:rsidP="0060648E">
            <w:pPr>
              <w:pStyle w:val="Table-Header"/>
            </w:pPr>
            <w:r>
              <w:t>Field Name</w:t>
            </w:r>
          </w:p>
        </w:tc>
        <w:tc>
          <w:tcPr>
            <w:tcW w:w="1418" w:type="dxa"/>
            <w:shd w:val="clear" w:color="auto" w:fill="BFBFBF" w:themeFill="background1" w:themeFillShade="BF"/>
          </w:tcPr>
          <w:p w:rsidR="00166EB9" w:rsidRPr="00750051" w:rsidRDefault="00166EB9" w:rsidP="0060648E">
            <w:pPr>
              <w:pStyle w:val="Table-Header"/>
            </w:pPr>
            <w:r>
              <w:t>Type</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60648E">
        <w:trPr>
          <w:trHeight w:val="113"/>
          <w:tblHeader w:val="0"/>
        </w:trPr>
        <w:tc>
          <w:tcPr>
            <w:tcW w:w="1843" w:type="dxa"/>
          </w:tcPr>
          <w:p w:rsidR="00166EB9" w:rsidRDefault="00166EB9" w:rsidP="0060648E">
            <w:pPr>
              <w:pStyle w:val="Table-Text"/>
            </w:pPr>
            <w:r>
              <w:t>message</w:t>
            </w:r>
          </w:p>
        </w:tc>
        <w:tc>
          <w:tcPr>
            <w:tcW w:w="1418" w:type="dxa"/>
          </w:tcPr>
          <w:p w:rsidR="00166EB9" w:rsidRDefault="00166EB9" w:rsidP="0060648E">
            <w:pPr>
              <w:pStyle w:val="Table-Text"/>
            </w:pPr>
            <w:r>
              <w:t>string</w:t>
            </w:r>
          </w:p>
        </w:tc>
        <w:tc>
          <w:tcPr>
            <w:tcW w:w="5386" w:type="dxa"/>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w:t>
      </w:r>
      <w:proofErr w:type="gramStart"/>
      <w:r>
        <w:t>error</w:t>
      </w:r>
      <w:proofErr w:type="gramEnd"/>
      <w:r>
        <w:t>" : {</w:t>
      </w:r>
    </w:p>
    <w:p w:rsidR="00166EB9" w:rsidRDefault="00166EB9" w:rsidP="00B548AE">
      <w:pPr>
        <w:pStyle w:val="Code"/>
      </w:pPr>
      <w:r>
        <w:t xml:space="preserve">    "</w:t>
      </w:r>
      <w:proofErr w:type="gramStart"/>
      <w:r>
        <w:t>message</w:t>
      </w:r>
      <w:proofErr w:type="gramEnd"/>
      <w:r>
        <w:t>"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221" w:name="_Toc382405998"/>
      <w:r>
        <w:lastRenderedPageBreak/>
        <w:t>Account Commands</w:t>
      </w:r>
      <w:bookmarkEnd w:id="221"/>
    </w:p>
    <w:p w:rsidR="00BB2638" w:rsidRDefault="00BB2638" w:rsidP="00BB2638">
      <w:pPr>
        <w:pStyle w:val="Heading2"/>
      </w:pPr>
      <w:bookmarkStart w:id="222" w:name="_Toc382405999"/>
      <w:r>
        <w:t>Account Get Command</w:t>
      </w:r>
      <w:bookmarkEnd w:id="222"/>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60648E">
        <w:trPr>
          <w:tblHeader w:val="0"/>
        </w:trPr>
        <w:tc>
          <w:tcPr>
            <w:tcW w:w="1843" w:type="dxa"/>
            <w:shd w:val="clear" w:color="auto" w:fill="BFBFBF" w:themeFill="background1" w:themeFillShade="BF"/>
          </w:tcPr>
          <w:p w:rsidR="00C45DEE" w:rsidRPr="00750051" w:rsidRDefault="00C45DEE" w:rsidP="0060648E">
            <w:pPr>
              <w:pStyle w:val="Table-Header"/>
            </w:pPr>
            <w:r>
              <w:t>HTTP Method</w:t>
            </w:r>
          </w:p>
        </w:tc>
        <w:tc>
          <w:tcPr>
            <w:tcW w:w="6804" w:type="dxa"/>
            <w:shd w:val="clear" w:color="auto" w:fill="BFBFBF" w:themeFill="background1" w:themeFillShade="BF"/>
          </w:tcPr>
          <w:p w:rsidR="00C45DEE" w:rsidRDefault="00C45DEE" w:rsidP="0060648E">
            <w:pPr>
              <w:pStyle w:val="Table-Header"/>
            </w:pPr>
            <w:r>
              <w:t>Request URI</w:t>
            </w:r>
          </w:p>
        </w:tc>
      </w:tr>
      <w:tr w:rsidR="00C45DEE" w:rsidRPr="00CC22F1" w:rsidTr="0060648E">
        <w:trPr>
          <w:trHeight w:val="113"/>
          <w:tblHeader w:val="0"/>
        </w:trPr>
        <w:tc>
          <w:tcPr>
            <w:tcW w:w="1843" w:type="dxa"/>
          </w:tcPr>
          <w:p w:rsidR="00C45DEE" w:rsidRDefault="00C45DEE" w:rsidP="0060648E">
            <w:pPr>
              <w:pStyle w:val="Table-Text"/>
            </w:pPr>
            <w:r>
              <w:t>GET</w:t>
            </w:r>
          </w:p>
        </w:tc>
        <w:tc>
          <w:tcPr>
            <w:tcW w:w="6804"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C45DEE">
        <w:trPr>
          <w:tblHeader w:val="0"/>
        </w:trPr>
        <w:tc>
          <w:tcPr>
            <w:tcW w:w="1843" w:type="dxa"/>
            <w:shd w:val="clear" w:color="auto" w:fill="BFBFBF" w:themeFill="background1" w:themeFillShade="BF"/>
          </w:tcPr>
          <w:p w:rsidR="00C45DEE" w:rsidRPr="00750051" w:rsidRDefault="00C45DEE" w:rsidP="00C45DEE">
            <w:pPr>
              <w:pStyle w:val="Table-Header"/>
            </w:pPr>
            <w:r>
              <w:t>Field</w:t>
            </w:r>
          </w:p>
        </w:tc>
        <w:tc>
          <w:tcPr>
            <w:tcW w:w="680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1843" w:type="dxa"/>
          </w:tcPr>
          <w:p w:rsidR="00C45DEE" w:rsidRDefault="00C45DEE" w:rsidP="00C45DEE">
            <w:pPr>
              <w:pStyle w:val="Table-Text"/>
            </w:pPr>
            <w:r>
              <w:t>service-address</w:t>
            </w:r>
          </w:p>
        </w:tc>
        <w:tc>
          <w:tcPr>
            <w:tcW w:w="6804" w:type="dxa"/>
          </w:tcPr>
          <w:p w:rsidR="00C45DEE" w:rsidRDefault="00C45DEE" w:rsidP="006351FF">
            <w:pPr>
              <w:pStyle w:val="Table-Text"/>
            </w:pPr>
            <w:r>
              <w:t xml:space="preserve">The service address as described in section </w:t>
            </w:r>
            <w:r w:rsidR="006351FF">
              <w:t>2.2</w:t>
            </w:r>
          </w:p>
        </w:tc>
      </w:tr>
      <w:tr w:rsidR="00C45DEE" w:rsidRPr="00CC22F1" w:rsidTr="00C45DEE">
        <w:trPr>
          <w:trHeight w:val="113"/>
          <w:tblHeader w:val="0"/>
        </w:trPr>
        <w:tc>
          <w:tcPr>
            <w:tcW w:w="1843" w:type="dxa"/>
          </w:tcPr>
          <w:p w:rsidR="00C45DEE" w:rsidRDefault="00C45DEE" w:rsidP="00C45DEE">
            <w:pPr>
              <w:pStyle w:val="Table-Text"/>
            </w:pPr>
            <w:r>
              <w:t>id-or-identifier</w:t>
            </w:r>
          </w:p>
        </w:tc>
        <w:tc>
          <w:tcPr>
            <w:tcW w:w="6804"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On success this command will return http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C45DEE" w:rsidRPr="00CC22F1" w:rsidTr="00C45DEE">
        <w:trPr>
          <w:tblHeader w:val="0"/>
        </w:trPr>
        <w:tc>
          <w:tcPr>
            <w:tcW w:w="2850" w:type="dxa"/>
            <w:shd w:val="clear" w:color="auto" w:fill="BFBFBF" w:themeFill="background1" w:themeFillShade="BF"/>
          </w:tcPr>
          <w:p w:rsidR="00C45DEE" w:rsidRPr="00750051" w:rsidRDefault="00C45DEE" w:rsidP="0060648E">
            <w:pPr>
              <w:pStyle w:val="Table-Header"/>
            </w:pPr>
            <w:r>
              <w:t>Field Name</w:t>
            </w:r>
          </w:p>
        </w:tc>
        <w:tc>
          <w:tcPr>
            <w:tcW w:w="1403" w:type="dxa"/>
            <w:shd w:val="clear" w:color="auto" w:fill="BFBFBF" w:themeFill="background1" w:themeFillShade="BF"/>
          </w:tcPr>
          <w:p w:rsidR="00C45DEE" w:rsidRDefault="00C45DEE" w:rsidP="0060648E">
            <w:pPr>
              <w:pStyle w:val="Table-Header"/>
            </w:pPr>
            <w:r>
              <w:t>Type</w:t>
            </w:r>
          </w:p>
        </w:tc>
        <w:tc>
          <w:tcPr>
            <w:tcW w:w="439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2850" w:type="dxa"/>
          </w:tcPr>
          <w:p w:rsidR="00C45DEE" w:rsidRDefault="00C45DEE" w:rsidP="00C45DEE">
            <w:pPr>
              <w:pStyle w:val="Table-Text"/>
            </w:pPr>
            <w:r>
              <w:t>@uri</w:t>
            </w:r>
          </w:p>
        </w:tc>
        <w:tc>
          <w:tcPr>
            <w:tcW w:w="1403" w:type="dxa"/>
          </w:tcPr>
          <w:p w:rsidR="00C45DEE" w:rsidRDefault="00C45DEE" w:rsidP="00C45DEE">
            <w:pPr>
              <w:pStyle w:val="Table-Text"/>
            </w:pPr>
            <w:r>
              <w:t>string</w:t>
            </w:r>
          </w:p>
        </w:tc>
        <w:tc>
          <w:tcPr>
            <w:tcW w:w="4394" w:type="dxa"/>
          </w:tcPr>
          <w:p w:rsidR="00C45DEE" w:rsidRDefault="00C45DEE" w:rsidP="00117D02">
            <w:pPr>
              <w:pStyle w:val="Table-Text"/>
            </w:pPr>
            <w:r>
              <w:t>The uri that can be used to obtain information about this object</w:t>
            </w:r>
          </w:p>
        </w:tc>
      </w:tr>
      <w:tr w:rsidR="00C45DEE" w:rsidRPr="00CC22F1" w:rsidTr="00C45DEE">
        <w:trPr>
          <w:trHeight w:val="113"/>
          <w:tblHeader w:val="0"/>
        </w:trPr>
        <w:tc>
          <w:tcPr>
            <w:tcW w:w="2850" w:type="dxa"/>
          </w:tcPr>
          <w:p w:rsidR="00C45DEE" w:rsidRDefault="00C45DEE" w:rsidP="00C45DEE">
            <w:pPr>
              <w:pStyle w:val="Table-Text"/>
            </w:pPr>
            <w:r>
              <w: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object</w:t>
            </w:r>
          </w:p>
        </w:tc>
      </w:tr>
      <w:tr w:rsidR="00C45DEE" w:rsidRPr="00CC22F1" w:rsidTr="00C45DEE">
        <w:trPr>
          <w:trHeight w:val="113"/>
          <w:tblHeader w:val="0"/>
        </w:trPr>
        <w:tc>
          <w:tcPr>
            <w:tcW w:w="2850" w:type="dxa"/>
          </w:tcPr>
          <w:p w:rsidR="00C45DEE" w:rsidRDefault="00C45DEE" w:rsidP="00C45DEE">
            <w:pPr>
              <w:pStyle w:val="Table-Text"/>
            </w:pPr>
            <w:r>
              <w:t>version</w:t>
            </w:r>
          </w:p>
        </w:tc>
        <w:tc>
          <w:tcPr>
            <w:tcW w:w="1403" w:type="dxa"/>
          </w:tcPr>
          <w:p w:rsidR="00C45DEE" w:rsidRDefault="00C45DEE" w:rsidP="00C45DEE">
            <w:pPr>
              <w:pStyle w:val="Table-Text"/>
            </w:pPr>
            <w:r>
              <w:t>integer</w:t>
            </w:r>
          </w:p>
        </w:tc>
        <w:tc>
          <w:tcPr>
            <w:tcW w:w="4394" w:type="dxa"/>
          </w:tcPr>
          <w:p w:rsidR="00C45DEE" w:rsidRDefault="00C45DEE" w:rsidP="00117D0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C45DEE">
        <w:trPr>
          <w:trHeight w:val="113"/>
          <w:tblHeader w:val="0"/>
        </w:trPr>
        <w:tc>
          <w:tcPr>
            <w:tcW w:w="2850" w:type="dxa"/>
          </w:tcPr>
          <w:p w:rsidR="00C45DEE" w:rsidRDefault="00C45DEE" w:rsidP="00C45DEE">
            <w:pPr>
              <w:pStyle w:val="Table-Text"/>
            </w:pPr>
            <w:r>
              <w:t>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account</w:t>
            </w:r>
          </w:p>
        </w:tc>
      </w:tr>
      <w:tr w:rsidR="00C45DEE" w:rsidRPr="00CC22F1" w:rsidTr="00C45DEE">
        <w:trPr>
          <w:trHeight w:val="113"/>
          <w:tblHeader w:val="0"/>
        </w:trPr>
        <w:tc>
          <w:tcPr>
            <w:tcW w:w="2850" w:type="dxa"/>
          </w:tcPr>
          <w:p w:rsidR="00C45DEE" w:rsidRDefault="00C45DEE" w:rsidP="00C45DEE">
            <w:pPr>
              <w:pStyle w:val="Table-Text"/>
            </w:pPr>
            <w:r>
              <w: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unique textual identifier assigned to the account</w:t>
            </w:r>
          </w:p>
        </w:tc>
      </w:tr>
      <w:tr w:rsidR="00C45DEE" w:rsidRPr="00CC22F1" w:rsidTr="00C45DEE">
        <w:trPr>
          <w:trHeight w:val="113"/>
          <w:tblHeader w:val="0"/>
        </w:trPr>
        <w:tc>
          <w:tcPr>
            <w:tcW w:w="2850" w:type="dxa"/>
          </w:tcPr>
          <w:p w:rsidR="00C45DEE" w:rsidRDefault="00C45DEE" w:rsidP="00C45DEE">
            <w:pPr>
              <w:pStyle w:val="Table-Text"/>
            </w:pPr>
            <w:r>
              <w:t>status</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current status of the account</w:t>
            </w:r>
          </w:p>
        </w:tc>
      </w:tr>
      <w:tr w:rsidR="00C45DEE" w:rsidRPr="00CC22F1" w:rsidTr="00C45DEE">
        <w:trPr>
          <w:trHeight w:val="113"/>
          <w:tblHeader w:val="0"/>
        </w:trPr>
        <w:tc>
          <w:tcPr>
            <w:tcW w:w="2850" w:type="dxa"/>
          </w:tcPr>
          <w:p w:rsidR="00C45DEE" w:rsidRDefault="00C45DEE" w:rsidP="00C45DEE">
            <w:pPr>
              <w:pStyle w:val="Table-Text"/>
            </w:pPr>
            <w:r>
              <w:t>currency</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3 letter currency code of the currency used for billing operations on this account</w:t>
            </w:r>
          </w:p>
        </w:tc>
      </w:tr>
      <w:tr w:rsidR="00C45DEE" w:rsidRPr="00CC22F1" w:rsidTr="00C45DEE">
        <w:trPr>
          <w:trHeight w:val="113"/>
          <w:tblHeader w:val="0"/>
        </w:trPr>
        <w:tc>
          <w:tcPr>
            <w:tcW w:w="2850" w:type="dxa"/>
          </w:tcPr>
          <w:p w:rsidR="00C45DEE" w:rsidRDefault="00C45DEE" w:rsidP="00C45DEE">
            <w:pPr>
              <w:pStyle w:val="Table-Text"/>
            </w:pPr>
            <w:r>
              <w:t>minimumCommitment</w:t>
            </w:r>
          </w:p>
        </w:tc>
        <w:tc>
          <w:tcPr>
            <w:tcW w:w="1403" w:type="dxa"/>
          </w:tcPr>
          <w:p w:rsidR="00C45DEE" w:rsidRDefault="00C45DEE" w:rsidP="00C45DEE">
            <w:pPr>
              <w:pStyle w:val="Table-Text"/>
            </w:pPr>
            <w:r>
              <w:t>double</w:t>
            </w:r>
          </w:p>
        </w:tc>
        <w:tc>
          <w:tcPr>
            <w:tcW w:w="4394" w:type="dxa"/>
          </w:tcPr>
          <w:p w:rsidR="00C45DEE" w:rsidRDefault="00C45DEE" w:rsidP="00C45DEE">
            <w:pPr>
              <w:pStyle w:val="Table-Text"/>
            </w:pPr>
            <w:r>
              <w:t>The monthly minimum commitment the account is committed to</w:t>
            </w:r>
          </w:p>
        </w:tc>
      </w:tr>
      <w:tr w:rsidR="00C45DEE" w:rsidRPr="00CC22F1" w:rsidTr="00C45DEE">
        <w:trPr>
          <w:trHeight w:val="113"/>
          <w:tblHeader w:val="0"/>
        </w:trPr>
        <w:tc>
          <w:tcPr>
            <w:tcW w:w="2850" w:type="dxa"/>
          </w:tcPr>
          <w:p w:rsidR="00C45DEE" w:rsidRDefault="00C45DEE" w:rsidP="00C45DEE">
            <w:pPr>
              <w:pStyle w:val="Table-Text"/>
            </w:pPr>
            <w:r>
              <w:t>minimumCommitmentStartDate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on which the monthly minimum commitment will start being charged</w:t>
            </w:r>
          </w:p>
        </w:tc>
      </w:tr>
      <w:tr w:rsidR="008B5708" w:rsidRPr="00CC22F1" w:rsidTr="00C45DEE">
        <w:trPr>
          <w:trHeight w:val="113"/>
          <w:tblHeader w:val="0"/>
          <w:ins w:id="223" w:author="Arnaud Dumont" w:date="2014-03-12T12:53:00Z"/>
        </w:trPr>
        <w:tc>
          <w:tcPr>
            <w:tcW w:w="2850" w:type="dxa"/>
          </w:tcPr>
          <w:p w:rsidR="008B5708" w:rsidRDefault="008B5708" w:rsidP="00C45DEE">
            <w:pPr>
              <w:pStyle w:val="Table-Text"/>
              <w:rPr>
                <w:ins w:id="224" w:author="Arnaud Dumont" w:date="2014-03-12T12:53:00Z"/>
              </w:rPr>
            </w:pPr>
            <w:ins w:id="225" w:author="Arnaud Dumont" w:date="2014-03-12T12:53:00Z">
              <w:r>
                <w:t>email</w:t>
              </w:r>
            </w:ins>
          </w:p>
        </w:tc>
        <w:tc>
          <w:tcPr>
            <w:tcW w:w="1403" w:type="dxa"/>
          </w:tcPr>
          <w:p w:rsidR="008B5708" w:rsidRDefault="008B5708" w:rsidP="00C45DEE">
            <w:pPr>
              <w:pStyle w:val="Table-Text"/>
              <w:rPr>
                <w:ins w:id="226" w:author="Arnaud Dumont" w:date="2014-03-12T12:53:00Z"/>
              </w:rPr>
            </w:pPr>
            <w:ins w:id="227" w:author="Arnaud Dumont" w:date="2014-03-12T12:53:00Z">
              <w:r>
                <w:t>string</w:t>
              </w:r>
            </w:ins>
          </w:p>
        </w:tc>
        <w:tc>
          <w:tcPr>
            <w:tcW w:w="4394" w:type="dxa"/>
          </w:tcPr>
          <w:p w:rsidR="008B5708" w:rsidRDefault="008B5708" w:rsidP="00C62338">
            <w:pPr>
              <w:pStyle w:val="Table-Text"/>
              <w:rPr>
                <w:ins w:id="228" w:author="Arnaud Dumont" w:date="2014-03-12T12:53:00Z"/>
              </w:rPr>
            </w:pPr>
            <w:ins w:id="229" w:author="Arnaud Dumont" w:date="2014-03-12T12:53:00Z">
              <w:r w:rsidRPr="008B5708">
                <w:t xml:space="preserve">The email of this account, or null if no notification emails </w:t>
              </w:r>
              <w:del w:id="230" w:author="Chris Wright" w:date="2014-06-16T13:22:00Z">
                <w:r w:rsidRPr="008B5708" w:rsidDel="00C62338">
                  <w:delText>should</w:delText>
                </w:r>
              </w:del>
            </w:ins>
            <w:ins w:id="231" w:author="Chris Wright" w:date="2014-06-16T13:22:00Z">
              <w:r w:rsidR="00C62338">
                <w:t xml:space="preserve">are to </w:t>
              </w:r>
            </w:ins>
            <w:ins w:id="232" w:author="Arnaud Dumont" w:date="2014-03-12T12:53:00Z">
              <w:r w:rsidRPr="008B5708">
                <w:t xml:space="preserve"> be sent </w:t>
              </w:r>
            </w:ins>
            <w:ins w:id="233" w:author="Chris Wright" w:date="2014-06-16T13:23:00Z">
              <w:r w:rsidR="00C62338">
                <w:t>for this account</w:t>
              </w:r>
            </w:ins>
            <w:ins w:id="234" w:author="Arnaud Dumont" w:date="2014-03-12T12:53:00Z">
              <w:del w:id="235" w:author="Chris Wright" w:date="2014-06-16T13:23:00Z">
                <w:r w:rsidRPr="008B5708" w:rsidDel="00C62338">
                  <w:delText>to</w:delText>
                </w:r>
              </w:del>
              <w:del w:id="236" w:author="Chris Wright" w:date="2014-06-16T13:22:00Z">
                <w:r w:rsidRPr="008B5708" w:rsidDel="00C62338">
                  <w:delText xml:space="preserve"> it</w:delText>
                </w:r>
              </w:del>
            </w:ins>
          </w:p>
        </w:tc>
      </w:tr>
      <w:tr w:rsidR="00C45DEE" w:rsidRPr="00CC22F1" w:rsidTr="00C45DEE">
        <w:trPr>
          <w:trHeight w:val="113"/>
          <w:tblHeader w:val="0"/>
        </w:trPr>
        <w:tc>
          <w:tcPr>
            <w:tcW w:w="2850" w:type="dxa"/>
          </w:tcPr>
          <w:p w:rsidR="00C45DEE" w:rsidRDefault="00C45DEE" w:rsidP="00C45DEE">
            <w:pPr>
              <w:pStyle w:val="Table-Text"/>
            </w:pPr>
            <w:r>
              <w:t>createDate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created</w:t>
            </w:r>
          </w:p>
        </w:tc>
      </w:tr>
      <w:tr w:rsidR="00C45DEE" w:rsidRPr="00CC22F1" w:rsidTr="00C45DEE">
        <w:trPr>
          <w:trHeight w:val="113"/>
          <w:tblHeader w:val="0"/>
        </w:trPr>
        <w:tc>
          <w:tcPr>
            <w:tcW w:w="2850" w:type="dxa"/>
          </w:tcPr>
          <w:p w:rsidR="00C45DEE" w:rsidRDefault="00C45DEE" w:rsidP="00C45DEE">
            <w:pPr>
              <w:pStyle w:val="Table-Text"/>
            </w:pPr>
            <w:r>
              <w:t>createAccountId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lastUpdateDate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last updated,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last updated the object, null if the object has never been updated</w:t>
            </w:r>
          </w:p>
        </w:tc>
      </w:tr>
    </w:tbl>
    <w:p w:rsidR="00C45DEE" w:rsidRDefault="00C45DEE" w:rsidP="00C45DEE">
      <w:pPr>
        <w:pStyle w:val="Heading3"/>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lastRenderedPageBreak/>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w:t>
      </w:r>
      <w:proofErr w:type="gramStart"/>
      <w:r>
        <w:t>account</w:t>
      </w:r>
      <w:proofErr w:type="gramEnd"/>
      <w:r>
        <w:t>" : {</w:t>
      </w:r>
    </w:p>
    <w:p w:rsidR="00831884" w:rsidRDefault="00831884" w:rsidP="00831884">
      <w:pPr>
        <w:pStyle w:val="Code"/>
      </w:pPr>
      <w:r>
        <w:t xml:space="preserve">    "@uri</w:t>
      </w:r>
      <w:proofErr w:type="gramStart"/>
      <w:r>
        <w:t>" :</w:t>
      </w:r>
      <w:proofErr w:type="gramEnd"/>
      <w:r>
        <w:t xml:space="preserve"> "https://api.discoverydns.com/accounts/3386a608-07ba-4a01-bb64-648205b8153b",</w:t>
      </w:r>
    </w:p>
    <w:p w:rsidR="00831884" w:rsidRDefault="00831884" w:rsidP="00831884">
      <w:pPr>
        <w:pStyle w:val="Code"/>
      </w:pPr>
      <w:r>
        <w:t xml:space="preserve">    "</w:t>
      </w:r>
      <w:proofErr w:type="gramStart"/>
      <w:r>
        <w:t>id</w:t>
      </w:r>
      <w:proofErr w:type="gramEnd"/>
      <w:r>
        <w:t>" : "3386a608-07ba-4a01-bb64-648205b8153b",</w:t>
      </w:r>
    </w:p>
    <w:p w:rsidR="00831884" w:rsidRDefault="00831884" w:rsidP="00831884">
      <w:pPr>
        <w:pStyle w:val="Code"/>
      </w:pPr>
      <w:r>
        <w:t xml:space="preserve">    "</w:t>
      </w:r>
      <w:proofErr w:type="gramStart"/>
      <w:r>
        <w:t>version</w:t>
      </w:r>
      <w:proofErr w:type="gramEnd"/>
      <w:r>
        <w:t>" : 0,</w:t>
      </w:r>
    </w:p>
    <w:p w:rsidR="00831884" w:rsidRDefault="00831884" w:rsidP="00831884">
      <w:pPr>
        <w:pStyle w:val="Code"/>
      </w:pPr>
      <w:r>
        <w:t xml:space="preserve">    "</w:t>
      </w:r>
      <w:proofErr w:type="gramStart"/>
      <w:r>
        <w:t>name</w:t>
      </w:r>
      <w:proofErr w:type="gramEnd"/>
      <w:r>
        <w:t>" : "Testing Account-_0.3",</w:t>
      </w:r>
    </w:p>
    <w:p w:rsidR="00831884" w:rsidRDefault="00831884" w:rsidP="00831884">
      <w:pPr>
        <w:pStyle w:val="Code"/>
      </w:pPr>
      <w:r>
        <w:t xml:space="preserve">    "</w:t>
      </w:r>
      <w:proofErr w:type="gramStart"/>
      <w:r>
        <w:t>identifier</w:t>
      </w:r>
      <w:proofErr w:type="gramEnd"/>
      <w:r>
        <w:t>" : "testing-acc_ou.nt3",</w:t>
      </w:r>
    </w:p>
    <w:p w:rsidR="00831884" w:rsidRDefault="00831884" w:rsidP="00831884">
      <w:pPr>
        <w:pStyle w:val="Code"/>
      </w:pPr>
      <w:r>
        <w:t xml:space="preserve">    "</w:t>
      </w:r>
      <w:proofErr w:type="gramStart"/>
      <w:r>
        <w:t>status</w:t>
      </w:r>
      <w:proofErr w:type="gramEnd"/>
      <w:r>
        <w:t>" : "active",</w:t>
      </w:r>
    </w:p>
    <w:p w:rsidR="00831884" w:rsidRDefault="00831884" w:rsidP="00831884">
      <w:pPr>
        <w:pStyle w:val="Code"/>
      </w:pPr>
      <w:r>
        <w:t xml:space="preserve">    "</w:t>
      </w:r>
      <w:proofErr w:type="gramStart"/>
      <w:r>
        <w:t>currency</w:t>
      </w:r>
      <w:proofErr w:type="gramEnd"/>
      <w:r>
        <w:t>" : "AUD",</w:t>
      </w:r>
    </w:p>
    <w:p w:rsidR="00831884" w:rsidRDefault="00831884" w:rsidP="00831884">
      <w:pPr>
        <w:pStyle w:val="Code"/>
      </w:pPr>
      <w:r>
        <w:t xml:space="preserve">    "</w:t>
      </w:r>
      <w:proofErr w:type="gramStart"/>
      <w:r>
        <w:t>minimumCommitment</w:t>
      </w:r>
      <w:proofErr w:type="gramEnd"/>
      <w:r>
        <w:t>" : 3.0,</w:t>
      </w:r>
    </w:p>
    <w:p w:rsidR="00831884" w:rsidRDefault="00831884" w:rsidP="00831884">
      <w:pPr>
        <w:pStyle w:val="Code"/>
        <w:rPr>
          <w:ins w:id="237" w:author="Arnaud Dumont" w:date="2014-03-12T12:53:00Z"/>
        </w:rPr>
      </w:pPr>
      <w:r>
        <w:t xml:space="preserve">    "</w:t>
      </w:r>
      <w:proofErr w:type="gramStart"/>
      <w:r>
        <w:t>minimumCommitmentStartDate</w:t>
      </w:r>
      <w:proofErr w:type="gramEnd"/>
      <w:r>
        <w:t>" : "2013-10-07T01:39:22.194",</w:t>
      </w:r>
    </w:p>
    <w:p w:rsidR="008B5708" w:rsidRDefault="008B5708" w:rsidP="00831884">
      <w:pPr>
        <w:pStyle w:val="Code"/>
      </w:pPr>
      <w:ins w:id="238" w:author="Arnaud Dumont" w:date="2014-03-12T12:53:00Z">
        <w:r>
          <w:t xml:space="preserve">    "</w:t>
        </w:r>
        <w:proofErr w:type="gramStart"/>
        <w:r>
          <w:t>email</w:t>
        </w:r>
        <w:proofErr w:type="gramEnd"/>
        <w:r>
          <w:t>" : "</w:t>
        </w:r>
      </w:ins>
      <w:ins w:id="239" w:author="Arnaud Dumont" w:date="2014-03-12T12:54:00Z">
        <w:r>
          <w:t>system@discoverydns.com</w:t>
        </w:r>
      </w:ins>
      <w:ins w:id="240" w:author="Arnaud Dumont" w:date="2014-03-12T12:53:00Z">
        <w:r>
          <w:t>",</w:t>
        </w:r>
      </w:ins>
    </w:p>
    <w:p w:rsidR="00831884" w:rsidRDefault="00831884" w:rsidP="00831884">
      <w:pPr>
        <w:pStyle w:val="Code"/>
      </w:pPr>
      <w:r>
        <w:t xml:space="preserve">    "</w:t>
      </w:r>
      <w:proofErr w:type="gramStart"/>
      <w:r>
        <w:t>createDate</w:t>
      </w:r>
      <w:proofErr w:type="gramEnd"/>
      <w:r>
        <w:t>" : "2013-10-07T01:39:22.194",</w:t>
      </w:r>
    </w:p>
    <w:p w:rsidR="00831884" w:rsidRDefault="00831884" w:rsidP="00831884">
      <w:pPr>
        <w:pStyle w:val="Code"/>
      </w:pPr>
      <w:r>
        <w:t xml:space="preserve">    "</w:t>
      </w:r>
      <w:proofErr w:type="gramStart"/>
      <w:r>
        <w:t>createAccountId</w:t>
      </w:r>
      <w:proofErr w:type="gramEnd"/>
      <w:r>
        <w:t>" : "f73af262-9531-11e2-9b25-2809b571161a",</w:t>
      </w:r>
    </w:p>
    <w:p w:rsidR="00831884" w:rsidRDefault="00831884" w:rsidP="00831884">
      <w:pPr>
        <w:pStyle w:val="Code"/>
      </w:pPr>
      <w:r>
        <w:t xml:space="preserve">    "</w:t>
      </w:r>
      <w:proofErr w:type="gramStart"/>
      <w:r>
        <w:t>createAccountIdentifier</w:t>
      </w:r>
      <w:proofErr w:type="gramEnd"/>
      <w:r>
        <w:t>" : "system",</w:t>
      </w:r>
    </w:p>
    <w:p w:rsidR="00831884" w:rsidRDefault="00831884" w:rsidP="00831884">
      <w:pPr>
        <w:pStyle w:val="Code"/>
      </w:pPr>
      <w:r>
        <w:t xml:space="preserve">    "</w:t>
      </w:r>
      <w:proofErr w:type="gramStart"/>
      <w:r>
        <w:t>createUserId</w:t>
      </w:r>
      <w:proofErr w:type="gramEnd"/>
      <w:r>
        <w:t>" : "ed848682-c1d9-11e2-86bc-e9b9e1409c4c",</w:t>
      </w:r>
    </w:p>
    <w:p w:rsidR="00831884" w:rsidRDefault="00831884" w:rsidP="00831884">
      <w:pPr>
        <w:pStyle w:val="Code"/>
      </w:pPr>
      <w:r>
        <w:t xml:space="preserve">    "</w:t>
      </w:r>
      <w:proofErr w:type="gramStart"/>
      <w:r>
        <w:t>createUserName</w:t>
      </w:r>
      <w:proofErr w:type="gramEnd"/>
      <w:r>
        <w:t>" : "System Admin",</w:t>
      </w:r>
    </w:p>
    <w:p w:rsidR="00831884" w:rsidRDefault="00831884" w:rsidP="00831884">
      <w:pPr>
        <w:pStyle w:val="Code"/>
      </w:pPr>
      <w:r>
        <w:t xml:space="preserve">    "</w:t>
      </w:r>
      <w:proofErr w:type="gramStart"/>
      <w:r>
        <w:t>lastUpdateDate</w:t>
      </w:r>
      <w:proofErr w:type="gramEnd"/>
      <w:r>
        <w:t>" : "2013-10-07T01:39:22.194",</w:t>
      </w:r>
    </w:p>
    <w:p w:rsidR="00831884" w:rsidRDefault="00831884" w:rsidP="00831884">
      <w:pPr>
        <w:pStyle w:val="Code"/>
      </w:pPr>
      <w:r>
        <w:t xml:space="preserve">    "</w:t>
      </w:r>
      <w:proofErr w:type="gramStart"/>
      <w:r>
        <w:t>lastUpdateAccountId</w:t>
      </w:r>
      <w:proofErr w:type="gramEnd"/>
      <w:r>
        <w:t>" : "f73af262-9531-11e2-9b25-2809b571161a",</w:t>
      </w:r>
    </w:p>
    <w:p w:rsidR="00831884" w:rsidRDefault="00831884" w:rsidP="00831884">
      <w:pPr>
        <w:pStyle w:val="Code"/>
      </w:pPr>
      <w:r>
        <w:lastRenderedPageBreak/>
        <w:t xml:space="preserve">    "</w:t>
      </w:r>
      <w:proofErr w:type="gramStart"/>
      <w:r>
        <w:t>lastUpdateAccountIdentifier</w:t>
      </w:r>
      <w:proofErr w:type="gramEnd"/>
      <w:r>
        <w:t>" : "system",</w:t>
      </w:r>
    </w:p>
    <w:p w:rsidR="00831884" w:rsidRDefault="00831884" w:rsidP="00831884">
      <w:pPr>
        <w:pStyle w:val="Code"/>
      </w:pPr>
      <w:r>
        <w:t xml:space="preserve">    "</w:t>
      </w:r>
      <w:proofErr w:type="gramStart"/>
      <w:r>
        <w:t>lastUpdateUserId</w:t>
      </w:r>
      <w:proofErr w:type="gramEnd"/>
      <w:r>
        <w:t>" : "ed848682-c1d9-11e2-86bc-e9b9e1409c4c",</w:t>
      </w:r>
    </w:p>
    <w:p w:rsidR="00831884" w:rsidRDefault="00831884" w:rsidP="00831884">
      <w:pPr>
        <w:pStyle w:val="Code"/>
      </w:pPr>
      <w:r>
        <w:t xml:space="preserve">    "</w:t>
      </w:r>
      <w:proofErr w:type="gramStart"/>
      <w:r>
        <w:t>lastUpdateUserName</w:t>
      </w:r>
      <w:proofErr w:type="gramEnd"/>
      <w:r>
        <w:t>"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241" w:name="_Toc382406000"/>
      <w:r>
        <w:lastRenderedPageBreak/>
        <w:t>User Commands</w:t>
      </w:r>
      <w:bookmarkEnd w:id="241"/>
    </w:p>
    <w:p w:rsidR="00323508" w:rsidRDefault="008A0F29" w:rsidP="008A0F29">
      <w:pPr>
        <w:pStyle w:val="Heading2"/>
      </w:pPr>
      <w:bookmarkStart w:id="242" w:name="_Toc382406001"/>
      <w:r>
        <w:t>User Get Command</w:t>
      </w:r>
      <w:bookmarkEnd w:id="242"/>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HTTP Method</w:t>
            </w:r>
          </w:p>
        </w:tc>
        <w:tc>
          <w:tcPr>
            <w:tcW w:w="6804" w:type="dxa"/>
            <w:shd w:val="clear" w:color="auto" w:fill="BFBFBF" w:themeFill="background1" w:themeFillShade="BF"/>
          </w:tcPr>
          <w:p w:rsidR="008A0F29" w:rsidRDefault="008A0F29" w:rsidP="0060648E">
            <w:pPr>
              <w:pStyle w:val="Table-Header"/>
            </w:pPr>
            <w:r>
              <w:t>Request URI</w:t>
            </w:r>
          </w:p>
        </w:tc>
      </w:tr>
      <w:tr w:rsidR="008A0F29" w:rsidRPr="00CC22F1" w:rsidTr="0060648E">
        <w:trPr>
          <w:trHeight w:val="113"/>
          <w:tblHeader w:val="0"/>
        </w:trPr>
        <w:tc>
          <w:tcPr>
            <w:tcW w:w="1843" w:type="dxa"/>
          </w:tcPr>
          <w:p w:rsidR="008A0F29" w:rsidRDefault="008A0F29" w:rsidP="0060648E">
            <w:pPr>
              <w:pStyle w:val="Table-Text"/>
            </w:pPr>
            <w:r>
              <w:t>GET</w:t>
            </w:r>
          </w:p>
        </w:tc>
        <w:tc>
          <w:tcPr>
            <w:tcW w:w="6804"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Field</w:t>
            </w:r>
          </w:p>
        </w:tc>
        <w:tc>
          <w:tcPr>
            <w:tcW w:w="680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1843" w:type="dxa"/>
          </w:tcPr>
          <w:p w:rsidR="008A0F29" w:rsidRDefault="008A0F29" w:rsidP="0060648E">
            <w:pPr>
              <w:pStyle w:val="Table-Text"/>
            </w:pPr>
            <w:r>
              <w:t>service-address</w:t>
            </w:r>
          </w:p>
        </w:tc>
        <w:tc>
          <w:tcPr>
            <w:tcW w:w="6804" w:type="dxa"/>
          </w:tcPr>
          <w:p w:rsidR="008A0F29" w:rsidRDefault="008A0F29" w:rsidP="006351FF">
            <w:pPr>
              <w:pStyle w:val="Table-Text"/>
            </w:pPr>
            <w:r>
              <w:t xml:space="preserve">The service address as described in section </w:t>
            </w:r>
            <w:r w:rsidR="006351FF">
              <w:t>2.2</w:t>
            </w:r>
          </w:p>
        </w:tc>
      </w:tr>
      <w:tr w:rsidR="008A0F29" w:rsidRPr="00CC22F1" w:rsidTr="0060648E">
        <w:trPr>
          <w:trHeight w:val="113"/>
          <w:tblHeader w:val="0"/>
        </w:trPr>
        <w:tc>
          <w:tcPr>
            <w:tcW w:w="1843" w:type="dxa"/>
          </w:tcPr>
          <w:p w:rsidR="008A0F29" w:rsidRDefault="008A0F29" w:rsidP="0060648E">
            <w:pPr>
              <w:pStyle w:val="Table-Text"/>
            </w:pPr>
            <w:r>
              <w:t>i</w:t>
            </w:r>
            <w:r w:rsidRPr="008A0F29">
              <w:t>d-or-username</w:t>
            </w:r>
          </w:p>
        </w:tc>
        <w:tc>
          <w:tcPr>
            <w:tcW w:w="6804"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8A0F29" w:rsidRPr="00CC22F1" w:rsidTr="0060648E">
        <w:trPr>
          <w:tblHeader w:val="0"/>
        </w:trPr>
        <w:tc>
          <w:tcPr>
            <w:tcW w:w="2850" w:type="dxa"/>
            <w:shd w:val="clear" w:color="auto" w:fill="BFBFBF" w:themeFill="background1" w:themeFillShade="BF"/>
          </w:tcPr>
          <w:p w:rsidR="008A0F29" w:rsidRPr="00750051" w:rsidRDefault="008A0F29" w:rsidP="0060648E">
            <w:pPr>
              <w:pStyle w:val="Table-Header"/>
            </w:pPr>
            <w:r>
              <w:t>Field Name</w:t>
            </w:r>
          </w:p>
        </w:tc>
        <w:tc>
          <w:tcPr>
            <w:tcW w:w="1403" w:type="dxa"/>
            <w:shd w:val="clear" w:color="auto" w:fill="BFBFBF" w:themeFill="background1" w:themeFillShade="BF"/>
          </w:tcPr>
          <w:p w:rsidR="008A0F29" w:rsidRDefault="008A0F29" w:rsidP="0060648E">
            <w:pPr>
              <w:pStyle w:val="Table-Header"/>
            </w:pPr>
            <w:r>
              <w:t>Type</w:t>
            </w:r>
          </w:p>
        </w:tc>
        <w:tc>
          <w:tcPr>
            <w:tcW w:w="439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2850" w:type="dxa"/>
          </w:tcPr>
          <w:p w:rsidR="008A0F29" w:rsidRDefault="008A0F29" w:rsidP="008A0F29">
            <w:pPr>
              <w:pStyle w:val="Table-Text"/>
            </w:pPr>
            <w:r>
              <w:t>@uri</w:t>
            </w:r>
          </w:p>
        </w:tc>
        <w:tc>
          <w:tcPr>
            <w:tcW w:w="1403" w:type="dxa"/>
          </w:tcPr>
          <w:p w:rsidR="008A0F29" w:rsidRDefault="008A0F29" w:rsidP="008A0F29">
            <w:pPr>
              <w:pStyle w:val="Table-Text"/>
            </w:pPr>
            <w:r>
              <w:t>string</w:t>
            </w:r>
          </w:p>
        </w:tc>
        <w:tc>
          <w:tcPr>
            <w:tcW w:w="4394" w:type="dxa"/>
          </w:tcPr>
          <w:p w:rsidR="008A0F29" w:rsidRDefault="008A0F29" w:rsidP="00117D02">
            <w:pPr>
              <w:pStyle w:val="Table-Text"/>
            </w:pPr>
            <w:r>
              <w:t>The uri that can be used to obtain information about this object</w:t>
            </w:r>
          </w:p>
        </w:tc>
      </w:tr>
      <w:tr w:rsidR="008A0F29" w:rsidRPr="00CC22F1" w:rsidTr="0060648E">
        <w:trPr>
          <w:trHeight w:val="113"/>
          <w:tblHeader w:val="0"/>
        </w:trPr>
        <w:tc>
          <w:tcPr>
            <w:tcW w:w="2850" w:type="dxa"/>
          </w:tcPr>
          <w:p w:rsidR="008A0F29" w:rsidRDefault="008A0F29" w:rsidP="008A0F29">
            <w:pPr>
              <w:pStyle w:val="Table-Text"/>
            </w:pPr>
            <w:r>
              <w: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object</w:t>
            </w:r>
          </w:p>
        </w:tc>
      </w:tr>
      <w:tr w:rsidR="008A0F29" w:rsidRPr="00CC22F1" w:rsidTr="0060648E">
        <w:trPr>
          <w:trHeight w:val="113"/>
          <w:tblHeader w:val="0"/>
        </w:trPr>
        <w:tc>
          <w:tcPr>
            <w:tcW w:w="2850" w:type="dxa"/>
          </w:tcPr>
          <w:p w:rsidR="008A0F29" w:rsidRDefault="008A0F29" w:rsidP="008A0F29">
            <w:pPr>
              <w:pStyle w:val="Table-Text"/>
            </w:pPr>
            <w:r>
              <w:t>version</w:t>
            </w:r>
          </w:p>
        </w:tc>
        <w:tc>
          <w:tcPr>
            <w:tcW w:w="1403" w:type="dxa"/>
          </w:tcPr>
          <w:p w:rsidR="008A0F29" w:rsidRDefault="008A0F29" w:rsidP="008A0F29">
            <w:pPr>
              <w:pStyle w:val="Table-Text"/>
            </w:pPr>
            <w:r>
              <w:t>integer</w:t>
            </w:r>
          </w:p>
        </w:tc>
        <w:tc>
          <w:tcPr>
            <w:tcW w:w="4394" w:type="dxa"/>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60648E">
        <w:trPr>
          <w:trHeight w:val="113"/>
          <w:tblHeader w:val="0"/>
        </w:trPr>
        <w:tc>
          <w:tcPr>
            <w:tcW w:w="2850" w:type="dxa"/>
          </w:tcPr>
          <w:p w:rsidR="008A0F29" w:rsidRDefault="008A0F29" w:rsidP="008A0F29">
            <w:pPr>
              <w:pStyle w:val="Table-Text"/>
            </w:pPr>
            <w:r>
              <w:t>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username of the user</w:t>
            </w:r>
          </w:p>
        </w:tc>
      </w:tr>
      <w:tr w:rsidR="008A0F29" w:rsidRPr="00CC22F1" w:rsidTr="0060648E">
        <w:trPr>
          <w:trHeight w:val="113"/>
          <w:tblHeader w:val="0"/>
        </w:trPr>
        <w:tc>
          <w:tcPr>
            <w:tcW w:w="2850" w:type="dxa"/>
          </w:tcPr>
          <w:p w:rsidR="008A0F29" w:rsidRDefault="008A0F29" w:rsidP="008A0F29">
            <w:pPr>
              <w:pStyle w:val="Table-Text"/>
            </w:pPr>
            <w:r>
              <w:t>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w:t>
            </w:r>
          </w:p>
        </w:tc>
      </w:tr>
      <w:tr w:rsidR="008A0F29" w:rsidRPr="00CC22F1" w:rsidTr="0060648E">
        <w:trPr>
          <w:trHeight w:val="113"/>
          <w:tblHeader w:val="0"/>
        </w:trPr>
        <w:tc>
          <w:tcPr>
            <w:tcW w:w="2850" w:type="dxa"/>
          </w:tcPr>
          <w:p w:rsidR="008A0F29" w:rsidRDefault="008A0F29" w:rsidP="008A0F29">
            <w:pPr>
              <w:pStyle w:val="Table-Text"/>
            </w:pPr>
            <w:r>
              <w:t>email</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email address of the user</w:t>
            </w:r>
          </w:p>
        </w:tc>
      </w:tr>
      <w:tr w:rsidR="008A0F29" w:rsidRPr="00CC22F1" w:rsidTr="0060648E">
        <w:trPr>
          <w:trHeight w:val="113"/>
          <w:tblHeader w:val="0"/>
        </w:trPr>
        <w:tc>
          <w:tcPr>
            <w:tcW w:w="2850" w:type="dxa"/>
          </w:tcPr>
          <w:p w:rsidR="008A0F29" w:rsidRDefault="008A0F29" w:rsidP="008A0F29">
            <w:pPr>
              <w:pStyle w:val="Table-Text"/>
            </w:pPr>
            <w:r>
              <w:t>passwordExpireDate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the password of this user will expire and require changing</w:t>
            </w:r>
          </w:p>
        </w:tc>
      </w:tr>
      <w:tr w:rsidR="008A0F29" w:rsidRPr="00CC22F1" w:rsidTr="0060648E">
        <w:trPr>
          <w:trHeight w:val="113"/>
          <w:tblHeader w:val="0"/>
        </w:trPr>
        <w:tc>
          <w:tcPr>
            <w:tcW w:w="2850" w:type="dxa"/>
          </w:tcPr>
          <w:p w:rsidR="008A0F29" w:rsidRDefault="008A0F29" w:rsidP="008A0F29">
            <w:pPr>
              <w:pStyle w:val="Table-Text"/>
            </w:pPr>
            <w:r>
              <w:t>sponsorAccountId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sponsorAccountIdentifier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status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current status of the user</w:t>
            </w:r>
          </w:p>
        </w:tc>
      </w:tr>
      <w:tr w:rsidR="008A0F29" w:rsidRPr="00CC22F1" w:rsidTr="0060648E">
        <w:trPr>
          <w:trHeight w:val="113"/>
          <w:tblHeader w:val="0"/>
        </w:trPr>
        <w:tc>
          <w:tcPr>
            <w:tcW w:w="2850" w:type="dxa"/>
          </w:tcPr>
          <w:p w:rsidR="008A0F29" w:rsidRDefault="008A0F29" w:rsidP="008A0F29">
            <w:pPr>
              <w:pStyle w:val="Table-Text"/>
            </w:pPr>
            <w:r>
              <w:t>roles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A list containing the names of the roles assigned to this user</w:t>
            </w:r>
          </w:p>
        </w:tc>
      </w:tr>
      <w:tr w:rsidR="008A0F29" w:rsidRPr="00CC22F1" w:rsidTr="0060648E">
        <w:trPr>
          <w:trHeight w:val="113"/>
          <w:tblHeader w:val="0"/>
        </w:trPr>
        <w:tc>
          <w:tcPr>
            <w:tcW w:w="2850" w:type="dxa"/>
          </w:tcPr>
          <w:p w:rsidR="008A0F29" w:rsidRDefault="008A0F29" w:rsidP="008A0F29">
            <w:pPr>
              <w:pStyle w:val="Table-Text"/>
            </w:pPr>
            <w:r>
              <w:t>createDate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created</w:t>
            </w:r>
          </w:p>
        </w:tc>
      </w:tr>
      <w:tr w:rsidR="008A0F29" w:rsidRPr="00CC22F1" w:rsidTr="0060648E">
        <w:trPr>
          <w:trHeight w:val="113"/>
          <w:tblHeader w:val="0"/>
        </w:trPr>
        <w:tc>
          <w:tcPr>
            <w:tcW w:w="2850" w:type="dxa"/>
          </w:tcPr>
          <w:p w:rsidR="008A0F29" w:rsidRDefault="008A0F29" w:rsidP="008A0F29">
            <w:pPr>
              <w:pStyle w:val="Table-Text"/>
            </w:pPr>
            <w:r>
              <w:t>createAccountId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lastUpdateDate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last updated,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w:t>
      </w:r>
      <w:proofErr w:type="gramStart"/>
      <w:r>
        <w:t>user</w:t>
      </w:r>
      <w:proofErr w:type="gramEnd"/>
      <w:r>
        <w:t>" : {</w:t>
      </w:r>
    </w:p>
    <w:p w:rsidR="008A0F29" w:rsidRDefault="008A0F29" w:rsidP="008A0F29">
      <w:pPr>
        <w:pStyle w:val="Code"/>
      </w:pPr>
      <w:r>
        <w:t xml:space="preserve">    "@uri</w:t>
      </w:r>
      <w:proofErr w:type="gramStart"/>
      <w:r>
        <w:t>" :</w:t>
      </w:r>
      <w:proofErr w:type="gramEnd"/>
      <w:r>
        <w:t xml:space="preserve"> "https://api.discoverydns.com/users/273cf562-da2e-4f3d-82b7-f13e4e374b1f",</w:t>
      </w:r>
    </w:p>
    <w:p w:rsidR="008A0F29" w:rsidRDefault="008A0F29" w:rsidP="008A0F29">
      <w:pPr>
        <w:pStyle w:val="Code"/>
      </w:pPr>
      <w:r>
        <w:t xml:space="preserve">    "</w:t>
      </w:r>
      <w:proofErr w:type="gramStart"/>
      <w:r>
        <w:t>id</w:t>
      </w:r>
      <w:proofErr w:type="gramEnd"/>
      <w:r>
        <w:t>" : "273cf562-da2e-4f3d-82b7-f13e4e374b1f",</w:t>
      </w:r>
    </w:p>
    <w:p w:rsidR="008A0F29" w:rsidRDefault="008A0F29" w:rsidP="008A0F29">
      <w:pPr>
        <w:pStyle w:val="Code"/>
      </w:pPr>
      <w:r>
        <w:t xml:space="preserve">    "</w:t>
      </w:r>
      <w:proofErr w:type="gramStart"/>
      <w:r>
        <w:t>version</w:t>
      </w:r>
      <w:proofErr w:type="gramEnd"/>
      <w:r>
        <w:t>" : 0,</w:t>
      </w:r>
    </w:p>
    <w:p w:rsidR="008A0F29" w:rsidRDefault="008A0F29" w:rsidP="008A0F29">
      <w:pPr>
        <w:pStyle w:val="Code"/>
      </w:pPr>
      <w:r>
        <w:t xml:space="preserve">    "</w:t>
      </w:r>
      <w:proofErr w:type="gramStart"/>
      <w:r>
        <w:t>username</w:t>
      </w:r>
      <w:proofErr w:type="gramEnd"/>
      <w:r>
        <w:t>" : "test-ing_us.er4",</w:t>
      </w:r>
    </w:p>
    <w:p w:rsidR="008A0F29" w:rsidRDefault="008A0F29" w:rsidP="008A0F29">
      <w:pPr>
        <w:pStyle w:val="Code"/>
      </w:pPr>
      <w:r>
        <w:t xml:space="preserve">    "</w:t>
      </w:r>
      <w:proofErr w:type="gramStart"/>
      <w:r>
        <w:t>status</w:t>
      </w:r>
      <w:proofErr w:type="gramEnd"/>
      <w:r>
        <w:t>" : "active",</w:t>
      </w:r>
    </w:p>
    <w:p w:rsidR="008A0F29" w:rsidRDefault="008A0F29" w:rsidP="008A0F29">
      <w:pPr>
        <w:pStyle w:val="Code"/>
      </w:pPr>
      <w:r>
        <w:t xml:space="preserve">    "</w:t>
      </w:r>
      <w:proofErr w:type="gramStart"/>
      <w:r>
        <w:t>name</w:t>
      </w:r>
      <w:proofErr w:type="gramEnd"/>
      <w:r>
        <w:t>" : "Testing Us.e-_r4",</w:t>
      </w:r>
    </w:p>
    <w:p w:rsidR="008A0F29" w:rsidRDefault="008A0F29" w:rsidP="008A0F29">
      <w:pPr>
        <w:pStyle w:val="Code"/>
      </w:pPr>
      <w:r>
        <w:t xml:space="preserve">    "</w:t>
      </w:r>
      <w:proofErr w:type="gramStart"/>
      <w:r>
        <w:t>email</w:t>
      </w:r>
      <w:proofErr w:type="gramEnd"/>
      <w:r>
        <w:t>" : "testing-user4@example.com",</w:t>
      </w:r>
    </w:p>
    <w:p w:rsidR="008A0F29" w:rsidRDefault="008A0F29" w:rsidP="008A0F29">
      <w:pPr>
        <w:pStyle w:val="Code"/>
      </w:pPr>
      <w:r>
        <w:t xml:space="preserve">    "</w:t>
      </w:r>
      <w:proofErr w:type="gramStart"/>
      <w:r>
        <w:t>passwordExpireDate</w:t>
      </w:r>
      <w:proofErr w:type="gramEnd"/>
      <w:r>
        <w:t>" : "2013-10-07T03:51:31.455",</w:t>
      </w:r>
    </w:p>
    <w:p w:rsidR="008A0F29" w:rsidRDefault="008A0F29" w:rsidP="008A0F29">
      <w:pPr>
        <w:pStyle w:val="Code"/>
      </w:pPr>
      <w:r>
        <w:t xml:space="preserve">    "</w:t>
      </w:r>
      <w:proofErr w:type="gramStart"/>
      <w:r>
        <w:t>sponsorAccountId</w:t>
      </w:r>
      <w:proofErr w:type="gramEnd"/>
      <w:r>
        <w:t>" : "f73af262-9531-11e2-9b25-2809b571161a",</w:t>
      </w:r>
    </w:p>
    <w:p w:rsidR="008A0F29" w:rsidRDefault="008A0F29" w:rsidP="008A0F29">
      <w:pPr>
        <w:pStyle w:val="Code"/>
      </w:pPr>
      <w:r>
        <w:t xml:space="preserve">    "</w:t>
      </w:r>
      <w:proofErr w:type="gramStart"/>
      <w:r>
        <w:t>sponsorAccountIdentifier</w:t>
      </w:r>
      <w:proofErr w:type="gramEnd"/>
      <w:r>
        <w:t>" : "system",</w:t>
      </w:r>
    </w:p>
    <w:p w:rsidR="008A0F29" w:rsidRDefault="008A0F29" w:rsidP="008A0F29">
      <w:pPr>
        <w:pStyle w:val="Code"/>
      </w:pPr>
      <w:r>
        <w:t xml:space="preserve">    "</w:t>
      </w:r>
      <w:proofErr w:type="gramStart"/>
      <w:r>
        <w:t>createDate</w:t>
      </w:r>
      <w:proofErr w:type="gramEnd"/>
      <w:r>
        <w:t>" : "2013-10-07T03:51:31.455",</w:t>
      </w:r>
    </w:p>
    <w:p w:rsidR="008A0F29" w:rsidRDefault="008A0F29" w:rsidP="008A0F29">
      <w:pPr>
        <w:pStyle w:val="Code"/>
      </w:pPr>
      <w:r>
        <w:t xml:space="preserve">    "</w:t>
      </w:r>
      <w:proofErr w:type="gramStart"/>
      <w:r>
        <w:t>createAccountId</w:t>
      </w:r>
      <w:proofErr w:type="gramEnd"/>
      <w:r>
        <w:t>" : "f73af262-9531-11e2-9b25-2809b571161a",</w:t>
      </w:r>
    </w:p>
    <w:p w:rsidR="008A0F29" w:rsidRDefault="008A0F29" w:rsidP="008A0F29">
      <w:pPr>
        <w:pStyle w:val="Code"/>
      </w:pPr>
      <w:r>
        <w:lastRenderedPageBreak/>
        <w:t xml:space="preserve">    "</w:t>
      </w:r>
      <w:proofErr w:type="gramStart"/>
      <w:r>
        <w:t>createAccountIdentifier</w:t>
      </w:r>
      <w:proofErr w:type="gramEnd"/>
      <w:r>
        <w:t>" : "system",</w:t>
      </w:r>
    </w:p>
    <w:p w:rsidR="008A0F29" w:rsidRDefault="008A0F29" w:rsidP="008A0F29">
      <w:pPr>
        <w:pStyle w:val="Code"/>
      </w:pPr>
      <w:r>
        <w:t xml:space="preserve">    "</w:t>
      </w:r>
      <w:proofErr w:type="gramStart"/>
      <w:r>
        <w:t>createUserId</w:t>
      </w:r>
      <w:proofErr w:type="gramEnd"/>
      <w:r>
        <w:t>" : "ed848682-c1d9-11e2-86bc-e9b9e1409c4c",</w:t>
      </w:r>
    </w:p>
    <w:p w:rsidR="008A0F29" w:rsidRDefault="008A0F29" w:rsidP="008A0F29">
      <w:pPr>
        <w:pStyle w:val="Code"/>
      </w:pPr>
      <w:r>
        <w:t xml:space="preserve">    "</w:t>
      </w:r>
      <w:proofErr w:type="gramStart"/>
      <w:r>
        <w:t>createUserName</w:t>
      </w:r>
      <w:proofErr w:type="gramEnd"/>
      <w:r>
        <w:t>" : "System Admin",</w:t>
      </w:r>
    </w:p>
    <w:p w:rsidR="008A0F29" w:rsidRDefault="008A0F29" w:rsidP="008A0F29">
      <w:pPr>
        <w:pStyle w:val="Code"/>
      </w:pPr>
      <w:r>
        <w:t xml:space="preserve">    "</w:t>
      </w:r>
      <w:proofErr w:type="gramStart"/>
      <w:r>
        <w:t>lastUpdateDate</w:t>
      </w:r>
      <w:proofErr w:type="gramEnd"/>
      <w:r>
        <w:t>" : "2013-10-07T03:51:31.455",</w:t>
      </w:r>
    </w:p>
    <w:p w:rsidR="008A0F29" w:rsidRDefault="008A0F29" w:rsidP="008A0F29">
      <w:pPr>
        <w:pStyle w:val="Code"/>
      </w:pPr>
      <w:r>
        <w:t xml:space="preserve">    "</w:t>
      </w:r>
      <w:proofErr w:type="gramStart"/>
      <w:r>
        <w:t>lastUpdateAccountId</w:t>
      </w:r>
      <w:proofErr w:type="gramEnd"/>
      <w:r>
        <w:t>" : "f73af262-9531-11e2-9b25-2809b571161a",</w:t>
      </w:r>
    </w:p>
    <w:p w:rsidR="008A0F29" w:rsidRDefault="008A0F29" w:rsidP="008A0F29">
      <w:pPr>
        <w:pStyle w:val="Code"/>
      </w:pPr>
      <w:r>
        <w:t xml:space="preserve">    "</w:t>
      </w:r>
      <w:proofErr w:type="gramStart"/>
      <w:r>
        <w:t>lastUpdateAccountIdentifier</w:t>
      </w:r>
      <w:proofErr w:type="gramEnd"/>
      <w:r>
        <w:t>" : "system",</w:t>
      </w:r>
    </w:p>
    <w:p w:rsidR="008A0F29" w:rsidRDefault="008A0F29" w:rsidP="008A0F29">
      <w:pPr>
        <w:pStyle w:val="Code"/>
      </w:pPr>
      <w:r>
        <w:t xml:space="preserve">    "</w:t>
      </w:r>
      <w:proofErr w:type="gramStart"/>
      <w:r>
        <w:t>lastUpdateUserId</w:t>
      </w:r>
      <w:proofErr w:type="gramEnd"/>
      <w:r>
        <w:t>" : "ed848682-c1d9-11e2-86bc-e9b9e1409c4c",</w:t>
      </w:r>
    </w:p>
    <w:p w:rsidR="008A0F29" w:rsidRDefault="008A0F29" w:rsidP="008A0F29">
      <w:pPr>
        <w:pStyle w:val="Code"/>
      </w:pPr>
      <w:r>
        <w:t xml:space="preserve">    "</w:t>
      </w:r>
      <w:proofErr w:type="gramStart"/>
      <w:r>
        <w:t>lastUpdateUserName</w:t>
      </w:r>
      <w:proofErr w:type="gramEnd"/>
      <w:r>
        <w:t>" : "System Admin",</w:t>
      </w:r>
    </w:p>
    <w:p w:rsidR="008A0F29" w:rsidRDefault="008A0F29" w:rsidP="008A0F29">
      <w:pPr>
        <w:pStyle w:val="Code"/>
      </w:pPr>
      <w:r>
        <w:t xml:space="preserve">    "</w:t>
      </w:r>
      <w:proofErr w:type="gramStart"/>
      <w:r>
        <w:t>roles</w:t>
      </w:r>
      <w:proofErr w:type="gramEnd"/>
      <w:r>
        <w:t>"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243" w:name="_Toc382406002"/>
      <w:r>
        <w:t>User List Command</w:t>
      </w:r>
      <w:bookmarkEnd w:id="243"/>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HTTP Method</w:t>
            </w:r>
          </w:p>
        </w:tc>
        <w:tc>
          <w:tcPr>
            <w:tcW w:w="6804" w:type="dxa"/>
            <w:shd w:val="clear" w:color="auto" w:fill="BFBFBF" w:themeFill="background1" w:themeFillShade="BF"/>
          </w:tcPr>
          <w:p w:rsidR="002E186D" w:rsidRDefault="002E186D" w:rsidP="0060648E">
            <w:pPr>
              <w:pStyle w:val="Table-Header"/>
            </w:pPr>
            <w:r>
              <w:t>Request URI</w:t>
            </w:r>
          </w:p>
        </w:tc>
      </w:tr>
      <w:tr w:rsidR="002E186D" w:rsidRPr="00CC22F1" w:rsidTr="0060648E">
        <w:trPr>
          <w:trHeight w:val="113"/>
          <w:tblHeader w:val="0"/>
        </w:trPr>
        <w:tc>
          <w:tcPr>
            <w:tcW w:w="1843" w:type="dxa"/>
          </w:tcPr>
          <w:p w:rsidR="002E186D" w:rsidRDefault="002E186D" w:rsidP="002E186D">
            <w:pPr>
              <w:pStyle w:val="Table-Text"/>
            </w:pPr>
            <w:r>
              <w:t>GET</w:t>
            </w:r>
          </w:p>
        </w:tc>
        <w:tc>
          <w:tcPr>
            <w:tcW w:w="6804" w:type="dxa"/>
          </w:tcPr>
          <w:p w:rsidR="002E186D" w:rsidRDefault="002E186D" w:rsidP="002E186D">
            <w:pPr>
              <w:pStyle w:val="Table-Text"/>
            </w:pPr>
            <w:r>
              <w:t>https://{service-address}/users/</w:t>
            </w:r>
          </w:p>
        </w:tc>
      </w:tr>
    </w:tbl>
    <w:p w:rsidR="002E186D" w:rsidRDefault="002E186D" w:rsidP="002E186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Field</w:t>
            </w:r>
          </w:p>
        </w:tc>
        <w:tc>
          <w:tcPr>
            <w:tcW w:w="6804" w:type="dxa"/>
            <w:shd w:val="clear" w:color="auto" w:fill="BFBFBF" w:themeFill="background1" w:themeFillShade="BF"/>
          </w:tcPr>
          <w:p w:rsidR="002E186D" w:rsidRDefault="002E186D" w:rsidP="0060648E">
            <w:pPr>
              <w:pStyle w:val="Table-Header"/>
            </w:pPr>
            <w:r>
              <w:t>Description</w:t>
            </w:r>
          </w:p>
        </w:tc>
      </w:tr>
      <w:tr w:rsidR="002E186D" w:rsidRPr="00CC22F1" w:rsidTr="0060648E">
        <w:trPr>
          <w:trHeight w:val="113"/>
          <w:tblHeader w:val="0"/>
        </w:trPr>
        <w:tc>
          <w:tcPr>
            <w:tcW w:w="1843" w:type="dxa"/>
          </w:tcPr>
          <w:p w:rsidR="002E186D" w:rsidRDefault="002E186D" w:rsidP="002E186D">
            <w:pPr>
              <w:pStyle w:val="Table-Text"/>
            </w:pPr>
            <w:r>
              <w:t>service-address</w:t>
            </w:r>
          </w:p>
        </w:tc>
        <w:tc>
          <w:tcPr>
            <w:tcW w:w="6804"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C46067" w:rsidRPr="00CC22F1" w:rsidTr="00A00F75">
        <w:trPr>
          <w:tblHeader w:val="0"/>
        </w:trPr>
        <w:tc>
          <w:tcPr>
            <w:tcW w:w="1560" w:type="dxa"/>
            <w:shd w:val="clear" w:color="auto" w:fill="BFBFBF" w:themeFill="background1" w:themeFillShade="BF"/>
          </w:tcPr>
          <w:p w:rsidR="00C46067" w:rsidRPr="00750051" w:rsidRDefault="00C46067" w:rsidP="0060648E">
            <w:pPr>
              <w:pStyle w:val="Table-Header"/>
            </w:pPr>
            <w:r>
              <w:t>Parameter Name</w:t>
            </w:r>
          </w:p>
        </w:tc>
        <w:tc>
          <w:tcPr>
            <w:tcW w:w="992" w:type="dxa"/>
            <w:shd w:val="clear" w:color="auto" w:fill="BFBFBF" w:themeFill="background1" w:themeFillShade="BF"/>
          </w:tcPr>
          <w:p w:rsidR="00C46067" w:rsidRDefault="00C46067" w:rsidP="0060648E">
            <w:pPr>
              <w:pStyle w:val="Table-Header"/>
            </w:pPr>
            <w:r>
              <w:t>Optional</w:t>
            </w:r>
          </w:p>
        </w:tc>
        <w:tc>
          <w:tcPr>
            <w:tcW w:w="709" w:type="dxa"/>
            <w:shd w:val="clear" w:color="auto" w:fill="BFBFBF" w:themeFill="background1" w:themeFillShade="BF"/>
          </w:tcPr>
          <w:p w:rsidR="00C46067" w:rsidRDefault="00C46067" w:rsidP="0060648E">
            <w:pPr>
              <w:pStyle w:val="Table-Header"/>
            </w:pPr>
            <w:r>
              <w:t>Type</w:t>
            </w:r>
          </w:p>
        </w:tc>
        <w:tc>
          <w:tcPr>
            <w:tcW w:w="5386" w:type="dxa"/>
            <w:shd w:val="clear" w:color="auto" w:fill="BFBFBF" w:themeFill="background1" w:themeFillShade="BF"/>
          </w:tcPr>
          <w:p w:rsidR="00C46067" w:rsidRDefault="00C46067" w:rsidP="0060648E">
            <w:pPr>
              <w:pStyle w:val="Table-Header"/>
            </w:pPr>
            <w:r>
              <w:t>Description</w:t>
            </w:r>
          </w:p>
        </w:tc>
      </w:tr>
      <w:tr w:rsidR="00A00F75" w:rsidRPr="00CC22F1" w:rsidTr="00A00F75">
        <w:trPr>
          <w:trHeight w:val="113"/>
          <w:tblHeader w:val="0"/>
        </w:trPr>
        <w:tc>
          <w:tcPr>
            <w:tcW w:w="1560" w:type="dxa"/>
          </w:tcPr>
          <w:p w:rsidR="00A00F75" w:rsidRDefault="00A00F75" w:rsidP="00A00F75">
            <w:pPr>
              <w:pStyle w:val="Table-Text"/>
            </w:pPr>
            <w:r>
              <w:t>searchName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searchUsername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username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searchStatus</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On success this command will return http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returned list</w:t>
            </w:r>
          </w:p>
        </w:tc>
      </w:tr>
      <w:tr w:rsidR="0060648E" w:rsidRPr="00CC22F1" w:rsidTr="0060648E">
        <w:trPr>
          <w:trHeight w:val="113"/>
          <w:tblHeader w:val="0"/>
        </w:trPr>
        <w:tc>
          <w:tcPr>
            <w:tcW w:w="2850" w:type="dxa"/>
          </w:tcPr>
          <w:p w:rsidR="0060648E" w:rsidRDefault="0060648E" w:rsidP="0060648E">
            <w:pPr>
              <w:pStyle w:val="Table-Text"/>
            </w:pPr>
            <w:r>
              <w:t>userList</w:t>
            </w:r>
          </w:p>
        </w:tc>
        <w:tc>
          <w:tcPr>
            <w:tcW w:w="1403" w:type="dxa"/>
          </w:tcPr>
          <w:p w:rsidR="0060648E" w:rsidRDefault="0060648E" w:rsidP="0060648E">
            <w:pPr>
              <w:pStyle w:val="Table-Text"/>
            </w:pPr>
            <w:r>
              <w:t>UserRecord[]</w:t>
            </w:r>
          </w:p>
        </w:tc>
        <w:tc>
          <w:tcPr>
            <w:tcW w:w="4394" w:type="dxa"/>
          </w:tcPr>
          <w:p w:rsidR="0060648E" w:rsidRDefault="0060648E" w:rsidP="0060648E">
            <w:pPr>
              <w:pStyle w:val="Table-Text"/>
            </w:pPr>
            <w:r>
              <w:t>A list of the users that matched the search parameters</w:t>
            </w:r>
          </w:p>
        </w:tc>
      </w:tr>
      <w:tr w:rsidR="0060648E" w:rsidRPr="00CC22F1" w:rsidTr="0060648E">
        <w:trPr>
          <w:trHeight w:val="113"/>
          <w:tblHeader w:val="0"/>
        </w:trPr>
        <w:tc>
          <w:tcPr>
            <w:tcW w:w="2850" w:type="dxa"/>
          </w:tcPr>
          <w:p w:rsidR="0060648E" w:rsidRDefault="0060648E" w:rsidP="0060648E">
            <w:pPr>
              <w:pStyle w:val="Table-Text"/>
            </w:pPr>
            <w:r>
              <w:t>totalCount</w:t>
            </w:r>
          </w:p>
        </w:tc>
        <w:tc>
          <w:tcPr>
            <w:tcW w:w="1403" w:type="dxa"/>
          </w:tcPr>
          <w:p w:rsidR="0060648E" w:rsidRDefault="0060648E" w:rsidP="0060648E">
            <w:pPr>
              <w:pStyle w:val="Table-Text"/>
            </w:pPr>
            <w:r>
              <w:t>integer</w:t>
            </w:r>
          </w:p>
        </w:tc>
        <w:tc>
          <w:tcPr>
            <w:tcW w:w="4394" w:type="dxa"/>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60648E">
        <w:trPr>
          <w:trHeight w:val="113"/>
          <w:tblHeader w:val="0"/>
        </w:trPr>
        <w:tc>
          <w:tcPr>
            <w:tcW w:w="2850" w:type="dxa"/>
          </w:tcPr>
          <w:p w:rsidR="0060648E" w:rsidRDefault="0060648E" w:rsidP="0060648E">
            <w:pPr>
              <w:pStyle w:val="Table-Text"/>
            </w:pPr>
            <w:r>
              <w:t>id</w:t>
            </w:r>
          </w:p>
        </w:tc>
        <w:tc>
          <w:tcPr>
            <w:tcW w:w="1403" w:type="dxa"/>
          </w:tcPr>
          <w:p w:rsidR="0060648E" w:rsidRDefault="0060648E" w:rsidP="0060648E">
            <w:pPr>
              <w:pStyle w:val="Table-Text"/>
            </w:pPr>
            <w:r>
              <w:t>uuid</w:t>
            </w:r>
          </w:p>
        </w:tc>
        <w:tc>
          <w:tcPr>
            <w:tcW w:w="4394" w:type="dxa"/>
          </w:tcPr>
          <w:p w:rsidR="0060648E" w:rsidRDefault="0060648E" w:rsidP="0060648E">
            <w:pPr>
              <w:pStyle w:val="Table-Text"/>
            </w:pPr>
            <w:r>
              <w:t>The UUID of the object</w:t>
            </w:r>
          </w:p>
        </w:tc>
      </w:tr>
      <w:tr w:rsidR="0060648E" w:rsidRPr="00CC22F1" w:rsidTr="0060648E">
        <w:trPr>
          <w:trHeight w:val="113"/>
          <w:tblHeader w:val="0"/>
        </w:trPr>
        <w:tc>
          <w:tcPr>
            <w:tcW w:w="2850" w:type="dxa"/>
          </w:tcPr>
          <w:p w:rsidR="0060648E" w:rsidRDefault="0060648E" w:rsidP="0060648E">
            <w:pPr>
              <w:pStyle w:val="Table-Text"/>
            </w:pPr>
            <w:r>
              <w:t>username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username of the users</w:t>
            </w:r>
          </w:p>
        </w:tc>
      </w:tr>
      <w:tr w:rsidR="0060648E" w:rsidRPr="00CC22F1" w:rsidTr="0060648E">
        <w:trPr>
          <w:trHeight w:val="113"/>
          <w:tblHeader w:val="0"/>
        </w:trPr>
        <w:tc>
          <w:tcPr>
            <w:tcW w:w="2850" w:type="dxa"/>
          </w:tcPr>
          <w:p w:rsidR="0060648E" w:rsidRDefault="0060648E" w:rsidP="0060648E">
            <w:pPr>
              <w:pStyle w:val="Table-Text"/>
            </w:pPr>
            <w:r>
              <w:t>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name of the user</w:t>
            </w:r>
          </w:p>
        </w:tc>
      </w:tr>
      <w:tr w:rsidR="0060648E" w:rsidRPr="00CC22F1" w:rsidTr="0060648E">
        <w:trPr>
          <w:trHeight w:val="113"/>
          <w:tblHeader w:val="0"/>
        </w:trPr>
        <w:tc>
          <w:tcPr>
            <w:tcW w:w="2850" w:type="dxa"/>
          </w:tcPr>
          <w:p w:rsidR="0060648E" w:rsidRDefault="0060648E" w:rsidP="0060648E">
            <w:pPr>
              <w:pStyle w:val="Table-Text"/>
            </w:pPr>
            <w:r>
              <w:t>status</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status of the user</w:t>
            </w:r>
          </w:p>
        </w:tc>
      </w:tr>
      <w:tr w:rsidR="0060648E" w:rsidRPr="00CC22F1" w:rsidTr="0060648E">
        <w:trPr>
          <w:trHeight w:val="113"/>
          <w:tblHeader w:val="0"/>
        </w:trPr>
        <w:tc>
          <w:tcPr>
            <w:tcW w:w="2850" w:type="dxa"/>
          </w:tcPr>
          <w:p w:rsidR="0060648E" w:rsidRDefault="0060648E" w:rsidP="0060648E">
            <w:pPr>
              <w:pStyle w:val="Table-Text"/>
            </w:pPr>
            <w:r>
              <w:t>createDate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the object was created</w:t>
            </w:r>
          </w:p>
        </w:tc>
      </w:tr>
      <w:tr w:rsidR="0060648E" w:rsidRPr="00CC22F1" w:rsidTr="0060648E">
        <w:trPr>
          <w:trHeight w:val="113"/>
          <w:tblHeader w:val="0"/>
        </w:trPr>
        <w:tc>
          <w:tcPr>
            <w:tcW w:w="2850" w:type="dxa"/>
          </w:tcPr>
          <w:p w:rsidR="0060648E" w:rsidRDefault="0060648E" w:rsidP="0060648E">
            <w:pPr>
              <w:pStyle w:val="Table-Text"/>
            </w:pPr>
            <w:r>
              <w:t>lastUpdateDate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w:t>
      </w:r>
      <w:proofErr w:type="gramStart"/>
      <w:r>
        <w:t>?searchStatus</w:t>
      </w:r>
      <w:proofErr w:type="gramEnd"/>
      <w:r>
        <w:t>=active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w:t>
      </w:r>
      <w:proofErr w:type="gramStart"/>
      <w:r>
        <w:t>users</w:t>
      </w:r>
      <w:proofErr w:type="gramEnd"/>
      <w:r>
        <w:t>" : {</w:t>
      </w:r>
    </w:p>
    <w:p w:rsidR="00636EB2" w:rsidRDefault="00636EB2" w:rsidP="00636EB2">
      <w:pPr>
        <w:pStyle w:val="Code"/>
      </w:pPr>
      <w:r>
        <w:t xml:space="preserve">    "@uri</w:t>
      </w:r>
      <w:proofErr w:type="gramStart"/>
      <w:r>
        <w:t>" :</w:t>
      </w:r>
      <w:proofErr w:type="gramEnd"/>
      <w:r>
        <w:t xml:space="preserve"> "https://api.discoverydns.com/users/?searchStatus=active",</w:t>
      </w:r>
    </w:p>
    <w:p w:rsidR="00636EB2" w:rsidRDefault="00636EB2" w:rsidP="00636EB2">
      <w:pPr>
        <w:pStyle w:val="Code"/>
      </w:pPr>
      <w:r>
        <w:t xml:space="preserve">    "</w:t>
      </w:r>
      <w:proofErr w:type="gramStart"/>
      <w:r>
        <w:t>userList</w:t>
      </w:r>
      <w:proofErr w:type="gramEnd"/>
      <w:r>
        <w:t>" : [ {</w:t>
      </w:r>
    </w:p>
    <w:p w:rsidR="00636EB2" w:rsidRDefault="00636EB2" w:rsidP="00636EB2">
      <w:pPr>
        <w:pStyle w:val="Code"/>
      </w:pPr>
      <w:r>
        <w:t xml:space="preserve">      "@uri</w:t>
      </w:r>
      <w:proofErr w:type="gramStart"/>
      <w:r>
        <w:t>" :</w:t>
      </w:r>
      <w:proofErr w:type="gramEnd"/>
      <w:r>
        <w:t xml:space="preserve"> "https://api.discoverydns.com/users/ed848682-c1d9-11e2-86bc-e9b9e1409c4c",</w:t>
      </w:r>
    </w:p>
    <w:p w:rsidR="00636EB2" w:rsidRDefault="00636EB2" w:rsidP="00636EB2">
      <w:pPr>
        <w:pStyle w:val="Code"/>
      </w:pPr>
      <w:r>
        <w:t xml:space="preserve">      "</w:t>
      </w:r>
      <w:proofErr w:type="gramStart"/>
      <w:r>
        <w:t>id</w:t>
      </w:r>
      <w:proofErr w:type="gramEnd"/>
      <w:r>
        <w:t>" : "ed848682-c1d9-11e2-86bc-e9b9e1409c4c",</w:t>
      </w:r>
    </w:p>
    <w:p w:rsidR="00636EB2" w:rsidRDefault="00636EB2" w:rsidP="00636EB2">
      <w:pPr>
        <w:pStyle w:val="Code"/>
      </w:pPr>
      <w:r>
        <w:t xml:space="preserve">      "</w:t>
      </w:r>
      <w:proofErr w:type="gramStart"/>
      <w:r>
        <w:t>username</w:t>
      </w:r>
      <w:proofErr w:type="gramEnd"/>
      <w:r>
        <w:t>" : "admin",</w:t>
      </w:r>
    </w:p>
    <w:p w:rsidR="00636EB2" w:rsidRDefault="00636EB2" w:rsidP="00636EB2">
      <w:pPr>
        <w:pStyle w:val="Code"/>
      </w:pPr>
      <w:r>
        <w:t xml:space="preserve">      "</w:t>
      </w:r>
      <w:proofErr w:type="gramStart"/>
      <w:r>
        <w:t>name</w:t>
      </w:r>
      <w:proofErr w:type="gramEnd"/>
      <w:r>
        <w:t>" : "System Admin",</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"2013-10-08T10:27:30.931",</w:t>
      </w:r>
    </w:p>
    <w:p w:rsidR="00636EB2" w:rsidRDefault="00636EB2" w:rsidP="00636EB2">
      <w:pPr>
        <w:pStyle w:val="Code"/>
      </w:pPr>
      <w:r>
        <w:t xml:space="preserve">      "</w:t>
      </w:r>
      <w:proofErr w:type="gramStart"/>
      <w:r>
        <w:t>lastUpdateDate</w:t>
      </w:r>
      <w:proofErr w:type="gramEnd"/>
      <w:r>
        <w:t>" : null</w:t>
      </w:r>
    </w:p>
    <w:p w:rsidR="00636EB2" w:rsidRDefault="00636EB2" w:rsidP="00636EB2">
      <w:pPr>
        <w:pStyle w:val="Code"/>
      </w:pPr>
      <w:r>
        <w:t xml:space="preserve">    }, {</w:t>
      </w:r>
    </w:p>
    <w:p w:rsidR="00636EB2" w:rsidRDefault="00636EB2" w:rsidP="00636EB2">
      <w:pPr>
        <w:pStyle w:val="Code"/>
      </w:pPr>
      <w:r>
        <w:t xml:space="preserve">      "@uri</w:t>
      </w:r>
      <w:proofErr w:type="gramStart"/>
      <w:r>
        <w:t>" :</w:t>
      </w:r>
      <w:proofErr w:type="gramEnd"/>
      <w:r>
        <w:t xml:space="preserve"> "https://api.discoverydns.com/users/03fe4fef-4297-483e-89ae-580dd1cf1188",</w:t>
      </w:r>
    </w:p>
    <w:p w:rsidR="00636EB2" w:rsidRDefault="00636EB2" w:rsidP="00636EB2">
      <w:pPr>
        <w:pStyle w:val="Code"/>
      </w:pPr>
      <w:r>
        <w:t xml:space="preserve">      "</w:t>
      </w:r>
      <w:proofErr w:type="gramStart"/>
      <w:r>
        <w:t>id</w:t>
      </w:r>
      <w:proofErr w:type="gramEnd"/>
      <w:r>
        <w:t>" : "03fe4fef-4297-483e-89ae-580dd1cf1188",</w:t>
      </w:r>
    </w:p>
    <w:p w:rsidR="00636EB2" w:rsidRDefault="00636EB2" w:rsidP="00636EB2">
      <w:pPr>
        <w:pStyle w:val="Code"/>
      </w:pPr>
      <w:r>
        <w:t xml:space="preserve">      "</w:t>
      </w:r>
      <w:proofErr w:type="gramStart"/>
      <w:r>
        <w:t>username</w:t>
      </w:r>
      <w:proofErr w:type="gramEnd"/>
      <w:r>
        <w:t>" : "test-ing_us.er4",</w:t>
      </w:r>
    </w:p>
    <w:p w:rsidR="00636EB2" w:rsidRDefault="00636EB2" w:rsidP="00636EB2">
      <w:pPr>
        <w:pStyle w:val="Code"/>
      </w:pPr>
      <w:r>
        <w:lastRenderedPageBreak/>
        <w:t xml:space="preserve">      "</w:t>
      </w:r>
      <w:proofErr w:type="gramStart"/>
      <w:r>
        <w:t>name</w:t>
      </w:r>
      <w:proofErr w:type="gramEnd"/>
      <w:r>
        <w:t>" : "Testing Us.e-_r4",</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"2013-10-07T23:27:38.187",</w:t>
      </w:r>
    </w:p>
    <w:p w:rsidR="00636EB2" w:rsidRDefault="00636EB2" w:rsidP="00636EB2">
      <w:pPr>
        <w:pStyle w:val="Code"/>
      </w:pPr>
      <w:r>
        <w:t xml:space="preserve">      "</w:t>
      </w:r>
      <w:proofErr w:type="gramStart"/>
      <w:r>
        <w:t>lastUpdateDate</w:t>
      </w:r>
      <w:proofErr w:type="gramEnd"/>
      <w:r>
        <w:t>" : null</w:t>
      </w:r>
    </w:p>
    <w:p w:rsidR="00636EB2" w:rsidRDefault="00636EB2" w:rsidP="00636EB2">
      <w:pPr>
        <w:pStyle w:val="Code"/>
      </w:pPr>
      <w:r>
        <w:t xml:space="preserve">    }, {</w:t>
      </w:r>
    </w:p>
    <w:p w:rsidR="00636EB2" w:rsidRDefault="00636EB2" w:rsidP="00636EB2">
      <w:pPr>
        <w:pStyle w:val="Code"/>
      </w:pPr>
      <w:r>
        <w:t xml:space="preserve">      "@uri</w:t>
      </w:r>
      <w:proofErr w:type="gramStart"/>
      <w:r>
        <w:t>" :</w:t>
      </w:r>
      <w:proofErr w:type="gramEnd"/>
      <w:r>
        <w:t xml:space="preserve"> "https://api.discoverydns.com/users/24c03b98-bdae-43c3-a97a-f00c83c38151",</w:t>
      </w:r>
    </w:p>
    <w:p w:rsidR="00636EB2" w:rsidRDefault="00636EB2" w:rsidP="00636EB2">
      <w:pPr>
        <w:pStyle w:val="Code"/>
      </w:pPr>
      <w:r>
        <w:t xml:space="preserve">      "</w:t>
      </w:r>
      <w:proofErr w:type="gramStart"/>
      <w:r>
        <w:t>id</w:t>
      </w:r>
      <w:proofErr w:type="gramEnd"/>
      <w:r>
        <w:t>" : "24c03b98-bdae-43c3-a97a-f00c83c38151",</w:t>
      </w:r>
    </w:p>
    <w:p w:rsidR="00636EB2" w:rsidRDefault="00636EB2" w:rsidP="00636EB2">
      <w:pPr>
        <w:pStyle w:val="Code"/>
      </w:pPr>
      <w:r>
        <w:t xml:space="preserve">      "</w:t>
      </w:r>
      <w:proofErr w:type="gramStart"/>
      <w:r>
        <w:t>username</w:t>
      </w:r>
      <w:proofErr w:type="gramEnd"/>
      <w:r>
        <w:t>" : "test-ing_us.er5",</w:t>
      </w:r>
    </w:p>
    <w:p w:rsidR="00636EB2" w:rsidRDefault="00636EB2" w:rsidP="00636EB2">
      <w:pPr>
        <w:pStyle w:val="Code"/>
      </w:pPr>
      <w:r>
        <w:t xml:space="preserve">      "</w:t>
      </w:r>
      <w:proofErr w:type="gramStart"/>
      <w:r>
        <w:t>name</w:t>
      </w:r>
      <w:proofErr w:type="gramEnd"/>
      <w:r>
        <w:t>" : "Testing Us.e-_r5",</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"2013-10-06T23:27:38.273",</w:t>
      </w:r>
    </w:p>
    <w:p w:rsidR="00636EB2" w:rsidRDefault="00636EB2" w:rsidP="00636EB2">
      <w:pPr>
        <w:pStyle w:val="Code"/>
      </w:pPr>
      <w:r>
        <w:t xml:space="preserve">      "</w:t>
      </w:r>
      <w:proofErr w:type="gramStart"/>
      <w:r>
        <w:t>lastUpdateDate</w:t>
      </w:r>
      <w:proofErr w:type="gramEnd"/>
      <w:r>
        <w:t>" : "2013-10-07T23:27:38.273"</w:t>
      </w:r>
    </w:p>
    <w:p w:rsidR="00636EB2" w:rsidRDefault="00636EB2" w:rsidP="00636EB2">
      <w:pPr>
        <w:pStyle w:val="Code"/>
      </w:pPr>
      <w:r>
        <w:t xml:space="preserve">    } ],</w:t>
      </w:r>
    </w:p>
    <w:p w:rsidR="00636EB2" w:rsidRDefault="00636EB2" w:rsidP="00636EB2">
      <w:pPr>
        <w:pStyle w:val="Code"/>
      </w:pPr>
      <w:r>
        <w:t xml:space="preserve">    "</w:t>
      </w:r>
      <w:proofErr w:type="gramStart"/>
      <w:r>
        <w:t>totalCount</w:t>
      </w:r>
      <w:proofErr w:type="gramEnd"/>
      <w:r>
        <w: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244" w:name="_Toc382406003"/>
      <w:r>
        <w:lastRenderedPageBreak/>
        <w:t>Name Server Interface Set Commands</w:t>
      </w:r>
      <w:bookmarkEnd w:id="244"/>
    </w:p>
    <w:p w:rsidR="003A30DE" w:rsidRDefault="003A30DE" w:rsidP="003A30DE">
      <w:pPr>
        <w:pStyle w:val="Heading2"/>
      </w:pPr>
      <w:bookmarkStart w:id="245" w:name="_Toc382406004"/>
      <w:r>
        <w:t>Name Server Interface Set Get Command</w:t>
      </w:r>
      <w:bookmarkEnd w:id="245"/>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5375DB">
        <w:trPr>
          <w:trHeight w:val="113"/>
          <w:tblHeader w:val="0"/>
        </w:trPr>
        <w:tc>
          <w:tcPr>
            <w:tcW w:w="1843" w:type="dxa"/>
          </w:tcPr>
          <w:p w:rsidR="00636EB2" w:rsidRDefault="00636EB2" w:rsidP="005375DB">
            <w:pPr>
              <w:pStyle w:val="Table-Text"/>
            </w:pPr>
            <w:r>
              <w:t>GET</w:t>
            </w:r>
          </w:p>
        </w:tc>
        <w:tc>
          <w:tcPr>
            <w:tcW w:w="6804" w:type="dxa"/>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5375DB">
        <w:trPr>
          <w:trHeight w:val="113"/>
          <w:tblHeader w:val="0"/>
        </w:trPr>
        <w:tc>
          <w:tcPr>
            <w:tcW w:w="1843"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5375DB">
        <w:trPr>
          <w:trHeight w:val="113"/>
          <w:tblHeader w:val="0"/>
        </w:trPr>
        <w:tc>
          <w:tcPr>
            <w:tcW w:w="1843"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On success this command will return http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RPr="00CC22F1" w:rsidTr="00636EB2">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RPr="00CC22F1" w:rsidTr="00636EB2">
        <w:trPr>
          <w:trHeight w:val="113"/>
          <w:tblHeader w:val="0"/>
        </w:trPr>
        <w:tc>
          <w:tcPr>
            <w:tcW w:w="2777" w:type="dxa"/>
          </w:tcPr>
          <w:p w:rsidR="00636EB2" w:rsidRDefault="00636EB2" w:rsidP="00636EB2">
            <w:pPr>
              <w:pStyle w:val="Table-Text"/>
            </w:pPr>
            <w:r>
              <w:t>@uri</w:t>
            </w:r>
          </w:p>
        </w:tc>
        <w:tc>
          <w:tcPr>
            <w:tcW w:w="1891" w:type="dxa"/>
          </w:tcPr>
          <w:p w:rsidR="00636EB2" w:rsidRDefault="00636EB2" w:rsidP="00636EB2">
            <w:pPr>
              <w:pStyle w:val="Table-Text"/>
            </w:pPr>
            <w:r>
              <w:t>string</w:t>
            </w:r>
          </w:p>
        </w:tc>
        <w:tc>
          <w:tcPr>
            <w:tcW w:w="3979" w:type="dxa"/>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636EB2">
        <w:trPr>
          <w:trHeight w:val="113"/>
          <w:tblHeader w:val="0"/>
        </w:trPr>
        <w:tc>
          <w:tcPr>
            <w:tcW w:w="2777" w:type="dxa"/>
          </w:tcPr>
          <w:p w:rsidR="00636EB2" w:rsidRDefault="00636EB2" w:rsidP="00636EB2">
            <w:pPr>
              <w:pStyle w:val="Table-Text"/>
            </w:pPr>
            <w:r>
              <w: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object</w:t>
            </w:r>
          </w:p>
        </w:tc>
      </w:tr>
      <w:tr w:rsidR="00636EB2" w:rsidRPr="00CC22F1" w:rsidTr="00636EB2">
        <w:trPr>
          <w:trHeight w:val="113"/>
          <w:tblHeader w:val="0"/>
        </w:trPr>
        <w:tc>
          <w:tcPr>
            <w:tcW w:w="2777" w:type="dxa"/>
          </w:tcPr>
          <w:p w:rsidR="00636EB2" w:rsidRDefault="00636EB2" w:rsidP="00636EB2">
            <w:pPr>
              <w:pStyle w:val="Table-Text"/>
            </w:pPr>
            <w:r>
              <w:t>version</w:t>
            </w:r>
          </w:p>
        </w:tc>
        <w:tc>
          <w:tcPr>
            <w:tcW w:w="1891" w:type="dxa"/>
          </w:tcPr>
          <w:p w:rsidR="00636EB2" w:rsidRDefault="00636EB2" w:rsidP="00636EB2">
            <w:pPr>
              <w:pStyle w:val="Table-Text"/>
            </w:pPr>
            <w:r>
              <w:t>integer</w:t>
            </w:r>
          </w:p>
        </w:tc>
        <w:tc>
          <w:tcPr>
            <w:tcW w:w="3979" w:type="dxa"/>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636EB2">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name server interface set</w:t>
            </w:r>
          </w:p>
        </w:tc>
      </w:tr>
      <w:tr w:rsidR="00636EB2" w:rsidRPr="00CC22F1" w:rsidTr="00636EB2">
        <w:trPr>
          <w:trHeight w:val="113"/>
          <w:tblHeader w:val="0"/>
        </w:trPr>
        <w:tc>
          <w:tcPr>
            <w:tcW w:w="2777" w:type="dxa"/>
          </w:tcPr>
          <w:p w:rsidR="00636EB2" w:rsidRDefault="00636EB2" w:rsidP="00636EB2">
            <w:pPr>
              <w:pStyle w:val="Table-Text"/>
            </w:pPr>
            <w:r>
              <w:t>status</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current status of the name server interface set</w:t>
            </w:r>
          </w:p>
        </w:tc>
      </w:tr>
      <w:tr w:rsidR="00636EB2" w:rsidRPr="00CC22F1" w:rsidTr="00636EB2">
        <w:trPr>
          <w:trHeight w:val="113"/>
          <w:tblHeader w:val="0"/>
        </w:trPr>
        <w:tc>
          <w:tcPr>
            <w:tcW w:w="2777" w:type="dxa"/>
          </w:tcPr>
          <w:p w:rsidR="00636EB2" w:rsidRDefault="00636EB2" w:rsidP="00636EB2">
            <w:pPr>
              <w:pStyle w:val="Table-Text"/>
            </w:pPr>
            <w:r>
              <w:t>nameServerInterfaces</w:t>
            </w:r>
          </w:p>
        </w:tc>
        <w:tc>
          <w:tcPr>
            <w:tcW w:w="1891" w:type="dxa"/>
          </w:tcPr>
          <w:p w:rsidR="00636EB2" w:rsidRDefault="00636EB2" w:rsidP="00636EB2">
            <w:pPr>
              <w:pStyle w:val="Table-Text"/>
            </w:pPr>
            <w:r>
              <w:t>NameServerInterface[]</w:t>
            </w:r>
          </w:p>
        </w:tc>
        <w:tc>
          <w:tcPr>
            <w:tcW w:w="3979" w:type="dxa"/>
          </w:tcPr>
          <w:p w:rsidR="00636EB2" w:rsidRDefault="00636EB2" w:rsidP="00636EB2">
            <w:pPr>
              <w:pStyle w:val="Table-Text"/>
            </w:pPr>
            <w:r>
              <w:t>A list containing the name server interfaces that are represented by this name server interface set</w:t>
            </w:r>
          </w:p>
        </w:tc>
      </w:tr>
      <w:tr w:rsidR="00636EB2" w:rsidRPr="00CC22F1" w:rsidTr="00636EB2">
        <w:trPr>
          <w:trHeight w:val="113"/>
          <w:tblHeader w:val="0"/>
        </w:trPr>
        <w:tc>
          <w:tcPr>
            <w:tcW w:w="2777" w:type="dxa"/>
          </w:tcPr>
          <w:p w:rsidR="00636EB2" w:rsidRDefault="00636EB2" w:rsidP="00636EB2">
            <w:pPr>
              <w:pStyle w:val="Table-Text"/>
            </w:pPr>
            <w:r>
              <w:t>createDate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created</w:t>
            </w:r>
          </w:p>
        </w:tc>
      </w:tr>
      <w:tr w:rsidR="00636EB2" w:rsidRPr="00CC22F1" w:rsidTr="00636EB2">
        <w:trPr>
          <w:trHeight w:val="113"/>
          <w:tblHeader w:val="0"/>
        </w:trPr>
        <w:tc>
          <w:tcPr>
            <w:tcW w:w="2777" w:type="dxa"/>
          </w:tcPr>
          <w:p w:rsidR="00636EB2" w:rsidRDefault="00636EB2" w:rsidP="00636EB2">
            <w:pPr>
              <w:pStyle w:val="Table-Text"/>
            </w:pPr>
            <w:r>
              <w:t>createAccountId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lastUpdateDate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last updated,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Tr="005375DB">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Tr="005375DB">
        <w:trPr>
          <w:trHeight w:val="113"/>
          <w:tblHeader w:val="0"/>
        </w:trPr>
        <w:tc>
          <w:tcPr>
            <w:tcW w:w="2777" w:type="dxa"/>
          </w:tcPr>
          <w:p w:rsidR="00636EB2" w:rsidRDefault="00636EB2" w:rsidP="00636EB2">
            <w:pPr>
              <w:pStyle w:val="Table-Text"/>
            </w:pPr>
            <w:r>
              <w:t>order</w:t>
            </w:r>
          </w:p>
        </w:tc>
        <w:tc>
          <w:tcPr>
            <w:tcW w:w="1891" w:type="dxa"/>
          </w:tcPr>
          <w:p w:rsidR="00636EB2" w:rsidRDefault="00636EB2" w:rsidP="00636EB2">
            <w:pPr>
              <w:pStyle w:val="Table-Text"/>
            </w:pPr>
            <w:r>
              <w:t>integer</w:t>
            </w:r>
          </w:p>
        </w:tc>
        <w:tc>
          <w:tcPr>
            <w:tcW w:w="3979" w:type="dxa"/>
          </w:tcPr>
          <w:p w:rsidR="00636EB2" w:rsidRDefault="00636EB2" w:rsidP="00636EB2">
            <w:pPr>
              <w:pStyle w:val="Table-Text"/>
            </w:pPr>
            <w:r>
              <w:t>The order value of this interface, used to determine the order in which the corresponding NS records are generated</w:t>
            </w:r>
          </w:p>
        </w:tc>
      </w:tr>
      <w:tr w:rsidR="00636EB2" w:rsidTr="005375DB">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this interface</w:t>
            </w:r>
          </w:p>
        </w:tc>
      </w:tr>
      <w:tr w:rsidR="00636EB2" w:rsidTr="005375DB">
        <w:trPr>
          <w:trHeight w:val="113"/>
          <w:tblHeader w:val="0"/>
        </w:trPr>
        <w:tc>
          <w:tcPr>
            <w:tcW w:w="2777" w:type="dxa"/>
          </w:tcPr>
          <w:p w:rsidR="00636EB2" w:rsidRDefault="00636EB2" w:rsidP="00636EB2">
            <w:pPr>
              <w:pStyle w:val="Table-Text"/>
            </w:pPr>
            <w:r>
              <w:t>ipv4Address</w:t>
            </w:r>
          </w:p>
        </w:tc>
        <w:tc>
          <w:tcPr>
            <w:tcW w:w="1891" w:type="dxa"/>
          </w:tcPr>
          <w:p w:rsidR="00636EB2" w:rsidRDefault="00636EB2" w:rsidP="00636EB2">
            <w:pPr>
              <w:pStyle w:val="Table-Text"/>
            </w:pPr>
            <w:r>
              <w:t>ipv4address</w:t>
            </w:r>
          </w:p>
        </w:tc>
        <w:tc>
          <w:tcPr>
            <w:tcW w:w="3979" w:type="dxa"/>
          </w:tcPr>
          <w:p w:rsidR="00636EB2" w:rsidRDefault="00636EB2" w:rsidP="00636EB2">
            <w:pPr>
              <w:pStyle w:val="Table-Text"/>
            </w:pPr>
            <w:r>
              <w:t>The IPv4 address assigned to this interface</w:t>
            </w:r>
          </w:p>
        </w:tc>
      </w:tr>
      <w:tr w:rsidR="00636EB2" w:rsidTr="005375DB">
        <w:trPr>
          <w:trHeight w:val="113"/>
          <w:tblHeader w:val="0"/>
        </w:trPr>
        <w:tc>
          <w:tcPr>
            <w:tcW w:w="2777" w:type="dxa"/>
          </w:tcPr>
          <w:p w:rsidR="00636EB2" w:rsidRDefault="00636EB2" w:rsidP="00636EB2">
            <w:pPr>
              <w:pStyle w:val="Table-Text"/>
            </w:pPr>
            <w:r>
              <w:t>Ipv6Address</w:t>
            </w:r>
          </w:p>
        </w:tc>
        <w:tc>
          <w:tcPr>
            <w:tcW w:w="1891" w:type="dxa"/>
          </w:tcPr>
          <w:p w:rsidR="00636EB2" w:rsidRDefault="00636EB2" w:rsidP="00636EB2">
            <w:pPr>
              <w:pStyle w:val="Table-Text"/>
            </w:pPr>
            <w:r>
              <w:t>ipv6address</w:t>
            </w:r>
          </w:p>
        </w:tc>
        <w:tc>
          <w:tcPr>
            <w:tcW w:w="3979" w:type="dxa"/>
          </w:tcPr>
          <w:p w:rsidR="00636EB2" w:rsidRDefault="00636EB2" w:rsidP="00636EB2">
            <w:pPr>
              <w:pStyle w:val="Table-Text"/>
            </w:pPr>
            <w:r>
              <w:t>The IPv6 address assigned to this interface</w:t>
            </w:r>
          </w:p>
        </w:tc>
      </w:tr>
    </w:tbl>
    <w:p w:rsidR="00636EB2" w:rsidRDefault="00636EB2" w:rsidP="00636EB2">
      <w:pPr>
        <w:pStyle w:val="Heading3"/>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w:t>
      </w:r>
      <w:proofErr w:type="gramStart"/>
      <w:r>
        <w:t>nameServerInterfaceSet</w:t>
      </w:r>
      <w:proofErr w:type="gramEnd"/>
      <w:r>
        <w:t xml:space="preserve">" : </w:t>
      </w:r>
    </w:p>
    <w:p w:rsidR="00306ED7" w:rsidRDefault="00306ED7" w:rsidP="00306ED7">
      <w:pPr>
        <w:pStyle w:val="Code"/>
      </w:pPr>
      <w:r>
        <w:t xml:space="preserve">    "@uri</w:t>
      </w:r>
      <w:proofErr w:type="gramStart"/>
      <w:r>
        <w:t>" :</w:t>
      </w:r>
      <w:proofErr w:type="gramEnd"/>
      <w:r>
        <w:t xml:space="preserve"> "https://api.discoverydns.com/nameserverinterfacesets/c166a51f-99d9-4be4-8f32-5d69155116b7",</w:t>
      </w:r>
    </w:p>
    <w:p w:rsidR="00306ED7" w:rsidRDefault="00306ED7" w:rsidP="00306ED7">
      <w:pPr>
        <w:pStyle w:val="Code"/>
      </w:pPr>
      <w:r>
        <w:t xml:space="preserve">    "</w:t>
      </w:r>
      <w:proofErr w:type="gramStart"/>
      <w:r>
        <w:t>id</w:t>
      </w:r>
      <w:proofErr w:type="gramEnd"/>
      <w:r>
        <w:t>" : "c166a51f-99d9-4be4-8f32-5d69155116b7",</w:t>
      </w:r>
    </w:p>
    <w:p w:rsidR="00306ED7" w:rsidRDefault="00306ED7" w:rsidP="00306ED7">
      <w:pPr>
        <w:pStyle w:val="Code"/>
      </w:pPr>
      <w:r>
        <w:t xml:space="preserve">    "</w:t>
      </w:r>
      <w:proofErr w:type="gramStart"/>
      <w:r>
        <w:t>name</w:t>
      </w:r>
      <w:proofErr w:type="gramEnd"/>
      <w:r>
        <w:t>" : "Test-ing NameServer_Interfa.ceSet0",</w:t>
      </w:r>
    </w:p>
    <w:p w:rsidR="00306ED7" w:rsidRDefault="00306ED7" w:rsidP="00306ED7">
      <w:pPr>
        <w:pStyle w:val="Code"/>
      </w:pPr>
      <w:r>
        <w:t xml:space="preserve">    "</w:t>
      </w:r>
      <w:proofErr w:type="gramStart"/>
      <w:r>
        <w:t>version</w:t>
      </w:r>
      <w:proofErr w:type="gramEnd"/>
      <w:r>
        <w:t>" : 0,</w:t>
      </w:r>
    </w:p>
    <w:p w:rsidR="00306ED7" w:rsidRDefault="00306ED7" w:rsidP="00306ED7">
      <w:pPr>
        <w:pStyle w:val="Code"/>
      </w:pPr>
      <w:r>
        <w:t xml:space="preserve">    "</w:t>
      </w:r>
      <w:proofErr w:type="gramStart"/>
      <w:r>
        <w:t>status</w:t>
      </w:r>
      <w:proofErr w:type="gramEnd"/>
      <w:r>
        <w:t>" : "active",</w:t>
      </w:r>
    </w:p>
    <w:p w:rsidR="00306ED7" w:rsidRDefault="00306ED7" w:rsidP="00306ED7">
      <w:pPr>
        <w:pStyle w:val="Code"/>
      </w:pPr>
      <w:r>
        <w:t xml:space="preserve">    "</w:t>
      </w:r>
      <w:proofErr w:type="gramStart"/>
      <w:r>
        <w:t>createDate</w:t>
      </w:r>
      <w:proofErr w:type="gramEnd"/>
      <w:r>
        <w:t>" : "2013-10-07T04:11:47.209",</w:t>
      </w:r>
    </w:p>
    <w:p w:rsidR="00306ED7" w:rsidRDefault="00306ED7" w:rsidP="00306ED7">
      <w:pPr>
        <w:pStyle w:val="Code"/>
      </w:pPr>
      <w:r>
        <w:t xml:space="preserve">    "</w:t>
      </w:r>
      <w:proofErr w:type="gramStart"/>
      <w:r>
        <w:t>createAccountId</w:t>
      </w:r>
      <w:proofErr w:type="gramEnd"/>
      <w:r>
        <w:t>" : "f73af262-9531-11e2-9b25-2809b571161a",</w:t>
      </w:r>
    </w:p>
    <w:p w:rsidR="00306ED7" w:rsidRDefault="00306ED7" w:rsidP="00306ED7">
      <w:pPr>
        <w:pStyle w:val="Code"/>
      </w:pPr>
      <w:r>
        <w:t xml:space="preserve">    "</w:t>
      </w:r>
      <w:proofErr w:type="gramStart"/>
      <w:r>
        <w:t>createAccountIdentifier</w:t>
      </w:r>
      <w:proofErr w:type="gramEnd"/>
      <w:r>
        <w:t>" : "system",</w:t>
      </w:r>
    </w:p>
    <w:p w:rsidR="00306ED7" w:rsidRDefault="00306ED7" w:rsidP="00306ED7">
      <w:pPr>
        <w:pStyle w:val="Code"/>
      </w:pPr>
      <w:r>
        <w:t xml:space="preserve">    "</w:t>
      </w:r>
      <w:proofErr w:type="gramStart"/>
      <w:r>
        <w:t>createUserId</w:t>
      </w:r>
      <w:proofErr w:type="gramEnd"/>
      <w:r>
        <w:t>" : "ed848682-c1d9-11e2-86bc-e9b9e1409c4c",</w:t>
      </w:r>
    </w:p>
    <w:p w:rsidR="00306ED7" w:rsidRDefault="00306ED7" w:rsidP="00306ED7">
      <w:pPr>
        <w:pStyle w:val="Code"/>
      </w:pPr>
      <w:r>
        <w:t xml:space="preserve">    "</w:t>
      </w:r>
      <w:proofErr w:type="gramStart"/>
      <w:r>
        <w:t>createUserName</w:t>
      </w:r>
      <w:proofErr w:type="gramEnd"/>
      <w:r>
        <w:t>" : "System Admin",</w:t>
      </w:r>
    </w:p>
    <w:p w:rsidR="00306ED7" w:rsidRDefault="00306ED7" w:rsidP="00306ED7">
      <w:pPr>
        <w:pStyle w:val="Code"/>
      </w:pPr>
      <w:r>
        <w:t xml:space="preserve">    "</w:t>
      </w:r>
      <w:proofErr w:type="gramStart"/>
      <w:r>
        <w:t>lastUpdateDate</w:t>
      </w:r>
      <w:proofErr w:type="gramEnd"/>
      <w:r>
        <w:t>" : "2013-10-07T04:11:47.209",</w:t>
      </w:r>
    </w:p>
    <w:p w:rsidR="00306ED7" w:rsidRDefault="00306ED7" w:rsidP="00306ED7">
      <w:pPr>
        <w:pStyle w:val="Code"/>
      </w:pPr>
      <w:r>
        <w:t xml:space="preserve">    "</w:t>
      </w:r>
      <w:proofErr w:type="gramStart"/>
      <w:r>
        <w:t>lastUpdateAccountId</w:t>
      </w:r>
      <w:proofErr w:type="gramEnd"/>
      <w:r>
        <w:t>" : "f73af262-9531-11e2-9b25-2809b571161a",</w:t>
      </w:r>
    </w:p>
    <w:p w:rsidR="00306ED7" w:rsidRDefault="00306ED7" w:rsidP="00306ED7">
      <w:pPr>
        <w:pStyle w:val="Code"/>
      </w:pPr>
      <w:r>
        <w:t xml:space="preserve">    "</w:t>
      </w:r>
      <w:proofErr w:type="gramStart"/>
      <w:r>
        <w:t>lastUpdateAccountIdentifier</w:t>
      </w:r>
      <w:proofErr w:type="gramEnd"/>
      <w:r>
        <w:t>" : "system",</w:t>
      </w:r>
    </w:p>
    <w:p w:rsidR="00306ED7" w:rsidRDefault="00306ED7" w:rsidP="00306ED7">
      <w:pPr>
        <w:pStyle w:val="Code"/>
      </w:pPr>
      <w:r>
        <w:lastRenderedPageBreak/>
        <w:t xml:space="preserve">    "</w:t>
      </w:r>
      <w:proofErr w:type="gramStart"/>
      <w:r>
        <w:t>lastUpdateUserId</w:t>
      </w:r>
      <w:proofErr w:type="gramEnd"/>
      <w:r>
        <w:t>" : "ed848682-c1d9-11e2-86bc-e9b9e1409c4c",</w:t>
      </w:r>
    </w:p>
    <w:p w:rsidR="00306ED7" w:rsidRDefault="00306ED7" w:rsidP="00306ED7">
      <w:pPr>
        <w:pStyle w:val="Code"/>
      </w:pPr>
      <w:r>
        <w:t xml:space="preserve">    "</w:t>
      </w:r>
      <w:proofErr w:type="gramStart"/>
      <w:r>
        <w:t>lastUpdateUserName</w:t>
      </w:r>
      <w:proofErr w:type="gramEnd"/>
      <w:r>
        <w:t>" : "System Admin",</w:t>
      </w:r>
    </w:p>
    <w:p w:rsidR="00306ED7" w:rsidRDefault="00306ED7" w:rsidP="00306ED7">
      <w:pPr>
        <w:pStyle w:val="Code"/>
      </w:pPr>
      <w:r>
        <w:t xml:space="preserve">    "</w:t>
      </w:r>
      <w:proofErr w:type="gramStart"/>
      <w:r>
        <w:t>nameServerInterfaces</w:t>
      </w:r>
      <w:proofErr w:type="gramEnd"/>
      <w:r>
        <w:t>" : [ {</w:t>
      </w:r>
    </w:p>
    <w:p w:rsidR="00306ED7" w:rsidRDefault="00306ED7" w:rsidP="00306ED7">
      <w:pPr>
        <w:pStyle w:val="Code"/>
      </w:pPr>
      <w:r>
        <w:t xml:space="preserve">      "</w:t>
      </w:r>
      <w:proofErr w:type="gramStart"/>
      <w:r>
        <w:t>order</w:t>
      </w:r>
      <w:proofErr w:type="gramEnd"/>
      <w:r>
        <w:t>" : 1,</w:t>
      </w:r>
    </w:p>
    <w:p w:rsidR="00306ED7" w:rsidRDefault="00306ED7" w:rsidP="00306ED7">
      <w:pPr>
        <w:pStyle w:val="Code"/>
      </w:pPr>
      <w:r>
        <w:t xml:space="preserve">      "</w:t>
      </w:r>
      <w:proofErr w:type="gramStart"/>
      <w:r>
        <w:t>name</w:t>
      </w:r>
      <w:proofErr w:type="gramEnd"/>
      <w:r>
        <w:t>" : "test-ing nameserver_interface0",</w:t>
      </w:r>
    </w:p>
    <w:p w:rsidR="00306ED7" w:rsidRDefault="00306ED7" w:rsidP="00306ED7">
      <w:pPr>
        <w:pStyle w:val="Code"/>
      </w:pPr>
      <w:r>
        <w:t xml:space="preserve">      "ipv4Address</w:t>
      </w:r>
      <w:proofErr w:type="gramStart"/>
      <w:r>
        <w:t>" :</w:t>
      </w:r>
      <w:proofErr w:type="gramEnd"/>
      <w:r>
        <w:t xml:space="preserve"> "231.241.83.103",</w:t>
      </w:r>
    </w:p>
    <w:p w:rsidR="00306ED7" w:rsidRDefault="00306ED7" w:rsidP="00306ED7">
      <w:pPr>
        <w:pStyle w:val="Code"/>
      </w:pPr>
      <w:r>
        <w:t xml:space="preserve">      "ipv6Address</w:t>
      </w:r>
      <w:proofErr w:type="gramStart"/>
      <w:r>
        <w:t>" :</w:t>
      </w:r>
      <w:proofErr w:type="gramEnd"/>
      <w:r>
        <w:t xml:space="preserve"> "e2a4:8bcf:a23a:5bd8:7c58:187e:9ab5:e2ad"</w:t>
      </w:r>
    </w:p>
    <w:p w:rsidR="00306ED7" w:rsidRDefault="00306ED7" w:rsidP="00306ED7">
      <w:pPr>
        <w:pStyle w:val="Code"/>
      </w:pPr>
      <w:r>
        <w:t xml:space="preserve">    }, {</w:t>
      </w:r>
    </w:p>
    <w:p w:rsidR="00306ED7" w:rsidRDefault="00306ED7" w:rsidP="00306ED7">
      <w:pPr>
        <w:pStyle w:val="Code"/>
      </w:pPr>
      <w:r>
        <w:t xml:space="preserve">      "</w:t>
      </w:r>
      <w:proofErr w:type="gramStart"/>
      <w:r>
        <w:t>order</w:t>
      </w:r>
      <w:proofErr w:type="gramEnd"/>
      <w:r>
        <w:t>" : 2,</w:t>
      </w:r>
    </w:p>
    <w:p w:rsidR="00306ED7" w:rsidRDefault="00306ED7" w:rsidP="00306ED7">
      <w:pPr>
        <w:pStyle w:val="Code"/>
      </w:pPr>
      <w:r>
        <w:t xml:space="preserve">      "</w:t>
      </w:r>
      <w:proofErr w:type="gramStart"/>
      <w:r>
        <w:t>name</w:t>
      </w:r>
      <w:proofErr w:type="gramEnd"/>
      <w:r>
        <w:t>" : "test-ing nameserver_interface1",</w:t>
      </w:r>
    </w:p>
    <w:p w:rsidR="00306ED7" w:rsidRDefault="00306ED7" w:rsidP="00306ED7">
      <w:pPr>
        <w:pStyle w:val="Code"/>
      </w:pPr>
      <w:r>
        <w:t xml:space="preserve">      "ipv4Address</w:t>
      </w:r>
      <w:proofErr w:type="gramStart"/>
      <w:r>
        <w:t>" :</w:t>
      </w:r>
      <w:proofErr w:type="gramEnd"/>
      <w:r>
        <w:t xml:space="preserve"> "95.252.48.206",</w:t>
      </w:r>
    </w:p>
    <w:p w:rsidR="00306ED7" w:rsidRDefault="00306ED7" w:rsidP="00306ED7">
      <w:pPr>
        <w:pStyle w:val="Code"/>
      </w:pPr>
      <w:r>
        <w:t xml:space="preserve">      "ipv6Address</w:t>
      </w:r>
      <w:proofErr w:type="gramStart"/>
      <w:r>
        <w:t>" :</w:t>
      </w:r>
      <w:proofErr w:type="gramEnd"/>
      <w:r>
        <w:t xml:space="preserve">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246" w:name="_Toc382406005"/>
      <w:r>
        <w:lastRenderedPageBreak/>
        <w:t>Name Server Set Commands</w:t>
      </w:r>
      <w:bookmarkEnd w:id="246"/>
    </w:p>
    <w:p w:rsidR="003A30DE" w:rsidRDefault="003A30DE" w:rsidP="003A30DE">
      <w:pPr>
        <w:pStyle w:val="Heading2"/>
      </w:pPr>
      <w:bookmarkStart w:id="247" w:name="_Toc382406006"/>
      <w:r>
        <w:t>Name Server Set Get Command</w:t>
      </w:r>
      <w:bookmarkEnd w:id="247"/>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HTTP Method</w:t>
            </w:r>
          </w:p>
        </w:tc>
        <w:tc>
          <w:tcPr>
            <w:tcW w:w="6804" w:type="dxa"/>
            <w:shd w:val="clear" w:color="auto" w:fill="BFBFBF" w:themeFill="background1" w:themeFillShade="BF"/>
          </w:tcPr>
          <w:p w:rsidR="006747DA" w:rsidRDefault="006747DA" w:rsidP="005375DB">
            <w:pPr>
              <w:pStyle w:val="Table-Header"/>
            </w:pPr>
            <w:r>
              <w:t>Request URI</w:t>
            </w:r>
          </w:p>
        </w:tc>
      </w:tr>
      <w:tr w:rsidR="006747DA" w:rsidRPr="00CC22F1" w:rsidTr="005375DB">
        <w:trPr>
          <w:trHeight w:val="113"/>
          <w:tblHeader w:val="0"/>
        </w:trPr>
        <w:tc>
          <w:tcPr>
            <w:tcW w:w="1843" w:type="dxa"/>
          </w:tcPr>
          <w:p w:rsidR="006747DA" w:rsidRDefault="006747DA" w:rsidP="005375DB">
            <w:pPr>
              <w:pStyle w:val="Table-Text"/>
            </w:pPr>
            <w:r>
              <w:t>GET</w:t>
            </w:r>
          </w:p>
        </w:tc>
        <w:tc>
          <w:tcPr>
            <w:tcW w:w="6804" w:type="dxa"/>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Field</w:t>
            </w:r>
          </w:p>
        </w:tc>
        <w:tc>
          <w:tcPr>
            <w:tcW w:w="6804" w:type="dxa"/>
            <w:shd w:val="clear" w:color="auto" w:fill="BFBFBF" w:themeFill="background1" w:themeFillShade="BF"/>
          </w:tcPr>
          <w:p w:rsidR="006747DA" w:rsidRDefault="006747DA" w:rsidP="005375DB">
            <w:pPr>
              <w:pStyle w:val="Table-Header"/>
            </w:pPr>
            <w:r>
              <w:t>Description</w:t>
            </w:r>
          </w:p>
        </w:tc>
      </w:tr>
      <w:tr w:rsidR="006747DA" w:rsidRPr="00CC22F1" w:rsidTr="005375DB">
        <w:trPr>
          <w:trHeight w:val="113"/>
          <w:tblHeader w:val="0"/>
        </w:trPr>
        <w:tc>
          <w:tcPr>
            <w:tcW w:w="1843" w:type="dxa"/>
          </w:tcPr>
          <w:p w:rsidR="006747DA" w:rsidRDefault="006747DA" w:rsidP="005375DB">
            <w:pPr>
              <w:pStyle w:val="Table-Text"/>
            </w:pPr>
            <w:r>
              <w:t>service-address</w:t>
            </w:r>
          </w:p>
        </w:tc>
        <w:tc>
          <w:tcPr>
            <w:tcW w:w="6804" w:type="dxa"/>
          </w:tcPr>
          <w:p w:rsidR="006747DA" w:rsidRDefault="006747DA" w:rsidP="006351FF">
            <w:pPr>
              <w:pStyle w:val="Table-Text"/>
            </w:pPr>
            <w:r>
              <w:t xml:space="preserve">The service address as described in section </w:t>
            </w:r>
            <w:r w:rsidR="006351FF">
              <w:t>2.2</w:t>
            </w:r>
          </w:p>
        </w:tc>
      </w:tr>
      <w:tr w:rsidR="006747DA" w:rsidRPr="00CC22F1" w:rsidTr="005375DB">
        <w:trPr>
          <w:trHeight w:val="113"/>
          <w:tblHeader w:val="0"/>
        </w:trPr>
        <w:tc>
          <w:tcPr>
            <w:tcW w:w="1843" w:type="dxa"/>
          </w:tcPr>
          <w:p w:rsidR="006747DA" w:rsidRDefault="006747DA" w:rsidP="005375DB">
            <w:pPr>
              <w:pStyle w:val="Table-Text"/>
            </w:pPr>
            <w:r>
              <w:t>id-or-name</w:t>
            </w:r>
          </w:p>
        </w:tc>
        <w:tc>
          <w:tcPr>
            <w:tcW w:w="6804" w:type="dxa"/>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On success this command will return http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99"/>
        <w:gridCol w:w="2077"/>
        <w:gridCol w:w="3571"/>
      </w:tblGrid>
      <w:tr w:rsidR="006747DA" w:rsidRPr="00CC22F1" w:rsidTr="006747DA">
        <w:trPr>
          <w:tblHeader w:val="0"/>
        </w:trPr>
        <w:tc>
          <w:tcPr>
            <w:tcW w:w="2999" w:type="dxa"/>
            <w:shd w:val="clear" w:color="auto" w:fill="BFBFBF" w:themeFill="background1" w:themeFillShade="BF"/>
          </w:tcPr>
          <w:p w:rsidR="006747DA" w:rsidRPr="00750051" w:rsidRDefault="006747DA" w:rsidP="005375DB">
            <w:pPr>
              <w:pStyle w:val="Table-Header"/>
            </w:pPr>
            <w:r>
              <w:t>Field Name</w:t>
            </w:r>
          </w:p>
        </w:tc>
        <w:tc>
          <w:tcPr>
            <w:tcW w:w="2077" w:type="dxa"/>
            <w:shd w:val="clear" w:color="auto" w:fill="BFBFBF" w:themeFill="background1" w:themeFillShade="BF"/>
          </w:tcPr>
          <w:p w:rsidR="006747DA" w:rsidRDefault="006747DA" w:rsidP="005375DB">
            <w:pPr>
              <w:pStyle w:val="Table-Header"/>
            </w:pPr>
            <w:r>
              <w:t>Type</w:t>
            </w:r>
          </w:p>
        </w:tc>
        <w:tc>
          <w:tcPr>
            <w:tcW w:w="3571" w:type="dxa"/>
            <w:shd w:val="clear" w:color="auto" w:fill="BFBFBF" w:themeFill="background1" w:themeFillShade="BF"/>
          </w:tcPr>
          <w:p w:rsidR="006747DA" w:rsidRDefault="006747DA" w:rsidP="005375DB">
            <w:pPr>
              <w:pStyle w:val="Table-Header"/>
            </w:pPr>
            <w:r>
              <w:t>Description</w:t>
            </w:r>
          </w:p>
        </w:tc>
      </w:tr>
      <w:tr w:rsidR="006747DA" w:rsidRPr="00CC22F1" w:rsidTr="006747DA">
        <w:trPr>
          <w:trHeight w:val="113"/>
          <w:tblHeader w:val="0"/>
        </w:trPr>
        <w:tc>
          <w:tcPr>
            <w:tcW w:w="2999" w:type="dxa"/>
          </w:tcPr>
          <w:p w:rsidR="006747DA" w:rsidRDefault="006747DA" w:rsidP="006747DA">
            <w:pPr>
              <w:pStyle w:val="Table-Text"/>
            </w:pPr>
            <w:r>
              <w:t>@uri</w:t>
            </w:r>
          </w:p>
        </w:tc>
        <w:tc>
          <w:tcPr>
            <w:tcW w:w="2077" w:type="dxa"/>
          </w:tcPr>
          <w:p w:rsidR="006747DA" w:rsidRDefault="006747DA" w:rsidP="006747DA">
            <w:pPr>
              <w:pStyle w:val="Table-Text"/>
            </w:pPr>
            <w:r>
              <w:t>string</w:t>
            </w:r>
          </w:p>
        </w:tc>
        <w:tc>
          <w:tcPr>
            <w:tcW w:w="3571"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6747DA">
        <w:trPr>
          <w:trHeight w:val="113"/>
          <w:tblHeader w:val="0"/>
        </w:trPr>
        <w:tc>
          <w:tcPr>
            <w:tcW w:w="2999" w:type="dxa"/>
          </w:tcPr>
          <w:p w:rsidR="006747DA" w:rsidRDefault="006747DA" w:rsidP="006747DA">
            <w:pPr>
              <w:pStyle w:val="Table-Text"/>
            </w:pPr>
            <w:r>
              <w: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object</w:t>
            </w:r>
          </w:p>
        </w:tc>
      </w:tr>
      <w:tr w:rsidR="006747DA" w:rsidRPr="00CC22F1" w:rsidTr="006747DA">
        <w:trPr>
          <w:trHeight w:val="113"/>
          <w:tblHeader w:val="0"/>
        </w:trPr>
        <w:tc>
          <w:tcPr>
            <w:tcW w:w="2999" w:type="dxa"/>
          </w:tcPr>
          <w:p w:rsidR="006747DA" w:rsidRDefault="006747DA" w:rsidP="006747DA">
            <w:pPr>
              <w:pStyle w:val="Table-Text"/>
            </w:pPr>
            <w:r>
              <w:t>version</w:t>
            </w:r>
          </w:p>
        </w:tc>
        <w:tc>
          <w:tcPr>
            <w:tcW w:w="2077" w:type="dxa"/>
          </w:tcPr>
          <w:p w:rsidR="006747DA" w:rsidRDefault="006747DA" w:rsidP="006747DA">
            <w:pPr>
              <w:pStyle w:val="Table-Text"/>
            </w:pPr>
            <w:r>
              <w:t>integer</w:t>
            </w:r>
          </w:p>
        </w:tc>
        <w:tc>
          <w:tcPr>
            <w:tcW w:w="3571"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6747DA">
        <w:trPr>
          <w:trHeight w:val="113"/>
          <w:tblHeader w:val="0"/>
        </w:trPr>
        <w:tc>
          <w:tcPr>
            <w:tcW w:w="2999" w:type="dxa"/>
          </w:tcPr>
          <w:p w:rsidR="006747DA" w:rsidRDefault="006747DA" w:rsidP="006747DA">
            <w:pPr>
              <w:pStyle w:val="Table-Text"/>
            </w:pPr>
            <w:r>
              <w: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name server set</w:t>
            </w:r>
          </w:p>
        </w:tc>
      </w:tr>
      <w:tr w:rsidR="006747DA" w:rsidRPr="00CC22F1" w:rsidTr="006747DA">
        <w:trPr>
          <w:trHeight w:val="113"/>
          <w:tblHeader w:val="0"/>
        </w:trPr>
        <w:tc>
          <w:tcPr>
            <w:tcW w:w="2999" w:type="dxa"/>
          </w:tcPr>
          <w:p w:rsidR="006747DA" w:rsidRDefault="006747DA" w:rsidP="006747DA">
            <w:pPr>
              <w:pStyle w:val="Table-Text"/>
            </w:pPr>
            <w:r>
              <w:t>prefix</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prefix used in the generation of NS records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domainName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domain name used in the generation of NS records for unbranded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email</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email address that is used in the generation of the SOA record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nameServerInterfaceSetId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name server interface set that this name server set obtains its interfaces from</w:t>
            </w:r>
          </w:p>
        </w:tc>
      </w:tr>
      <w:tr w:rsidR="006747DA" w:rsidRPr="00CC22F1" w:rsidTr="006747DA">
        <w:trPr>
          <w:trHeight w:val="113"/>
          <w:tblHeader w:val="0"/>
        </w:trPr>
        <w:tc>
          <w:tcPr>
            <w:tcW w:w="2999" w:type="dxa"/>
          </w:tcPr>
          <w:p w:rsidR="006747DA" w:rsidRDefault="006747DA" w:rsidP="006747DA">
            <w:pPr>
              <w:pStyle w:val="Table-Text"/>
            </w:pPr>
            <w:r>
              <w:t>nameServerInterfaceSetName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associated name server interface set</w:t>
            </w:r>
          </w:p>
        </w:tc>
      </w:tr>
      <w:tr w:rsidR="005061EE" w:rsidRPr="00CC22F1" w:rsidTr="006747DA">
        <w:trPr>
          <w:trHeight w:val="113"/>
          <w:tblHeader w:val="0"/>
          <w:ins w:id="248" w:author="Arnaud Dumont" w:date="2014-06-04T16:31:00Z"/>
        </w:trPr>
        <w:tc>
          <w:tcPr>
            <w:tcW w:w="2999" w:type="dxa"/>
          </w:tcPr>
          <w:p w:rsidR="005061EE" w:rsidRDefault="005061EE" w:rsidP="006747DA">
            <w:pPr>
              <w:pStyle w:val="Table-Text"/>
              <w:rPr>
                <w:ins w:id="249" w:author="Arnaud Dumont" w:date="2014-06-04T16:31:00Z"/>
              </w:rPr>
            </w:pPr>
            <w:ins w:id="250" w:author="Arnaud Dumont" w:date="2014-06-04T16:31:00Z">
              <w:r>
                <w:t>nameServerInterfaceSetStatus</w:t>
              </w:r>
            </w:ins>
          </w:p>
        </w:tc>
        <w:tc>
          <w:tcPr>
            <w:tcW w:w="2077" w:type="dxa"/>
          </w:tcPr>
          <w:p w:rsidR="005061EE" w:rsidRDefault="005061EE" w:rsidP="006747DA">
            <w:pPr>
              <w:pStyle w:val="Table-Text"/>
              <w:rPr>
                <w:ins w:id="251" w:author="Arnaud Dumont" w:date="2014-06-04T16:31:00Z"/>
              </w:rPr>
            </w:pPr>
            <w:ins w:id="252" w:author="Arnaud Dumont" w:date="2014-06-04T16:31:00Z">
              <w:r>
                <w:t>string</w:t>
              </w:r>
            </w:ins>
          </w:p>
        </w:tc>
        <w:tc>
          <w:tcPr>
            <w:tcW w:w="3571" w:type="dxa"/>
          </w:tcPr>
          <w:p w:rsidR="005061EE" w:rsidRDefault="005061EE" w:rsidP="006747DA">
            <w:pPr>
              <w:pStyle w:val="Table-Text"/>
              <w:rPr>
                <w:ins w:id="253" w:author="Arnaud Dumont" w:date="2014-06-04T16:31:00Z"/>
              </w:rPr>
            </w:pPr>
            <w:ins w:id="254" w:author="Arnaud Dumont" w:date="2014-06-04T16:31:00Z">
              <w:r>
                <w:t>The status of the associated name server interface set</w:t>
              </w:r>
            </w:ins>
          </w:p>
        </w:tc>
      </w:tr>
      <w:tr w:rsidR="006747DA" w:rsidRPr="00CC22F1" w:rsidTr="006747DA">
        <w:trPr>
          <w:trHeight w:val="113"/>
          <w:tblHeader w:val="0"/>
        </w:trPr>
        <w:tc>
          <w:tcPr>
            <w:tcW w:w="2999" w:type="dxa"/>
          </w:tcPr>
          <w:p w:rsidR="006747DA" w:rsidRDefault="006747DA" w:rsidP="006747DA">
            <w:pPr>
              <w:pStyle w:val="Table-Text"/>
            </w:pPr>
            <w:r>
              <w:t>nameServerInterfaceSetInterfaces</w:t>
            </w:r>
          </w:p>
        </w:tc>
        <w:tc>
          <w:tcPr>
            <w:tcW w:w="2077" w:type="dxa"/>
          </w:tcPr>
          <w:p w:rsidR="006747DA" w:rsidRDefault="006747DA" w:rsidP="006747DA">
            <w:pPr>
              <w:pStyle w:val="Table-Text"/>
            </w:pPr>
            <w:r>
              <w:t>NameServerInterface[]</w:t>
            </w:r>
          </w:p>
        </w:tc>
        <w:tc>
          <w:tcPr>
            <w:tcW w:w="3571" w:type="dxa"/>
          </w:tcPr>
          <w:p w:rsidR="006747DA" w:rsidRDefault="006747DA" w:rsidP="006747DA">
            <w:pPr>
              <w:pStyle w:val="Table-Text"/>
            </w:pPr>
            <w:r>
              <w:t>A list containing the name server interfaces configured on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createDate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created</w:t>
            </w:r>
          </w:p>
        </w:tc>
      </w:tr>
      <w:tr w:rsidR="006747DA" w:rsidRPr="00CC22F1" w:rsidTr="006747DA">
        <w:trPr>
          <w:trHeight w:val="113"/>
          <w:tblHeader w:val="0"/>
        </w:trPr>
        <w:tc>
          <w:tcPr>
            <w:tcW w:w="2999" w:type="dxa"/>
          </w:tcPr>
          <w:p w:rsidR="006747DA" w:rsidRDefault="006747DA" w:rsidP="006747DA">
            <w:pPr>
              <w:pStyle w:val="Table-Text"/>
            </w:pPr>
            <w:r>
              <w:t>createAccountId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lastUpdateDate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last updated,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lastRenderedPageBreak/>
              <w:t>lastUpdateAccountId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w:t>
      </w:r>
      <w:proofErr w:type="gramStart"/>
      <w:r>
        <w:t>nameServerSet</w:t>
      </w:r>
      <w:proofErr w:type="gramEnd"/>
      <w:r>
        <w:t>" : {</w:t>
      </w:r>
    </w:p>
    <w:p w:rsidR="006747DA" w:rsidRDefault="006747DA" w:rsidP="006747DA">
      <w:pPr>
        <w:pStyle w:val="Code"/>
      </w:pPr>
      <w:r>
        <w:t xml:space="preserve">    "@uri</w:t>
      </w:r>
      <w:proofErr w:type="gramStart"/>
      <w:r>
        <w:t>" :</w:t>
      </w:r>
      <w:proofErr w:type="gramEnd"/>
      <w:r>
        <w:t xml:space="preserve"> "https://127.0.0.1:28443/nameserversets/111eba68-9531-4b79-aea3-74d05a3d441c",</w:t>
      </w:r>
    </w:p>
    <w:p w:rsidR="006747DA" w:rsidRDefault="006747DA" w:rsidP="006747DA">
      <w:pPr>
        <w:pStyle w:val="Code"/>
      </w:pPr>
      <w:r>
        <w:lastRenderedPageBreak/>
        <w:t xml:space="preserve">    "</w:t>
      </w:r>
      <w:proofErr w:type="gramStart"/>
      <w:r>
        <w:t>id</w:t>
      </w:r>
      <w:proofErr w:type="gramEnd"/>
      <w:r>
        <w:t>" : "111eba68-9531-4b79-aea3-74d05a3d441c",</w:t>
      </w:r>
    </w:p>
    <w:p w:rsidR="006747DA" w:rsidRDefault="006747DA" w:rsidP="006747DA">
      <w:pPr>
        <w:pStyle w:val="Code"/>
      </w:pPr>
      <w:r>
        <w:t xml:space="preserve">    "</w:t>
      </w:r>
      <w:proofErr w:type="gramStart"/>
      <w:r>
        <w:t>version</w:t>
      </w:r>
      <w:proofErr w:type="gramEnd"/>
      <w:r>
        <w:t>" : 0,</w:t>
      </w:r>
    </w:p>
    <w:p w:rsidR="006747DA" w:rsidRDefault="006747DA" w:rsidP="006747DA">
      <w:pPr>
        <w:pStyle w:val="Code"/>
      </w:pPr>
      <w:r>
        <w:t xml:space="preserve">    "</w:t>
      </w:r>
      <w:proofErr w:type="gramStart"/>
      <w:r>
        <w:t>name</w:t>
      </w:r>
      <w:proofErr w:type="gramEnd"/>
      <w:r>
        <w:t>" : "Test-ing Name.Server_Set0",</w:t>
      </w:r>
    </w:p>
    <w:p w:rsidR="006747DA" w:rsidRDefault="006747DA" w:rsidP="006747DA">
      <w:pPr>
        <w:pStyle w:val="Code"/>
      </w:pPr>
      <w:r>
        <w:t xml:space="preserve">    "</w:t>
      </w:r>
      <w:proofErr w:type="gramStart"/>
      <w:r>
        <w:t>prefix</w:t>
      </w:r>
      <w:proofErr w:type="gramEnd"/>
      <w:r>
        <w:t>" : "testingprefix",</w:t>
      </w:r>
    </w:p>
    <w:p w:rsidR="006747DA" w:rsidRDefault="006747DA" w:rsidP="006747DA">
      <w:pPr>
        <w:pStyle w:val="Code"/>
      </w:pPr>
      <w:r>
        <w:t xml:space="preserve">    "</w:t>
      </w:r>
      <w:proofErr w:type="gramStart"/>
      <w:r>
        <w:t>domainName</w:t>
      </w:r>
      <w:proofErr w:type="gramEnd"/>
      <w:r>
        <w:t>" : "testing-domainName0.com",</w:t>
      </w:r>
    </w:p>
    <w:p w:rsidR="006747DA" w:rsidRDefault="006747DA" w:rsidP="006747DA">
      <w:pPr>
        <w:pStyle w:val="Code"/>
      </w:pPr>
      <w:r>
        <w:t xml:space="preserve">    "</w:t>
      </w:r>
      <w:proofErr w:type="gramStart"/>
      <w:r>
        <w:t>email</w:t>
      </w:r>
      <w:proofErr w:type="gramEnd"/>
      <w:r>
        <w:t>" : "testing-emailAddress0@example.com",</w:t>
      </w:r>
    </w:p>
    <w:p w:rsidR="006747DA" w:rsidRDefault="006747DA" w:rsidP="006747DA">
      <w:pPr>
        <w:pStyle w:val="Code"/>
      </w:pPr>
      <w:r>
        <w:t xml:space="preserve">    "</w:t>
      </w:r>
      <w:proofErr w:type="gramStart"/>
      <w:r>
        <w:t>nameServerInterfaceSetId</w:t>
      </w:r>
      <w:proofErr w:type="gramEnd"/>
      <w:r>
        <w:t>" : "66e0e2af-cade-4fcd-8e92-4f5b0536628b",</w:t>
      </w:r>
    </w:p>
    <w:p w:rsidR="006747DA" w:rsidRDefault="006747DA" w:rsidP="006747DA">
      <w:pPr>
        <w:pStyle w:val="Code"/>
        <w:rPr>
          <w:ins w:id="255" w:author="Arnaud Dumont" w:date="2014-06-04T16:32:00Z"/>
        </w:rPr>
      </w:pPr>
      <w:r>
        <w:t xml:space="preserve">    "</w:t>
      </w:r>
      <w:proofErr w:type="gramStart"/>
      <w:r>
        <w:t>nameServerInterfaceSetName</w:t>
      </w:r>
      <w:proofErr w:type="gramEnd"/>
      <w:r>
        <w:t>" : "Test-ing NameServer_Interfa.ceSet0",</w:t>
      </w:r>
    </w:p>
    <w:p w:rsidR="005E71F8" w:rsidRDefault="005E71F8" w:rsidP="006747DA">
      <w:pPr>
        <w:pStyle w:val="Code"/>
      </w:pPr>
      <w:ins w:id="256" w:author="Arnaud Dumont" w:date="2014-06-04T16:32:00Z">
        <w:r>
          <w:t xml:space="preserve">    "</w:t>
        </w:r>
        <w:proofErr w:type="gramStart"/>
        <w:r>
          <w:t>nameServerInterfaceSetStatus</w:t>
        </w:r>
        <w:proofErr w:type="gramEnd"/>
        <w:r>
          <w:t>" : "active",</w:t>
        </w:r>
      </w:ins>
    </w:p>
    <w:p w:rsidR="006747DA" w:rsidRDefault="006747DA" w:rsidP="006747DA">
      <w:pPr>
        <w:pStyle w:val="Code"/>
      </w:pPr>
      <w:r>
        <w:t xml:space="preserve">    "</w:t>
      </w:r>
      <w:proofErr w:type="gramStart"/>
      <w:r>
        <w:t>createDate</w:t>
      </w:r>
      <w:proofErr w:type="gramEnd"/>
      <w:r>
        <w:t>" : "2013-10-07T05:39:52.288",</w:t>
      </w:r>
    </w:p>
    <w:p w:rsidR="006747DA" w:rsidRDefault="006747DA" w:rsidP="006747DA">
      <w:pPr>
        <w:pStyle w:val="Code"/>
      </w:pPr>
      <w:r>
        <w:t xml:space="preserve">    "</w:t>
      </w:r>
      <w:proofErr w:type="gramStart"/>
      <w:r>
        <w:t>createAccountId</w:t>
      </w:r>
      <w:proofErr w:type="gramEnd"/>
      <w:r>
        <w:t>" : "f73af262-9531-11e2-9b25-2809b571161a",</w:t>
      </w:r>
    </w:p>
    <w:p w:rsidR="006747DA" w:rsidRDefault="006747DA" w:rsidP="006747DA">
      <w:pPr>
        <w:pStyle w:val="Code"/>
      </w:pPr>
      <w:r>
        <w:t xml:space="preserve">    "</w:t>
      </w:r>
      <w:proofErr w:type="gramStart"/>
      <w:r>
        <w:t>createAccountIdentifier</w:t>
      </w:r>
      <w:proofErr w:type="gramEnd"/>
      <w:r>
        <w:t>" : "system",</w:t>
      </w:r>
    </w:p>
    <w:p w:rsidR="006747DA" w:rsidRDefault="006747DA" w:rsidP="006747DA">
      <w:pPr>
        <w:pStyle w:val="Code"/>
      </w:pPr>
      <w:r>
        <w:t xml:space="preserve">    "</w:t>
      </w:r>
      <w:proofErr w:type="gramStart"/>
      <w:r>
        <w:t>createUserId</w:t>
      </w:r>
      <w:proofErr w:type="gramEnd"/>
      <w:r>
        <w:t>" : "ed848682-c1d9-11e2-86bc-e9b9e1409c4c",</w:t>
      </w:r>
    </w:p>
    <w:p w:rsidR="006747DA" w:rsidRDefault="006747DA" w:rsidP="006747DA">
      <w:pPr>
        <w:pStyle w:val="Code"/>
      </w:pPr>
      <w:r>
        <w:t xml:space="preserve">    "</w:t>
      </w:r>
      <w:proofErr w:type="gramStart"/>
      <w:r>
        <w:t>createUserName</w:t>
      </w:r>
      <w:proofErr w:type="gramEnd"/>
      <w:r>
        <w:t>" : "System Admin",</w:t>
      </w:r>
    </w:p>
    <w:p w:rsidR="006747DA" w:rsidRDefault="006747DA" w:rsidP="006747DA">
      <w:pPr>
        <w:pStyle w:val="Code"/>
      </w:pPr>
      <w:r>
        <w:t xml:space="preserve">    "</w:t>
      </w:r>
      <w:proofErr w:type="gramStart"/>
      <w:r>
        <w:t>lastUpdateDate</w:t>
      </w:r>
      <w:proofErr w:type="gramEnd"/>
      <w:r>
        <w:t>" : "2013-10-07T05:39:52.302",</w:t>
      </w:r>
    </w:p>
    <w:p w:rsidR="006747DA" w:rsidRDefault="006747DA" w:rsidP="006747DA">
      <w:pPr>
        <w:pStyle w:val="Code"/>
      </w:pPr>
      <w:r>
        <w:t xml:space="preserve">    "</w:t>
      </w:r>
      <w:proofErr w:type="gramStart"/>
      <w:r>
        <w:t>lastUpdateAccountId</w:t>
      </w:r>
      <w:proofErr w:type="gramEnd"/>
      <w:r>
        <w:t>" : "f73af262-9531-11e2-9b25-2809b571161a",</w:t>
      </w:r>
    </w:p>
    <w:p w:rsidR="006747DA" w:rsidRDefault="006747DA" w:rsidP="006747DA">
      <w:pPr>
        <w:pStyle w:val="Code"/>
      </w:pPr>
      <w:r>
        <w:t xml:space="preserve">    "</w:t>
      </w:r>
      <w:proofErr w:type="gramStart"/>
      <w:r>
        <w:t>lastUpdateAccountIdentifier</w:t>
      </w:r>
      <w:proofErr w:type="gramEnd"/>
      <w:r>
        <w:t>" : "system",</w:t>
      </w:r>
    </w:p>
    <w:p w:rsidR="006747DA" w:rsidRDefault="006747DA" w:rsidP="006747DA">
      <w:pPr>
        <w:pStyle w:val="Code"/>
      </w:pPr>
      <w:r>
        <w:t xml:space="preserve">    "</w:t>
      </w:r>
      <w:proofErr w:type="gramStart"/>
      <w:r>
        <w:t>lastUpdateUserId</w:t>
      </w:r>
      <w:proofErr w:type="gramEnd"/>
      <w:r>
        <w:t>" : "ed848682-c1d9-11e2-86bc-e9b9e1409c4c",</w:t>
      </w:r>
    </w:p>
    <w:p w:rsidR="006747DA" w:rsidRDefault="006747DA" w:rsidP="006747DA">
      <w:pPr>
        <w:pStyle w:val="Code"/>
      </w:pPr>
      <w:r>
        <w:t xml:space="preserve">    "</w:t>
      </w:r>
      <w:proofErr w:type="gramStart"/>
      <w:r>
        <w:t>lastUpdateUserName</w:t>
      </w:r>
      <w:proofErr w:type="gramEnd"/>
      <w:r>
        <w:t>" : "System Admin",</w:t>
      </w:r>
    </w:p>
    <w:p w:rsidR="006747DA" w:rsidRDefault="006747DA" w:rsidP="006747DA">
      <w:pPr>
        <w:pStyle w:val="Code"/>
      </w:pPr>
      <w:r>
        <w:t xml:space="preserve">    "</w:t>
      </w:r>
      <w:proofErr w:type="gramStart"/>
      <w:r>
        <w:t>nameServerInterfaceSetInterfaces</w:t>
      </w:r>
      <w:proofErr w:type="gramEnd"/>
      <w:r>
        <w:t>" : [ {</w:t>
      </w:r>
    </w:p>
    <w:p w:rsidR="006747DA" w:rsidRDefault="006747DA" w:rsidP="006747DA">
      <w:pPr>
        <w:pStyle w:val="Code"/>
      </w:pPr>
      <w:r>
        <w:t xml:space="preserve">      "</w:t>
      </w:r>
      <w:proofErr w:type="gramStart"/>
      <w:r>
        <w:t>order</w:t>
      </w:r>
      <w:proofErr w:type="gramEnd"/>
      <w:r>
        <w:t>" : 1,</w:t>
      </w:r>
    </w:p>
    <w:p w:rsidR="006747DA" w:rsidRDefault="006747DA" w:rsidP="006747DA">
      <w:pPr>
        <w:pStyle w:val="Code"/>
      </w:pPr>
      <w:r>
        <w:t xml:space="preserve">      "</w:t>
      </w:r>
      <w:proofErr w:type="gramStart"/>
      <w:r>
        <w:t>name</w:t>
      </w:r>
      <w:proofErr w:type="gramEnd"/>
      <w:r>
        <w:t>" : "test-ing nameserver_interface0",</w:t>
      </w:r>
    </w:p>
    <w:p w:rsidR="006747DA" w:rsidRDefault="006747DA" w:rsidP="006747DA">
      <w:pPr>
        <w:pStyle w:val="Code"/>
      </w:pPr>
      <w:r>
        <w:t xml:space="preserve">      "ipv4Address</w:t>
      </w:r>
      <w:proofErr w:type="gramStart"/>
      <w:r>
        <w:t>" :</w:t>
      </w:r>
      <w:proofErr w:type="gramEnd"/>
      <w:r>
        <w:t xml:space="preserve"> "11.64.205.86",</w:t>
      </w:r>
    </w:p>
    <w:p w:rsidR="006747DA" w:rsidRDefault="006747DA" w:rsidP="006747DA">
      <w:pPr>
        <w:pStyle w:val="Code"/>
      </w:pPr>
      <w:r>
        <w:t xml:space="preserve">      "ipv6Address</w:t>
      </w:r>
      <w:proofErr w:type="gramStart"/>
      <w:r>
        <w:t>" :</w:t>
      </w:r>
      <w:proofErr w:type="gramEnd"/>
      <w:r>
        <w:t xml:space="preserve"> "d602:9d85:325f:b46b:892e:b5:5f7b:ee4c"</w:t>
      </w:r>
    </w:p>
    <w:p w:rsidR="006747DA" w:rsidRDefault="006747DA" w:rsidP="006747DA">
      <w:pPr>
        <w:pStyle w:val="Code"/>
      </w:pPr>
      <w:r>
        <w:t xml:space="preserve">    }, {</w:t>
      </w:r>
    </w:p>
    <w:p w:rsidR="006747DA" w:rsidRDefault="006747DA" w:rsidP="006747DA">
      <w:pPr>
        <w:pStyle w:val="Code"/>
      </w:pPr>
      <w:r>
        <w:t xml:space="preserve">      "</w:t>
      </w:r>
      <w:proofErr w:type="gramStart"/>
      <w:r>
        <w:t>order</w:t>
      </w:r>
      <w:proofErr w:type="gramEnd"/>
      <w:r>
        <w:t>" : 2,</w:t>
      </w:r>
    </w:p>
    <w:p w:rsidR="006747DA" w:rsidRDefault="006747DA" w:rsidP="006747DA">
      <w:pPr>
        <w:pStyle w:val="Code"/>
      </w:pPr>
      <w:r>
        <w:t xml:space="preserve">      "</w:t>
      </w:r>
      <w:proofErr w:type="gramStart"/>
      <w:r>
        <w:t>name</w:t>
      </w:r>
      <w:proofErr w:type="gramEnd"/>
      <w:r>
        <w:t>" : "test-ing nameserver_interface1",</w:t>
      </w:r>
    </w:p>
    <w:p w:rsidR="006747DA" w:rsidRDefault="006747DA" w:rsidP="006747DA">
      <w:pPr>
        <w:pStyle w:val="Code"/>
      </w:pPr>
      <w:r>
        <w:t xml:space="preserve">      "ipv4Address</w:t>
      </w:r>
      <w:proofErr w:type="gramStart"/>
      <w:r>
        <w:t>" :</w:t>
      </w:r>
      <w:proofErr w:type="gramEnd"/>
      <w:r>
        <w:t xml:space="preserve"> "100.228.29.153",</w:t>
      </w:r>
    </w:p>
    <w:p w:rsidR="006747DA" w:rsidRDefault="006747DA" w:rsidP="006747DA">
      <w:pPr>
        <w:pStyle w:val="Code"/>
      </w:pPr>
      <w:r>
        <w:t xml:space="preserve">      "ipv6Address</w:t>
      </w:r>
      <w:proofErr w:type="gramStart"/>
      <w:r>
        <w:t>" :</w:t>
      </w:r>
      <w:proofErr w:type="gramEnd"/>
      <w:r>
        <w:t xml:space="preserve">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57" w:name="_Toc382406007"/>
      <w:r>
        <w:t>Name Server Set List Command</w:t>
      </w:r>
      <w:bookmarkEnd w:id="257"/>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lastRenderedPageBreak/>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t>URI</w:t>
      </w:r>
    </w:p>
    <w:p w:rsidR="009D6534" w:rsidRPr="008A0F29" w:rsidRDefault="009D6534" w:rsidP="009D6534">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HTTP Method</w:t>
            </w:r>
          </w:p>
        </w:tc>
        <w:tc>
          <w:tcPr>
            <w:tcW w:w="6804" w:type="dxa"/>
            <w:shd w:val="clear" w:color="auto" w:fill="BFBFBF" w:themeFill="background1" w:themeFillShade="BF"/>
          </w:tcPr>
          <w:p w:rsidR="009D6534" w:rsidRDefault="009D6534" w:rsidP="005375DB">
            <w:pPr>
              <w:pStyle w:val="Table-Header"/>
            </w:pPr>
            <w:r>
              <w:t>Request URI</w:t>
            </w:r>
          </w:p>
        </w:tc>
      </w:tr>
      <w:tr w:rsidR="009D6534" w:rsidRPr="00CC22F1" w:rsidTr="005375DB">
        <w:trPr>
          <w:trHeight w:val="113"/>
          <w:tblHeader w:val="0"/>
        </w:trPr>
        <w:tc>
          <w:tcPr>
            <w:tcW w:w="1843" w:type="dxa"/>
          </w:tcPr>
          <w:p w:rsidR="009D6534" w:rsidRDefault="009D6534" w:rsidP="005375DB">
            <w:pPr>
              <w:pStyle w:val="Table-Text"/>
            </w:pPr>
            <w:r>
              <w:t>GET</w:t>
            </w:r>
          </w:p>
        </w:tc>
        <w:tc>
          <w:tcPr>
            <w:tcW w:w="6804" w:type="dxa"/>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Field</w:t>
            </w:r>
          </w:p>
        </w:tc>
        <w:tc>
          <w:tcPr>
            <w:tcW w:w="6804" w:type="dxa"/>
            <w:shd w:val="clear" w:color="auto" w:fill="BFBFBF" w:themeFill="background1" w:themeFillShade="BF"/>
          </w:tcPr>
          <w:p w:rsidR="009D6534" w:rsidRDefault="009D6534" w:rsidP="005375DB">
            <w:pPr>
              <w:pStyle w:val="Table-Header"/>
            </w:pPr>
            <w:r>
              <w:t>Description</w:t>
            </w:r>
          </w:p>
        </w:tc>
      </w:tr>
      <w:tr w:rsidR="009D6534" w:rsidRPr="00CC22F1" w:rsidTr="005375DB">
        <w:trPr>
          <w:trHeight w:val="113"/>
          <w:tblHeader w:val="0"/>
        </w:trPr>
        <w:tc>
          <w:tcPr>
            <w:tcW w:w="1843" w:type="dxa"/>
          </w:tcPr>
          <w:p w:rsidR="009D6534" w:rsidRDefault="009D6534" w:rsidP="005375DB">
            <w:pPr>
              <w:pStyle w:val="Table-Text"/>
            </w:pPr>
            <w:r>
              <w:t>service-address</w:t>
            </w:r>
          </w:p>
        </w:tc>
        <w:tc>
          <w:tcPr>
            <w:tcW w:w="6804" w:type="dxa"/>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9D6534" w:rsidRPr="00CC22F1" w:rsidTr="009D6534">
        <w:trPr>
          <w:tblHeader w:val="0"/>
        </w:trPr>
        <w:tc>
          <w:tcPr>
            <w:tcW w:w="2901" w:type="dxa"/>
            <w:shd w:val="clear" w:color="auto" w:fill="BFBFBF" w:themeFill="background1" w:themeFillShade="BF"/>
          </w:tcPr>
          <w:p w:rsidR="009D6534" w:rsidRPr="00750051" w:rsidRDefault="009D6534" w:rsidP="005375DB">
            <w:pPr>
              <w:pStyle w:val="Table-Header"/>
            </w:pPr>
            <w:r>
              <w:t>Parameter Name</w:t>
            </w:r>
          </w:p>
        </w:tc>
        <w:tc>
          <w:tcPr>
            <w:tcW w:w="957" w:type="dxa"/>
            <w:shd w:val="clear" w:color="auto" w:fill="BFBFBF" w:themeFill="background1" w:themeFillShade="BF"/>
          </w:tcPr>
          <w:p w:rsidR="009D6534" w:rsidRPr="00750051" w:rsidRDefault="009D6534" w:rsidP="005375DB">
            <w:pPr>
              <w:pStyle w:val="Table-Header"/>
            </w:pPr>
            <w:r>
              <w:t>Optional</w:t>
            </w:r>
          </w:p>
        </w:tc>
        <w:tc>
          <w:tcPr>
            <w:tcW w:w="699" w:type="dxa"/>
            <w:shd w:val="clear" w:color="auto" w:fill="BFBFBF" w:themeFill="background1" w:themeFillShade="BF"/>
          </w:tcPr>
          <w:p w:rsidR="009D6534" w:rsidRDefault="009D6534" w:rsidP="005375DB">
            <w:pPr>
              <w:pStyle w:val="Table-Header"/>
            </w:pPr>
            <w:r>
              <w:t>Type</w:t>
            </w:r>
          </w:p>
        </w:tc>
        <w:tc>
          <w:tcPr>
            <w:tcW w:w="4090" w:type="dxa"/>
            <w:shd w:val="clear" w:color="auto" w:fill="BFBFBF" w:themeFill="background1" w:themeFillShade="BF"/>
          </w:tcPr>
          <w:p w:rsidR="009D6534" w:rsidRDefault="009D6534" w:rsidP="005375DB">
            <w:pPr>
              <w:pStyle w:val="Table-Header"/>
            </w:pPr>
            <w:r>
              <w:t>Description</w:t>
            </w:r>
          </w:p>
        </w:tc>
      </w:tr>
      <w:tr w:rsidR="009D6534" w:rsidRPr="00CC22F1" w:rsidTr="009D6534">
        <w:trPr>
          <w:trHeight w:val="113"/>
          <w:tblHeader w:val="0"/>
        </w:trPr>
        <w:tc>
          <w:tcPr>
            <w:tcW w:w="2901" w:type="dxa"/>
          </w:tcPr>
          <w:p w:rsidR="009D6534" w:rsidRDefault="009D6534" w:rsidP="009D6534">
            <w:pPr>
              <w:pStyle w:val="Table-Text"/>
            </w:pPr>
            <w:r>
              <w:t>searchName</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a name which case insensitively contains the string</w:t>
            </w:r>
          </w:p>
        </w:tc>
      </w:tr>
      <w:tr w:rsidR="009D6534" w:rsidRPr="00CC22F1" w:rsidTr="009D6534">
        <w:trPr>
          <w:trHeight w:val="113"/>
          <w:tblHeader w:val="0"/>
        </w:trPr>
        <w:tc>
          <w:tcPr>
            <w:tcW w:w="2901" w:type="dxa"/>
          </w:tcPr>
          <w:p w:rsidR="009D6534" w:rsidRDefault="009D6534" w:rsidP="009D6534">
            <w:pPr>
              <w:pStyle w:val="Table-Text"/>
            </w:pPr>
            <w:r>
              <w:t>searchNameServerInterfaceSetId</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uuid</w:t>
            </w:r>
          </w:p>
        </w:tc>
        <w:tc>
          <w:tcPr>
            <w:tcW w:w="4090" w:type="dxa"/>
          </w:tcPr>
          <w:p w:rsidR="009D6534" w:rsidRDefault="009D6534" w:rsidP="009D6534">
            <w:pPr>
              <w:pStyle w:val="Table-Text"/>
            </w:pPr>
            <w:r>
              <w:t>Match all name server sets that are associated with the name server interface set with this UUID (exact match)</w:t>
            </w:r>
          </w:p>
        </w:tc>
      </w:tr>
      <w:tr w:rsidR="009D6534" w:rsidRPr="00CC22F1" w:rsidTr="009D6534">
        <w:trPr>
          <w:trHeight w:val="113"/>
          <w:tblHeader w:val="0"/>
        </w:trPr>
        <w:tc>
          <w:tcPr>
            <w:tcW w:w="2901" w:type="dxa"/>
          </w:tcPr>
          <w:p w:rsidR="009D6534" w:rsidRDefault="009D6534" w:rsidP="009D6534">
            <w:pPr>
              <w:pStyle w:val="Table-Text"/>
            </w:pPr>
            <w:r>
              <w:t>searchStatus</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lastRenderedPageBreak/>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10DD6">
      <w:pPr>
        <w:pStyle w:val="FakeHeading4"/>
      </w:pPr>
      <w:r>
        <w:t>Response Body</w:t>
      </w:r>
    </w:p>
    <w:p w:rsidR="00510DD6" w:rsidRDefault="00510DD6" w:rsidP="009D6534">
      <w:r w:rsidRPr="00510DD6">
        <w:t>A JSON representation of the list of name server set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10DD6">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10DD6">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returned list</w:t>
            </w:r>
          </w:p>
        </w:tc>
      </w:tr>
      <w:tr w:rsidR="00510DD6" w:rsidTr="00510DD6">
        <w:trPr>
          <w:trHeight w:val="113"/>
          <w:tblHeader w:val="0"/>
        </w:trPr>
        <w:tc>
          <w:tcPr>
            <w:tcW w:w="2965" w:type="dxa"/>
          </w:tcPr>
          <w:p w:rsidR="00510DD6" w:rsidRDefault="00510DD6" w:rsidP="00510DD6">
            <w:pPr>
              <w:pStyle w:val="Table-Text"/>
            </w:pPr>
            <w:r>
              <w:t>nameServerSetList</w:t>
            </w:r>
          </w:p>
        </w:tc>
        <w:tc>
          <w:tcPr>
            <w:tcW w:w="2175" w:type="dxa"/>
          </w:tcPr>
          <w:p w:rsidR="00510DD6" w:rsidRDefault="00510DD6" w:rsidP="00510DD6">
            <w:pPr>
              <w:pStyle w:val="Table-Text"/>
            </w:pPr>
            <w:r>
              <w:t>NameServerSetRecord[]</w:t>
            </w:r>
          </w:p>
        </w:tc>
        <w:tc>
          <w:tcPr>
            <w:tcW w:w="3507" w:type="dxa"/>
          </w:tcPr>
          <w:p w:rsidR="00510DD6" w:rsidRDefault="00510DD6" w:rsidP="00510DD6">
            <w:pPr>
              <w:pStyle w:val="Table-Text"/>
            </w:pPr>
            <w:r>
              <w:t>A list of the name server sets that matched the search parameters</w:t>
            </w:r>
          </w:p>
        </w:tc>
      </w:tr>
      <w:tr w:rsidR="00510DD6" w:rsidTr="00510DD6">
        <w:trPr>
          <w:trHeight w:val="113"/>
          <w:tblHeader w:val="0"/>
        </w:trPr>
        <w:tc>
          <w:tcPr>
            <w:tcW w:w="2965" w:type="dxa"/>
          </w:tcPr>
          <w:p w:rsidR="00510DD6" w:rsidRDefault="00510DD6" w:rsidP="00510DD6">
            <w:pPr>
              <w:pStyle w:val="Table-Text"/>
            </w:pPr>
            <w:r>
              <w:t>totalCount</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full details of the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name server set</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the object was created</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 xml:space="preserve">Below is an example of a name server set list command request and </w:t>
      </w:r>
      <w:proofErr w:type="gramStart"/>
      <w:r w:rsidRPr="00510DD6">
        <w:t>response:</w:t>
      </w:r>
      <w:proofErr w:type="gramEnd"/>
    </w:p>
    <w:p w:rsidR="00510DD6" w:rsidRDefault="00510DD6" w:rsidP="009D6534">
      <w:r>
        <w:t>Request:</w:t>
      </w:r>
    </w:p>
    <w:p w:rsidR="00510DD6" w:rsidRDefault="00510DD6" w:rsidP="00510DD6">
      <w:pPr>
        <w:pStyle w:val="Code"/>
      </w:pPr>
      <w:r>
        <w:t>GET /nameserversets/</w:t>
      </w:r>
      <w:proofErr w:type="gramStart"/>
      <w:r>
        <w:t>?searchName</w:t>
      </w:r>
      <w:proofErr w:type="gramEnd"/>
      <w:r>
        <w:t>=server&amp;searchStatus=active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lastRenderedPageBreak/>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w:t>
      </w:r>
      <w:proofErr w:type="gramStart"/>
      <w:r>
        <w:t>nameServerSets</w:t>
      </w:r>
      <w:proofErr w:type="gramEnd"/>
      <w:r>
        <w:t>" : {</w:t>
      </w:r>
    </w:p>
    <w:p w:rsidR="00510DD6" w:rsidRDefault="00510DD6" w:rsidP="00510DD6">
      <w:pPr>
        <w:pStyle w:val="Code"/>
      </w:pPr>
      <w:r>
        <w:t xml:space="preserve">    "@uri</w:t>
      </w:r>
      <w:proofErr w:type="gramStart"/>
      <w:r>
        <w:t>" :</w:t>
      </w:r>
      <w:proofErr w:type="gramEnd"/>
      <w:r>
        <w:t xml:space="preserve"> "https://api.discoverydns.com/nameserversets/?searchName=server&amp;searchStatus=active ",</w:t>
      </w:r>
    </w:p>
    <w:p w:rsidR="00510DD6" w:rsidRDefault="00510DD6" w:rsidP="00510DD6">
      <w:pPr>
        <w:pStyle w:val="Code"/>
      </w:pPr>
      <w:r>
        <w:t xml:space="preserve">    "</w:t>
      </w:r>
      <w:proofErr w:type="gramStart"/>
      <w:r>
        <w:t>nameServerSetList</w:t>
      </w:r>
      <w:proofErr w:type="gramEnd"/>
      <w:r>
        <w:t>" : [ {</w:t>
      </w:r>
    </w:p>
    <w:p w:rsidR="00510DD6" w:rsidRDefault="00510DD6" w:rsidP="00510DD6">
      <w:pPr>
        <w:pStyle w:val="Code"/>
      </w:pPr>
      <w:r>
        <w:t xml:space="preserve">      "@uri</w:t>
      </w:r>
      <w:proofErr w:type="gramStart"/>
      <w:r>
        <w:t>" :</w:t>
      </w:r>
      <w:proofErr w:type="gramEnd"/>
      <w:r>
        <w:t xml:space="preserve"> "https://api.discoverydns.com/nameserversets/c15871f7-1c13-4429-9093-95b25b78594e",</w:t>
      </w:r>
    </w:p>
    <w:p w:rsidR="00510DD6" w:rsidRDefault="00510DD6" w:rsidP="00510DD6">
      <w:pPr>
        <w:pStyle w:val="Code"/>
      </w:pPr>
      <w:r>
        <w:t xml:space="preserve">      "</w:t>
      </w:r>
      <w:proofErr w:type="gramStart"/>
      <w:r>
        <w:t>id</w:t>
      </w:r>
      <w:proofErr w:type="gramEnd"/>
      <w:r>
        <w:t>" : "c15871f7-1c13-4429-9093-95b25b78594e",</w:t>
      </w:r>
    </w:p>
    <w:p w:rsidR="00510DD6" w:rsidRDefault="00510DD6" w:rsidP="00510DD6">
      <w:pPr>
        <w:pStyle w:val="Code"/>
      </w:pPr>
      <w:r>
        <w:t xml:space="preserve">      "</w:t>
      </w:r>
      <w:proofErr w:type="gramStart"/>
      <w:r>
        <w:t>name</w:t>
      </w:r>
      <w:proofErr w:type="gramEnd"/>
      <w:r>
        <w:t>" : "Test-ing Name.Server_Set0",</w:t>
      </w:r>
    </w:p>
    <w:p w:rsidR="00510DD6" w:rsidRDefault="00510DD6" w:rsidP="00510DD6">
      <w:pPr>
        <w:pStyle w:val="Code"/>
      </w:pPr>
      <w:r>
        <w:t xml:space="preserve">      "</w:t>
      </w:r>
      <w:proofErr w:type="gramStart"/>
      <w:r>
        <w:t>createDate</w:t>
      </w:r>
      <w:proofErr w:type="gramEnd"/>
      <w:r>
        <w:t>" : "2013-10-07T10:56:00.584",</w:t>
      </w:r>
    </w:p>
    <w:p w:rsidR="00510DD6" w:rsidRDefault="00510DD6" w:rsidP="00510DD6">
      <w:pPr>
        <w:pStyle w:val="Code"/>
      </w:pPr>
      <w:r>
        <w:t xml:space="preserve">      "</w:t>
      </w:r>
      <w:proofErr w:type="gramStart"/>
      <w:r>
        <w:t>lastUpdateDate</w:t>
      </w:r>
      <w:proofErr w:type="gramEnd"/>
      <w:r>
        <w:t>" : null</w:t>
      </w:r>
    </w:p>
    <w:p w:rsidR="00510DD6" w:rsidRDefault="00510DD6" w:rsidP="00510DD6">
      <w:pPr>
        <w:pStyle w:val="Code"/>
      </w:pPr>
      <w:r>
        <w:t xml:space="preserve">    }, {</w:t>
      </w:r>
    </w:p>
    <w:p w:rsidR="00510DD6" w:rsidRDefault="00510DD6" w:rsidP="00510DD6">
      <w:pPr>
        <w:pStyle w:val="Code"/>
      </w:pPr>
      <w:r>
        <w:t xml:space="preserve">      "@uri</w:t>
      </w:r>
      <w:proofErr w:type="gramStart"/>
      <w:r>
        <w:t>" :</w:t>
      </w:r>
      <w:proofErr w:type="gramEnd"/>
      <w:r>
        <w:t xml:space="preserve"> "https://api.discoverydns.com/nameserversets/6c2e4093-7ad2-453c-a91e-b7ee5e52572e",</w:t>
      </w:r>
    </w:p>
    <w:p w:rsidR="00510DD6" w:rsidRDefault="00510DD6" w:rsidP="00510DD6">
      <w:pPr>
        <w:pStyle w:val="Code"/>
      </w:pPr>
      <w:r>
        <w:t xml:space="preserve">      "</w:t>
      </w:r>
      <w:proofErr w:type="gramStart"/>
      <w:r>
        <w:t>id</w:t>
      </w:r>
      <w:proofErr w:type="gramEnd"/>
      <w:r>
        <w:t>" : "6c2e4093-7ad2-453c-a91e-b7ee5e52572e",</w:t>
      </w:r>
    </w:p>
    <w:p w:rsidR="00510DD6" w:rsidRDefault="00510DD6" w:rsidP="00510DD6">
      <w:pPr>
        <w:pStyle w:val="Code"/>
      </w:pPr>
      <w:r>
        <w:t xml:space="preserve">      "</w:t>
      </w:r>
      <w:proofErr w:type="gramStart"/>
      <w:r>
        <w:t>name</w:t>
      </w:r>
      <w:proofErr w:type="gramEnd"/>
      <w:r>
        <w:t>" : "Test-ing Name.Server_Set1",</w:t>
      </w:r>
    </w:p>
    <w:p w:rsidR="00510DD6" w:rsidRDefault="00510DD6" w:rsidP="00510DD6">
      <w:pPr>
        <w:pStyle w:val="Code"/>
      </w:pPr>
      <w:r>
        <w:t xml:space="preserve">      "</w:t>
      </w:r>
      <w:proofErr w:type="gramStart"/>
      <w:r>
        <w:t>createDate</w:t>
      </w:r>
      <w:proofErr w:type="gramEnd"/>
      <w:r>
        <w:t>" : "2013-10-07T10:56:00.606",</w:t>
      </w:r>
    </w:p>
    <w:p w:rsidR="00510DD6" w:rsidRDefault="00510DD6" w:rsidP="00510DD6">
      <w:pPr>
        <w:pStyle w:val="Code"/>
      </w:pPr>
      <w:r>
        <w:t xml:space="preserve">      "</w:t>
      </w:r>
      <w:proofErr w:type="gramStart"/>
      <w:r>
        <w:t>lastUpdateDate</w:t>
      </w:r>
      <w:proofErr w:type="gramEnd"/>
      <w:r>
        <w:t>" : null</w:t>
      </w:r>
    </w:p>
    <w:p w:rsidR="00510DD6" w:rsidRDefault="00510DD6" w:rsidP="00510DD6">
      <w:pPr>
        <w:pStyle w:val="Code"/>
      </w:pPr>
      <w:r>
        <w:t xml:space="preserve">    }, {</w:t>
      </w:r>
    </w:p>
    <w:p w:rsidR="00510DD6" w:rsidRDefault="00510DD6" w:rsidP="00510DD6">
      <w:pPr>
        <w:pStyle w:val="Code"/>
      </w:pPr>
      <w:r>
        <w:t xml:space="preserve">      "@uri</w:t>
      </w:r>
      <w:proofErr w:type="gramStart"/>
      <w:r>
        <w:t>" :</w:t>
      </w:r>
      <w:proofErr w:type="gramEnd"/>
      <w:r>
        <w:t xml:space="preserve"> "https://api.discoverydns.com/nameserversets/42dd3870-98a6-46f3-b923-3318c107ac02",</w:t>
      </w:r>
    </w:p>
    <w:p w:rsidR="00510DD6" w:rsidRDefault="00510DD6" w:rsidP="00510DD6">
      <w:pPr>
        <w:pStyle w:val="Code"/>
      </w:pPr>
      <w:r>
        <w:t xml:space="preserve">      "</w:t>
      </w:r>
      <w:proofErr w:type="gramStart"/>
      <w:r>
        <w:t>id</w:t>
      </w:r>
      <w:proofErr w:type="gramEnd"/>
      <w:r>
        <w:t>" : "42dd3870-98a6-46f3-b923-3318c107ac02",</w:t>
      </w:r>
    </w:p>
    <w:p w:rsidR="00510DD6" w:rsidRDefault="00510DD6" w:rsidP="00510DD6">
      <w:pPr>
        <w:pStyle w:val="Code"/>
      </w:pPr>
      <w:r>
        <w:t xml:space="preserve">      "</w:t>
      </w:r>
      <w:proofErr w:type="gramStart"/>
      <w:r>
        <w:t>name</w:t>
      </w:r>
      <w:proofErr w:type="gramEnd"/>
      <w:r>
        <w:t>" : "Test-ing Name.Server_Set2",</w:t>
      </w:r>
    </w:p>
    <w:p w:rsidR="00510DD6" w:rsidRDefault="00510DD6" w:rsidP="00510DD6">
      <w:pPr>
        <w:pStyle w:val="Code"/>
      </w:pPr>
      <w:r>
        <w:t xml:space="preserve">      "</w:t>
      </w:r>
      <w:proofErr w:type="gramStart"/>
      <w:r>
        <w:t>createDate</w:t>
      </w:r>
      <w:proofErr w:type="gramEnd"/>
      <w:r>
        <w:t>" : "2013-10-07T00:56:00.616",</w:t>
      </w:r>
    </w:p>
    <w:p w:rsidR="00510DD6" w:rsidRDefault="00510DD6" w:rsidP="00510DD6">
      <w:pPr>
        <w:pStyle w:val="Code"/>
      </w:pPr>
      <w:r>
        <w:t xml:space="preserve">      "</w:t>
      </w:r>
      <w:proofErr w:type="gramStart"/>
      <w:r>
        <w:t>lastUpdateDate</w:t>
      </w:r>
      <w:proofErr w:type="gramEnd"/>
      <w:r>
        <w:t>" : "2013-10-07T05:39:52.302",</w:t>
      </w:r>
    </w:p>
    <w:p w:rsidR="00510DD6" w:rsidRDefault="00510DD6" w:rsidP="00510DD6">
      <w:pPr>
        <w:pStyle w:val="Code"/>
      </w:pPr>
      <w:r>
        <w:t xml:space="preserve">    } ],</w:t>
      </w:r>
    </w:p>
    <w:p w:rsidR="00510DD6" w:rsidRDefault="00510DD6" w:rsidP="00510DD6">
      <w:pPr>
        <w:pStyle w:val="Code"/>
      </w:pPr>
      <w:r>
        <w:t xml:space="preserve">    "</w:t>
      </w:r>
      <w:proofErr w:type="gramStart"/>
      <w:r>
        <w:t>totalCount</w:t>
      </w:r>
      <w:proofErr w:type="gramEnd"/>
      <w:r>
        <w: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58" w:name="_Toc382406008"/>
      <w:r>
        <w:lastRenderedPageBreak/>
        <w:t>Plan Commands</w:t>
      </w:r>
      <w:bookmarkEnd w:id="258"/>
    </w:p>
    <w:p w:rsidR="003A30DE" w:rsidRDefault="003A30DE" w:rsidP="003A30DE">
      <w:pPr>
        <w:pStyle w:val="Heading2"/>
      </w:pPr>
      <w:bookmarkStart w:id="259" w:name="_Toc382406009"/>
      <w:r>
        <w:t>Plan Get Command</w:t>
      </w:r>
      <w:bookmarkEnd w:id="259"/>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804" w:type="dxa"/>
            <w:shd w:val="clear" w:color="auto" w:fill="BFBFBF" w:themeFill="background1" w:themeFillShade="BF"/>
          </w:tcPr>
          <w:p w:rsidR="00510DD6" w:rsidRDefault="00510DD6" w:rsidP="005375DB">
            <w:pPr>
              <w:pStyle w:val="Table-Header"/>
            </w:pPr>
            <w:r>
              <w:t>Request URI</w:t>
            </w:r>
          </w:p>
        </w:tc>
      </w:tr>
      <w:tr w:rsidR="00510DD6" w:rsidRPr="00CC22F1" w:rsidTr="005375DB">
        <w:trPr>
          <w:trHeight w:val="113"/>
          <w:tblHeader w:val="0"/>
        </w:trPr>
        <w:tc>
          <w:tcPr>
            <w:tcW w:w="1843" w:type="dxa"/>
          </w:tcPr>
          <w:p w:rsidR="00510DD6" w:rsidRDefault="00510DD6" w:rsidP="005375DB">
            <w:pPr>
              <w:pStyle w:val="Table-Text"/>
            </w:pPr>
            <w:r>
              <w:t>GET</w:t>
            </w:r>
          </w:p>
        </w:tc>
        <w:tc>
          <w:tcPr>
            <w:tcW w:w="6804"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804" w:type="dxa"/>
            <w:shd w:val="clear" w:color="auto" w:fill="BFBFBF" w:themeFill="background1" w:themeFillShade="BF"/>
          </w:tcPr>
          <w:p w:rsidR="00510DD6" w:rsidRDefault="00510DD6" w:rsidP="005375DB">
            <w:pPr>
              <w:pStyle w:val="Table-Header"/>
            </w:pPr>
            <w:r>
              <w:t>Description</w:t>
            </w:r>
          </w:p>
        </w:tc>
      </w:tr>
      <w:tr w:rsidR="00510DD6" w:rsidRPr="00CC22F1" w:rsidTr="005375DB">
        <w:trPr>
          <w:trHeight w:val="113"/>
          <w:tblHeader w:val="0"/>
        </w:trPr>
        <w:tc>
          <w:tcPr>
            <w:tcW w:w="1843" w:type="dxa"/>
          </w:tcPr>
          <w:p w:rsidR="00510DD6" w:rsidRDefault="00510DD6" w:rsidP="005375DB">
            <w:pPr>
              <w:pStyle w:val="Table-Text"/>
            </w:pPr>
            <w:r>
              <w:t>service-address</w:t>
            </w:r>
          </w:p>
        </w:tc>
        <w:tc>
          <w:tcPr>
            <w:tcW w:w="6804" w:type="dxa"/>
          </w:tcPr>
          <w:p w:rsidR="00510DD6" w:rsidRDefault="00510DD6" w:rsidP="006351FF">
            <w:pPr>
              <w:pStyle w:val="Table-Text"/>
            </w:pPr>
            <w:r>
              <w:t xml:space="preserve">The service address as described in section </w:t>
            </w:r>
            <w:r w:rsidR="006351FF">
              <w:t>2.2</w:t>
            </w:r>
          </w:p>
        </w:tc>
      </w:tr>
      <w:tr w:rsidR="00510DD6" w:rsidRPr="00CC22F1" w:rsidTr="005375DB">
        <w:trPr>
          <w:trHeight w:val="113"/>
          <w:tblHeader w:val="0"/>
        </w:trPr>
        <w:tc>
          <w:tcPr>
            <w:tcW w:w="1843" w:type="dxa"/>
          </w:tcPr>
          <w:p w:rsidR="00510DD6" w:rsidRDefault="00510DD6" w:rsidP="00510DD6">
            <w:pPr>
              <w:pStyle w:val="Table-Text"/>
            </w:pPr>
            <w:r>
              <w:t>id-or-name</w:t>
            </w:r>
          </w:p>
        </w:tc>
        <w:tc>
          <w:tcPr>
            <w:tcW w:w="6804"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117D02">
            <w:pPr>
              <w:pStyle w:val="Table-Text"/>
            </w:pPr>
            <w:r>
              <w:t xml:space="preserve">The </w:t>
            </w:r>
            <w:r w:rsidR="00841E28">
              <w:t>URI</w:t>
            </w:r>
            <w:r>
              <w:t xml:space="preserve"> that can be used to obtain information about this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version</w:t>
            </w:r>
          </w:p>
        </w:tc>
        <w:tc>
          <w:tcPr>
            <w:tcW w:w="2175" w:type="dxa"/>
          </w:tcPr>
          <w:p w:rsidR="00510DD6" w:rsidRDefault="00510DD6" w:rsidP="00510DD6">
            <w:pPr>
              <w:pStyle w:val="Table-Text"/>
            </w:pPr>
            <w:r>
              <w:t>integer</w:t>
            </w:r>
          </w:p>
        </w:tc>
        <w:tc>
          <w:tcPr>
            <w:tcW w:w="3507" w:type="dxa"/>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plan</w:t>
            </w:r>
          </w:p>
        </w:tc>
      </w:tr>
      <w:tr w:rsidR="00510DD6" w:rsidTr="005375DB">
        <w:trPr>
          <w:trHeight w:val="113"/>
          <w:tblHeader w:val="0"/>
        </w:trPr>
        <w:tc>
          <w:tcPr>
            <w:tcW w:w="2965" w:type="dxa"/>
          </w:tcPr>
          <w:p w:rsidR="00510DD6" w:rsidRDefault="00510DD6" w:rsidP="00510DD6">
            <w:pPr>
              <w:pStyle w:val="Table-Text"/>
            </w:pPr>
            <w:r>
              <w:t>status</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current status of the plan</w:t>
            </w:r>
          </w:p>
        </w:tc>
      </w:tr>
      <w:tr w:rsidR="00510DD6" w:rsidTr="005375DB">
        <w:trPr>
          <w:trHeight w:val="113"/>
          <w:tblHeader w:val="0"/>
        </w:trPr>
        <w:tc>
          <w:tcPr>
            <w:tcW w:w="2965" w:type="dxa"/>
          </w:tcPr>
          <w:p w:rsidR="00510DD6" w:rsidRDefault="00510DD6" w:rsidP="00510DD6">
            <w:pPr>
              <w:pStyle w:val="Table-Text"/>
            </w:pPr>
            <w:r>
              <w:t>baseMonthlyRate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monthly billing rate of the plan, this is represented in units of the currency of the plan</w:t>
            </w:r>
          </w:p>
        </w:tc>
      </w:tr>
      <w:tr w:rsidR="00510DD6" w:rsidTr="005375DB">
        <w:trPr>
          <w:trHeight w:val="113"/>
          <w:tblHeader w:val="0"/>
        </w:trPr>
        <w:tc>
          <w:tcPr>
            <w:tcW w:w="2965" w:type="dxa"/>
          </w:tcPr>
          <w:p w:rsidR="00510DD6" w:rsidRDefault="00510DD6" w:rsidP="00510DD6">
            <w:pPr>
              <w:pStyle w:val="Table-Text"/>
            </w:pPr>
            <w:r>
              <w:t>currency</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3 letter currency code of the currency used for billing operations on this account</w:t>
            </w:r>
          </w:p>
        </w:tc>
      </w:tr>
      <w:tr w:rsidR="00510DD6" w:rsidTr="005375DB">
        <w:trPr>
          <w:trHeight w:val="113"/>
          <w:tblHeader w:val="0"/>
        </w:trPr>
        <w:tc>
          <w:tcPr>
            <w:tcW w:w="2965" w:type="dxa"/>
          </w:tcPr>
          <w:p w:rsidR="00510DD6" w:rsidRDefault="00510DD6" w:rsidP="00510DD6">
            <w:pPr>
              <w:pStyle w:val="Table-Text"/>
            </w:pPr>
            <w:r>
              <w:t>excessGraceMonths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grace period allowed for the plan</w:t>
            </w:r>
          </w:p>
        </w:tc>
      </w:tr>
      <w:tr w:rsidR="00510DD6" w:rsidTr="005375DB">
        <w:trPr>
          <w:trHeight w:val="113"/>
          <w:tblHeader w:val="0"/>
        </w:trPr>
        <w:tc>
          <w:tcPr>
            <w:tcW w:w="2965" w:type="dxa"/>
          </w:tcPr>
          <w:p w:rsidR="00510DD6" w:rsidRDefault="00510DD6" w:rsidP="00510DD6">
            <w:pPr>
              <w:pStyle w:val="Table-Text"/>
            </w:pPr>
            <w:r>
              <w:t>excessGraceMonthsPeriod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that the excess grace is counted over</w:t>
            </w:r>
          </w:p>
        </w:tc>
      </w:tr>
      <w:tr w:rsidR="00510DD6" w:rsidTr="005375DB">
        <w:trPr>
          <w:trHeight w:val="113"/>
          <w:tblHeader w:val="0"/>
        </w:trPr>
        <w:tc>
          <w:tcPr>
            <w:tcW w:w="2965" w:type="dxa"/>
          </w:tcPr>
          <w:p w:rsidR="00510DD6" w:rsidRDefault="00510DD6" w:rsidP="00510DD6">
            <w:pPr>
              <w:pStyle w:val="Table-Text"/>
            </w:pPr>
            <w:r>
              <w:t>trialPeriod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trial allowed for zones using this plan</w:t>
            </w:r>
          </w:p>
        </w:tc>
      </w:tr>
      <w:tr w:rsidR="00510DD6" w:rsidTr="005375DB">
        <w:trPr>
          <w:trHeight w:val="113"/>
          <w:tblHeader w:val="0"/>
        </w:trPr>
        <w:tc>
          <w:tcPr>
            <w:tcW w:w="2965" w:type="dxa"/>
          </w:tcPr>
          <w:p w:rsidR="00510DD6" w:rsidRDefault="00510DD6" w:rsidP="00510DD6">
            <w:pPr>
              <w:pStyle w:val="Table-Text"/>
            </w:pPr>
            <w:r>
              <w:t>units</w:t>
            </w:r>
          </w:p>
        </w:tc>
        <w:tc>
          <w:tcPr>
            <w:tcW w:w="2175" w:type="dxa"/>
          </w:tcPr>
          <w:p w:rsidR="00510DD6" w:rsidRDefault="00510DD6" w:rsidP="00510DD6">
            <w:pPr>
              <w:pStyle w:val="Table-Text"/>
            </w:pPr>
            <w:r>
              <w:t>Unit[]</w:t>
            </w:r>
          </w:p>
        </w:tc>
        <w:tc>
          <w:tcPr>
            <w:tcW w:w="3507" w:type="dxa"/>
          </w:tcPr>
          <w:p w:rsidR="00510DD6" w:rsidRDefault="00510DD6" w:rsidP="00510DD6">
            <w:pPr>
              <w:pStyle w:val="Table-Text"/>
            </w:pPr>
            <w:r>
              <w:t>A list of the billing units that are associated with the plan</w:t>
            </w:r>
          </w:p>
        </w:tc>
      </w:tr>
      <w:tr w:rsidR="00510DD6" w:rsidTr="005375DB">
        <w:trPr>
          <w:trHeight w:val="113"/>
          <w:tblHeader w:val="0"/>
        </w:trPr>
        <w:tc>
          <w:tcPr>
            <w:tcW w:w="2965" w:type="dxa"/>
          </w:tcPr>
          <w:p w:rsidR="00510DD6" w:rsidRDefault="00510DD6" w:rsidP="00510DD6">
            <w:pPr>
              <w:pStyle w:val="Table-Text"/>
            </w:pPr>
            <w:r>
              <w:t>fe</w:t>
            </w:r>
            <w:ins w:id="260" w:author="Arnaud Dumont" w:date="2014-02-20T11:13:00Z">
              <w:r w:rsidR="006629D3">
                <w:t>a</w:t>
              </w:r>
            </w:ins>
            <w:r>
              <w:t>tures</w:t>
            </w:r>
          </w:p>
        </w:tc>
        <w:tc>
          <w:tcPr>
            <w:tcW w:w="2175" w:type="dxa"/>
          </w:tcPr>
          <w:p w:rsidR="00510DD6" w:rsidRDefault="00510DD6" w:rsidP="00510DD6">
            <w:pPr>
              <w:pStyle w:val="Table-Text"/>
            </w:pPr>
            <w:r>
              <w:t>Feature[]</w:t>
            </w:r>
          </w:p>
        </w:tc>
        <w:tc>
          <w:tcPr>
            <w:tcW w:w="3507" w:type="dxa"/>
          </w:tcPr>
          <w:p w:rsidR="00510DD6" w:rsidRDefault="00510DD6" w:rsidP="00510DD6">
            <w:pPr>
              <w:pStyle w:val="Table-Text"/>
            </w:pPr>
            <w:r>
              <w:t>A list of the features which can be used with zones associated with this plan</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created</w:t>
            </w:r>
          </w:p>
        </w:tc>
      </w:tr>
      <w:tr w:rsidR="00510DD6" w:rsidTr="005375DB">
        <w:trPr>
          <w:trHeight w:val="113"/>
          <w:tblHeader w:val="0"/>
        </w:trPr>
        <w:tc>
          <w:tcPr>
            <w:tcW w:w="2965" w:type="dxa"/>
          </w:tcPr>
          <w:p w:rsidR="00510DD6" w:rsidRDefault="00510DD6" w:rsidP="00510DD6">
            <w:pPr>
              <w:pStyle w:val="Table-Text"/>
            </w:pPr>
            <w:r>
              <w:t>createAccountId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created the object</w:t>
            </w:r>
          </w:p>
        </w:tc>
      </w:tr>
      <w:tr w:rsidR="00510DD6" w:rsidTr="005375DB">
        <w:trPr>
          <w:trHeight w:val="113"/>
          <w:tblHeader w:val="0"/>
        </w:trPr>
        <w:tc>
          <w:tcPr>
            <w:tcW w:w="2965" w:type="dxa"/>
          </w:tcPr>
          <w:p w:rsidR="00510DD6" w:rsidRDefault="00510DD6" w:rsidP="00510DD6">
            <w:pPr>
              <w:pStyle w:val="Table-Text"/>
            </w:pPr>
            <w:r>
              <w:t>createAccountIdentifier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created the object</w:t>
            </w:r>
          </w:p>
        </w:tc>
      </w:tr>
      <w:tr w:rsidR="00510DD6" w:rsidTr="005375DB">
        <w:trPr>
          <w:trHeight w:val="113"/>
          <w:tblHeader w:val="0"/>
        </w:trPr>
        <w:tc>
          <w:tcPr>
            <w:tcW w:w="2965" w:type="dxa"/>
          </w:tcPr>
          <w:p w:rsidR="00510DD6" w:rsidRDefault="00510DD6" w:rsidP="00510DD6">
            <w:pPr>
              <w:pStyle w:val="Table-Text"/>
            </w:pPr>
            <w:r>
              <w:t>createUserId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created the object</w:t>
            </w:r>
          </w:p>
        </w:tc>
      </w:tr>
      <w:tr w:rsidR="00510DD6" w:rsidTr="005375DB">
        <w:trPr>
          <w:trHeight w:val="113"/>
          <w:tblHeader w:val="0"/>
        </w:trPr>
        <w:tc>
          <w:tcPr>
            <w:tcW w:w="2965" w:type="dxa"/>
          </w:tcPr>
          <w:p w:rsidR="00510DD6" w:rsidRDefault="00510DD6" w:rsidP="00510DD6">
            <w:pPr>
              <w:pStyle w:val="Table-Text"/>
            </w:pPr>
            <w:r>
              <w:t>createUserName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created the object</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last updated,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lastRenderedPageBreak/>
              <w:t>lastUpdateAccountIdentifier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last updated the object, null if the object has never been updated</w:t>
            </w:r>
          </w:p>
        </w:tc>
      </w:tr>
    </w:tbl>
    <w:p w:rsidR="00510DD6" w:rsidRDefault="00510DD6" w:rsidP="00510DD6">
      <w:r w:rsidRPr="00510DD6">
        <w:t>The Unit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unitType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units. Examples of unit types include queries, resource records, zones etc</w:t>
            </w:r>
          </w:p>
        </w:tc>
      </w:tr>
      <w:tr w:rsidR="00510DD6" w:rsidTr="005375DB">
        <w:trPr>
          <w:trHeight w:val="113"/>
          <w:tblHeader w:val="0"/>
        </w:trPr>
        <w:tc>
          <w:tcPr>
            <w:tcW w:w="2965" w:type="dxa"/>
          </w:tcPr>
          <w:p w:rsidR="00510DD6" w:rsidRDefault="00510DD6" w:rsidP="00510DD6">
            <w:pPr>
              <w:pStyle w:val="Table-Text"/>
            </w:pPr>
            <w:r>
              <w:t>includedUnits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of the specified type included in the base cost of the plan</w:t>
            </w:r>
          </w:p>
        </w:tc>
      </w:tr>
      <w:tr w:rsidR="00510DD6" w:rsidTr="005375DB">
        <w:trPr>
          <w:trHeight w:val="113"/>
          <w:tblHeader w:val="0"/>
        </w:trPr>
        <w:tc>
          <w:tcPr>
            <w:tcW w:w="2965" w:type="dxa"/>
          </w:tcPr>
          <w:p w:rsidR="00510DD6" w:rsidRDefault="00510DD6" w:rsidP="00510DD6">
            <w:pPr>
              <w:pStyle w:val="Table-Text"/>
            </w:pPr>
            <w:r>
              <w:t>excessUnitsBatchSize</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included in one ‘batch’ of excess units fees</w:t>
            </w:r>
          </w:p>
        </w:tc>
      </w:tr>
      <w:tr w:rsidR="00510DD6" w:rsidTr="005375DB">
        <w:trPr>
          <w:trHeight w:val="113"/>
          <w:tblHeader w:val="0"/>
        </w:trPr>
        <w:tc>
          <w:tcPr>
            <w:tcW w:w="2965" w:type="dxa"/>
          </w:tcPr>
          <w:p w:rsidR="00510DD6" w:rsidRDefault="00510DD6" w:rsidP="00510DD6">
            <w:pPr>
              <w:pStyle w:val="Table-Text"/>
            </w:pPr>
            <w:r>
              <w:t>excessUnitsBatchRate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featureType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5375DB">
        <w:trPr>
          <w:trHeight w:val="113"/>
          <w:tblHeader w:val="0"/>
        </w:trPr>
        <w:tc>
          <w:tcPr>
            <w:tcW w:w="2965" w:type="dxa"/>
          </w:tcPr>
          <w:p w:rsidR="00510DD6" w:rsidRDefault="00510DD6" w:rsidP="00510DD6">
            <w:pPr>
              <w:pStyle w:val="Table-Text"/>
            </w:pPr>
            <w:r>
              <w:t>additionalRate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lastRenderedPageBreak/>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w:t>
      </w:r>
      <w:proofErr w:type="gramStart"/>
      <w:r>
        <w:t>plan</w:t>
      </w:r>
      <w:proofErr w:type="gramEnd"/>
      <w:r>
        <w:t>" : {</w:t>
      </w:r>
    </w:p>
    <w:p w:rsidR="003C5BA5" w:rsidRDefault="003C5BA5" w:rsidP="003C5BA5">
      <w:pPr>
        <w:pStyle w:val="Code"/>
      </w:pPr>
      <w:r>
        <w:t xml:space="preserve">    "@uri</w:t>
      </w:r>
      <w:proofErr w:type="gramStart"/>
      <w:r>
        <w:t>" :</w:t>
      </w:r>
      <w:proofErr w:type="gramEnd"/>
      <w:r>
        <w:t xml:space="preserve"> "https://api.discoverydns.com/plans/786d87db-e4d2-4eb8-9709-755868528bdf",</w:t>
      </w:r>
    </w:p>
    <w:p w:rsidR="003C5BA5" w:rsidRDefault="003C5BA5" w:rsidP="003C5BA5">
      <w:pPr>
        <w:pStyle w:val="Code"/>
      </w:pPr>
      <w:r>
        <w:t xml:space="preserve">    "</w:t>
      </w:r>
      <w:proofErr w:type="gramStart"/>
      <w:r>
        <w:t>id</w:t>
      </w:r>
      <w:proofErr w:type="gramEnd"/>
      <w:r>
        <w:t>" : "786d87db-e4d2-4eb8-9709-755868528bdf",</w:t>
      </w:r>
    </w:p>
    <w:p w:rsidR="003C5BA5" w:rsidRDefault="003C5BA5" w:rsidP="003C5BA5">
      <w:pPr>
        <w:pStyle w:val="Code"/>
      </w:pPr>
      <w:r>
        <w:t xml:space="preserve">    "</w:t>
      </w:r>
      <w:proofErr w:type="gramStart"/>
      <w:r>
        <w:t>version</w:t>
      </w:r>
      <w:proofErr w:type="gramEnd"/>
      <w:r>
        <w:t>" : 0,</w:t>
      </w:r>
    </w:p>
    <w:p w:rsidR="003C5BA5" w:rsidRDefault="003C5BA5" w:rsidP="003C5BA5">
      <w:pPr>
        <w:pStyle w:val="Code"/>
      </w:pPr>
      <w:r>
        <w:t xml:space="preserve">    "</w:t>
      </w:r>
      <w:proofErr w:type="gramStart"/>
      <w:r>
        <w:t>name</w:t>
      </w:r>
      <w:proofErr w:type="gramEnd"/>
      <w:r>
        <w:t>" : "testing-plan_.meh la0",</w:t>
      </w:r>
    </w:p>
    <w:p w:rsidR="003C5BA5" w:rsidRDefault="003C5BA5" w:rsidP="003C5BA5">
      <w:pPr>
        <w:pStyle w:val="Code"/>
      </w:pPr>
      <w:r>
        <w:t xml:space="preserve">    "</w:t>
      </w:r>
      <w:proofErr w:type="gramStart"/>
      <w:r>
        <w:t>status</w:t>
      </w:r>
      <w:proofErr w:type="gramEnd"/>
      <w:r>
        <w:t>" : "active",</w:t>
      </w:r>
    </w:p>
    <w:p w:rsidR="003C5BA5" w:rsidRDefault="003C5BA5" w:rsidP="003C5BA5">
      <w:pPr>
        <w:pStyle w:val="Code"/>
      </w:pPr>
      <w:r>
        <w:t xml:space="preserve">    "</w:t>
      </w:r>
      <w:proofErr w:type="gramStart"/>
      <w:r>
        <w:t>baseMonthlyRate</w:t>
      </w:r>
      <w:proofErr w:type="gramEnd"/>
      <w:r>
        <w:t>" : 1.0,</w:t>
      </w:r>
    </w:p>
    <w:p w:rsidR="003C5BA5" w:rsidRDefault="003C5BA5" w:rsidP="003C5BA5">
      <w:pPr>
        <w:pStyle w:val="Code"/>
      </w:pPr>
      <w:r>
        <w:t xml:space="preserve">    "</w:t>
      </w:r>
      <w:proofErr w:type="gramStart"/>
      <w:r>
        <w:t>currency</w:t>
      </w:r>
      <w:proofErr w:type="gramEnd"/>
      <w:r>
        <w:t>" : "AUD",</w:t>
      </w:r>
    </w:p>
    <w:p w:rsidR="003C5BA5" w:rsidRDefault="003C5BA5" w:rsidP="003C5BA5">
      <w:pPr>
        <w:pStyle w:val="Code"/>
      </w:pPr>
      <w:r>
        <w:t xml:space="preserve">    "</w:t>
      </w:r>
      <w:proofErr w:type="gramStart"/>
      <w:r>
        <w:t>excessGraceMonths</w:t>
      </w:r>
      <w:proofErr w:type="gramEnd"/>
      <w:r>
        <w:t>" : 2,</w:t>
      </w:r>
    </w:p>
    <w:p w:rsidR="003C5BA5" w:rsidRDefault="003C5BA5" w:rsidP="003C5BA5">
      <w:pPr>
        <w:pStyle w:val="Code"/>
      </w:pPr>
      <w:r>
        <w:t xml:space="preserve">    "</w:t>
      </w:r>
      <w:proofErr w:type="gramStart"/>
      <w:r>
        <w:t>excessGraceMonthsPeriod</w:t>
      </w:r>
      <w:proofErr w:type="gramEnd"/>
      <w:r>
        <w:t>" : 3,</w:t>
      </w:r>
    </w:p>
    <w:p w:rsidR="003C5BA5" w:rsidRDefault="003C5BA5" w:rsidP="003C5BA5">
      <w:pPr>
        <w:pStyle w:val="Code"/>
      </w:pPr>
      <w:r>
        <w:t xml:space="preserve">    "</w:t>
      </w:r>
      <w:proofErr w:type="gramStart"/>
      <w:r>
        <w:t>trialPeriod</w:t>
      </w:r>
      <w:proofErr w:type="gramEnd"/>
      <w:r>
        <w:t>" : 4,</w:t>
      </w:r>
    </w:p>
    <w:p w:rsidR="003C5BA5" w:rsidRDefault="003C5BA5" w:rsidP="003C5BA5">
      <w:pPr>
        <w:pStyle w:val="Code"/>
      </w:pPr>
      <w:r>
        <w:t xml:space="preserve">    "</w:t>
      </w:r>
      <w:proofErr w:type="gramStart"/>
      <w:r>
        <w:t>createDate</w:t>
      </w:r>
      <w:proofErr w:type="gramEnd"/>
      <w:r>
        <w:t>" : "2013-10-07T05:53:20.302",</w:t>
      </w:r>
    </w:p>
    <w:p w:rsidR="003C5BA5" w:rsidRDefault="003C5BA5" w:rsidP="003C5BA5">
      <w:pPr>
        <w:pStyle w:val="Code"/>
      </w:pPr>
      <w:r>
        <w:t xml:space="preserve">    "</w:t>
      </w:r>
      <w:proofErr w:type="gramStart"/>
      <w:r>
        <w:t>createAccountId</w:t>
      </w:r>
      <w:proofErr w:type="gramEnd"/>
      <w:r>
        <w:t>" : "f73af262-9531-11e2-9b25-2809b571161a",</w:t>
      </w:r>
    </w:p>
    <w:p w:rsidR="003C5BA5" w:rsidRDefault="003C5BA5" w:rsidP="003C5BA5">
      <w:pPr>
        <w:pStyle w:val="Code"/>
      </w:pPr>
      <w:r>
        <w:t xml:space="preserve">    "</w:t>
      </w:r>
      <w:proofErr w:type="gramStart"/>
      <w:r>
        <w:t>createAccountIdentifier</w:t>
      </w:r>
      <w:proofErr w:type="gramEnd"/>
      <w:r>
        <w:t>" : "system",</w:t>
      </w:r>
    </w:p>
    <w:p w:rsidR="003C5BA5" w:rsidRDefault="003C5BA5" w:rsidP="003C5BA5">
      <w:pPr>
        <w:pStyle w:val="Code"/>
      </w:pPr>
      <w:r>
        <w:t xml:space="preserve">    "</w:t>
      </w:r>
      <w:proofErr w:type="gramStart"/>
      <w:r>
        <w:t>createUserId</w:t>
      </w:r>
      <w:proofErr w:type="gramEnd"/>
      <w:r>
        <w:t>" : "ed848682-c1d9-11e2-86bc-e9b9e1409c4c",</w:t>
      </w:r>
    </w:p>
    <w:p w:rsidR="003C5BA5" w:rsidRDefault="003C5BA5" w:rsidP="003C5BA5">
      <w:pPr>
        <w:pStyle w:val="Code"/>
      </w:pPr>
      <w:r>
        <w:t xml:space="preserve">    "</w:t>
      </w:r>
      <w:proofErr w:type="gramStart"/>
      <w:r>
        <w:t>createUserName</w:t>
      </w:r>
      <w:proofErr w:type="gramEnd"/>
      <w:r>
        <w:t>" : "System Admin",</w:t>
      </w:r>
    </w:p>
    <w:p w:rsidR="003C5BA5" w:rsidRDefault="003C5BA5" w:rsidP="003C5BA5">
      <w:pPr>
        <w:pStyle w:val="Code"/>
      </w:pPr>
      <w:r>
        <w:t xml:space="preserve">    "</w:t>
      </w:r>
      <w:proofErr w:type="gramStart"/>
      <w:r>
        <w:t>lastUpdateDate</w:t>
      </w:r>
      <w:proofErr w:type="gramEnd"/>
      <w:r>
        <w:t>" : "2013-10-07T05:53:20.302",</w:t>
      </w:r>
    </w:p>
    <w:p w:rsidR="003C5BA5" w:rsidRDefault="003C5BA5" w:rsidP="003C5BA5">
      <w:pPr>
        <w:pStyle w:val="Code"/>
      </w:pPr>
      <w:r>
        <w:t xml:space="preserve">    "</w:t>
      </w:r>
      <w:proofErr w:type="gramStart"/>
      <w:r>
        <w:t>lastUpdateAccountId</w:t>
      </w:r>
      <w:proofErr w:type="gramEnd"/>
      <w:r>
        <w:t>" : "f73af262-9531-11e2-9b25-2809b571161a",</w:t>
      </w:r>
    </w:p>
    <w:p w:rsidR="003C5BA5" w:rsidRDefault="003C5BA5" w:rsidP="003C5BA5">
      <w:pPr>
        <w:pStyle w:val="Code"/>
      </w:pPr>
      <w:r>
        <w:t xml:space="preserve">    "</w:t>
      </w:r>
      <w:proofErr w:type="gramStart"/>
      <w:r>
        <w:t>lastUpdateAccountIdentifier</w:t>
      </w:r>
      <w:proofErr w:type="gramEnd"/>
      <w:r>
        <w:t>" : "system",</w:t>
      </w:r>
    </w:p>
    <w:p w:rsidR="003C5BA5" w:rsidRDefault="003C5BA5" w:rsidP="003C5BA5">
      <w:pPr>
        <w:pStyle w:val="Code"/>
      </w:pPr>
      <w:r>
        <w:t xml:space="preserve">    "</w:t>
      </w:r>
      <w:proofErr w:type="gramStart"/>
      <w:r>
        <w:t>lastUpdateUserId</w:t>
      </w:r>
      <w:proofErr w:type="gramEnd"/>
      <w:r>
        <w:t>" : "ed848682-c1d9-11e2-86bc-e9b9e1409c4c",</w:t>
      </w:r>
    </w:p>
    <w:p w:rsidR="003C5BA5" w:rsidRDefault="003C5BA5" w:rsidP="003C5BA5">
      <w:pPr>
        <w:pStyle w:val="Code"/>
      </w:pPr>
      <w:r>
        <w:t xml:space="preserve">    "</w:t>
      </w:r>
      <w:proofErr w:type="gramStart"/>
      <w:r>
        <w:t>lastUpdateUserName</w:t>
      </w:r>
      <w:proofErr w:type="gramEnd"/>
      <w:r>
        <w:t>" : "System Admin",</w:t>
      </w:r>
    </w:p>
    <w:p w:rsidR="003C5BA5" w:rsidRDefault="003C5BA5" w:rsidP="003C5BA5">
      <w:pPr>
        <w:pStyle w:val="Code"/>
      </w:pPr>
      <w:r>
        <w:t xml:space="preserve">    "</w:t>
      </w:r>
      <w:proofErr w:type="gramStart"/>
      <w:r>
        <w:t>units</w:t>
      </w:r>
      <w:proofErr w:type="gramEnd"/>
      <w:r>
        <w:t>" : [ {</w:t>
      </w:r>
    </w:p>
    <w:p w:rsidR="003C5BA5" w:rsidRDefault="003C5BA5" w:rsidP="003C5BA5">
      <w:pPr>
        <w:pStyle w:val="Code"/>
      </w:pPr>
      <w:r>
        <w:t xml:space="preserve">      "</w:t>
      </w:r>
      <w:proofErr w:type="gramStart"/>
      <w:r>
        <w:t>unitType</w:t>
      </w:r>
      <w:proofErr w:type="gramEnd"/>
      <w:r>
        <w:t>" : "queries",</w:t>
      </w:r>
    </w:p>
    <w:p w:rsidR="003C5BA5" w:rsidRDefault="003C5BA5" w:rsidP="003C5BA5">
      <w:pPr>
        <w:pStyle w:val="Code"/>
      </w:pPr>
      <w:r>
        <w:t xml:space="preserve">      "</w:t>
      </w:r>
      <w:proofErr w:type="gramStart"/>
      <w:r>
        <w:t>includedUnits</w:t>
      </w:r>
      <w:proofErr w:type="gramEnd"/>
      <w:r>
        <w:t>" : 0,</w:t>
      </w:r>
    </w:p>
    <w:p w:rsidR="003C5BA5" w:rsidRDefault="003C5BA5" w:rsidP="003C5BA5">
      <w:pPr>
        <w:pStyle w:val="Code"/>
      </w:pPr>
      <w:r>
        <w:t xml:space="preserve">      "</w:t>
      </w:r>
      <w:proofErr w:type="gramStart"/>
      <w:r>
        <w:t>excessUnitsBatchSize</w:t>
      </w:r>
      <w:proofErr w:type="gramEnd"/>
      <w:r>
        <w:t>" : 0,</w:t>
      </w:r>
    </w:p>
    <w:p w:rsidR="003C5BA5" w:rsidRDefault="003C5BA5" w:rsidP="003C5BA5">
      <w:pPr>
        <w:pStyle w:val="Code"/>
      </w:pPr>
      <w:r>
        <w:t xml:space="preserve">      "</w:t>
      </w:r>
      <w:proofErr w:type="gramStart"/>
      <w:r>
        <w:t>excessUnitsBatchRate</w:t>
      </w:r>
      <w:proofErr w:type="gramEnd"/>
      <w:r>
        <w:t>" : 0.0</w:t>
      </w:r>
    </w:p>
    <w:p w:rsidR="003C5BA5" w:rsidRDefault="003C5BA5" w:rsidP="003C5BA5">
      <w:pPr>
        <w:pStyle w:val="Code"/>
      </w:pPr>
      <w:r>
        <w:t xml:space="preserve">    } ],</w:t>
      </w:r>
    </w:p>
    <w:p w:rsidR="003C5BA5" w:rsidRDefault="003C5BA5" w:rsidP="003C5BA5">
      <w:pPr>
        <w:pStyle w:val="Code"/>
      </w:pPr>
      <w:r>
        <w:t xml:space="preserve">    "</w:t>
      </w:r>
      <w:proofErr w:type="gramStart"/>
      <w:r>
        <w:t>features</w:t>
      </w:r>
      <w:proofErr w:type="gramEnd"/>
      <w:r>
        <w:t>" : [ {</w:t>
      </w:r>
    </w:p>
    <w:p w:rsidR="003C5BA5" w:rsidRDefault="003C5BA5" w:rsidP="003C5BA5">
      <w:pPr>
        <w:pStyle w:val="Code"/>
      </w:pPr>
      <w:r>
        <w:lastRenderedPageBreak/>
        <w:t xml:space="preserve">      "</w:t>
      </w:r>
      <w:proofErr w:type="gramStart"/>
      <w:r>
        <w:t>featureType</w:t>
      </w:r>
      <w:proofErr w:type="gramEnd"/>
      <w:r>
        <w:t>" : "brandedNameServers",</w:t>
      </w:r>
    </w:p>
    <w:p w:rsidR="003C5BA5" w:rsidRDefault="003C5BA5" w:rsidP="003C5BA5">
      <w:pPr>
        <w:pStyle w:val="Code"/>
      </w:pPr>
      <w:r>
        <w:t xml:space="preserve">      "</w:t>
      </w:r>
      <w:proofErr w:type="gramStart"/>
      <w:r>
        <w:t>additionalRate</w:t>
      </w:r>
      <w:proofErr w:type="gramEnd"/>
      <w:r>
        <w:t>"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3A30DE">
      <w:pPr>
        <w:pStyle w:val="Heading2"/>
      </w:pPr>
      <w:bookmarkStart w:id="261" w:name="_Toc382406010"/>
      <w:r>
        <w:t>Plan List Command</w:t>
      </w:r>
      <w:bookmarkEnd w:id="261"/>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HTTP Method</w:t>
            </w:r>
          </w:p>
        </w:tc>
        <w:tc>
          <w:tcPr>
            <w:tcW w:w="6804" w:type="dxa"/>
            <w:shd w:val="clear" w:color="auto" w:fill="BFBFBF" w:themeFill="background1" w:themeFillShade="BF"/>
          </w:tcPr>
          <w:p w:rsidR="00655542" w:rsidRDefault="00655542" w:rsidP="005375DB">
            <w:pPr>
              <w:pStyle w:val="Table-Header"/>
            </w:pPr>
            <w:r>
              <w:t>Request URI</w:t>
            </w:r>
          </w:p>
        </w:tc>
      </w:tr>
      <w:tr w:rsidR="00655542" w:rsidRPr="00CC22F1" w:rsidTr="005375DB">
        <w:trPr>
          <w:trHeight w:val="113"/>
          <w:tblHeader w:val="0"/>
        </w:trPr>
        <w:tc>
          <w:tcPr>
            <w:tcW w:w="1843" w:type="dxa"/>
          </w:tcPr>
          <w:p w:rsidR="00655542" w:rsidRDefault="00655542" w:rsidP="005375DB">
            <w:pPr>
              <w:pStyle w:val="Table-Text"/>
            </w:pPr>
            <w:r>
              <w:t>GET</w:t>
            </w:r>
          </w:p>
        </w:tc>
        <w:tc>
          <w:tcPr>
            <w:tcW w:w="6804"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Field</w:t>
            </w:r>
          </w:p>
        </w:tc>
        <w:tc>
          <w:tcPr>
            <w:tcW w:w="6804"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1843" w:type="dxa"/>
          </w:tcPr>
          <w:p w:rsidR="00655542" w:rsidRDefault="00655542" w:rsidP="005375DB">
            <w:pPr>
              <w:pStyle w:val="Table-Text"/>
            </w:pPr>
            <w:r>
              <w:t>service-address</w:t>
            </w:r>
          </w:p>
        </w:tc>
        <w:tc>
          <w:tcPr>
            <w:tcW w:w="6804"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655542" w:rsidRPr="00CC22F1" w:rsidTr="005375DB">
        <w:trPr>
          <w:tblHeader w:val="0"/>
        </w:trPr>
        <w:tc>
          <w:tcPr>
            <w:tcW w:w="2901" w:type="dxa"/>
            <w:shd w:val="clear" w:color="auto" w:fill="BFBFBF" w:themeFill="background1" w:themeFillShade="BF"/>
          </w:tcPr>
          <w:p w:rsidR="00655542" w:rsidRPr="00750051" w:rsidRDefault="00655542" w:rsidP="005375DB">
            <w:pPr>
              <w:pStyle w:val="Table-Header"/>
            </w:pPr>
            <w:r>
              <w:t>Parameter Name</w:t>
            </w:r>
          </w:p>
        </w:tc>
        <w:tc>
          <w:tcPr>
            <w:tcW w:w="957" w:type="dxa"/>
            <w:shd w:val="clear" w:color="auto" w:fill="BFBFBF" w:themeFill="background1" w:themeFillShade="BF"/>
          </w:tcPr>
          <w:p w:rsidR="00655542" w:rsidRPr="00750051" w:rsidRDefault="00655542" w:rsidP="005375DB">
            <w:pPr>
              <w:pStyle w:val="Table-Header"/>
            </w:pPr>
            <w:r>
              <w:t>Optional</w:t>
            </w:r>
          </w:p>
        </w:tc>
        <w:tc>
          <w:tcPr>
            <w:tcW w:w="699" w:type="dxa"/>
            <w:shd w:val="clear" w:color="auto" w:fill="BFBFBF" w:themeFill="background1" w:themeFillShade="BF"/>
          </w:tcPr>
          <w:p w:rsidR="00655542" w:rsidRDefault="00655542" w:rsidP="005375DB">
            <w:pPr>
              <w:pStyle w:val="Table-Header"/>
            </w:pPr>
            <w:r>
              <w:t>Type</w:t>
            </w:r>
          </w:p>
        </w:tc>
        <w:tc>
          <w:tcPr>
            <w:tcW w:w="4090"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2901" w:type="dxa"/>
          </w:tcPr>
          <w:p w:rsidR="00655542" w:rsidRDefault="00655542" w:rsidP="00655542">
            <w:pPr>
              <w:pStyle w:val="Table-Text"/>
            </w:pPr>
            <w:r>
              <w:t>searchName</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a name which case insensitively contains the string</w:t>
            </w:r>
          </w:p>
        </w:tc>
      </w:tr>
      <w:tr w:rsidR="00655542" w:rsidRPr="00CC22F1" w:rsidTr="005375DB">
        <w:trPr>
          <w:trHeight w:val="113"/>
          <w:tblHeader w:val="0"/>
        </w:trPr>
        <w:tc>
          <w:tcPr>
            <w:tcW w:w="2901" w:type="dxa"/>
          </w:tcPr>
          <w:p w:rsidR="00655542" w:rsidRDefault="00655542" w:rsidP="00655542">
            <w:pPr>
              <w:pStyle w:val="Table-Text"/>
            </w:pPr>
            <w:r>
              <w:t>searchStatus</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655542">
      <w:pPr>
        <w:pStyle w:val="Heading3"/>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del w:id="262" w:author="Arnaud Dumont" w:date="2014-02-20T11:15:00Z">
        <w:r w:rsidRPr="005375DB" w:rsidDel="006629D3">
          <w:delText xml:space="preserve">user </w:delText>
        </w:r>
      </w:del>
      <w:ins w:id="263" w:author="Arnaud Dumont" w:date="2014-02-20T11:15:00Z">
        <w:r w:rsidR="006629D3">
          <w:t>plan</w:t>
        </w:r>
        <w:r w:rsidR="006629D3" w:rsidRPr="005375DB">
          <w:t xml:space="preserve"> </w:t>
        </w:r>
      </w:ins>
      <w:r w:rsidRPr="005375DB">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returned list</w:t>
            </w:r>
          </w:p>
        </w:tc>
      </w:tr>
      <w:tr w:rsidR="005375DB" w:rsidTr="005375DB">
        <w:trPr>
          <w:trHeight w:val="113"/>
          <w:tblHeader w:val="0"/>
        </w:trPr>
        <w:tc>
          <w:tcPr>
            <w:tcW w:w="2965" w:type="dxa"/>
          </w:tcPr>
          <w:p w:rsidR="005375DB" w:rsidRDefault="005375DB" w:rsidP="005375DB">
            <w:pPr>
              <w:pStyle w:val="Table-Text"/>
            </w:pPr>
            <w:r>
              <w:t>planList</w:t>
            </w:r>
          </w:p>
        </w:tc>
        <w:tc>
          <w:tcPr>
            <w:tcW w:w="2175" w:type="dxa"/>
          </w:tcPr>
          <w:p w:rsidR="005375DB" w:rsidRDefault="005375DB" w:rsidP="005375DB">
            <w:pPr>
              <w:pStyle w:val="Table-Text"/>
            </w:pPr>
            <w:r>
              <w:t>PlanRecord[]</w:t>
            </w:r>
          </w:p>
        </w:tc>
        <w:tc>
          <w:tcPr>
            <w:tcW w:w="3507" w:type="dxa"/>
          </w:tcPr>
          <w:p w:rsidR="005375DB" w:rsidRDefault="005375DB" w:rsidP="005375DB">
            <w:pPr>
              <w:pStyle w:val="Table-Text"/>
            </w:pPr>
            <w:r>
              <w:t>A list of the plans that matched the search parameters</w:t>
            </w:r>
          </w:p>
        </w:tc>
      </w:tr>
      <w:tr w:rsidR="005375DB" w:rsidTr="005375DB">
        <w:trPr>
          <w:trHeight w:val="113"/>
          <w:tblHeader w:val="0"/>
        </w:trPr>
        <w:tc>
          <w:tcPr>
            <w:tcW w:w="2965" w:type="dxa"/>
          </w:tcPr>
          <w:p w:rsidR="005375DB" w:rsidRDefault="005375DB" w:rsidP="005375DB">
            <w:pPr>
              <w:pStyle w:val="Table-Text"/>
            </w:pPr>
            <w:r>
              <w:t>totalCount</w:t>
            </w:r>
          </w:p>
        </w:tc>
        <w:tc>
          <w:tcPr>
            <w:tcW w:w="2175" w:type="dxa"/>
          </w:tcPr>
          <w:p w:rsidR="005375DB" w:rsidRDefault="005375DB" w:rsidP="005375DB">
            <w:pPr>
              <w:pStyle w:val="Table-Text"/>
            </w:pPr>
            <w:r>
              <w:t>integer</w:t>
            </w:r>
          </w:p>
        </w:tc>
        <w:tc>
          <w:tcPr>
            <w:tcW w:w="3507" w:type="dxa"/>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5375DB">
        <w:trPr>
          <w:trHeight w:val="113"/>
          <w:tblHeader w:val="0"/>
        </w:trPr>
        <w:tc>
          <w:tcPr>
            <w:tcW w:w="2965" w:type="dxa"/>
          </w:tcPr>
          <w:p w:rsidR="005375DB" w:rsidRDefault="005375DB" w:rsidP="005375DB">
            <w:pPr>
              <w:pStyle w:val="Table-Text"/>
            </w:pPr>
            <w:r>
              <w:t>id</w:t>
            </w:r>
          </w:p>
        </w:tc>
        <w:tc>
          <w:tcPr>
            <w:tcW w:w="2175" w:type="dxa"/>
          </w:tcPr>
          <w:p w:rsidR="005375DB" w:rsidRDefault="005375DB" w:rsidP="005375DB">
            <w:pPr>
              <w:pStyle w:val="Table-Text"/>
            </w:pPr>
            <w:r>
              <w:t>uuid</w:t>
            </w:r>
          </w:p>
        </w:tc>
        <w:tc>
          <w:tcPr>
            <w:tcW w:w="3507" w:type="dxa"/>
          </w:tcPr>
          <w:p w:rsidR="005375DB" w:rsidRDefault="005375DB" w:rsidP="005375DB">
            <w:pPr>
              <w:pStyle w:val="Table-Text"/>
            </w:pPr>
            <w:r>
              <w:t>The UUID of the object</w:t>
            </w:r>
          </w:p>
        </w:tc>
      </w:tr>
      <w:tr w:rsidR="005375DB" w:rsidTr="005375DB">
        <w:trPr>
          <w:trHeight w:val="113"/>
          <w:tblHeader w:val="0"/>
        </w:trPr>
        <w:tc>
          <w:tcPr>
            <w:tcW w:w="2965" w:type="dxa"/>
          </w:tcPr>
          <w:p w:rsidR="005375DB" w:rsidRDefault="005375DB" w:rsidP="005375DB">
            <w:pPr>
              <w:pStyle w:val="Table-Text"/>
            </w:pPr>
            <w:r>
              <w:t>name</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name of the plan</w:t>
            </w:r>
          </w:p>
        </w:tc>
      </w:tr>
      <w:tr w:rsidR="005375DB" w:rsidTr="005375DB">
        <w:trPr>
          <w:trHeight w:val="113"/>
          <w:tblHeader w:val="0"/>
        </w:trPr>
        <w:tc>
          <w:tcPr>
            <w:tcW w:w="2965" w:type="dxa"/>
          </w:tcPr>
          <w:p w:rsidR="005375DB" w:rsidRDefault="005375DB" w:rsidP="005375DB">
            <w:pPr>
              <w:pStyle w:val="Table-Text"/>
            </w:pPr>
            <w:r>
              <w:t>status</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status of the plan</w:t>
            </w:r>
          </w:p>
        </w:tc>
      </w:tr>
      <w:tr w:rsidR="005375DB" w:rsidTr="005375DB">
        <w:trPr>
          <w:trHeight w:val="113"/>
          <w:tblHeader w:val="0"/>
        </w:trPr>
        <w:tc>
          <w:tcPr>
            <w:tcW w:w="2965" w:type="dxa"/>
          </w:tcPr>
          <w:p w:rsidR="005375DB" w:rsidRDefault="005375DB" w:rsidP="005375DB">
            <w:pPr>
              <w:pStyle w:val="Table-Text"/>
            </w:pPr>
            <w:r>
              <w:t>createDate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the object was created</w:t>
            </w:r>
          </w:p>
        </w:tc>
      </w:tr>
      <w:tr w:rsidR="005375DB" w:rsidTr="005375DB">
        <w:trPr>
          <w:trHeight w:val="113"/>
          <w:tblHeader w:val="0"/>
        </w:trPr>
        <w:tc>
          <w:tcPr>
            <w:tcW w:w="2965" w:type="dxa"/>
          </w:tcPr>
          <w:p w:rsidR="005375DB" w:rsidRDefault="005375DB" w:rsidP="005375DB">
            <w:pPr>
              <w:pStyle w:val="Table-Text"/>
            </w:pPr>
            <w:r>
              <w:t>lastUpdateDate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w:t>
      </w:r>
      <w:proofErr w:type="gramStart"/>
      <w:r>
        <w:t>?searchStatus</w:t>
      </w:r>
      <w:proofErr w:type="gramEnd"/>
      <w:r>
        <w:t>=active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lastRenderedPageBreak/>
        <w:t>Connection: Keep-Alive</w:t>
      </w:r>
    </w:p>
    <w:p w:rsidR="005375DB" w:rsidRDefault="005375DB" w:rsidP="005375DB">
      <w:pPr>
        <w:pStyle w:val="Code"/>
      </w:pP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w:t>
      </w:r>
      <w:proofErr w:type="gramStart"/>
      <w:r>
        <w:t>plans</w:t>
      </w:r>
      <w:proofErr w:type="gramEnd"/>
      <w:r>
        <w:t>" : {</w:t>
      </w:r>
    </w:p>
    <w:p w:rsidR="005375DB" w:rsidRDefault="005375DB" w:rsidP="005375DB">
      <w:pPr>
        <w:pStyle w:val="Code"/>
      </w:pPr>
      <w:r>
        <w:t xml:space="preserve">    "@uri</w:t>
      </w:r>
      <w:proofErr w:type="gramStart"/>
      <w:r>
        <w:t>" :</w:t>
      </w:r>
      <w:proofErr w:type="gramEnd"/>
      <w:r>
        <w:t xml:space="preserve"> "https://api.discoverydns.com/plans/",</w:t>
      </w:r>
    </w:p>
    <w:p w:rsidR="005375DB" w:rsidRDefault="005375DB" w:rsidP="005375DB">
      <w:pPr>
        <w:pStyle w:val="Code"/>
      </w:pPr>
      <w:r>
        <w:t xml:space="preserve">    "</w:t>
      </w:r>
      <w:proofErr w:type="gramStart"/>
      <w:r>
        <w:t>planList</w:t>
      </w:r>
      <w:proofErr w:type="gramEnd"/>
      <w:r>
        <w:t>" : [ {</w:t>
      </w:r>
    </w:p>
    <w:p w:rsidR="005375DB" w:rsidRDefault="005375DB" w:rsidP="005375DB">
      <w:pPr>
        <w:pStyle w:val="Code"/>
      </w:pPr>
      <w:r>
        <w:t xml:space="preserve">      "@uri</w:t>
      </w:r>
      <w:proofErr w:type="gramStart"/>
      <w:r>
        <w:t>" :</w:t>
      </w:r>
      <w:proofErr w:type="gramEnd"/>
      <w:r>
        <w:t xml:space="preserve"> "https://api.discoverydns.com/plans/66697e68-d6d6-4e29-8adc-6337db256489",</w:t>
      </w:r>
    </w:p>
    <w:p w:rsidR="005375DB" w:rsidRDefault="005375DB" w:rsidP="005375DB">
      <w:pPr>
        <w:pStyle w:val="Code"/>
      </w:pPr>
      <w:r>
        <w:t xml:space="preserve">      "</w:t>
      </w:r>
      <w:proofErr w:type="gramStart"/>
      <w:r>
        <w:t>id</w:t>
      </w:r>
      <w:proofErr w:type="gramEnd"/>
      <w:r>
        <w:t>" : "66697e68-d6d6-4e29-8adc-6337db256489",</w:t>
      </w:r>
    </w:p>
    <w:p w:rsidR="005375DB" w:rsidRDefault="005375DB" w:rsidP="005375DB">
      <w:pPr>
        <w:pStyle w:val="Code"/>
      </w:pPr>
      <w:r>
        <w:t xml:space="preserve">      "</w:t>
      </w:r>
      <w:proofErr w:type="gramStart"/>
      <w:r>
        <w:t>name</w:t>
      </w:r>
      <w:proofErr w:type="gramEnd"/>
      <w:r>
        <w:t>" : "testing-plan_.meh la0",</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"2013-10-08T00:42:32.270",</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t xml:space="preserve">      "@uri</w:t>
      </w:r>
      <w:proofErr w:type="gramStart"/>
      <w:r>
        <w:t>" :</w:t>
      </w:r>
      <w:proofErr w:type="gramEnd"/>
      <w:r>
        <w:t xml:space="preserve"> "https://api.discoverydns.com/plans/c6426a35-9435-4b66-9cf4-3a046a946701",</w:t>
      </w:r>
    </w:p>
    <w:p w:rsidR="005375DB" w:rsidRDefault="005375DB" w:rsidP="005375DB">
      <w:pPr>
        <w:pStyle w:val="Code"/>
      </w:pPr>
      <w:r>
        <w:t xml:space="preserve">      "</w:t>
      </w:r>
      <w:proofErr w:type="gramStart"/>
      <w:r>
        <w:t>id</w:t>
      </w:r>
      <w:proofErr w:type="gramEnd"/>
      <w:r>
        <w:t>" : "c6426a35-9435-4b66-9cf4-3a046a946701",</w:t>
      </w:r>
    </w:p>
    <w:p w:rsidR="005375DB" w:rsidRDefault="005375DB" w:rsidP="005375DB">
      <w:pPr>
        <w:pStyle w:val="Code"/>
      </w:pPr>
      <w:r>
        <w:t xml:space="preserve">      "</w:t>
      </w:r>
      <w:proofErr w:type="gramStart"/>
      <w:r>
        <w:t>name</w:t>
      </w:r>
      <w:proofErr w:type="gramEnd"/>
      <w:r>
        <w:t>" : "testing-plan_.meh la1",</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"2013-10-08T00:42:32.287",</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t xml:space="preserve">      "@uri</w:t>
      </w:r>
      <w:proofErr w:type="gramStart"/>
      <w:r>
        <w:t>" :</w:t>
      </w:r>
      <w:proofErr w:type="gramEnd"/>
      <w:r>
        <w:t xml:space="preserve"> "https://api.discoverydns.com/plans/e2a2d665-839d-4234-b0a8-329b5000e1d6",</w:t>
      </w:r>
    </w:p>
    <w:p w:rsidR="005375DB" w:rsidRDefault="005375DB" w:rsidP="005375DB">
      <w:pPr>
        <w:pStyle w:val="Code"/>
      </w:pPr>
      <w:r>
        <w:t xml:space="preserve">      "</w:t>
      </w:r>
      <w:proofErr w:type="gramStart"/>
      <w:r>
        <w:t>id</w:t>
      </w:r>
      <w:proofErr w:type="gramEnd"/>
      <w:r>
        <w:t>" : "e2a2d665-839d-4234-b0a8-329b5000e1d6",</w:t>
      </w:r>
    </w:p>
    <w:p w:rsidR="005375DB" w:rsidRDefault="005375DB" w:rsidP="005375DB">
      <w:pPr>
        <w:pStyle w:val="Code"/>
      </w:pPr>
      <w:r>
        <w:t xml:space="preserve">      "</w:t>
      </w:r>
      <w:proofErr w:type="gramStart"/>
      <w:r>
        <w:t>name</w:t>
      </w:r>
      <w:proofErr w:type="gramEnd"/>
      <w:r>
        <w:t>" : "testing-plan_.meh la2",</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"2013-10-08T00:42:32.297",</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lastRenderedPageBreak/>
        <w:t xml:space="preserve">    "</w:t>
      </w:r>
      <w:proofErr w:type="gramStart"/>
      <w:r>
        <w:t>totalCount</w:t>
      </w:r>
      <w:proofErr w:type="gramEnd"/>
      <w:r>
        <w: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64" w:name="_Toc382406011"/>
      <w:r>
        <w:lastRenderedPageBreak/>
        <w:t>Zone Commands</w:t>
      </w:r>
      <w:bookmarkEnd w:id="264"/>
    </w:p>
    <w:p w:rsidR="004836FD" w:rsidRDefault="003A30DE" w:rsidP="003A30DE">
      <w:pPr>
        <w:pStyle w:val="Heading2"/>
      </w:pPr>
      <w:bookmarkStart w:id="265" w:name="_Toc382406012"/>
      <w:r>
        <w:t>Zone Get Command</w:t>
      </w:r>
      <w:bookmarkEnd w:id="265"/>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HTTP Method</w:t>
            </w:r>
          </w:p>
        </w:tc>
        <w:tc>
          <w:tcPr>
            <w:tcW w:w="6804" w:type="dxa"/>
            <w:shd w:val="clear" w:color="auto" w:fill="BFBFBF" w:themeFill="background1" w:themeFillShade="BF"/>
          </w:tcPr>
          <w:p w:rsidR="000E46A1" w:rsidRDefault="000E46A1" w:rsidP="00B26960">
            <w:pPr>
              <w:pStyle w:val="Table-Header"/>
            </w:pPr>
            <w:r>
              <w:t>Request URI</w:t>
            </w:r>
          </w:p>
        </w:tc>
      </w:tr>
      <w:tr w:rsidR="000E46A1" w:rsidRPr="00CC22F1" w:rsidTr="00B26960">
        <w:trPr>
          <w:trHeight w:val="113"/>
          <w:tblHeader w:val="0"/>
        </w:trPr>
        <w:tc>
          <w:tcPr>
            <w:tcW w:w="1843" w:type="dxa"/>
          </w:tcPr>
          <w:p w:rsidR="000E46A1" w:rsidRDefault="000E46A1" w:rsidP="00B26960">
            <w:pPr>
              <w:pStyle w:val="Table-Text"/>
            </w:pPr>
            <w:r>
              <w:t>GET</w:t>
            </w:r>
          </w:p>
        </w:tc>
        <w:tc>
          <w:tcPr>
            <w:tcW w:w="6804"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Field</w:t>
            </w:r>
          </w:p>
        </w:tc>
        <w:tc>
          <w:tcPr>
            <w:tcW w:w="6804" w:type="dxa"/>
            <w:shd w:val="clear" w:color="auto" w:fill="BFBFBF" w:themeFill="background1" w:themeFillShade="BF"/>
          </w:tcPr>
          <w:p w:rsidR="000E46A1" w:rsidRDefault="000E46A1" w:rsidP="00B26960">
            <w:pPr>
              <w:pStyle w:val="Table-Header"/>
            </w:pPr>
            <w:r>
              <w:t>Description</w:t>
            </w:r>
          </w:p>
        </w:tc>
      </w:tr>
      <w:tr w:rsidR="000E46A1" w:rsidRPr="00CC22F1" w:rsidTr="00B26960">
        <w:trPr>
          <w:trHeight w:val="113"/>
          <w:tblHeader w:val="0"/>
        </w:trPr>
        <w:tc>
          <w:tcPr>
            <w:tcW w:w="1843" w:type="dxa"/>
          </w:tcPr>
          <w:p w:rsidR="000E46A1" w:rsidRDefault="000E46A1" w:rsidP="000E46A1">
            <w:pPr>
              <w:pStyle w:val="Table-Text"/>
            </w:pPr>
            <w:r>
              <w:t>service-address</w:t>
            </w:r>
          </w:p>
        </w:tc>
        <w:tc>
          <w:tcPr>
            <w:tcW w:w="6804" w:type="dxa"/>
          </w:tcPr>
          <w:p w:rsidR="000E46A1" w:rsidRDefault="000E46A1" w:rsidP="006351FF">
            <w:pPr>
              <w:pStyle w:val="Table-Text"/>
            </w:pPr>
            <w:r>
              <w:t xml:space="preserve">The service address as described in section </w:t>
            </w:r>
            <w:r w:rsidR="006351FF">
              <w:t>2.2</w:t>
            </w:r>
          </w:p>
        </w:tc>
      </w:tr>
      <w:tr w:rsidR="000E46A1" w:rsidRPr="00CC22F1" w:rsidTr="00B26960">
        <w:trPr>
          <w:trHeight w:val="113"/>
          <w:tblHeader w:val="0"/>
        </w:trPr>
        <w:tc>
          <w:tcPr>
            <w:tcW w:w="1843" w:type="dxa"/>
          </w:tcPr>
          <w:p w:rsidR="000E46A1" w:rsidRDefault="000E46A1" w:rsidP="000E46A1">
            <w:pPr>
              <w:pStyle w:val="Table-Text"/>
            </w:pPr>
            <w:r>
              <w:t>id</w:t>
            </w:r>
          </w:p>
        </w:tc>
        <w:tc>
          <w:tcPr>
            <w:tcW w:w="6804"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DB240D" w:rsidRPr="00CC22F1" w:rsidTr="0038262C">
        <w:trPr>
          <w:tblHeader w:val="0"/>
        </w:trPr>
        <w:tc>
          <w:tcPr>
            <w:tcW w:w="1560" w:type="dxa"/>
            <w:shd w:val="clear" w:color="auto" w:fill="BFBFBF" w:themeFill="background1" w:themeFillShade="BF"/>
          </w:tcPr>
          <w:p w:rsidR="00DB240D" w:rsidRPr="00750051" w:rsidRDefault="00DB240D" w:rsidP="0038262C">
            <w:pPr>
              <w:pStyle w:val="Table-Header"/>
            </w:pPr>
            <w:r>
              <w:t>Parameter Name</w:t>
            </w:r>
          </w:p>
        </w:tc>
        <w:tc>
          <w:tcPr>
            <w:tcW w:w="992" w:type="dxa"/>
            <w:shd w:val="clear" w:color="auto" w:fill="BFBFBF" w:themeFill="background1" w:themeFillShade="BF"/>
          </w:tcPr>
          <w:p w:rsidR="00DB240D" w:rsidRDefault="00DB240D" w:rsidP="0038262C">
            <w:pPr>
              <w:pStyle w:val="Table-Header"/>
            </w:pPr>
            <w:r>
              <w:t>Optional</w:t>
            </w:r>
          </w:p>
        </w:tc>
        <w:tc>
          <w:tcPr>
            <w:tcW w:w="709" w:type="dxa"/>
            <w:shd w:val="clear" w:color="auto" w:fill="BFBFBF" w:themeFill="background1" w:themeFillShade="BF"/>
          </w:tcPr>
          <w:p w:rsidR="00DB240D" w:rsidRDefault="00DB240D" w:rsidP="0038262C">
            <w:pPr>
              <w:pStyle w:val="Table-Header"/>
            </w:pPr>
            <w:r>
              <w:t>Type</w:t>
            </w:r>
          </w:p>
        </w:tc>
        <w:tc>
          <w:tcPr>
            <w:tcW w:w="5386" w:type="dxa"/>
            <w:shd w:val="clear" w:color="auto" w:fill="BFBFBF" w:themeFill="background1" w:themeFillShade="BF"/>
          </w:tcPr>
          <w:p w:rsidR="00DB240D" w:rsidRDefault="00DB240D" w:rsidP="0038262C">
            <w:pPr>
              <w:pStyle w:val="Table-Header"/>
            </w:pPr>
            <w:r>
              <w:t>Description</w:t>
            </w:r>
          </w:p>
        </w:tc>
      </w:tr>
      <w:tr w:rsidR="00DB240D" w:rsidRPr="00CC22F1" w:rsidTr="0038262C">
        <w:trPr>
          <w:trHeight w:val="113"/>
          <w:tblHeader w:val="0"/>
        </w:trPr>
        <w:tc>
          <w:tcPr>
            <w:tcW w:w="1560" w:type="dxa"/>
          </w:tcPr>
          <w:p w:rsidR="00DB240D" w:rsidRDefault="00DB240D" w:rsidP="0038262C">
            <w:pPr>
              <w:pStyle w:val="Table-Text"/>
            </w:pPr>
            <w:r w:rsidRPr="008952EF">
              <w:t>rdataFormat</w:t>
            </w:r>
          </w:p>
        </w:tc>
        <w:tc>
          <w:tcPr>
            <w:tcW w:w="992" w:type="dxa"/>
          </w:tcPr>
          <w:p w:rsidR="00DB240D" w:rsidRDefault="00DB240D" w:rsidP="0038262C">
            <w:pPr>
              <w:pStyle w:val="Table-Text"/>
            </w:pPr>
            <w:r>
              <w:t>Yes</w:t>
            </w:r>
          </w:p>
        </w:tc>
        <w:tc>
          <w:tcPr>
            <w:tcW w:w="709" w:type="dxa"/>
          </w:tcPr>
          <w:p w:rsidR="00DB240D" w:rsidRDefault="00DB240D" w:rsidP="0038262C">
            <w:pPr>
              <w:pStyle w:val="Table-Text"/>
            </w:pPr>
            <w:r>
              <w:t>string</w:t>
            </w:r>
          </w:p>
        </w:tc>
        <w:tc>
          <w:tcPr>
            <w:tcW w:w="5386" w:type="dxa"/>
          </w:tcPr>
          <w:p w:rsidR="00DB240D" w:rsidRDefault="002D5B4F" w:rsidP="00CB3AB5">
            <w:pPr>
              <w:pStyle w:val="Table-Text"/>
            </w:pPr>
            <w:r>
              <w:t xml:space="preserve">If “raw”, all the type-specific RData fields of each resource record will be returned in a single </w:t>
            </w:r>
            <w:del w:id="266" w:author="Arnaud Dumont" w:date="2014-02-20T11:16:00Z">
              <w:r w:rsidDel="006629D3">
                <w:delText xml:space="preserve"> </w:delText>
              </w:r>
            </w:del>
            <w:r>
              <w:t>string “rdata” field that is as the resource record would be entered into a BIND compati</w:t>
            </w:r>
            <w:del w:id="267" w:author="Arnaud Dumont" w:date="2014-02-20T11:39:00Z">
              <w:r w:rsidDel="00CB3AB5">
                <w:delText>a</w:delText>
              </w:r>
            </w:del>
            <w:r>
              <w:t>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@uri</w:t>
            </w:r>
          </w:p>
        </w:tc>
        <w:tc>
          <w:tcPr>
            <w:tcW w:w="2175" w:type="dxa"/>
          </w:tcPr>
          <w:p w:rsidR="000E46A1" w:rsidRDefault="000E46A1" w:rsidP="000E46A1">
            <w:pPr>
              <w:pStyle w:val="Table-Text"/>
            </w:pPr>
            <w:r>
              <w:t>string</w:t>
            </w:r>
          </w:p>
        </w:tc>
        <w:tc>
          <w:tcPr>
            <w:tcW w:w="3507" w:type="dxa"/>
          </w:tcPr>
          <w:p w:rsidR="000E46A1" w:rsidRDefault="000E46A1" w:rsidP="00117D02">
            <w:pPr>
              <w:pStyle w:val="Table-Text"/>
            </w:pPr>
            <w:r>
              <w:t xml:space="preserve">The </w:t>
            </w:r>
            <w:r w:rsidR="00841E28">
              <w:t>URI</w:t>
            </w:r>
            <w:r>
              <w:t xml:space="preserve"> that can be used to obtain information about this object</w:t>
            </w:r>
          </w:p>
        </w:tc>
      </w:tr>
      <w:tr w:rsidR="000E46A1" w:rsidTr="00B26960">
        <w:trPr>
          <w:trHeight w:val="113"/>
          <w:tblHeader w:val="0"/>
        </w:trPr>
        <w:tc>
          <w:tcPr>
            <w:tcW w:w="2965" w:type="dxa"/>
          </w:tcPr>
          <w:p w:rsidR="000E46A1" w:rsidRDefault="000E46A1" w:rsidP="000E46A1">
            <w:pPr>
              <w:pStyle w:val="Table-Text"/>
            </w:pPr>
            <w:r>
              <w: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object</w:t>
            </w:r>
          </w:p>
        </w:tc>
      </w:tr>
      <w:tr w:rsidR="000E46A1" w:rsidTr="00B26960">
        <w:trPr>
          <w:trHeight w:val="113"/>
          <w:tblHeader w:val="0"/>
        </w:trPr>
        <w:tc>
          <w:tcPr>
            <w:tcW w:w="2965" w:type="dxa"/>
          </w:tcPr>
          <w:p w:rsidR="000E46A1" w:rsidRDefault="000E46A1" w:rsidP="000E46A1">
            <w:pPr>
              <w:pStyle w:val="Table-Text"/>
            </w:pPr>
            <w:r>
              <w:t>version</w:t>
            </w:r>
          </w:p>
        </w:tc>
        <w:tc>
          <w:tcPr>
            <w:tcW w:w="2175" w:type="dxa"/>
          </w:tcPr>
          <w:p w:rsidR="000E46A1" w:rsidRDefault="000E46A1" w:rsidP="000E46A1">
            <w:pPr>
              <w:pStyle w:val="Table-Text"/>
            </w:pPr>
            <w:r>
              <w:t>integer</w:t>
            </w:r>
          </w:p>
        </w:tc>
        <w:tc>
          <w:tcPr>
            <w:tcW w:w="3507" w:type="dxa"/>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zone</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brandedNameServers</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branded name server feature or not</w:t>
            </w:r>
          </w:p>
        </w:tc>
      </w:tr>
      <w:tr w:rsidR="000E46A1" w:rsidTr="00B26960">
        <w:trPr>
          <w:trHeight w:val="113"/>
          <w:tblHeader w:val="0"/>
        </w:trPr>
        <w:tc>
          <w:tcPr>
            <w:tcW w:w="2965" w:type="dxa"/>
          </w:tcPr>
          <w:p w:rsidR="000E46A1" w:rsidRDefault="000E46A1" w:rsidP="000E46A1">
            <w:pPr>
              <w:pStyle w:val="Table-Text"/>
            </w:pPr>
            <w:r>
              <w:t>dnssecSigned</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DNSSEC signing feature or not</w:t>
            </w:r>
          </w:p>
        </w:tc>
      </w:tr>
      <w:tr w:rsidR="00BD038E" w:rsidTr="00B26960">
        <w:trPr>
          <w:trHeight w:val="113"/>
          <w:tblHeader w:val="0"/>
          <w:ins w:id="268" w:author="Arnaud Dumont" w:date="2014-02-11T13:48:00Z"/>
        </w:trPr>
        <w:tc>
          <w:tcPr>
            <w:tcW w:w="2965" w:type="dxa"/>
          </w:tcPr>
          <w:p w:rsidR="00BD038E" w:rsidRDefault="00BD038E" w:rsidP="000E46A1">
            <w:pPr>
              <w:pStyle w:val="Table-Text"/>
              <w:rPr>
                <w:ins w:id="269" w:author="Arnaud Dumont" w:date="2014-02-11T13:48:00Z"/>
              </w:rPr>
            </w:pPr>
            <w:ins w:id="270" w:author="Arnaud Dumont" w:date="2014-02-11T13:49:00Z">
              <w:r w:rsidRPr="00BD038E">
                <w:t>zskRollOverState</w:t>
              </w:r>
            </w:ins>
          </w:p>
        </w:tc>
        <w:tc>
          <w:tcPr>
            <w:tcW w:w="2175" w:type="dxa"/>
          </w:tcPr>
          <w:p w:rsidR="00BD038E" w:rsidRDefault="00BD038E" w:rsidP="000E46A1">
            <w:pPr>
              <w:pStyle w:val="Table-Text"/>
              <w:rPr>
                <w:ins w:id="271" w:author="Arnaud Dumont" w:date="2014-02-11T13:48:00Z"/>
              </w:rPr>
            </w:pPr>
            <w:ins w:id="272" w:author="Arnaud Dumont" w:date="2014-02-11T13:49:00Z">
              <w:r>
                <w:t>string</w:t>
              </w:r>
            </w:ins>
          </w:p>
        </w:tc>
        <w:tc>
          <w:tcPr>
            <w:tcW w:w="3507" w:type="dxa"/>
          </w:tcPr>
          <w:p w:rsidR="00BD038E" w:rsidRDefault="00BD038E" w:rsidP="00D279A5">
            <w:pPr>
              <w:pStyle w:val="Table-Text"/>
              <w:rPr>
                <w:ins w:id="273" w:author="Arnaud Dumont" w:date="2014-02-11T13:48:00Z"/>
              </w:rPr>
            </w:pPr>
            <w:ins w:id="274" w:author="Arnaud Dumont" w:date="2014-02-11T13:49:00Z">
              <w:r>
                <w:t xml:space="preserve">The </w:t>
              </w:r>
              <w:r w:rsidRPr="00BD038E">
                <w:t>state of the zone in the ZSK roll over process</w:t>
              </w:r>
            </w:ins>
            <w:ins w:id="275" w:author="Arnaud Dumont" w:date="2014-02-11T13:52:00Z">
              <w:r w:rsidR="00D279A5">
                <w:t>, if the zone is DNSSEC-signed. This</w:t>
              </w:r>
            </w:ins>
            <w:ins w:id="276" w:author="Arnaud Dumont" w:date="2014-02-11T13:49:00Z">
              <w:r>
                <w:t xml:space="preserve"> enables</w:t>
              </w:r>
              <w:r w:rsidRPr="00BD038E">
                <w:t xml:space="preserve"> the zone's Zone Signing Keys to be replaced after a certain period of time</w:t>
              </w:r>
            </w:ins>
            <w:ins w:id="277" w:author="Arnaud Dumont" w:date="2014-02-11T13:52:00Z">
              <w:r w:rsidR="00D279A5">
                <w:t>, for security purpose</w:t>
              </w:r>
            </w:ins>
          </w:p>
        </w:tc>
      </w:tr>
      <w:tr w:rsidR="00961B66" w:rsidTr="00B26960">
        <w:trPr>
          <w:trHeight w:val="113"/>
          <w:tblHeader w:val="0"/>
          <w:ins w:id="278" w:author="Arnaud Dumont" w:date="2014-06-04T15:33:00Z"/>
        </w:trPr>
        <w:tc>
          <w:tcPr>
            <w:tcW w:w="2965" w:type="dxa"/>
          </w:tcPr>
          <w:p w:rsidR="00961B66" w:rsidRPr="00BD038E" w:rsidRDefault="00961B66" w:rsidP="000E46A1">
            <w:pPr>
              <w:pStyle w:val="Table-Text"/>
              <w:rPr>
                <w:ins w:id="279" w:author="Arnaud Dumont" w:date="2014-06-04T15:33:00Z"/>
              </w:rPr>
            </w:pPr>
            <w:ins w:id="280" w:author="Arnaud Dumont" w:date="2014-06-04T15:33:00Z">
              <w:r w:rsidRPr="00961B66">
                <w:t>pendingOperation</w:t>
              </w:r>
            </w:ins>
          </w:p>
        </w:tc>
        <w:tc>
          <w:tcPr>
            <w:tcW w:w="2175" w:type="dxa"/>
          </w:tcPr>
          <w:p w:rsidR="00961B66" w:rsidRDefault="00961B66" w:rsidP="000E46A1">
            <w:pPr>
              <w:pStyle w:val="Table-Text"/>
              <w:rPr>
                <w:ins w:id="281" w:author="Arnaud Dumont" w:date="2014-06-04T15:33:00Z"/>
              </w:rPr>
            </w:pPr>
            <w:ins w:id="282" w:author="Arnaud Dumont" w:date="2014-06-04T15:33:00Z">
              <w:r>
                <w:t>string</w:t>
              </w:r>
            </w:ins>
          </w:p>
        </w:tc>
        <w:tc>
          <w:tcPr>
            <w:tcW w:w="3507" w:type="dxa"/>
          </w:tcPr>
          <w:p w:rsidR="00961B66" w:rsidRDefault="00961B66" w:rsidP="00D279A5">
            <w:pPr>
              <w:pStyle w:val="Table-Text"/>
              <w:rPr>
                <w:ins w:id="283" w:author="Arnaud Dumont" w:date="2014-06-04T15:33:00Z"/>
              </w:rPr>
            </w:pPr>
            <w:ins w:id="284" w:author="Arnaud Dumont" w:date="2014-06-04T15:33:00Z">
              <w:r w:rsidRPr="00961B66">
                <w:t>The pending operation that will soon be actioned on the zone ('zoneSigning', 'zoneUnSigning' or 'delete'), or 'none'</w:t>
              </w:r>
            </w:ins>
            <w:ins w:id="285" w:author="Chris Wright" w:date="2014-06-16T13:38:00Z">
              <w:r w:rsidR="00D56F25">
                <w:t>. No updates can be made to a zone when it has an outstanding pending operation.</w:t>
              </w:r>
            </w:ins>
          </w:p>
        </w:tc>
      </w:tr>
      <w:tr w:rsidR="00961B66" w:rsidTr="00B26960">
        <w:trPr>
          <w:trHeight w:val="113"/>
          <w:tblHeader w:val="0"/>
          <w:ins w:id="286" w:author="Arnaud Dumont" w:date="2014-06-04T15:33:00Z"/>
        </w:trPr>
        <w:tc>
          <w:tcPr>
            <w:tcW w:w="2965" w:type="dxa"/>
          </w:tcPr>
          <w:p w:rsidR="00961B66" w:rsidRPr="00BD038E" w:rsidRDefault="00961B66" w:rsidP="000E46A1">
            <w:pPr>
              <w:pStyle w:val="Table-Text"/>
              <w:rPr>
                <w:ins w:id="287" w:author="Arnaud Dumont" w:date="2014-06-04T15:33:00Z"/>
              </w:rPr>
            </w:pPr>
            <w:ins w:id="288" w:author="Arnaud Dumont" w:date="2014-06-04T15:33:00Z">
              <w:r w:rsidRPr="00961B66">
                <w:t>lastPublishDate</w:t>
              </w:r>
            </w:ins>
          </w:p>
        </w:tc>
        <w:tc>
          <w:tcPr>
            <w:tcW w:w="2175" w:type="dxa"/>
          </w:tcPr>
          <w:p w:rsidR="00961B66" w:rsidRDefault="00961B66" w:rsidP="000E46A1">
            <w:pPr>
              <w:pStyle w:val="Table-Text"/>
              <w:rPr>
                <w:ins w:id="289" w:author="Arnaud Dumont" w:date="2014-06-04T15:33:00Z"/>
              </w:rPr>
            </w:pPr>
            <w:ins w:id="290" w:author="Arnaud Dumont" w:date="2014-06-04T15:33:00Z">
              <w:r>
                <w:t>timestamp</w:t>
              </w:r>
            </w:ins>
          </w:p>
        </w:tc>
        <w:tc>
          <w:tcPr>
            <w:tcW w:w="3507" w:type="dxa"/>
          </w:tcPr>
          <w:p w:rsidR="00961B66" w:rsidRDefault="00961B66" w:rsidP="00D279A5">
            <w:pPr>
              <w:pStyle w:val="Table-Text"/>
              <w:rPr>
                <w:ins w:id="291" w:author="Arnaud Dumont" w:date="2014-06-04T15:33:00Z"/>
              </w:rPr>
            </w:pPr>
            <w:ins w:id="292" w:author="Arnaud Dumont" w:date="2014-06-04T15:34:00Z">
              <w:r w:rsidRPr="00961B66">
                <w:t xml:space="preserve">The last time the zone was published </w:t>
              </w:r>
            </w:ins>
            <w:ins w:id="293" w:author="Chris Wright" w:date="2014-06-16T13:24:00Z">
              <w:r w:rsidR="00C62338">
                <w:t>to</w:t>
              </w:r>
            </w:ins>
            <w:ins w:id="294" w:author="Arnaud Dumont" w:date="2014-06-04T15:34:00Z">
              <w:del w:id="295" w:author="Chris Wright" w:date="2014-06-16T13:24:00Z">
                <w:r w:rsidRPr="00961B66" w:rsidDel="00C62338">
                  <w:delText>on</w:delText>
                </w:r>
              </w:del>
              <w:r w:rsidRPr="00961B66">
                <w:t xml:space="preserve"> the DNS anycast cloud</w:t>
              </w:r>
            </w:ins>
          </w:p>
        </w:tc>
      </w:tr>
      <w:tr w:rsidR="000E46A1" w:rsidTr="00B26960">
        <w:trPr>
          <w:trHeight w:val="113"/>
          <w:tblHeader w:val="0"/>
        </w:trPr>
        <w:tc>
          <w:tcPr>
            <w:tcW w:w="2965" w:type="dxa"/>
          </w:tcPr>
          <w:p w:rsidR="000E46A1" w:rsidRDefault="000E46A1" w:rsidP="000E46A1">
            <w:pPr>
              <w:pStyle w:val="Table-Text"/>
            </w:pPr>
            <w:r>
              <w:t>group</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zone grouping code</w:t>
            </w:r>
          </w:p>
        </w:tc>
      </w:tr>
      <w:tr w:rsidR="000E46A1" w:rsidTr="00B26960">
        <w:trPr>
          <w:trHeight w:val="113"/>
          <w:tblHeader w:val="0"/>
        </w:trPr>
        <w:tc>
          <w:tcPr>
            <w:tcW w:w="2965" w:type="dxa"/>
          </w:tcPr>
          <w:p w:rsidR="000E46A1" w:rsidRDefault="000E46A1" w:rsidP="000E46A1">
            <w:pPr>
              <w:pStyle w:val="Table-Text"/>
            </w:pPr>
            <w:r>
              <w:t>nameServerSetId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set associated with this zone</w:t>
            </w:r>
          </w:p>
        </w:tc>
      </w:tr>
      <w:tr w:rsidR="000E46A1" w:rsidTr="00B26960">
        <w:trPr>
          <w:trHeight w:val="113"/>
          <w:tblHeader w:val="0"/>
        </w:trPr>
        <w:tc>
          <w:tcPr>
            <w:tcW w:w="2965" w:type="dxa"/>
          </w:tcPr>
          <w:p w:rsidR="000E46A1" w:rsidRDefault="000E46A1" w:rsidP="000E46A1">
            <w:pPr>
              <w:pStyle w:val="Table-Text"/>
            </w:pPr>
            <w:r>
              <w:t>nameServerSetName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set</w:t>
            </w:r>
          </w:p>
        </w:tc>
      </w:tr>
      <w:tr w:rsidR="000E46A1" w:rsidTr="00B26960">
        <w:trPr>
          <w:trHeight w:val="113"/>
          <w:tblHeader w:val="0"/>
        </w:trPr>
        <w:tc>
          <w:tcPr>
            <w:tcW w:w="2965" w:type="dxa"/>
          </w:tcPr>
          <w:p w:rsidR="000E46A1" w:rsidRDefault="000E46A1" w:rsidP="000E46A1">
            <w:pPr>
              <w:pStyle w:val="Table-Text"/>
            </w:pPr>
            <w:r>
              <w:t>nameServerInterfaceSetId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interface set associated with the zone</w:t>
            </w:r>
          </w:p>
        </w:tc>
      </w:tr>
      <w:tr w:rsidR="000E46A1" w:rsidTr="00B26960">
        <w:trPr>
          <w:trHeight w:val="113"/>
          <w:tblHeader w:val="0"/>
        </w:trPr>
        <w:tc>
          <w:tcPr>
            <w:tcW w:w="2965" w:type="dxa"/>
          </w:tcPr>
          <w:p w:rsidR="000E46A1" w:rsidRDefault="000E46A1" w:rsidP="000E46A1">
            <w:pPr>
              <w:pStyle w:val="Table-Text"/>
            </w:pPr>
            <w:r>
              <w:lastRenderedPageBreak/>
              <w:t>nameServerInterfaceSetName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interface set</w:t>
            </w:r>
          </w:p>
        </w:tc>
      </w:tr>
      <w:tr w:rsidR="000E46A1" w:rsidTr="00B26960">
        <w:trPr>
          <w:trHeight w:val="113"/>
          <w:tblHeader w:val="0"/>
        </w:trPr>
        <w:tc>
          <w:tcPr>
            <w:tcW w:w="2965" w:type="dxa"/>
          </w:tcPr>
          <w:p w:rsidR="000E46A1" w:rsidRDefault="000E46A1" w:rsidP="000E46A1">
            <w:pPr>
              <w:pStyle w:val="Table-Text"/>
            </w:pPr>
            <w:r>
              <w:t>planId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plan that the zone is currently on</w:t>
            </w:r>
          </w:p>
        </w:tc>
      </w:tr>
      <w:tr w:rsidR="000E46A1" w:rsidTr="00B26960">
        <w:trPr>
          <w:trHeight w:val="113"/>
          <w:tblHeader w:val="0"/>
        </w:trPr>
        <w:tc>
          <w:tcPr>
            <w:tcW w:w="2965" w:type="dxa"/>
          </w:tcPr>
          <w:p w:rsidR="000E46A1" w:rsidRDefault="000E46A1" w:rsidP="000E46A1">
            <w:pPr>
              <w:pStyle w:val="Table-Text"/>
            </w:pPr>
            <w:r>
              <w:t>planName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plan that the zone is currently on</w:t>
            </w:r>
          </w:p>
        </w:tc>
      </w:tr>
      <w:tr w:rsidR="000E46A1" w:rsidTr="00B26960">
        <w:trPr>
          <w:trHeight w:val="113"/>
          <w:tblHeader w:val="0"/>
        </w:trPr>
        <w:tc>
          <w:tcPr>
            <w:tcW w:w="2965" w:type="dxa"/>
          </w:tcPr>
          <w:p w:rsidR="000E46A1" w:rsidRDefault="000E46A1" w:rsidP="000E46A1">
            <w:pPr>
              <w:pStyle w:val="Table-Text"/>
            </w:pPr>
            <w:r>
              <w:t>sponsorAccountId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sponsors or ‘owns’ the zone</w:t>
            </w:r>
          </w:p>
        </w:tc>
      </w:tr>
      <w:tr w:rsidR="000E46A1" w:rsidTr="00B26960">
        <w:trPr>
          <w:trHeight w:val="113"/>
          <w:tblHeader w:val="0"/>
        </w:trPr>
        <w:tc>
          <w:tcPr>
            <w:tcW w:w="2965" w:type="dxa"/>
          </w:tcPr>
          <w:p w:rsidR="000E46A1" w:rsidRDefault="000E46A1" w:rsidP="000E46A1">
            <w:pPr>
              <w:pStyle w:val="Table-Text"/>
            </w:pPr>
            <w:r>
              <w:t>sponsorAccountIdentifier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sponsors the zone</w:t>
            </w:r>
          </w:p>
        </w:tc>
      </w:tr>
      <w:tr w:rsidR="00AF6C94" w:rsidTr="00B26960">
        <w:trPr>
          <w:trHeight w:val="113"/>
          <w:tblHeader w:val="0"/>
        </w:trPr>
        <w:tc>
          <w:tcPr>
            <w:tcW w:w="2965" w:type="dxa"/>
          </w:tcPr>
          <w:p w:rsidR="00AF6C94" w:rsidRDefault="00AF6C94" w:rsidP="000E46A1">
            <w:pPr>
              <w:pStyle w:val="Table-Text"/>
            </w:pPr>
            <w:r w:rsidRPr="00AF6C94">
              <w:t>delegationResourceRecords</w:t>
            </w:r>
          </w:p>
        </w:tc>
        <w:tc>
          <w:tcPr>
            <w:tcW w:w="2175" w:type="dxa"/>
          </w:tcPr>
          <w:p w:rsidR="00AF6C94" w:rsidRDefault="00AF6C94" w:rsidP="000E46A1">
            <w:pPr>
              <w:pStyle w:val="Table-Text"/>
            </w:pPr>
            <w:r>
              <w:t>ResourceRecord[]</w:t>
            </w:r>
          </w:p>
        </w:tc>
        <w:tc>
          <w:tcPr>
            <w:tcW w:w="3507" w:type="dxa"/>
          </w:tcPr>
          <w:p w:rsidR="00AF6C94" w:rsidRDefault="002D5B4F" w:rsidP="00AF6C94">
            <w:pPr>
              <w:pStyle w:val="Table-Text"/>
            </w:pPr>
            <w:r>
              <w:t>The list of the resource records that are to be provide</w:t>
            </w:r>
            <w:ins w:id="296" w:author="Arnaud Dumont" w:date="2014-02-11T13:50:00Z">
              <w:r w:rsidR="00BD038E">
                <w:t>d</w:t>
              </w:r>
            </w:ins>
            <w:r>
              <w:t xml:space="preserve"> to the parent zone for the child zone delegation. This is typically the NS records and any required glue records</w:t>
            </w:r>
          </w:p>
        </w:tc>
      </w:tr>
      <w:tr w:rsidR="000E46A1" w:rsidTr="00B26960">
        <w:trPr>
          <w:trHeight w:val="113"/>
          <w:tblHeader w:val="0"/>
        </w:trPr>
        <w:tc>
          <w:tcPr>
            <w:tcW w:w="2965" w:type="dxa"/>
          </w:tcPr>
          <w:p w:rsidR="000E46A1" w:rsidRDefault="000E46A1" w:rsidP="000E46A1">
            <w:pPr>
              <w:pStyle w:val="Table-Text"/>
            </w:pPr>
            <w:r>
              <w:t>ddnsResourceRecords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system generated resource records for the zone. This is typically the SOA and NS records</w:t>
            </w:r>
          </w:p>
        </w:tc>
      </w:tr>
      <w:tr w:rsidR="000E46A1" w:rsidTr="00B26960">
        <w:trPr>
          <w:trHeight w:val="113"/>
          <w:tblHeader w:val="0"/>
        </w:trPr>
        <w:tc>
          <w:tcPr>
            <w:tcW w:w="2965" w:type="dxa"/>
          </w:tcPr>
          <w:p w:rsidR="000E46A1" w:rsidRDefault="000E46A1" w:rsidP="000E46A1">
            <w:pPr>
              <w:pStyle w:val="Table-Text"/>
            </w:pPr>
            <w:r>
              <w:t>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the user supplied (and modifiable) resource records associated with the zone</w:t>
            </w:r>
          </w:p>
        </w:tc>
      </w:tr>
      <w:tr w:rsidR="000E46A1" w:rsidTr="00B26960">
        <w:trPr>
          <w:trHeight w:val="113"/>
          <w:tblHeader w:val="0"/>
        </w:trPr>
        <w:tc>
          <w:tcPr>
            <w:tcW w:w="2965" w:type="dxa"/>
          </w:tcPr>
          <w:p w:rsidR="000E46A1" w:rsidRDefault="000E46A1" w:rsidP="000E46A1">
            <w:pPr>
              <w:pStyle w:val="Table-Text"/>
            </w:pPr>
            <w:r>
              <w:t>createDate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created</w:t>
            </w:r>
          </w:p>
        </w:tc>
      </w:tr>
      <w:tr w:rsidR="000E46A1" w:rsidTr="00B26960">
        <w:trPr>
          <w:trHeight w:val="113"/>
          <w:tblHeader w:val="0"/>
        </w:trPr>
        <w:tc>
          <w:tcPr>
            <w:tcW w:w="2965" w:type="dxa"/>
          </w:tcPr>
          <w:p w:rsidR="000E46A1" w:rsidRDefault="000E46A1" w:rsidP="000E46A1">
            <w:pPr>
              <w:pStyle w:val="Table-Text"/>
            </w:pPr>
            <w:r>
              <w:t>createAccountId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created the object</w:t>
            </w:r>
          </w:p>
        </w:tc>
      </w:tr>
      <w:tr w:rsidR="000E46A1" w:rsidTr="00B26960">
        <w:trPr>
          <w:trHeight w:val="113"/>
          <w:tblHeader w:val="0"/>
        </w:trPr>
        <w:tc>
          <w:tcPr>
            <w:tcW w:w="2965" w:type="dxa"/>
          </w:tcPr>
          <w:p w:rsidR="000E46A1" w:rsidRDefault="000E46A1" w:rsidP="000E46A1">
            <w:pPr>
              <w:pStyle w:val="Table-Text"/>
            </w:pPr>
            <w:r>
              <w:t>createAccountIdentifier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created the object</w:t>
            </w:r>
          </w:p>
        </w:tc>
      </w:tr>
      <w:tr w:rsidR="000E46A1" w:rsidTr="00B26960">
        <w:trPr>
          <w:trHeight w:val="113"/>
          <w:tblHeader w:val="0"/>
        </w:trPr>
        <w:tc>
          <w:tcPr>
            <w:tcW w:w="2965" w:type="dxa"/>
          </w:tcPr>
          <w:p w:rsidR="000E46A1" w:rsidRDefault="000E46A1" w:rsidP="000E46A1">
            <w:pPr>
              <w:pStyle w:val="Table-Text"/>
            </w:pPr>
            <w:r>
              <w:t>createUserId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created the object</w:t>
            </w:r>
          </w:p>
        </w:tc>
      </w:tr>
      <w:tr w:rsidR="000E46A1" w:rsidTr="00B26960">
        <w:trPr>
          <w:trHeight w:val="113"/>
          <w:tblHeader w:val="0"/>
        </w:trPr>
        <w:tc>
          <w:tcPr>
            <w:tcW w:w="2965" w:type="dxa"/>
          </w:tcPr>
          <w:p w:rsidR="000E46A1" w:rsidRDefault="000E46A1" w:rsidP="000E46A1">
            <w:pPr>
              <w:pStyle w:val="Table-Text"/>
            </w:pPr>
            <w:r>
              <w:t>createUserName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created the object</w:t>
            </w:r>
          </w:p>
        </w:tc>
      </w:tr>
      <w:tr w:rsidR="000E46A1" w:rsidTr="00B26960">
        <w:trPr>
          <w:trHeight w:val="113"/>
          <w:tblHeader w:val="0"/>
        </w:trPr>
        <w:tc>
          <w:tcPr>
            <w:tcW w:w="2965" w:type="dxa"/>
          </w:tcPr>
          <w:p w:rsidR="000E46A1" w:rsidRDefault="000E46A1" w:rsidP="000E46A1">
            <w:pPr>
              <w:pStyle w:val="Table-Text"/>
            </w:pPr>
            <w:r>
              <w:t>lastUpdateDate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last updated,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0E46A1">
      <w:r>
        <w:t>SOA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lastRenderedPageBreak/>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“SOA”</w:t>
            </w:r>
          </w:p>
        </w:tc>
      </w:tr>
      <w:tr w:rsidR="000E46A1" w:rsidTr="00B26960">
        <w:trPr>
          <w:trHeight w:val="113"/>
          <w:tblHeader w:val="0"/>
        </w:trPr>
        <w:tc>
          <w:tcPr>
            <w:tcW w:w="2965" w:type="dxa"/>
          </w:tcPr>
          <w:p w:rsidR="000E46A1" w:rsidRDefault="000E46A1" w:rsidP="000E46A1">
            <w:pPr>
              <w:pStyle w:val="Table-Text"/>
            </w:pPr>
            <w:r>
              <w:t>host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host field of the SOA</w:t>
            </w:r>
          </w:p>
        </w:tc>
      </w:tr>
      <w:tr w:rsidR="000E46A1" w:rsidTr="00B26960">
        <w:trPr>
          <w:trHeight w:val="113"/>
          <w:tblHeader w:val="0"/>
        </w:trPr>
        <w:tc>
          <w:tcPr>
            <w:tcW w:w="2965" w:type="dxa"/>
          </w:tcPr>
          <w:p w:rsidR="000E46A1" w:rsidRDefault="000E46A1" w:rsidP="000E46A1">
            <w:pPr>
              <w:pStyle w:val="Table-Text"/>
            </w:pPr>
            <w:r>
              <w:t>admin</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email address field of the SOA</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refresh</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refresh interval of the zone</w:t>
            </w:r>
          </w:p>
        </w:tc>
      </w:tr>
      <w:tr w:rsidR="000E46A1" w:rsidTr="00B26960">
        <w:trPr>
          <w:trHeight w:val="113"/>
          <w:tblHeader w:val="0"/>
        </w:trPr>
        <w:tc>
          <w:tcPr>
            <w:tcW w:w="2965" w:type="dxa"/>
          </w:tcPr>
          <w:p w:rsidR="000E46A1" w:rsidRDefault="000E46A1" w:rsidP="000E46A1">
            <w:pPr>
              <w:pStyle w:val="Table-Text"/>
            </w:pPr>
            <w:r>
              <w:t>retry</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retry interval for the zone</w:t>
            </w:r>
          </w:p>
        </w:tc>
      </w:tr>
      <w:tr w:rsidR="000E46A1" w:rsidTr="00B26960">
        <w:trPr>
          <w:trHeight w:val="113"/>
          <w:tblHeader w:val="0"/>
        </w:trPr>
        <w:tc>
          <w:tcPr>
            <w:tcW w:w="2965" w:type="dxa"/>
          </w:tcPr>
          <w:p w:rsidR="000E46A1" w:rsidRDefault="000E46A1" w:rsidP="000E46A1">
            <w:pPr>
              <w:pStyle w:val="Table-Text"/>
            </w:pPr>
            <w:r>
              <w:t>expire</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expire period for the zone</w:t>
            </w:r>
          </w:p>
        </w:tc>
      </w:tr>
      <w:tr w:rsidR="000E46A1" w:rsidTr="00B26960">
        <w:trPr>
          <w:trHeight w:val="113"/>
          <w:tblHeader w:val="0"/>
        </w:trPr>
        <w:tc>
          <w:tcPr>
            <w:tcW w:w="2965" w:type="dxa"/>
          </w:tcPr>
          <w:p w:rsidR="000E46A1" w:rsidRDefault="000E46A1" w:rsidP="000E46A1">
            <w:pPr>
              <w:pStyle w:val="Table-Text"/>
            </w:pPr>
            <w:r>
              <w:t>minimum</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0E46A1">
      <w:r w:rsidRPr="000E46A1">
        <w:t>NS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“NS”</w:t>
            </w:r>
          </w:p>
        </w:tc>
      </w:tr>
      <w:tr w:rsidR="000E46A1" w:rsidTr="00B26960">
        <w:trPr>
          <w:trHeight w:val="113"/>
          <w:tblHeader w:val="0"/>
        </w:trPr>
        <w:tc>
          <w:tcPr>
            <w:tcW w:w="2965" w:type="dxa"/>
          </w:tcPr>
          <w:p w:rsidR="000E46A1" w:rsidRDefault="000E46A1" w:rsidP="000E46A1">
            <w:pPr>
              <w:pStyle w:val="Table-Text"/>
            </w:pPr>
            <w:r>
              <w:t>target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name server being delegated to</w:t>
            </w:r>
          </w:p>
        </w:tc>
      </w:tr>
    </w:tbl>
    <w:p w:rsidR="000E46A1" w:rsidRDefault="000E46A1" w:rsidP="000E46A1">
      <w:r w:rsidRPr="000E46A1">
        <w:t>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ipv4address</w:t>
            </w:r>
          </w:p>
        </w:tc>
        <w:tc>
          <w:tcPr>
            <w:tcW w:w="3507" w:type="dxa"/>
          </w:tcPr>
          <w:p w:rsidR="00B26960" w:rsidRDefault="00B26960" w:rsidP="00841E28">
            <w:pPr>
              <w:pStyle w:val="Table-Text"/>
            </w:pPr>
            <w:r>
              <w:t xml:space="preserve">The </w:t>
            </w:r>
            <w:r w:rsidR="00841E28">
              <w:t>IP</w:t>
            </w:r>
            <w:r>
              <w:t>v4 address for the A record</w:t>
            </w:r>
          </w:p>
        </w:tc>
      </w:tr>
    </w:tbl>
    <w:p w:rsidR="000E46A1" w:rsidRDefault="00B26960" w:rsidP="000E46A1">
      <w:r w:rsidRPr="00B26960">
        <w:t>AAAA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“AAAA”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ipv6address</w:t>
            </w:r>
          </w:p>
        </w:tc>
        <w:tc>
          <w:tcPr>
            <w:tcW w:w="3507" w:type="dxa"/>
          </w:tcPr>
          <w:p w:rsidR="00B26960" w:rsidRDefault="00B26960" w:rsidP="00841E28">
            <w:pPr>
              <w:pStyle w:val="Table-Text"/>
            </w:pPr>
            <w:r>
              <w:t xml:space="preserve">The </w:t>
            </w:r>
            <w:r w:rsidR="00841E28">
              <w:t>IP</w:t>
            </w:r>
            <w:r>
              <w:t>v6 address for the AAAA record</w:t>
            </w:r>
          </w:p>
        </w:tc>
      </w:tr>
    </w:tbl>
    <w:p w:rsidR="00B26960" w:rsidRDefault="00B26960" w:rsidP="000E46A1">
      <w:r w:rsidRPr="00B26960">
        <w:lastRenderedPageBreak/>
        <w:t>MX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“MX”</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mail server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mail server</w:t>
            </w:r>
          </w:p>
        </w:tc>
      </w:tr>
    </w:tbl>
    <w:p w:rsidR="00B26960" w:rsidRDefault="00B26960" w:rsidP="000E46A1">
      <w:r w:rsidRPr="00B26960">
        <w:t>CNAME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“CNAME”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“SRV”</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record</w:t>
            </w:r>
          </w:p>
        </w:tc>
      </w:tr>
      <w:tr w:rsidR="00B26960" w:rsidTr="00B26960">
        <w:trPr>
          <w:trHeight w:val="113"/>
          <w:tblHeader w:val="0"/>
        </w:trPr>
        <w:tc>
          <w:tcPr>
            <w:tcW w:w="2965" w:type="dxa"/>
          </w:tcPr>
          <w:p w:rsidR="00B26960" w:rsidRDefault="00B26960" w:rsidP="00B26960">
            <w:pPr>
              <w:pStyle w:val="Table-Text"/>
            </w:pPr>
            <w:r>
              <w:t>weight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weight of the record</w:t>
            </w:r>
          </w:p>
        </w:tc>
      </w:tr>
      <w:tr w:rsidR="00B26960" w:rsidTr="00B26960">
        <w:trPr>
          <w:trHeight w:val="113"/>
          <w:tblHeader w:val="0"/>
        </w:trPr>
        <w:tc>
          <w:tcPr>
            <w:tcW w:w="2965" w:type="dxa"/>
          </w:tcPr>
          <w:p w:rsidR="00B26960" w:rsidRDefault="00B26960" w:rsidP="00B26960">
            <w:pPr>
              <w:pStyle w:val="Table-Text"/>
            </w:pPr>
            <w:r>
              <w:t>port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port of the service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“TXT”</w:t>
            </w:r>
          </w:p>
        </w:tc>
      </w:tr>
      <w:tr w:rsidR="00B26960" w:rsidTr="00B26960">
        <w:trPr>
          <w:trHeight w:val="113"/>
          <w:tblHeader w:val="0"/>
        </w:trPr>
        <w:tc>
          <w:tcPr>
            <w:tcW w:w="2965" w:type="dxa"/>
          </w:tcPr>
          <w:p w:rsidR="00B26960" w:rsidRDefault="00B26960" w:rsidP="00B26960">
            <w:pPr>
              <w:pStyle w:val="Table-Text"/>
            </w:pPr>
            <w:r>
              <w:t>strings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lastRenderedPageBreak/>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“PTR”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“DS”</w:t>
            </w:r>
          </w:p>
        </w:tc>
      </w:tr>
      <w:tr w:rsidR="00B26960" w:rsidTr="00B26960">
        <w:trPr>
          <w:trHeight w:val="113"/>
          <w:tblHeader w:val="0"/>
        </w:trPr>
        <w:tc>
          <w:tcPr>
            <w:tcW w:w="2965" w:type="dxa"/>
          </w:tcPr>
          <w:p w:rsidR="00B26960" w:rsidRDefault="00B26960" w:rsidP="00B26960">
            <w:pPr>
              <w:pStyle w:val="Table-Text"/>
            </w:pPr>
            <w:r>
              <w:t>footprint</w:t>
            </w:r>
          </w:p>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keyTag of the DS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DS record</w:t>
            </w:r>
          </w:p>
        </w:tc>
      </w:tr>
      <w:tr w:rsidR="00B26960" w:rsidTr="00B26960">
        <w:trPr>
          <w:trHeight w:val="113"/>
          <w:tblHeader w:val="0"/>
        </w:trPr>
        <w:tc>
          <w:tcPr>
            <w:tcW w:w="2965" w:type="dxa"/>
          </w:tcPr>
          <w:p w:rsidR="00B26960" w:rsidRDefault="00B26960" w:rsidP="00B26960">
            <w:pPr>
              <w:pStyle w:val="Table-Text"/>
            </w:pPr>
            <w:r>
              <w:t>digestId</w:t>
            </w:r>
          </w:p>
          <w:p w:rsidR="00B26960" w:rsidRPr="009F42BB"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DS record</w:t>
            </w:r>
          </w:p>
        </w:tc>
      </w:tr>
      <w:tr w:rsidR="00B26960" w:rsidTr="00B26960">
        <w:trPr>
          <w:trHeight w:val="113"/>
          <w:tblHeader w:val="0"/>
        </w:trPr>
        <w:tc>
          <w:tcPr>
            <w:tcW w:w="2965" w:type="dxa"/>
          </w:tcPr>
          <w:p w:rsidR="00B26960" w:rsidRPr="009F42BB" w:rsidRDefault="00B26960" w:rsidP="00B26960">
            <w:pPr>
              <w:pStyle w:val="Table-Text"/>
            </w:pPr>
            <w:r w:rsidRPr="009F42BB">
              <w:t>digest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0E46A1">
      <w:r w:rsidRPr="00B26960">
        <w:t>CERT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“CERT”</w:t>
            </w:r>
          </w:p>
        </w:tc>
      </w:tr>
      <w:tr w:rsidR="00B26960" w:rsidTr="00B26960">
        <w:trPr>
          <w:trHeight w:val="113"/>
          <w:tblHeader w:val="0"/>
        </w:trPr>
        <w:tc>
          <w:tcPr>
            <w:tcW w:w="2965" w:type="dxa"/>
          </w:tcPr>
          <w:p w:rsidR="00B26960" w:rsidRDefault="00B26960" w:rsidP="00B26960">
            <w:pPr>
              <w:pStyle w:val="Table-Text"/>
            </w:pPr>
            <w:r>
              <w:t>certType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type of the CERT resource record</w:t>
            </w:r>
          </w:p>
        </w:tc>
      </w:tr>
      <w:tr w:rsidR="00B26960" w:rsidTr="00B26960">
        <w:trPr>
          <w:trHeight w:val="113"/>
          <w:tblHeader w:val="0"/>
        </w:trPr>
        <w:tc>
          <w:tcPr>
            <w:tcW w:w="2965" w:type="dxa"/>
          </w:tcPr>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 tag for the CERT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CERT record</w:t>
            </w:r>
          </w:p>
        </w:tc>
      </w:tr>
      <w:tr w:rsidR="00B26960" w:rsidTr="00B26960">
        <w:trPr>
          <w:trHeight w:val="113"/>
          <w:tblHeader w:val="0"/>
        </w:trPr>
        <w:tc>
          <w:tcPr>
            <w:tcW w:w="2965" w:type="dxa"/>
          </w:tcPr>
          <w:p w:rsidR="00B26960" w:rsidRPr="009F42BB" w:rsidRDefault="00B26960" w:rsidP="00B26960">
            <w:pPr>
              <w:pStyle w:val="Table-Text"/>
            </w:pPr>
            <w:r>
              <w:t>cert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lastRenderedPageBreak/>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“NAPTR”</w:t>
            </w:r>
          </w:p>
        </w:tc>
      </w:tr>
      <w:tr w:rsidR="00B26960" w:rsidTr="00B26960">
        <w:trPr>
          <w:trHeight w:val="113"/>
          <w:tblHeader w:val="0"/>
        </w:trPr>
        <w:tc>
          <w:tcPr>
            <w:tcW w:w="2965" w:type="dxa"/>
          </w:tcPr>
          <w:p w:rsidR="00B26960" w:rsidRDefault="00B26960" w:rsidP="00B26960">
            <w:pPr>
              <w:pStyle w:val="Table-Text"/>
            </w:pPr>
            <w:r>
              <w:t>order</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order of the NAPTR record</w:t>
            </w:r>
          </w:p>
        </w:tc>
      </w:tr>
      <w:tr w:rsidR="00B26960" w:rsidTr="00B26960">
        <w:trPr>
          <w:trHeight w:val="113"/>
          <w:tblHeader w:val="0"/>
        </w:trPr>
        <w:tc>
          <w:tcPr>
            <w:tcW w:w="2965" w:type="dxa"/>
          </w:tcPr>
          <w:p w:rsidR="00B26960" w:rsidRDefault="00B26960" w:rsidP="00B26960">
            <w:pPr>
              <w:pStyle w:val="Table-Text"/>
            </w:pPr>
            <w:r>
              <w:t>preference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preference of the NAPTR record</w:t>
            </w:r>
          </w:p>
        </w:tc>
      </w:tr>
      <w:tr w:rsidR="00B26960" w:rsidTr="00B26960">
        <w:trPr>
          <w:trHeight w:val="113"/>
          <w:tblHeader w:val="0"/>
        </w:trPr>
        <w:tc>
          <w:tcPr>
            <w:tcW w:w="2965" w:type="dxa"/>
          </w:tcPr>
          <w:p w:rsidR="00B26960" w:rsidRDefault="00B26960" w:rsidP="00B26960">
            <w:pPr>
              <w:pStyle w:val="Table-Text"/>
            </w:pPr>
            <w:r>
              <w:t>flags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flags for the NAPTR record</w:t>
            </w:r>
          </w:p>
        </w:tc>
      </w:tr>
      <w:tr w:rsidR="00B26960" w:rsidTr="00B26960">
        <w:trPr>
          <w:trHeight w:val="113"/>
          <w:tblHeader w:val="0"/>
        </w:trPr>
        <w:tc>
          <w:tcPr>
            <w:tcW w:w="2965" w:type="dxa"/>
          </w:tcPr>
          <w:p w:rsidR="00B26960" w:rsidRDefault="00B26960" w:rsidP="00B26960">
            <w:pPr>
              <w:pStyle w:val="Table-Text"/>
            </w:pPr>
            <w:r>
              <w:t>service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service of the NAPTR record</w:t>
            </w:r>
          </w:p>
        </w:tc>
      </w:tr>
      <w:tr w:rsidR="00B26960" w:rsidTr="00B26960">
        <w:trPr>
          <w:trHeight w:val="113"/>
          <w:tblHeader w:val="0"/>
        </w:trPr>
        <w:tc>
          <w:tcPr>
            <w:tcW w:w="2965" w:type="dxa"/>
          </w:tcPr>
          <w:p w:rsidR="00B26960" w:rsidRDefault="00B26960" w:rsidP="00B26960">
            <w:pPr>
              <w:pStyle w:val="Table-Text"/>
            </w:pPr>
            <w:r>
              <w:t>regexp</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regexp for the NAPTR record</w:t>
            </w:r>
          </w:p>
        </w:tc>
      </w:tr>
      <w:tr w:rsidR="00B26960" w:rsidTr="00B26960">
        <w:trPr>
          <w:trHeight w:val="113"/>
          <w:tblHeader w:val="0"/>
        </w:trPr>
        <w:tc>
          <w:tcPr>
            <w:tcW w:w="2965" w:type="dxa"/>
          </w:tcPr>
          <w:p w:rsidR="00B26960" w:rsidRDefault="00B26960" w:rsidP="00B26960">
            <w:pPr>
              <w:pStyle w:val="Table-Text"/>
            </w:pPr>
            <w:r>
              <w:t>replacement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“SSHFP”</w:t>
            </w:r>
          </w:p>
        </w:tc>
      </w:tr>
      <w:tr w:rsidR="00B26960" w:rsidTr="00B26960">
        <w:trPr>
          <w:trHeight w:val="113"/>
          <w:tblHeader w:val="0"/>
        </w:trPr>
        <w:tc>
          <w:tcPr>
            <w:tcW w:w="2965" w:type="dxa"/>
          </w:tcPr>
          <w:p w:rsidR="00B26960" w:rsidRDefault="00B26960" w:rsidP="00B26960">
            <w:pPr>
              <w:pStyle w:val="Table-Text"/>
            </w:pPr>
            <w:r w:rsidRPr="004C3BBC">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code for the SSHFP</w:t>
            </w:r>
          </w:p>
        </w:tc>
      </w:tr>
      <w:tr w:rsidR="00B26960" w:rsidTr="00B26960">
        <w:trPr>
          <w:trHeight w:val="113"/>
          <w:tblHeader w:val="0"/>
        </w:trPr>
        <w:tc>
          <w:tcPr>
            <w:tcW w:w="2965" w:type="dxa"/>
          </w:tcPr>
          <w:p w:rsidR="00B26960" w:rsidRPr="004C3BBC"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SSHFP</w:t>
            </w:r>
          </w:p>
        </w:tc>
      </w:tr>
      <w:tr w:rsidR="00B26960" w:rsidTr="00B26960">
        <w:trPr>
          <w:trHeight w:val="113"/>
          <w:tblHeader w:val="0"/>
        </w:trPr>
        <w:tc>
          <w:tcPr>
            <w:tcW w:w="2965" w:type="dxa"/>
          </w:tcPr>
          <w:p w:rsidR="00B26960" w:rsidRDefault="00B26960" w:rsidP="00B26960">
            <w:pPr>
              <w:pStyle w:val="Table-Text"/>
            </w:pPr>
            <w:r>
              <w:t>fingerprint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“LOC”</w:t>
            </w:r>
          </w:p>
        </w:tc>
      </w:tr>
      <w:tr w:rsidR="00C81587" w:rsidTr="00A11CBE">
        <w:trPr>
          <w:trHeight w:val="113"/>
          <w:tblHeader w:val="0"/>
        </w:trPr>
        <w:tc>
          <w:tcPr>
            <w:tcW w:w="2965" w:type="dxa"/>
          </w:tcPr>
          <w:p w:rsidR="00C81587" w:rsidRDefault="00C81587" w:rsidP="00C81587">
            <w:pPr>
              <w:pStyle w:val="Table-Text"/>
            </w:pPr>
            <w:r>
              <w:t>size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size value for the LOC record</w:t>
            </w:r>
          </w:p>
        </w:tc>
      </w:tr>
      <w:tr w:rsidR="00C81587" w:rsidTr="00A11CBE">
        <w:trPr>
          <w:trHeight w:val="113"/>
          <w:tblHeader w:val="0"/>
        </w:trPr>
        <w:tc>
          <w:tcPr>
            <w:tcW w:w="2965" w:type="dxa"/>
          </w:tcPr>
          <w:p w:rsidR="00C81587" w:rsidRDefault="00C81587" w:rsidP="00C81587">
            <w:pPr>
              <w:pStyle w:val="Table-Text"/>
            </w:pPr>
            <w:r w:rsidRPr="004C3BBC">
              <w:t>hPrecision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horizontal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vPrecision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vertical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latitude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latitude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longitude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longitude value for the LOC record</w:t>
            </w:r>
          </w:p>
        </w:tc>
      </w:tr>
      <w:tr w:rsidR="00C81587" w:rsidTr="00A11CBE">
        <w:trPr>
          <w:trHeight w:val="113"/>
          <w:tblHeader w:val="0"/>
        </w:trPr>
        <w:tc>
          <w:tcPr>
            <w:tcW w:w="2965" w:type="dxa"/>
          </w:tcPr>
          <w:p w:rsidR="00C81587" w:rsidRPr="004C3BBC" w:rsidRDefault="00C81587" w:rsidP="00C81587">
            <w:pPr>
              <w:pStyle w:val="Table-Text"/>
            </w:pPr>
            <w:r>
              <w:t>altitude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lastRenderedPageBreak/>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“SPF”</w:t>
            </w:r>
          </w:p>
        </w:tc>
      </w:tr>
      <w:tr w:rsidR="00C81587" w:rsidTr="00A11CBE">
        <w:trPr>
          <w:trHeight w:val="113"/>
          <w:tblHeader w:val="0"/>
        </w:trPr>
        <w:tc>
          <w:tcPr>
            <w:tcW w:w="2965" w:type="dxa"/>
          </w:tcPr>
          <w:p w:rsidR="00C81587" w:rsidRDefault="00C81587" w:rsidP="00C81587">
            <w:pPr>
              <w:pStyle w:val="Table-Text"/>
            </w:pPr>
            <w:r>
              <w:t>strings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textual value for the record</w:t>
            </w:r>
          </w:p>
        </w:tc>
      </w:tr>
    </w:tbl>
    <w:p w:rsidR="00775CCB" w:rsidRDefault="00775CCB" w:rsidP="00775CCB">
      <w:pPr>
        <w:rPr>
          <w:ins w:id="297" w:author="Arnaud Dumont" w:date="2014-02-20T11:24:00Z"/>
        </w:rPr>
      </w:pPr>
      <w:ins w:id="298" w:author="Arnaud Dumont" w:date="2014-02-20T11:24:00Z">
        <w:r w:rsidRPr="00C81587">
          <w:t>TLSA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75CCB" w:rsidTr="00DE117E">
        <w:trPr>
          <w:tblHeader w:val="0"/>
          <w:ins w:id="299" w:author="Arnaud Dumont" w:date="2014-02-20T11:24:00Z"/>
        </w:trPr>
        <w:tc>
          <w:tcPr>
            <w:tcW w:w="2965" w:type="dxa"/>
            <w:shd w:val="clear" w:color="auto" w:fill="BFBFBF" w:themeFill="background1" w:themeFillShade="BF"/>
          </w:tcPr>
          <w:p w:rsidR="00775CCB" w:rsidRPr="00750051" w:rsidRDefault="00775CCB" w:rsidP="00DE117E">
            <w:pPr>
              <w:pStyle w:val="Table-Header"/>
              <w:rPr>
                <w:ins w:id="300" w:author="Arnaud Dumont" w:date="2014-02-20T11:24:00Z"/>
              </w:rPr>
            </w:pPr>
            <w:ins w:id="301" w:author="Arnaud Dumont" w:date="2014-02-20T11:24:00Z">
              <w:r>
                <w:t>Field Name</w:t>
              </w:r>
            </w:ins>
          </w:p>
        </w:tc>
        <w:tc>
          <w:tcPr>
            <w:tcW w:w="2175" w:type="dxa"/>
            <w:shd w:val="clear" w:color="auto" w:fill="BFBFBF" w:themeFill="background1" w:themeFillShade="BF"/>
          </w:tcPr>
          <w:p w:rsidR="00775CCB" w:rsidRDefault="00775CCB" w:rsidP="00DE117E">
            <w:pPr>
              <w:pStyle w:val="Table-Header"/>
              <w:rPr>
                <w:ins w:id="302" w:author="Arnaud Dumont" w:date="2014-02-20T11:24:00Z"/>
              </w:rPr>
            </w:pPr>
            <w:ins w:id="303" w:author="Arnaud Dumont" w:date="2014-02-20T11:24:00Z">
              <w:r>
                <w:t>Type</w:t>
              </w:r>
            </w:ins>
          </w:p>
        </w:tc>
        <w:tc>
          <w:tcPr>
            <w:tcW w:w="3507" w:type="dxa"/>
            <w:shd w:val="clear" w:color="auto" w:fill="BFBFBF" w:themeFill="background1" w:themeFillShade="BF"/>
          </w:tcPr>
          <w:p w:rsidR="00775CCB" w:rsidRDefault="00775CCB" w:rsidP="00DE117E">
            <w:pPr>
              <w:pStyle w:val="Table-Header"/>
              <w:rPr>
                <w:ins w:id="304" w:author="Arnaud Dumont" w:date="2014-02-20T11:24:00Z"/>
              </w:rPr>
            </w:pPr>
            <w:ins w:id="305" w:author="Arnaud Dumont" w:date="2014-02-20T11:24:00Z">
              <w:r>
                <w:t>Description</w:t>
              </w:r>
            </w:ins>
          </w:p>
        </w:tc>
      </w:tr>
      <w:tr w:rsidR="00775CCB" w:rsidTr="00DE117E">
        <w:trPr>
          <w:trHeight w:val="113"/>
          <w:tblHeader w:val="0"/>
          <w:ins w:id="306" w:author="Arnaud Dumont" w:date="2014-02-20T11:24:00Z"/>
        </w:trPr>
        <w:tc>
          <w:tcPr>
            <w:tcW w:w="2965" w:type="dxa"/>
          </w:tcPr>
          <w:p w:rsidR="00775CCB" w:rsidRDefault="00775CCB" w:rsidP="00DE117E">
            <w:pPr>
              <w:pStyle w:val="Table-Text"/>
              <w:rPr>
                <w:ins w:id="307" w:author="Arnaud Dumont" w:date="2014-02-20T11:24:00Z"/>
              </w:rPr>
            </w:pPr>
            <w:ins w:id="308" w:author="Arnaud Dumont" w:date="2014-02-20T11:24:00Z">
              <w:r>
                <w:t>name</w:t>
              </w:r>
            </w:ins>
          </w:p>
        </w:tc>
        <w:tc>
          <w:tcPr>
            <w:tcW w:w="2175" w:type="dxa"/>
          </w:tcPr>
          <w:p w:rsidR="00775CCB" w:rsidRDefault="00775CCB" w:rsidP="00DE117E">
            <w:pPr>
              <w:pStyle w:val="Table-Text"/>
              <w:rPr>
                <w:ins w:id="309" w:author="Arnaud Dumont" w:date="2014-02-20T11:24:00Z"/>
              </w:rPr>
            </w:pPr>
            <w:ins w:id="310" w:author="Arnaud Dumont" w:date="2014-02-20T11:24:00Z">
              <w:r>
                <w:t>string</w:t>
              </w:r>
            </w:ins>
          </w:p>
        </w:tc>
        <w:tc>
          <w:tcPr>
            <w:tcW w:w="3507" w:type="dxa"/>
          </w:tcPr>
          <w:p w:rsidR="00775CCB" w:rsidRDefault="00775CCB" w:rsidP="00DE117E">
            <w:pPr>
              <w:pStyle w:val="Table-Text"/>
              <w:rPr>
                <w:ins w:id="311" w:author="Arnaud Dumont" w:date="2014-02-20T11:24:00Z"/>
              </w:rPr>
            </w:pPr>
            <w:ins w:id="312" w:author="Arnaud Dumont" w:date="2014-02-20T11:24:00Z">
              <w:r>
                <w:t>The name of the resource record</w:t>
              </w:r>
            </w:ins>
          </w:p>
        </w:tc>
      </w:tr>
      <w:tr w:rsidR="00775CCB" w:rsidTr="00DE117E">
        <w:trPr>
          <w:trHeight w:val="113"/>
          <w:tblHeader w:val="0"/>
          <w:ins w:id="313" w:author="Arnaud Dumont" w:date="2014-02-20T11:24:00Z"/>
        </w:trPr>
        <w:tc>
          <w:tcPr>
            <w:tcW w:w="2965" w:type="dxa"/>
          </w:tcPr>
          <w:p w:rsidR="00775CCB" w:rsidRDefault="00775CCB" w:rsidP="00DE117E">
            <w:pPr>
              <w:pStyle w:val="Table-Text"/>
              <w:rPr>
                <w:ins w:id="314" w:author="Arnaud Dumont" w:date="2014-02-20T11:24:00Z"/>
              </w:rPr>
            </w:pPr>
            <w:ins w:id="315" w:author="Arnaud Dumont" w:date="2014-02-20T11:24:00Z">
              <w:r>
                <w:t>class</w:t>
              </w:r>
            </w:ins>
          </w:p>
        </w:tc>
        <w:tc>
          <w:tcPr>
            <w:tcW w:w="2175" w:type="dxa"/>
          </w:tcPr>
          <w:p w:rsidR="00775CCB" w:rsidRDefault="00775CCB" w:rsidP="00DE117E">
            <w:pPr>
              <w:pStyle w:val="Table-Text"/>
              <w:rPr>
                <w:ins w:id="316" w:author="Arnaud Dumont" w:date="2014-02-20T11:24:00Z"/>
              </w:rPr>
            </w:pPr>
            <w:ins w:id="317" w:author="Arnaud Dumont" w:date="2014-02-20T11:24:00Z">
              <w:r>
                <w:t>string</w:t>
              </w:r>
            </w:ins>
          </w:p>
        </w:tc>
        <w:tc>
          <w:tcPr>
            <w:tcW w:w="3507" w:type="dxa"/>
          </w:tcPr>
          <w:p w:rsidR="00775CCB" w:rsidRDefault="00775CCB" w:rsidP="00DE117E">
            <w:pPr>
              <w:pStyle w:val="Table-Text"/>
              <w:rPr>
                <w:ins w:id="318" w:author="Arnaud Dumont" w:date="2014-02-20T11:24:00Z"/>
              </w:rPr>
            </w:pPr>
            <w:ins w:id="319" w:author="Arnaud Dumont" w:date="2014-02-20T11:24:00Z">
              <w:r>
                <w:t>The class of the resource record, currently the only support class is “IN”</w:t>
              </w:r>
            </w:ins>
          </w:p>
        </w:tc>
      </w:tr>
      <w:tr w:rsidR="00775CCB" w:rsidTr="00DE117E">
        <w:trPr>
          <w:trHeight w:val="113"/>
          <w:tblHeader w:val="0"/>
          <w:ins w:id="320" w:author="Arnaud Dumont" w:date="2014-02-20T11:24:00Z"/>
        </w:trPr>
        <w:tc>
          <w:tcPr>
            <w:tcW w:w="2965" w:type="dxa"/>
          </w:tcPr>
          <w:p w:rsidR="00775CCB" w:rsidRDefault="00775CCB" w:rsidP="00DE117E">
            <w:pPr>
              <w:pStyle w:val="Table-Text"/>
              <w:rPr>
                <w:ins w:id="321" w:author="Arnaud Dumont" w:date="2014-02-20T11:24:00Z"/>
              </w:rPr>
            </w:pPr>
            <w:ins w:id="322" w:author="Arnaud Dumont" w:date="2014-02-20T11:24:00Z">
              <w:r>
                <w:t>ttl</w:t>
              </w:r>
            </w:ins>
          </w:p>
        </w:tc>
        <w:tc>
          <w:tcPr>
            <w:tcW w:w="2175" w:type="dxa"/>
          </w:tcPr>
          <w:p w:rsidR="00775CCB" w:rsidRDefault="00775CCB" w:rsidP="00DE117E">
            <w:pPr>
              <w:pStyle w:val="Table-Text"/>
              <w:rPr>
                <w:ins w:id="323" w:author="Arnaud Dumont" w:date="2014-02-20T11:24:00Z"/>
              </w:rPr>
            </w:pPr>
            <w:ins w:id="324" w:author="Arnaud Dumont" w:date="2014-02-20T11:24:00Z">
              <w:r>
                <w:t>integer</w:t>
              </w:r>
            </w:ins>
          </w:p>
        </w:tc>
        <w:tc>
          <w:tcPr>
            <w:tcW w:w="3507" w:type="dxa"/>
          </w:tcPr>
          <w:p w:rsidR="00775CCB" w:rsidRDefault="00775CCB" w:rsidP="00DE117E">
            <w:pPr>
              <w:pStyle w:val="Table-Text"/>
              <w:rPr>
                <w:ins w:id="325" w:author="Arnaud Dumont" w:date="2014-02-20T11:24:00Z"/>
              </w:rPr>
            </w:pPr>
            <w:ins w:id="326" w:author="Arnaud Dumont" w:date="2014-02-20T11:24:00Z">
              <w:r>
                <w:t>The ttl of the resource record</w:t>
              </w:r>
            </w:ins>
          </w:p>
        </w:tc>
      </w:tr>
      <w:tr w:rsidR="00775CCB" w:rsidTr="00DE117E">
        <w:trPr>
          <w:trHeight w:val="113"/>
          <w:tblHeader w:val="0"/>
          <w:ins w:id="327" w:author="Arnaud Dumont" w:date="2014-02-20T11:24:00Z"/>
        </w:trPr>
        <w:tc>
          <w:tcPr>
            <w:tcW w:w="2965" w:type="dxa"/>
          </w:tcPr>
          <w:p w:rsidR="00775CCB" w:rsidRDefault="00775CCB" w:rsidP="00DE117E">
            <w:pPr>
              <w:pStyle w:val="Table-Text"/>
              <w:rPr>
                <w:ins w:id="328" w:author="Arnaud Dumont" w:date="2014-02-20T11:24:00Z"/>
              </w:rPr>
            </w:pPr>
            <w:ins w:id="329" w:author="Arnaud Dumont" w:date="2014-02-20T11:24:00Z">
              <w:r>
                <w:t>type</w:t>
              </w:r>
            </w:ins>
          </w:p>
        </w:tc>
        <w:tc>
          <w:tcPr>
            <w:tcW w:w="2175" w:type="dxa"/>
          </w:tcPr>
          <w:p w:rsidR="00775CCB" w:rsidRDefault="00775CCB" w:rsidP="00DE117E">
            <w:pPr>
              <w:pStyle w:val="Table-Text"/>
              <w:rPr>
                <w:ins w:id="330" w:author="Arnaud Dumont" w:date="2014-02-20T11:24:00Z"/>
              </w:rPr>
            </w:pPr>
            <w:ins w:id="331" w:author="Arnaud Dumont" w:date="2014-02-20T11:24:00Z">
              <w:r>
                <w:t>string</w:t>
              </w:r>
            </w:ins>
          </w:p>
        </w:tc>
        <w:tc>
          <w:tcPr>
            <w:tcW w:w="3507" w:type="dxa"/>
          </w:tcPr>
          <w:p w:rsidR="00775CCB" w:rsidRDefault="00775CCB" w:rsidP="00DE117E">
            <w:pPr>
              <w:pStyle w:val="Table-Text"/>
              <w:rPr>
                <w:ins w:id="332" w:author="Arnaud Dumont" w:date="2014-02-20T11:24:00Z"/>
              </w:rPr>
            </w:pPr>
            <w:ins w:id="333" w:author="Arnaud Dumont" w:date="2014-02-20T11:24:00Z">
              <w:r>
                <w:t>The type of the resource record. For this record type it is the literal value “TLSA”</w:t>
              </w:r>
            </w:ins>
          </w:p>
        </w:tc>
      </w:tr>
      <w:tr w:rsidR="00775CCB" w:rsidTr="00DE117E">
        <w:trPr>
          <w:trHeight w:val="113"/>
          <w:tblHeader w:val="0"/>
          <w:ins w:id="334" w:author="Arnaud Dumont" w:date="2014-02-20T11:24:00Z"/>
        </w:trPr>
        <w:tc>
          <w:tcPr>
            <w:tcW w:w="2965" w:type="dxa"/>
          </w:tcPr>
          <w:p w:rsidR="00775CCB" w:rsidRDefault="00775CCB" w:rsidP="00DE117E">
            <w:pPr>
              <w:pStyle w:val="Table-Text"/>
              <w:rPr>
                <w:ins w:id="335" w:author="Arnaud Dumont" w:date="2014-02-20T11:24:00Z"/>
              </w:rPr>
            </w:pPr>
            <w:ins w:id="336" w:author="Arnaud Dumont" w:date="2014-02-20T11:24:00Z">
              <w:r w:rsidRPr="00A60CE8">
                <w:t>certificateUsage</w:t>
              </w:r>
            </w:ins>
          </w:p>
        </w:tc>
        <w:tc>
          <w:tcPr>
            <w:tcW w:w="2175" w:type="dxa"/>
          </w:tcPr>
          <w:p w:rsidR="00775CCB" w:rsidRDefault="00775CCB" w:rsidP="00DE117E">
            <w:pPr>
              <w:pStyle w:val="Table-Text"/>
              <w:rPr>
                <w:ins w:id="337" w:author="Arnaud Dumont" w:date="2014-02-20T11:24:00Z"/>
              </w:rPr>
            </w:pPr>
            <w:ins w:id="338" w:author="Arnaud Dumont" w:date="2014-02-20T11:24:00Z">
              <w:r>
                <w:t>integer</w:t>
              </w:r>
            </w:ins>
          </w:p>
        </w:tc>
        <w:tc>
          <w:tcPr>
            <w:tcW w:w="3507" w:type="dxa"/>
          </w:tcPr>
          <w:p w:rsidR="00775CCB" w:rsidRDefault="00775CCB" w:rsidP="00DE117E">
            <w:pPr>
              <w:pStyle w:val="Table-Text"/>
              <w:rPr>
                <w:ins w:id="339" w:author="Arnaud Dumont" w:date="2014-02-20T11:24:00Z"/>
              </w:rPr>
            </w:pPr>
            <w:ins w:id="340" w:author="Arnaud Dumont" w:date="2014-02-20T11:24:00Z">
              <w:r>
                <w:t>The certificate usage value for the record</w:t>
              </w:r>
            </w:ins>
          </w:p>
        </w:tc>
      </w:tr>
      <w:tr w:rsidR="00775CCB" w:rsidTr="00DE117E">
        <w:trPr>
          <w:trHeight w:val="113"/>
          <w:tblHeader w:val="0"/>
          <w:ins w:id="341" w:author="Arnaud Dumont" w:date="2014-02-20T11:24:00Z"/>
        </w:trPr>
        <w:tc>
          <w:tcPr>
            <w:tcW w:w="2965" w:type="dxa"/>
          </w:tcPr>
          <w:p w:rsidR="00775CCB" w:rsidRPr="00A60CE8" w:rsidRDefault="00775CCB" w:rsidP="00DE117E">
            <w:pPr>
              <w:pStyle w:val="Table-Text"/>
              <w:rPr>
                <w:ins w:id="342" w:author="Arnaud Dumont" w:date="2014-02-20T11:24:00Z"/>
              </w:rPr>
            </w:pPr>
            <w:ins w:id="343" w:author="Arnaud Dumont" w:date="2014-02-20T11:24:00Z">
              <w:r>
                <w:t>selector</w:t>
              </w:r>
            </w:ins>
          </w:p>
        </w:tc>
        <w:tc>
          <w:tcPr>
            <w:tcW w:w="2175" w:type="dxa"/>
          </w:tcPr>
          <w:p w:rsidR="00775CCB" w:rsidRDefault="00775CCB" w:rsidP="00DE117E">
            <w:pPr>
              <w:pStyle w:val="Table-Text"/>
              <w:rPr>
                <w:ins w:id="344" w:author="Arnaud Dumont" w:date="2014-02-20T11:24:00Z"/>
              </w:rPr>
            </w:pPr>
            <w:ins w:id="345" w:author="Arnaud Dumont" w:date="2014-02-20T11:24:00Z">
              <w:r>
                <w:t>integer</w:t>
              </w:r>
            </w:ins>
          </w:p>
        </w:tc>
        <w:tc>
          <w:tcPr>
            <w:tcW w:w="3507" w:type="dxa"/>
          </w:tcPr>
          <w:p w:rsidR="00775CCB" w:rsidRDefault="00775CCB" w:rsidP="00DE117E">
            <w:pPr>
              <w:pStyle w:val="Table-Text"/>
              <w:rPr>
                <w:ins w:id="346" w:author="Arnaud Dumont" w:date="2014-02-20T11:24:00Z"/>
              </w:rPr>
            </w:pPr>
            <w:ins w:id="347" w:author="Arnaud Dumont" w:date="2014-02-20T11:24:00Z">
              <w:r>
                <w:t>The selector of the TLSA record</w:t>
              </w:r>
            </w:ins>
          </w:p>
        </w:tc>
      </w:tr>
      <w:tr w:rsidR="00775CCB" w:rsidTr="00DE117E">
        <w:trPr>
          <w:trHeight w:val="113"/>
          <w:tblHeader w:val="0"/>
          <w:ins w:id="348" w:author="Arnaud Dumont" w:date="2014-02-20T11:24:00Z"/>
        </w:trPr>
        <w:tc>
          <w:tcPr>
            <w:tcW w:w="2965" w:type="dxa"/>
          </w:tcPr>
          <w:p w:rsidR="00775CCB" w:rsidRDefault="00775CCB" w:rsidP="00DE117E">
            <w:pPr>
              <w:pStyle w:val="Table-Text"/>
              <w:rPr>
                <w:ins w:id="349" w:author="Arnaud Dumont" w:date="2014-02-20T11:24:00Z"/>
              </w:rPr>
            </w:pPr>
            <w:ins w:id="350" w:author="Arnaud Dumont" w:date="2014-02-20T11:24:00Z">
              <w:r>
                <w:t>matchingType</w:t>
              </w:r>
            </w:ins>
          </w:p>
        </w:tc>
        <w:tc>
          <w:tcPr>
            <w:tcW w:w="2175" w:type="dxa"/>
          </w:tcPr>
          <w:p w:rsidR="00775CCB" w:rsidRDefault="00775CCB" w:rsidP="00DE117E">
            <w:pPr>
              <w:pStyle w:val="Table-Text"/>
              <w:rPr>
                <w:ins w:id="351" w:author="Arnaud Dumont" w:date="2014-02-20T11:24:00Z"/>
              </w:rPr>
            </w:pPr>
            <w:ins w:id="352" w:author="Arnaud Dumont" w:date="2014-02-20T11:24:00Z">
              <w:r>
                <w:t>integer</w:t>
              </w:r>
            </w:ins>
          </w:p>
        </w:tc>
        <w:tc>
          <w:tcPr>
            <w:tcW w:w="3507" w:type="dxa"/>
          </w:tcPr>
          <w:p w:rsidR="00775CCB" w:rsidRDefault="00775CCB" w:rsidP="00DE117E">
            <w:pPr>
              <w:pStyle w:val="Table-Text"/>
              <w:rPr>
                <w:ins w:id="353" w:author="Arnaud Dumont" w:date="2014-02-20T11:24:00Z"/>
              </w:rPr>
            </w:pPr>
            <w:ins w:id="354" w:author="Arnaud Dumont" w:date="2014-02-20T11:24:00Z">
              <w:r>
                <w:t>The matching type of the TLSA record</w:t>
              </w:r>
            </w:ins>
          </w:p>
        </w:tc>
      </w:tr>
      <w:tr w:rsidR="00775CCB" w:rsidTr="00DE117E">
        <w:trPr>
          <w:trHeight w:val="113"/>
          <w:tblHeader w:val="0"/>
          <w:ins w:id="355" w:author="Arnaud Dumont" w:date="2014-02-20T11:24:00Z"/>
        </w:trPr>
        <w:tc>
          <w:tcPr>
            <w:tcW w:w="2965" w:type="dxa"/>
          </w:tcPr>
          <w:p w:rsidR="00775CCB" w:rsidRDefault="00775CCB" w:rsidP="00DE117E">
            <w:pPr>
              <w:pStyle w:val="Table-Text"/>
              <w:rPr>
                <w:ins w:id="356" w:author="Arnaud Dumont" w:date="2014-02-20T11:24:00Z"/>
              </w:rPr>
            </w:pPr>
            <w:ins w:id="357" w:author="Arnaud Dumont" w:date="2014-02-20T11:24:00Z">
              <w:r w:rsidRPr="00A60CE8">
                <w:t>certificateAssociationData</w:t>
              </w:r>
            </w:ins>
          </w:p>
        </w:tc>
        <w:tc>
          <w:tcPr>
            <w:tcW w:w="2175" w:type="dxa"/>
          </w:tcPr>
          <w:p w:rsidR="00775CCB" w:rsidRDefault="00775CCB" w:rsidP="00DE117E">
            <w:pPr>
              <w:pStyle w:val="Table-Text"/>
              <w:rPr>
                <w:ins w:id="358" w:author="Arnaud Dumont" w:date="2014-02-20T11:24:00Z"/>
              </w:rPr>
            </w:pPr>
            <w:ins w:id="359" w:author="Arnaud Dumont" w:date="2014-02-20T11:24:00Z">
              <w:r>
                <w:t>string</w:t>
              </w:r>
            </w:ins>
          </w:p>
        </w:tc>
        <w:tc>
          <w:tcPr>
            <w:tcW w:w="3507" w:type="dxa"/>
          </w:tcPr>
          <w:p w:rsidR="00775CCB" w:rsidRDefault="00775CCB" w:rsidP="0084219F">
            <w:pPr>
              <w:pStyle w:val="Table-Text"/>
              <w:rPr>
                <w:ins w:id="360" w:author="Arnaud Dumont" w:date="2014-02-20T11:24:00Z"/>
              </w:rPr>
            </w:pPr>
            <w:ins w:id="361" w:author="Arnaud Dumont" w:date="2014-02-20T11:24:00Z">
              <w:r>
                <w:t>The certificate dat</w:t>
              </w:r>
            </w:ins>
            <w:ins w:id="362" w:author="Arnaud Dumont" w:date="2014-02-20T11:29:00Z">
              <w:r w:rsidR="0084219F">
                <w:t>a</w:t>
              </w:r>
            </w:ins>
            <w:ins w:id="363" w:author="Arnaud Dumont" w:date="2014-02-20T11:24:00Z">
              <w:r>
                <w:t xml:space="preserve"> for the TLSA record</w:t>
              </w:r>
            </w:ins>
          </w:p>
        </w:tc>
      </w:tr>
    </w:tbl>
    <w:p w:rsidR="003516A8" w:rsidRDefault="003516A8" w:rsidP="003516A8">
      <w:pPr>
        <w:rPr>
          <w:ins w:id="364" w:author="Arnaud Dumont" w:date="2014-03-05T10:35:00Z"/>
        </w:rPr>
      </w:pPr>
      <w:ins w:id="365" w:author="Arnaud Dumont" w:date="2014-03-05T10:35:00Z">
        <w:r>
          <w:t>DNSKEY</w:t>
        </w:r>
        <w:r w:rsidRPr="00C81587">
          <w:t xml:space="preserve">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3516A8" w:rsidTr="00EB196C">
        <w:trPr>
          <w:tblHeader w:val="0"/>
          <w:ins w:id="366" w:author="Arnaud Dumont" w:date="2014-03-05T10:35:00Z"/>
        </w:trPr>
        <w:tc>
          <w:tcPr>
            <w:tcW w:w="2965" w:type="dxa"/>
            <w:shd w:val="clear" w:color="auto" w:fill="BFBFBF" w:themeFill="background1" w:themeFillShade="BF"/>
          </w:tcPr>
          <w:p w:rsidR="003516A8" w:rsidRPr="00750051" w:rsidRDefault="003516A8" w:rsidP="00EB196C">
            <w:pPr>
              <w:pStyle w:val="Table-Header"/>
              <w:rPr>
                <w:ins w:id="367" w:author="Arnaud Dumont" w:date="2014-03-05T10:35:00Z"/>
              </w:rPr>
            </w:pPr>
            <w:ins w:id="368" w:author="Arnaud Dumont" w:date="2014-03-05T10:35:00Z">
              <w:r>
                <w:t>Field Name</w:t>
              </w:r>
            </w:ins>
          </w:p>
        </w:tc>
        <w:tc>
          <w:tcPr>
            <w:tcW w:w="2175" w:type="dxa"/>
            <w:shd w:val="clear" w:color="auto" w:fill="BFBFBF" w:themeFill="background1" w:themeFillShade="BF"/>
          </w:tcPr>
          <w:p w:rsidR="003516A8" w:rsidRDefault="003516A8" w:rsidP="00EB196C">
            <w:pPr>
              <w:pStyle w:val="Table-Header"/>
              <w:rPr>
                <w:ins w:id="369" w:author="Arnaud Dumont" w:date="2014-03-05T10:35:00Z"/>
              </w:rPr>
            </w:pPr>
            <w:ins w:id="370" w:author="Arnaud Dumont" w:date="2014-03-05T10:35:00Z">
              <w:r>
                <w:t>Type</w:t>
              </w:r>
            </w:ins>
          </w:p>
        </w:tc>
        <w:tc>
          <w:tcPr>
            <w:tcW w:w="3507" w:type="dxa"/>
            <w:shd w:val="clear" w:color="auto" w:fill="BFBFBF" w:themeFill="background1" w:themeFillShade="BF"/>
          </w:tcPr>
          <w:p w:rsidR="003516A8" w:rsidRDefault="003516A8" w:rsidP="00EB196C">
            <w:pPr>
              <w:pStyle w:val="Table-Header"/>
              <w:rPr>
                <w:ins w:id="371" w:author="Arnaud Dumont" w:date="2014-03-05T10:35:00Z"/>
              </w:rPr>
            </w:pPr>
            <w:ins w:id="372" w:author="Arnaud Dumont" w:date="2014-03-05T10:35:00Z">
              <w:r>
                <w:t>Description</w:t>
              </w:r>
            </w:ins>
          </w:p>
        </w:tc>
      </w:tr>
      <w:tr w:rsidR="003516A8" w:rsidTr="00EB196C">
        <w:trPr>
          <w:trHeight w:val="113"/>
          <w:tblHeader w:val="0"/>
          <w:ins w:id="373" w:author="Arnaud Dumont" w:date="2014-03-05T10:35:00Z"/>
        </w:trPr>
        <w:tc>
          <w:tcPr>
            <w:tcW w:w="2965" w:type="dxa"/>
          </w:tcPr>
          <w:p w:rsidR="003516A8" w:rsidRDefault="003516A8" w:rsidP="00EB196C">
            <w:pPr>
              <w:pStyle w:val="Table-Text"/>
              <w:rPr>
                <w:ins w:id="374" w:author="Arnaud Dumont" w:date="2014-03-05T10:35:00Z"/>
              </w:rPr>
            </w:pPr>
            <w:ins w:id="375" w:author="Arnaud Dumont" w:date="2014-03-05T10:35:00Z">
              <w:r>
                <w:t>name</w:t>
              </w:r>
            </w:ins>
          </w:p>
        </w:tc>
        <w:tc>
          <w:tcPr>
            <w:tcW w:w="2175" w:type="dxa"/>
          </w:tcPr>
          <w:p w:rsidR="003516A8" w:rsidRDefault="003516A8" w:rsidP="00EB196C">
            <w:pPr>
              <w:pStyle w:val="Table-Text"/>
              <w:rPr>
                <w:ins w:id="376" w:author="Arnaud Dumont" w:date="2014-03-05T10:35:00Z"/>
              </w:rPr>
            </w:pPr>
            <w:ins w:id="377" w:author="Arnaud Dumont" w:date="2014-03-05T10:35:00Z">
              <w:r>
                <w:t>string</w:t>
              </w:r>
            </w:ins>
          </w:p>
        </w:tc>
        <w:tc>
          <w:tcPr>
            <w:tcW w:w="3507" w:type="dxa"/>
          </w:tcPr>
          <w:p w:rsidR="003516A8" w:rsidRDefault="003516A8" w:rsidP="00EB196C">
            <w:pPr>
              <w:pStyle w:val="Table-Text"/>
              <w:rPr>
                <w:ins w:id="378" w:author="Arnaud Dumont" w:date="2014-03-05T10:35:00Z"/>
              </w:rPr>
            </w:pPr>
            <w:ins w:id="379" w:author="Arnaud Dumont" w:date="2014-03-05T10:35:00Z">
              <w:r>
                <w:t>The name of the resource record</w:t>
              </w:r>
            </w:ins>
          </w:p>
        </w:tc>
      </w:tr>
      <w:tr w:rsidR="003516A8" w:rsidTr="00EB196C">
        <w:trPr>
          <w:trHeight w:val="113"/>
          <w:tblHeader w:val="0"/>
          <w:ins w:id="380" w:author="Arnaud Dumont" w:date="2014-03-05T10:35:00Z"/>
        </w:trPr>
        <w:tc>
          <w:tcPr>
            <w:tcW w:w="2965" w:type="dxa"/>
          </w:tcPr>
          <w:p w:rsidR="003516A8" w:rsidRDefault="003516A8" w:rsidP="00EB196C">
            <w:pPr>
              <w:pStyle w:val="Table-Text"/>
              <w:rPr>
                <w:ins w:id="381" w:author="Arnaud Dumont" w:date="2014-03-05T10:35:00Z"/>
              </w:rPr>
            </w:pPr>
            <w:ins w:id="382" w:author="Arnaud Dumont" w:date="2014-03-05T10:35:00Z">
              <w:r>
                <w:t>class</w:t>
              </w:r>
            </w:ins>
          </w:p>
        </w:tc>
        <w:tc>
          <w:tcPr>
            <w:tcW w:w="2175" w:type="dxa"/>
          </w:tcPr>
          <w:p w:rsidR="003516A8" w:rsidRDefault="003516A8" w:rsidP="00EB196C">
            <w:pPr>
              <w:pStyle w:val="Table-Text"/>
              <w:rPr>
                <w:ins w:id="383" w:author="Arnaud Dumont" w:date="2014-03-05T10:35:00Z"/>
              </w:rPr>
            </w:pPr>
            <w:ins w:id="384" w:author="Arnaud Dumont" w:date="2014-03-05T10:35:00Z">
              <w:r>
                <w:t>string</w:t>
              </w:r>
            </w:ins>
          </w:p>
        </w:tc>
        <w:tc>
          <w:tcPr>
            <w:tcW w:w="3507" w:type="dxa"/>
          </w:tcPr>
          <w:p w:rsidR="003516A8" w:rsidRDefault="003516A8" w:rsidP="00EB196C">
            <w:pPr>
              <w:pStyle w:val="Table-Text"/>
              <w:rPr>
                <w:ins w:id="385" w:author="Arnaud Dumont" w:date="2014-03-05T10:35:00Z"/>
              </w:rPr>
            </w:pPr>
            <w:ins w:id="386" w:author="Arnaud Dumont" w:date="2014-03-05T10:35:00Z">
              <w:r>
                <w:t>The class of the resource record, currently the only support class is “IN”</w:t>
              </w:r>
            </w:ins>
          </w:p>
        </w:tc>
      </w:tr>
      <w:tr w:rsidR="003516A8" w:rsidTr="00EB196C">
        <w:trPr>
          <w:trHeight w:val="113"/>
          <w:tblHeader w:val="0"/>
          <w:ins w:id="387" w:author="Arnaud Dumont" w:date="2014-03-05T10:35:00Z"/>
        </w:trPr>
        <w:tc>
          <w:tcPr>
            <w:tcW w:w="2965" w:type="dxa"/>
          </w:tcPr>
          <w:p w:rsidR="003516A8" w:rsidRDefault="003516A8" w:rsidP="00EB196C">
            <w:pPr>
              <w:pStyle w:val="Table-Text"/>
              <w:rPr>
                <w:ins w:id="388" w:author="Arnaud Dumont" w:date="2014-03-05T10:35:00Z"/>
              </w:rPr>
            </w:pPr>
            <w:ins w:id="389" w:author="Arnaud Dumont" w:date="2014-03-05T10:35:00Z">
              <w:r>
                <w:t>ttl</w:t>
              </w:r>
            </w:ins>
          </w:p>
        </w:tc>
        <w:tc>
          <w:tcPr>
            <w:tcW w:w="2175" w:type="dxa"/>
          </w:tcPr>
          <w:p w:rsidR="003516A8" w:rsidRDefault="003516A8" w:rsidP="00EB196C">
            <w:pPr>
              <w:pStyle w:val="Table-Text"/>
              <w:rPr>
                <w:ins w:id="390" w:author="Arnaud Dumont" w:date="2014-03-05T10:35:00Z"/>
              </w:rPr>
            </w:pPr>
            <w:ins w:id="391" w:author="Arnaud Dumont" w:date="2014-03-05T10:35:00Z">
              <w:r>
                <w:t>integer</w:t>
              </w:r>
            </w:ins>
          </w:p>
        </w:tc>
        <w:tc>
          <w:tcPr>
            <w:tcW w:w="3507" w:type="dxa"/>
          </w:tcPr>
          <w:p w:rsidR="003516A8" w:rsidRDefault="003516A8" w:rsidP="00EB196C">
            <w:pPr>
              <w:pStyle w:val="Table-Text"/>
              <w:rPr>
                <w:ins w:id="392" w:author="Arnaud Dumont" w:date="2014-03-05T10:35:00Z"/>
              </w:rPr>
            </w:pPr>
            <w:ins w:id="393" w:author="Arnaud Dumont" w:date="2014-03-05T10:35:00Z">
              <w:r>
                <w:t>The ttl of the resource record</w:t>
              </w:r>
            </w:ins>
          </w:p>
        </w:tc>
      </w:tr>
      <w:tr w:rsidR="003516A8" w:rsidTr="00EB196C">
        <w:trPr>
          <w:trHeight w:val="113"/>
          <w:tblHeader w:val="0"/>
          <w:ins w:id="394" w:author="Arnaud Dumont" w:date="2014-03-05T10:35:00Z"/>
        </w:trPr>
        <w:tc>
          <w:tcPr>
            <w:tcW w:w="2965" w:type="dxa"/>
          </w:tcPr>
          <w:p w:rsidR="003516A8" w:rsidRDefault="003516A8" w:rsidP="00EB196C">
            <w:pPr>
              <w:pStyle w:val="Table-Text"/>
              <w:rPr>
                <w:ins w:id="395" w:author="Arnaud Dumont" w:date="2014-03-05T10:35:00Z"/>
              </w:rPr>
            </w:pPr>
            <w:ins w:id="396" w:author="Arnaud Dumont" w:date="2014-03-05T10:35:00Z">
              <w:r>
                <w:t>type</w:t>
              </w:r>
            </w:ins>
          </w:p>
        </w:tc>
        <w:tc>
          <w:tcPr>
            <w:tcW w:w="2175" w:type="dxa"/>
          </w:tcPr>
          <w:p w:rsidR="003516A8" w:rsidRDefault="003516A8" w:rsidP="00EB196C">
            <w:pPr>
              <w:pStyle w:val="Table-Text"/>
              <w:rPr>
                <w:ins w:id="397" w:author="Arnaud Dumont" w:date="2014-03-05T10:35:00Z"/>
              </w:rPr>
            </w:pPr>
            <w:ins w:id="398" w:author="Arnaud Dumont" w:date="2014-03-05T10:35:00Z">
              <w:r>
                <w:t>string</w:t>
              </w:r>
            </w:ins>
          </w:p>
        </w:tc>
        <w:tc>
          <w:tcPr>
            <w:tcW w:w="3507" w:type="dxa"/>
          </w:tcPr>
          <w:p w:rsidR="003516A8" w:rsidRDefault="003516A8" w:rsidP="00EB196C">
            <w:pPr>
              <w:pStyle w:val="Table-Text"/>
              <w:rPr>
                <w:ins w:id="399" w:author="Arnaud Dumont" w:date="2014-03-05T10:35:00Z"/>
              </w:rPr>
            </w:pPr>
            <w:ins w:id="400" w:author="Arnaud Dumont" w:date="2014-03-05T10:35:00Z">
              <w:r>
                <w:t>The type of the resource record. For this record type it is the literal value “DNSKEY”</w:t>
              </w:r>
            </w:ins>
          </w:p>
        </w:tc>
      </w:tr>
      <w:tr w:rsidR="003516A8" w:rsidTr="00EB196C">
        <w:trPr>
          <w:trHeight w:val="113"/>
          <w:tblHeader w:val="0"/>
          <w:ins w:id="401" w:author="Arnaud Dumont" w:date="2014-03-05T10:35:00Z"/>
        </w:trPr>
        <w:tc>
          <w:tcPr>
            <w:tcW w:w="2965" w:type="dxa"/>
          </w:tcPr>
          <w:p w:rsidR="003516A8" w:rsidRDefault="003516A8" w:rsidP="00EB196C">
            <w:pPr>
              <w:pStyle w:val="Table-Text"/>
              <w:rPr>
                <w:ins w:id="402" w:author="Arnaud Dumont" w:date="2014-03-05T10:35:00Z"/>
              </w:rPr>
            </w:pPr>
            <w:ins w:id="403" w:author="Arnaud Dumont" w:date="2014-03-05T10:35:00Z">
              <w:r>
                <w:t>flags</w:t>
              </w:r>
            </w:ins>
          </w:p>
        </w:tc>
        <w:tc>
          <w:tcPr>
            <w:tcW w:w="2175" w:type="dxa"/>
          </w:tcPr>
          <w:p w:rsidR="003516A8" w:rsidRDefault="003516A8" w:rsidP="00EB196C">
            <w:pPr>
              <w:pStyle w:val="Table-Text"/>
              <w:rPr>
                <w:ins w:id="404" w:author="Arnaud Dumont" w:date="2014-03-05T10:35:00Z"/>
              </w:rPr>
            </w:pPr>
            <w:ins w:id="405" w:author="Arnaud Dumont" w:date="2014-03-05T10:35:00Z">
              <w:r>
                <w:t>integer</w:t>
              </w:r>
            </w:ins>
          </w:p>
        </w:tc>
        <w:tc>
          <w:tcPr>
            <w:tcW w:w="3507" w:type="dxa"/>
          </w:tcPr>
          <w:p w:rsidR="003516A8" w:rsidRDefault="003516A8" w:rsidP="00EB196C">
            <w:pPr>
              <w:pStyle w:val="Table-Text"/>
              <w:rPr>
                <w:ins w:id="406" w:author="Arnaud Dumont" w:date="2014-03-05T10:35:00Z"/>
              </w:rPr>
            </w:pPr>
            <w:ins w:id="407" w:author="Arnaud Dumont" w:date="2014-03-05T10:35:00Z">
              <w:r>
                <w:t xml:space="preserve">The </w:t>
              </w:r>
              <w:r w:rsidRPr="00775CCB">
                <w:t xml:space="preserve">flags </w:t>
              </w:r>
              <w:r>
                <w:t>for the DNSKEY record</w:t>
              </w:r>
            </w:ins>
          </w:p>
        </w:tc>
      </w:tr>
      <w:tr w:rsidR="003516A8" w:rsidTr="00EB196C">
        <w:trPr>
          <w:trHeight w:val="113"/>
          <w:tblHeader w:val="0"/>
          <w:ins w:id="408" w:author="Arnaud Dumont" w:date="2014-03-05T10:35:00Z"/>
        </w:trPr>
        <w:tc>
          <w:tcPr>
            <w:tcW w:w="2965" w:type="dxa"/>
          </w:tcPr>
          <w:p w:rsidR="003516A8" w:rsidRPr="00A60CE8" w:rsidRDefault="003516A8" w:rsidP="00EB196C">
            <w:pPr>
              <w:pStyle w:val="Table-Text"/>
              <w:rPr>
                <w:ins w:id="409" w:author="Arnaud Dumont" w:date="2014-03-05T10:35:00Z"/>
              </w:rPr>
            </w:pPr>
            <w:ins w:id="410" w:author="Arnaud Dumont" w:date="2014-03-05T10:35:00Z">
              <w:r w:rsidRPr="00775CCB">
                <w:t>protocol</w:t>
              </w:r>
            </w:ins>
          </w:p>
        </w:tc>
        <w:tc>
          <w:tcPr>
            <w:tcW w:w="2175" w:type="dxa"/>
          </w:tcPr>
          <w:p w:rsidR="003516A8" w:rsidRDefault="003516A8" w:rsidP="00EB196C">
            <w:pPr>
              <w:pStyle w:val="Table-Text"/>
              <w:rPr>
                <w:ins w:id="411" w:author="Arnaud Dumont" w:date="2014-03-05T10:35:00Z"/>
              </w:rPr>
            </w:pPr>
            <w:ins w:id="412" w:author="Arnaud Dumont" w:date="2014-03-05T10:35:00Z">
              <w:r>
                <w:t>integer</w:t>
              </w:r>
            </w:ins>
          </w:p>
        </w:tc>
        <w:tc>
          <w:tcPr>
            <w:tcW w:w="3507" w:type="dxa"/>
          </w:tcPr>
          <w:p w:rsidR="003516A8" w:rsidRDefault="003516A8" w:rsidP="00EB196C">
            <w:pPr>
              <w:pStyle w:val="Table-Text"/>
              <w:rPr>
                <w:ins w:id="413" w:author="Arnaud Dumont" w:date="2014-03-05T10:35:00Z"/>
              </w:rPr>
            </w:pPr>
            <w:ins w:id="414" w:author="Arnaud Dumont" w:date="2014-03-05T10:35:00Z">
              <w:r>
                <w:t xml:space="preserve">The </w:t>
              </w:r>
              <w:r w:rsidRPr="00775CCB">
                <w:t>protocol that the key was created for</w:t>
              </w:r>
              <w:r>
                <w:t>. This is always 3 (</w:t>
              </w:r>
              <w:r w:rsidRPr="0084219F">
                <w:t>DNSSEC</w:t>
              </w:r>
              <w:r>
                <w:t>).</w:t>
              </w:r>
            </w:ins>
          </w:p>
        </w:tc>
      </w:tr>
      <w:tr w:rsidR="003516A8" w:rsidTr="00EB196C">
        <w:trPr>
          <w:trHeight w:val="113"/>
          <w:tblHeader w:val="0"/>
          <w:ins w:id="415" w:author="Arnaud Dumont" w:date="2014-03-05T10:35:00Z"/>
        </w:trPr>
        <w:tc>
          <w:tcPr>
            <w:tcW w:w="2965" w:type="dxa"/>
          </w:tcPr>
          <w:p w:rsidR="003516A8" w:rsidRDefault="003516A8" w:rsidP="00EB196C">
            <w:pPr>
              <w:pStyle w:val="Table-Text"/>
              <w:rPr>
                <w:ins w:id="416" w:author="Arnaud Dumont" w:date="2014-03-05T10:35:00Z"/>
              </w:rPr>
            </w:pPr>
            <w:ins w:id="417" w:author="Arnaud Dumont" w:date="2014-03-05T10:35:00Z">
              <w:r w:rsidRPr="00775CCB">
                <w:t>algorithm</w:t>
              </w:r>
            </w:ins>
          </w:p>
        </w:tc>
        <w:tc>
          <w:tcPr>
            <w:tcW w:w="2175" w:type="dxa"/>
          </w:tcPr>
          <w:p w:rsidR="003516A8" w:rsidRDefault="003516A8" w:rsidP="00EB196C">
            <w:pPr>
              <w:pStyle w:val="Table-Text"/>
              <w:rPr>
                <w:ins w:id="418" w:author="Arnaud Dumont" w:date="2014-03-05T10:35:00Z"/>
              </w:rPr>
            </w:pPr>
            <w:ins w:id="419" w:author="Arnaud Dumont" w:date="2014-03-05T10:35:00Z">
              <w:r>
                <w:t>integer</w:t>
              </w:r>
            </w:ins>
          </w:p>
        </w:tc>
        <w:tc>
          <w:tcPr>
            <w:tcW w:w="3507" w:type="dxa"/>
          </w:tcPr>
          <w:p w:rsidR="003516A8" w:rsidRDefault="003516A8" w:rsidP="00EB196C">
            <w:pPr>
              <w:pStyle w:val="Table-Text"/>
              <w:rPr>
                <w:ins w:id="420" w:author="Arnaud Dumont" w:date="2014-03-05T10:35:00Z"/>
              </w:rPr>
            </w:pPr>
            <w:ins w:id="421" w:author="Arnaud Dumont" w:date="2014-03-05T10:35:00Z">
              <w:r>
                <w:t xml:space="preserve">The </w:t>
              </w:r>
              <w:r w:rsidRPr="00775CCB">
                <w:t>algorithm</w:t>
              </w:r>
              <w:r>
                <w:t xml:space="preserve"> for the DNSKEY record</w:t>
              </w:r>
            </w:ins>
          </w:p>
        </w:tc>
      </w:tr>
      <w:tr w:rsidR="003516A8" w:rsidTr="00EB196C">
        <w:trPr>
          <w:trHeight w:val="113"/>
          <w:tblHeader w:val="0"/>
          <w:ins w:id="422" w:author="Arnaud Dumont" w:date="2014-03-05T10:35:00Z"/>
        </w:trPr>
        <w:tc>
          <w:tcPr>
            <w:tcW w:w="2965" w:type="dxa"/>
          </w:tcPr>
          <w:p w:rsidR="003516A8" w:rsidRDefault="003516A8" w:rsidP="00EB196C">
            <w:pPr>
              <w:pStyle w:val="Table-Text"/>
              <w:rPr>
                <w:ins w:id="423" w:author="Arnaud Dumont" w:date="2014-03-05T10:35:00Z"/>
              </w:rPr>
            </w:pPr>
            <w:ins w:id="424" w:author="Arnaud Dumont" w:date="2014-03-05T10:35:00Z">
              <w:r w:rsidRPr="00775CCB">
                <w:t>key</w:t>
              </w:r>
            </w:ins>
          </w:p>
        </w:tc>
        <w:tc>
          <w:tcPr>
            <w:tcW w:w="2175" w:type="dxa"/>
          </w:tcPr>
          <w:p w:rsidR="003516A8" w:rsidRDefault="003516A8" w:rsidP="00EB196C">
            <w:pPr>
              <w:pStyle w:val="Table-Text"/>
              <w:rPr>
                <w:ins w:id="425" w:author="Arnaud Dumont" w:date="2014-03-05T10:35:00Z"/>
              </w:rPr>
            </w:pPr>
            <w:ins w:id="426" w:author="Arnaud Dumont" w:date="2014-03-05T10:35:00Z">
              <w:r>
                <w:t>string</w:t>
              </w:r>
            </w:ins>
          </w:p>
        </w:tc>
        <w:tc>
          <w:tcPr>
            <w:tcW w:w="3507" w:type="dxa"/>
          </w:tcPr>
          <w:p w:rsidR="003516A8" w:rsidRDefault="003516A8" w:rsidP="00EB196C">
            <w:pPr>
              <w:pStyle w:val="Table-Text"/>
              <w:rPr>
                <w:ins w:id="427" w:author="Arnaud Dumont" w:date="2014-03-05T10:35:00Z"/>
              </w:rPr>
            </w:pPr>
            <w:ins w:id="428" w:author="Arnaud Dumont" w:date="2014-03-05T10:35:00Z">
              <w:r>
                <w:t xml:space="preserve">The </w:t>
              </w:r>
              <w:r w:rsidRPr="00775CCB">
                <w:t xml:space="preserve">binary data representing the </w:t>
              </w:r>
              <w:r>
                <w:t xml:space="preserve">public </w:t>
              </w:r>
              <w:r w:rsidRPr="00775CCB">
                <w:t>key</w:t>
              </w:r>
            </w:ins>
          </w:p>
        </w:tc>
      </w:tr>
    </w:tbl>
    <w:p w:rsidR="00B26960" w:rsidRDefault="00C81587" w:rsidP="000E46A1">
      <w:del w:id="429" w:author="Arnaud Dumont" w:date="2014-02-20T11:24:00Z">
        <w:r w:rsidRPr="00C81587" w:rsidDel="00775CCB">
          <w:delText xml:space="preserve">TLSA </w:delText>
        </w:r>
      </w:del>
      <w:ins w:id="430" w:author="Arnaud Dumont" w:date="2014-03-05T10:35:00Z">
        <w:r w:rsidR="003516A8">
          <w:t>ZONECNAME</w:t>
        </w:r>
      </w:ins>
      <w:ins w:id="431" w:author="Arnaud Dumont" w:date="2014-02-20T11:24:00Z">
        <w:r w:rsidR="00775CCB" w:rsidRPr="00C81587">
          <w:t xml:space="preserve"> </w:t>
        </w:r>
      </w:ins>
      <w:r w:rsidRPr="00C81587">
        <w:t>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775CCB">
            <w:pPr>
              <w:pStyle w:val="Table-Text"/>
            </w:pPr>
            <w:r>
              <w:t>The type of the resource record. For this record type it is the literal value “</w:t>
            </w:r>
            <w:ins w:id="432" w:author="Arnaud Dumont" w:date="2014-03-05T10:36:00Z">
              <w:r w:rsidR="003516A8">
                <w:t>ZONECNAME</w:t>
              </w:r>
            </w:ins>
            <w:del w:id="433" w:author="Arnaud Dumont" w:date="2014-02-20T11:24:00Z">
              <w:r w:rsidDel="00775CCB">
                <w:delText>TLSA</w:delText>
              </w:r>
            </w:del>
            <w:r>
              <w:t>”</w:t>
            </w:r>
          </w:p>
        </w:tc>
      </w:tr>
      <w:tr w:rsidR="003516A8" w:rsidTr="00A11CBE">
        <w:trPr>
          <w:trHeight w:val="113"/>
          <w:tblHeader w:val="0"/>
        </w:trPr>
        <w:tc>
          <w:tcPr>
            <w:tcW w:w="2965" w:type="dxa"/>
          </w:tcPr>
          <w:p w:rsidR="003516A8" w:rsidRDefault="003516A8" w:rsidP="00C81587">
            <w:pPr>
              <w:pStyle w:val="Table-Text"/>
            </w:pPr>
            <w:ins w:id="434" w:author="Arnaud Dumont" w:date="2014-03-05T10:36:00Z">
              <w:r>
                <w:t>target</w:t>
              </w:r>
            </w:ins>
            <w:del w:id="435" w:author="Arnaud Dumont" w:date="2014-02-20T11:24:00Z">
              <w:r w:rsidRPr="00A60CE8" w:rsidDel="00775CCB">
                <w:delText>certificateUsage</w:delText>
              </w:r>
            </w:del>
          </w:p>
        </w:tc>
        <w:tc>
          <w:tcPr>
            <w:tcW w:w="2175" w:type="dxa"/>
          </w:tcPr>
          <w:p w:rsidR="003516A8" w:rsidRDefault="003516A8" w:rsidP="00C81587">
            <w:pPr>
              <w:pStyle w:val="Table-Text"/>
            </w:pPr>
            <w:ins w:id="436" w:author="Arnaud Dumont" w:date="2014-03-05T10:36:00Z">
              <w:r>
                <w:t>string</w:t>
              </w:r>
            </w:ins>
            <w:del w:id="437" w:author="Arnaud Dumont" w:date="2014-03-05T10:36:00Z">
              <w:r w:rsidDel="00A76DC7">
                <w:delText>integer</w:delText>
              </w:r>
            </w:del>
          </w:p>
        </w:tc>
        <w:tc>
          <w:tcPr>
            <w:tcW w:w="3507" w:type="dxa"/>
          </w:tcPr>
          <w:p w:rsidR="003516A8" w:rsidRDefault="003516A8" w:rsidP="0084219F">
            <w:pPr>
              <w:pStyle w:val="Table-Text"/>
            </w:pPr>
            <w:ins w:id="438" w:author="Arnaud Dumont" w:date="2014-03-05T10:36:00Z">
              <w:r>
                <w:t>The target of the ZONECNAME record</w:t>
              </w:r>
            </w:ins>
            <w:del w:id="439" w:author="Arnaud Dumont" w:date="2014-03-05T10:36:00Z">
              <w:r w:rsidDel="00A76DC7">
                <w:delText xml:space="preserve">The </w:delText>
              </w:r>
            </w:del>
            <w:del w:id="440" w:author="Arnaud Dumont" w:date="2014-02-20T11:27:00Z">
              <w:r w:rsidDel="00775CCB">
                <w:delText>certificate usage value for the record</w:delText>
              </w:r>
            </w:del>
          </w:p>
        </w:tc>
      </w:tr>
    </w:tbl>
    <w:p w:rsidR="00A82BDF" w:rsidRDefault="00A82BDF" w:rsidP="00A82BDF">
      <w:pPr>
        <w:pStyle w:val="Note"/>
        <w:rPr>
          <w:ins w:id="441" w:author="Arnaud Dumont" w:date="2014-03-05T10:38:00Z"/>
        </w:rPr>
      </w:pPr>
      <w:ins w:id="442" w:author="Arnaud Dumont" w:date="2014-03-05T10:38:00Z">
        <w:r w:rsidRPr="000E46A1">
          <w:rPr>
            <w:b/>
          </w:rPr>
          <w:t>Note:</w:t>
        </w:r>
        <w:r>
          <w:tab/>
        </w:r>
      </w:ins>
      <w:ins w:id="443" w:author="Arnaud Dumont" w:date="2014-03-11T17:50:00Z">
        <w:r w:rsidR="00CF305B">
          <w:t xml:space="preserve">ZONECNAME records are only allowed in zones linked to plans </w:t>
        </w:r>
      </w:ins>
      <w:ins w:id="444" w:author="Arnaud Dumont" w:date="2014-03-11T17:51:00Z">
        <w:r w:rsidR="00CF305B">
          <w:t xml:space="preserve">with the related feature activated. </w:t>
        </w:r>
      </w:ins>
      <w:ins w:id="445" w:author="Arnaud Dumont" w:date="2014-03-05T10:38:00Z">
        <w:r>
          <w:t>Only one ZONECNAME record is allowed per zone, and it must be at the zone origin level</w:t>
        </w:r>
        <w:r w:rsidRPr="000E46A1">
          <w:t>.</w:t>
        </w:r>
      </w:ins>
    </w:p>
    <w:p w:rsidR="00C81587" w:rsidRDefault="00997F9F" w:rsidP="00FB749C">
      <w:pPr>
        <w:pStyle w:val="Heading3"/>
        <w:pageBreakBefore/>
      </w:pPr>
      <w:r>
        <w:lastRenderedPageBreak/>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w:t>
      </w:r>
      <w:proofErr w:type="gramStart"/>
      <w:r>
        <w:t>zone</w:t>
      </w:r>
      <w:proofErr w:type="gramEnd"/>
      <w:r>
        <w:t>" : {</w:t>
      </w:r>
    </w:p>
    <w:p w:rsidR="00997F9F" w:rsidRDefault="00997F9F" w:rsidP="00997F9F">
      <w:pPr>
        <w:pStyle w:val="Code"/>
      </w:pPr>
      <w:r>
        <w:t xml:space="preserve">    "@uri</w:t>
      </w:r>
      <w:proofErr w:type="gramStart"/>
      <w:r>
        <w:t>" :</w:t>
      </w:r>
      <w:proofErr w:type="gramEnd"/>
      <w:r>
        <w:t xml:space="preserve"> "https://api.discoverydns.com/zones/6d1a66d3-2307-4dde-8077-1ac6f6f3d244",</w:t>
      </w:r>
    </w:p>
    <w:p w:rsidR="00997F9F" w:rsidRDefault="00997F9F" w:rsidP="00997F9F">
      <w:pPr>
        <w:pStyle w:val="Code"/>
      </w:pPr>
      <w:r>
        <w:t xml:space="preserve">    "</w:t>
      </w:r>
      <w:proofErr w:type="gramStart"/>
      <w:r>
        <w:t>id</w:t>
      </w:r>
      <w:proofErr w:type="gramEnd"/>
      <w:r>
        <w:t>" : "6d1a66d3-2307-4dde-8077-1ac6f6f3d244",</w:t>
      </w:r>
    </w:p>
    <w:p w:rsidR="00997F9F" w:rsidRDefault="00997F9F" w:rsidP="00997F9F">
      <w:pPr>
        <w:pStyle w:val="Code"/>
      </w:pPr>
      <w:r>
        <w:t xml:space="preserve">    "</w:t>
      </w:r>
      <w:proofErr w:type="gramStart"/>
      <w:r>
        <w:t>version</w:t>
      </w:r>
      <w:proofErr w:type="gramEnd"/>
      <w:r>
        <w:t>" : 0,</w:t>
      </w:r>
    </w:p>
    <w:p w:rsidR="00997F9F" w:rsidRDefault="00997F9F" w:rsidP="00997F9F">
      <w:pPr>
        <w:pStyle w:val="Code"/>
      </w:pPr>
      <w:r>
        <w:t xml:space="preserve">    "</w:t>
      </w:r>
      <w:proofErr w:type="gramStart"/>
      <w:r>
        <w:t>name</w:t>
      </w:r>
      <w:proofErr w:type="gramEnd"/>
      <w:r>
        <w:t>" : "example.com.au",</w:t>
      </w:r>
    </w:p>
    <w:p w:rsidR="00997F9F" w:rsidRDefault="00997F9F" w:rsidP="00997F9F">
      <w:pPr>
        <w:pStyle w:val="Code"/>
      </w:pPr>
      <w:r>
        <w:t xml:space="preserve">    "</w:t>
      </w:r>
      <w:proofErr w:type="gramStart"/>
      <w:r>
        <w:t>serial</w:t>
      </w:r>
      <w:proofErr w:type="gramEnd"/>
      <w:r>
        <w:t>" : 1,</w:t>
      </w:r>
    </w:p>
    <w:p w:rsidR="00997F9F" w:rsidRDefault="00997F9F" w:rsidP="00997F9F">
      <w:pPr>
        <w:pStyle w:val="Code"/>
      </w:pPr>
      <w:r>
        <w:t xml:space="preserve">    "</w:t>
      </w:r>
      <w:proofErr w:type="gramStart"/>
      <w:r>
        <w:t>brandedNameServers</w:t>
      </w:r>
      <w:proofErr w:type="gramEnd"/>
      <w:r>
        <w:t>" : false,</w:t>
      </w:r>
    </w:p>
    <w:p w:rsidR="00997F9F" w:rsidRDefault="00997F9F" w:rsidP="00997F9F">
      <w:pPr>
        <w:pStyle w:val="Code"/>
        <w:rPr>
          <w:ins w:id="446" w:author="Arnaud Dumont" w:date="2014-02-11T13:56:00Z"/>
        </w:rPr>
      </w:pPr>
      <w:r>
        <w:t xml:space="preserve">    "</w:t>
      </w:r>
      <w:proofErr w:type="gramStart"/>
      <w:r>
        <w:t>dnssecSigned</w:t>
      </w:r>
      <w:proofErr w:type="gramEnd"/>
      <w:r>
        <w:t>" : true,</w:t>
      </w:r>
    </w:p>
    <w:p w:rsidR="006242A4" w:rsidRDefault="006242A4" w:rsidP="00253465">
      <w:pPr>
        <w:pStyle w:val="Code"/>
        <w:rPr>
          <w:ins w:id="447" w:author="Arnaud Dumont" w:date="2014-06-04T15:35:00Z"/>
        </w:rPr>
      </w:pPr>
      <w:ins w:id="448" w:author="Arnaud Dumont" w:date="2014-02-11T13:56:00Z">
        <w:r>
          <w:t xml:space="preserve">    </w:t>
        </w:r>
      </w:ins>
      <w:ins w:id="449" w:author="Arnaud Dumont" w:date="2014-02-11T13:57:00Z">
        <w:r>
          <w:t>"</w:t>
        </w:r>
        <w:proofErr w:type="gramStart"/>
        <w:r w:rsidRPr="006242A4">
          <w:t>zskRollOverState</w:t>
        </w:r>
        <w:proofErr w:type="gramEnd"/>
        <w:r>
          <w:t>" : "scheduled",</w:t>
        </w:r>
      </w:ins>
    </w:p>
    <w:p w:rsidR="008E504F" w:rsidRDefault="008E504F" w:rsidP="008E504F">
      <w:pPr>
        <w:pStyle w:val="Code"/>
        <w:rPr>
          <w:ins w:id="450" w:author="Arnaud Dumont" w:date="2014-06-04T15:35:00Z"/>
        </w:rPr>
      </w:pPr>
      <w:ins w:id="451" w:author="Arnaud Dumont" w:date="2014-06-04T15:35:00Z">
        <w:r>
          <w:t xml:space="preserve">    "</w:t>
        </w:r>
        <w:proofErr w:type="gramStart"/>
        <w:r w:rsidRPr="008E504F">
          <w:t>pendingOperation</w:t>
        </w:r>
        <w:proofErr w:type="gramEnd"/>
        <w:r>
          <w:t>" : "</w:t>
        </w:r>
        <w:r w:rsidRPr="008E504F">
          <w:t>zoneSigning</w:t>
        </w:r>
        <w:r>
          <w:t>",</w:t>
        </w:r>
      </w:ins>
    </w:p>
    <w:p w:rsidR="008E504F" w:rsidDel="008E504F" w:rsidRDefault="008E504F" w:rsidP="00253465">
      <w:pPr>
        <w:pStyle w:val="Code"/>
        <w:rPr>
          <w:del w:id="452" w:author="Arnaud Dumont" w:date="2014-06-04T15:35:00Z"/>
        </w:rPr>
      </w:pPr>
      <w:ins w:id="453" w:author="Arnaud Dumont" w:date="2014-06-04T15:35:00Z">
        <w:r>
          <w:t xml:space="preserve">    "</w:t>
        </w:r>
        <w:proofErr w:type="gramStart"/>
        <w:r w:rsidRPr="008E504F">
          <w:t>lastPublishDate</w:t>
        </w:r>
        <w:proofErr w:type="gramEnd"/>
        <w:r>
          <w:t>" : "</w:t>
        </w:r>
        <w:r w:rsidRPr="008E504F">
          <w:t>2014-06-04T15:16:48.618</w:t>
        </w:r>
        <w:r>
          <w:t>",</w:t>
        </w:r>
      </w:ins>
    </w:p>
    <w:p w:rsidR="00997F9F" w:rsidRDefault="00997F9F" w:rsidP="00997F9F">
      <w:pPr>
        <w:pStyle w:val="Code"/>
      </w:pPr>
      <w:r>
        <w:t xml:space="preserve">    "</w:t>
      </w:r>
      <w:proofErr w:type="gramStart"/>
      <w:r>
        <w:t>group</w:t>
      </w:r>
      <w:proofErr w:type="gramEnd"/>
      <w:r>
        <w:t>" : "mygroup",</w:t>
      </w:r>
    </w:p>
    <w:p w:rsidR="00997F9F" w:rsidRDefault="00997F9F" w:rsidP="00997F9F">
      <w:pPr>
        <w:pStyle w:val="Code"/>
      </w:pPr>
      <w:r>
        <w:t xml:space="preserve">    "</w:t>
      </w:r>
      <w:proofErr w:type="gramStart"/>
      <w:r>
        <w:t>nameServerSetId</w:t>
      </w:r>
      <w:proofErr w:type="gramEnd"/>
      <w:r>
        <w:t>" : "1646f4e7-36ce-4cb5-b9a0-9853c15fc195",</w:t>
      </w:r>
    </w:p>
    <w:p w:rsidR="00997F9F" w:rsidRDefault="00997F9F" w:rsidP="00997F9F">
      <w:pPr>
        <w:pStyle w:val="Code"/>
      </w:pPr>
      <w:r>
        <w:lastRenderedPageBreak/>
        <w:t xml:space="preserve">    "</w:t>
      </w:r>
      <w:proofErr w:type="gramStart"/>
      <w:r>
        <w:t>nameServerSetName</w:t>
      </w:r>
      <w:proofErr w:type="gramEnd"/>
      <w:r>
        <w:t>" : "Test-ing Name.Server_Set0",</w:t>
      </w:r>
    </w:p>
    <w:p w:rsidR="00997F9F" w:rsidRDefault="00997F9F" w:rsidP="00997F9F">
      <w:pPr>
        <w:pStyle w:val="Code"/>
      </w:pPr>
      <w:r>
        <w:t xml:space="preserve">    "</w:t>
      </w:r>
      <w:proofErr w:type="gramStart"/>
      <w:r>
        <w:t>nameServerInterfaceSetId</w:t>
      </w:r>
      <w:proofErr w:type="gramEnd"/>
      <w:r>
        <w:t>" : "292cf312-2dc4-4f4b-a273-63d072c98f03",</w:t>
      </w:r>
    </w:p>
    <w:p w:rsidR="00997F9F" w:rsidRDefault="00997F9F" w:rsidP="00997F9F">
      <w:pPr>
        <w:pStyle w:val="Code"/>
      </w:pPr>
      <w:r>
        <w:t xml:space="preserve">    "</w:t>
      </w:r>
      <w:proofErr w:type="gramStart"/>
      <w:r>
        <w:t>nameServerInterfaceSetName</w:t>
      </w:r>
      <w:proofErr w:type="gramEnd"/>
      <w:r>
        <w:t>" : "Test-ing NameServer_Interfa.ceSet0",</w:t>
      </w:r>
    </w:p>
    <w:p w:rsidR="00997F9F" w:rsidRDefault="00997F9F" w:rsidP="00997F9F">
      <w:pPr>
        <w:pStyle w:val="Code"/>
      </w:pPr>
      <w:r>
        <w:t xml:space="preserve">    "</w:t>
      </w:r>
      <w:proofErr w:type="gramStart"/>
      <w:r>
        <w:t>planId</w:t>
      </w:r>
      <w:proofErr w:type="gramEnd"/>
      <w:r>
        <w:t>" : "2aa93a2a-914b-4107-9c34-864e991f6c86",</w:t>
      </w:r>
    </w:p>
    <w:p w:rsidR="00997F9F" w:rsidRDefault="00997F9F" w:rsidP="00997F9F">
      <w:pPr>
        <w:pStyle w:val="Code"/>
      </w:pPr>
      <w:r>
        <w:t xml:space="preserve">    "</w:t>
      </w:r>
      <w:proofErr w:type="gramStart"/>
      <w:r>
        <w:t>planName</w:t>
      </w:r>
      <w:proofErr w:type="gramEnd"/>
      <w:r>
        <w:t>" : "testing-plan_.meh la0",</w:t>
      </w:r>
    </w:p>
    <w:p w:rsidR="00997F9F" w:rsidRDefault="00997F9F" w:rsidP="00997F9F">
      <w:pPr>
        <w:pStyle w:val="Code"/>
      </w:pPr>
      <w:r>
        <w:t xml:space="preserve">    "</w:t>
      </w:r>
      <w:proofErr w:type="gramStart"/>
      <w:r>
        <w:t>sponsorAccountId</w:t>
      </w:r>
      <w:proofErr w:type="gramEnd"/>
      <w:r>
        <w:t>" : "f73af262-9531-11e2-9b25-2809b571161a",</w:t>
      </w:r>
    </w:p>
    <w:p w:rsidR="00997F9F" w:rsidRDefault="00997F9F" w:rsidP="00997F9F">
      <w:pPr>
        <w:pStyle w:val="Code"/>
      </w:pPr>
      <w:r>
        <w:t xml:space="preserve">    "</w:t>
      </w:r>
      <w:proofErr w:type="gramStart"/>
      <w:r>
        <w:t>sponsorAccountIdentifier</w:t>
      </w:r>
      <w:proofErr w:type="gramEnd"/>
      <w:r>
        <w:t>" : "system",</w:t>
      </w:r>
    </w:p>
    <w:p w:rsidR="00997F9F" w:rsidRDefault="00997F9F" w:rsidP="00997F9F">
      <w:pPr>
        <w:pStyle w:val="Code"/>
      </w:pPr>
      <w:r>
        <w:t xml:space="preserve">    "</w:t>
      </w:r>
      <w:proofErr w:type="gramStart"/>
      <w:r>
        <w:t>createDate</w:t>
      </w:r>
      <w:proofErr w:type="gramEnd"/>
      <w:r>
        <w:t>" : "2013-10-07T07:46:29.901",</w:t>
      </w:r>
    </w:p>
    <w:p w:rsidR="00997F9F" w:rsidRDefault="00997F9F" w:rsidP="00997F9F">
      <w:pPr>
        <w:pStyle w:val="Code"/>
      </w:pPr>
      <w:r>
        <w:t xml:space="preserve">    "</w:t>
      </w:r>
      <w:proofErr w:type="gramStart"/>
      <w:r>
        <w:t>createAccountId</w:t>
      </w:r>
      <w:proofErr w:type="gramEnd"/>
      <w:r>
        <w:t>" : "f73af262-9531-11e2-9b25-2809b571161a",</w:t>
      </w:r>
    </w:p>
    <w:p w:rsidR="00997F9F" w:rsidRDefault="00997F9F" w:rsidP="00997F9F">
      <w:pPr>
        <w:pStyle w:val="Code"/>
      </w:pPr>
      <w:r>
        <w:t xml:space="preserve">    "</w:t>
      </w:r>
      <w:proofErr w:type="gramStart"/>
      <w:r>
        <w:t>createAccountIdentifier</w:t>
      </w:r>
      <w:proofErr w:type="gramEnd"/>
      <w:r>
        <w:t>" : "system",</w:t>
      </w:r>
    </w:p>
    <w:p w:rsidR="00997F9F" w:rsidRDefault="00997F9F" w:rsidP="00997F9F">
      <w:pPr>
        <w:pStyle w:val="Code"/>
      </w:pPr>
      <w:r>
        <w:t xml:space="preserve">    "</w:t>
      </w:r>
      <w:proofErr w:type="gramStart"/>
      <w:r>
        <w:t>createUserId</w:t>
      </w:r>
      <w:proofErr w:type="gramEnd"/>
      <w:r>
        <w:t>" : "ed848682-c1d9-11e2-86bc-e9b9e1409c4c",</w:t>
      </w:r>
    </w:p>
    <w:p w:rsidR="00997F9F" w:rsidRDefault="00997F9F" w:rsidP="00997F9F">
      <w:pPr>
        <w:pStyle w:val="Code"/>
      </w:pPr>
      <w:r>
        <w:t xml:space="preserve">    "</w:t>
      </w:r>
      <w:proofErr w:type="gramStart"/>
      <w:r>
        <w:t>createUserName</w:t>
      </w:r>
      <w:proofErr w:type="gramEnd"/>
      <w:r>
        <w:t>" : "System Admin",</w:t>
      </w:r>
    </w:p>
    <w:p w:rsidR="00997F9F" w:rsidRDefault="00997F9F" w:rsidP="00997F9F">
      <w:pPr>
        <w:pStyle w:val="Code"/>
      </w:pPr>
      <w:r>
        <w:t xml:space="preserve">    "</w:t>
      </w:r>
      <w:proofErr w:type="gramStart"/>
      <w:r>
        <w:t>lastUpdateDate</w:t>
      </w:r>
      <w:proofErr w:type="gramEnd"/>
      <w:r>
        <w:t>" : "2013-10-07T07:46:29.927",</w:t>
      </w:r>
    </w:p>
    <w:p w:rsidR="00997F9F" w:rsidRDefault="00997F9F" w:rsidP="00997F9F">
      <w:pPr>
        <w:pStyle w:val="Code"/>
      </w:pPr>
      <w:r>
        <w:t xml:space="preserve">    "</w:t>
      </w:r>
      <w:proofErr w:type="gramStart"/>
      <w:r>
        <w:t>lastUpdateAccountId</w:t>
      </w:r>
      <w:proofErr w:type="gramEnd"/>
      <w:r>
        <w:t>" : "f73af262-9531-11e2-9b25-2809b571161a",</w:t>
      </w:r>
    </w:p>
    <w:p w:rsidR="00997F9F" w:rsidRDefault="00997F9F" w:rsidP="00997F9F">
      <w:pPr>
        <w:pStyle w:val="Code"/>
      </w:pPr>
      <w:r>
        <w:t xml:space="preserve">    "</w:t>
      </w:r>
      <w:proofErr w:type="gramStart"/>
      <w:r>
        <w:t>lastUpdateAccountIdentifier</w:t>
      </w:r>
      <w:proofErr w:type="gramEnd"/>
      <w:r>
        <w:t>" : "system",</w:t>
      </w:r>
    </w:p>
    <w:p w:rsidR="00997F9F" w:rsidRDefault="00997F9F" w:rsidP="00997F9F">
      <w:pPr>
        <w:pStyle w:val="Code"/>
      </w:pPr>
      <w:r>
        <w:t xml:space="preserve">    "</w:t>
      </w:r>
      <w:proofErr w:type="gramStart"/>
      <w:r>
        <w:t>lastUpdateUserId</w:t>
      </w:r>
      <w:proofErr w:type="gramEnd"/>
      <w:r>
        <w:t>" : "ed848682-c1d9-11e2-86bc-e9b9e1409c4c",</w:t>
      </w:r>
    </w:p>
    <w:p w:rsidR="00997F9F" w:rsidRDefault="00997F9F" w:rsidP="00997F9F">
      <w:pPr>
        <w:pStyle w:val="Code"/>
      </w:pPr>
      <w:r>
        <w:t xml:space="preserve">    "</w:t>
      </w:r>
      <w:proofErr w:type="gramStart"/>
      <w:r>
        <w:t>lastUpdateUserName</w:t>
      </w:r>
      <w:proofErr w:type="gramEnd"/>
      <w:r>
        <w:t>" : "System Admin",</w:t>
      </w:r>
    </w:p>
    <w:p w:rsidR="0027130A" w:rsidRDefault="0027130A" w:rsidP="0027130A">
      <w:pPr>
        <w:pStyle w:val="Code"/>
      </w:pPr>
      <w:r>
        <w:t xml:space="preserve">    "</w:t>
      </w:r>
      <w:proofErr w:type="gramStart"/>
      <w:r w:rsidRPr="0027130A">
        <w:t>delegationResourceRecords</w:t>
      </w:r>
      <w:proofErr w:type="gramEnd"/>
      <w:r>
        <w:t>" : [ {      "name"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"127.0.0.2"</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"NS",</w:t>
      </w:r>
    </w:p>
    <w:p w:rsidR="0027130A" w:rsidRDefault="0027130A" w:rsidP="0027130A">
      <w:pPr>
        <w:pStyle w:val="Code"/>
      </w:pPr>
      <w:r>
        <w:t xml:space="preserve">      "</w:t>
      </w:r>
      <w:proofErr w:type="gramStart"/>
      <w:r>
        <w:t>target</w:t>
      </w:r>
      <w:proofErr w:type="gramEnd"/>
      <w:r>
        <w:t>" : "ns1.hosting.com."</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"127.0.0.1"</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lastRenderedPageBreak/>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"2001:dcd:2::5"</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"2001:dcd:2::6"</w:t>
      </w:r>
    </w:p>
    <w:p w:rsidR="0027130A" w:rsidRDefault="0027130A" w:rsidP="00997F9F">
      <w:pPr>
        <w:pStyle w:val="Code"/>
      </w:pPr>
      <w:r>
        <w:t xml:space="preserve">    } ],</w:t>
      </w:r>
    </w:p>
    <w:p w:rsidR="00997F9F" w:rsidRDefault="00997F9F" w:rsidP="00997F9F">
      <w:pPr>
        <w:pStyle w:val="Code"/>
      </w:pPr>
      <w:r>
        <w:t xml:space="preserve">    "</w:t>
      </w:r>
      <w:proofErr w:type="gramStart"/>
      <w:r>
        <w:t>ddnsResourceRecords</w:t>
      </w:r>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lastRenderedPageBreak/>
        <w:t xml:space="preserve">      "</w:t>
      </w:r>
      <w:proofErr w:type="gramStart"/>
      <w:r>
        <w:t>address</w:t>
      </w:r>
      <w:proofErr w:type="gramEnd"/>
      <w:r>
        <w:t>" : "2001:dcd:2::6"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gramStart"/>
      <w:r>
        <w:t>resourceRecords</w:t>
      </w:r>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"DS",</w:t>
      </w:r>
    </w:p>
    <w:p w:rsidR="00997F9F" w:rsidRDefault="00997F9F" w:rsidP="00997F9F">
      <w:pPr>
        <w:pStyle w:val="Code"/>
      </w:pPr>
      <w:r>
        <w:t xml:space="preserve">      "</w:t>
      </w:r>
      <w:proofErr w:type="gramStart"/>
      <w:r>
        <w:t>footprint</w:t>
      </w:r>
      <w:proofErr w:type="gramEnd"/>
      <w:r>
        <w:t>" : "30909",</w:t>
      </w:r>
    </w:p>
    <w:p w:rsidR="00997F9F" w:rsidRDefault="00997F9F" w:rsidP="00997F9F">
      <w:pPr>
        <w:pStyle w:val="Code"/>
      </w:pPr>
      <w:r>
        <w:t xml:space="preserve">      "</w:t>
      </w:r>
      <w:proofErr w:type="gramStart"/>
      <w:r>
        <w:t>algorithm</w:t>
      </w:r>
      <w:proofErr w:type="gramEnd"/>
      <w:r>
        <w:t>" : "8",</w:t>
      </w:r>
    </w:p>
    <w:p w:rsidR="00997F9F" w:rsidRDefault="00997F9F" w:rsidP="00997F9F">
      <w:pPr>
        <w:pStyle w:val="Code"/>
      </w:pPr>
      <w:r>
        <w:t xml:space="preserve">      "</w:t>
      </w:r>
      <w:proofErr w:type="gramStart"/>
      <w:r>
        <w:t>digestId</w:t>
      </w:r>
      <w:proofErr w:type="gramEnd"/>
      <w:r>
        <w:t>" : "2",</w:t>
      </w:r>
    </w:p>
    <w:p w:rsidR="00997F9F" w:rsidRDefault="00997F9F" w:rsidP="00997F9F">
      <w:pPr>
        <w:pStyle w:val="Code"/>
      </w:pPr>
      <w:r>
        <w:t xml:space="preserve">      "</w:t>
      </w:r>
      <w:proofErr w:type="gramStart"/>
      <w:r>
        <w:t>digest</w:t>
      </w:r>
      <w:proofErr w:type="gramEnd"/>
      <w:r>
        <w: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"CERT",</w:t>
      </w:r>
    </w:p>
    <w:p w:rsidR="00997F9F" w:rsidRDefault="00997F9F" w:rsidP="00997F9F">
      <w:pPr>
        <w:pStyle w:val="Code"/>
      </w:pPr>
      <w:r>
        <w:t xml:space="preserve">      "</w:t>
      </w:r>
      <w:proofErr w:type="gramStart"/>
      <w:r>
        <w:t>certType</w:t>
      </w:r>
      <w:proofErr w:type="gramEnd"/>
      <w:r>
        <w:t>" : "1",</w:t>
      </w:r>
    </w:p>
    <w:p w:rsidR="00997F9F" w:rsidRDefault="00997F9F" w:rsidP="00997F9F">
      <w:pPr>
        <w:pStyle w:val="Code"/>
      </w:pPr>
      <w:r>
        <w:t xml:space="preserve">      "</w:t>
      </w:r>
      <w:proofErr w:type="gramStart"/>
      <w:r>
        <w:t>keyTag</w:t>
      </w:r>
      <w:proofErr w:type="gramEnd"/>
      <w:r>
        <w:t>" : "4761",</w:t>
      </w:r>
    </w:p>
    <w:p w:rsidR="00997F9F" w:rsidRDefault="00997F9F" w:rsidP="00997F9F">
      <w:pPr>
        <w:pStyle w:val="Code"/>
      </w:pPr>
      <w:r>
        <w:t xml:space="preserve">      "</w:t>
      </w:r>
      <w:proofErr w:type="gramStart"/>
      <w:r>
        <w:t>algorithm</w:t>
      </w:r>
      <w:proofErr w:type="gramEnd"/>
      <w:r>
        <w:t>" : "5",</w:t>
      </w:r>
    </w:p>
    <w:p w:rsidR="00997F9F" w:rsidRDefault="00997F9F" w:rsidP="00997F9F">
      <w:pPr>
        <w:pStyle w:val="Code"/>
      </w:pPr>
      <w:r>
        <w:t xml:space="preserve">      "</w:t>
      </w:r>
      <w:proofErr w:type="gramStart"/>
      <w:r>
        <w:t>cert</w:t>
      </w:r>
      <w:proofErr w:type="gramEnd"/>
      <w:r>
        <w: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"MX",</w:t>
      </w:r>
    </w:p>
    <w:p w:rsidR="00997F9F" w:rsidRDefault="00997F9F" w:rsidP="00997F9F">
      <w:pPr>
        <w:pStyle w:val="Code"/>
      </w:pPr>
      <w:r>
        <w:lastRenderedPageBreak/>
        <w:t xml:space="preserve">      "</w:t>
      </w:r>
      <w:proofErr w:type="gramStart"/>
      <w:r>
        <w:t>priority</w:t>
      </w:r>
      <w:proofErr w:type="gramEnd"/>
      <w:r>
        <w:t>" : "10",</w:t>
      </w:r>
    </w:p>
    <w:p w:rsidR="00997F9F" w:rsidRDefault="00997F9F" w:rsidP="00997F9F">
      <w:pPr>
        <w:pStyle w:val="Code"/>
      </w:pPr>
      <w:r>
        <w:t xml:space="preserve">      "</w:t>
      </w:r>
      <w:proofErr w:type="gramStart"/>
      <w:r>
        <w:t>target</w:t>
      </w:r>
      <w:proofErr w:type="gramEnd"/>
      <w:r>
        <w:t>" : "mx01.ausregistry.net.au."</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"SSHFP",</w:t>
      </w:r>
    </w:p>
    <w:p w:rsidR="00997F9F" w:rsidRDefault="00997F9F" w:rsidP="00997F9F">
      <w:pPr>
        <w:pStyle w:val="Code"/>
      </w:pPr>
      <w:r>
        <w:t xml:space="preserve">      "</w:t>
      </w:r>
      <w:proofErr w:type="gramStart"/>
      <w:r>
        <w:t>algorithm</w:t>
      </w:r>
      <w:proofErr w:type="gramEnd"/>
      <w:r>
        <w:t>" : "2",</w:t>
      </w:r>
    </w:p>
    <w:p w:rsidR="00997F9F" w:rsidRDefault="00997F9F" w:rsidP="00997F9F">
      <w:pPr>
        <w:pStyle w:val="Code"/>
      </w:pPr>
      <w:r>
        <w:t xml:space="preserve">      "</w:t>
      </w:r>
      <w:proofErr w:type="gramStart"/>
      <w:r>
        <w:t>digestType</w:t>
      </w:r>
      <w:proofErr w:type="gramEnd"/>
      <w:r>
        <w:t>" : "1",</w:t>
      </w:r>
    </w:p>
    <w:p w:rsidR="00997F9F" w:rsidRDefault="00997F9F" w:rsidP="00997F9F">
      <w:pPr>
        <w:pStyle w:val="Code"/>
      </w:pPr>
      <w:r>
        <w:t xml:space="preserve">      "</w:t>
      </w:r>
      <w:proofErr w:type="gramStart"/>
      <w:r>
        <w:t>fingerprint</w:t>
      </w:r>
      <w:proofErr w:type="gramEnd"/>
      <w:r>
        <w:t>" : "290E37C5B5DB9A1C455E648A41AF3CC83F99F102"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"NAPTR",</w:t>
      </w:r>
    </w:p>
    <w:p w:rsidR="00997F9F" w:rsidRDefault="00997F9F" w:rsidP="00997F9F">
      <w:pPr>
        <w:pStyle w:val="Code"/>
      </w:pPr>
      <w:r>
        <w:t xml:space="preserve">      "</w:t>
      </w:r>
      <w:proofErr w:type="gramStart"/>
      <w:r>
        <w:t>order</w:t>
      </w:r>
      <w:proofErr w:type="gramEnd"/>
      <w:r>
        <w:t>" : "10",</w:t>
      </w:r>
    </w:p>
    <w:p w:rsidR="00997F9F" w:rsidRDefault="00997F9F" w:rsidP="00997F9F">
      <w:pPr>
        <w:pStyle w:val="Code"/>
      </w:pPr>
      <w:r>
        <w:t xml:space="preserve">      "</w:t>
      </w:r>
      <w:proofErr w:type="gramStart"/>
      <w:r>
        <w:t>preference</w:t>
      </w:r>
      <w:proofErr w:type="gramEnd"/>
      <w:r>
        <w:t>" : "101",</w:t>
      </w:r>
    </w:p>
    <w:p w:rsidR="00997F9F" w:rsidRDefault="00997F9F" w:rsidP="00997F9F">
      <w:pPr>
        <w:pStyle w:val="Code"/>
      </w:pPr>
      <w:r>
        <w:t xml:space="preserve">      "</w:t>
      </w:r>
      <w:proofErr w:type="gramStart"/>
      <w:r>
        <w:t>flags</w:t>
      </w:r>
      <w:proofErr w:type="gramEnd"/>
      <w:r>
        <w:t>" : "u",</w:t>
      </w:r>
    </w:p>
    <w:p w:rsidR="00997F9F" w:rsidRDefault="00997F9F" w:rsidP="00997F9F">
      <w:pPr>
        <w:pStyle w:val="Code"/>
      </w:pPr>
      <w:r>
        <w:t xml:space="preserve">      "</w:t>
      </w:r>
      <w:proofErr w:type="gramStart"/>
      <w:r>
        <w:t>service</w:t>
      </w:r>
      <w:proofErr w:type="gramEnd"/>
      <w:r>
        <w:t>" : "E2U+h323",</w:t>
      </w:r>
    </w:p>
    <w:p w:rsidR="00997F9F" w:rsidRDefault="00997F9F" w:rsidP="00997F9F">
      <w:pPr>
        <w:pStyle w:val="Code"/>
      </w:pPr>
      <w:r>
        <w:t xml:space="preserve">      "</w:t>
      </w:r>
      <w:proofErr w:type="gramStart"/>
      <w:r>
        <w:t>regexp</w:t>
      </w:r>
      <w:proofErr w:type="gramEnd"/>
      <w:r>
        <w:t>" : "!^.*$!h323:info@example.com!",</w:t>
      </w:r>
    </w:p>
    <w:p w:rsidR="00997F9F" w:rsidRDefault="00997F9F" w:rsidP="00997F9F">
      <w:pPr>
        <w:pStyle w:val="Code"/>
      </w:pPr>
      <w:r>
        <w:t xml:space="preserve">      "</w:t>
      </w:r>
      <w:proofErr w:type="gramStart"/>
      <w:r>
        <w:t>replacement</w:t>
      </w:r>
      <w:proofErr w:type="gramEnd"/>
      <w:r>
        <w:t>" : "."</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"CNAME",</w:t>
      </w:r>
    </w:p>
    <w:p w:rsidR="00997F9F" w:rsidRDefault="00997F9F" w:rsidP="00997F9F">
      <w:pPr>
        <w:pStyle w:val="Code"/>
      </w:pPr>
      <w:r>
        <w:t xml:space="preserve">      "</w:t>
      </w:r>
      <w:proofErr w:type="gramStart"/>
      <w:r>
        <w:t>target</w:t>
      </w:r>
      <w:proofErr w:type="gramEnd"/>
      <w:r>
        <w:t>" : "www.someother.thing.net."</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"LOC",</w:t>
      </w:r>
    </w:p>
    <w:p w:rsidR="00997F9F" w:rsidRDefault="00997F9F" w:rsidP="00997F9F">
      <w:pPr>
        <w:pStyle w:val="Code"/>
      </w:pPr>
      <w:r>
        <w:lastRenderedPageBreak/>
        <w:t xml:space="preserve">      "</w:t>
      </w:r>
      <w:proofErr w:type="gramStart"/>
      <w:r>
        <w:t>size</w:t>
      </w:r>
      <w:proofErr w:type="gramEnd"/>
      <w:r>
        <w:t>" : "0m",</w:t>
      </w:r>
    </w:p>
    <w:p w:rsidR="00997F9F" w:rsidRDefault="00997F9F" w:rsidP="00997F9F">
      <w:pPr>
        <w:pStyle w:val="Code"/>
      </w:pPr>
      <w:r>
        <w:t xml:space="preserve">      "</w:t>
      </w:r>
      <w:proofErr w:type="gramStart"/>
      <w:r>
        <w:t>hPrecision</w:t>
      </w:r>
      <w:proofErr w:type="gramEnd"/>
      <w:r>
        <w:t>" : "0m",</w:t>
      </w:r>
    </w:p>
    <w:p w:rsidR="00997F9F" w:rsidRDefault="00997F9F" w:rsidP="00997F9F">
      <w:pPr>
        <w:pStyle w:val="Code"/>
      </w:pPr>
      <w:r>
        <w:t xml:space="preserve">      "</w:t>
      </w:r>
      <w:proofErr w:type="gramStart"/>
      <w:r>
        <w:t>vPrecision</w:t>
      </w:r>
      <w:proofErr w:type="gramEnd"/>
      <w:r>
        <w:t>" : "0m",</w:t>
      </w:r>
    </w:p>
    <w:p w:rsidR="00997F9F" w:rsidRDefault="00997F9F" w:rsidP="00997F9F">
      <w:pPr>
        <w:pStyle w:val="Code"/>
      </w:pPr>
      <w:r>
        <w:t xml:space="preserve">      "</w:t>
      </w:r>
      <w:proofErr w:type="gramStart"/>
      <w:r>
        <w:t>latitude</w:t>
      </w:r>
      <w:proofErr w:type="gramEnd"/>
      <w:r>
        <w:t>" : "51 30 12.748 N",</w:t>
      </w:r>
    </w:p>
    <w:p w:rsidR="00997F9F" w:rsidRDefault="00997F9F" w:rsidP="00997F9F">
      <w:pPr>
        <w:pStyle w:val="Code"/>
      </w:pPr>
      <w:r>
        <w:t xml:space="preserve">      "</w:t>
      </w:r>
      <w:proofErr w:type="gramStart"/>
      <w:r>
        <w:t>longitude</w:t>
      </w:r>
      <w:proofErr w:type="gramEnd"/>
      <w:r>
        <w:t>" : "0 7 39.611 W",</w:t>
      </w:r>
    </w:p>
    <w:p w:rsidR="00997F9F" w:rsidRDefault="00997F9F" w:rsidP="00997F9F">
      <w:pPr>
        <w:pStyle w:val="Code"/>
      </w:pPr>
      <w:r>
        <w:t xml:space="preserve">      "</w:t>
      </w:r>
      <w:proofErr w:type="gramStart"/>
      <w:r>
        <w:t>altitude</w:t>
      </w:r>
      <w:proofErr w:type="gramEnd"/>
      <w:r>
        <w:t>" : "0m"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"SRV",</w:t>
      </w:r>
    </w:p>
    <w:p w:rsidR="00997F9F" w:rsidRDefault="00997F9F" w:rsidP="00997F9F">
      <w:pPr>
        <w:pStyle w:val="Code"/>
      </w:pPr>
      <w:r>
        <w:t xml:space="preserve">      "</w:t>
      </w:r>
      <w:proofErr w:type="gramStart"/>
      <w:r>
        <w:t>priority</w:t>
      </w:r>
      <w:proofErr w:type="gramEnd"/>
      <w:r>
        <w:t>" : "0",</w:t>
      </w:r>
    </w:p>
    <w:p w:rsidR="00997F9F" w:rsidRDefault="00997F9F" w:rsidP="00997F9F">
      <w:pPr>
        <w:pStyle w:val="Code"/>
      </w:pPr>
      <w:r>
        <w:t xml:space="preserve">      "</w:t>
      </w:r>
      <w:proofErr w:type="gramStart"/>
      <w:r>
        <w:t>weight</w:t>
      </w:r>
      <w:proofErr w:type="gramEnd"/>
      <w:r>
        <w:t>" : "5",</w:t>
      </w:r>
    </w:p>
    <w:p w:rsidR="00997F9F" w:rsidRDefault="00997F9F" w:rsidP="00997F9F">
      <w:pPr>
        <w:pStyle w:val="Code"/>
      </w:pPr>
      <w:r>
        <w:t xml:space="preserve">      "</w:t>
      </w:r>
      <w:proofErr w:type="gramStart"/>
      <w:r>
        <w:t>port</w:t>
      </w:r>
      <w:proofErr w:type="gramEnd"/>
      <w:r>
        <w:t>" : "5060",</w:t>
      </w:r>
    </w:p>
    <w:p w:rsidR="00997F9F" w:rsidRDefault="00997F9F" w:rsidP="00997F9F">
      <w:pPr>
        <w:pStyle w:val="Code"/>
      </w:pPr>
      <w:r>
        <w:t xml:space="preserve">      "</w:t>
      </w:r>
      <w:proofErr w:type="gramStart"/>
      <w:r>
        <w:t>target</w:t>
      </w:r>
      <w:proofErr w:type="gramEnd"/>
      <w:r>
        <w:t>" : "sipserver.example.com."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"SPF",</w:t>
      </w:r>
    </w:p>
    <w:p w:rsidR="00997F9F" w:rsidRDefault="00997F9F" w:rsidP="00997F9F">
      <w:pPr>
        <w:pStyle w:val="Code"/>
      </w:pPr>
      <w:r>
        <w:lastRenderedPageBreak/>
        <w:t xml:space="preserve">      "</w:t>
      </w:r>
      <w:proofErr w:type="gramStart"/>
      <w:r>
        <w:t>strings</w:t>
      </w:r>
      <w:proofErr w:type="gramEnd"/>
      <w:r>
        <w:t>" : "v=spf1 ip4:192.0.2.0/24 ip4:198.51.100.123 a -all"</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"TXT",</w:t>
      </w:r>
    </w:p>
    <w:p w:rsidR="00997F9F" w:rsidRDefault="00997F9F" w:rsidP="00997F9F">
      <w:pPr>
        <w:pStyle w:val="Code"/>
      </w:pPr>
      <w:r>
        <w:t xml:space="preserve">      "</w:t>
      </w:r>
      <w:proofErr w:type="gramStart"/>
      <w:r>
        <w:t>strings</w:t>
      </w:r>
      <w:proofErr w:type="gramEnd"/>
      <w:r>
        <w:t>"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"TLSA",</w:t>
      </w:r>
    </w:p>
    <w:p w:rsidR="00997F9F" w:rsidRDefault="00997F9F" w:rsidP="00997F9F">
      <w:pPr>
        <w:pStyle w:val="Code"/>
      </w:pPr>
      <w:r>
        <w:t xml:space="preserve">      "</w:t>
      </w:r>
      <w:proofErr w:type="gramStart"/>
      <w:r>
        <w:t>certificateUsage</w:t>
      </w:r>
      <w:proofErr w:type="gramEnd"/>
      <w:r>
        <w:t>" : "3",</w:t>
      </w:r>
    </w:p>
    <w:p w:rsidR="00997F9F" w:rsidRDefault="00997F9F" w:rsidP="00997F9F">
      <w:pPr>
        <w:pStyle w:val="Code"/>
      </w:pPr>
      <w:r>
        <w:t xml:space="preserve">      "</w:t>
      </w:r>
      <w:proofErr w:type="gramStart"/>
      <w:r>
        <w:t>selector</w:t>
      </w:r>
      <w:proofErr w:type="gramEnd"/>
      <w:r>
        <w:t>" : "0",</w:t>
      </w:r>
    </w:p>
    <w:p w:rsidR="00997F9F" w:rsidRDefault="00997F9F" w:rsidP="00997F9F">
      <w:pPr>
        <w:pStyle w:val="Code"/>
      </w:pPr>
      <w:r>
        <w:t xml:space="preserve">      "</w:t>
      </w:r>
      <w:proofErr w:type="gramStart"/>
      <w:r>
        <w:t>matchingType</w:t>
      </w:r>
      <w:proofErr w:type="gramEnd"/>
      <w:r>
        <w:t>" : "1",</w:t>
      </w:r>
    </w:p>
    <w:p w:rsidR="00997F9F" w:rsidRDefault="00997F9F" w:rsidP="00997F9F">
      <w:pPr>
        <w:pStyle w:val="Code"/>
      </w:pPr>
      <w:r>
        <w:t xml:space="preserve">      "</w:t>
      </w:r>
      <w:proofErr w:type="gramStart"/>
      <w:r>
        <w:t>certificateAssociationData</w:t>
      </w:r>
      <w:proofErr w:type="gramEnd"/>
      <w:r>
        <w:t>"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"PTR",</w:t>
      </w:r>
    </w:p>
    <w:p w:rsidR="00997F9F" w:rsidRDefault="00997F9F" w:rsidP="00997F9F">
      <w:pPr>
        <w:pStyle w:val="Code"/>
      </w:pPr>
      <w:r>
        <w:t xml:space="preserve">      "</w:t>
      </w:r>
      <w:proofErr w:type="gramStart"/>
      <w:r>
        <w:t>target</w:t>
      </w:r>
      <w:proofErr w:type="gramEnd"/>
      <w:r>
        <w:t>" : "www.blah.com.au."</w:t>
      </w:r>
    </w:p>
    <w:p w:rsidR="00997F9F" w:rsidRDefault="00997F9F" w:rsidP="00997F9F">
      <w:pPr>
        <w:pStyle w:val="Code"/>
      </w:pPr>
      <w:r>
        <w:t xml:space="preserve">    } ]</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454" w:name="_Toc382406013"/>
      <w:r>
        <w:t>Zone List Command</w:t>
      </w:r>
      <w:bookmarkEnd w:id="454"/>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lastRenderedPageBreak/>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del w:id="455" w:author="Arnaud Dumont" w:date="2014-02-11T14:01:00Z">
        <w:r w:rsidRPr="006D6E92" w:rsidDel="00144694">
          <w:delText xml:space="preserve">plans </w:delText>
        </w:r>
      </w:del>
      <w:ins w:id="456" w:author="Arnaud Dumont" w:date="2014-02-11T14:01:00Z">
        <w:r w:rsidR="00144694">
          <w:t>zones</w:t>
        </w:r>
        <w:r w:rsidR="00144694" w:rsidRPr="006D6E92">
          <w:t xml:space="preserve"> </w:t>
        </w:r>
      </w:ins>
      <w:r w:rsidRPr="006D6E92">
        <w:t>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6D6E92" w:rsidRPr="00CC22F1" w:rsidTr="006D6E92">
        <w:trPr>
          <w:tblHeader w:val="0"/>
        </w:trPr>
        <w:tc>
          <w:tcPr>
            <w:tcW w:w="2892" w:type="dxa"/>
            <w:shd w:val="clear" w:color="auto" w:fill="BFBFBF" w:themeFill="background1" w:themeFillShade="BF"/>
          </w:tcPr>
          <w:p w:rsidR="006D6E92" w:rsidRPr="00750051" w:rsidRDefault="006D6E92" w:rsidP="00A11CBE">
            <w:pPr>
              <w:pStyle w:val="Table-Header"/>
            </w:pPr>
            <w:r>
              <w:t>Parameter Name</w:t>
            </w:r>
          </w:p>
        </w:tc>
        <w:tc>
          <w:tcPr>
            <w:tcW w:w="954" w:type="dxa"/>
            <w:shd w:val="clear" w:color="auto" w:fill="BFBFBF" w:themeFill="background1" w:themeFillShade="BF"/>
          </w:tcPr>
          <w:p w:rsidR="006D6E92" w:rsidRPr="00750051" w:rsidRDefault="006D6E92" w:rsidP="00A11CBE">
            <w:pPr>
              <w:pStyle w:val="Table-Header"/>
            </w:pPr>
            <w:r>
              <w:t>Optional</w:t>
            </w:r>
          </w:p>
        </w:tc>
        <w:tc>
          <w:tcPr>
            <w:tcW w:w="813" w:type="dxa"/>
            <w:shd w:val="clear" w:color="auto" w:fill="BFBFBF" w:themeFill="background1" w:themeFillShade="BF"/>
          </w:tcPr>
          <w:p w:rsidR="006D6E92" w:rsidRDefault="006D6E92" w:rsidP="00A11CBE">
            <w:pPr>
              <w:pStyle w:val="Table-Header"/>
            </w:pPr>
            <w:r>
              <w:t>Type</w:t>
            </w:r>
          </w:p>
        </w:tc>
        <w:tc>
          <w:tcPr>
            <w:tcW w:w="3988" w:type="dxa"/>
            <w:shd w:val="clear" w:color="auto" w:fill="BFBFBF" w:themeFill="background1" w:themeFillShade="BF"/>
          </w:tcPr>
          <w:p w:rsidR="006D6E92" w:rsidRDefault="006D6E92" w:rsidP="00A11CBE">
            <w:pPr>
              <w:pStyle w:val="Table-Header"/>
            </w:pPr>
            <w:r>
              <w:t>Description</w:t>
            </w:r>
          </w:p>
        </w:tc>
      </w:tr>
      <w:tr w:rsidR="006D6E92" w:rsidRPr="00CC22F1" w:rsidTr="006D6E92">
        <w:trPr>
          <w:trHeight w:val="113"/>
          <w:tblHeader w:val="0"/>
        </w:trPr>
        <w:tc>
          <w:tcPr>
            <w:tcW w:w="2892" w:type="dxa"/>
          </w:tcPr>
          <w:p w:rsidR="006D6E92" w:rsidRDefault="006D6E92" w:rsidP="006D6E92">
            <w:pPr>
              <w:pStyle w:val="Table-Text"/>
            </w:pPr>
            <w:r>
              <w:t>searchName</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6D6E92">
        <w:trPr>
          <w:trHeight w:val="113"/>
          <w:tblHeader w:val="0"/>
        </w:trPr>
        <w:tc>
          <w:tcPr>
            <w:tcW w:w="2892" w:type="dxa"/>
          </w:tcPr>
          <w:p w:rsidR="00964E94" w:rsidRDefault="00964E94" w:rsidP="006D6E92">
            <w:pPr>
              <w:pStyle w:val="Table-Text"/>
            </w:pPr>
            <w:r>
              <w:t>searchNameSearchType</w:t>
            </w:r>
          </w:p>
        </w:tc>
        <w:tc>
          <w:tcPr>
            <w:tcW w:w="954" w:type="dxa"/>
          </w:tcPr>
          <w:p w:rsidR="00964E94" w:rsidRDefault="00964E94" w:rsidP="006D6E92">
            <w:pPr>
              <w:pStyle w:val="Table-Text"/>
            </w:pPr>
            <w:r>
              <w:t>Yes</w:t>
            </w:r>
          </w:p>
        </w:tc>
        <w:tc>
          <w:tcPr>
            <w:tcW w:w="813" w:type="dxa"/>
          </w:tcPr>
          <w:p w:rsidR="00964E94" w:rsidRDefault="00964E94" w:rsidP="006D6E92">
            <w:pPr>
              <w:pStyle w:val="Table-Text"/>
            </w:pPr>
            <w:r>
              <w:t>string</w:t>
            </w:r>
          </w:p>
        </w:tc>
        <w:tc>
          <w:tcPr>
            <w:tcW w:w="3988" w:type="dxa"/>
          </w:tcPr>
          <w:p w:rsidR="00964E94" w:rsidRDefault="00964E94" w:rsidP="00964E94">
            <w:pPr>
              <w:pStyle w:val="Table-Text"/>
            </w:pPr>
            <w:r>
              <w:t>The type of matching to perform on name. Must be either “exactMatch”, “contains” or “beginsWith”.</w:t>
            </w:r>
          </w:p>
        </w:tc>
      </w:tr>
      <w:tr w:rsidR="00B8724C" w:rsidRPr="00CC22F1" w:rsidTr="006D6E92">
        <w:trPr>
          <w:trHeight w:val="113"/>
          <w:tblHeader w:val="0"/>
        </w:trPr>
        <w:tc>
          <w:tcPr>
            <w:tcW w:w="2892" w:type="dxa"/>
          </w:tcPr>
          <w:p w:rsidR="00B8724C" w:rsidRDefault="00B8724C" w:rsidP="006D6E92">
            <w:pPr>
              <w:pStyle w:val="Table-Text"/>
            </w:pPr>
            <w:r>
              <w:t>searchNameServerSetId</w:t>
            </w:r>
          </w:p>
        </w:tc>
        <w:tc>
          <w:tcPr>
            <w:tcW w:w="954" w:type="dxa"/>
          </w:tcPr>
          <w:p w:rsidR="00B8724C" w:rsidRDefault="00B8724C" w:rsidP="006D6E92">
            <w:pPr>
              <w:pStyle w:val="Table-Text"/>
            </w:pPr>
            <w:r>
              <w:t>Yes</w:t>
            </w:r>
          </w:p>
        </w:tc>
        <w:tc>
          <w:tcPr>
            <w:tcW w:w="813" w:type="dxa"/>
          </w:tcPr>
          <w:p w:rsidR="00B8724C" w:rsidRDefault="00B8724C" w:rsidP="006D6E92">
            <w:pPr>
              <w:pStyle w:val="Table-Text"/>
            </w:pPr>
            <w:r>
              <w:t>uuid</w:t>
            </w:r>
          </w:p>
        </w:tc>
        <w:tc>
          <w:tcPr>
            <w:tcW w:w="3988" w:type="dxa"/>
          </w:tcPr>
          <w:p w:rsidR="00B8724C" w:rsidRDefault="00B8724C" w:rsidP="006D6E92">
            <w:pPr>
              <w:pStyle w:val="Table-Text"/>
            </w:pPr>
            <w:r>
              <w:t>Match all zones that are associated with the name server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searchNameServerInterfaceSetId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uuid</w:t>
            </w:r>
          </w:p>
        </w:tc>
        <w:tc>
          <w:tcPr>
            <w:tcW w:w="3988" w:type="dxa"/>
          </w:tcPr>
          <w:p w:rsidR="006D6E92" w:rsidRDefault="006D6E92" w:rsidP="006D6E92">
            <w:pPr>
              <w:pStyle w:val="Table-Text"/>
            </w:pPr>
            <w:r>
              <w:t>Match all zones that are associated with the name server interface set with this UUID (exact match)</w:t>
            </w:r>
          </w:p>
        </w:tc>
      </w:tr>
      <w:tr w:rsidR="00F2102A" w:rsidRPr="00CC22F1" w:rsidTr="006D6E92">
        <w:trPr>
          <w:trHeight w:val="113"/>
          <w:tblHeader w:val="0"/>
          <w:ins w:id="457" w:author="Arnaud Dumont" w:date="2014-03-12T16:42:00Z"/>
        </w:trPr>
        <w:tc>
          <w:tcPr>
            <w:tcW w:w="2892" w:type="dxa"/>
          </w:tcPr>
          <w:p w:rsidR="00F2102A" w:rsidRDefault="00F2102A" w:rsidP="006D6E92">
            <w:pPr>
              <w:pStyle w:val="Table-Text"/>
              <w:rPr>
                <w:ins w:id="458" w:author="Arnaud Dumont" w:date="2014-03-12T16:42:00Z"/>
              </w:rPr>
            </w:pPr>
            <w:ins w:id="459" w:author="Arnaud Dumont" w:date="2014-03-12T16:42:00Z">
              <w:r>
                <w:t>searchPlanId</w:t>
              </w:r>
            </w:ins>
          </w:p>
        </w:tc>
        <w:tc>
          <w:tcPr>
            <w:tcW w:w="954" w:type="dxa"/>
          </w:tcPr>
          <w:p w:rsidR="00F2102A" w:rsidRDefault="00F2102A" w:rsidP="006D6E92">
            <w:pPr>
              <w:pStyle w:val="Table-Text"/>
              <w:rPr>
                <w:ins w:id="460" w:author="Arnaud Dumont" w:date="2014-03-12T16:42:00Z"/>
              </w:rPr>
            </w:pPr>
            <w:ins w:id="461" w:author="Arnaud Dumont" w:date="2014-03-12T16:42:00Z">
              <w:r>
                <w:t>Yes</w:t>
              </w:r>
            </w:ins>
          </w:p>
        </w:tc>
        <w:tc>
          <w:tcPr>
            <w:tcW w:w="813" w:type="dxa"/>
          </w:tcPr>
          <w:p w:rsidR="00F2102A" w:rsidRDefault="00F2102A" w:rsidP="006D6E92">
            <w:pPr>
              <w:pStyle w:val="Table-Text"/>
              <w:rPr>
                <w:ins w:id="462" w:author="Arnaud Dumont" w:date="2014-03-12T16:42:00Z"/>
              </w:rPr>
            </w:pPr>
            <w:ins w:id="463" w:author="Arnaud Dumont" w:date="2014-03-12T16:43:00Z">
              <w:r>
                <w:t>uuid</w:t>
              </w:r>
            </w:ins>
          </w:p>
        </w:tc>
        <w:tc>
          <w:tcPr>
            <w:tcW w:w="3988" w:type="dxa"/>
          </w:tcPr>
          <w:p w:rsidR="00F2102A" w:rsidRDefault="00F2102A" w:rsidP="00F2102A">
            <w:pPr>
              <w:pStyle w:val="Table-Text"/>
              <w:rPr>
                <w:ins w:id="464" w:author="Arnaud Dumont" w:date="2014-03-12T16:42:00Z"/>
              </w:rPr>
            </w:pPr>
            <w:ins w:id="465" w:author="Arnaud Dumont" w:date="2014-03-12T16:43:00Z">
              <w:r>
                <w:t>Match all zones that are associated with the plan with this UUID (exact match)</w:t>
              </w:r>
            </w:ins>
          </w:p>
        </w:tc>
      </w:tr>
      <w:tr w:rsidR="006D6E92" w:rsidRPr="00CC22F1" w:rsidTr="006D6E92">
        <w:trPr>
          <w:trHeight w:val="113"/>
          <w:tblHeader w:val="0"/>
        </w:trPr>
        <w:tc>
          <w:tcPr>
            <w:tcW w:w="2892" w:type="dxa"/>
          </w:tcPr>
          <w:p w:rsidR="006D6E92" w:rsidRDefault="006D6E92" w:rsidP="006D6E92">
            <w:pPr>
              <w:pStyle w:val="Table-Text"/>
            </w:pPr>
            <w:r>
              <w:t>searchGroup</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zones that use this group name (exact match)</w:t>
            </w:r>
          </w:p>
        </w:tc>
      </w:tr>
      <w:tr w:rsidR="006D6E92" w:rsidRPr="00CC22F1" w:rsidTr="006D6E92">
        <w:trPr>
          <w:trHeight w:val="113"/>
          <w:tblHeader w:val="0"/>
        </w:trPr>
        <w:tc>
          <w:tcPr>
            <w:tcW w:w="2892" w:type="dxa"/>
          </w:tcPr>
          <w:p w:rsidR="006D6E92" w:rsidRDefault="006D6E92" w:rsidP="006D6E92">
            <w:pPr>
              <w:pStyle w:val="Table-Text"/>
            </w:pPr>
            <w:r>
              <w:t>searchBrandedNameServers</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branded name servers feature</w:t>
            </w:r>
          </w:p>
        </w:tc>
      </w:tr>
      <w:tr w:rsidR="006D6E92" w:rsidRPr="00CC22F1" w:rsidTr="006D6E92">
        <w:trPr>
          <w:trHeight w:val="113"/>
          <w:tblHeader w:val="0"/>
        </w:trPr>
        <w:tc>
          <w:tcPr>
            <w:tcW w:w="2892" w:type="dxa"/>
          </w:tcPr>
          <w:p w:rsidR="006D6E92" w:rsidRDefault="006D6E92" w:rsidP="006D6E92">
            <w:pPr>
              <w:pStyle w:val="Table-Text"/>
            </w:pPr>
            <w:r>
              <w:t>searchDNSSECSigned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lastRenderedPageBreak/>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del w:id="466" w:author="Arnaud Dumont" w:date="2014-02-11T14:01:00Z">
        <w:r w:rsidRPr="006D6E92" w:rsidDel="00144694">
          <w:delText xml:space="preserve">user </w:delText>
        </w:r>
      </w:del>
      <w:ins w:id="467" w:author="Arnaud Dumont" w:date="2014-02-11T14:01:00Z">
        <w:r w:rsidR="00144694">
          <w:t>zone</w:t>
        </w:r>
        <w:r w:rsidR="00144694" w:rsidRPr="006D6E92">
          <w:t xml:space="preserve"> </w:t>
        </w:r>
      </w:ins>
      <w:r w:rsidRPr="006D6E92">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returned list</w:t>
            </w:r>
          </w:p>
        </w:tc>
      </w:tr>
      <w:tr w:rsidR="006D6E92" w:rsidTr="00A11CBE">
        <w:trPr>
          <w:trHeight w:val="113"/>
          <w:tblHeader w:val="0"/>
        </w:trPr>
        <w:tc>
          <w:tcPr>
            <w:tcW w:w="2965" w:type="dxa"/>
          </w:tcPr>
          <w:p w:rsidR="006D6E92" w:rsidRDefault="006D6E92" w:rsidP="006D6E92">
            <w:pPr>
              <w:pStyle w:val="Table-Text"/>
            </w:pPr>
            <w:r>
              <w:t>zoneList</w:t>
            </w:r>
          </w:p>
        </w:tc>
        <w:tc>
          <w:tcPr>
            <w:tcW w:w="2175" w:type="dxa"/>
          </w:tcPr>
          <w:p w:rsidR="006D6E92" w:rsidRDefault="006D6E92" w:rsidP="006D6E92">
            <w:pPr>
              <w:pStyle w:val="Table-Text"/>
            </w:pPr>
            <w:r>
              <w:t>ZoneRecord[]</w:t>
            </w:r>
          </w:p>
        </w:tc>
        <w:tc>
          <w:tcPr>
            <w:tcW w:w="3507" w:type="dxa"/>
          </w:tcPr>
          <w:p w:rsidR="006D6E92" w:rsidRDefault="006D6E92" w:rsidP="006D6E92">
            <w:pPr>
              <w:pStyle w:val="Table-Text"/>
            </w:pPr>
            <w:r>
              <w:t>A list of the zones that matched the search parameters</w:t>
            </w:r>
          </w:p>
        </w:tc>
      </w:tr>
      <w:tr w:rsidR="006D6E92" w:rsidTr="00A11CBE">
        <w:trPr>
          <w:trHeight w:val="113"/>
          <w:tblHeader w:val="0"/>
        </w:trPr>
        <w:tc>
          <w:tcPr>
            <w:tcW w:w="2965" w:type="dxa"/>
          </w:tcPr>
          <w:p w:rsidR="006D6E92" w:rsidRDefault="006D6E92" w:rsidP="006D6E92">
            <w:pPr>
              <w:pStyle w:val="Table-Text"/>
            </w:pPr>
            <w:r>
              <w:t>totalCount</w:t>
            </w:r>
          </w:p>
        </w:tc>
        <w:tc>
          <w:tcPr>
            <w:tcW w:w="2175" w:type="dxa"/>
          </w:tcPr>
          <w:p w:rsidR="006D6E92" w:rsidRDefault="006D6E92" w:rsidP="006D6E92">
            <w:pPr>
              <w:pStyle w:val="Table-Text"/>
            </w:pPr>
            <w:r>
              <w:t>integer</w:t>
            </w:r>
          </w:p>
        </w:tc>
        <w:tc>
          <w:tcPr>
            <w:tcW w:w="350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A11CBE">
        <w:trPr>
          <w:trHeight w:val="113"/>
          <w:tblHeader w:val="0"/>
        </w:trPr>
        <w:tc>
          <w:tcPr>
            <w:tcW w:w="2965" w:type="dxa"/>
          </w:tcPr>
          <w:p w:rsidR="006D6E92" w:rsidRDefault="006D6E92" w:rsidP="006D6E92">
            <w:pPr>
              <w:pStyle w:val="Table-Text"/>
            </w:pPr>
            <w:r>
              <w:t>id</w:t>
            </w:r>
          </w:p>
        </w:tc>
        <w:tc>
          <w:tcPr>
            <w:tcW w:w="2175" w:type="dxa"/>
          </w:tcPr>
          <w:p w:rsidR="006D6E92" w:rsidRDefault="006D6E92" w:rsidP="006D6E92">
            <w:pPr>
              <w:pStyle w:val="Table-Text"/>
            </w:pPr>
            <w:r>
              <w:t>uuid</w:t>
            </w:r>
          </w:p>
        </w:tc>
        <w:tc>
          <w:tcPr>
            <w:tcW w:w="3507" w:type="dxa"/>
          </w:tcPr>
          <w:p w:rsidR="006D6E92" w:rsidRDefault="006D6E92" w:rsidP="006D6E92">
            <w:pPr>
              <w:pStyle w:val="Table-Text"/>
            </w:pPr>
            <w:r>
              <w:t>The UUID of the object</w:t>
            </w:r>
          </w:p>
        </w:tc>
      </w:tr>
      <w:tr w:rsidR="006D6E92" w:rsidTr="00A11CBE">
        <w:trPr>
          <w:trHeight w:val="113"/>
          <w:tblHeader w:val="0"/>
        </w:trPr>
        <w:tc>
          <w:tcPr>
            <w:tcW w:w="2965" w:type="dxa"/>
          </w:tcPr>
          <w:p w:rsidR="006D6E92" w:rsidRDefault="006D6E92" w:rsidP="006D6E92">
            <w:pPr>
              <w:pStyle w:val="Table-Text"/>
            </w:pPr>
            <w:r>
              <w:t>name</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name of the plan</w:t>
            </w:r>
          </w:p>
        </w:tc>
      </w:tr>
      <w:tr w:rsidR="006D6E92" w:rsidTr="00A11CBE">
        <w:trPr>
          <w:trHeight w:val="113"/>
          <w:tblHeader w:val="0"/>
        </w:trPr>
        <w:tc>
          <w:tcPr>
            <w:tcW w:w="2965" w:type="dxa"/>
          </w:tcPr>
          <w:p w:rsidR="006D6E92" w:rsidRDefault="00CB3AB5" w:rsidP="006D6E92">
            <w:pPr>
              <w:pStyle w:val="Table-Text"/>
            </w:pPr>
            <w:ins w:id="468" w:author="Arnaud Dumont" w:date="2014-02-20T11:38:00Z">
              <w:r w:rsidRPr="00CB3AB5">
                <w:t>brandedNameServers</w:t>
              </w:r>
            </w:ins>
            <w:del w:id="469" w:author="Arnaud Dumont" w:date="2014-02-20T11:38:00Z">
              <w:r w:rsidR="006D6E92" w:rsidDel="00CB3AB5">
                <w:delText>status</w:delText>
              </w:r>
            </w:del>
          </w:p>
        </w:tc>
        <w:tc>
          <w:tcPr>
            <w:tcW w:w="2175" w:type="dxa"/>
          </w:tcPr>
          <w:p w:rsidR="006D6E92" w:rsidRDefault="006D6E92" w:rsidP="006D6E92">
            <w:pPr>
              <w:pStyle w:val="Table-Text"/>
            </w:pPr>
            <w:del w:id="470" w:author="Arnaud Dumont" w:date="2014-02-20T11:38:00Z">
              <w:r w:rsidDel="00CB3AB5">
                <w:delText>string</w:delText>
              </w:r>
            </w:del>
            <w:ins w:id="471" w:author="Arnaud Dumont" w:date="2014-02-20T11:38:00Z">
              <w:r w:rsidR="00CB3AB5">
                <w:t>boolean</w:t>
              </w:r>
            </w:ins>
          </w:p>
        </w:tc>
        <w:tc>
          <w:tcPr>
            <w:tcW w:w="3507" w:type="dxa"/>
          </w:tcPr>
          <w:p w:rsidR="006D6E92" w:rsidRDefault="006D6E92" w:rsidP="006D6E92">
            <w:pPr>
              <w:pStyle w:val="Table-Text"/>
            </w:pPr>
            <w:del w:id="472" w:author="Arnaud Dumont" w:date="2014-02-20T11:38:00Z">
              <w:r w:rsidDel="00CB3AB5">
                <w:delText>The status of the plan</w:delText>
              </w:r>
            </w:del>
            <w:ins w:id="473" w:author="Arnaud Dumont" w:date="2014-02-20T11:38:00Z">
              <w:r w:rsidR="00CB3AB5">
                <w:t>True if the zone uses BrandedNameServers feature, false otherwise</w:t>
              </w:r>
            </w:ins>
          </w:p>
        </w:tc>
      </w:tr>
      <w:tr w:rsidR="00CB3AB5" w:rsidTr="00A11CBE">
        <w:trPr>
          <w:trHeight w:val="113"/>
          <w:tblHeader w:val="0"/>
          <w:ins w:id="474" w:author="Arnaud Dumont" w:date="2014-02-20T11:38:00Z"/>
        </w:trPr>
        <w:tc>
          <w:tcPr>
            <w:tcW w:w="2965" w:type="dxa"/>
          </w:tcPr>
          <w:p w:rsidR="00CB3AB5" w:rsidRPr="00CB3AB5" w:rsidRDefault="00CB3AB5" w:rsidP="006D6E92">
            <w:pPr>
              <w:pStyle w:val="Table-Text"/>
              <w:rPr>
                <w:ins w:id="475" w:author="Arnaud Dumont" w:date="2014-02-20T11:38:00Z"/>
              </w:rPr>
            </w:pPr>
            <w:ins w:id="476" w:author="Arnaud Dumont" w:date="2014-02-20T11:38:00Z">
              <w:r w:rsidRPr="00CB3AB5">
                <w:t>dnssecSigned</w:t>
              </w:r>
            </w:ins>
          </w:p>
        </w:tc>
        <w:tc>
          <w:tcPr>
            <w:tcW w:w="2175" w:type="dxa"/>
          </w:tcPr>
          <w:p w:rsidR="00CB3AB5" w:rsidDel="00CB3AB5" w:rsidRDefault="00CB3AB5" w:rsidP="006D6E92">
            <w:pPr>
              <w:pStyle w:val="Table-Text"/>
              <w:rPr>
                <w:ins w:id="477" w:author="Arnaud Dumont" w:date="2014-02-20T11:38:00Z"/>
              </w:rPr>
            </w:pPr>
            <w:ins w:id="478" w:author="Arnaud Dumont" w:date="2014-02-20T11:38:00Z">
              <w:r>
                <w:t>boolean</w:t>
              </w:r>
            </w:ins>
          </w:p>
        </w:tc>
        <w:tc>
          <w:tcPr>
            <w:tcW w:w="3507" w:type="dxa"/>
          </w:tcPr>
          <w:p w:rsidR="00CB3AB5" w:rsidDel="00CB3AB5" w:rsidRDefault="00CB3AB5" w:rsidP="006D6E92">
            <w:pPr>
              <w:pStyle w:val="Table-Text"/>
              <w:rPr>
                <w:ins w:id="479" w:author="Arnaud Dumont" w:date="2014-02-20T11:38:00Z"/>
              </w:rPr>
            </w:pPr>
            <w:ins w:id="480" w:author="Arnaud Dumont" w:date="2014-02-20T11:39:00Z">
              <w:r>
                <w:t>True if the zone is DNSSEC signed, false otherwise</w:t>
              </w:r>
            </w:ins>
          </w:p>
        </w:tc>
      </w:tr>
      <w:tr w:rsidR="006D6E92" w:rsidTr="00A11CBE">
        <w:trPr>
          <w:trHeight w:val="113"/>
          <w:tblHeader w:val="0"/>
        </w:trPr>
        <w:tc>
          <w:tcPr>
            <w:tcW w:w="2965" w:type="dxa"/>
          </w:tcPr>
          <w:p w:rsidR="006D6E92" w:rsidRDefault="006D6E92" w:rsidP="006D6E92">
            <w:pPr>
              <w:pStyle w:val="Table-Text"/>
            </w:pPr>
            <w:r>
              <w:t>createDate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the object was created</w:t>
            </w:r>
          </w:p>
        </w:tc>
      </w:tr>
      <w:tr w:rsidR="006D6E92" w:rsidTr="00A11CBE">
        <w:trPr>
          <w:trHeight w:val="113"/>
          <w:tblHeader w:val="0"/>
        </w:trPr>
        <w:tc>
          <w:tcPr>
            <w:tcW w:w="2965" w:type="dxa"/>
          </w:tcPr>
          <w:p w:rsidR="006D6E92" w:rsidRDefault="006D6E92" w:rsidP="006D6E92">
            <w:pPr>
              <w:pStyle w:val="Table-Text"/>
            </w:pPr>
            <w:r>
              <w:t>lastUpdateDate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object was last updated. This will be null if the object has never been updated</w:t>
            </w:r>
          </w:p>
        </w:tc>
      </w:tr>
    </w:tbl>
    <w:p w:rsidR="006D6E92" w:rsidRDefault="006D6E92" w:rsidP="006D6E92">
      <w:pPr>
        <w:pStyle w:val="Heading3"/>
      </w:pPr>
      <w:r>
        <w:t>Example</w:t>
      </w:r>
    </w:p>
    <w:p w:rsidR="006D6E92" w:rsidRDefault="006D6E92" w:rsidP="006D6E92">
      <w:r>
        <w:t xml:space="preserve">Below is an example of a </w:t>
      </w:r>
      <w:del w:id="481" w:author="Arnaud Dumont" w:date="2014-02-11T14:02:00Z">
        <w:r w:rsidDel="00144694">
          <w:delText xml:space="preserve">user </w:delText>
        </w:r>
      </w:del>
      <w:ins w:id="482" w:author="Arnaud Dumont" w:date="2014-02-11T14:02:00Z">
        <w:r w:rsidR="00144694">
          <w:t xml:space="preserve">zone </w:t>
        </w:r>
      </w:ins>
      <w:r>
        <w:t>list command request and response:</w:t>
      </w:r>
    </w:p>
    <w:p w:rsidR="006D6E92" w:rsidRDefault="006D6E92" w:rsidP="006D6E92">
      <w:r>
        <w:t>Request:</w:t>
      </w:r>
    </w:p>
    <w:p w:rsidR="006D6E92" w:rsidRDefault="006D6E92" w:rsidP="006D6E92">
      <w:pPr>
        <w:pStyle w:val="Code"/>
      </w:pPr>
      <w:r>
        <w:t>GET /zones/</w:t>
      </w:r>
      <w:proofErr w:type="gramStart"/>
      <w:r>
        <w:t>?searchBrandedNameServers</w:t>
      </w:r>
      <w:proofErr w:type="gramEnd"/>
      <w:r>
        <w:t>=false HTTP/1.1</w:t>
      </w:r>
    </w:p>
    <w:p w:rsidR="006D6E92" w:rsidRDefault="006D6E92" w:rsidP="006D6E92">
      <w:pPr>
        <w:pStyle w:val="Code"/>
      </w:pPr>
      <w:r>
        <w:t>Client-Transaction-Id: 4d498ccc-f2aa-4e90-aa91-7feced8bfd23</w:t>
      </w:r>
    </w:p>
    <w:p w:rsidR="006D6E92" w:rsidRDefault="006D6E92" w:rsidP="006D6E92">
      <w:pPr>
        <w:pStyle w:val="Code"/>
      </w:pPr>
      <w:r>
        <w:lastRenderedPageBreak/>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w:t>
      </w:r>
      <w:proofErr w:type="gramStart"/>
      <w:r>
        <w:t>zones</w:t>
      </w:r>
      <w:proofErr w:type="gramEnd"/>
      <w:r>
        <w:t>" : {</w:t>
      </w:r>
    </w:p>
    <w:p w:rsidR="006D6E92" w:rsidRDefault="006D6E92" w:rsidP="006D6E92">
      <w:pPr>
        <w:pStyle w:val="Code"/>
      </w:pPr>
      <w:r>
        <w:t xml:space="preserve">    "@uri</w:t>
      </w:r>
      <w:proofErr w:type="gramStart"/>
      <w:r>
        <w:t>" :</w:t>
      </w:r>
      <w:proofErr w:type="gramEnd"/>
      <w:r>
        <w:t xml:space="preserve"> "https://api.discoverydns.com/zones/?searchBrandedNameServers=false",</w:t>
      </w:r>
    </w:p>
    <w:p w:rsidR="006D6E92" w:rsidRDefault="006D6E92" w:rsidP="006D6E92">
      <w:pPr>
        <w:pStyle w:val="Code"/>
      </w:pPr>
      <w:r>
        <w:t xml:space="preserve">    "</w:t>
      </w:r>
      <w:proofErr w:type="gramStart"/>
      <w:r>
        <w:t>zoneList</w:t>
      </w:r>
      <w:proofErr w:type="gramEnd"/>
      <w:r>
        <w:t>" : [ {</w:t>
      </w:r>
    </w:p>
    <w:p w:rsidR="006D6E92" w:rsidRDefault="006D6E92" w:rsidP="006D6E92">
      <w:pPr>
        <w:pStyle w:val="Code"/>
      </w:pPr>
      <w:r>
        <w:t xml:space="preserve">      "@uri</w:t>
      </w:r>
      <w:proofErr w:type="gramStart"/>
      <w:r>
        <w:t>" :</w:t>
      </w:r>
      <w:proofErr w:type="gramEnd"/>
      <w:r>
        <w:t xml:space="preserve"> "https://api.discoverydns.com/zones/fbac657e-e280-4a77-8c36-e6d13b6fa663",</w:t>
      </w:r>
    </w:p>
    <w:p w:rsidR="006D6E92" w:rsidRDefault="006D6E92" w:rsidP="006D6E92">
      <w:pPr>
        <w:pStyle w:val="Code"/>
      </w:pPr>
      <w:r>
        <w:t xml:space="preserve">      "</w:t>
      </w:r>
      <w:proofErr w:type="gramStart"/>
      <w:r>
        <w:t>id</w:t>
      </w:r>
      <w:proofErr w:type="gramEnd"/>
      <w:r>
        <w:t>" : "fbac657e-e280-4a77-8c36-e6d13b6fa663",</w:t>
      </w:r>
    </w:p>
    <w:p w:rsidR="006D6E92" w:rsidRDefault="006D6E92" w:rsidP="006D6E92">
      <w:pPr>
        <w:pStyle w:val="Code"/>
      </w:pPr>
      <w:r>
        <w:t xml:space="preserve">      "</w:t>
      </w:r>
      <w:proofErr w:type="gramStart"/>
      <w:r>
        <w:t>name</w:t>
      </w:r>
      <w:proofErr w:type="gramEnd"/>
      <w:r>
        <w:t>" : "testingzone0.com",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"2013-10-08T00:58:38.645",</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"@uri</w:t>
      </w:r>
      <w:proofErr w:type="gramStart"/>
      <w:r>
        <w:t>" :</w:t>
      </w:r>
      <w:proofErr w:type="gramEnd"/>
      <w:r>
        <w:t xml:space="preserve"> "https://api.discoverydns.com/zones/daee0537-8f54-40d3-8dd2-574c430f9256",</w:t>
      </w:r>
    </w:p>
    <w:p w:rsidR="006D6E92" w:rsidRDefault="006D6E92" w:rsidP="006D6E92">
      <w:pPr>
        <w:pStyle w:val="Code"/>
      </w:pPr>
      <w:r>
        <w:t xml:space="preserve">      "</w:t>
      </w:r>
      <w:proofErr w:type="gramStart"/>
      <w:r>
        <w:t>id</w:t>
      </w:r>
      <w:proofErr w:type="gramEnd"/>
      <w:r>
        <w:t>" : "daee0537-8f54-40d3-8dd2-574c430f9256",</w:t>
      </w:r>
    </w:p>
    <w:p w:rsidR="006D6E92" w:rsidRDefault="006D6E92" w:rsidP="006D6E92">
      <w:pPr>
        <w:pStyle w:val="Code"/>
      </w:pPr>
      <w:r>
        <w:t xml:space="preserve">      "</w:t>
      </w:r>
      <w:proofErr w:type="gramStart"/>
      <w:r>
        <w:t>name</w:t>
      </w:r>
      <w:proofErr w:type="gramEnd"/>
      <w:r>
        <w:t>" : "testingzone1.com",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"2013-10-08T00:58:38.686",</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"@uri</w:t>
      </w:r>
      <w:proofErr w:type="gramStart"/>
      <w:r>
        <w:t>" :</w:t>
      </w:r>
      <w:proofErr w:type="gramEnd"/>
      <w:r>
        <w:t xml:space="preserve"> "https://api.discoverydns.com/zones/a0c2c6ab-5bfd-4fad-a90c-06be5eee2bd6",</w:t>
      </w:r>
    </w:p>
    <w:p w:rsidR="006D6E92" w:rsidRDefault="006D6E92" w:rsidP="006D6E92">
      <w:pPr>
        <w:pStyle w:val="Code"/>
      </w:pPr>
      <w:r>
        <w:lastRenderedPageBreak/>
        <w:t xml:space="preserve">      "</w:t>
      </w:r>
      <w:proofErr w:type="gramStart"/>
      <w:r>
        <w:t>id</w:t>
      </w:r>
      <w:proofErr w:type="gramEnd"/>
      <w:r>
        <w:t>" : "a0c2c6ab-5bfd-4fad-a90c-06be5eee2bd6",</w:t>
      </w:r>
    </w:p>
    <w:p w:rsidR="006D6E92" w:rsidRDefault="006D6E92" w:rsidP="006D6E92">
      <w:pPr>
        <w:pStyle w:val="Code"/>
      </w:pPr>
      <w:r>
        <w:t xml:space="preserve">      "</w:t>
      </w:r>
      <w:proofErr w:type="gramStart"/>
      <w:r>
        <w:t>name</w:t>
      </w:r>
      <w:proofErr w:type="gramEnd"/>
      <w:r>
        <w:t>" : "testingzone2.com",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"2013-10-08T00:58:38.709",</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w:t>
      </w:r>
      <w:proofErr w:type="gramStart"/>
      <w:r>
        <w:t>totalCount</w:t>
      </w:r>
      <w:proofErr w:type="gramEnd"/>
      <w:r>
        <w: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483" w:name="_Toc382406014"/>
      <w:r>
        <w:t>Zone Create Command</w:t>
      </w:r>
      <w:bookmarkEnd w:id="483"/>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del w:id="484" w:author="Arnaud Dumont" w:date="2014-02-20T10:43:00Z">
              <w:r w:rsidDel="00F55AAE">
                <w:delText>GET</w:delText>
              </w:r>
            </w:del>
            <w:ins w:id="485" w:author="Arnaud Dumont" w:date="2014-02-20T10:43:00Z">
              <w:r w:rsidR="00F55AAE">
                <w:t>POST</w:t>
              </w:r>
            </w:ins>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CB3AB5">
            <w:pPr>
              <w:pStyle w:val="Table-Text"/>
            </w:pPr>
            <w:r>
              <w:t xml:space="preserve">If “raw”, all the type-specific RData fields of each resource record will be returned in a single </w:t>
            </w:r>
            <w:del w:id="486" w:author="Arnaud Dumont" w:date="2014-02-20T11:39:00Z">
              <w:r w:rsidDel="00CB3AB5">
                <w:delText xml:space="preserve"> </w:delText>
              </w:r>
            </w:del>
            <w:r>
              <w:t>string “rdata” field that is as the resource record would be entered into a BIND compati</w:t>
            </w:r>
            <w:del w:id="487" w:author="Arnaud Dumont" w:date="2014-02-20T11:40:00Z">
              <w:r w:rsidDel="00CB3AB5">
                <w:delText>a</w:delText>
              </w:r>
            </w:del>
            <w:r>
              <w:t>ble zone file. Any other value for this parameter (or the absence of this parameter) will return resource records in their type specific format as described below.</w:t>
            </w:r>
          </w:p>
        </w:tc>
      </w:tr>
    </w:tbl>
    <w:p w:rsidR="006D6E92" w:rsidRDefault="006D6E92" w:rsidP="006D6E92">
      <w:pPr>
        <w:pStyle w:val="FakeHeading4"/>
      </w:pPr>
      <w:r>
        <w:lastRenderedPageBreak/>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B513A3" w:rsidRPr="00CC22F1" w:rsidTr="00B513A3">
        <w:trPr>
          <w:tblHeader w:val="0"/>
        </w:trPr>
        <w:tc>
          <w:tcPr>
            <w:tcW w:w="1560" w:type="dxa"/>
            <w:shd w:val="clear" w:color="auto" w:fill="BFBFBF" w:themeFill="background1" w:themeFillShade="BF"/>
          </w:tcPr>
          <w:p w:rsidR="00B513A3" w:rsidRPr="00750051" w:rsidRDefault="00B513A3" w:rsidP="00A11CBE">
            <w:pPr>
              <w:pStyle w:val="Table-Header"/>
            </w:pPr>
            <w:r>
              <w:t>Header</w:t>
            </w:r>
          </w:p>
        </w:tc>
        <w:tc>
          <w:tcPr>
            <w:tcW w:w="1984" w:type="dxa"/>
            <w:shd w:val="clear" w:color="auto" w:fill="BFBFBF" w:themeFill="background1" w:themeFillShade="BF"/>
          </w:tcPr>
          <w:p w:rsidR="00B513A3" w:rsidRDefault="00B513A3" w:rsidP="00A11CBE">
            <w:pPr>
              <w:pStyle w:val="Table-Header"/>
            </w:pPr>
            <w:r>
              <w:t>Required</w:t>
            </w:r>
          </w:p>
        </w:tc>
        <w:tc>
          <w:tcPr>
            <w:tcW w:w="1418" w:type="dxa"/>
            <w:shd w:val="clear" w:color="auto" w:fill="BFBFBF" w:themeFill="background1" w:themeFillShade="BF"/>
          </w:tcPr>
          <w:p w:rsidR="00B513A3" w:rsidRDefault="00B513A3" w:rsidP="00A11CBE">
            <w:pPr>
              <w:pStyle w:val="Table-Header"/>
            </w:pPr>
            <w:r>
              <w:t>Custom Header</w:t>
            </w:r>
          </w:p>
        </w:tc>
        <w:tc>
          <w:tcPr>
            <w:tcW w:w="368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560" w:type="dxa"/>
          </w:tcPr>
          <w:p w:rsidR="00B513A3" w:rsidRDefault="00B513A3" w:rsidP="00B513A3">
            <w:pPr>
              <w:pStyle w:val="Table-Text"/>
            </w:pPr>
            <w:r w:rsidRPr="00F04EF0">
              <w:t>X-Requested-By</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Yes</w:t>
            </w:r>
          </w:p>
        </w:tc>
        <w:tc>
          <w:tcPr>
            <w:tcW w:w="3685"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B513A3">
        <w:trPr>
          <w:trHeight w:val="113"/>
          <w:tblHeader w:val="0"/>
        </w:trPr>
        <w:tc>
          <w:tcPr>
            <w:tcW w:w="1560" w:type="dxa"/>
          </w:tcPr>
          <w:p w:rsidR="00B513A3" w:rsidRPr="00F04EF0" w:rsidRDefault="00B513A3" w:rsidP="00B513A3">
            <w:pPr>
              <w:pStyle w:val="Table-Text"/>
            </w:pPr>
            <w:r>
              <w:t>Content-Type</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B513A3">
        <w:trPr>
          <w:trHeight w:val="113"/>
          <w:tblHeader w:val="0"/>
        </w:trPr>
        <w:tc>
          <w:tcPr>
            <w:tcW w:w="1560" w:type="dxa"/>
          </w:tcPr>
          <w:p w:rsidR="00B513A3" w:rsidRDefault="00B513A3" w:rsidP="00B513A3">
            <w:pPr>
              <w:pStyle w:val="Table-Text"/>
            </w:pPr>
            <w:r w:rsidRPr="0014205C">
              <w:t>Transfer-Encoding</w:t>
            </w:r>
          </w:p>
        </w:tc>
        <w:tc>
          <w:tcPr>
            <w:tcW w:w="1984" w:type="dxa"/>
          </w:tcPr>
          <w:p w:rsidR="00B513A3" w:rsidRDefault="00B513A3" w:rsidP="00B513A3">
            <w:pPr>
              <w:pStyle w:val="Table-Text"/>
            </w:pPr>
            <w:r>
              <w:t>No (Yes if content length not supplied)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“chunked” encoding is supported (but not required)</w:t>
            </w:r>
          </w:p>
        </w:tc>
      </w:tr>
      <w:tr w:rsidR="00B513A3" w:rsidRPr="00CC22F1" w:rsidTr="00B513A3">
        <w:trPr>
          <w:trHeight w:val="113"/>
          <w:tblHeader w:val="0"/>
        </w:trPr>
        <w:tc>
          <w:tcPr>
            <w:tcW w:w="1560" w:type="dxa"/>
          </w:tcPr>
          <w:p w:rsidR="00B513A3" w:rsidRPr="0014205C" w:rsidRDefault="00B513A3" w:rsidP="00B513A3">
            <w:pPr>
              <w:pStyle w:val="Table-Text"/>
            </w:pPr>
            <w:r>
              <w:t>Content-Length</w:t>
            </w:r>
          </w:p>
        </w:tc>
        <w:tc>
          <w:tcPr>
            <w:tcW w:w="1984" w:type="dxa"/>
          </w:tcPr>
          <w:p w:rsidR="00B513A3" w:rsidRDefault="00B513A3" w:rsidP="00B513A3">
            <w:pPr>
              <w:pStyle w:val="Table-Text"/>
            </w:pPr>
            <w:r>
              <w:t>No (Yes if chunked encoding not used)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proofErr w:type="gramStart"/>
      <w:r w:rsidRPr="00B513A3">
        <w:t>A JSON representation of the details of the zone object</w:t>
      </w:r>
      <w:proofErr w:type="gramEnd"/>
      <w:r w:rsidRPr="00B513A3">
        <w:t xml:space="preserve"> that is to be created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873"/>
        <w:gridCol w:w="1364"/>
        <w:gridCol w:w="3425"/>
      </w:tblGrid>
      <w:tr w:rsidR="00B513A3" w:rsidRPr="00CC22F1" w:rsidTr="00B513A3">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CB3AB5" w:rsidRPr="00CC22F1" w:rsidTr="00B513A3">
        <w:trPr>
          <w:trHeight w:val="113"/>
          <w:tblHeader w:val="0"/>
          <w:ins w:id="488" w:author="Arnaud Dumont" w:date="2014-02-20T11:40:00Z"/>
        </w:trPr>
        <w:tc>
          <w:tcPr>
            <w:tcW w:w="1985" w:type="dxa"/>
          </w:tcPr>
          <w:p w:rsidR="00CB3AB5" w:rsidRDefault="00CB3AB5" w:rsidP="00B513A3">
            <w:pPr>
              <w:pStyle w:val="Table-Text"/>
              <w:rPr>
                <w:ins w:id="489" w:author="Arnaud Dumont" w:date="2014-02-20T11:40:00Z"/>
              </w:rPr>
            </w:pPr>
            <w:ins w:id="490" w:author="Arnaud Dumont" w:date="2014-02-20T11:40:00Z">
              <w:r w:rsidRPr="00CB3AB5">
                <w:t>dnssecSigned</w:t>
              </w:r>
            </w:ins>
          </w:p>
        </w:tc>
        <w:tc>
          <w:tcPr>
            <w:tcW w:w="1873" w:type="dxa"/>
          </w:tcPr>
          <w:p w:rsidR="00CB3AB5" w:rsidRDefault="00CB3AB5" w:rsidP="00B513A3">
            <w:pPr>
              <w:pStyle w:val="Table-Text"/>
              <w:rPr>
                <w:ins w:id="491" w:author="Arnaud Dumont" w:date="2014-02-20T11:40:00Z"/>
              </w:rPr>
            </w:pPr>
            <w:ins w:id="492" w:author="Arnaud Dumont" w:date="2014-02-20T11:40:00Z">
              <w:r>
                <w:t>No</w:t>
              </w:r>
            </w:ins>
          </w:p>
        </w:tc>
        <w:tc>
          <w:tcPr>
            <w:tcW w:w="1364" w:type="dxa"/>
          </w:tcPr>
          <w:p w:rsidR="00CB3AB5" w:rsidRDefault="00CB3AB5" w:rsidP="00B513A3">
            <w:pPr>
              <w:pStyle w:val="Table-Text"/>
              <w:rPr>
                <w:ins w:id="493" w:author="Arnaud Dumont" w:date="2014-02-20T11:40:00Z"/>
              </w:rPr>
            </w:pPr>
            <w:ins w:id="494" w:author="Arnaud Dumont" w:date="2014-02-20T11:40:00Z">
              <w:r>
                <w:t>boolean</w:t>
              </w:r>
            </w:ins>
          </w:p>
        </w:tc>
        <w:tc>
          <w:tcPr>
            <w:tcW w:w="3425" w:type="dxa"/>
          </w:tcPr>
          <w:p w:rsidR="00CB3AB5" w:rsidRDefault="00CB3AB5" w:rsidP="00B513A3">
            <w:pPr>
              <w:pStyle w:val="Table-Text"/>
              <w:rPr>
                <w:ins w:id="495" w:author="Arnaud Dumont" w:date="2014-02-20T11:40:00Z"/>
              </w:rPr>
            </w:pPr>
            <w:ins w:id="496" w:author="Arnaud Dumont" w:date="2014-02-20T11:40:00Z">
              <w:r>
                <w:t>W</w:t>
              </w:r>
            </w:ins>
            <w:ins w:id="497" w:author="Arnaud Dumont" w:date="2014-02-20T11:41:00Z">
              <w:r>
                <w:t>h</w:t>
              </w:r>
            </w:ins>
            <w:ins w:id="498" w:author="Arnaud Dumont" w:date="2014-02-20T11:40:00Z">
              <w:r>
                <w:t xml:space="preserve">ether or not the zone should </w:t>
              </w:r>
            </w:ins>
            <w:ins w:id="499" w:author="Arnaud Dumont" w:date="2014-02-20T11:41:00Z">
              <w:r>
                <w:t>be DNSSEC signed</w:t>
              </w:r>
            </w:ins>
          </w:p>
        </w:tc>
      </w:tr>
      <w:tr w:rsidR="00B513A3" w:rsidRPr="00CC22F1" w:rsidTr="00B513A3">
        <w:trPr>
          <w:trHeight w:val="113"/>
          <w:tblHeader w:val="0"/>
        </w:trPr>
        <w:tc>
          <w:tcPr>
            <w:tcW w:w="1985" w:type="dxa"/>
          </w:tcPr>
          <w:p w:rsidR="00B513A3" w:rsidRDefault="00B513A3" w:rsidP="00B513A3">
            <w:pPr>
              <w:pStyle w:val="Table-Text"/>
            </w:pPr>
            <w:r>
              <w:t>brandedNameServers</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boolean</w:t>
            </w:r>
          </w:p>
        </w:tc>
        <w:tc>
          <w:tcPr>
            <w:tcW w:w="3425" w:type="dxa"/>
          </w:tcPr>
          <w:p w:rsidR="00B513A3" w:rsidRDefault="00B513A3" w:rsidP="00B513A3">
            <w:pPr>
              <w:pStyle w:val="Table-Text"/>
            </w:pPr>
            <w:r>
              <w:t>Whether or not the branded name servers feature is to be used for the zone</w:t>
            </w:r>
          </w:p>
        </w:tc>
      </w:tr>
      <w:tr w:rsidR="00B513A3" w:rsidRPr="00CC22F1" w:rsidTr="00B513A3">
        <w:trPr>
          <w:trHeight w:val="113"/>
          <w:tblHeader w:val="0"/>
        </w:trPr>
        <w:tc>
          <w:tcPr>
            <w:tcW w:w="1985" w:type="dxa"/>
          </w:tcPr>
          <w:p w:rsidR="00B513A3" w:rsidRDefault="00B513A3" w:rsidP="00B513A3">
            <w:pPr>
              <w:pStyle w:val="Table-Text"/>
            </w:pPr>
            <w:r>
              <w:t>planId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plan that is to be linked to the zone</w:t>
            </w:r>
          </w:p>
        </w:tc>
      </w:tr>
      <w:tr w:rsidR="00B513A3" w:rsidRPr="00CC22F1" w:rsidTr="00B513A3">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B513A3">
        <w:trPr>
          <w:trHeight w:val="113"/>
          <w:tblHeader w:val="0"/>
        </w:trPr>
        <w:tc>
          <w:tcPr>
            <w:tcW w:w="1985" w:type="dxa"/>
          </w:tcPr>
          <w:p w:rsidR="00B513A3" w:rsidRDefault="00B513A3" w:rsidP="00B513A3">
            <w:pPr>
              <w:pStyle w:val="Table-Text"/>
            </w:pPr>
            <w:r>
              <w:t>nameServerSetId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lastRenderedPageBreak/>
        <w:t>Response Body</w:t>
      </w:r>
    </w:p>
    <w:p w:rsidR="00B513A3" w:rsidRDefault="00B513A3" w:rsidP="006D6E92">
      <w:r w:rsidRPr="00B513A3">
        <w:t>A JSON representation of the created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513A3" w:rsidTr="00A11CBE">
        <w:trPr>
          <w:tblHeader w:val="0"/>
        </w:trPr>
        <w:tc>
          <w:tcPr>
            <w:tcW w:w="2965" w:type="dxa"/>
            <w:shd w:val="clear" w:color="auto" w:fill="BFBFBF" w:themeFill="background1" w:themeFillShade="BF"/>
          </w:tcPr>
          <w:p w:rsidR="00B513A3" w:rsidRPr="00750051" w:rsidRDefault="00B513A3" w:rsidP="00A11CBE">
            <w:pPr>
              <w:pStyle w:val="Table-Header"/>
            </w:pPr>
            <w:r>
              <w:t>Field Name</w:t>
            </w:r>
          </w:p>
        </w:tc>
        <w:tc>
          <w:tcPr>
            <w:tcW w:w="2175" w:type="dxa"/>
            <w:shd w:val="clear" w:color="auto" w:fill="BFBFBF" w:themeFill="background1" w:themeFillShade="BF"/>
          </w:tcPr>
          <w:p w:rsidR="00B513A3" w:rsidRDefault="00B513A3" w:rsidP="00A11CBE">
            <w:pPr>
              <w:pStyle w:val="Table-Header"/>
            </w:pPr>
            <w:r>
              <w:t>Type</w:t>
            </w:r>
          </w:p>
        </w:tc>
        <w:tc>
          <w:tcPr>
            <w:tcW w:w="3507" w:type="dxa"/>
            <w:shd w:val="clear" w:color="auto" w:fill="BFBFBF" w:themeFill="background1" w:themeFillShade="BF"/>
          </w:tcPr>
          <w:p w:rsidR="00B513A3" w:rsidRDefault="00B513A3" w:rsidP="00A11CBE">
            <w:pPr>
              <w:pStyle w:val="Table-Header"/>
            </w:pPr>
            <w:r>
              <w:t>Description</w:t>
            </w:r>
          </w:p>
        </w:tc>
      </w:tr>
      <w:tr w:rsidR="00B513A3" w:rsidTr="00A11CBE">
        <w:trPr>
          <w:trHeight w:val="113"/>
          <w:tblHeader w:val="0"/>
        </w:trPr>
        <w:tc>
          <w:tcPr>
            <w:tcW w:w="2965" w:type="dxa"/>
          </w:tcPr>
          <w:p w:rsidR="00B513A3" w:rsidRDefault="00B513A3" w:rsidP="00B513A3">
            <w:pPr>
              <w:pStyle w:val="Table-Text"/>
            </w:pPr>
            <w:r>
              <w:t>@uri</w:t>
            </w:r>
          </w:p>
        </w:tc>
        <w:tc>
          <w:tcPr>
            <w:tcW w:w="2175" w:type="dxa"/>
          </w:tcPr>
          <w:p w:rsidR="00B513A3" w:rsidRDefault="00B513A3" w:rsidP="00B513A3">
            <w:pPr>
              <w:pStyle w:val="Table-Text"/>
            </w:pPr>
            <w:r>
              <w:t>string</w:t>
            </w:r>
          </w:p>
        </w:tc>
        <w:tc>
          <w:tcPr>
            <w:tcW w:w="3507"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1CBE">
        <w:trPr>
          <w:trHeight w:val="113"/>
          <w:tblHeader w:val="0"/>
        </w:trPr>
        <w:tc>
          <w:tcPr>
            <w:tcW w:w="2965" w:type="dxa"/>
          </w:tcPr>
          <w:p w:rsidR="00B513A3" w:rsidRDefault="00B513A3" w:rsidP="00B513A3">
            <w:pPr>
              <w:pStyle w:val="Table-Text"/>
            </w:pPr>
            <w:r>
              <w: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object</w:t>
            </w:r>
          </w:p>
        </w:tc>
      </w:tr>
      <w:tr w:rsidR="00B513A3" w:rsidTr="00A11CBE">
        <w:trPr>
          <w:trHeight w:val="113"/>
          <w:tblHeader w:val="0"/>
        </w:trPr>
        <w:tc>
          <w:tcPr>
            <w:tcW w:w="2965" w:type="dxa"/>
          </w:tcPr>
          <w:p w:rsidR="00B513A3" w:rsidRDefault="00B513A3" w:rsidP="00B513A3">
            <w:pPr>
              <w:pStyle w:val="Table-Text"/>
            </w:pPr>
            <w:r>
              <w:t>version</w:t>
            </w:r>
          </w:p>
        </w:tc>
        <w:tc>
          <w:tcPr>
            <w:tcW w:w="2175" w:type="dxa"/>
          </w:tcPr>
          <w:p w:rsidR="00B513A3" w:rsidRDefault="00B513A3" w:rsidP="00B513A3">
            <w:pPr>
              <w:pStyle w:val="Table-Text"/>
            </w:pPr>
            <w:r>
              <w:t>integer</w:t>
            </w:r>
          </w:p>
        </w:tc>
        <w:tc>
          <w:tcPr>
            <w:tcW w:w="3507"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1CBE">
        <w:trPr>
          <w:trHeight w:val="113"/>
          <w:tblHeader w:val="0"/>
        </w:trPr>
        <w:tc>
          <w:tcPr>
            <w:tcW w:w="2965" w:type="dxa"/>
          </w:tcPr>
          <w:p w:rsidR="00B513A3" w:rsidRDefault="00B513A3" w:rsidP="00B513A3">
            <w:pPr>
              <w:pStyle w:val="Table-Text"/>
            </w:pPr>
            <w:r>
              <w: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zone</w:t>
            </w:r>
          </w:p>
        </w:tc>
      </w:tr>
      <w:tr w:rsidR="00B513A3" w:rsidTr="00A11CBE">
        <w:trPr>
          <w:trHeight w:val="113"/>
          <w:tblHeader w:val="0"/>
        </w:trPr>
        <w:tc>
          <w:tcPr>
            <w:tcW w:w="2965" w:type="dxa"/>
          </w:tcPr>
          <w:p w:rsidR="00B513A3" w:rsidRDefault="00B513A3" w:rsidP="00B513A3">
            <w:pPr>
              <w:pStyle w:val="Table-Text"/>
            </w:pPr>
            <w:r>
              <w:t>serial</w:t>
            </w:r>
          </w:p>
        </w:tc>
        <w:tc>
          <w:tcPr>
            <w:tcW w:w="2175" w:type="dxa"/>
          </w:tcPr>
          <w:p w:rsidR="00B513A3" w:rsidRDefault="00B513A3" w:rsidP="00B513A3">
            <w:pPr>
              <w:pStyle w:val="Table-Text"/>
            </w:pPr>
            <w:r>
              <w:t>integer</w:t>
            </w:r>
          </w:p>
        </w:tc>
        <w:tc>
          <w:tcPr>
            <w:tcW w:w="3507" w:type="dxa"/>
          </w:tcPr>
          <w:p w:rsidR="00B513A3" w:rsidRDefault="00B513A3" w:rsidP="00B513A3">
            <w:pPr>
              <w:pStyle w:val="Table-Text"/>
            </w:pPr>
            <w:r>
              <w:t>The serial number of the zone</w:t>
            </w:r>
          </w:p>
        </w:tc>
      </w:tr>
      <w:tr w:rsidR="00B513A3" w:rsidTr="00A11CBE">
        <w:trPr>
          <w:trHeight w:val="113"/>
          <w:tblHeader w:val="0"/>
        </w:trPr>
        <w:tc>
          <w:tcPr>
            <w:tcW w:w="2965" w:type="dxa"/>
          </w:tcPr>
          <w:p w:rsidR="00B513A3" w:rsidRDefault="00B513A3" w:rsidP="00B513A3">
            <w:pPr>
              <w:pStyle w:val="Table-Text"/>
            </w:pPr>
            <w:r>
              <w:t>brandedNameServers</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branded name server feature or not</w:t>
            </w:r>
          </w:p>
        </w:tc>
      </w:tr>
      <w:tr w:rsidR="00B513A3" w:rsidTr="00A11CBE">
        <w:trPr>
          <w:trHeight w:val="113"/>
          <w:tblHeader w:val="0"/>
        </w:trPr>
        <w:tc>
          <w:tcPr>
            <w:tcW w:w="2965" w:type="dxa"/>
          </w:tcPr>
          <w:p w:rsidR="00B513A3" w:rsidRDefault="00B513A3" w:rsidP="00B513A3">
            <w:pPr>
              <w:pStyle w:val="Table-Text"/>
            </w:pPr>
            <w:r>
              <w:t>dnssecSigned</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DNSSEC signing feature or not</w:t>
            </w:r>
          </w:p>
        </w:tc>
      </w:tr>
      <w:tr w:rsidR="00D279A5" w:rsidTr="00A11CBE">
        <w:trPr>
          <w:trHeight w:val="113"/>
          <w:tblHeader w:val="0"/>
          <w:ins w:id="500" w:author="Arnaud Dumont" w:date="2014-02-11T13:55:00Z"/>
        </w:trPr>
        <w:tc>
          <w:tcPr>
            <w:tcW w:w="2965" w:type="dxa"/>
          </w:tcPr>
          <w:p w:rsidR="00D279A5" w:rsidRDefault="00D279A5" w:rsidP="00B513A3">
            <w:pPr>
              <w:pStyle w:val="Table-Text"/>
              <w:rPr>
                <w:ins w:id="501" w:author="Arnaud Dumont" w:date="2014-02-11T13:55:00Z"/>
              </w:rPr>
            </w:pPr>
            <w:ins w:id="502" w:author="Arnaud Dumont" w:date="2014-02-11T13:55:00Z">
              <w:r w:rsidRPr="00BD038E">
                <w:t>zskRollOverState</w:t>
              </w:r>
            </w:ins>
          </w:p>
        </w:tc>
        <w:tc>
          <w:tcPr>
            <w:tcW w:w="2175" w:type="dxa"/>
          </w:tcPr>
          <w:p w:rsidR="00D279A5" w:rsidRDefault="00D279A5" w:rsidP="00B513A3">
            <w:pPr>
              <w:pStyle w:val="Table-Text"/>
              <w:rPr>
                <w:ins w:id="503" w:author="Arnaud Dumont" w:date="2014-02-11T13:55:00Z"/>
              </w:rPr>
            </w:pPr>
            <w:ins w:id="504" w:author="Arnaud Dumont" w:date="2014-02-11T13:55:00Z">
              <w:r>
                <w:t>string</w:t>
              </w:r>
            </w:ins>
          </w:p>
        </w:tc>
        <w:tc>
          <w:tcPr>
            <w:tcW w:w="3507" w:type="dxa"/>
          </w:tcPr>
          <w:p w:rsidR="00D279A5" w:rsidRDefault="00D279A5" w:rsidP="00B513A3">
            <w:pPr>
              <w:pStyle w:val="Table-Text"/>
              <w:rPr>
                <w:ins w:id="505" w:author="Arnaud Dumont" w:date="2014-02-11T13:55:00Z"/>
              </w:rPr>
            </w:pPr>
            <w:ins w:id="506"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684821" w:rsidTr="00A11CBE">
        <w:trPr>
          <w:trHeight w:val="113"/>
          <w:tblHeader w:val="0"/>
          <w:ins w:id="507" w:author="Arnaud Dumont" w:date="2014-06-04T15:36:00Z"/>
        </w:trPr>
        <w:tc>
          <w:tcPr>
            <w:tcW w:w="2965" w:type="dxa"/>
          </w:tcPr>
          <w:p w:rsidR="00684821" w:rsidRPr="00BD038E" w:rsidRDefault="00684821" w:rsidP="00B513A3">
            <w:pPr>
              <w:pStyle w:val="Table-Text"/>
              <w:rPr>
                <w:ins w:id="508" w:author="Arnaud Dumont" w:date="2014-06-04T15:36:00Z"/>
              </w:rPr>
            </w:pPr>
            <w:ins w:id="509" w:author="Arnaud Dumont" w:date="2014-06-04T15:36:00Z">
              <w:r w:rsidRPr="00961B66">
                <w:t>pendingOperation</w:t>
              </w:r>
            </w:ins>
          </w:p>
        </w:tc>
        <w:tc>
          <w:tcPr>
            <w:tcW w:w="2175" w:type="dxa"/>
          </w:tcPr>
          <w:p w:rsidR="00684821" w:rsidRDefault="00684821" w:rsidP="00B513A3">
            <w:pPr>
              <w:pStyle w:val="Table-Text"/>
              <w:rPr>
                <w:ins w:id="510" w:author="Arnaud Dumont" w:date="2014-06-04T15:36:00Z"/>
              </w:rPr>
            </w:pPr>
            <w:ins w:id="511" w:author="Arnaud Dumont" w:date="2014-06-04T15:36:00Z">
              <w:r>
                <w:t>string</w:t>
              </w:r>
            </w:ins>
          </w:p>
        </w:tc>
        <w:tc>
          <w:tcPr>
            <w:tcW w:w="3507" w:type="dxa"/>
          </w:tcPr>
          <w:p w:rsidR="00684821" w:rsidRDefault="00684821" w:rsidP="00B513A3">
            <w:pPr>
              <w:pStyle w:val="Table-Text"/>
              <w:rPr>
                <w:ins w:id="512" w:author="Arnaud Dumont" w:date="2014-06-04T15:36:00Z"/>
              </w:rPr>
            </w:pPr>
            <w:ins w:id="513" w:author="Arnaud Dumont" w:date="2014-06-04T15:36:00Z">
              <w:r w:rsidRPr="00961B66">
                <w:t>The pending operation that will soon be actioned on the zone ('zoneSigning', 'zoneUnSigning' or 'delete'), or 'none'</w:t>
              </w:r>
            </w:ins>
            <w:ins w:id="514" w:author="Chris Wright" w:date="2014-06-16T13:38:00Z">
              <w:r w:rsidR="00D56F25">
                <w:t>. No updates can be made to a zone when it has an outstanding pending operation.</w:t>
              </w:r>
            </w:ins>
          </w:p>
        </w:tc>
      </w:tr>
      <w:tr w:rsidR="00684821" w:rsidTr="00A11CBE">
        <w:trPr>
          <w:trHeight w:val="113"/>
          <w:tblHeader w:val="0"/>
          <w:ins w:id="515" w:author="Arnaud Dumont" w:date="2014-06-04T15:36:00Z"/>
        </w:trPr>
        <w:tc>
          <w:tcPr>
            <w:tcW w:w="2965" w:type="dxa"/>
          </w:tcPr>
          <w:p w:rsidR="00684821" w:rsidRPr="00BD038E" w:rsidRDefault="00684821" w:rsidP="00B513A3">
            <w:pPr>
              <w:pStyle w:val="Table-Text"/>
              <w:rPr>
                <w:ins w:id="516" w:author="Arnaud Dumont" w:date="2014-06-04T15:36:00Z"/>
              </w:rPr>
            </w:pPr>
            <w:ins w:id="517" w:author="Arnaud Dumont" w:date="2014-06-04T15:36:00Z">
              <w:r w:rsidRPr="00961B66">
                <w:t>lastPublishDate</w:t>
              </w:r>
            </w:ins>
          </w:p>
        </w:tc>
        <w:tc>
          <w:tcPr>
            <w:tcW w:w="2175" w:type="dxa"/>
          </w:tcPr>
          <w:p w:rsidR="00684821" w:rsidRDefault="00684821" w:rsidP="00B513A3">
            <w:pPr>
              <w:pStyle w:val="Table-Text"/>
              <w:rPr>
                <w:ins w:id="518" w:author="Arnaud Dumont" w:date="2014-06-04T15:36:00Z"/>
              </w:rPr>
            </w:pPr>
            <w:ins w:id="519" w:author="Arnaud Dumont" w:date="2014-06-04T15:36:00Z">
              <w:r>
                <w:t>timestamp</w:t>
              </w:r>
            </w:ins>
          </w:p>
        </w:tc>
        <w:tc>
          <w:tcPr>
            <w:tcW w:w="3507" w:type="dxa"/>
          </w:tcPr>
          <w:p w:rsidR="00684821" w:rsidRDefault="00684821" w:rsidP="00D56F25">
            <w:pPr>
              <w:pStyle w:val="Table-Text"/>
              <w:rPr>
                <w:ins w:id="520" w:author="Arnaud Dumont" w:date="2014-06-04T15:36:00Z"/>
              </w:rPr>
            </w:pPr>
            <w:ins w:id="521" w:author="Arnaud Dumont" w:date="2014-06-04T15:36:00Z">
              <w:r w:rsidRPr="00961B66">
                <w:t xml:space="preserve">The last time the zone was published </w:t>
              </w:r>
              <w:del w:id="522" w:author="Chris Wright" w:date="2014-06-16T13:37:00Z">
                <w:r w:rsidRPr="00961B66" w:rsidDel="00D56F25">
                  <w:delText>on</w:delText>
                </w:r>
              </w:del>
            </w:ins>
            <w:ins w:id="523" w:author="Chris Wright" w:date="2014-06-16T13:37:00Z">
              <w:r w:rsidR="00D56F25">
                <w:t>to</w:t>
              </w:r>
            </w:ins>
            <w:ins w:id="524" w:author="Arnaud Dumont" w:date="2014-06-04T15:36:00Z">
              <w:r w:rsidRPr="00961B66">
                <w:t xml:space="preserve"> the DNS anycast cloud</w:t>
              </w:r>
            </w:ins>
          </w:p>
        </w:tc>
      </w:tr>
      <w:tr w:rsidR="00684821" w:rsidTr="00A11CBE">
        <w:trPr>
          <w:trHeight w:val="113"/>
          <w:tblHeader w:val="0"/>
        </w:trPr>
        <w:tc>
          <w:tcPr>
            <w:tcW w:w="2965" w:type="dxa"/>
          </w:tcPr>
          <w:p w:rsidR="00684821" w:rsidRDefault="00684821" w:rsidP="00B513A3">
            <w:pPr>
              <w:pStyle w:val="Table-Text"/>
            </w:pPr>
            <w:r>
              <w:t>group</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zone grouping code</w:t>
            </w:r>
          </w:p>
        </w:tc>
      </w:tr>
      <w:tr w:rsidR="00684821" w:rsidTr="00A11CBE">
        <w:trPr>
          <w:trHeight w:val="113"/>
          <w:tblHeader w:val="0"/>
        </w:trPr>
        <w:tc>
          <w:tcPr>
            <w:tcW w:w="2965" w:type="dxa"/>
          </w:tcPr>
          <w:p w:rsidR="00684821" w:rsidRDefault="00684821" w:rsidP="00B513A3">
            <w:pPr>
              <w:pStyle w:val="Table-Text"/>
            </w:pPr>
            <w:r>
              <w:t>nameServerSetId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name server set associated with this zone</w:t>
            </w:r>
          </w:p>
        </w:tc>
      </w:tr>
      <w:tr w:rsidR="00684821" w:rsidTr="00A11CBE">
        <w:trPr>
          <w:trHeight w:val="113"/>
          <w:tblHeader w:val="0"/>
        </w:trPr>
        <w:tc>
          <w:tcPr>
            <w:tcW w:w="2965" w:type="dxa"/>
          </w:tcPr>
          <w:p w:rsidR="00684821" w:rsidRDefault="00684821" w:rsidP="00B513A3">
            <w:pPr>
              <w:pStyle w:val="Table-Text"/>
            </w:pPr>
            <w:r>
              <w:t>nameServerSetName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associated name server set</w:t>
            </w:r>
          </w:p>
        </w:tc>
      </w:tr>
      <w:tr w:rsidR="00684821" w:rsidTr="00A11CBE">
        <w:trPr>
          <w:trHeight w:val="113"/>
          <w:tblHeader w:val="0"/>
        </w:trPr>
        <w:tc>
          <w:tcPr>
            <w:tcW w:w="2965" w:type="dxa"/>
          </w:tcPr>
          <w:p w:rsidR="00684821" w:rsidRDefault="00684821" w:rsidP="00B513A3">
            <w:pPr>
              <w:pStyle w:val="Table-Text"/>
            </w:pPr>
            <w:r>
              <w:t>nameServerInterfaceSetId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name server interface set associated with the zone</w:t>
            </w:r>
          </w:p>
        </w:tc>
      </w:tr>
      <w:tr w:rsidR="00684821" w:rsidTr="00A11CBE">
        <w:trPr>
          <w:trHeight w:val="113"/>
          <w:tblHeader w:val="0"/>
        </w:trPr>
        <w:tc>
          <w:tcPr>
            <w:tcW w:w="2965" w:type="dxa"/>
          </w:tcPr>
          <w:p w:rsidR="00684821" w:rsidRDefault="00684821" w:rsidP="00B513A3">
            <w:pPr>
              <w:pStyle w:val="Table-Text"/>
            </w:pPr>
            <w:r>
              <w:t>nameServerInterfaceSetName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associated name server interface set</w:t>
            </w:r>
          </w:p>
        </w:tc>
      </w:tr>
      <w:tr w:rsidR="00684821" w:rsidTr="00A11CBE">
        <w:trPr>
          <w:trHeight w:val="113"/>
          <w:tblHeader w:val="0"/>
        </w:trPr>
        <w:tc>
          <w:tcPr>
            <w:tcW w:w="2965" w:type="dxa"/>
          </w:tcPr>
          <w:p w:rsidR="00684821" w:rsidRDefault="00684821" w:rsidP="00B513A3">
            <w:pPr>
              <w:pStyle w:val="Table-Text"/>
            </w:pPr>
            <w:r>
              <w:t>planId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plan that the zone is currently on</w:t>
            </w:r>
          </w:p>
        </w:tc>
      </w:tr>
      <w:tr w:rsidR="00684821" w:rsidTr="00A11CBE">
        <w:trPr>
          <w:trHeight w:val="113"/>
          <w:tblHeader w:val="0"/>
        </w:trPr>
        <w:tc>
          <w:tcPr>
            <w:tcW w:w="2965" w:type="dxa"/>
          </w:tcPr>
          <w:p w:rsidR="00684821" w:rsidRDefault="00684821" w:rsidP="00B513A3">
            <w:pPr>
              <w:pStyle w:val="Table-Text"/>
            </w:pPr>
            <w:r>
              <w:t>planName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plan that the zone is currently on</w:t>
            </w:r>
          </w:p>
        </w:tc>
      </w:tr>
      <w:tr w:rsidR="00684821" w:rsidTr="00A11CBE">
        <w:trPr>
          <w:trHeight w:val="113"/>
          <w:tblHeader w:val="0"/>
        </w:trPr>
        <w:tc>
          <w:tcPr>
            <w:tcW w:w="2965" w:type="dxa"/>
          </w:tcPr>
          <w:p w:rsidR="00684821" w:rsidRDefault="00684821" w:rsidP="00B513A3">
            <w:pPr>
              <w:pStyle w:val="Table-Text"/>
            </w:pPr>
            <w:r>
              <w:t>sponsorAccountId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account which sponsors or ‘owns’ the zone</w:t>
            </w:r>
          </w:p>
        </w:tc>
      </w:tr>
      <w:tr w:rsidR="00684821" w:rsidTr="00A11CBE">
        <w:trPr>
          <w:trHeight w:val="113"/>
          <w:tblHeader w:val="0"/>
        </w:trPr>
        <w:tc>
          <w:tcPr>
            <w:tcW w:w="2965" w:type="dxa"/>
          </w:tcPr>
          <w:p w:rsidR="00684821" w:rsidRDefault="00684821" w:rsidP="00B513A3">
            <w:pPr>
              <w:pStyle w:val="Table-Text"/>
            </w:pPr>
            <w:r>
              <w:t>sponsorAccountIdentifier</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identifier of the account which sponsors the zone</w:t>
            </w:r>
          </w:p>
        </w:tc>
      </w:tr>
      <w:tr w:rsidR="00684821" w:rsidTr="00A11CBE">
        <w:trPr>
          <w:trHeight w:val="113"/>
          <w:tblHeader w:val="0"/>
        </w:trPr>
        <w:tc>
          <w:tcPr>
            <w:tcW w:w="2965" w:type="dxa"/>
          </w:tcPr>
          <w:p w:rsidR="00684821" w:rsidRDefault="00684821" w:rsidP="00B513A3">
            <w:pPr>
              <w:pStyle w:val="Table-Text"/>
            </w:pPr>
            <w:r w:rsidRPr="00AF6C94">
              <w:t>delegationResourceRecords</w:t>
            </w:r>
          </w:p>
        </w:tc>
        <w:tc>
          <w:tcPr>
            <w:tcW w:w="2175" w:type="dxa"/>
          </w:tcPr>
          <w:p w:rsidR="00684821" w:rsidRDefault="00684821" w:rsidP="00B513A3">
            <w:pPr>
              <w:pStyle w:val="Table-Text"/>
            </w:pPr>
            <w:r>
              <w:t>ResourceRecord[]</w:t>
            </w:r>
          </w:p>
        </w:tc>
        <w:tc>
          <w:tcPr>
            <w:tcW w:w="3507" w:type="dxa"/>
          </w:tcPr>
          <w:p w:rsidR="00684821" w:rsidRDefault="00684821" w:rsidP="00B513A3">
            <w:pPr>
              <w:pStyle w:val="Table-Text"/>
            </w:pPr>
            <w:r>
              <w:t>The list of the resource records that are to be provide</w:t>
            </w:r>
            <w:ins w:id="525" w:author="Arnaud Dumont" w:date="2014-02-11T13:50:00Z">
              <w:r>
                <w:t>d</w:t>
              </w:r>
            </w:ins>
            <w:r>
              <w:t xml:space="preserve"> to the parent zone for the child zone delegation. This is typically the NS records and any required glue records</w:t>
            </w:r>
          </w:p>
        </w:tc>
      </w:tr>
      <w:tr w:rsidR="00684821" w:rsidTr="00A11CBE">
        <w:trPr>
          <w:trHeight w:val="113"/>
          <w:tblHeader w:val="0"/>
        </w:trPr>
        <w:tc>
          <w:tcPr>
            <w:tcW w:w="2965" w:type="dxa"/>
          </w:tcPr>
          <w:p w:rsidR="00684821" w:rsidRDefault="00684821" w:rsidP="00B513A3">
            <w:pPr>
              <w:pStyle w:val="Table-Text"/>
            </w:pPr>
            <w:r>
              <w:lastRenderedPageBreak/>
              <w:t>ddnsResourceRecords</w:t>
            </w:r>
          </w:p>
        </w:tc>
        <w:tc>
          <w:tcPr>
            <w:tcW w:w="2175" w:type="dxa"/>
          </w:tcPr>
          <w:p w:rsidR="00684821" w:rsidRDefault="00684821" w:rsidP="00B513A3">
            <w:pPr>
              <w:pStyle w:val="Table-Text"/>
            </w:pPr>
            <w:r>
              <w:t>ResourceRecord[]</w:t>
            </w:r>
          </w:p>
        </w:tc>
        <w:tc>
          <w:tcPr>
            <w:tcW w:w="3507" w:type="dxa"/>
          </w:tcPr>
          <w:p w:rsidR="00684821" w:rsidRDefault="00684821" w:rsidP="00B513A3">
            <w:pPr>
              <w:pStyle w:val="Table-Text"/>
            </w:pPr>
            <w:r>
              <w:t>The list of system generated resource records for the zone. This is typically the SOA and NS records</w:t>
            </w:r>
          </w:p>
        </w:tc>
      </w:tr>
      <w:tr w:rsidR="00684821" w:rsidTr="00A11CBE">
        <w:trPr>
          <w:trHeight w:val="113"/>
          <w:tblHeader w:val="0"/>
        </w:trPr>
        <w:tc>
          <w:tcPr>
            <w:tcW w:w="2965" w:type="dxa"/>
          </w:tcPr>
          <w:p w:rsidR="00684821" w:rsidRDefault="00684821" w:rsidP="00B513A3">
            <w:pPr>
              <w:pStyle w:val="Table-Text"/>
            </w:pPr>
            <w:r>
              <w:t>resourceRecords</w:t>
            </w:r>
          </w:p>
        </w:tc>
        <w:tc>
          <w:tcPr>
            <w:tcW w:w="2175" w:type="dxa"/>
          </w:tcPr>
          <w:p w:rsidR="00684821" w:rsidRDefault="00684821" w:rsidP="00B513A3">
            <w:pPr>
              <w:pStyle w:val="Table-Text"/>
            </w:pPr>
            <w:r>
              <w:t>ResourceRecord[]</w:t>
            </w:r>
          </w:p>
        </w:tc>
        <w:tc>
          <w:tcPr>
            <w:tcW w:w="3507" w:type="dxa"/>
          </w:tcPr>
          <w:p w:rsidR="00684821" w:rsidRDefault="00684821" w:rsidP="00B513A3">
            <w:pPr>
              <w:pStyle w:val="Table-Text"/>
            </w:pPr>
            <w:r>
              <w:t>The list of the user supplied (and modifiable) resource records associated with the zone</w:t>
            </w:r>
          </w:p>
        </w:tc>
      </w:tr>
      <w:tr w:rsidR="00684821" w:rsidTr="00A11CBE">
        <w:trPr>
          <w:trHeight w:val="113"/>
          <w:tblHeader w:val="0"/>
        </w:trPr>
        <w:tc>
          <w:tcPr>
            <w:tcW w:w="2965" w:type="dxa"/>
          </w:tcPr>
          <w:p w:rsidR="00684821" w:rsidRDefault="00684821" w:rsidP="00B513A3">
            <w:pPr>
              <w:pStyle w:val="Table-Text"/>
            </w:pPr>
            <w:r>
              <w:t>createDate</w:t>
            </w:r>
          </w:p>
        </w:tc>
        <w:tc>
          <w:tcPr>
            <w:tcW w:w="2175" w:type="dxa"/>
          </w:tcPr>
          <w:p w:rsidR="00684821" w:rsidRDefault="00684821" w:rsidP="00B513A3">
            <w:pPr>
              <w:pStyle w:val="Table-Text"/>
            </w:pPr>
            <w:r>
              <w:t>timestamp</w:t>
            </w:r>
          </w:p>
        </w:tc>
        <w:tc>
          <w:tcPr>
            <w:tcW w:w="3507" w:type="dxa"/>
          </w:tcPr>
          <w:p w:rsidR="00684821" w:rsidRDefault="00684821" w:rsidP="00B513A3">
            <w:pPr>
              <w:pStyle w:val="Table-Text"/>
            </w:pPr>
            <w:r>
              <w:t>The date and time in UTC that this object was created</w:t>
            </w:r>
          </w:p>
        </w:tc>
      </w:tr>
      <w:tr w:rsidR="00684821" w:rsidTr="00A11CBE">
        <w:trPr>
          <w:trHeight w:val="113"/>
          <w:tblHeader w:val="0"/>
        </w:trPr>
        <w:tc>
          <w:tcPr>
            <w:tcW w:w="2965" w:type="dxa"/>
          </w:tcPr>
          <w:p w:rsidR="00684821" w:rsidRDefault="00684821" w:rsidP="00B513A3">
            <w:pPr>
              <w:pStyle w:val="Table-Text"/>
            </w:pPr>
            <w:r>
              <w:t>createAccountId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account which created the object</w:t>
            </w:r>
          </w:p>
        </w:tc>
      </w:tr>
      <w:tr w:rsidR="00684821" w:rsidTr="00A11CBE">
        <w:trPr>
          <w:trHeight w:val="113"/>
          <w:tblHeader w:val="0"/>
        </w:trPr>
        <w:tc>
          <w:tcPr>
            <w:tcW w:w="2965" w:type="dxa"/>
          </w:tcPr>
          <w:p w:rsidR="00684821" w:rsidRDefault="00684821" w:rsidP="00B513A3">
            <w:pPr>
              <w:pStyle w:val="Table-Text"/>
            </w:pPr>
            <w:r>
              <w:t>createAccountIdentifier</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identifier of the account which created the object</w:t>
            </w:r>
          </w:p>
        </w:tc>
      </w:tr>
      <w:tr w:rsidR="00684821" w:rsidTr="00A11CBE">
        <w:trPr>
          <w:trHeight w:val="113"/>
          <w:tblHeader w:val="0"/>
        </w:trPr>
        <w:tc>
          <w:tcPr>
            <w:tcW w:w="2965" w:type="dxa"/>
          </w:tcPr>
          <w:p w:rsidR="00684821" w:rsidRDefault="00684821" w:rsidP="00B513A3">
            <w:pPr>
              <w:pStyle w:val="Table-Text"/>
            </w:pPr>
            <w:r>
              <w:t>createUserId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user which created the object</w:t>
            </w:r>
          </w:p>
        </w:tc>
      </w:tr>
      <w:tr w:rsidR="00684821" w:rsidTr="00A11CBE">
        <w:trPr>
          <w:trHeight w:val="113"/>
          <w:tblHeader w:val="0"/>
        </w:trPr>
        <w:tc>
          <w:tcPr>
            <w:tcW w:w="2965" w:type="dxa"/>
          </w:tcPr>
          <w:p w:rsidR="00684821" w:rsidRDefault="00684821" w:rsidP="00B513A3">
            <w:pPr>
              <w:pStyle w:val="Table-Text"/>
            </w:pPr>
            <w:r>
              <w:t>createUserName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user which created the object</w:t>
            </w:r>
          </w:p>
        </w:tc>
      </w:tr>
      <w:tr w:rsidR="00684821" w:rsidTr="00A11CBE">
        <w:trPr>
          <w:trHeight w:val="113"/>
          <w:tblHeader w:val="0"/>
        </w:trPr>
        <w:tc>
          <w:tcPr>
            <w:tcW w:w="2965" w:type="dxa"/>
          </w:tcPr>
          <w:p w:rsidR="00684821" w:rsidRDefault="00684821" w:rsidP="00B513A3">
            <w:pPr>
              <w:pStyle w:val="Table-Text"/>
            </w:pPr>
            <w:r>
              <w:t>lastUpdateDate</w:t>
            </w:r>
          </w:p>
        </w:tc>
        <w:tc>
          <w:tcPr>
            <w:tcW w:w="2175" w:type="dxa"/>
          </w:tcPr>
          <w:p w:rsidR="00684821" w:rsidRDefault="00684821" w:rsidP="00B513A3">
            <w:pPr>
              <w:pStyle w:val="Table-Text"/>
            </w:pPr>
            <w:r>
              <w:t>timestamp</w:t>
            </w:r>
          </w:p>
        </w:tc>
        <w:tc>
          <w:tcPr>
            <w:tcW w:w="3507" w:type="dxa"/>
          </w:tcPr>
          <w:p w:rsidR="00684821" w:rsidRDefault="00684821" w:rsidP="00B513A3">
            <w:pPr>
              <w:pStyle w:val="Table-Text"/>
            </w:pPr>
            <w:r>
              <w:t>The date and time in UTC that this object was last updated, null if the object has never been updated</w:t>
            </w:r>
          </w:p>
        </w:tc>
      </w:tr>
      <w:tr w:rsidR="00684821" w:rsidTr="00A11CBE">
        <w:trPr>
          <w:trHeight w:val="113"/>
          <w:tblHeader w:val="0"/>
        </w:trPr>
        <w:tc>
          <w:tcPr>
            <w:tcW w:w="2965" w:type="dxa"/>
          </w:tcPr>
          <w:p w:rsidR="00684821" w:rsidRDefault="00684821" w:rsidP="00B513A3">
            <w:pPr>
              <w:pStyle w:val="Table-Text"/>
            </w:pPr>
            <w:r>
              <w:t>lastUpdateAccountId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account which last updated the object, null if the object has never been updated</w:t>
            </w:r>
          </w:p>
        </w:tc>
      </w:tr>
      <w:tr w:rsidR="00684821" w:rsidTr="00A11CBE">
        <w:trPr>
          <w:trHeight w:val="113"/>
          <w:tblHeader w:val="0"/>
        </w:trPr>
        <w:tc>
          <w:tcPr>
            <w:tcW w:w="2965" w:type="dxa"/>
          </w:tcPr>
          <w:p w:rsidR="00684821" w:rsidRDefault="00684821" w:rsidP="00B513A3">
            <w:pPr>
              <w:pStyle w:val="Table-Text"/>
            </w:pPr>
            <w:r>
              <w:t>lastUpdateAccountIdentifier</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identifier of the account which last updated the object, null if the object has never been updated</w:t>
            </w:r>
          </w:p>
        </w:tc>
      </w:tr>
      <w:tr w:rsidR="00684821" w:rsidTr="00A11CBE">
        <w:trPr>
          <w:trHeight w:val="113"/>
          <w:tblHeader w:val="0"/>
        </w:trPr>
        <w:tc>
          <w:tcPr>
            <w:tcW w:w="2965" w:type="dxa"/>
          </w:tcPr>
          <w:p w:rsidR="00684821" w:rsidRDefault="00684821" w:rsidP="00B513A3">
            <w:pPr>
              <w:pStyle w:val="Table-Text"/>
            </w:pPr>
            <w:r>
              <w:t>lastUpdateUserId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user which last updated the object, null if the object has never been updated</w:t>
            </w:r>
          </w:p>
        </w:tc>
      </w:tr>
      <w:tr w:rsidR="00684821" w:rsidTr="00A11CBE">
        <w:trPr>
          <w:trHeight w:val="113"/>
          <w:tblHeader w:val="0"/>
        </w:trPr>
        <w:tc>
          <w:tcPr>
            <w:tcW w:w="2965" w:type="dxa"/>
          </w:tcPr>
          <w:p w:rsidR="00684821" w:rsidRDefault="00684821" w:rsidP="00B513A3">
            <w:pPr>
              <w:pStyle w:val="Table-Text"/>
            </w:pPr>
            <w:r>
              <w:t>lastUpdateUserName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w:t>
      </w:r>
      <w:proofErr w:type="gramStart"/>
      <w:r w:rsidRPr="00B513A3">
        <w:t>records,</w:t>
      </w:r>
      <w:proofErr w:type="gramEnd"/>
      <w:r w:rsidRPr="00B513A3">
        <w:t xml:space="preserve">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 xml:space="preserve">Below is an example of a zone </w:t>
      </w:r>
      <w:proofErr w:type="gramStart"/>
      <w:r w:rsidRPr="00B513A3">
        <w:t>create</w:t>
      </w:r>
      <w:proofErr w:type="gramEnd"/>
      <w:r w:rsidRPr="00B513A3">
        <w:t xml:space="preserv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gramStart"/>
      <w:r>
        <w:t>zoneCreate</w:t>
      </w:r>
      <w:proofErr w:type="gramEnd"/>
      <w:r>
        <w:t>" : {</w:t>
      </w:r>
    </w:p>
    <w:p w:rsidR="00B513A3" w:rsidRDefault="00B513A3" w:rsidP="00B513A3">
      <w:pPr>
        <w:pStyle w:val="Code"/>
        <w:rPr>
          <w:ins w:id="526" w:author="Arnaud Dumont" w:date="2014-02-20T11:43:00Z"/>
        </w:rPr>
      </w:pPr>
      <w:r>
        <w:t xml:space="preserve">    "</w:t>
      </w:r>
      <w:proofErr w:type="gramStart"/>
      <w:r>
        <w:t>name</w:t>
      </w:r>
      <w:proofErr w:type="gramEnd"/>
      <w:r>
        <w:t>" : "example.com.au",</w:t>
      </w:r>
    </w:p>
    <w:p w:rsidR="00CB3AB5" w:rsidRDefault="00CB3AB5" w:rsidP="00B513A3">
      <w:pPr>
        <w:pStyle w:val="Code"/>
      </w:pPr>
      <w:ins w:id="527" w:author="Arnaud Dumont" w:date="2014-02-20T11:43:00Z">
        <w:r>
          <w:t xml:space="preserve">    "</w:t>
        </w:r>
        <w:proofErr w:type="gramStart"/>
        <w:r w:rsidRPr="00CB3AB5">
          <w:t>dnssecSigned</w:t>
        </w:r>
        <w:proofErr w:type="gramEnd"/>
        <w:r>
          <w:t>" : false,</w:t>
        </w:r>
      </w:ins>
    </w:p>
    <w:p w:rsidR="00B513A3" w:rsidRDefault="00B513A3" w:rsidP="00B513A3">
      <w:pPr>
        <w:pStyle w:val="Code"/>
      </w:pPr>
      <w:r>
        <w:t xml:space="preserve">    "</w:t>
      </w:r>
      <w:proofErr w:type="gramStart"/>
      <w:r>
        <w:t>brandedNameServers</w:t>
      </w:r>
      <w:proofErr w:type="gramEnd"/>
      <w:r>
        <w:t>" : true,</w:t>
      </w:r>
    </w:p>
    <w:p w:rsidR="00B513A3" w:rsidRDefault="00B513A3" w:rsidP="00B513A3">
      <w:pPr>
        <w:pStyle w:val="Code"/>
      </w:pPr>
      <w:r>
        <w:t xml:space="preserve">    "</w:t>
      </w:r>
      <w:proofErr w:type="gramStart"/>
      <w:r>
        <w:t>group</w:t>
      </w:r>
      <w:proofErr w:type="gramEnd"/>
      <w:r>
        <w:t>" : "mygroup",</w:t>
      </w:r>
    </w:p>
    <w:p w:rsidR="00B513A3" w:rsidRDefault="00B513A3" w:rsidP="00B513A3">
      <w:pPr>
        <w:pStyle w:val="Code"/>
      </w:pPr>
      <w:r>
        <w:t xml:space="preserve">    "</w:t>
      </w:r>
      <w:proofErr w:type="gramStart"/>
      <w:r>
        <w:t>nameServerSetId</w:t>
      </w:r>
      <w:proofErr w:type="gramEnd"/>
      <w:r>
        <w:t>" : "75dc78a1-97b6-4b72-9a3d-7bf66d48746d",</w:t>
      </w:r>
    </w:p>
    <w:p w:rsidR="00B513A3" w:rsidRDefault="00B513A3" w:rsidP="00B513A3">
      <w:pPr>
        <w:pStyle w:val="Code"/>
      </w:pPr>
      <w:r>
        <w:t xml:space="preserve">    "</w:t>
      </w:r>
      <w:proofErr w:type="gramStart"/>
      <w:r>
        <w:t>planId</w:t>
      </w:r>
      <w:proofErr w:type="gramEnd"/>
      <w:r>
        <w:t>"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gramStart"/>
      <w:r>
        <w:t>zone</w:t>
      </w:r>
      <w:proofErr w:type="gramEnd"/>
      <w:r>
        <w:t>" : {</w:t>
      </w:r>
    </w:p>
    <w:p w:rsidR="00B513A3" w:rsidRDefault="00B513A3" w:rsidP="00B513A3">
      <w:pPr>
        <w:pStyle w:val="Code"/>
      </w:pPr>
      <w:r>
        <w:t xml:space="preserve">    "@uri</w:t>
      </w:r>
      <w:proofErr w:type="gramStart"/>
      <w:r>
        <w:t>" :</w:t>
      </w:r>
      <w:proofErr w:type="gramEnd"/>
      <w:r>
        <w:t xml:space="preserve"> "https://api.discoverydns.com/zones/01c7c0eb-3859-43a4-b302-972a42949e2c",</w:t>
      </w:r>
    </w:p>
    <w:p w:rsidR="00B513A3" w:rsidRDefault="00B513A3" w:rsidP="00B513A3">
      <w:pPr>
        <w:pStyle w:val="Code"/>
      </w:pPr>
      <w:r>
        <w:t xml:space="preserve">    "</w:t>
      </w:r>
      <w:proofErr w:type="gramStart"/>
      <w:r>
        <w:t>id</w:t>
      </w:r>
      <w:proofErr w:type="gramEnd"/>
      <w:r>
        <w:t>" : "01c7c0eb-3859-43a4-b302-972a42949e2c",</w:t>
      </w:r>
    </w:p>
    <w:p w:rsidR="00B513A3" w:rsidRDefault="00B513A3" w:rsidP="00B513A3">
      <w:pPr>
        <w:pStyle w:val="Code"/>
      </w:pPr>
      <w:r>
        <w:t xml:space="preserve">    "</w:t>
      </w:r>
      <w:proofErr w:type="gramStart"/>
      <w:r>
        <w:t>version</w:t>
      </w:r>
      <w:proofErr w:type="gramEnd"/>
      <w:r>
        <w:t>" : 0,</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gramStart"/>
      <w:r>
        <w:t>brandedNameServers</w:t>
      </w:r>
      <w:proofErr w:type="gramEnd"/>
      <w:r>
        <w:t>" : true,</w:t>
      </w:r>
    </w:p>
    <w:p w:rsidR="00EA3CD9" w:rsidRDefault="00B513A3" w:rsidP="00EA3CD9">
      <w:pPr>
        <w:pStyle w:val="Code"/>
        <w:rPr>
          <w:ins w:id="528" w:author="Arnaud Dumont" w:date="2014-02-11T14:00:00Z"/>
        </w:rPr>
      </w:pPr>
      <w:r>
        <w:t xml:space="preserve">    "</w:t>
      </w:r>
      <w:proofErr w:type="gramStart"/>
      <w:r>
        <w:t>dnssecSigned</w:t>
      </w:r>
      <w:proofErr w:type="gramEnd"/>
      <w:r>
        <w:t>" : false,</w:t>
      </w:r>
    </w:p>
    <w:p w:rsidR="00684821" w:rsidRDefault="00EA3CD9" w:rsidP="00684821">
      <w:pPr>
        <w:pStyle w:val="Code"/>
        <w:rPr>
          <w:ins w:id="529" w:author="Arnaud Dumont" w:date="2014-06-04T15:37:00Z"/>
        </w:rPr>
      </w:pPr>
      <w:ins w:id="530" w:author="Arnaud Dumont" w:date="2014-02-11T14:00:00Z">
        <w:r>
          <w:t xml:space="preserve">    "</w:t>
        </w:r>
        <w:proofErr w:type="gramStart"/>
        <w:r w:rsidRPr="006242A4">
          <w:t>zskRollOverState</w:t>
        </w:r>
        <w:proofErr w:type="gramEnd"/>
        <w:r>
          <w:t>" : null,</w:t>
        </w:r>
      </w:ins>
      <w:ins w:id="531" w:author="Arnaud Dumont" w:date="2014-06-04T15:37:00Z">
        <w:r w:rsidR="00684821" w:rsidRPr="00684821">
          <w:t xml:space="preserve"> </w:t>
        </w:r>
      </w:ins>
    </w:p>
    <w:p w:rsidR="00684821" w:rsidRDefault="00684821" w:rsidP="00684821">
      <w:pPr>
        <w:pStyle w:val="Code"/>
        <w:rPr>
          <w:ins w:id="532" w:author="Arnaud Dumont" w:date="2014-06-04T15:37:00Z"/>
        </w:rPr>
      </w:pPr>
      <w:ins w:id="533" w:author="Arnaud Dumont" w:date="2014-06-04T15:37:00Z">
        <w:r>
          <w:t xml:space="preserve">    "</w:t>
        </w:r>
        <w:proofErr w:type="gramStart"/>
        <w:r w:rsidRPr="008E504F">
          <w:t>pendingOperation</w:t>
        </w:r>
        <w:proofErr w:type="gramEnd"/>
        <w:r>
          <w:t>" : "none",</w:t>
        </w:r>
      </w:ins>
    </w:p>
    <w:p w:rsidR="00B513A3" w:rsidRDefault="00684821" w:rsidP="00684821">
      <w:pPr>
        <w:pStyle w:val="Code"/>
      </w:pPr>
      <w:ins w:id="534" w:author="Arnaud Dumont" w:date="2014-06-04T15:37:00Z">
        <w:r>
          <w:t xml:space="preserve">    "</w:t>
        </w:r>
        <w:proofErr w:type="gramStart"/>
        <w:r w:rsidRPr="008E504F">
          <w:t>lastPublishDate</w:t>
        </w:r>
        <w:proofErr w:type="gramEnd"/>
        <w:r>
          <w:t>" : null,</w:t>
        </w:r>
      </w:ins>
    </w:p>
    <w:p w:rsidR="00B513A3" w:rsidRDefault="00B513A3" w:rsidP="00B513A3">
      <w:pPr>
        <w:pStyle w:val="Code"/>
      </w:pPr>
      <w:r>
        <w:t xml:space="preserve">    "</w:t>
      </w:r>
      <w:proofErr w:type="gramStart"/>
      <w:r>
        <w:t>group</w:t>
      </w:r>
      <w:proofErr w:type="gramEnd"/>
      <w:r>
        <w:t>" : "mygroup",</w:t>
      </w:r>
    </w:p>
    <w:p w:rsidR="00B513A3" w:rsidRDefault="00B513A3" w:rsidP="00B513A3">
      <w:pPr>
        <w:pStyle w:val="Code"/>
      </w:pPr>
      <w:r>
        <w:t xml:space="preserve">    "</w:t>
      </w:r>
      <w:proofErr w:type="gramStart"/>
      <w:r>
        <w:t>nameServerSetId</w:t>
      </w:r>
      <w:proofErr w:type="gramEnd"/>
      <w:r>
        <w:t>" : "75dc78a1-97b6-4b72-9a3d-7bf66d48746d",</w:t>
      </w:r>
    </w:p>
    <w:p w:rsidR="00B513A3" w:rsidRDefault="00B513A3" w:rsidP="00B513A3">
      <w:pPr>
        <w:pStyle w:val="Code"/>
      </w:pPr>
      <w:r>
        <w:t xml:space="preserve">    "</w:t>
      </w:r>
      <w:proofErr w:type="gramStart"/>
      <w:r>
        <w:t>nameServerSetName</w:t>
      </w:r>
      <w:proofErr w:type="gramEnd"/>
      <w:r>
        <w:t>" : "Test-ing Name.Server_Set0",</w:t>
      </w:r>
    </w:p>
    <w:p w:rsidR="00B513A3" w:rsidRDefault="00B513A3" w:rsidP="00B513A3">
      <w:pPr>
        <w:pStyle w:val="Code"/>
      </w:pPr>
      <w:r>
        <w:lastRenderedPageBreak/>
        <w:t xml:space="preserve">    "</w:t>
      </w:r>
      <w:proofErr w:type="gramStart"/>
      <w:r>
        <w:t>nameServerInterfaceSetId</w:t>
      </w:r>
      <w:proofErr w:type="gramEnd"/>
      <w:r>
        <w:t>" : "3172a76f-f9f0-40b8-93ea-2fbe4590e293",</w:t>
      </w:r>
    </w:p>
    <w:p w:rsidR="00B513A3" w:rsidRDefault="00B513A3" w:rsidP="00B513A3">
      <w:pPr>
        <w:pStyle w:val="Code"/>
      </w:pPr>
      <w:r>
        <w:t xml:space="preserve">    "</w:t>
      </w:r>
      <w:proofErr w:type="gramStart"/>
      <w:r>
        <w:t>nameServerInterfaceSetName</w:t>
      </w:r>
      <w:proofErr w:type="gramEnd"/>
      <w:r>
        <w:t>" : "Test-ing NameServer_Interfa.ceSet0",</w:t>
      </w:r>
    </w:p>
    <w:p w:rsidR="00B513A3" w:rsidRDefault="00B513A3" w:rsidP="00B513A3">
      <w:pPr>
        <w:pStyle w:val="Code"/>
      </w:pPr>
      <w:r>
        <w:t xml:space="preserve">    "</w:t>
      </w:r>
      <w:proofErr w:type="gramStart"/>
      <w:r>
        <w:t>planId</w:t>
      </w:r>
      <w:proofErr w:type="gramEnd"/>
      <w:r>
        <w:t>" : "43915703-6bd2-4ba9-af0a-ea590be939db",</w:t>
      </w:r>
    </w:p>
    <w:p w:rsidR="00B513A3" w:rsidRDefault="00B513A3" w:rsidP="00B513A3">
      <w:pPr>
        <w:pStyle w:val="Code"/>
      </w:pPr>
      <w:r>
        <w:t xml:space="preserve">    "</w:t>
      </w:r>
      <w:proofErr w:type="gramStart"/>
      <w:r>
        <w:t>planName</w:t>
      </w:r>
      <w:proofErr w:type="gramEnd"/>
      <w:r>
        <w:t>" : "testing-plan_.meh la0",</w:t>
      </w:r>
    </w:p>
    <w:p w:rsidR="00B513A3" w:rsidRDefault="00B513A3" w:rsidP="00B513A3">
      <w:pPr>
        <w:pStyle w:val="Code"/>
      </w:pPr>
      <w:r>
        <w:t xml:space="preserve">    "</w:t>
      </w:r>
      <w:proofErr w:type="gramStart"/>
      <w:r>
        <w:t>sponsorAccountId</w:t>
      </w:r>
      <w:proofErr w:type="gramEnd"/>
      <w:r>
        <w:t>" : "f73af262-9531-11e2-9b25-2809b571161a",</w:t>
      </w:r>
    </w:p>
    <w:p w:rsidR="00B513A3" w:rsidRDefault="00B513A3" w:rsidP="00B513A3">
      <w:pPr>
        <w:pStyle w:val="Code"/>
      </w:pPr>
      <w:r>
        <w:t xml:space="preserve">    "</w:t>
      </w:r>
      <w:proofErr w:type="gramStart"/>
      <w:r>
        <w:t>sponsorAccountIdentifier</w:t>
      </w:r>
      <w:proofErr w:type="gramEnd"/>
      <w:r>
        <w:t>" : "system",</w:t>
      </w:r>
    </w:p>
    <w:p w:rsidR="00B513A3" w:rsidRDefault="00B513A3" w:rsidP="00B513A3">
      <w:pPr>
        <w:pStyle w:val="Code"/>
      </w:pPr>
      <w:r>
        <w:t xml:space="preserve">    "</w:t>
      </w:r>
      <w:proofErr w:type="gramStart"/>
      <w:r>
        <w:t>createDate</w:t>
      </w:r>
      <w:proofErr w:type="gramEnd"/>
      <w:r>
        <w:t>" : "2013-10-08T02:01:05.920",</w:t>
      </w:r>
    </w:p>
    <w:p w:rsidR="00B513A3" w:rsidRDefault="00B513A3" w:rsidP="00B513A3">
      <w:pPr>
        <w:pStyle w:val="Code"/>
      </w:pPr>
      <w:r>
        <w:t xml:space="preserve">    "</w:t>
      </w:r>
      <w:proofErr w:type="gramStart"/>
      <w:r>
        <w:t>createAccountId</w:t>
      </w:r>
      <w:proofErr w:type="gramEnd"/>
      <w:r>
        <w:t>" : "f73af262-9531-11e2-9b25-2809b571161a",</w:t>
      </w:r>
    </w:p>
    <w:p w:rsidR="00B513A3" w:rsidRDefault="00B513A3" w:rsidP="00B513A3">
      <w:pPr>
        <w:pStyle w:val="Code"/>
      </w:pPr>
      <w:r>
        <w:t xml:space="preserve">    "</w:t>
      </w:r>
      <w:proofErr w:type="gramStart"/>
      <w:r>
        <w:t>createAccountIdentifier</w:t>
      </w:r>
      <w:proofErr w:type="gramEnd"/>
      <w:r>
        <w:t>" : "system",</w:t>
      </w:r>
    </w:p>
    <w:p w:rsidR="00B513A3" w:rsidRDefault="00B513A3" w:rsidP="00B513A3">
      <w:pPr>
        <w:pStyle w:val="Code"/>
      </w:pPr>
      <w:r>
        <w:t xml:space="preserve">    "</w:t>
      </w:r>
      <w:proofErr w:type="gramStart"/>
      <w:r>
        <w:t>createUserId</w:t>
      </w:r>
      <w:proofErr w:type="gramEnd"/>
      <w:r>
        <w:t>" : "ed848682-c1d9-11e2-86bc-e9b9e1409c4c",</w:t>
      </w:r>
    </w:p>
    <w:p w:rsidR="00B513A3" w:rsidRDefault="00B513A3" w:rsidP="00B513A3">
      <w:pPr>
        <w:pStyle w:val="Code"/>
      </w:pPr>
      <w:r>
        <w:t xml:space="preserve">    "</w:t>
      </w:r>
      <w:proofErr w:type="gramStart"/>
      <w:r>
        <w:t>createUserName</w:t>
      </w:r>
      <w:proofErr w:type="gramEnd"/>
      <w:r>
        <w:t>" : "System Admin",</w:t>
      </w:r>
    </w:p>
    <w:p w:rsidR="00B513A3" w:rsidRDefault="00B513A3" w:rsidP="00B513A3">
      <w:pPr>
        <w:pStyle w:val="Code"/>
      </w:pPr>
      <w:r>
        <w:t xml:space="preserve">    "</w:t>
      </w:r>
      <w:proofErr w:type="gramStart"/>
      <w:r>
        <w:t>lastUpdateDate</w:t>
      </w:r>
      <w:proofErr w:type="gramEnd"/>
      <w:r>
        <w:t>" : null,</w:t>
      </w:r>
    </w:p>
    <w:p w:rsidR="00B513A3" w:rsidRDefault="00B513A3" w:rsidP="00B513A3">
      <w:pPr>
        <w:pStyle w:val="Code"/>
      </w:pPr>
      <w:r>
        <w:t xml:space="preserve">    "</w:t>
      </w:r>
      <w:proofErr w:type="gramStart"/>
      <w:r>
        <w:t>lastUpdateAccountId</w:t>
      </w:r>
      <w:proofErr w:type="gramEnd"/>
      <w:r>
        <w:t>" : null,</w:t>
      </w:r>
    </w:p>
    <w:p w:rsidR="00B513A3" w:rsidRDefault="00B513A3" w:rsidP="00B513A3">
      <w:pPr>
        <w:pStyle w:val="Code"/>
      </w:pPr>
      <w:r>
        <w:t xml:space="preserve">    "</w:t>
      </w:r>
      <w:proofErr w:type="gramStart"/>
      <w:r>
        <w:t>lastUpdateAccountIdentifier</w:t>
      </w:r>
      <w:proofErr w:type="gramEnd"/>
      <w:r>
        <w:t>" : null,</w:t>
      </w:r>
    </w:p>
    <w:p w:rsidR="00B513A3" w:rsidRDefault="00B513A3" w:rsidP="00B513A3">
      <w:pPr>
        <w:pStyle w:val="Code"/>
      </w:pPr>
      <w:r>
        <w:t xml:space="preserve">    "</w:t>
      </w:r>
      <w:proofErr w:type="gramStart"/>
      <w:r>
        <w:t>lastUpdateUserId</w:t>
      </w:r>
      <w:proofErr w:type="gramEnd"/>
      <w:r>
        <w:t>" : null,</w:t>
      </w:r>
    </w:p>
    <w:p w:rsidR="00B513A3" w:rsidRDefault="00B513A3" w:rsidP="00B513A3">
      <w:pPr>
        <w:pStyle w:val="Code"/>
      </w:pPr>
      <w:r>
        <w:t xml:space="preserve">    "</w:t>
      </w:r>
      <w:proofErr w:type="gramStart"/>
      <w:r>
        <w:t>lastUpdateUserName</w:t>
      </w:r>
      <w:proofErr w:type="gramEnd"/>
      <w:r>
        <w:t>" : null,</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lastRenderedPageBreak/>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B513A3">
      <w:pPr>
        <w:pStyle w:val="Code"/>
      </w:pPr>
      <w:r>
        <w:t xml:space="preserve">    } ],</w:t>
      </w:r>
    </w:p>
    <w:p w:rsidR="00B513A3" w:rsidRDefault="00B513A3" w:rsidP="00B513A3">
      <w:pPr>
        <w:pStyle w:val="Code"/>
      </w:pPr>
      <w:r>
        <w:t xml:space="preserve">    "</w:t>
      </w:r>
      <w:proofErr w:type="gramStart"/>
      <w:r>
        <w:t>ddnsResourceRecords</w:t>
      </w:r>
      <w:proofErr w:type="gramEnd"/>
      <w:r>
        <w:t>" :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"testingprefix2.example.com.au."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"SOA",</w:t>
      </w:r>
    </w:p>
    <w:p w:rsidR="00B513A3" w:rsidRDefault="00B513A3" w:rsidP="00B513A3">
      <w:pPr>
        <w:pStyle w:val="Code"/>
      </w:pPr>
      <w:r>
        <w:t xml:space="preserve">      "</w:t>
      </w:r>
      <w:proofErr w:type="gramStart"/>
      <w:r>
        <w:t>host</w:t>
      </w:r>
      <w:proofErr w:type="gramEnd"/>
      <w:r>
        <w:t>" : "testingprefix1.example.com.au.",</w:t>
      </w:r>
    </w:p>
    <w:p w:rsidR="00B513A3" w:rsidRDefault="00B513A3" w:rsidP="00B513A3">
      <w:pPr>
        <w:pStyle w:val="Code"/>
      </w:pPr>
      <w:r>
        <w:t xml:space="preserve">      "</w:t>
      </w:r>
      <w:proofErr w:type="gramStart"/>
      <w:r>
        <w:t>admin</w:t>
      </w:r>
      <w:proofErr w:type="gramEnd"/>
      <w:r>
        <w:t>" : "dnsmaster.example.com.au.",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gramStart"/>
      <w:r>
        <w:t>refresh</w:t>
      </w:r>
      <w:proofErr w:type="gramEnd"/>
      <w:r>
        <w:t>" : "43200",</w:t>
      </w:r>
    </w:p>
    <w:p w:rsidR="00B513A3" w:rsidRDefault="00B513A3" w:rsidP="00B513A3">
      <w:pPr>
        <w:pStyle w:val="Code"/>
      </w:pPr>
      <w:r>
        <w:t xml:space="preserve">      "</w:t>
      </w:r>
      <w:proofErr w:type="gramStart"/>
      <w:r>
        <w:t>retry</w:t>
      </w:r>
      <w:proofErr w:type="gramEnd"/>
      <w:r>
        <w:t>" : "600",</w:t>
      </w:r>
    </w:p>
    <w:p w:rsidR="00B513A3" w:rsidRDefault="00B513A3" w:rsidP="00B513A3">
      <w:pPr>
        <w:pStyle w:val="Code"/>
      </w:pPr>
      <w:r>
        <w:t xml:space="preserve">      "</w:t>
      </w:r>
      <w:proofErr w:type="gramStart"/>
      <w:r>
        <w:t>expire</w:t>
      </w:r>
      <w:proofErr w:type="gramEnd"/>
      <w:r>
        <w:t>" : "1209600",</w:t>
      </w:r>
    </w:p>
    <w:p w:rsidR="00B513A3" w:rsidRDefault="00B513A3" w:rsidP="00B513A3">
      <w:pPr>
        <w:pStyle w:val="Code"/>
      </w:pPr>
      <w:r>
        <w:t xml:space="preserve">      "</w:t>
      </w:r>
      <w:proofErr w:type="gramStart"/>
      <w:r>
        <w:t>minimum</w:t>
      </w:r>
      <w:proofErr w:type="gramEnd"/>
      <w:r>
        <w:t>" : "600"</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"testingprefix1.example.com.au."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w:t>
      </w:r>
    </w:p>
    <w:p w:rsidR="00B513A3" w:rsidRDefault="00B513A3" w:rsidP="00B513A3">
      <w:pPr>
        <w:pStyle w:val="Code"/>
      </w:pPr>
      <w:r>
        <w:lastRenderedPageBreak/>
        <w:t xml:space="preserve">      "</w:t>
      </w:r>
      <w:proofErr w:type="gramStart"/>
      <w:r>
        <w:t>address</w:t>
      </w:r>
      <w:proofErr w:type="gramEnd"/>
      <w:r>
        <w:t>" : "55.209.212.66"</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"56d4:b70d:ac63:1add:19e1:2827:6865:1e75"</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"da30:fbca:cb38:6272:2778:744a:cb7c:c9c1"</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w:t>
      </w:r>
    </w:p>
    <w:p w:rsidR="00B513A3" w:rsidRDefault="00B513A3" w:rsidP="00B513A3">
      <w:pPr>
        <w:pStyle w:val="Code"/>
      </w:pPr>
      <w:r>
        <w:t xml:space="preserve">      "</w:t>
      </w:r>
      <w:proofErr w:type="gramStart"/>
      <w:r>
        <w:t>address</w:t>
      </w:r>
      <w:proofErr w:type="gramEnd"/>
      <w:r>
        <w:t>" : "35.53.132.162"</w:t>
      </w:r>
    </w:p>
    <w:p w:rsidR="00B513A3" w:rsidRDefault="00B513A3" w:rsidP="00B513A3">
      <w:pPr>
        <w:pStyle w:val="Code"/>
      </w:pPr>
      <w:r>
        <w:t xml:space="preserve">    } ],</w:t>
      </w:r>
    </w:p>
    <w:p w:rsidR="00B513A3" w:rsidRDefault="00B513A3" w:rsidP="00B513A3">
      <w:pPr>
        <w:pStyle w:val="Code"/>
      </w:pPr>
      <w:r>
        <w:t xml:space="preserve">    "</w:t>
      </w:r>
      <w:proofErr w:type="gramStart"/>
      <w:r>
        <w:t>resourceRecords</w:t>
      </w:r>
      <w:proofErr w:type="gramEnd"/>
      <w:r>
        <w:t>"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535" w:name="_Toc382406015"/>
      <w:r>
        <w:t>Zone Update Command</w:t>
      </w:r>
      <w:bookmarkEnd w:id="535"/>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1CBE">
        <w:trPr>
          <w:trHeight w:val="113"/>
          <w:tblHeader w:val="0"/>
        </w:trPr>
        <w:tc>
          <w:tcPr>
            <w:tcW w:w="1843" w:type="dxa"/>
          </w:tcPr>
          <w:p w:rsidR="008D04CB" w:rsidRDefault="008D04CB" w:rsidP="00A11CBE">
            <w:pPr>
              <w:pStyle w:val="Table-Text"/>
            </w:pPr>
            <w:del w:id="536" w:author="Arnaud Dumont" w:date="2014-02-20T10:43:00Z">
              <w:r w:rsidDel="00960CE1">
                <w:delText>GET</w:delText>
              </w:r>
            </w:del>
            <w:ins w:id="537" w:author="Arnaud Dumont" w:date="2014-02-20T10:43:00Z">
              <w:r w:rsidR="00960CE1">
                <w:t>PUT</w:t>
              </w:r>
            </w:ins>
          </w:p>
        </w:tc>
        <w:tc>
          <w:tcPr>
            <w:tcW w:w="6804" w:type="dxa"/>
          </w:tcPr>
          <w:p w:rsidR="008D04CB" w:rsidRDefault="00A11CBE" w:rsidP="00A11CBE">
            <w:pPr>
              <w:pStyle w:val="Table-Text"/>
            </w:pPr>
            <w:r w:rsidRPr="00A11CBE">
              <w:t>https://{service-address}/zones/{id}</w:t>
            </w:r>
          </w:p>
        </w:tc>
      </w:tr>
    </w:tbl>
    <w:p w:rsidR="008D04CB" w:rsidRDefault="008D04CB" w:rsidP="008D04CB">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lastRenderedPageBreak/>
              <w:t>Field</w:t>
            </w:r>
          </w:p>
        </w:tc>
        <w:tc>
          <w:tcPr>
            <w:tcW w:w="6804" w:type="dxa"/>
            <w:shd w:val="clear" w:color="auto" w:fill="BFBFBF" w:themeFill="background1" w:themeFillShade="BF"/>
          </w:tcPr>
          <w:p w:rsidR="008D04CB" w:rsidRDefault="008D04CB"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If “raw”, all the type-specific RData fields of each resource record will be returned in a single</w:t>
            </w:r>
            <w:del w:id="538" w:author="Arnaud Dumont" w:date="2014-02-20T11:43:00Z">
              <w:r w:rsidDel="00225335">
                <w:delText xml:space="preserve"> </w:delText>
              </w:r>
            </w:del>
            <w:r>
              <w:t xml:space="preserve"> string “rdata” field that is as the resource record would be entered into a BIND compati</w:t>
            </w:r>
            <w:del w:id="539" w:author="Arnaud Dumont" w:date="2014-02-20T11:43: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A11CBE" w:rsidRPr="00CC22F1" w:rsidTr="00A11CBE">
        <w:trPr>
          <w:tblHeader w:val="0"/>
        </w:trPr>
        <w:tc>
          <w:tcPr>
            <w:tcW w:w="1560" w:type="dxa"/>
            <w:shd w:val="clear" w:color="auto" w:fill="BFBFBF" w:themeFill="background1" w:themeFillShade="BF"/>
          </w:tcPr>
          <w:p w:rsidR="00A11CBE" w:rsidRPr="00750051" w:rsidRDefault="00A11CBE" w:rsidP="00A11CBE">
            <w:pPr>
              <w:pStyle w:val="Table-Header"/>
            </w:pPr>
            <w:r>
              <w:t>Header</w:t>
            </w:r>
          </w:p>
        </w:tc>
        <w:tc>
          <w:tcPr>
            <w:tcW w:w="1984" w:type="dxa"/>
            <w:shd w:val="clear" w:color="auto" w:fill="BFBFBF" w:themeFill="background1" w:themeFillShade="BF"/>
          </w:tcPr>
          <w:p w:rsidR="00A11CBE" w:rsidRDefault="00A11CBE" w:rsidP="00A11CBE">
            <w:pPr>
              <w:pStyle w:val="Table-Header"/>
            </w:pPr>
            <w:r>
              <w:t>Required</w:t>
            </w:r>
          </w:p>
        </w:tc>
        <w:tc>
          <w:tcPr>
            <w:tcW w:w="1418" w:type="dxa"/>
            <w:shd w:val="clear" w:color="auto" w:fill="BFBFBF" w:themeFill="background1" w:themeFillShade="BF"/>
          </w:tcPr>
          <w:p w:rsidR="00A11CBE" w:rsidRDefault="00A11CBE" w:rsidP="00A11CBE">
            <w:pPr>
              <w:pStyle w:val="Table-Header"/>
            </w:pPr>
            <w:r>
              <w:t>Custom Header</w:t>
            </w:r>
          </w:p>
        </w:tc>
        <w:tc>
          <w:tcPr>
            <w:tcW w:w="368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560" w:type="dxa"/>
          </w:tcPr>
          <w:p w:rsidR="00A11CBE" w:rsidRDefault="00A11CBE" w:rsidP="00A11CBE">
            <w:pPr>
              <w:pStyle w:val="Table-Text"/>
            </w:pPr>
            <w:r w:rsidRPr="00F04EF0">
              <w:t>X-Requested-By</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Yes</w:t>
            </w:r>
          </w:p>
        </w:tc>
        <w:tc>
          <w:tcPr>
            <w:tcW w:w="3685"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1CBE">
        <w:trPr>
          <w:trHeight w:val="113"/>
          <w:tblHeader w:val="0"/>
        </w:trPr>
        <w:tc>
          <w:tcPr>
            <w:tcW w:w="1560" w:type="dxa"/>
          </w:tcPr>
          <w:p w:rsidR="00A11CBE" w:rsidRPr="00F04EF0" w:rsidRDefault="00A11CBE" w:rsidP="00A11CBE">
            <w:pPr>
              <w:pStyle w:val="Table-Text"/>
            </w:pPr>
            <w:r>
              <w:t>Content-Type</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1CBE">
        <w:trPr>
          <w:trHeight w:val="113"/>
          <w:tblHeader w:val="0"/>
        </w:trPr>
        <w:tc>
          <w:tcPr>
            <w:tcW w:w="1560" w:type="dxa"/>
          </w:tcPr>
          <w:p w:rsidR="00A11CBE" w:rsidRDefault="00A11CBE" w:rsidP="00A11CBE">
            <w:pPr>
              <w:pStyle w:val="Table-Text"/>
            </w:pPr>
            <w:r w:rsidRPr="0014205C">
              <w:t>Transfer-Encoding</w:t>
            </w:r>
          </w:p>
        </w:tc>
        <w:tc>
          <w:tcPr>
            <w:tcW w:w="1984" w:type="dxa"/>
          </w:tcPr>
          <w:p w:rsidR="00A11CBE" w:rsidRDefault="00A11CBE" w:rsidP="00A11CBE">
            <w:pPr>
              <w:pStyle w:val="Table-Text"/>
            </w:pPr>
            <w:r>
              <w:t>No (Yes if content length not supplied)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“chunked” encoding is supported (but not required)</w:t>
            </w:r>
          </w:p>
        </w:tc>
      </w:tr>
      <w:tr w:rsidR="00A11CBE" w:rsidRPr="00CC22F1" w:rsidTr="00A11CBE">
        <w:trPr>
          <w:trHeight w:val="113"/>
          <w:tblHeader w:val="0"/>
        </w:trPr>
        <w:tc>
          <w:tcPr>
            <w:tcW w:w="1560" w:type="dxa"/>
          </w:tcPr>
          <w:p w:rsidR="00A11CBE" w:rsidRPr="0014205C" w:rsidRDefault="00A11CBE" w:rsidP="00A11CBE">
            <w:pPr>
              <w:pStyle w:val="Table-Text"/>
            </w:pPr>
            <w:r>
              <w:t>Content-Length</w:t>
            </w:r>
          </w:p>
        </w:tc>
        <w:tc>
          <w:tcPr>
            <w:tcW w:w="1984" w:type="dxa"/>
          </w:tcPr>
          <w:p w:rsidR="00A11CBE" w:rsidRDefault="00A11CBE" w:rsidP="00A11CBE">
            <w:pPr>
              <w:pStyle w:val="Table-Text"/>
            </w:pPr>
            <w:r>
              <w:t>No (Yes if chunked encoding not used)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1920"/>
        <w:gridCol w:w="1383"/>
        <w:gridCol w:w="3535"/>
      </w:tblGrid>
      <w:tr w:rsidR="00A11CBE" w:rsidRPr="00CC22F1" w:rsidTr="00A11CBE">
        <w:trPr>
          <w:tblHeader w:val="0"/>
        </w:trPr>
        <w:tc>
          <w:tcPr>
            <w:tcW w:w="1809" w:type="dxa"/>
            <w:shd w:val="clear" w:color="auto" w:fill="BFBFBF" w:themeFill="background1" w:themeFillShade="BF"/>
          </w:tcPr>
          <w:p w:rsidR="00A11CBE" w:rsidRPr="00750051" w:rsidRDefault="00A11CBE" w:rsidP="00A11CBE">
            <w:pPr>
              <w:pStyle w:val="Table-Header"/>
            </w:pPr>
            <w:r>
              <w:t>Header</w:t>
            </w:r>
          </w:p>
        </w:tc>
        <w:tc>
          <w:tcPr>
            <w:tcW w:w="1920" w:type="dxa"/>
            <w:shd w:val="clear" w:color="auto" w:fill="BFBFBF" w:themeFill="background1" w:themeFillShade="BF"/>
          </w:tcPr>
          <w:p w:rsidR="00A11CBE" w:rsidRDefault="00A11CBE" w:rsidP="00A11CBE">
            <w:pPr>
              <w:pStyle w:val="Table-Header"/>
            </w:pPr>
            <w:r>
              <w:t>Optional</w:t>
            </w:r>
          </w:p>
        </w:tc>
        <w:tc>
          <w:tcPr>
            <w:tcW w:w="1383" w:type="dxa"/>
            <w:shd w:val="clear" w:color="auto" w:fill="BFBFBF" w:themeFill="background1" w:themeFillShade="BF"/>
          </w:tcPr>
          <w:p w:rsidR="00A11CBE" w:rsidRDefault="00A11CBE" w:rsidP="00A11CBE">
            <w:pPr>
              <w:pStyle w:val="Table-Header"/>
            </w:pPr>
            <w:r>
              <w:t>Type</w:t>
            </w:r>
          </w:p>
        </w:tc>
        <w:tc>
          <w:tcPr>
            <w:tcW w:w="353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09" w:type="dxa"/>
          </w:tcPr>
          <w:p w:rsidR="00A11CBE" w:rsidRDefault="00A11CBE" w:rsidP="00A11CBE">
            <w:pPr>
              <w:pStyle w:val="Table-Text"/>
            </w:pPr>
            <w:r>
              <w: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name of the zone that is to be created</w:t>
            </w:r>
          </w:p>
        </w:tc>
      </w:tr>
      <w:tr w:rsidR="00A11CBE" w:rsidRPr="00CC22F1" w:rsidTr="00A11CBE">
        <w:trPr>
          <w:trHeight w:val="113"/>
          <w:tblHeader w:val="0"/>
        </w:trPr>
        <w:tc>
          <w:tcPr>
            <w:tcW w:w="1809" w:type="dxa"/>
          </w:tcPr>
          <w:p w:rsidR="00A11CBE" w:rsidRDefault="00A11CBE" w:rsidP="00A11CBE">
            <w:pPr>
              <w:pStyle w:val="Table-Text"/>
            </w:pPr>
            <w:r>
              <w:t>version</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integer</w:t>
            </w:r>
          </w:p>
        </w:tc>
        <w:tc>
          <w:tcPr>
            <w:tcW w:w="3535" w:type="dxa"/>
          </w:tcPr>
          <w:p w:rsidR="00A11CBE" w:rsidRDefault="00A11CBE" w:rsidP="00A11CBE">
            <w:pPr>
              <w:pStyle w:val="Table-Text"/>
            </w:pPr>
            <w:r>
              <w:t>The version of the zone object you intend to update</w:t>
            </w:r>
          </w:p>
        </w:tc>
      </w:tr>
      <w:tr w:rsidR="00225335" w:rsidRPr="00CC22F1" w:rsidTr="00A11CBE">
        <w:trPr>
          <w:trHeight w:val="113"/>
          <w:tblHeader w:val="0"/>
          <w:ins w:id="540" w:author="Arnaud Dumont" w:date="2014-02-20T11:44:00Z"/>
        </w:trPr>
        <w:tc>
          <w:tcPr>
            <w:tcW w:w="1809" w:type="dxa"/>
          </w:tcPr>
          <w:p w:rsidR="00225335" w:rsidRDefault="00225335" w:rsidP="00A11CBE">
            <w:pPr>
              <w:pStyle w:val="Table-Text"/>
              <w:rPr>
                <w:ins w:id="541" w:author="Arnaud Dumont" w:date="2014-02-20T11:44:00Z"/>
              </w:rPr>
            </w:pPr>
            <w:ins w:id="542" w:author="Arnaud Dumont" w:date="2014-02-20T11:44:00Z">
              <w:r w:rsidRPr="00CB3AB5">
                <w:t>dnssecSigned</w:t>
              </w:r>
            </w:ins>
          </w:p>
        </w:tc>
        <w:tc>
          <w:tcPr>
            <w:tcW w:w="1920" w:type="dxa"/>
          </w:tcPr>
          <w:p w:rsidR="00225335" w:rsidRDefault="00225335" w:rsidP="00A11CBE">
            <w:pPr>
              <w:pStyle w:val="Table-Text"/>
              <w:rPr>
                <w:ins w:id="543" w:author="Arnaud Dumont" w:date="2014-02-20T11:44:00Z"/>
              </w:rPr>
            </w:pPr>
            <w:ins w:id="544" w:author="Arnaud Dumont" w:date="2014-02-20T11:44:00Z">
              <w:r>
                <w:t>No</w:t>
              </w:r>
            </w:ins>
          </w:p>
        </w:tc>
        <w:tc>
          <w:tcPr>
            <w:tcW w:w="1383" w:type="dxa"/>
          </w:tcPr>
          <w:p w:rsidR="00225335" w:rsidRDefault="00225335" w:rsidP="00A11CBE">
            <w:pPr>
              <w:pStyle w:val="Table-Text"/>
              <w:rPr>
                <w:ins w:id="545" w:author="Arnaud Dumont" w:date="2014-02-20T11:44:00Z"/>
              </w:rPr>
            </w:pPr>
            <w:ins w:id="546" w:author="Arnaud Dumont" w:date="2014-02-20T11:44:00Z">
              <w:r>
                <w:t>boolean</w:t>
              </w:r>
            </w:ins>
          </w:p>
        </w:tc>
        <w:tc>
          <w:tcPr>
            <w:tcW w:w="3535" w:type="dxa"/>
          </w:tcPr>
          <w:p w:rsidR="00225335" w:rsidRDefault="00225335" w:rsidP="00A11CBE">
            <w:pPr>
              <w:pStyle w:val="Table-Text"/>
              <w:rPr>
                <w:ins w:id="547" w:author="Arnaud Dumont" w:date="2014-02-20T11:44:00Z"/>
              </w:rPr>
            </w:pPr>
            <w:ins w:id="548" w:author="Arnaud Dumont" w:date="2014-02-20T11:44:00Z">
              <w:r>
                <w:t>Whether or not the zone should be DNSSEC signed</w:t>
              </w:r>
            </w:ins>
          </w:p>
        </w:tc>
      </w:tr>
      <w:tr w:rsidR="00225335" w:rsidRPr="00CC22F1" w:rsidTr="00A11CBE">
        <w:trPr>
          <w:trHeight w:val="113"/>
          <w:tblHeader w:val="0"/>
        </w:trPr>
        <w:tc>
          <w:tcPr>
            <w:tcW w:w="1809" w:type="dxa"/>
          </w:tcPr>
          <w:p w:rsidR="00225335" w:rsidRDefault="00225335" w:rsidP="00A11CBE">
            <w:pPr>
              <w:pStyle w:val="Table-Text"/>
            </w:pPr>
            <w:r>
              <w:t>brandedNameServers</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boolean</w:t>
            </w:r>
          </w:p>
        </w:tc>
        <w:tc>
          <w:tcPr>
            <w:tcW w:w="3535" w:type="dxa"/>
          </w:tcPr>
          <w:p w:rsidR="00225335" w:rsidRDefault="00225335" w:rsidP="00A11CBE">
            <w:pPr>
              <w:pStyle w:val="Table-Text"/>
            </w:pPr>
            <w:r>
              <w:t>Whether or not the branded name servers feature is to be used for the zone</w:t>
            </w:r>
          </w:p>
        </w:tc>
      </w:tr>
      <w:tr w:rsidR="00225335" w:rsidRPr="00CC22F1" w:rsidTr="00A11CBE">
        <w:trPr>
          <w:trHeight w:val="113"/>
          <w:tblHeader w:val="0"/>
        </w:trPr>
        <w:tc>
          <w:tcPr>
            <w:tcW w:w="1809" w:type="dxa"/>
          </w:tcPr>
          <w:p w:rsidR="00225335" w:rsidRDefault="00225335" w:rsidP="00A11CBE">
            <w:pPr>
              <w:pStyle w:val="Table-Text"/>
            </w:pPr>
            <w:r>
              <w:lastRenderedPageBreak/>
              <w:t>planId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plan that is to be linked to the zone</w:t>
            </w:r>
          </w:p>
        </w:tc>
      </w:tr>
      <w:tr w:rsidR="00225335" w:rsidRPr="00CC22F1" w:rsidTr="00A11CBE">
        <w:trPr>
          <w:trHeight w:val="113"/>
          <w:tblHeader w:val="0"/>
        </w:trPr>
        <w:tc>
          <w:tcPr>
            <w:tcW w:w="1809" w:type="dxa"/>
          </w:tcPr>
          <w:p w:rsidR="00225335" w:rsidRDefault="00225335" w:rsidP="00A11CBE">
            <w:pPr>
              <w:pStyle w:val="Table-Text"/>
            </w:pPr>
            <w:r>
              <w:t>group</w:t>
            </w:r>
          </w:p>
        </w:tc>
        <w:tc>
          <w:tcPr>
            <w:tcW w:w="1920" w:type="dxa"/>
          </w:tcPr>
          <w:p w:rsidR="00225335" w:rsidRDefault="00225335" w:rsidP="00A11CBE">
            <w:pPr>
              <w:pStyle w:val="Table-Text"/>
            </w:pPr>
            <w:r>
              <w:t>Yes</w:t>
            </w:r>
          </w:p>
        </w:tc>
        <w:tc>
          <w:tcPr>
            <w:tcW w:w="1383" w:type="dxa"/>
          </w:tcPr>
          <w:p w:rsidR="00225335" w:rsidRDefault="00225335" w:rsidP="00A11CBE">
            <w:pPr>
              <w:pStyle w:val="Table-Text"/>
            </w:pPr>
            <w:r>
              <w:t>string</w:t>
            </w:r>
          </w:p>
        </w:tc>
        <w:tc>
          <w:tcPr>
            <w:tcW w:w="3535" w:type="dxa"/>
          </w:tcPr>
          <w:p w:rsidR="00225335" w:rsidRDefault="00225335" w:rsidP="00A11CBE">
            <w:pPr>
              <w:pStyle w:val="Table-Text"/>
            </w:pPr>
            <w:r>
              <w:t>The grouping string for the grouping feature of the domain if desired</w:t>
            </w:r>
          </w:p>
        </w:tc>
      </w:tr>
      <w:tr w:rsidR="00225335" w:rsidRPr="00CC22F1" w:rsidTr="00A11CBE">
        <w:trPr>
          <w:trHeight w:val="113"/>
          <w:tblHeader w:val="0"/>
        </w:trPr>
        <w:tc>
          <w:tcPr>
            <w:tcW w:w="1809" w:type="dxa"/>
          </w:tcPr>
          <w:p w:rsidR="00225335" w:rsidRDefault="00225335" w:rsidP="00A11CBE">
            <w:pPr>
              <w:pStyle w:val="Table-Text"/>
            </w:pPr>
            <w:r>
              <w:t>nameServerSetId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A11CBE" w:rsidTr="00A11CBE">
        <w:trPr>
          <w:tblHeader w:val="0"/>
        </w:trPr>
        <w:tc>
          <w:tcPr>
            <w:tcW w:w="2965" w:type="dxa"/>
            <w:shd w:val="clear" w:color="auto" w:fill="BFBFBF" w:themeFill="background1" w:themeFillShade="BF"/>
          </w:tcPr>
          <w:p w:rsidR="00A11CBE" w:rsidRPr="00750051" w:rsidRDefault="00A11CBE" w:rsidP="00A11CBE">
            <w:pPr>
              <w:pStyle w:val="Table-Header"/>
            </w:pPr>
            <w:r>
              <w:t>Field Name</w:t>
            </w:r>
          </w:p>
        </w:tc>
        <w:tc>
          <w:tcPr>
            <w:tcW w:w="2175" w:type="dxa"/>
            <w:shd w:val="clear" w:color="auto" w:fill="BFBFBF" w:themeFill="background1" w:themeFillShade="BF"/>
          </w:tcPr>
          <w:p w:rsidR="00A11CBE" w:rsidRDefault="00A11CBE" w:rsidP="00A11CBE">
            <w:pPr>
              <w:pStyle w:val="Table-Header"/>
            </w:pPr>
            <w:r>
              <w:t>Type</w:t>
            </w:r>
          </w:p>
        </w:tc>
        <w:tc>
          <w:tcPr>
            <w:tcW w:w="3507" w:type="dxa"/>
            <w:shd w:val="clear" w:color="auto" w:fill="BFBFBF" w:themeFill="background1" w:themeFillShade="BF"/>
          </w:tcPr>
          <w:p w:rsidR="00A11CBE" w:rsidRDefault="00A11CBE" w:rsidP="00A11CBE">
            <w:pPr>
              <w:pStyle w:val="Table-Header"/>
            </w:pPr>
            <w:r>
              <w:t>Description</w:t>
            </w:r>
          </w:p>
        </w:tc>
      </w:tr>
      <w:tr w:rsidR="00A11CBE" w:rsidTr="00A11CBE">
        <w:trPr>
          <w:trHeight w:val="113"/>
          <w:tblHeader w:val="0"/>
        </w:trPr>
        <w:tc>
          <w:tcPr>
            <w:tcW w:w="2965" w:type="dxa"/>
          </w:tcPr>
          <w:p w:rsidR="00A11CBE" w:rsidRDefault="00A11CBE" w:rsidP="00A11CBE">
            <w:pPr>
              <w:pStyle w:val="Table-Text"/>
            </w:pPr>
            <w:r>
              <w:t>@uri</w:t>
            </w:r>
          </w:p>
        </w:tc>
        <w:tc>
          <w:tcPr>
            <w:tcW w:w="2175" w:type="dxa"/>
          </w:tcPr>
          <w:p w:rsidR="00A11CBE" w:rsidRDefault="00A11CBE" w:rsidP="00A11CBE">
            <w:pPr>
              <w:pStyle w:val="Table-Text"/>
            </w:pPr>
            <w:r>
              <w:t>string</w:t>
            </w:r>
          </w:p>
        </w:tc>
        <w:tc>
          <w:tcPr>
            <w:tcW w:w="3507"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1CBE">
        <w:trPr>
          <w:trHeight w:val="113"/>
          <w:tblHeader w:val="0"/>
        </w:trPr>
        <w:tc>
          <w:tcPr>
            <w:tcW w:w="2965" w:type="dxa"/>
          </w:tcPr>
          <w:p w:rsidR="00A11CBE" w:rsidRDefault="00A11CBE" w:rsidP="00A11CBE">
            <w:pPr>
              <w:pStyle w:val="Table-Text"/>
            </w:pPr>
            <w:r>
              <w: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object</w:t>
            </w:r>
          </w:p>
        </w:tc>
      </w:tr>
      <w:tr w:rsidR="00A11CBE" w:rsidTr="00A11CBE">
        <w:trPr>
          <w:trHeight w:val="113"/>
          <w:tblHeader w:val="0"/>
        </w:trPr>
        <w:tc>
          <w:tcPr>
            <w:tcW w:w="2965" w:type="dxa"/>
          </w:tcPr>
          <w:p w:rsidR="00A11CBE" w:rsidRDefault="00A11CBE" w:rsidP="00A11CBE">
            <w:pPr>
              <w:pStyle w:val="Table-Text"/>
            </w:pPr>
            <w:r>
              <w:t>version</w:t>
            </w:r>
          </w:p>
        </w:tc>
        <w:tc>
          <w:tcPr>
            <w:tcW w:w="2175" w:type="dxa"/>
          </w:tcPr>
          <w:p w:rsidR="00A11CBE" w:rsidRDefault="00A11CBE" w:rsidP="00A11CBE">
            <w:pPr>
              <w:pStyle w:val="Table-Text"/>
            </w:pPr>
            <w:r>
              <w:t>integer</w:t>
            </w:r>
          </w:p>
        </w:tc>
        <w:tc>
          <w:tcPr>
            <w:tcW w:w="3507"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1CBE">
        <w:trPr>
          <w:trHeight w:val="113"/>
          <w:tblHeader w:val="0"/>
        </w:trPr>
        <w:tc>
          <w:tcPr>
            <w:tcW w:w="2965" w:type="dxa"/>
          </w:tcPr>
          <w:p w:rsidR="00A11CBE" w:rsidRDefault="00A11CBE" w:rsidP="00A11CBE">
            <w:pPr>
              <w:pStyle w:val="Table-Text"/>
            </w:pPr>
            <w:r>
              <w: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zone</w:t>
            </w:r>
          </w:p>
        </w:tc>
      </w:tr>
      <w:tr w:rsidR="00A11CBE" w:rsidTr="00A11CBE">
        <w:trPr>
          <w:trHeight w:val="113"/>
          <w:tblHeader w:val="0"/>
        </w:trPr>
        <w:tc>
          <w:tcPr>
            <w:tcW w:w="2965" w:type="dxa"/>
          </w:tcPr>
          <w:p w:rsidR="00A11CBE" w:rsidRDefault="00A11CBE" w:rsidP="00A11CBE">
            <w:pPr>
              <w:pStyle w:val="Table-Text"/>
            </w:pPr>
            <w:r>
              <w:t>serial</w:t>
            </w:r>
          </w:p>
        </w:tc>
        <w:tc>
          <w:tcPr>
            <w:tcW w:w="2175" w:type="dxa"/>
          </w:tcPr>
          <w:p w:rsidR="00A11CBE" w:rsidRDefault="00A11CBE" w:rsidP="00A11CBE">
            <w:pPr>
              <w:pStyle w:val="Table-Text"/>
            </w:pPr>
            <w:r>
              <w:t>integer</w:t>
            </w:r>
          </w:p>
        </w:tc>
        <w:tc>
          <w:tcPr>
            <w:tcW w:w="3507" w:type="dxa"/>
          </w:tcPr>
          <w:p w:rsidR="00A11CBE" w:rsidRDefault="00A11CBE" w:rsidP="00A11CBE">
            <w:pPr>
              <w:pStyle w:val="Table-Text"/>
            </w:pPr>
            <w:r>
              <w:t>The serial number of the zone</w:t>
            </w:r>
          </w:p>
        </w:tc>
      </w:tr>
      <w:tr w:rsidR="00A11CBE" w:rsidTr="00A11CBE">
        <w:trPr>
          <w:trHeight w:val="113"/>
          <w:tblHeader w:val="0"/>
        </w:trPr>
        <w:tc>
          <w:tcPr>
            <w:tcW w:w="2965" w:type="dxa"/>
          </w:tcPr>
          <w:p w:rsidR="00A11CBE" w:rsidRDefault="00A11CBE" w:rsidP="00A11CBE">
            <w:pPr>
              <w:pStyle w:val="Table-Text"/>
            </w:pPr>
            <w:r>
              <w:t>brandedNameServers</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branded name server feature or not</w:t>
            </w:r>
          </w:p>
        </w:tc>
      </w:tr>
      <w:tr w:rsidR="00A11CBE" w:rsidTr="00A11CBE">
        <w:trPr>
          <w:trHeight w:val="113"/>
          <w:tblHeader w:val="0"/>
        </w:trPr>
        <w:tc>
          <w:tcPr>
            <w:tcW w:w="2965" w:type="dxa"/>
          </w:tcPr>
          <w:p w:rsidR="00A11CBE" w:rsidRDefault="00A11CBE" w:rsidP="00A11CBE">
            <w:pPr>
              <w:pStyle w:val="Table-Text"/>
            </w:pPr>
            <w:r>
              <w:t>dnssecSigned</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DNSSEC signing feature or not</w:t>
            </w:r>
          </w:p>
        </w:tc>
      </w:tr>
      <w:tr w:rsidR="00D279A5" w:rsidTr="00A11CBE">
        <w:trPr>
          <w:trHeight w:val="113"/>
          <w:tblHeader w:val="0"/>
          <w:ins w:id="549" w:author="Arnaud Dumont" w:date="2014-02-11T13:55:00Z"/>
        </w:trPr>
        <w:tc>
          <w:tcPr>
            <w:tcW w:w="2965" w:type="dxa"/>
          </w:tcPr>
          <w:p w:rsidR="00D279A5" w:rsidRDefault="00D279A5" w:rsidP="00A11CBE">
            <w:pPr>
              <w:pStyle w:val="Table-Text"/>
              <w:rPr>
                <w:ins w:id="550" w:author="Arnaud Dumont" w:date="2014-02-11T13:55:00Z"/>
              </w:rPr>
            </w:pPr>
            <w:ins w:id="551" w:author="Arnaud Dumont" w:date="2014-02-11T13:55:00Z">
              <w:r w:rsidRPr="00BD038E">
                <w:t>zskRollOverState</w:t>
              </w:r>
            </w:ins>
          </w:p>
        </w:tc>
        <w:tc>
          <w:tcPr>
            <w:tcW w:w="2175" w:type="dxa"/>
          </w:tcPr>
          <w:p w:rsidR="00D279A5" w:rsidRDefault="00D279A5" w:rsidP="00A11CBE">
            <w:pPr>
              <w:pStyle w:val="Table-Text"/>
              <w:rPr>
                <w:ins w:id="552" w:author="Arnaud Dumont" w:date="2014-02-11T13:55:00Z"/>
              </w:rPr>
            </w:pPr>
            <w:ins w:id="553" w:author="Arnaud Dumont" w:date="2014-02-11T13:55:00Z">
              <w:r>
                <w:t>string</w:t>
              </w:r>
            </w:ins>
          </w:p>
        </w:tc>
        <w:tc>
          <w:tcPr>
            <w:tcW w:w="3507" w:type="dxa"/>
          </w:tcPr>
          <w:p w:rsidR="00D279A5" w:rsidRDefault="00D279A5" w:rsidP="00A11CBE">
            <w:pPr>
              <w:pStyle w:val="Table-Text"/>
              <w:rPr>
                <w:ins w:id="554" w:author="Arnaud Dumont" w:date="2014-02-11T13:55:00Z"/>
              </w:rPr>
            </w:pPr>
            <w:ins w:id="555"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44328B" w:rsidTr="00A11CBE">
        <w:trPr>
          <w:trHeight w:val="113"/>
          <w:tblHeader w:val="0"/>
          <w:ins w:id="556" w:author="Arnaud Dumont" w:date="2014-06-04T15:37:00Z"/>
        </w:trPr>
        <w:tc>
          <w:tcPr>
            <w:tcW w:w="2965" w:type="dxa"/>
          </w:tcPr>
          <w:p w:rsidR="0044328B" w:rsidRPr="00BD038E" w:rsidRDefault="0044328B" w:rsidP="00A11CBE">
            <w:pPr>
              <w:pStyle w:val="Table-Text"/>
              <w:rPr>
                <w:ins w:id="557" w:author="Arnaud Dumont" w:date="2014-06-04T15:37:00Z"/>
              </w:rPr>
            </w:pPr>
            <w:ins w:id="558" w:author="Arnaud Dumont" w:date="2014-06-04T15:37:00Z">
              <w:r w:rsidRPr="00961B66">
                <w:t>pendingOperation</w:t>
              </w:r>
            </w:ins>
          </w:p>
        </w:tc>
        <w:tc>
          <w:tcPr>
            <w:tcW w:w="2175" w:type="dxa"/>
          </w:tcPr>
          <w:p w:rsidR="0044328B" w:rsidRDefault="0044328B" w:rsidP="00A11CBE">
            <w:pPr>
              <w:pStyle w:val="Table-Text"/>
              <w:rPr>
                <w:ins w:id="559" w:author="Arnaud Dumont" w:date="2014-06-04T15:37:00Z"/>
              </w:rPr>
            </w:pPr>
            <w:ins w:id="560" w:author="Arnaud Dumont" w:date="2014-06-04T15:37:00Z">
              <w:r>
                <w:t>string</w:t>
              </w:r>
            </w:ins>
          </w:p>
        </w:tc>
        <w:tc>
          <w:tcPr>
            <w:tcW w:w="3507" w:type="dxa"/>
          </w:tcPr>
          <w:p w:rsidR="0044328B" w:rsidRDefault="0044328B" w:rsidP="00A11CBE">
            <w:pPr>
              <w:pStyle w:val="Table-Text"/>
              <w:rPr>
                <w:ins w:id="561" w:author="Arnaud Dumont" w:date="2014-06-04T15:37:00Z"/>
              </w:rPr>
            </w:pPr>
            <w:ins w:id="562" w:author="Arnaud Dumont" w:date="2014-06-04T15:37:00Z">
              <w:r w:rsidRPr="00961B66">
                <w:t>The pending operation that will soon be actioned on the zone ('zoneSigning', 'zoneUnSigning' or 'delete'), or 'none'</w:t>
              </w:r>
            </w:ins>
            <w:ins w:id="563" w:author="Chris Wright" w:date="2014-06-16T13:38:00Z">
              <w:r w:rsidR="00D56F25">
                <w:t>. No updates can be made to a zone when it has an outstanding pending operation.</w:t>
              </w:r>
            </w:ins>
          </w:p>
        </w:tc>
      </w:tr>
      <w:tr w:rsidR="0044328B" w:rsidTr="00A11CBE">
        <w:trPr>
          <w:trHeight w:val="113"/>
          <w:tblHeader w:val="0"/>
          <w:ins w:id="564" w:author="Arnaud Dumont" w:date="2014-06-04T15:37:00Z"/>
        </w:trPr>
        <w:tc>
          <w:tcPr>
            <w:tcW w:w="2965" w:type="dxa"/>
          </w:tcPr>
          <w:p w:rsidR="0044328B" w:rsidRPr="00BD038E" w:rsidRDefault="0044328B" w:rsidP="00A11CBE">
            <w:pPr>
              <w:pStyle w:val="Table-Text"/>
              <w:rPr>
                <w:ins w:id="565" w:author="Arnaud Dumont" w:date="2014-06-04T15:37:00Z"/>
              </w:rPr>
            </w:pPr>
            <w:ins w:id="566" w:author="Arnaud Dumont" w:date="2014-06-04T15:37:00Z">
              <w:r w:rsidRPr="00961B66">
                <w:lastRenderedPageBreak/>
                <w:t>lastPublishDate</w:t>
              </w:r>
            </w:ins>
          </w:p>
        </w:tc>
        <w:tc>
          <w:tcPr>
            <w:tcW w:w="2175" w:type="dxa"/>
          </w:tcPr>
          <w:p w:rsidR="0044328B" w:rsidRDefault="0044328B" w:rsidP="00A11CBE">
            <w:pPr>
              <w:pStyle w:val="Table-Text"/>
              <w:rPr>
                <w:ins w:id="567" w:author="Arnaud Dumont" w:date="2014-06-04T15:37:00Z"/>
              </w:rPr>
            </w:pPr>
            <w:ins w:id="568" w:author="Arnaud Dumont" w:date="2014-06-04T15:37:00Z">
              <w:r>
                <w:t>timestamp</w:t>
              </w:r>
            </w:ins>
          </w:p>
        </w:tc>
        <w:tc>
          <w:tcPr>
            <w:tcW w:w="3507" w:type="dxa"/>
          </w:tcPr>
          <w:p w:rsidR="0044328B" w:rsidRDefault="0044328B" w:rsidP="00D56F25">
            <w:pPr>
              <w:pStyle w:val="Table-Text"/>
              <w:rPr>
                <w:ins w:id="569" w:author="Arnaud Dumont" w:date="2014-06-04T15:37:00Z"/>
              </w:rPr>
            </w:pPr>
            <w:ins w:id="570" w:author="Arnaud Dumont" w:date="2014-06-04T15:37:00Z">
              <w:r w:rsidRPr="00961B66">
                <w:t xml:space="preserve">The last time the zone was published </w:t>
              </w:r>
              <w:del w:id="571" w:author="Chris Wright" w:date="2014-06-16T13:37:00Z">
                <w:r w:rsidRPr="00961B66" w:rsidDel="00D56F25">
                  <w:delText>on</w:delText>
                </w:r>
              </w:del>
            </w:ins>
            <w:ins w:id="572" w:author="Chris Wright" w:date="2014-06-16T13:37:00Z">
              <w:r w:rsidR="00D56F25">
                <w:t>to</w:t>
              </w:r>
            </w:ins>
            <w:ins w:id="573" w:author="Arnaud Dumont" w:date="2014-06-04T15:37:00Z">
              <w:r w:rsidRPr="00961B66">
                <w:t xml:space="preserve"> the DNS anycast cloud</w:t>
              </w:r>
            </w:ins>
          </w:p>
        </w:tc>
      </w:tr>
      <w:tr w:rsidR="0044328B" w:rsidTr="00A11CBE">
        <w:trPr>
          <w:trHeight w:val="113"/>
          <w:tblHeader w:val="0"/>
        </w:trPr>
        <w:tc>
          <w:tcPr>
            <w:tcW w:w="2965" w:type="dxa"/>
          </w:tcPr>
          <w:p w:rsidR="0044328B" w:rsidRDefault="0044328B" w:rsidP="00A11CBE">
            <w:pPr>
              <w:pStyle w:val="Table-Text"/>
            </w:pPr>
            <w:r>
              <w:t>group</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zone grouping code</w:t>
            </w:r>
          </w:p>
        </w:tc>
      </w:tr>
      <w:tr w:rsidR="0044328B" w:rsidTr="00A11CBE">
        <w:trPr>
          <w:trHeight w:val="113"/>
          <w:tblHeader w:val="0"/>
        </w:trPr>
        <w:tc>
          <w:tcPr>
            <w:tcW w:w="2965" w:type="dxa"/>
          </w:tcPr>
          <w:p w:rsidR="0044328B" w:rsidRDefault="0044328B" w:rsidP="00A11CBE">
            <w:pPr>
              <w:pStyle w:val="Table-Text"/>
            </w:pPr>
            <w:r>
              <w:t>nameServerSetId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name server set associated with this zone</w:t>
            </w:r>
          </w:p>
        </w:tc>
      </w:tr>
      <w:tr w:rsidR="0044328B" w:rsidTr="00A11CBE">
        <w:trPr>
          <w:trHeight w:val="113"/>
          <w:tblHeader w:val="0"/>
        </w:trPr>
        <w:tc>
          <w:tcPr>
            <w:tcW w:w="2965" w:type="dxa"/>
          </w:tcPr>
          <w:p w:rsidR="0044328B" w:rsidRDefault="0044328B" w:rsidP="00A11CBE">
            <w:pPr>
              <w:pStyle w:val="Table-Text"/>
            </w:pPr>
            <w:r>
              <w:t>nameServerSetName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associated name server set</w:t>
            </w:r>
          </w:p>
        </w:tc>
      </w:tr>
      <w:tr w:rsidR="0044328B" w:rsidTr="00A11CBE">
        <w:trPr>
          <w:trHeight w:val="113"/>
          <w:tblHeader w:val="0"/>
        </w:trPr>
        <w:tc>
          <w:tcPr>
            <w:tcW w:w="2965" w:type="dxa"/>
          </w:tcPr>
          <w:p w:rsidR="0044328B" w:rsidRDefault="0044328B" w:rsidP="00A11CBE">
            <w:pPr>
              <w:pStyle w:val="Table-Text"/>
            </w:pPr>
            <w:r>
              <w:t>nameServerInterfaceSetId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name server interface set associated with the zone</w:t>
            </w:r>
          </w:p>
        </w:tc>
      </w:tr>
      <w:tr w:rsidR="0044328B" w:rsidTr="00A11CBE">
        <w:trPr>
          <w:trHeight w:val="113"/>
          <w:tblHeader w:val="0"/>
        </w:trPr>
        <w:tc>
          <w:tcPr>
            <w:tcW w:w="2965" w:type="dxa"/>
          </w:tcPr>
          <w:p w:rsidR="0044328B" w:rsidRDefault="0044328B" w:rsidP="00A11CBE">
            <w:pPr>
              <w:pStyle w:val="Table-Text"/>
            </w:pPr>
            <w:r>
              <w:t>nameServerInterfaceSetName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associated name server interface set</w:t>
            </w:r>
          </w:p>
        </w:tc>
      </w:tr>
      <w:tr w:rsidR="0044328B" w:rsidTr="00A11CBE">
        <w:trPr>
          <w:trHeight w:val="113"/>
          <w:tblHeader w:val="0"/>
        </w:trPr>
        <w:tc>
          <w:tcPr>
            <w:tcW w:w="2965" w:type="dxa"/>
          </w:tcPr>
          <w:p w:rsidR="0044328B" w:rsidRDefault="0044328B" w:rsidP="00A11CBE">
            <w:pPr>
              <w:pStyle w:val="Table-Text"/>
            </w:pPr>
            <w:r>
              <w:t>planId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plan that the zone is currently on</w:t>
            </w:r>
          </w:p>
        </w:tc>
      </w:tr>
      <w:tr w:rsidR="0044328B" w:rsidTr="00A11CBE">
        <w:trPr>
          <w:trHeight w:val="113"/>
          <w:tblHeader w:val="0"/>
        </w:trPr>
        <w:tc>
          <w:tcPr>
            <w:tcW w:w="2965" w:type="dxa"/>
          </w:tcPr>
          <w:p w:rsidR="0044328B" w:rsidRDefault="0044328B" w:rsidP="00A11CBE">
            <w:pPr>
              <w:pStyle w:val="Table-Text"/>
            </w:pPr>
            <w:r>
              <w:t>planName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plan that the zone is currently on</w:t>
            </w:r>
          </w:p>
        </w:tc>
      </w:tr>
      <w:tr w:rsidR="0044328B" w:rsidTr="00A11CBE">
        <w:trPr>
          <w:trHeight w:val="113"/>
          <w:tblHeader w:val="0"/>
        </w:trPr>
        <w:tc>
          <w:tcPr>
            <w:tcW w:w="2965" w:type="dxa"/>
          </w:tcPr>
          <w:p w:rsidR="0044328B" w:rsidRDefault="0044328B" w:rsidP="00A11CBE">
            <w:pPr>
              <w:pStyle w:val="Table-Text"/>
            </w:pPr>
            <w:r>
              <w:t>sponsorAccountId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account which sponsors or ‘owns’ the zone</w:t>
            </w:r>
          </w:p>
        </w:tc>
      </w:tr>
      <w:tr w:rsidR="0044328B" w:rsidTr="00A11CBE">
        <w:trPr>
          <w:trHeight w:val="113"/>
          <w:tblHeader w:val="0"/>
        </w:trPr>
        <w:tc>
          <w:tcPr>
            <w:tcW w:w="2965" w:type="dxa"/>
          </w:tcPr>
          <w:p w:rsidR="0044328B" w:rsidRDefault="0044328B" w:rsidP="00A11CBE">
            <w:pPr>
              <w:pStyle w:val="Table-Text"/>
            </w:pPr>
            <w:r>
              <w:t>sponsorAccountIdentifier</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identifier of the account which sponsors the zone</w:t>
            </w:r>
          </w:p>
        </w:tc>
      </w:tr>
      <w:tr w:rsidR="0044328B" w:rsidTr="00A11CBE">
        <w:trPr>
          <w:trHeight w:val="113"/>
          <w:tblHeader w:val="0"/>
        </w:trPr>
        <w:tc>
          <w:tcPr>
            <w:tcW w:w="2965" w:type="dxa"/>
          </w:tcPr>
          <w:p w:rsidR="0044328B" w:rsidRDefault="0044328B" w:rsidP="00A11CBE">
            <w:pPr>
              <w:pStyle w:val="Table-Text"/>
            </w:pPr>
            <w:r w:rsidRPr="00AF6C94">
              <w:t>delegationResourceRecords</w:t>
            </w:r>
          </w:p>
        </w:tc>
        <w:tc>
          <w:tcPr>
            <w:tcW w:w="2175" w:type="dxa"/>
          </w:tcPr>
          <w:p w:rsidR="0044328B" w:rsidRDefault="0044328B" w:rsidP="00A11CBE">
            <w:pPr>
              <w:pStyle w:val="Table-Text"/>
            </w:pPr>
            <w:r>
              <w:t>ResourceRecord[]</w:t>
            </w:r>
          </w:p>
        </w:tc>
        <w:tc>
          <w:tcPr>
            <w:tcW w:w="3507" w:type="dxa"/>
          </w:tcPr>
          <w:p w:rsidR="0044328B" w:rsidRDefault="0044328B" w:rsidP="00A11CBE">
            <w:pPr>
              <w:pStyle w:val="Table-Text"/>
            </w:pPr>
            <w:r>
              <w:t>The list of the resource records that are to be provide</w:t>
            </w:r>
            <w:ins w:id="574" w:author="Arnaud Dumont" w:date="2014-02-11T13:50:00Z">
              <w:r>
                <w:t>d</w:t>
              </w:r>
            </w:ins>
            <w:r>
              <w:t xml:space="preserve"> to the parent zone for the child zone delegation. This is typically the NS records and any required glue records</w:t>
            </w:r>
          </w:p>
        </w:tc>
      </w:tr>
      <w:tr w:rsidR="0044328B" w:rsidTr="00A11CBE">
        <w:trPr>
          <w:trHeight w:val="113"/>
          <w:tblHeader w:val="0"/>
        </w:trPr>
        <w:tc>
          <w:tcPr>
            <w:tcW w:w="2965" w:type="dxa"/>
          </w:tcPr>
          <w:p w:rsidR="0044328B" w:rsidRDefault="0044328B" w:rsidP="00A11CBE">
            <w:pPr>
              <w:pStyle w:val="Table-Text"/>
            </w:pPr>
            <w:r>
              <w:t>ddnsResourceRecords</w:t>
            </w:r>
          </w:p>
        </w:tc>
        <w:tc>
          <w:tcPr>
            <w:tcW w:w="2175" w:type="dxa"/>
          </w:tcPr>
          <w:p w:rsidR="0044328B" w:rsidRDefault="0044328B" w:rsidP="00A11CBE">
            <w:pPr>
              <w:pStyle w:val="Table-Text"/>
            </w:pPr>
            <w:r>
              <w:t>ResourceRecord[]</w:t>
            </w:r>
          </w:p>
        </w:tc>
        <w:tc>
          <w:tcPr>
            <w:tcW w:w="3507" w:type="dxa"/>
          </w:tcPr>
          <w:p w:rsidR="0044328B" w:rsidRDefault="0044328B" w:rsidP="00A11CBE">
            <w:pPr>
              <w:pStyle w:val="Table-Text"/>
            </w:pPr>
            <w:r>
              <w:t>The list of system generated resource records for the zone. This is typically the SOA and NS records</w:t>
            </w:r>
          </w:p>
        </w:tc>
      </w:tr>
      <w:tr w:rsidR="0044328B" w:rsidTr="00A11CBE">
        <w:trPr>
          <w:trHeight w:val="113"/>
          <w:tblHeader w:val="0"/>
        </w:trPr>
        <w:tc>
          <w:tcPr>
            <w:tcW w:w="2965" w:type="dxa"/>
          </w:tcPr>
          <w:p w:rsidR="0044328B" w:rsidRDefault="0044328B" w:rsidP="00A11CBE">
            <w:pPr>
              <w:pStyle w:val="Table-Text"/>
            </w:pPr>
            <w:r>
              <w:t>resourceRecords</w:t>
            </w:r>
          </w:p>
        </w:tc>
        <w:tc>
          <w:tcPr>
            <w:tcW w:w="2175" w:type="dxa"/>
          </w:tcPr>
          <w:p w:rsidR="0044328B" w:rsidRDefault="0044328B" w:rsidP="00A11CBE">
            <w:pPr>
              <w:pStyle w:val="Table-Text"/>
            </w:pPr>
            <w:r>
              <w:t>ResourceRecord[]</w:t>
            </w:r>
          </w:p>
        </w:tc>
        <w:tc>
          <w:tcPr>
            <w:tcW w:w="3507" w:type="dxa"/>
          </w:tcPr>
          <w:p w:rsidR="0044328B" w:rsidRDefault="0044328B" w:rsidP="00A11CBE">
            <w:pPr>
              <w:pStyle w:val="Table-Text"/>
            </w:pPr>
            <w:r>
              <w:t>The list of the user supplied (and modifiable) resource records associated with the zone</w:t>
            </w:r>
          </w:p>
        </w:tc>
      </w:tr>
      <w:tr w:rsidR="0044328B" w:rsidTr="00A11CBE">
        <w:trPr>
          <w:trHeight w:val="113"/>
          <w:tblHeader w:val="0"/>
        </w:trPr>
        <w:tc>
          <w:tcPr>
            <w:tcW w:w="2965" w:type="dxa"/>
          </w:tcPr>
          <w:p w:rsidR="0044328B" w:rsidRDefault="0044328B" w:rsidP="00A11CBE">
            <w:pPr>
              <w:pStyle w:val="Table-Text"/>
            </w:pPr>
            <w:r>
              <w:t>createDate</w:t>
            </w:r>
          </w:p>
        </w:tc>
        <w:tc>
          <w:tcPr>
            <w:tcW w:w="2175" w:type="dxa"/>
          </w:tcPr>
          <w:p w:rsidR="0044328B" w:rsidRDefault="0044328B" w:rsidP="00A11CBE">
            <w:pPr>
              <w:pStyle w:val="Table-Text"/>
            </w:pPr>
            <w:r>
              <w:t>timestamp</w:t>
            </w:r>
          </w:p>
        </w:tc>
        <w:tc>
          <w:tcPr>
            <w:tcW w:w="3507" w:type="dxa"/>
          </w:tcPr>
          <w:p w:rsidR="0044328B" w:rsidRDefault="0044328B" w:rsidP="00A11CBE">
            <w:pPr>
              <w:pStyle w:val="Table-Text"/>
            </w:pPr>
            <w:r>
              <w:t>The date and time in UTC that this object was created</w:t>
            </w:r>
          </w:p>
        </w:tc>
      </w:tr>
      <w:tr w:rsidR="0044328B" w:rsidTr="00A11CBE">
        <w:trPr>
          <w:trHeight w:val="113"/>
          <w:tblHeader w:val="0"/>
        </w:trPr>
        <w:tc>
          <w:tcPr>
            <w:tcW w:w="2965" w:type="dxa"/>
          </w:tcPr>
          <w:p w:rsidR="0044328B" w:rsidRDefault="0044328B" w:rsidP="00A11CBE">
            <w:pPr>
              <w:pStyle w:val="Table-Text"/>
            </w:pPr>
            <w:r>
              <w:t>createAccountId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account which created the object</w:t>
            </w:r>
          </w:p>
        </w:tc>
      </w:tr>
      <w:tr w:rsidR="0044328B" w:rsidTr="00A11CBE">
        <w:trPr>
          <w:trHeight w:val="113"/>
          <w:tblHeader w:val="0"/>
        </w:trPr>
        <w:tc>
          <w:tcPr>
            <w:tcW w:w="2965" w:type="dxa"/>
          </w:tcPr>
          <w:p w:rsidR="0044328B" w:rsidRDefault="0044328B" w:rsidP="00A11CBE">
            <w:pPr>
              <w:pStyle w:val="Table-Text"/>
            </w:pPr>
            <w:r>
              <w:t>createAccountIdentifier</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identifier of the account which created the object</w:t>
            </w:r>
          </w:p>
        </w:tc>
      </w:tr>
      <w:tr w:rsidR="0044328B" w:rsidTr="00A11CBE">
        <w:trPr>
          <w:trHeight w:val="113"/>
          <w:tblHeader w:val="0"/>
        </w:trPr>
        <w:tc>
          <w:tcPr>
            <w:tcW w:w="2965" w:type="dxa"/>
          </w:tcPr>
          <w:p w:rsidR="0044328B" w:rsidRDefault="0044328B" w:rsidP="00A11CBE">
            <w:pPr>
              <w:pStyle w:val="Table-Text"/>
            </w:pPr>
            <w:r>
              <w:t>createUserId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user which created the object</w:t>
            </w:r>
          </w:p>
        </w:tc>
      </w:tr>
      <w:tr w:rsidR="0044328B" w:rsidTr="00A11CBE">
        <w:trPr>
          <w:trHeight w:val="113"/>
          <w:tblHeader w:val="0"/>
        </w:trPr>
        <w:tc>
          <w:tcPr>
            <w:tcW w:w="2965" w:type="dxa"/>
          </w:tcPr>
          <w:p w:rsidR="0044328B" w:rsidRDefault="0044328B" w:rsidP="00A11CBE">
            <w:pPr>
              <w:pStyle w:val="Table-Text"/>
            </w:pPr>
            <w:r>
              <w:t>createUserName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user which created the object</w:t>
            </w:r>
          </w:p>
        </w:tc>
      </w:tr>
      <w:tr w:rsidR="0044328B" w:rsidTr="00A11CBE">
        <w:trPr>
          <w:trHeight w:val="113"/>
          <w:tblHeader w:val="0"/>
        </w:trPr>
        <w:tc>
          <w:tcPr>
            <w:tcW w:w="2965" w:type="dxa"/>
          </w:tcPr>
          <w:p w:rsidR="0044328B" w:rsidRDefault="0044328B" w:rsidP="00A11CBE">
            <w:pPr>
              <w:pStyle w:val="Table-Text"/>
            </w:pPr>
            <w:r>
              <w:t>lastUpdateDate</w:t>
            </w:r>
          </w:p>
        </w:tc>
        <w:tc>
          <w:tcPr>
            <w:tcW w:w="2175" w:type="dxa"/>
          </w:tcPr>
          <w:p w:rsidR="0044328B" w:rsidRDefault="0044328B" w:rsidP="00A11CBE">
            <w:pPr>
              <w:pStyle w:val="Table-Text"/>
            </w:pPr>
            <w:r>
              <w:t>timestamp</w:t>
            </w:r>
          </w:p>
        </w:tc>
        <w:tc>
          <w:tcPr>
            <w:tcW w:w="3507" w:type="dxa"/>
          </w:tcPr>
          <w:p w:rsidR="0044328B" w:rsidRDefault="0044328B" w:rsidP="00A11CBE">
            <w:pPr>
              <w:pStyle w:val="Table-Text"/>
            </w:pPr>
            <w:r>
              <w:t>The date and time in UTC that this object was last updated, null if the object has never been updated</w:t>
            </w:r>
          </w:p>
        </w:tc>
      </w:tr>
      <w:tr w:rsidR="0044328B" w:rsidTr="00A11CBE">
        <w:trPr>
          <w:trHeight w:val="113"/>
          <w:tblHeader w:val="0"/>
        </w:trPr>
        <w:tc>
          <w:tcPr>
            <w:tcW w:w="2965" w:type="dxa"/>
          </w:tcPr>
          <w:p w:rsidR="0044328B" w:rsidRDefault="0044328B" w:rsidP="00A11CBE">
            <w:pPr>
              <w:pStyle w:val="Table-Text"/>
            </w:pPr>
            <w:r>
              <w:t>lastUpdateAccountId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account which last updated the object, null if the object has never been updated</w:t>
            </w:r>
          </w:p>
        </w:tc>
      </w:tr>
      <w:tr w:rsidR="0044328B" w:rsidTr="00A11CBE">
        <w:trPr>
          <w:trHeight w:val="113"/>
          <w:tblHeader w:val="0"/>
        </w:trPr>
        <w:tc>
          <w:tcPr>
            <w:tcW w:w="2965" w:type="dxa"/>
          </w:tcPr>
          <w:p w:rsidR="0044328B" w:rsidRDefault="0044328B" w:rsidP="00A11CBE">
            <w:pPr>
              <w:pStyle w:val="Table-Text"/>
            </w:pPr>
            <w:r>
              <w:t>lastUpdateAccountIdentifier</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identifier of the account which last updated the object, null if the object has never been updated</w:t>
            </w:r>
          </w:p>
        </w:tc>
      </w:tr>
      <w:tr w:rsidR="0044328B" w:rsidTr="00A11CBE">
        <w:trPr>
          <w:trHeight w:val="113"/>
          <w:tblHeader w:val="0"/>
        </w:trPr>
        <w:tc>
          <w:tcPr>
            <w:tcW w:w="2965" w:type="dxa"/>
          </w:tcPr>
          <w:p w:rsidR="0044328B" w:rsidRDefault="0044328B" w:rsidP="00A11CBE">
            <w:pPr>
              <w:pStyle w:val="Table-Text"/>
            </w:pPr>
            <w:r>
              <w:t>lastUpdateUserId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user which last updated the object, null if the object has never been updated</w:t>
            </w:r>
          </w:p>
        </w:tc>
      </w:tr>
      <w:tr w:rsidR="0044328B" w:rsidTr="00A11CBE">
        <w:trPr>
          <w:trHeight w:val="113"/>
          <w:tblHeader w:val="0"/>
        </w:trPr>
        <w:tc>
          <w:tcPr>
            <w:tcW w:w="2965" w:type="dxa"/>
          </w:tcPr>
          <w:p w:rsidR="0044328B" w:rsidRDefault="0044328B" w:rsidP="00A11CBE">
            <w:pPr>
              <w:pStyle w:val="Table-Text"/>
            </w:pPr>
            <w:r>
              <w:lastRenderedPageBreak/>
              <w:t>lastUpdateUserName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user which last updated the object, null if the object has never been updated</w:t>
            </w:r>
          </w:p>
        </w:tc>
      </w:tr>
    </w:tbl>
    <w:p w:rsidR="00A11CBE" w:rsidRDefault="00A11CBE" w:rsidP="00A11CBE">
      <w:r w:rsidRPr="00A11CBE">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w:t>
      </w:r>
      <w:proofErr w:type="gramStart"/>
      <w:r>
        <w:t>zoneUpdate</w:t>
      </w:r>
      <w:proofErr w:type="gramEnd"/>
      <w:r>
        <w:t>" : {</w:t>
      </w:r>
    </w:p>
    <w:p w:rsidR="00A11CBE" w:rsidRDefault="00A11CBE" w:rsidP="00A11CBE">
      <w:pPr>
        <w:pStyle w:val="Code"/>
        <w:rPr>
          <w:ins w:id="575" w:author="Arnaud Dumont" w:date="2014-02-20T11:44:00Z"/>
        </w:rPr>
      </w:pPr>
      <w:r>
        <w:t xml:space="preserve">    "</w:t>
      </w:r>
      <w:proofErr w:type="gramStart"/>
      <w:r>
        <w:t>version</w:t>
      </w:r>
      <w:proofErr w:type="gramEnd"/>
      <w:r>
        <w:t>" : 0,</w:t>
      </w:r>
    </w:p>
    <w:p w:rsidR="00225335" w:rsidRDefault="00225335" w:rsidP="00A11CBE">
      <w:pPr>
        <w:pStyle w:val="Code"/>
      </w:pPr>
      <w:ins w:id="576" w:author="Arnaud Dumont" w:date="2014-02-20T11:44:00Z">
        <w:r>
          <w:t xml:space="preserve">    "</w:t>
        </w:r>
      </w:ins>
      <w:proofErr w:type="gramStart"/>
      <w:ins w:id="577" w:author="Arnaud Dumont" w:date="2014-02-20T11:45:00Z">
        <w:r w:rsidRPr="00CB3AB5">
          <w:t>dnssecSigned</w:t>
        </w:r>
      </w:ins>
      <w:proofErr w:type="gramEnd"/>
      <w:ins w:id="578" w:author="Arnaud Dumont" w:date="2014-02-20T11:44:00Z">
        <w:r>
          <w:t xml:space="preserve">" : </w:t>
        </w:r>
      </w:ins>
      <w:ins w:id="579" w:author="Arnaud Dumont" w:date="2014-06-04T15:38:00Z">
        <w:r w:rsidR="00185838">
          <w:t>true</w:t>
        </w:r>
      </w:ins>
      <w:ins w:id="580" w:author="Arnaud Dumont" w:date="2014-02-20T11:44:00Z">
        <w:r>
          <w:t>,</w:t>
        </w:r>
      </w:ins>
    </w:p>
    <w:p w:rsidR="00A11CBE" w:rsidRDefault="00A11CBE" w:rsidP="00A11CBE">
      <w:pPr>
        <w:pStyle w:val="Code"/>
      </w:pPr>
      <w:r>
        <w:t xml:space="preserve">    "</w:t>
      </w:r>
      <w:proofErr w:type="gramStart"/>
      <w:r>
        <w:t>brandedNameServers</w:t>
      </w:r>
      <w:proofErr w:type="gramEnd"/>
      <w:r>
        <w:t>" : true,</w:t>
      </w:r>
    </w:p>
    <w:p w:rsidR="00A11CBE" w:rsidRDefault="00A11CBE" w:rsidP="00A11CBE">
      <w:pPr>
        <w:pStyle w:val="Code"/>
      </w:pPr>
      <w:r>
        <w:t xml:space="preserve">    "</w:t>
      </w:r>
      <w:proofErr w:type="gramStart"/>
      <w:r>
        <w:t>group</w:t>
      </w:r>
      <w:proofErr w:type="gramEnd"/>
      <w:r>
        <w:t>" : "mygroup",</w:t>
      </w:r>
    </w:p>
    <w:p w:rsidR="00A11CBE" w:rsidRDefault="00A11CBE" w:rsidP="00A11CBE">
      <w:pPr>
        <w:pStyle w:val="Code"/>
      </w:pPr>
      <w:r>
        <w:t xml:space="preserve">    "</w:t>
      </w:r>
      <w:proofErr w:type="gramStart"/>
      <w:r>
        <w:t>nameServerSetId</w:t>
      </w:r>
      <w:proofErr w:type="gramEnd"/>
      <w:r>
        <w:t>" : "a2624aec-b186-4323-b8b5-2e27645cce03",</w:t>
      </w:r>
    </w:p>
    <w:p w:rsidR="00A11CBE" w:rsidRDefault="00A11CBE" w:rsidP="00A11CBE">
      <w:pPr>
        <w:pStyle w:val="Code"/>
      </w:pPr>
      <w:r>
        <w:t xml:space="preserve">    "</w:t>
      </w:r>
      <w:proofErr w:type="gramStart"/>
      <w:r>
        <w:t>planId</w:t>
      </w:r>
      <w:proofErr w:type="gramEnd"/>
      <w:r>
        <w:t>"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lastRenderedPageBreak/>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w:t>
      </w:r>
      <w:proofErr w:type="gramStart"/>
      <w:r>
        <w:t>zone</w:t>
      </w:r>
      <w:proofErr w:type="gramEnd"/>
      <w:r>
        <w:t>" : {</w:t>
      </w:r>
    </w:p>
    <w:p w:rsidR="00A11CBE" w:rsidRDefault="00A11CBE" w:rsidP="00A11CBE">
      <w:pPr>
        <w:pStyle w:val="Code"/>
      </w:pPr>
      <w:r>
        <w:t xml:space="preserve">    "@uri</w:t>
      </w:r>
      <w:proofErr w:type="gramStart"/>
      <w:r>
        <w:t>" :</w:t>
      </w:r>
      <w:proofErr w:type="gramEnd"/>
      <w:r>
        <w:t xml:space="preserve"> "https://api.discoverydns.com/zones/73bb9df3-191b-4ad6-9e6b-ed9eaf68d8ea",</w:t>
      </w:r>
    </w:p>
    <w:p w:rsidR="00A11CBE" w:rsidRDefault="00A11CBE" w:rsidP="00A11CBE">
      <w:pPr>
        <w:pStyle w:val="Code"/>
      </w:pPr>
      <w:r>
        <w:t xml:space="preserve">    "</w:t>
      </w:r>
      <w:proofErr w:type="gramStart"/>
      <w:r>
        <w:t>id</w:t>
      </w:r>
      <w:proofErr w:type="gramEnd"/>
      <w:r>
        <w:t>" : "73bb9df3-191b-4ad6-9e6b-ed9eaf68d8ea",</w:t>
      </w:r>
    </w:p>
    <w:p w:rsidR="00A11CBE" w:rsidRDefault="00A11CBE" w:rsidP="00A11CBE">
      <w:pPr>
        <w:pStyle w:val="Code"/>
      </w:pPr>
      <w:r>
        <w:t xml:space="preserve">    "</w:t>
      </w:r>
      <w:proofErr w:type="gramStart"/>
      <w:r>
        <w:t>version</w:t>
      </w:r>
      <w:proofErr w:type="gramEnd"/>
      <w:r>
        <w:t>" : 1,</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serial</w:t>
      </w:r>
      <w:proofErr w:type="gramEnd"/>
      <w:r>
        <w:t>" : 2,</w:t>
      </w:r>
    </w:p>
    <w:p w:rsidR="00A11CBE" w:rsidRDefault="00A11CBE" w:rsidP="00A11CBE">
      <w:pPr>
        <w:pStyle w:val="Code"/>
      </w:pPr>
      <w:r>
        <w:t xml:space="preserve">    "</w:t>
      </w:r>
      <w:proofErr w:type="gramStart"/>
      <w:r>
        <w:t>brandedNameServers</w:t>
      </w:r>
      <w:proofErr w:type="gramEnd"/>
      <w:r>
        <w:t>" : true,</w:t>
      </w:r>
    </w:p>
    <w:p w:rsidR="00EA3CD9" w:rsidRDefault="00A11CBE" w:rsidP="00EA3CD9">
      <w:pPr>
        <w:pStyle w:val="Code"/>
        <w:rPr>
          <w:ins w:id="581" w:author="Arnaud Dumont" w:date="2014-02-11T14:00:00Z"/>
        </w:rPr>
      </w:pPr>
      <w:r>
        <w:t xml:space="preserve">    "</w:t>
      </w:r>
      <w:proofErr w:type="gramStart"/>
      <w:r>
        <w:t>dnssecSigned</w:t>
      </w:r>
      <w:proofErr w:type="gramEnd"/>
      <w:r>
        <w:t>" : false,</w:t>
      </w:r>
    </w:p>
    <w:p w:rsidR="00BD2F2F" w:rsidRDefault="00EA3CD9" w:rsidP="00BD2F2F">
      <w:pPr>
        <w:pStyle w:val="Code"/>
        <w:rPr>
          <w:ins w:id="582" w:author="Arnaud Dumont" w:date="2014-06-04T15:38:00Z"/>
        </w:rPr>
      </w:pPr>
      <w:ins w:id="583" w:author="Arnaud Dumont" w:date="2014-02-11T14:00:00Z">
        <w:r>
          <w:t xml:space="preserve">    "</w:t>
        </w:r>
        <w:proofErr w:type="gramStart"/>
        <w:r w:rsidRPr="006242A4">
          <w:t>zskRollOverState</w:t>
        </w:r>
        <w:proofErr w:type="gramEnd"/>
        <w:r>
          <w:t>" : null,</w:t>
        </w:r>
      </w:ins>
      <w:ins w:id="584" w:author="Arnaud Dumont" w:date="2014-06-04T15:37:00Z">
        <w:r w:rsidR="00FC7D26" w:rsidRPr="00FC7D26">
          <w:t xml:space="preserve"> </w:t>
        </w:r>
      </w:ins>
    </w:p>
    <w:p w:rsidR="00BD2F2F" w:rsidRDefault="00BD2F2F" w:rsidP="00BD2F2F">
      <w:pPr>
        <w:pStyle w:val="Code"/>
        <w:rPr>
          <w:ins w:id="585" w:author="Arnaud Dumont" w:date="2014-06-04T15:38:00Z"/>
        </w:rPr>
      </w:pPr>
      <w:ins w:id="586" w:author="Arnaud Dumont" w:date="2014-06-04T15:38:00Z">
        <w:r>
          <w:t xml:space="preserve">    "</w:t>
        </w:r>
        <w:proofErr w:type="gramStart"/>
        <w:r w:rsidRPr="008E504F">
          <w:t>pendingOperation</w:t>
        </w:r>
        <w:proofErr w:type="gramEnd"/>
        <w:r>
          <w:t>" : "</w:t>
        </w:r>
        <w:r w:rsidRPr="008E504F">
          <w:t>zoneSigning</w:t>
        </w:r>
        <w:r>
          <w:t>",</w:t>
        </w:r>
      </w:ins>
    </w:p>
    <w:p w:rsidR="00A11CBE" w:rsidDel="00FC7D26" w:rsidRDefault="00BD2F2F" w:rsidP="00BD2F2F">
      <w:pPr>
        <w:pStyle w:val="Code"/>
        <w:rPr>
          <w:del w:id="587" w:author="Arnaud Dumont" w:date="2014-06-04T15:38:00Z"/>
        </w:rPr>
      </w:pPr>
      <w:ins w:id="588" w:author="Arnaud Dumont" w:date="2014-06-04T15:38:00Z">
        <w:r>
          <w:t xml:space="preserve">    "</w:t>
        </w:r>
        <w:proofErr w:type="gramStart"/>
        <w:r w:rsidRPr="008E504F">
          <w:t>lastPublishDate</w:t>
        </w:r>
        <w:proofErr w:type="gramEnd"/>
        <w:r>
          <w:t>" : "</w:t>
        </w:r>
        <w:r w:rsidRPr="008E504F">
          <w:t>2014-06-04T15:16:48.618</w:t>
        </w:r>
        <w:r>
          <w:t>",</w:t>
        </w:r>
      </w:ins>
    </w:p>
    <w:p w:rsidR="00A11CBE" w:rsidRDefault="00A11CBE" w:rsidP="00A11CBE">
      <w:pPr>
        <w:pStyle w:val="Code"/>
      </w:pPr>
      <w:r>
        <w:t xml:space="preserve">    "</w:t>
      </w:r>
      <w:proofErr w:type="gramStart"/>
      <w:r>
        <w:t>group</w:t>
      </w:r>
      <w:proofErr w:type="gramEnd"/>
      <w:r>
        <w:t>" : "mygroup",</w:t>
      </w:r>
    </w:p>
    <w:p w:rsidR="00A11CBE" w:rsidRDefault="00A11CBE" w:rsidP="00A11CBE">
      <w:pPr>
        <w:pStyle w:val="Code"/>
      </w:pPr>
      <w:r>
        <w:t xml:space="preserve">    "</w:t>
      </w:r>
      <w:proofErr w:type="gramStart"/>
      <w:r>
        <w:t>nameServerSetId</w:t>
      </w:r>
      <w:proofErr w:type="gramEnd"/>
      <w:r>
        <w:t>" : "a2624aec-b186-4323-b8b5-2e27645cce03",</w:t>
      </w:r>
    </w:p>
    <w:p w:rsidR="00A11CBE" w:rsidRDefault="00A11CBE" w:rsidP="00A11CBE">
      <w:pPr>
        <w:pStyle w:val="Code"/>
      </w:pPr>
      <w:r>
        <w:t xml:space="preserve">    "</w:t>
      </w:r>
      <w:proofErr w:type="gramStart"/>
      <w:r>
        <w:t>nameServerSetName</w:t>
      </w:r>
      <w:proofErr w:type="gramEnd"/>
      <w:r>
        <w:t>" : "Test-ing Name.Server_Set2",</w:t>
      </w:r>
    </w:p>
    <w:p w:rsidR="00A11CBE" w:rsidRDefault="00A11CBE" w:rsidP="00A11CBE">
      <w:pPr>
        <w:pStyle w:val="Code"/>
      </w:pPr>
      <w:r>
        <w:t xml:space="preserve">    "</w:t>
      </w:r>
      <w:proofErr w:type="gramStart"/>
      <w:r>
        <w:t>nameServerInterfaceSetId</w:t>
      </w:r>
      <w:proofErr w:type="gramEnd"/>
      <w:r>
        <w:t>" : "8b9b3487-9e3b-4f65-a453-b18cf3fea033",</w:t>
      </w:r>
    </w:p>
    <w:p w:rsidR="00A11CBE" w:rsidRDefault="00A11CBE" w:rsidP="00A11CBE">
      <w:pPr>
        <w:pStyle w:val="Code"/>
      </w:pPr>
      <w:r>
        <w:t xml:space="preserve">    "</w:t>
      </w:r>
      <w:proofErr w:type="gramStart"/>
      <w:r>
        <w:t>nameServerInterfaceSetName</w:t>
      </w:r>
      <w:proofErr w:type="gramEnd"/>
      <w:r>
        <w:t>" : "Test-ing NameServer_Interfa.ceSet0",</w:t>
      </w:r>
    </w:p>
    <w:p w:rsidR="00A11CBE" w:rsidRDefault="00A11CBE" w:rsidP="00A11CBE">
      <w:pPr>
        <w:pStyle w:val="Code"/>
      </w:pPr>
      <w:r>
        <w:t xml:space="preserve">    "</w:t>
      </w:r>
      <w:proofErr w:type="gramStart"/>
      <w:r>
        <w:t>planId</w:t>
      </w:r>
      <w:proofErr w:type="gramEnd"/>
      <w:r>
        <w:t>" : "cef85578-ee5a-4b0f-b77a-e45d713bccb7",</w:t>
      </w:r>
    </w:p>
    <w:p w:rsidR="00A11CBE" w:rsidRDefault="00A11CBE" w:rsidP="00A11CBE">
      <w:pPr>
        <w:pStyle w:val="Code"/>
      </w:pPr>
      <w:r>
        <w:t xml:space="preserve">    "</w:t>
      </w:r>
      <w:proofErr w:type="gramStart"/>
      <w:r>
        <w:t>planName</w:t>
      </w:r>
      <w:proofErr w:type="gramEnd"/>
      <w:r>
        <w:t>" : "testing-plan_.meh la1",</w:t>
      </w:r>
    </w:p>
    <w:p w:rsidR="00A11CBE" w:rsidRDefault="00A11CBE" w:rsidP="00A11CBE">
      <w:pPr>
        <w:pStyle w:val="Code"/>
      </w:pPr>
      <w:r>
        <w:t xml:space="preserve">    "</w:t>
      </w:r>
      <w:proofErr w:type="gramStart"/>
      <w:r>
        <w:t>sponsorAccountId</w:t>
      </w:r>
      <w:proofErr w:type="gramEnd"/>
      <w:r>
        <w:t>" : "f73af262-9531-11e2-9b25-2809b571161a",</w:t>
      </w:r>
    </w:p>
    <w:p w:rsidR="00A11CBE" w:rsidRDefault="00A11CBE" w:rsidP="00A11CBE">
      <w:pPr>
        <w:pStyle w:val="Code"/>
      </w:pPr>
      <w:r>
        <w:t xml:space="preserve">    "</w:t>
      </w:r>
      <w:proofErr w:type="gramStart"/>
      <w:r>
        <w:t>sponsorAccountIdentifier</w:t>
      </w:r>
      <w:proofErr w:type="gramEnd"/>
      <w:r>
        <w:t>" : "system",</w:t>
      </w:r>
    </w:p>
    <w:p w:rsidR="00A11CBE" w:rsidRDefault="00A11CBE" w:rsidP="00A11CBE">
      <w:pPr>
        <w:pStyle w:val="Code"/>
      </w:pPr>
      <w:r>
        <w:t xml:space="preserve">    "</w:t>
      </w:r>
      <w:proofErr w:type="gramStart"/>
      <w:r>
        <w:t>createDate</w:t>
      </w:r>
      <w:proofErr w:type="gramEnd"/>
      <w:r>
        <w:t>" : "2013-10-08T02:39:34.229",</w:t>
      </w:r>
    </w:p>
    <w:p w:rsidR="00A11CBE" w:rsidRDefault="00A11CBE" w:rsidP="00A11CBE">
      <w:pPr>
        <w:pStyle w:val="Code"/>
      </w:pPr>
      <w:r>
        <w:t xml:space="preserve">    "</w:t>
      </w:r>
      <w:proofErr w:type="gramStart"/>
      <w:r>
        <w:t>createAccountId</w:t>
      </w:r>
      <w:proofErr w:type="gramEnd"/>
      <w:r>
        <w:t>" : "f73af262-9531-11e2-9b25-2809b571161a",</w:t>
      </w:r>
    </w:p>
    <w:p w:rsidR="00A11CBE" w:rsidRDefault="00A11CBE" w:rsidP="00A11CBE">
      <w:pPr>
        <w:pStyle w:val="Code"/>
      </w:pPr>
      <w:r>
        <w:t xml:space="preserve">    "</w:t>
      </w:r>
      <w:proofErr w:type="gramStart"/>
      <w:r>
        <w:t>createAccountIdentifier</w:t>
      </w:r>
      <w:proofErr w:type="gramEnd"/>
      <w:r>
        <w:t>" : "system",</w:t>
      </w:r>
    </w:p>
    <w:p w:rsidR="00A11CBE" w:rsidRDefault="00A11CBE" w:rsidP="00A11CBE">
      <w:pPr>
        <w:pStyle w:val="Code"/>
      </w:pPr>
      <w:r>
        <w:t xml:space="preserve">    "</w:t>
      </w:r>
      <w:proofErr w:type="gramStart"/>
      <w:r>
        <w:t>createUserId</w:t>
      </w:r>
      <w:proofErr w:type="gramEnd"/>
      <w:r>
        <w:t>" : "ed848682-c1d9-11e2-86bc-e9b9e1409c4c",</w:t>
      </w:r>
    </w:p>
    <w:p w:rsidR="00A11CBE" w:rsidRDefault="00A11CBE" w:rsidP="00A11CBE">
      <w:pPr>
        <w:pStyle w:val="Code"/>
      </w:pPr>
      <w:r>
        <w:t xml:space="preserve">    "</w:t>
      </w:r>
      <w:proofErr w:type="gramStart"/>
      <w:r>
        <w:t>createUserName</w:t>
      </w:r>
      <w:proofErr w:type="gramEnd"/>
      <w:r>
        <w:t>" : "System Admin",</w:t>
      </w:r>
    </w:p>
    <w:p w:rsidR="00A11CBE" w:rsidRDefault="00A11CBE" w:rsidP="00A11CBE">
      <w:pPr>
        <w:pStyle w:val="Code"/>
      </w:pPr>
      <w:r>
        <w:t xml:space="preserve">    "</w:t>
      </w:r>
      <w:proofErr w:type="gramStart"/>
      <w:r>
        <w:t>lastUpdateDate</w:t>
      </w:r>
      <w:proofErr w:type="gramEnd"/>
      <w:r>
        <w:t>" : "2013-10-08T02:39:35.030",</w:t>
      </w:r>
    </w:p>
    <w:p w:rsidR="00A11CBE" w:rsidRDefault="00A11CBE" w:rsidP="00A11CBE">
      <w:pPr>
        <w:pStyle w:val="Code"/>
      </w:pPr>
      <w:r>
        <w:t xml:space="preserve">    "</w:t>
      </w:r>
      <w:proofErr w:type="gramStart"/>
      <w:r>
        <w:t>lastUpdateAccountId</w:t>
      </w:r>
      <w:proofErr w:type="gramEnd"/>
      <w:r>
        <w:t>" : "f73af262-9531-11e2-9b25-2809b571161a",</w:t>
      </w:r>
    </w:p>
    <w:p w:rsidR="00A11CBE" w:rsidRDefault="00A11CBE" w:rsidP="00A11CBE">
      <w:pPr>
        <w:pStyle w:val="Code"/>
      </w:pPr>
      <w:r>
        <w:t xml:space="preserve">    "</w:t>
      </w:r>
      <w:proofErr w:type="gramStart"/>
      <w:r>
        <w:t>lastUpdateAccountIdentifier</w:t>
      </w:r>
      <w:proofErr w:type="gramEnd"/>
      <w:r>
        <w:t>" : "system",</w:t>
      </w:r>
    </w:p>
    <w:p w:rsidR="00A11CBE" w:rsidRDefault="00A11CBE" w:rsidP="00A11CBE">
      <w:pPr>
        <w:pStyle w:val="Code"/>
      </w:pPr>
      <w:r>
        <w:t xml:space="preserve">    "</w:t>
      </w:r>
      <w:proofErr w:type="gramStart"/>
      <w:r>
        <w:t>lastUpdateUserId</w:t>
      </w:r>
      <w:proofErr w:type="gramEnd"/>
      <w:r>
        <w:t>" : "ed848682-c1d9-11e2-86bc-e9b9e1409c4c",</w:t>
      </w:r>
    </w:p>
    <w:p w:rsidR="00A11CBE" w:rsidRDefault="00A11CBE" w:rsidP="00A11CBE">
      <w:pPr>
        <w:pStyle w:val="Code"/>
      </w:pPr>
      <w:r>
        <w:t xml:space="preserve">    "</w:t>
      </w:r>
      <w:proofErr w:type="gramStart"/>
      <w:r>
        <w:t>lastUpdateUserName</w:t>
      </w:r>
      <w:proofErr w:type="gramEnd"/>
      <w:r>
        <w:t>" : "System Admin",</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lastRenderedPageBreak/>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A11CBE">
      <w:pPr>
        <w:pStyle w:val="Code"/>
      </w:pPr>
      <w:r>
        <w:t xml:space="preserve">    } ],</w:t>
      </w:r>
    </w:p>
    <w:p w:rsidR="00A11CBE" w:rsidRDefault="00A11CBE" w:rsidP="00A11CBE">
      <w:pPr>
        <w:pStyle w:val="Code"/>
      </w:pPr>
      <w:r>
        <w:t xml:space="preserve">    "</w:t>
      </w:r>
      <w:proofErr w:type="gramStart"/>
      <w:r>
        <w:t>ddnsResourceRecords</w:t>
      </w:r>
      <w:proofErr w:type="gramEnd"/>
      <w:r>
        <w:t>" :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"28.139.29.213"</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lastRenderedPageBreak/>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"e9af:3538:61b9:aabd:e0d0:d063:299e:50de"</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"SOA",</w:t>
      </w:r>
    </w:p>
    <w:p w:rsidR="00A11CBE" w:rsidRDefault="00A11CBE" w:rsidP="00A11CBE">
      <w:pPr>
        <w:pStyle w:val="Code"/>
      </w:pPr>
      <w:r>
        <w:t xml:space="preserve">      "</w:t>
      </w:r>
      <w:proofErr w:type="gramStart"/>
      <w:r>
        <w:t>host</w:t>
      </w:r>
      <w:proofErr w:type="gramEnd"/>
      <w:r>
        <w:t>" : "testingprefix1.testingzone0.com.",</w:t>
      </w:r>
    </w:p>
    <w:p w:rsidR="00A11CBE" w:rsidRDefault="00A11CBE" w:rsidP="00A11CBE">
      <w:pPr>
        <w:pStyle w:val="Code"/>
      </w:pPr>
      <w:r>
        <w:t xml:space="preserve">      "</w:t>
      </w:r>
      <w:proofErr w:type="gramStart"/>
      <w:r>
        <w:t>admin</w:t>
      </w:r>
      <w:proofErr w:type="gramEnd"/>
      <w:r>
        <w:t>" : "dnsmaster.testingzone0.com.",</w:t>
      </w:r>
    </w:p>
    <w:p w:rsidR="00A11CBE" w:rsidRDefault="00A11CBE" w:rsidP="00A11CBE">
      <w:pPr>
        <w:pStyle w:val="Code"/>
      </w:pPr>
      <w:r>
        <w:t xml:space="preserve">      "</w:t>
      </w:r>
      <w:proofErr w:type="gramStart"/>
      <w:r>
        <w:t>serial</w:t>
      </w:r>
      <w:proofErr w:type="gramEnd"/>
      <w:r>
        <w:t>" : "2",</w:t>
      </w:r>
    </w:p>
    <w:p w:rsidR="00A11CBE" w:rsidRDefault="00A11CBE" w:rsidP="00A11CBE">
      <w:pPr>
        <w:pStyle w:val="Code"/>
      </w:pPr>
      <w:r>
        <w:t xml:space="preserve">      "</w:t>
      </w:r>
      <w:proofErr w:type="gramStart"/>
      <w:r>
        <w:t>refresh</w:t>
      </w:r>
      <w:proofErr w:type="gramEnd"/>
      <w:r>
        <w:t>" : "43200",</w:t>
      </w:r>
    </w:p>
    <w:p w:rsidR="00A11CBE" w:rsidRDefault="00A11CBE" w:rsidP="00A11CBE">
      <w:pPr>
        <w:pStyle w:val="Code"/>
      </w:pPr>
      <w:r>
        <w:t xml:space="preserve">      "</w:t>
      </w:r>
      <w:proofErr w:type="gramStart"/>
      <w:r>
        <w:t>retry</w:t>
      </w:r>
      <w:proofErr w:type="gramEnd"/>
      <w:r>
        <w:t>" : "600",</w:t>
      </w:r>
    </w:p>
    <w:p w:rsidR="00A11CBE" w:rsidRDefault="00A11CBE" w:rsidP="00A11CBE">
      <w:pPr>
        <w:pStyle w:val="Code"/>
      </w:pPr>
      <w:r>
        <w:t xml:space="preserve">      "</w:t>
      </w:r>
      <w:proofErr w:type="gramStart"/>
      <w:r>
        <w:t>expire</w:t>
      </w:r>
      <w:proofErr w:type="gramEnd"/>
      <w:r>
        <w:t>" : "1209600",</w:t>
      </w:r>
    </w:p>
    <w:p w:rsidR="00A11CBE" w:rsidRDefault="00A11CBE" w:rsidP="00A11CBE">
      <w:pPr>
        <w:pStyle w:val="Code"/>
      </w:pPr>
      <w:r>
        <w:t xml:space="preserve">      "</w:t>
      </w:r>
      <w:proofErr w:type="gramStart"/>
      <w:r>
        <w:t>minimum</w:t>
      </w:r>
      <w:proofErr w:type="gramEnd"/>
      <w:r>
        <w:t>" : "600"</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"testingprefix1.testingzone0.com.</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"253.23.114.37"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"c1aa:8615:d789:a43e:bc5a:7cab:361a:47f7"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"testingprefix2.testingzone0.com."</w:t>
      </w:r>
    </w:p>
    <w:p w:rsidR="00A11CBE" w:rsidRDefault="00A11CBE" w:rsidP="00A11CBE">
      <w:pPr>
        <w:pStyle w:val="Code"/>
      </w:pPr>
      <w:r>
        <w:lastRenderedPageBreak/>
        <w:t xml:space="preserve">    } ],</w:t>
      </w:r>
    </w:p>
    <w:p w:rsidR="00A11CBE" w:rsidRDefault="00A11CBE" w:rsidP="00A11CBE">
      <w:pPr>
        <w:pStyle w:val="Code"/>
      </w:pPr>
      <w:r>
        <w:t xml:space="preserve">    "</w:t>
      </w:r>
      <w:proofErr w:type="gramStart"/>
      <w:r>
        <w:t>resourceRecords</w:t>
      </w:r>
      <w:proofErr w:type="gramEnd"/>
      <w:r>
        <w:t>" :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"1.2.3.4"</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589" w:name="_Toc382406016"/>
      <w:r>
        <w:t>Zone Update Resource Records Command</w:t>
      </w:r>
      <w:bookmarkEnd w:id="589"/>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HTTP Method</w:t>
            </w:r>
          </w:p>
        </w:tc>
        <w:tc>
          <w:tcPr>
            <w:tcW w:w="6804" w:type="dxa"/>
            <w:shd w:val="clear" w:color="auto" w:fill="BFBFBF" w:themeFill="background1" w:themeFillShade="BF"/>
          </w:tcPr>
          <w:p w:rsidR="00A11CBE" w:rsidRDefault="00A11CBE" w:rsidP="00A11CBE">
            <w:pPr>
              <w:pStyle w:val="Table-Header"/>
            </w:pPr>
            <w:r>
              <w:t>Request URI</w:t>
            </w:r>
          </w:p>
        </w:tc>
      </w:tr>
      <w:tr w:rsidR="00A11CBE" w:rsidRPr="00CC22F1" w:rsidTr="00A11CBE">
        <w:trPr>
          <w:trHeight w:val="113"/>
          <w:tblHeader w:val="0"/>
        </w:trPr>
        <w:tc>
          <w:tcPr>
            <w:tcW w:w="1843" w:type="dxa"/>
          </w:tcPr>
          <w:p w:rsidR="00A11CBE" w:rsidRDefault="00A11CBE" w:rsidP="00A11CBE">
            <w:pPr>
              <w:pStyle w:val="Table-Text"/>
            </w:pPr>
            <w:del w:id="590" w:author="Arnaud Dumont" w:date="2014-02-20T10:43:00Z">
              <w:r w:rsidDel="00960CE1">
                <w:delText>GET</w:delText>
              </w:r>
            </w:del>
            <w:ins w:id="591" w:author="Arnaud Dumont" w:date="2014-02-20T10:43:00Z">
              <w:r w:rsidR="00960CE1">
                <w:t>PUT</w:t>
              </w:r>
            </w:ins>
          </w:p>
        </w:tc>
        <w:tc>
          <w:tcPr>
            <w:tcW w:w="6804"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Field</w:t>
            </w:r>
          </w:p>
        </w:tc>
        <w:tc>
          <w:tcPr>
            <w:tcW w:w="6804"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lastRenderedPageBreak/>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 xml:space="preserve">If “raw”, all the type-specific RData fields of each resource record will be returned in a single </w:t>
            </w:r>
            <w:del w:id="592" w:author="Arnaud Dumont" w:date="2014-02-20T11:45:00Z">
              <w:r w:rsidDel="00225335">
                <w:delText xml:space="preserve"> </w:delText>
              </w:r>
            </w:del>
            <w:r>
              <w:t>string “rdata” field that is as the resource record would be entered into a BIND compati</w:t>
            </w:r>
            <w:del w:id="593" w:author="Arnaud Dumont" w:date="2014-02-20T11:45: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FB749C">
      <w:pPr>
        <w:pStyle w:val="FakeHeading4"/>
        <w:pageBreakBefore/>
      </w:pPr>
      <w:r>
        <w:lastRenderedPageBreak/>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216AA9" w:rsidRPr="00CC22F1" w:rsidTr="006351FF">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984" w:type="dxa"/>
            <w:shd w:val="clear" w:color="auto" w:fill="BFBFBF" w:themeFill="background1" w:themeFillShade="BF"/>
          </w:tcPr>
          <w:p w:rsidR="00216AA9" w:rsidRDefault="00216AA9" w:rsidP="006351FF">
            <w:pPr>
              <w:pStyle w:val="Table-Header"/>
            </w:pPr>
            <w:r>
              <w:t>Required</w:t>
            </w:r>
          </w:p>
        </w:tc>
        <w:tc>
          <w:tcPr>
            <w:tcW w:w="1418" w:type="dxa"/>
            <w:shd w:val="clear" w:color="auto" w:fill="BFBFBF" w:themeFill="background1" w:themeFillShade="BF"/>
          </w:tcPr>
          <w:p w:rsidR="00216AA9" w:rsidRDefault="00216AA9" w:rsidP="006351FF">
            <w:pPr>
              <w:pStyle w:val="Table-Header"/>
            </w:pPr>
            <w:r>
              <w:t>Custom Header</w:t>
            </w:r>
          </w:p>
        </w:tc>
        <w:tc>
          <w:tcPr>
            <w:tcW w:w="3685" w:type="dxa"/>
            <w:shd w:val="clear" w:color="auto" w:fill="BFBFBF" w:themeFill="background1" w:themeFillShade="BF"/>
          </w:tcPr>
          <w:p w:rsidR="00216AA9" w:rsidRDefault="00216AA9" w:rsidP="006351FF">
            <w:pPr>
              <w:pStyle w:val="Table-Header"/>
            </w:pPr>
            <w:r>
              <w:t>Description</w:t>
            </w:r>
          </w:p>
        </w:tc>
      </w:tr>
      <w:tr w:rsidR="00216AA9" w:rsidRPr="00CC22F1" w:rsidTr="006351FF">
        <w:trPr>
          <w:trHeight w:val="113"/>
          <w:tblHeader w:val="0"/>
        </w:trPr>
        <w:tc>
          <w:tcPr>
            <w:tcW w:w="1560" w:type="dxa"/>
          </w:tcPr>
          <w:p w:rsidR="00216AA9" w:rsidRDefault="00216AA9" w:rsidP="00216AA9">
            <w:pPr>
              <w:pStyle w:val="Table-Text"/>
            </w:pPr>
            <w:r w:rsidRPr="00F04EF0">
              <w:t>X-Requested-By</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Yes</w:t>
            </w:r>
          </w:p>
        </w:tc>
        <w:tc>
          <w:tcPr>
            <w:tcW w:w="3685"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6351FF">
        <w:trPr>
          <w:trHeight w:val="113"/>
          <w:tblHeader w:val="0"/>
        </w:trPr>
        <w:tc>
          <w:tcPr>
            <w:tcW w:w="1560" w:type="dxa"/>
          </w:tcPr>
          <w:p w:rsidR="00216AA9" w:rsidRPr="00F04EF0" w:rsidRDefault="00216AA9" w:rsidP="00216AA9">
            <w:pPr>
              <w:pStyle w:val="Table-Text"/>
            </w:pPr>
            <w:r>
              <w:t>Content-Type</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6351FF">
        <w:trPr>
          <w:trHeight w:val="113"/>
          <w:tblHeader w:val="0"/>
        </w:trPr>
        <w:tc>
          <w:tcPr>
            <w:tcW w:w="1560" w:type="dxa"/>
          </w:tcPr>
          <w:p w:rsidR="00216AA9" w:rsidRDefault="00216AA9" w:rsidP="00216AA9">
            <w:pPr>
              <w:pStyle w:val="Table-Text"/>
            </w:pPr>
            <w:r w:rsidRPr="0014205C">
              <w:t>Transfer-Encoding</w:t>
            </w:r>
          </w:p>
        </w:tc>
        <w:tc>
          <w:tcPr>
            <w:tcW w:w="1984" w:type="dxa"/>
          </w:tcPr>
          <w:p w:rsidR="00216AA9" w:rsidRDefault="00216AA9" w:rsidP="00216AA9">
            <w:pPr>
              <w:pStyle w:val="Table-Text"/>
            </w:pPr>
            <w:r>
              <w:t>No (Yes if content length not supplied)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“chunked” encoding is supported (but not required)</w:t>
            </w:r>
          </w:p>
        </w:tc>
      </w:tr>
      <w:tr w:rsidR="00216AA9" w:rsidRPr="00CC22F1" w:rsidTr="006351FF">
        <w:trPr>
          <w:trHeight w:val="113"/>
          <w:tblHeader w:val="0"/>
        </w:trPr>
        <w:tc>
          <w:tcPr>
            <w:tcW w:w="1560" w:type="dxa"/>
          </w:tcPr>
          <w:p w:rsidR="00216AA9" w:rsidRPr="0014205C" w:rsidRDefault="00216AA9" w:rsidP="00216AA9">
            <w:pPr>
              <w:pStyle w:val="Table-Text"/>
            </w:pPr>
            <w:r>
              <w:t>Content-Length</w:t>
            </w:r>
          </w:p>
        </w:tc>
        <w:tc>
          <w:tcPr>
            <w:tcW w:w="1984" w:type="dxa"/>
          </w:tcPr>
          <w:p w:rsidR="00216AA9" w:rsidRDefault="00216AA9" w:rsidP="00216AA9">
            <w:pPr>
              <w:pStyle w:val="Table-Text"/>
            </w:pPr>
            <w:r>
              <w:t>No (Yes if chunked encoding not used)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92"/>
        <w:gridCol w:w="1841"/>
        <w:gridCol w:w="1663"/>
        <w:gridCol w:w="3351"/>
      </w:tblGrid>
      <w:tr w:rsidR="00216AA9" w:rsidRPr="00CC22F1" w:rsidTr="00216AA9">
        <w:trPr>
          <w:tblHeader w:val="0"/>
        </w:trPr>
        <w:tc>
          <w:tcPr>
            <w:tcW w:w="1792" w:type="dxa"/>
            <w:shd w:val="clear" w:color="auto" w:fill="BFBFBF" w:themeFill="background1" w:themeFillShade="BF"/>
          </w:tcPr>
          <w:p w:rsidR="00216AA9" w:rsidRPr="00750051" w:rsidRDefault="00216AA9" w:rsidP="006351FF">
            <w:pPr>
              <w:pStyle w:val="Table-Header"/>
            </w:pPr>
            <w:r>
              <w:t>Field Name</w:t>
            </w:r>
          </w:p>
        </w:tc>
        <w:tc>
          <w:tcPr>
            <w:tcW w:w="1841" w:type="dxa"/>
            <w:shd w:val="clear" w:color="auto" w:fill="BFBFBF" w:themeFill="background1" w:themeFillShade="BF"/>
          </w:tcPr>
          <w:p w:rsidR="00216AA9" w:rsidRDefault="00216AA9" w:rsidP="006351FF">
            <w:pPr>
              <w:pStyle w:val="Table-Header"/>
            </w:pPr>
            <w:r>
              <w:t>Optional</w:t>
            </w:r>
          </w:p>
        </w:tc>
        <w:tc>
          <w:tcPr>
            <w:tcW w:w="1663" w:type="dxa"/>
            <w:shd w:val="clear" w:color="auto" w:fill="BFBFBF" w:themeFill="background1" w:themeFillShade="BF"/>
          </w:tcPr>
          <w:p w:rsidR="00216AA9" w:rsidRDefault="00216AA9" w:rsidP="006351FF">
            <w:pPr>
              <w:pStyle w:val="Table-Header"/>
            </w:pPr>
            <w:r>
              <w:t>Type</w:t>
            </w:r>
          </w:p>
        </w:tc>
        <w:tc>
          <w:tcPr>
            <w:tcW w:w="3351" w:type="dxa"/>
            <w:shd w:val="clear" w:color="auto" w:fill="BFBFBF" w:themeFill="background1" w:themeFillShade="BF"/>
          </w:tcPr>
          <w:p w:rsidR="00216AA9" w:rsidRDefault="00216AA9" w:rsidP="006351FF">
            <w:pPr>
              <w:pStyle w:val="Table-Header"/>
            </w:pPr>
            <w:r>
              <w:t>Description</w:t>
            </w:r>
          </w:p>
        </w:tc>
      </w:tr>
      <w:tr w:rsidR="00216AA9" w:rsidRPr="00CC22F1" w:rsidTr="00216AA9">
        <w:trPr>
          <w:trHeight w:val="113"/>
          <w:tblHeader w:val="0"/>
        </w:trPr>
        <w:tc>
          <w:tcPr>
            <w:tcW w:w="1792" w:type="dxa"/>
          </w:tcPr>
          <w:p w:rsidR="00216AA9" w:rsidRDefault="00216AA9" w:rsidP="00216AA9">
            <w:pPr>
              <w:pStyle w:val="Table-Text"/>
            </w:pPr>
            <w:r>
              <w:t>version</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integer</w:t>
            </w:r>
          </w:p>
        </w:tc>
        <w:tc>
          <w:tcPr>
            <w:tcW w:w="3351" w:type="dxa"/>
          </w:tcPr>
          <w:p w:rsidR="00216AA9" w:rsidRDefault="00216AA9" w:rsidP="00216AA9">
            <w:pPr>
              <w:pStyle w:val="Table-Text"/>
            </w:pPr>
            <w:r>
              <w:t>The version of the zone object you intend to update</w:t>
            </w:r>
          </w:p>
        </w:tc>
      </w:tr>
      <w:tr w:rsidR="00216AA9" w:rsidRPr="00CC22F1" w:rsidTr="00216AA9">
        <w:trPr>
          <w:trHeight w:val="113"/>
          <w:tblHeader w:val="0"/>
        </w:trPr>
        <w:tc>
          <w:tcPr>
            <w:tcW w:w="1792" w:type="dxa"/>
          </w:tcPr>
          <w:p w:rsidR="00216AA9" w:rsidRDefault="00216AA9" w:rsidP="00216AA9">
            <w:pPr>
              <w:pStyle w:val="Table-Text"/>
            </w:pPr>
            <w:r>
              <w:t>resourceRecords</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ResourceRecord[]</w:t>
            </w:r>
          </w:p>
        </w:tc>
        <w:tc>
          <w:tcPr>
            <w:tcW w:w="3351"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FB749C">
      <w:pPr>
        <w:pStyle w:val="FakeHeading4"/>
        <w:pageBreakBefore/>
      </w:pPr>
      <w:r>
        <w:lastRenderedPageBreak/>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C310D" w:rsidTr="006351FF">
        <w:trPr>
          <w:tblHeader w:val="0"/>
        </w:trPr>
        <w:tc>
          <w:tcPr>
            <w:tcW w:w="2965" w:type="dxa"/>
            <w:shd w:val="clear" w:color="auto" w:fill="BFBFBF" w:themeFill="background1" w:themeFillShade="BF"/>
          </w:tcPr>
          <w:p w:rsidR="001C310D" w:rsidRPr="00750051" w:rsidRDefault="001C310D" w:rsidP="006351FF">
            <w:pPr>
              <w:pStyle w:val="Table-Header"/>
            </w:pPr>
            <w:r>
              <w:t>Field Name</w:t>
            </w:r>
          </w:p>
        </w:tc>
        <w:tc>
          <w:tcPr>
            <w:tcW w:w="2175" w:type="dxa"/>
            <w:shd w:val="clear" w:color="auto" w:fill="BFBFBF" w:themeFill="background1" w:themeFillShade="BF"/>
          </w:tcPr>
          <w:p w:rsidR="001C310D" w:rsidRDefault="001C310D" w:rsidP="006351FF">
            <w:pPr>
              <w:pStyle w:val="Table-Header"/>
            </w:pPr>
            <w:r>
              <w:t>Type</w:t>
            </w:r>
          </w:p>
        </w:tc>
        <w:tc>
          <w:tcPr>
            <w:tcW w:w="3507" w:type="dxa"/>
            <w:shd w:val="clear" w:color="auto" w:fill="BFBFBF" w:themeFill="background1" w:themeFillShade="BF"/>
          </w:tcPr>
          <w:p w:rsidR="001C310D" w:rsidRDefault="001C310D" w:rsidP="006351FF">
            <w:pPr>
              <w:pStyle w:val="Table-Header"/>
            </w:pPr>
            <w:r>
              <w:t>Description</w:t>
            </w:r>
          </w:p>
        </w:tc>
      </w:tr>
      <w:tr w:rsidR="001C310D" w:rsidTr="006351FF">
        <w:trPr>
          <w:trHeight w:val="113"/>
          <w:tblHeader w:val="0"/>
        </w:trPr>
        <w:tc>
          <w:tcPr>
            <w:tcW w:w="2965" w:type="dxa"/>
          </w:tcPr>
          <w:p w:rsidR="001C310D" w:rsidRDefault="001C310D" w:rsidP="001C310D">
            <w:pPr>
              <w:pStyle w:val="Table-Text"/>
            </w:pPr>
            <w:r>
              <w:t>@uri</w:t>
            </w:r>
          </w:p>
        </w:tc>
        <w:tc>
          <w:tcPr>
            <w:tcW w:w="2175" w:type="dxa"/>
          </w:tcPr>
          <w:p w:rsidR="001C310D" w:rsidRDefault="001C310D" w:rsidP="001C310D">
            <w:pPr>
              <w:pStyle w:val="Table-Text"/>
            </w:pPr>
            <w:r>
              <w:t>string</w:t>
            </w:r>
          </w:p>
        </w:tc>
        <w:tc>
          <w:tcPr>
            <w:tcW w:w="3507"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6351FF">
        <w:trPr>
          <w:trHeight w:val="113"/>
          <w:tblHeader w:val="0"/>
        </w:trPr>
        <w:tc>
          <w:tcPr>
            <w:tcW w:w="2965" w:type="dxa"/>
          </w:tcPr>
          <w:p w:rsidR="001C310D" w:rsidRDefault="001C310D" w:rsidP="001C310D">
            <w:pPr>
              <w:pStyle w:val="Table-Text"/>
            </w:pPr>
            <w:r>
              <w: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object</w:t>
            </w:r>
          </w:p>
        </w:tc>
      </w:tr>
      <w:tr w:rsidR="001C310D" w:rsidTr="006351FF">
        <w:trPr>
          <w:trHeight w:val="113"/>
          <w:tblHeader w:val="0"/>
        </w:trPr>
        <w:tc>
          <w:tcPr>
            <w:tcW w:w="2965" w:type="dxa"/>
          </w:tcPr>
          <w:p w:rsidR="001C310D" w:rsidRDefault="001C310D" w:rsidP="001C310D">
            <w:pPr>
              <w:pStyle w:val="Table-Text"/>
            </w:pPr>
            <w:r>
              <w:t>version</w:t>
            </w:r>
          </w:p>
        </w:tc>
        <w:tc>
          <w:tcPr>
            <w:tcW w:w="2175" w:type="dxa"/>
          </w:tcPr>
          <w:p w:rsidR="001C310D" w:rsidRDefault="001C310D" w:rsidP="001C310D">
            <w:pPr>
              <w:pStyle w:val="Table-Text"/>
            </w:pPr>
            <w:r>
              <w:t>integer</w:t>
            </w:r>
          </w:p>
        </w:tc>
        <w:tc>
          <w:tcPr>
            <w:tcW w:w="3507"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6351FF">
        <w:trPr>
          <w:trHeight w:val="113"/>
          <w:tblHeader w:val="0"/>
        </w:trPr>
        <w:tc>
          <w:tcPr>
            <w:tcW w:w="2965" w:type="dxa"/>
          </w:tcPr>
          <w:p w:rsidR="001C310D" w:rsidRDefault="001C310D" w:rsidP="001C310D">
            <w:pPr>
              <w:pStyle w:val="Table-Text"/>
            </w:pPr>
            <w:r>
              <w: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zone</w:t>
            </w:r>
          </w:p>
        </w:tc>
      </w:tr>
      <w:tr w:rsidR="001C310D" w:rsidTr="006351FF">
        <w:trPr>
          <w:trHeight w:val="113"/>
          <w:tblHeader w:val="0"/>
        </w:trPr>
        <w:tc>
          <w:tcPr>
            <w:tcW w:w="2965" w:type="dxa"/>
          </w:tcPr>
          <w:p w:rsidR="001C310D" w:rsidRDefault="001C310D" w:rsidP="001C310D">
            <w:pPr>
              <w:pStyle w:val="Table-Text"/>
            </w:pPr>
            <w:r>
              <w:t>serial</w:t>
            </w:r>
          </w:p>
        </w:tc>
        <w:tc>
          <w:tcPr>
            <w:tcW w:w="2175" w:type="dxa"/>
          </w:tcPr>
          <w:p w:rsidR="001C310D" w:rsidRDefault="001C310D" w:rsidP="001C310D">
            <w:pPr>
              <w:pStyle w:val="Table-Text"/>
            </w:pPr>
            <w:r>
              <w:t>integer</w:t>
            </w:r>
          </w:p>
        </w:tc>
        <w:tc>
          <w:tcPr>
            <w:tcW w:w="3507" w:type="dxa"/>
          </w:tcPr>
          <w:p w:rsidR="001C310D" w:rsidRDefault="001C310D" w:rsidP="001C310D">
            <w:pPr>
              <w:pStyle w:val="Table-Text"/>
            </w:pPr>
            <w:r>
              <w:t>The serial number of the zone</w:t>
            </w:r>
          </w:p>
        </w:tc>
      </w:tr>
      <w:tr w:rsidR="001C310D" w:rsidTr="006351FF">
        <w:trPr>
          <w:trHeight w:val="113"/>
          <w:tblHeader w:val="0"/>
        </w:trPr>
        <w:tc>
          <w:tcPr>
            <w:tcW w:w="2965" w:type="dxa"/>
          </w:tcPr>
          <w:p w:rsidR="001C310D" w:rsidRDefault="001C310D" w:rsidP="001C310D">
            <w:pPr>
              <w:pStyle w:val="Table-Text"/>
            </w:pPr>
            <w:r>
              <w:t>brandedNameServers</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branded name server feature or not</w:t>
            </w:r>
          </w:p>
        </w:tc>
      </w:tr>
      <w:tr w:rsidR="001C310D" w:rsidTr="006351FF">
        <w:trPr>
          <w:trHeight w:val="113"/>
          <w:tblHeader w:val="0"/>
        </w:trPr>
        <w:tc>
          <w:tcPr>
            <w:tcW w:w="2965" w:type="dxa"/>
          </w:tcPr>
          <w:p w:rsidR="001C310D" w:rsidRDefault="001C310D" w:rsidP="001C310D">
            <w:pPr>
              <w:pStyle w:val="Table-Text"/>
            </w:pPr>
            <w:r>
              <w:t>dnssecSigned</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DNSSEC signing feature or not</w:t>
            </w:r>
          </w:p>
        </w:tc>
      </w:tr>
      <w:tr w:rsidR="00D279A5" w:rsidTr="006351FF">
        <w:trPr>
          <w:trHeight w:val="113"/>
          <w:tblHeader w:val="0"/>
          <w:ins w:id="594" w:author="Arnaud Dumont" w:date="2014-02-11T13:55:00Z"/>
        </w:trPr>
        <w:tc>
          <w:tcPr>
            <w:tcW w:w="2965" w:type="dxa"/>
          </w:tcPr>
          <w:p w:rsidR="00D279A5" w:rsidRDefault="00D279A5" w:rsidP="001C310D">
            <w:pPr>
              <w:pStyle w:val="Table-Text"/>
              <w:rPr>
                <w:ins w:id="595" w:author="Arnaud Dumont" w:date="2014-02-11T13:55:00Z"/>
              </w:rPr>
            </w:pPr>
            <w:ins w:id="596" w:author="Arnaud Dumont" w:date="2014-02-11T13:55:00Z">
              <w:r w:rsidRPr="00BD038E">
                <w:t>zskRollOverState</w:t>
              </w:r>
            </w:ins>
          </w:p>
        </w:tc>
        <w:tc>
          <w:tcPr>
            <w:tcW w:w="2175" w:type="dxa"/>
          </w:tcPr>
          <w:p w:rsidR="00D279A5" w:rsidRDefault="00D279A5" w:rsidP="001C310D">
            <w:pPr>
              <w:pStyle w:val="Table-Text"/>
              <w:rPr>
                <w:ins w:id="597" w:author="Arnaud Dumont" w:date="2014-02-11T13:55:00Z"/>
              </w:rPr>
            </w:pPr>
            <w:ins w:id="598" w:author="Arnaud Dumont" w:date="2014-02-11T13:55:00Z">
              <w:r>
                <w:t>string</w:t>
              </w:r>
            </w:ins>
          </w:p>
        </w:tc>
        <w:tc>
          <w:tcPr>
            <w:tcW w:w="3507" w:type="dxa"/>
          </w:tcPr>
          <w:p w:rsidR="00D279A5" w:rsidRDefault="00D279A5" w:rsidP="001C310D">
            <w:pPr>
              <w:pStyle w:val="Table-Text"/>
              <w:rPr>
                <w:ins w:id="599" w:author="Arnaud Dumont" w:date="2014-02-11T13:55:00Z"/>
              </w:rPr>
            </w:pPr>
            <w:ins w:id="600"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44328B" w:rsidTr="006351FF">
        <w:trPr>
          <w:trHeight w:val="113"/>
          <w:tblHeader w:val="0"/>
          <w:ins w:id="601" w:author="Arnaud Dumont" w:date="2014-06-04T15:37:00Z"/>
        </w:trPr>
        <w:tc>
          <w:tcPr>
            <w:tcW w:w="2965" w:type="dxa"/>
          </w:tcPr>
          <w:p w:rsidR="0044328B" w:rsidRPr="00BD038E" w:rsidRDefault="0044328B" w:rsidP="001C310D">
            <w:pPr>
              <w:pStyle w:val="Table-Text"/>
              <w:rPr>
                <w:ins w:id="602" w:author="Arnaud Dumont" w:date="2014-06-04T15:37:00Z"/>
              </w:rPr>
            </w:pPr>
            <w:ins w:id="603" w:author="Arnaud Dumont" w:date="2014-06-04T15:37:00Z">
              <w:r w:rsidRPr="00961B66">
                <w:t>pendingOperation</w:t>
              </w:r>
            </w:ins>
          </w:p>
        </w:tc>
        <w:tc>
          <w:tcPr>
            <w:tcW w:w="2175" w:type="dxa"/>
          </w:tcPr>
          <w:p w:rsidR="0044328B" w:rsidRDefault="0044328B" w:rsidP="001C310D">
            <w:pPr>
              <w:pStyle w:val="Table-Text"/>
              <w:rPr>
                <w:ins w:id="604" w:author="Arnaud Dumont" w:date="2014-06-04T15:37:00Z"/>
              </w:rPr>
            </w:pPr>
            <w:ins w:id="605" w:author="Arnaud Dumont" w:date="2014-06-04T15:37:00Z">
              <w:r>
                <w:t>string</w:t>
              </w:r>
            </w:ins>
          </w:p>
        </w:tc>
        <w:tc>
          <w:tcPr>
            <w:tcW w:w="3507" w:type="dxa"/>
          </w:tcPr>
          <w:p w:rsidR="0044328B" w:rsidRDefault="0044328B" w:rsidP="001C310D">
            <w:pPr>
              <w:pStyle w:val="Table-Text"/>
              <w:rPr>
                <w:ins w:id="606" w:author="Arnaud Dumont" w:date="2014-06-04T15:37:00Z"/>
              </w:rPr>
            </w:pPr>
            <w:ins w:id="607" w:author="Arnaud Dumont" w:date="2014-06-04T15:37:00Z">
              <w:r w:rsidRPr="00961B66">
                <w:t>The pending operation that will soon be actioned on the zone ('zoneSigning', 'zoneUnSigning' or 'delete'), or 'none'</w:t>
              </w:r>
            </w:ins>
            <w:ins w:id="608" w:author="Chris Wright" w:date="2014-06-16T13:38:00Z">
              <w:r w:rsidR="00D56F25">
                <w:t>. No updates can be made to a zone when it has an outstanding pending operation.</w:t>
              </w:r>
            </w:ins>
          </w:p>
        </w:tc>
      </w:tr>
      <w:tr w:rsidR="0044328B" w:rsidTr="006351FF">
        <w:trPr>
          <w:trHeight w:val="113"/>
          <w:tblHeader w:val="0"/>
          <w:ins w:id="609" w:author="Arnaud Dumont" w:date="2014-06-04T15:37:00Z"/>
        </w:trPr>
        <w:tc>
          <w:tcPr>
            <w:tcW w:w="2965" w:type="dxa"/>
          </w:tcPr>
          <w:p w:rsidR="0044328B" w:rsidRPr="00BD038E" w:rsidRDefault="0044328B" w:rsidP="001C310D">
            <w:pPr>
              <w:pStyle w:val="Table-Text"/>
              <w:rPr>
                <w:ins w:id="610" w:author="Arnaud Dumont" w:date="2014-06-04T15:37:00Z"/>
              </w:rPr>
            </w:pPr>
            <w:ins w:id="611" w:author="Arnaud Dumont" w:date="2014-06-04T15:37:00Z">
              <w:r w:rsidRPr="00961B66">
                <w:t>lastPublishDate</w:t>
              </w:r>
            </w:ins>
          </w:p>
        </w:tc>
        <w:tc>
          <w:tcPr>
            <w:tcW w:w="2175" w:type="dxa"/>
          </w:tcPr>
          <w:p w:rsidR="0044328B" w:rsidRDefault="0044328B" w:rsidP="001C310D">
            <w:pPr>
              <w:pStyle w:val="Table-Text"/>
              <w:rPr>
                <w:ins w:id="612" w:author="Arnaud Dumont" w:date="2014-06-04T15:37:00Z"/>
              </w:rPr>
            </w:pPr>
            <w:ins w:id="613" w:author="Arnaud Dumont" w:date="2014-06-04T15:37:00Z">
              <w:r>
                <w:t>timestamp</w:t>
              </w:r>
            </w:ins>
          </w:p>
        </w:tc>
        <w:tc>
          <w:tcPr>
            <w:tcW w:w="3507" w:type="dxa"/>
          </w:tcPr>
          <w:p w:rsidR="0044328B" w:rsidRDefault="0044328B" w:rsidP="00D56F25">
            <w:pPr>
              <w:pStyle w:val="Table-Text"/>
              <w:rPr>
                <w:ins w:id="614" w:author="Arnaud Dumont" w:date="2014-06-04T15:37:00Z"/>
              </w:rPr>
            </w:pPr>
            <w:ins w:id="615" w:author="Arnaud Dumont" w:date="2014-06-04T15:37:00Z">
              <w:r w:rsidRPr="00961B66">
                <w:t xml:space="preserve">The last time the zone was published </w:t>
              </w:r>
              <w:del w:id="616" w:author="Chris Wright" w:date="2014-06-16T13:38:00Z">
                <w:r w:rsidRPr="00961B66" w:rsidDel="00D56F25">
                  <w:delText>on</w:delText>
                </w:r>
              </w:del>
            </w:ins>
            <w:ins w:id="617" w:author="Chris Wright" w:date="2014-06-16T13:38:00Z">
              <w:r w:rsidR="00D56F25">
                <w:t>to</w:t>
              </w:r>
            </w:ins>
            <w:ins w:id="618" w:author="Arnaud Dumont" w:date="2014-06-04T15:37:00Z">
              <w:r w:rsidRPr="00961B66">
                <w:t xml:space="preserve"> the DNS anycast cloud</w:t>
              </w:r>
            </w:ins>
          </w:p>
        </w:tc>
      </w:tr>
      <w:tr w:rsidR="0044328B" w:rsidTr="006351FF">
        <w:trPr>
          <w:trHeight w:val="113"/>
          <w:tblHeader w:val="0"/>
        </w:trPr>
        <w:tc>
          <w:tcPr>
            <w:tcW w:w="2965" w:type="dxa"/>
          </w:tcPr>
          <w:p w:rsidR="0044328B" w:rsidRDefault="0044328B" w:rsidP="001C310D">
            <w:pPr>
              <w:pStyle w:val="Table-Text"/>
            </w:pPr>
            <w:r>
              <w:t>group</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zone grouping code</w:t>
            </w:r>
          </w:p>
        </w:tc>
      </w:tr>
      <w:tr w:rsidR="0044328B" w:rsidTr="006351FF">
        <w:trPr>
          <w:trHeight w:val="113"/>
          <w:tblHeader w:val="0"/>
        </w:trPr>
        <w:tc>
          <w:tcPr>
            <w:tcW w:w="2965" w:type="dxa"/>
          </w:tcPr>
          <w:p w:rsidR="0044328B" w:rsidRDefault="0044328B" w:rsidP="001C310D">
            <w:pPr>
              <w:pStyle w:val="Table-Text"/>
            </w:pPr>
            <w:r>
              <w:t>nameServerSetId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name server set associated with this zone</w:t>
            </w:r>
          </w:p>
        </w:tc>
      </w:tr>
      <w:tr w:rsidR="0044328B" w:rsidTr="006351FF">
        <w:trPr>
          <w:trHeight w:val="113"/>
          <w:tblHeader w:val="0"/>
        </w:trPr>
        <w:tc>
          <w:tcPr>
            <w:tcW w:w="2965" w:type="dxa"/>
          </w:tcPr>
          <w:p w:rsidR="0044328B" w:rsidRDefault="0044328B" w:rsidP="001C310D">
            <w:pPr>
              <w:pStyle w:val="Table-Text"/>
            </w:pPr>
            <w:r>
              <w:t>nameServerSetName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associated name server set</w:t>
            </w:r>
          </w:p>
        </w:tc>
      </w:tr>
      <w:tr w:rsidR="0044328B" w:rsidTr="006351FF">
        <w:trPr>
          <w:trHeight w:val="113"/>
          <w:tblHeader w:val="0"/>
        </w:trPr>
        <w:tc>
          <w:tcPr>
            <w:tcW w:w="2965" w:type="dxa"/>
          </w:tcPr>
          <w:p w:rsidR="0044328B" w:rsidRDefault="0044328B" w:rsidP="001C310D">
            <w:pPr>
              <w:pStyle w:val="Table-Text"/>
            </w:pPr>
            <w:r>
              <w:t>nameServerInterfaceSetId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name server interface set associated with the zone</w:t>
            </w:r>
          </w:p>
        </w:tc>
      </w:tr>
      <w:tr w:rsidR="0044328B" w:rsidTr="006351FF">
        <w:trPr>
          <w:trHeight w:val="113"/>
          <w:tblHeader w:val="0"/>
        </w:trPr>
        <w:tc>
          <w:tcPr>
            <w:tcW w:w="2965" w:type="dxa"/>
          </w:tcPr>
          <w:p w:rsidR="0044328B" w:rsidRDefault="0044328B" w:rsidP="001C310D">
            <w:pPr>
              <w:pStyle w:val="Table-Text"/>
            </w:pPr>
            <w:r>
              <w:t>nameServerInterfaceSetName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associated name server interface set</w:t>
            </w:r>
          </w:p>
        </w:tc>
      </w:tr>
      <w:tr w:rsidR="0044328B" w:rsidTr="006351FF">
        <w:trPr>
          <w:trHeight w:val="113"/>
          <w:tblHeader w:val="0"/>
        </w:trPr>
        <w:tc>
          <w:tcPr>
            <w:tcW w:w="2965" w:type="dxa"/>
          </w:tcPr>
          <w:p w:rsidR="0044328B" w:rsidRDefault="0044328B" w:rsidP="001C310D">
            <w:pPr>
              <w:pStyle w:val="Table-Text"/>
            </w:pPr>
            <w:r>
              <w:t>planId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plan that the zone is currently on</w:t>
            </w:r>
          </w:p>
        </w:tc>
      </w:tr>
      <w:tr w:rsidR="0044328B" w:rsidTr="006351FF">
        <w:trPr>
          <w:trHeight w:val="113"/>
          <w:tblHeader w:val="0"/>
        </w:trPr>
        <w:tc>
          <w:tcPr>
            <w:tcW w:w="2965" w:type="dxa"/>
          </w:tcPr>
          <w:p w:rsidR="0044328B" w:rsidRDefault="0044328B" w:rsidP="001C310D">
            <w:pPr>
              <w:pStyle w:val="Table-Text"/>
            </w:pPr>
            <w:r>
              <w:t>planName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plan that the zone is currently on</w:t>
            </w:r>
          </w:p>
        </w:tc>
      </w:tr>
      <w:tr w:rsidR="0044328B" w:rsidTr="006351FF">
        <w:trPr>
          <w:trHeight w:val="113"/>
          <w:tblHeader w:val="0"/>
        </w:trPr>
        <w:tc>
          <w:tcPr>
            <w:tcW w:w="2965" w:type="dxa"/>
          </w:tcPr>
          <w:p w:rsidR="0044328B" w:rsidRDefault="0044328B" w:rsidP="001C310D">
            <w:pPr>
              <w:pStyle w:val="Table-Text"/>
            </w:pPr>
            <w:r>
              <w:t>sponsorAccountId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account which sponsors or ‘owns’ the zone</w:t>
            </w:r>
          </w:p>
        </w:tc>
      </w:tr>
      <w:tr w:rsidR="0044328B" w:rsidTr="006351FF">
        <w:trPr>
          <w:trHeight w:val="113"/>
          <w:tblHeader w:val="0"/>
        </w:trPr>
        <w:tc>
          <w:tcPr>
            <w:tcW w:w="2965" w:type="dxa"/>
          </w:tcPr>
          <w:p w:rsidR="0044328B" w:rsidRDefault="0044328B" w:rsidP="001C310D">
            <w:pPr>
              <w:pStyle w:val="Table-Text"/>
            </w:pPr>
            <w:r>
              <w:t>sponsorAccountIdentifier</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identifier of the account which sponsors the zone</w:t>
            </w:r>
          </w:p>
        </w:tc>
      </w:tr>
      <w:tr w:rsidR="0044328B" w:rsidTr="006351FF">
        <w:trPr>
          <w:trHeight w:val="113"/>
          <w:tblHeader w:val="0"/>
        </w:trPr>
        <w:tc>
          <w:tcPr>
            <w:tcW w:w="2965" w:type="dxa"/>
          </w:tcPr>
          <w:p w:rsidR="0044328B" w:rsidRDefault="0044328B" w:rsidP="001C310D">
            <w:pPr>
              <w:pStyle w:val="Table-Text"/>
            </w:pPr>
            <w:r w:rsidRPr="00AF6C94">
              <w:t>delegationResourceRecords</w:t>
            </w:r>
          </w:p>
        </w:tc>
        <w:tc>
          <w:tcPr>
            <w:tcW w:w="2175" w:type="dxa"/>
          </w:tcPr>
          <w:p w:rsidR="0044328B" w:rsidRDefault="0044328B" w:rsidP="001C310D">
            <w:pPr>
              <w:pStyle w:val="Table-Text"/>
            </w:pPr>
            <w:r>
              <w:t>ResourceRecord[]</w:t>
            </w:r>
          </w:p>
        </w:tc>
        <w:tc>
          <w:tcPr>
            <w:tcW w:w="3507" w:type="dxa"/>
          </w:tcPr>
          <w:p w:rsidR="0044328B" w:rsidRDefault="0044328B" w:rsidP="001C310D">
            <w:pPr>
              <w:pStyle w:val="Table-Text"/>
            </w:pPr>
            <w:r>
              <w:t>The list of the resource records that are to be provide</w:t>
            </w:r>
            <w:ins w:id="619" w:author="Arnaud Dumont" w:date="2014-02-11T13:50:00Z">
              <w:r>
                <w:t>d</w:t>
              </w:r>
            </w:ins>
            <w:r>
              <w:t xml:space="preserve"> to the parent zone for the child zone delegation. This is typically the NS records and any required glue records</w:t>
            </w:r>
          </w:p>
        </w:tc>
      </w:tr>
      <w:tr w:rsidR="0044328B" w:rsidTr="006351FF">
        <w:trPr>
          <w:trHeight w:val="113"/>
          <w:tblHeader w:val="0"/>
        </w:trPr>
        <w:tc>
          <w:tcPr>
            <w:tcW w:w="2965" w:type="dxa"/>
          </w:tcPr>
          <w:p w:rsidR="0044328B" w:rsidRDefault="0044328B" w:rsidP="001C310D">
            <w:pPr>
              <w:pStyle w:val="Table-Text"/>
            </w:pPr>
            <w:r>
              <w:lastRenderedPageBreak/>
              <w:t>ddnsResourceRecords</w:t>
            </w:r>
          </w:p>
        </w:tc>
        <w:tc>
          <w:tcPr>
            <w:tcW w:w="2175" w:type="dxa"/>
          </w:tcPr>
          <w:p w:rsidR="0044328B" w:rsidRDefault="0044328B" w:rsidP="001C310D">
            <w:pPr>
              <w:pStyle w:val="Table-Text"/>
            </w:pPr>
            <w:r>
              <w:t>ResourceRecord[]</w:t>
            </w:r>
          </w:p>
        </w:tc>
        <w:tc>
          <w:tcPr>
            <w:tcW w:w="3507" w:type="dxa"/>
          </w:tcPr>
          <w:p w:rsidR="0044328B" w:rsidRDefault="0044328B" w:rsidP="001C310D">
            <w:pPr>
              <w:pStyle w:val="Table-Text"/>
            </w:pPr>
            <w:r>
              <w:t>The list of system generated resource records for the zone. This is typically the SOA and NS records</w:t>
            </w:r>
          </w:p>
        </w:tc>
      </w:tr>
      <w:tr w:rsidR="0044328B" w:rsidTr="006351FF">
        <w:trPr>
          <w:trHeight w:val="113"/>
          <w:tblHeader w:val="0"/>
        </w:trPr>
        <w:tc>
          <w:tcPr>
            <w:tcW w:w="2965" w:type="dxa"/>
          </w:tcPr>
          <w:p w:rsidR="0044328B" w:rsidRDefault="0044328B" w:rsidP="001C310D">
            <w:pPr>
              <w:pStyle w:val="Table-Text"/>
            </w:pPr>
            <w:r>
              <w:t>resourceRecords</w:t>
            </w:r>
          </w:p>
        </w:tc>
        <w:tc>
          <w:tcPr>
            <w:tcW w:w="2175" w:type="dxa"/>
          </w:tcPr>
          <w:p w:rsidR="0044328B" w:rsidRDefault="0044328B" w:rsidP="001C310D">
            <w:pPr>
              <w:pStyle w:val="Table-Text"/>
            </w:pPr>
            <w:r>
              <w:t>ResourceRecord[]</w:t>
            </w:r>
          </w:p>
        </w:tc>
        <w:tc>
          <w:tcPr>
            <w:tcW w:w="3507" w:type="dxa"/>
          </w:tcPr>
          <w:p w:rsidR="0044328B" w:rsidRDefault="0044328B" w:rsidP="001C310D">
            <w:pPr>
              <w:pStyle w:val="Table-Text"/>
            </w:pPr>
            <w:r>
              <w:t>The list of the user supplied (and modifiable) resource records associated with the zone</w:t>
            </w:r>
          </w:p>
        </w:tc>
      </w:tr>
      <w:tr w:rsidR="0044328B" w:rsidTr="006351FF">
        <w:trPr>
          <w:trHeight w:val="113"/>
          <w:tblHeader w:val="0"/>
        </w:trPr>
        <w:tc>
          <w:tcPr>
            <w:tcW w:w="2965" w:type="dxa"/>
          </w:tcPr>
          <w:p w:rsidR="0044328B" w:rsidRDefault="0044328B" w:rsidP="001C310D">
            <w:pPr>
              <w:pStyle w:val="Table-Text"/>
            </w:pPr>
            <w:r>
              <w:t>createDate</w:t>
            </w:r>
          </w:p>
        </w:tc>
        <w:tc>
          <w:tcPr>
            <w:tcW w:w="2175" w:type="dxa"/>
          </w:tcPr>
          <w:p w:rsidR="0044328B" w:rsidRDefault="0044328B" w:rsidP="001C310D">
            <w:pPr>
              <w:pStyle w:val="Table-Text"/>
            </w:pPr>
            <w:r>
              <w:t>timestamp</w:t>
            </w:r>
          </w:p>
        </w:tc>
        <w:tc>
          <w:tcPr>
            <w:tcW w:w="3507" w:type="dxa"/>
          </w:tcPr>
          <w:p w:rsidR="0044328B" w:rsidRDefault="0044328B" w:rsidP="001C310D">
            <w:pPr>
              <w:pStyle w:val="Table-Text"/>
            </w:pPr>
            <w:r>
              <w:t>The date and time in UTC that this object was created</w:t>
            </w:r>
          </w:p>
        </w:tc>
      </w:tr>
      <w:tr w:rsidR="0044328B" w:rsidTr="006351FF">
        <w:trPr>
          <w:trHeight w:val="113"/>
          <w:tblHeader w:val="0"/>
        </w:trPr>
        <w:tc>
          <w:tcPr>
            <w:tcW w:w="2965" w:type="dxa"/>
          </w:tcPr>
          <w:p w:rsidR="0044328B" w:rsidRDefault="0044328B" w:rsidP="001C310D">
            <w:pPr>
              <w:pStyle w:val="Table-Text"/>
            </w:pPr>
            <w:r>
              <w:t>createAccountId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account which created the object</w:t>
            </w:r>
          </w:p>
        </w:tc>
      </w:tr>
      <w:tr w:rsidR="0044328B" w:rsidTr="006351FF">
        <w:trPr>
          <w:trHeight w:val="113"/>
          <w:tblHeader w:val="0"/>
        </w:trPr>
        <w:tc>
          <w:tcPr>
            <w:tcW w:w="2965" w:type="dxa"/>
          </w:tcPr>
          <w:p w:rsidR="0044328B" w:rsidRDefault="0044328B" w:rsidP="001C310D">
            <w:pPr>
              <w:pStyle w:val="Table-Text"/>
            </w:pPr>
            <w:r>
              <w:t>createAccountIdentifier</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identifier of the account which created the object</w:t>
            </w:r>
          </w:p>
        </w:tc>
      </w:tr>
      <w:tr w:rsidR="0044328B" w:rsidTr="006351FF">
        <w:trPr>
          <w:trHeight w:val="113"/>
          <w:tblHeader w:val="0"/>
        </w:trPr>
        <w:tc>
          <w:tcPr>
            <w:tcW w:w="2965" w:type="dxa"/>
          </w:tcPr>
          <w:p w:rsidR="0044328B" w:rsidRDefault="0044328B" w:rsidP="001C310D">
            <w:pPr>
              <w:pStyle w:val="Table-Text"/>
            </w:pPr>
            <w:r>
              <w:t>createUserId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user which created the object</w:t>
            </w:r>
          </w:p>
        </w:tc>
      </w:tr>
      <w:tr w:rsidR="0044328B" w:rsidTr="006351FF">
        <w:trPr>
          <w:trHeight w:val="113"/>
          <w:tblHeader w:val="0"/>
        </w:trPr>
        <w:tc>
          <w:tcPr>
            <w:tcW w:w="2965" w:type="dxa"/>
          </w:tcPr>
          <w:p w:rsidR="0044328B" w:rsidRDefault="0044328B" w:rsidP="001C310D">
            <w:pPr>
              <w:pStyle w:val="Table-Text"/>
            </w:pPr>
            <w:r>
              <w:t>createUserName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user which created the object</w:t>
            </w:r>
          </w:p>
        </w:tc>
      </w:tr>
      <w:tr w:rsidR="0044328B" w:rsidTr="006351FF">
        <w:trPr>
          <w:trHeight w:val="113"/>
          <w:tblHeader w:val="0"/>
        </w:trPr>
        <w:tc>
          <w:tcPr>
            <w:tcW w:w="2965" w:type="dxa"/>
          </w:tcPr>
          <w:p w:rsidR="0044328B" w:rsidRDefault="0044328B" w:rsidP="001C310D">
            <w:pPr>
              <w:pStyle w:val="Table-Text"/>
            </w:pPr>
            <w:r>
              <w:t>lastUpdateDate</w:t>
            </w:r>
          </w:p>
        </w:tc>
        <w:tc>
          <w:tcPr>
            <w:tcW w:w="2175" w:type="dxa"/>
          </w:tcPr>
          <w:p w:rsidR="0044328B" w:rsidRDefault="0044328B" w:rsidP="001C310D">
            <w:pPr>
              <w:pStyle w:val="Table-Text"/>
            </w:pPr>
            <w:r>
              <w:t>timestamp</w:t>
            </w:r>
          </w:p>
        </w:tc>
        <w:tc>
          <w:tcPr>
            <w:tcW w:w="3507" w:type="dxa"/>
          </w:tcPr>
          <w:p w:rsidR="0044328B" w:rsidRDefault="0044328B" w:rsidP="001C310D">
            <w:pPr>
              <w:pStyle w:val="Table-Text"/>
            </w:pPr>
            <w:r>
              <w:t>The date and time in UTC that this object was last updated, null if the object has never been updated</w:t>
            </w:r>
          </w:p>
        </w:tc>
      </w:tr>
      <w:tr w:rsidR="0044328B" w:rsidTr="006351FF">
        <w:trPr>
          <w:trHeight w:val="113"/>
          <w:tblHeader w:val="0"/>
        </w:trPr>
        <w:tc>
          <w:tcPr>
            <w:tcW w:w="2965" w:type="dxa"/>
          </w:tcPr>
          <w:p w:rsidR="0044328B" w:rsidRDefault="0044328B" w:rsidP="001C310D">
            <w:pPr>
              <w:pStyle w:val="Table-Text"/>
            </w:pPr>
            <w:r>
              <w:t>lastUpdateAccountId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account which last updated the object, null if the object has never been updated</w:t>
            </w:r>
          </w:p>
        </w:tc>
      </w:tr>
      <w:tr w:rsidR="0044328B" w:rsidTr="006351FF">
        <w:trPr>
          <w:trHeight w:val="113"/>
          <w:tblHeader w:val="0"/>
        </w:trPr>
        <w:tc>
          <w:tcPr>
            <w:tcW w:w="2965" w:type="dxa"/>
          </w:tcPr>
          <w:p w:rsidR="0044328B" w:rsidRDefault="0044328B" w:rsidP="001C310D">
            <w:pPr>
              <w:pStyle w:val="Table-Text"/>
            </w:pPr>
            <w:r>
              <w:t>lastUpdateAccountIdentifier</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identifier of the account which last updated the object, null if the object has never been updated</w:t>
            </w:r>
          </w:p>
        </w:tc>
      </w:tr>
      <w:tr w:rsidR="0044328B" w:rsidTr="006351FF">
        <w:trPr>
          <w:trHeight w:val="113"/>
          <w:tblHeader w:val="0"/>
        </w:trPr>
        <w:tc>
          <w:tcPr>
            <w:tcW w:w="2965" w:type="dxa"/>
          </w:tcPr>
          <w:p w:rsidR="0044328B" w:rsidRDefault="0044328B" w:rsidP="001C310D">
            <w:pPr>
              <w:pStyle w:val="Table-Text"/>
            </w:pPr>
            <w:r>
              <w:t>lastUpdateUserId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user which last updated the object, null if the object has never been updated</w:t>
            </w:r>
          </w:p>
        </w:tc>
      </w:tr>
      <w:tr w:rsidR="0044328B" w:rsidTr="006351FF">
        <w:trPr>
          <w:trHeight w:val="113"/>
          <w:tblHeader w:val="0"/>
        </w:trPr>
        <w:tc>
          <w:tcPr>
            <w:tcW w:w="2965" w:type="dxa"/>
          </w:tcPr>
          <w:p w:rsidR="0044328B" w:rsidRDefault="0044328B" w:rsidP="001C310D">
            <w:pPr>
              <w:pStyle w:val="Table-Text"/>
            </w:pPr>
            <w:r>
              <w:t>lastUpdateUserName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w:t>
      </w:r>
      <w:ins w:id="620" w:author="Arnaud Dumont" w:date="2014-02-20T11:47:00Z">
        <w:r w:rsidR="00464582">
          <w:t xml:space="preserve"> resource records</w:t>
        </w:r>
      </w:ins>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w:t>
      </w:r>
      <w:proofErr w:type="gramStart"/>
      <w:r>
        <w:t>,application</w:t>
      </w:r>
      <w:proofErr w:type="gramEnd"/>
      <w:r>
        <w:t>/json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lastRenderedPageBreak/>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w:t>
      </w:r>
      <w:proofErr w:type="gramStart"/>
      <w:r>
        <w:t>zoneUpdateResourceRecords</w:t>
      </w:r>
      <w:proofErr w:type="gramEnd"/>
      <w:r>
        <w:t>" : {</w:t>
      </w:r>
    </w:p>
    <w:p w:rsidR="001C310D" w:rsidRDefault="001C310D" w:rsidP="001C310D">
      <w:pPr>
        <w:pStyle w:val="Code"/>
      </w:pPr>
      <w:r>
        <w:t xml:space="preserve">    "</w:t>
      </w:r>
      <w:proofErr w:type="gramStart"/>
      <w:r>
        <w:t>version</w:t>
      </w:r>
      <w:proofErr w:type="gramEnd"/>
      <w:r>
        <w:t>" : 0,</w:t>
      </w:r>
    </w:p>
    <w:p w:rsidR="001C310D" w:rsidRDefault="001C310D" w:rsidP="001C310D">
      <w:pPr>
        <w:pStyle w:val="Code"/>
      </w:pPr>
      <w:r>
        <w:t xml:space="preserve">    "</w:t>
      </w:r>
      <w:proofErr w:type="gramStart"/>
      <w:r>
        <w:t>resourceRecords</w:t>
      </w:r>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lastRenderedPageBreak/>
        <w:t xml:space="preserve">  "</w:t>
      </w:r>
      <w:proofErr w:type="gramStart"/>
      <w:r>
        <w:t>zone</w:t>
      </w:r>
      <w:proofErr w:type="gramEnd"/>
      <w:r>
        <w:t>" : {</w:t>
      </w:r>
    </w:p>
    <w:p w:rsidR="001C310D" w:rsidRDefault="001C310D" w:rsidP="001C310D">
      <w:pPr>
        <w:pStyle w:val="Code"/>
      </w:pPr>
      <w:r>
        <w:t xml:space="preserve">    "@uri</w:t>
      </w:r>
      <w:proofErr w:type="gramStart"/>
      <w:r>
        <w:t>" :</w:t>
      </w:r>
      <w:proofErr w:type="gramEnd"/>
      <w:r>
        <w:t xml:space="preserve"> "https://api.discoverydns.com/zones/41a6fe5c-96f2-427f-908d-55f0ba30331a",</w:t>
      </w:r>
    </w:p>
    <w:p w:rsidR="001C310D" w:rsidRDefault="001C310D" w:rsidP="001C310D">
      <w:pPr>
        <w:pStyle w:val="Code"/>
      </w:pPr>
      <w:r>
        <w:t xml:space="preserve">    "</w:t>
      </w:r>
      <w:proofErr w:type="gramStart"/>
      <w:r>
        <w:t>id</w:t>
      </w:r>
      <w:proofErr w:type="gramEnd"/>
      <w:r>
        <w:t>" : "41a6fe5c-96f2-427f-908d-55f0ba30331a",</w:t>
      </w:r>
    </w:p>
    <w:p w:rsidR="001C310D" w:rsidRDefault="001C310D" w:rsidP="001C310D">
      <w:pPr>
        <w:pStyle w:val="Code"/>
      </w:pPr>
      <w:r>
        <w:t xml:space="preserve">    "</w:t>
      </w:r>
      <w:proofErr w:type="gramStart"/>
      <w:r>
        <w:t>version</w:t>
      </w:r>
      <w:proofErr w:type="gramEnd"/>
      <w:r>
        <w:t>" : 1,</w:t>
      </w:r>
    </w:p>
    <w:p w:rsidR="001C310D" w:rsidRDefault="001C310D" w:rsidP="001C310D">
      <w:pPr>
        <w:pStyle w:val="Code"/>
      </w:pPr>
      <w:r>
        <w:t xml:space="preserve">    "</w:t>
      </w:r>
      <w:proofErr w:type="gramStart"/>
      <w:r>
        <w:t>name</w:t>
      </w:r>
      <w:proofErr w:type="gramEnd"/>
      <w:r>
        <w:t>" : "example.com.au",</w:t>
      </w:r>
    </w:p>
    <w:p w:rsidR="001C310D" w:rsidRDefault="001C310D" w:rsidP="001C310D">
      <w:pPr>
        <w:pStyle w:val="Code"/>
      </w:pPr>
      <w:r>
        <w:t xml:space="preserve">    "</w:t>
      </w:r>
      <w:proofErr w:type="gramStart"/>
      <w:r>
        <w:t>serial</w:t>
      </w:r>
      <w:proofErr w:type="gramEnd"/>
      <w:r>
        <w:t>" : 2,</w:t>
      </w:r>
    </w:p>
    <w:p w:rsidR="001C310D" w:rsidRDefault="001C310D" w:rsidP="001C310D">
      <w:pPr>
        <w:pStyle w:val="Code"/>
      </w:pPr>
      <w:r>
        <w:t xml:space="preserve">    "</w:t>
      </w:r>
      <w:proofErr w:type="gramStart"/>
      <w:r>
        <w:t>brandedNameServers</w:t>
      </w:r>
      <w:proofErr w:type="gramEnd"/>
      <w:r>
        <w:t>" : false,</w:t>
      </w:r>
    </w:p>
    <w:p w:rsidR="00616D35" w:rsidRDefault="001C310D" w:rsidP="00616D35">
      <w:pPr>
        <w:pStyle w:val="Code"/>
        <w:rPr>
          <w:ins w:id="621" w:author="Arnaud Dumont" w:date="2014-02-11T13:59:00Z"/>
        </w:rPr>
      </w:pPr>
      <w:r>
        <w:t xml:space="preserve">    "</w:t>
      </w:r>
      <w:proofErr w:type="gramStart"/>
      <w:r>
        <w:t>dnssecSigned</w:t>
      </w:r>
      <w:proofErr w:type="gramEnd"/>
      <w:r>
        <w:t>" : true,</w:t>
      </w:r>
    </w:p>
    <w:p w:rsidR="002C5C36" w:rsidRDefault="00616D35" w:rsidP="002C5C36">
      <w:pPr>
        <w:pStyle w:val="Code"/>
        <w:rPr>
          <w:ins w:id="622" w:author="Arnaud Dumont" w:date="2014-06-04T15:38:00Z"/>
        </w:rPr>
      </w:pPr>
      <w:ins w:id="623" w:author="Arnaud Dumont" w:date="2014-02-11T13:59:00Z">
        <w:r>
          <w:t xml:space="preserve">    "</w:t>
        </w:r>
        <w:proofErr w:type="gramStart"/>
        <w:r w:rsidRPr="006242A4">
          <w:t>zskRollOverState</w:t>
        </w:r>
        <w:proofErr w:type="gramEnd"/>
        <w:r>
          <w:t>" : "scheduled",</w:t>
        </w:r>
      </w:ins>
    </w:p>
    <w:p w:rsidR="002C5C36" w:rsidRDefault="002C5C36" w:rsidP="002C5C36">
      <w:pPr>
        <w:pStyle w:val="Code"/>
        <w:rPr>
          <w:ins w:id="624" w:author="Arnaud Dumont" w:date="2014-06-04T15:38:00Z"/>
        </w:rPr>
      </w:pPr>
      <w:ins w:id="625" w:author="Arnaud Dumont" w:date="2014-06-04T15:38:00Z">
        <w:r>
          <w:t xml:space="preserve">    "</w:t>
        </w:r>
        <w:proofErr w:type="gramStart"/>
        <w:r w:rsidRPr="008E504F">
          <w:t>pendingOperation</w:t>
        </w:r>
        <w:proofErr w:type="gramEnd"/>
        <w:r>
          <w:t>" : "</w:t>
        </w:r>
        <w:r w:rsidR="008F1E2C">
          <w:t>none</w:t>
        </w:r>
        <w:r>
          <w:t>",</w:t>
        </w:r>
      </w:ins>
    </w:p>
    <w:p w:rsidR="001C310D" w:rsidRDefault="002C5C36" w:rsidP="002C5C36">
      <w:pPr>
        <w:pStyle w:val="Code"/>
      </w:pPr>
      <w:ins w:id="626" w:author="Arnaud Dumont" w:date="2014-06-04T15:38:00Z">
        <w:r>
          <w:t xml:space="preserve">    "</w:t>
        </w:r>
        <w:proofErr w:type="gramStart"/>
        <w:r w:rsidRPr="008E504F">
          <w:t>lastPublishDate</w:t>
        </w:r>
        <w:proofErr w:type="gramEnd"/>
        <w:r>
          <w:t xml:space="preserve">" : </w:t>
        </w:r>
        <w:r w:rsidR="008F1E2C">
          <w:t>null</w:t>
        </w:r>
        <w:r>
          <w:t>,</w:t>
        </w:r>
      </w:ins>
    </w:p>
    <w:p w:rsidR="001C310D" w:rsidRDefault="001C310D" w:rsidP="001C310D">
      <w:pPr>
        <w:pStyle w:val="Code"/>
      </w:pPr>
      <w:r>
        <w:t xml:space="preserve">    "</w:t>
      </w:r>
      <w:proofErr w:type="gramStart"/>
      <w:r>
        <w:t>group</w:t>
      </w:r>
      <w:proofErr w:type="gramEnd"/>
      <w:r>
        <w:t>" : "mygroup",</w:t>
      </w:r>
    </w:p>
    <w:p w:rsidR="001C310D" w:rsidRDefault="001C310D" w:rsidP="001C310D">
      <w:pPr>
        <w:pStyle w:val="Code"/>
      </w:pPr>
      <w:r>
        <w:t xml:space="preserve">    "</w:t>
      </w:r>
      <w:proofErr w:type="gramStart"/>
      <w:r>
        <w:t>nameServerSetId</w:t>
      </w:r>
      <w:proofErr w:type="gramEnd"/>
      <w:r>
        <w:t>" : "72e316bb-42b3-41b6-ac39-62b37f5d6a8c",</w:t>
      </w:r>
    </w:p>
    <w:p w:rsidR="001C310D" w:rsidRDefault="001C310D" w:rsidP="001C310D">
      <w:pPr>
        <w:pStyle w:val="Code"/>
      </w:pPr>
      <w:r>
        <w:t xml:space="preserve">    "</w:t>
      </w:r>
      <w:proofErr w:type="gramStart"/>
      <w:r>
        <w:t>nameServerSetName</w:t>
      </w:r>
      <w:proofErr w:type="gramEnd"/>
      <w:r>
        <w:t>" : "Test-ing Name.Server_Set0",</w:t>
      </w:r>
    </w:p>
    <w:p w:rsidR="001C310D" w:rsidRDefault="001C310D" w:rsidP="001C310D">
      <w:pPr>
        <w:pStyle w:val="Code"/>
      </w:pPr>
      <w:r>
        <w:t xml:space="preserve">    "</w:t>
      </w:r>
      <w:proofErr w:type="gramStart"/>
      <w:r>
        <w:t>nameServerInterfaceSetId</w:t>
      </w:r>
      <w:proofErr w:type="gramEnd"/>
      <w:r>
        <w:t>" : "9cbb4446-f3ca-4996-9100-7a8d6e16e3db",</w:t>
      </w:r>
    </w:p>
    <w:p w:rsidR="001C310D" w:rsidRDefault="001C310D" w:rsidP="001C310D">
      <w:pPr>
        <w:pStyle w:val="Code"/>
      </w:pPr>
      <w:r>
        <w:t xml:space="preserve">    "</w:t>
      </w:r>
      <w:proofErr w:type="gramStart"/>
      <w:r>
        <w:t>nameServerInterfaceSetName</w:t>
      </w:r>
      <w:proofErr w:type="gramEnd"/>
      <w:r>
        <w:t>" : "Test-ing NameServer_Interfa.ceSet0",</w:t>
      </w:r>
    </w:p>
    <w:p w:rsidR="001C310D" w:rsidRDefault="001C310D" w:rsidP="001C310D">
      <w:pPr>
        <w:pStyle w:val="Code"/>
      </w:pPr>
      <w:r>
        <w:t xml:space="preserve">    "</w:t>
      </w:r>
      <w:proofErr w:type="gramStart"/>
      <w:r>
        <w:t>planId</w:t>
      </w:r>
      <w:proofErr w:type="gramEnd"/>
      <w:r>
        <w:t>" : "34d70aa6-aaab-4392-b786-8835f208c30a",</w:t>
      </w:r>
    </w:p>
    <w:p w:rsidR="001C310D" w:rsidRDefault="001C310D" w:rsidP="001C310D">
      <w:pPr>
        <w:pStyle w:val="Code"/>
      </w:pPr>
      <w:r>
        <w:t xml:space="preserve">    "</w:t>
      </w:r>
      <w:proofErr w:type="gramStart"/>
      <w:r>
        <w:t>planName</w:t>
      </w:r>
      <w:proofErr w:type="gramEnd"/>
      <w:r>
        <w:t>" : "testing-plan_.meh la0",</w:t>
      </w:r>
    </w:p>
    <w:p w:rsidR="001C310D" w:rsidRDefault="001C310D" w:rsidP="001C310D">
      <w:pPr>
        <w:pStyle w:val="Code"/>
      </w:pPr>
      <w:r>
        <w:t xml:space="preserve">    "</w:t>
      </w:r>
      <w:proofErr w:type="gramStart"/>
      <w:r>
        <w:t>sponsorAccountId</w:t>
      </w:r>
      <w:proofErr w:type="gramEnd"/>
      <w:r>
        <w:t>" : "f73af262-9531-11e2-9b25-2809b571161a",</w:t>
      </w:r>
    </w:p>
    <w:p w:rsidR="001C310D" w:rsidRDefault="001C310D" w:rsidP="001C310D">
      <w:pPr>
        <w:pStyle w:val="Code"/>
      </w:pPr>
      <w:r>
        <w:t xml:space="preserve">    "</w:t>
      </w:r>
      <w:proofErr w:type="gramStart"/>
      <w:r>
        <w:t>sponsorAccountIdentifier</w:t>
      </w:r>
      <w:proofErr w:type="gramEnd"/>
      <w:r>
        <w:t>" : "system",</w:t>
      </w:r>
    </w:p>
    <w:p w:rsidR="001C310D" w:rsidRDefault="001C310D" w:rsidP="001C310D">
      <w:pPr>
        <w:pStyle w:val="Code"/>
      </w:pPr>
      <w:r>
        <w:t xml:space="preserve">    "</w:t>
      </w:r>
      <w:proofErr w:type="gramStart"/>
      <w:r>
        <w:t>createDate</w:t>
      </w:r>
      <w:proofErr w:type="gramEnd"/>
      <w:r>
        <w:t>" : "2013-10-08T02:56:00.383",</w:t>
      </w:r>
    </w:p>
    <w:p w:rsidR="001C310D" w:rsidRDefault="001C310D" w:rsidP="001C310D">
      <w:pPr>
        <w:pStyle w:val="Code"/>
      </w:pPr>
      <w:r>
        <w:t xml:space="preserve">    "</w:t>
      </w:r>
      <w:proofErr w:type="gramStart"/>
      <w:r>
        <w:t>createAccountId</w:t>
      </w:r>
      <w:proofErr w:type="gramEnd"/>
      <w:r>
        <w:t>" : "f73af262-9531-11e2-9b25-2809b571161a",</w:t>
      </w:r>
    </w:p>
    <w:p w:rsidR="001C310D" w:rsidRDefault="001C310D" w:rsidP="001C310D">
      <w:pPr>
        <w:pStyle w:val="Code"/>
      </w:pPr>
      <w:r>
        <w:t xml:space="preserve">    "</w:t>
      </w:r>
      <w:proofErr w:type="gramStart"/>
      <w:r>
        <w:t>createAccountIdentifier</w:t>
      </w:r>
      <w:proofErr w:type="gramEnd"/>
      <w:r>
        <w:t>" : "system",</w:t>
      </w:r>
    </w:p>
    <w:p w:rsidR="001C310D" w:rsidRDefault="001C310D" w:rsidP="001C310D">
      <w:pPr>
        <w:pStyle w:val="Code"/>
      </w:pPr>
      <w:r>
        <w:t xml:space="preserve">    "</w:t>
      </w:r>
      <w:proofErr w:type="gramStart"/>
      <w:r>
        <w:t>createUserId</w:t>
      </w:r>
      <w:proofErr w:type="gramEnd"/>
      <w:r>
        <w:t>" : "ed848682-c1d9-11e2-86bc-e9b9e1409c4c",</w:t>
      </w:r>
    </w:p>
    <w:p w:rsidR="001C310D" w:rsidRDefault="001C310D" w:rsidP="001C310D">
      <w:pPr>
        <w:pStyle w:val="Code"/>
      </w:pPr>
      <w:r>
        <w:t xml:space="preserve">    "</w:t>
      </w:r>
      <w:proofErr w:type="gramStart"/>
      <w:r>
        <w:t>createUserName</w:t>
      </w:r>
      <w:proofErr w:type="gramEnd"/>
      <w:r>
        <w:t>" : "System Admin",</w:t>
      </w:r>
    </w:p>
    <w:p w:rsidR="001C310D" w:rsidRDefault="001C310D" w:rsidP="001C310D">
      <w:pPr>
        <w:pStyle w:val="Code"/>
      </w:pPr>
      <w:r>
        <w:t xml:space="preserve">    "</w:t>
      </w:r>
      <w:proofErr w:type="gramStart"/>
      <w:r>
        <w:t>lastUpdateDate</w:t>
      </w:r>
      <w:proofErr w:type="gramEnd"/>
      <w:r>
        <w:t>" : "2013-10-08T02:56:01.255",</w:t>
      </w:r>
    </w:p>
    <w:p w:rsidR="001C310D" w:rsidRDefault="001C310D" w:rsidP="001C310D">
      <w:pPr>
        <w:pStyle w:val="Code"/>
      </w:pPr>
      <w:r>
        <w:t xml:space="preserve">    "</w:t>
      </w:r>
      <w:proofErr w:type="gramStart"/>
      <w:r>
        <w:t>lastUpdateAccountId</w:t>
      </w:r>
      <w:proofErr w:type="gramEnd"/>
      <w:r>
        <w:t>" : "f73af262-9531-11e2-9b25-2809b571161a",</w:t>
      </w:r>
    </w:p>
    <w:p w:rsidR="001C310D" w:rsidRDefault="001C310D" w:rsidP="001C310D">
      <w:pPr>
        <w:pStyle w:val="Code"/>
      </w:pPr>
      <w:r>
        <w:t xml:space="preserve">    "</w:t>
      </w:r>
      <w:proofErr w:type="gramStart"/>
      <w:r>
        <w:t>lastUpdateAccountIdentifier</w:t>
      </w:r>
      <w:proofErr w:type="gramEnd"/>
      <w:r>
        <w:t>" : "system",</w:t>
      </w:r>
    </w:p>
    <w:p w:rsidR="001C310D" w:rsidRDefault="001C310D" w:rsidP="001C310D">
      <w:pPr>
        <w:pStyle w:val="Code"/>
      </w:pPr>
      <w:r>
        <w:t xml:space="preserve">    "</w:t>
      </w:r>
      <w:proofErr w:type="gramStart"/>
      <w:r>
        <w:t>lastUpdateUserId</w:t>
      </w:r>
      <w:proofErr w:type="gramEnd"/>
      <w:r>
        <w:t>" : "ed848682-c1d9-11e2-86bc-e9b9e1409c4c",</w:t>
      </w:r>
    </w:p>
    <w:p w:rsidR="001C310D" w:rsidRDefault="001C310D" w:rsidP="001C310D">
      <w:pPr>
        <w:pStyle w:val="Code"/>
      </w:pPr>
      <w:r>
        <w:t xml:space="preserve">    "</w:t>
      </w:r>
      <w:proofErr w:type="gramStart"/>
      <w:r>
        <w:t>lastUpdateUserName</w:t>
      </w:r>
      <w:proofErr w:type="gramEnd"/>
      <w:r>
        <w:t>" : "System Admin",</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lastRenderedPageBreak/>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1C310D">
      <w:pPr>
        <w:pStyle w:val="Code"/>
      </w:pPr>
      <w:r>
        <w:t xml:space="preserve">    } ],</w:t>
      </w:r>
    </w:p>
    <w:p w:rsidR="001C310D" w:rsidRDefault="001C310D" w:rsidP="001C310D">
      <w:pPr>
        <w:pStyle w:val="Code"/>
      </w:pPr>
      <w:r>
        <w:t xml:space="preserve">    "</w:t>
      </w:r>
      <w:proofErr w:type="gramStart"/>
      <w:r>
        <w:t>ddnsResourceRecords</w:t>
      </w:r>
      <w:proofErr w:type="gramEnd"/>
      <w:r>
        <w:t>" :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"SOA",</w:t>
      </w:r>
    </w:p>
    <w:p w:rsidR="001C310D" w:rsidRDefault="001C310D" w:rsidP="001C310D">
      <w:pPr>
        <w:pStyle w:val="Code"/>
      </w:pPr>
      <w:r>
        <w:t xml:space="preserve">      "</w:t>
      </w:r>
      <w:proofErr w:type="gramStart"/>
      <w:r>
        <w:t>host</w:t>
      </w:r>
      <w:proofErr w:type="gramEnd"/>
      <w:r>
        <w:t>" : "host.com.",</w:t>
      </w:r>
    </w:p>
    <w:p w:rsidR="001C310D" w:rsidRDefault="001C310D" w:rsidP="001C310D">
      <w:pPr>
        <w:pStyle w:val="Code"/>
      </w:pPr>
      <w:r>
        <w:t xml:space="preserve">      "</w:t>
      </w:r>
      <w:proofErr w:type="gramStart"/>
      <w:r>
        <w:t>admin</w:t>
      </w:r>
      <w:proofErr w:type="gramEnd"/>
      <w:r>
        <w:t>" : "mail.com.",</w:t>
      </w:r>
    </w:p>
    <w:p w:rsidR="001C310D" w:rsidRDefault="001C310D" w:rsidP="001C310D">
      <w:pPr>
        <w:pStyle w:val="Code"/>
      </w:pPr>
      <w:r>
        <w:t xml:space="preserve">      "</w:t>
      </w:r>
      <w:proofErr w:type="gramStart"/>
      <w:r>
        <w:t>serial</w:t>
      </w:r>
      <w:proofErr w:type="gramEnd"/>
      <w:r>
        <w:t>" : "1",</w:t>
      </w:r>
    </w:p>
    <w:p w:rsidR="001C310D" w:rsidRDefault="001C310D" w:rsidP="001C310D">
      <w:pPr>
        <w:pStyle w:val="Code"/>
      </w:pPr>
      <w:r>
        <w:t xml:space="preserve">      "</w:t>
      </w:r>
      <w:proofErr w:type="gramStart"/>
      <w:r>
        <w:t>refresh</w:t>
      </w:r>
      <w:proofErr w:type="gramEnd"/>
      <w:r>
        <w:t>" : "2",</w:t>
      </w:r>
    </w:p>
    <w:p w:rsidR="001C310D" w:rsidRDefault="001C310D" w:rsidP="001C310D">
      <w:pPr>
        <w:pStyle w:val="Code"/>
      </w:pPr>
      <w:r>
        <w:t xml:space="preserve">      "</w:t>
      </w:r>
      <w:proofErr w:type="gramStart"/>
      <w:r>
        <w:t>retry</w:t>
      </w:r>
      <w:proofErr w:type="gramEnd"/>
      <w:r>
        <w:t>" : "3",</w:t>
      </w:r>
    </w:p>
    <w:p w:rsidR="001C310D" w:rsidRDefault="001C310D" w:rsidP="001C310D">
      <w:pPr>
        <w:pStyle w:val="Code"/>
      </w:pPr>
      <w:r>
        <w:t xml:space="preserve">      "</w:t>
      </w:r>
      <w:proofErr w:type="gramStart"/>
      <w:r>
        <w:t>expire</w:t>
      </w:r>
      <w:proofErr w:type="gramEnd"/>
      <w:r>
        <w:t>" : "4",</w:t>
      </w:r>
    </w:p>
    <w:p w:rsidR="001C310D" w:rsidRDefault="001C310D" w:rsidP="001C310D">
      <w:pPr>
        <w:pStyle w:val="Code"/>
      </w:pPr>
      <w:r>
        <w:t xml:space="preserve">      "</w:t>
      </w:r>
      <w:proofErr w:type="gramStart"/>
      <w:r>
        <w:t>minimum</w:t>
      </w:r>
      <w:proofErr w:type="gramEnd"/>
      <w:r>
        <w:t>" : "5"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lastRenderedPageBreak/>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"target2.com."</w:t>
      </w:r>
    </w:p>
    <w:p w:rsidR="001C310D" w:rsidRDefault="001C310D" w:rsidP="001C310D">
      <w:pPr>
        <w:pStyle w:val="Code"/>
      </w:pPr>
      <w:r>
        <w:t xml:space="preserve">    } ],</w:t>
      </w:r>
    </w:p>
    <w:p w:rsidR="001C310D" w:rsidRDefault="001C310D" w:rsidP="001C310D">
      <w:pPr>
        <w:pStyle w:val="Code"/>
      </w:pPr>
      <w:r>
        <w:t xml:space="preserve">    "</w:t>
      </w:r>
      <w:proofErr w:type="gramStart"/>
      <w:r>
        <w:t>resourceRecords</w:t>
      </w:r>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627" w:name="_Toc382406017"/>
      <w:r>
        <w:t>Zone Delete Command</w:t>
      </w:r>
      <w:bookmarkEnd w:id="627"/>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lastRenderedPageBreak/>
              <w:t>HTTP Method</w:t>
            </w:r>
          </w:p>
        </w:tc>
        <w:tc>
          <w:tcPr>
            <w:tcW w:w="6804" w:type="dxa"/>
            <w:shd w:val="clear" w:color="auto" w:fill="BFBFBF" w:themeFill="background1" w:themeFillShade="BF"/>
          </w:tcPr>
          <w:p w:rsidR="001C310D" w:rsidRDefault="001C310D" w:rsidP="006351FF">
            <w:pPr>
              <w:pStyle w:val="Table-Header"/>
            </w:pPr>
            <w:r>
              <w:t>Request URI</w:t>
            </w:r>
          </w:p>
        </w:tc>
      </w:tr>
      <w:tr w:rsidR="001C310D" w:rsidRPr="00CC22F1" w:rsidTr="006351FF">
        <w:trPr>
          <w:trHeight w:val="113"/>
          <w:tblHeader w:val="0"/>
        </w:trPr>
        <w:tc>
          <w:tcPr>
            <w:tcW w:w="1843" w:type="dxa"/>
          </w:tcPr>
          <w:p w:rsidR="001C310D" w:rsidRDefault="001C310D" w:rsidP="006351FF">
            <w:pPr>
              <w:pStyle w:val="Table-Text"/>
            </w:pPr>
            <w:r>
              <w:t>DELETE</w:t>
            </w:r>
          </w:p>
        </w:tc>
        <w:tc>
          <w:tcPr>
            <w:tcW w:w="6804"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804"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843" w:type="dxa"/>
          </w:tcPr>
          <w:p w:rsidR="001C310D" w:rsidRDefault="001C310D" w:rsidP="001C310D">
            <w:pPr>
              <w:pStyle w:val="Table-Text"/>
            </w:pPr>
            <w:r>
              <w:t>service-address</w:t>
            </w:r>
          </w:p>
        </w:tc>
        <w:tc>
          <w:tcPr>
            <w:tcW w:w="6804" w:type="dxa"/>
          </w:tcPr>
          <w:p w:rsidR="001C310D" w:rsidRDefault="001C310D" w:rsidP="006351FF">
            <w:pPr>
              <w:pStyle w:val="Table-Text"/>
            </w:pPr>
            <w:r>
              <w:t xml:space="preserve">The service address as described in section </w:t>
            </w:r>
            <w:r w:rsidR="006351FF">
              <w:t>2.2</w:t>
            </w:r>
          </w:p>
        </w:tc>
      </w:tr>
      <w:tr w:rsidR="001C310D" w:rsidRPr="00CC22F1" w:rsidTr="006351FF">
        <w:trPr>
          <w:trHeight w:val="113"/>
          <w:tblHeader w:val="0"/>
        </w:trPr>
        <w:tc>
          <w:tcPr>
            <w:tcW w:w="1843" w:type="dxa"/>
          </w:tcPr>
          <w:p w:rsidR="001C310D" w:rsidRDefault="001C310D" w:rsidP="001C310D">
            <w:pPr>
              <w:pStyle w:val="Table-Text"/>
            </w:pPr>
            <w:r>
              <w:t>id</w:t>
            </w:r>
          </w:p>
        </w:tc>
        <w:tc>
          <w:tcPr>
            <w:tcW w:w="6804"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1C310D" w:rsidRPr="00CC22F1" w:rsidTr="006351FF">
        <w:trPr>
          <w:tblHeader w:val="0"/>
        </w:trPr>
        <w:tc>
          <w:tcPr>
            <w:tcW w:w="1560" w:type="dxa"/>
            <w:shd w:val="clear" w:color="auto" w:fill="BFBFBF" w:themeFill="background1" w:themeFillShade="BF"/>
          </w:tcPr>
          <w:p w:rsidR="001C310D" w:rsidRPr="00750051" w:rsidRDefault="001C310D" w:rsidP="006351FF">
            <w:pPr>
              <w:pStyle w:val="Table-Header"/>
            </w:pPr>
            <w:r>
              <w:t>Header</w:t>
            </w:r>
          </w:p>
        </w:tc>
        <w:tc>
          <w:tcPr>
            <w:tcW w:w="198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3685"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560" w:type="dxa"/>
          </w:tcPr>
          <w:p w:rsidR="001C310D" w:rsidRDefault="001C310D" w:rsidP="001C310D">
            <w:pPr>
              <w:pStyle w:val="Table-Text"/>
            </w:pPr>
            <w:r w:rsidRPr="00F04EF0">
              <w:t>X-Requested-By</w:t>
            </w:r>
          </w:p>
        </w:tc>
        <w:tc>
          <w:tcPr>
            <w:tcW w:w="198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3685"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del w:id="628" w:author="Arnaud Dumont" w:date="2014-02-20T11:46:00Z">
        <w:r w:rsidDel="00464582">
          <w:delText xml:space="preserve">get </w:delText>
        </w:r>
      </w:del>
      <w:ins w:id="629" w:author="Arnaud Dumont" w:date="2014-02-20T11:46:00Z">
        <w:r w:rsidR="00464582">
          <w:t xml:space="preserve">delete </w:t>
        </w:r>
      </w:ins>
      <w:r>
        <w:t>command request and response:</w:t>
      </w:r>
    </w:p>
    <w:p w:rsidR="00B76AC6" w:rsidRDefault="00B76AC6" w:rsidP="00B76AC6">
      <w:r>
        <w:lastRenderedPageBreak/>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630" w:name="_Toc382406018"/>
      <w:r>
        <w:t>Zone Get Query Usage Command</w:t>
      </w:r>
      <w:bookmarkEnd w:id="630"/>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485F3E">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804"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1843" w:type="dxa"/>
          </w:tcPr>
          <w:p w:rsidR="00485F3E" w:rsidRDefault="00485F3E" w:rsidP="00485F3E">
            <w:pPr>
              <w:pStyle w:val="Table-Text"/>
            </w:pPr>
            <w:r>
              <w:t>service-address</w:t>
            </w:r>
          </w:p>
        </w:tc>
        <w:tc>
          <w:tcPr>
            <w:tcW w:w="6804" w:type="dxa"/>
          </w:tcPr>
          <w:p w:rsidR="00485F3E" w:rsidRDefault="00485F3E" w:rsidP="00485F3E">
            <w:pPr>
              <w:pStyle w:val="Table-Text"/>
            </w:pPr>
            <w:r>
              <w:t>The service address as described in section 2.2</w:t>
            </w:r>
          </w:p>
        </w:tc>
      </w:tr>
      <w:tr w:rsidR="00485F3E" w:rsidRPr="00CC22F1" w:rsidTr="00485F3E">
        <w:trPr>
          <w:trHeight w:val="113"/>
          <w:tblHeader w:val="0"/>
        </w:trPr>
        <w:tc>
          <w:tcPr>
            <w:tcW w:w="1843" w:type="dxa"/>
          </w:tcPr>
          <w:p w:rsidR="00485F3E" w:rsidRDefault="00485F3E" w:rsidP="00485F3E">
            <w:pPr>
              <w:pStyle w:val="Table-Text"/>
            </w:pPr>
            <w:r>
              <w:t>id</w:t>
            </w:r>
          </w:p>
        </w:tc>
        <w:tc>
          <w:tcPr>
            <w:tcW w:w="6804"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60"/>
        <w:gridCol w:w="949"/>
        <w:gridCol w:w="1007"/>
        <w:gridCol w:w="3831"/>
      </w:tblGrid>
      <w:tr w:rsidR="00485F3E" w:rsidRPr="00CC22F1" w:rsidTr="00485F3E">
        <w:trPr>
          <w:tblHeader w:val="0"/>
        </w:trPr>
        <w:tc>
          <w:tcPr>
            <w:tcW w:w="2860" w:type="dxa"/>
            <w:shd w:val="clear" w:color="auto" w:fill="BFBFBF" w:themeFill="background1" w:themeFillShade="BF"/>
          </w:tcPr>
          <w:p w:rsidR="00485F3E" w:rsidRPr="00750051" w:rsidRDefault="00485F3E" w:rsidP="00485F3E">
            <w:pPr>
              <w:pStyle w:val="Table-Header"/>
            </w:pPr>
            <w:r>
              <w:lastRenderedPageBreak/>
              <w:t>Parameter Name</w:t>
            </w:r>
          </w:p>
        </w:tc>
        <w:tc>
          <w:tcPr>
            <w:tcW w:w="949" w:type="dxa"/>
            <w:shd w:val="clear" w:color="auto" w:fill="BFBFBF" w:themeFill="background1" w:themeFillShade="BF"/>
          </w:tcPr>
          <w:p w:rsidR="00485F3E" w:rsidRPr="00750051" w:rsidRDefault="00485F3E" w:rsidP="00485F3E">
            <w:pPr>
              <w:pStyle w:val="Table-Header"/>
            </w:pPr>
            <w:r>
              <w:t>Optional</w:t>
            </w:r>
          </w:p>
        </w:tc>
        <w:tc>
          <w:tcPr>
            <w:tcW w:w="1007" w:type="dxa"/>
            <w:shd w:val="clear" w:color="auto" w:fill="BFBFBF" w:themeFill="background1" w:themeFillShade="BF"/>
          </w:tcPr>
          <w:p w:rsidR="00485F3E" w:rsidRDefault="00485F3E" w:rsidP="00485F3E">
            <w:pPr>
              <w:pStyle w:val="Table-Header"/>
            </w:pPr>
            <w:r>
              <w:t>Type</w:t>
            </w:r>
          </w:p>
        </w:tc>
        <w:tc>
          <w:tcPr>
            <w:tcW w:w="3831"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2860" w:type="dxa"/>
          </w:tcPr>
          <w:p w:rsidR="00485F3E" w:rsidRDefault="00485F3E" w:rsidP="00485F3E">
            <w:pPr>
              <w:pStyle w:val="Table-Text"/>
            </w:pPr>
            <w:r w:rsidRPr="00485F3E">
              <w:t>searchStartDate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searchEndDate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searchGranularity</w:t>
            </w:r>
          </w:p>
        </w:tc>
        <w:tc>
          <w:tcPr>
            <w:tcW w:w="949" w:type="dxa"/>
          </w:tcPr>
          <w:p w:rsidR="00485F3E" w:rsidRDefault="008869F1" w:rsidP="00485F3E">
            <w:pPr>
              <w:pStyle w:val="Table-Text"/>
            </w:pPr>
            <w:r>
              <w:t>No</w:t>
            </w:r>
          </w:p>
        </w:tc>
        <w:tc>
          <w:tcPr>
            <w:tcW w:w="1007" w:type="dxa"/>
          </w:tcPr>
          <w:p w:rsidR="00485F3E" w:rsidRDefault="0095085A" w:rsidP="00485F3E">
            <w:pPr>
              <w:pStyle w:val="Table-Text"/>
            </w:pPr>
            <w:r>
              <w:t>string</w:t>
            </w:r>
          </w:p>
        </w:tc>
        <w:tc>
          <w:tcPr>
            <w:tcW w:w="3831" w:type="dxa"/>
          </w:tcPr>
          <w:p w:rsidR="00485F3E" w:rsidRDefault="008869F1" w:rsidP="00485F3E">
            <w:pPr>
              <w:pStyle w:val="Table-Text"/>
            </w:pPr>
            <w:r>
              <w:t>The granularity of the search. Must be either “hourly”, “daily” or “monthly”</w:t>
            </w:r>
          </w:p>
        </w:tc>
      </w:tr>
      <w:tr w:rsidR="00485F3E" w:rsidRPr="00CC22F1" w:rsidTr="00485F3E">
        <w:trPr>
          <w:trHeight w:val="113"/>
          <w:tblHeader w:val="0"/>
        </w:trPr>
        <w:tc>
          <w:tcPr>
            <w:tcW w:w="2860" w:type="dxa"/>
          </w:tcPr>
          <w:p w:rsidR="00485F3E" w:rsidRDefault="00485F3E" w:rsidP="00485F3E">
            <w:pPr>
              <w:pStyle w:val="Table-Text"/>
            </w:pPr>
            <w:r w:rsidRPr="00485F3E">
              <w:t>searchGroupUsage</w:t>
            </w:r>
          </w:p>
        </w:tc>
        <w:tc>
          <w:tcPr>
            <w:tcW w:w="949" w:type="dxa"/>
          </w:tcPr>
          <w:p w:rsidR="00485F3E" w:rsidRDefault="00485F3E" w:rsidP="00485F3E">
            <w:pPr>
              <w:pStyle w:val="Table-Text"/>
            </w:pPr>
            <w:r>
              <w:t>Yes</w:t>
            </w:r>
          </w:p>
        </w:tc>
        <w:tc>
          <w:tcPr>
            <w:tcW w:w="1007" w:type="dxa"/>
          </w:tcPr>
          <w:p w:rsidR="00485F3E" w:rsidRDefault="00485F3E" w:rsidP="00485F3E">
            <w:pPr>
              <w:pStyle w:val="Table-Text"/>
            </w:pPr>
            <w:r>
              <w:t>boolean</w:t>
            </w:r>
          </w:p>
        </w:tc>
        <w:tc>
          <w:tcPr>
            <w:tcW w:w="3831"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85F3E" w:rsidTr="00485F3E">
        <w:trPr>
          <w:tblHeader w:val="0"/>
        </w:trPr>
        <w:tc>
          <w:tcPr>
            <w:tcW w:w="2965" w:type="dxa"/>
            <w:shd w:val="clear" w:color="auto" w:fill="BFBFBF" w:themeFill="background1" w:themeFillShade="BF"/>
          </w:tcPr>
          <w:p w:rsidR="00485F3E" w:rsidRPr="00750051" w:rsidRDefault="00485F3E" w:rsidP="00485F3E">
            <w:pPr>
              <w:pStyle w:val="Table-Header"/>
            </w:pPr>
            <w:r>
              <w:t>Field Name</w:t>
            </w:r>
          </w:p>
        </w:tc>
        <w:tc>
          <w:tcPr>
            <w:tcW w:w="2175" w:type="dxa"/>
            <w:shd w:val="clear" w:color="auto" w:fill="BFBFBF" w:themeFill="background1" w:themeFillShade="BF"/>
          </w:tcPr>
          <w:p w:rsidR="00485F3E" w:rsidRDefault="00485F3E" w:rsidP="00485F3E">
            <w:pPr>
              <w:pStyle w:val="Table-Header"/>
            </w:pPr>
            <w:r>
              <w:t>Type</w:t>
            </w:r>
          </w:p>
        </w:tc>
        <w:tc>
          <w:tcPr>
            <w:tcW w:w="3507" w:type="dxa"/>
            <w:shd w:val="clear" w:color="auto" w:fill="BFBFBF" w:themeFill="background1" w:themeFillShade="BF"/>
          </w:tcPr>
          <w:p w:rsidR="00485F3E" w:rsidRDefault="00485F3E" w:rsidP="00485F3E">
            <w:pPr>
              <w:pStyle w:val="Table-Header"/>
            </w:pPr>
            <w:r>
              <w:t>Description</w:t>
            </w:r>
          </w:p>
        </w:tc>
      </w:tr>
      <w:tr w:rsidR="00485F3E" w:rsidTr="00485F3E">
        <w:trPr>
          <w:trHeight w:val="113"/>
          <w:tblHeader w:val="0"/>
        </w:trPr>
        <w:tc>
          <w:tcPr>
            <w:tcW w:w="2965" w:type="dxa"/>
          </w:tcPr>
          <w:p w:rsidR="00485F3E" w:rsidRDefault="00485F3E" w:rsidP="00485F3E">
            <w:pPr>
              <w:pStyle w:val="Table-Text"/>
            </w:pPr>
            <w:r>
              <w:t>@uri</w:t>
            </w:r>
          </w:p>
        </w:tc>
        <w:tc>
          <w:tcPr>
            <w:tcW w:w="2175" w:type="dxa"/>
          </w:tcPr>
          <w:p w:rsidR="00485F3E" w:rsidRDefault="00485F3E" w:rsidP="00485F3E">
            <w:pPr>
              <w:pStyle w:val="Table-Text"/>
            </w:pPr>
            <w:r>
              <w:t>string</w:t>
            </w:r>
          </w:p>
        </w:tc>
        <w:tc>
          <w:tcPr>
            <w:tcW w:w="3507" w:type="dxa"/>
          </w:tcPr>
          <w:p w:rsidR="00485F3E" w:rsidRDefault="00485F3E" w:rsidP="00485F3E">
            <w:pPr>
              <w:pStyle w:val="Table-Text"/>
            </w:pPr>
            <w:r>
              <w:t>The URI that can be used to obtain the information about this object</w:t>
            </w:r>
            <w:r w:rsidR="004D73FB">
              <w:t>’s query usage</w:t>
            </w:r>
          </w:p>
        </w:tc>
      </w:tr>
      <w:tr w:rsidR="00485F3E" w:rsidTr="00485F3E">
        <w:trPr>
          <w:trHeight w:val="113"/>
          <w:tblHeader w:val="0"/>
        </w:trPr>
        <w:tc>
          <w:tcPr>
            <w:tcW w:w="2965" w:type="dxa"/>
          </w:tcPr>
          <w:p w:rsidR="00485F3E" w:rsidRDefault="00485F3E" w:rsidP="00485F3E">
            <w:pPr>
              <w:pStyle w:val="Table-Text"/>
            </w:pPr>
            <w:r>
              <w:t>id</w:t>
            </w:r>
          </w:p>
        </w:tc>
        <w:tc>
          <w:tcPr>
            <w:tcW w:w="2175" w:type="dxa"/>
          </w:tcPr>
          <w:p w:rsidR="00485F3E" w:rsidRDefault="00485F3E" w:rsidP="00485F3E">
            <w:pPr>
              <w:pStyle w:val="Table-Text"/>
            </w:pPr>
            <w:r>
              <w:t>uuid</w:t>
            </w:r>
          </w:p>
        </w:tc>
        <w:tc>
          <w:tcPr>
            <w:tcW w:w="3507" w:type="dxa"/>
          </w:tcPr>
          <w:p w:rsidR="00485F3E" w:rsidRDefault="00485F3E" w:rsidP="004D73FB">
            <w:pPr>
              <w:pStyle w:val="Table-Text"/>
            </w:pPr>
            <w:r>
              <w:t xml:space="preserve">The UUID of the </w:t>
            </w:r>
            <w:r w:rsidR="004D73FB">
              <w:t>zone</w:t>
            </w:r>
          </w:p>
        </w:tc>
      </w:tr>
      <w:tr w:rsidR="00485F3E" w:rsidTr="00485F3E">
        <w:trPr>
          <w:trHeight w:val="113"/>
          <w:tblHeader w:val="0"/>
        </w:trPr>
        <w:tc>
          <w:tcPr>
            <w:tcW w:w="2965" w:type="dxa"/>
          </w:tcPr>
          <w:p w:rsidR="00485F3E" w:rsidRDefault="004D73FB" w:rsidP="00485F3E">
            <w:pPr>
              <w:pStyle w:val="Table-Text"/>
            </w:pPr>
            <w:r w:rsidRPr="004D73FB">
              <w:t>totalRecordCount</w:t>
            </w:r>
          </w:p>
        </w:tc>
        <w:tc>
          <w:tcPr>
            <w:tcW w:w="2175" w:type="dxa"/>
          </w:tcPr>
          <w:p w:rsidR="00485F3E" w:rsidRDefault="00485F3E" w:rsidP="00485F3E">
            <w:pPr>
              <w:pStyle w:val="Table-Text"/>
            </w:pPr>
            <w:r>
              <w:t>integer</w:t>
            </w:r>
          </w:p>
        </w:tc>
        <w:tc>
          <w:tcPr>
            <w:tcW w:w="3507"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485F3E">
        <w:trPr>
          <w:trHeight w:val="113"/>
          <w:tblHeader w:val="0"/>
        </w:trPr>
        <w:tc>
          <w:tcPr>
            <w:tcW w:w="2965" w:type="dxa"/>
          </w:tcPr>
          <w:p w:rsidR="00485F3E" w:rsidRDefault="004D73FB" w:rsidP="00485F3E">
            <w:pPr>
              <w:pStyle w:val="Table-Text"/>
            </w:pPr>
            <w:r w:rsidRPr="004D73FB">
              <w:t>zoneQueryUsageRecords</w:t>
            </w:r>
          </w:p>
        </w:tc>
        <w:tc>
          <w:tcPr>
            <w:tcW w:w="2175" w:type="dxa"/>
          </w:tcPr>
          <w:p w:rsidR="00485F3E" w:rsidRDefault="004D73FB" w:rsidP="00485F3E">
            <w:pPr>
              <w:pStyle w:val="Table-Text"/>
            </w:pPr>
            <w:r w:rsidRPr="004D73FB">
              <w:t>ZoneQueryUsageRecord</w:t>
            </w:r>
            <w:r>
              <w:t>[]</w:t>
            </w:r>
          </w:p>
        </w:tc>
        <w:tc>
          <w:tcPr>
            <w:tcW w:w="3507"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D73FB" w:rsidTr="0038262C">
        <w:trPr>
          <w:tblHeader w:val="0"/>
        </w:trPr>
        <w:tc>
          <w:tcPr>
            <w:tcW w:w="2965" w:type="dxa"/>
            <w:shd w:val="clear" w:color="auto" w:fill="BFBFBF" w:themeFill="background1" w:themeFillShade="BF"/>
          </w:tcPr>
          <w:p w:rsidR="004D73FB" w:rsidRPr="00750051" w:rsidRDefault="004D73FB" w:rsidP="0038262C">
            <w:pPr>
              <w:pStyle w:val="Table-Header"/>
            </w:pPr>
            <w:r>
              <w:t>Field Name</w:t>
            </w:r>
          </w:p>
        </w:tc>
        <w:tc>
          <w:tcPr>
            <w:tcW w:w="2175" w:type="dxa"/>
            <w:shd w:val="clear" w:color="auto" w:fill="BFBFBF" w:themeFill="background1" w:themeFillShade="BF"/>
          </w:tcPr>
          <w:p w:rsidR="004D73FB" w:rsidRDefault="004D73FB" w:rsidP="0038262C">
            <w:pPr>
              <w:pStyle w:val="Table-Header"/>
            </w:pPr>
            <w:r>
              <w:t>Type</w:t>
            </w:r>
          </w:p>
        </w:tc>
        <w:tc>
          <w:tcPr>
            <w:tcW w:w="3507" w:type="dxa"/>
            <w:shd w:val="clear" w:color="auto" w:fill="BFBFBF" w:themeFill="background1" w:themeFillShade="BF"/>
          </w:tcPr>
          <w:p w:rsidR="004D73FB" w:rsidRDefault="004D73FB" w:rsidP="0038262C">
            <w:pPr>
              <w:pStyle w:val="Table-Header"/>
            </w:pPr>
            <w:r>
              <w:t>Description</w:t>
            </w:r>
          </w:p>
        </w:tc>
      </w:tr>
      <w:tr w:rsidR="004D73FB" w:rsidTr="0038262C">
        <w:trPr>
          <w:trHeight w:val="113"/>
          <w:tblHeader w:val="0"/>
        </w:trPr>
        <w:tc>
          <w:tcPr>
            <w:tcW w:w="2965" w:type="dxa"/>
          </w:tcPr>
          <w:p w:rsidR="004D73FB" w:rsidRDefault="004D73FB" w:rsidP="0038262C">
            <w:pPr>
              <w:pStyle w:val="Table-Text"/>
            </w:pPr>
            <w:r w:rsidRPr="004D73FB">
              <w:t>timestamp</w:t>
            </w:r>
          </w:p>
        </w:tc>
        <w:tc>
          <w:tcPr>
            <w:tcW w:w="2175" w:type="dxa"/>
          </w:tcPr>
          <w:p w:rsidR="004D73FB" w:rsidRDefault="004D73FB" w:rsidP="0038262C">
            <w:pPr>
              <w:pStyle w:val="Table-Text"/>
            </w:pPr>
            <w:r w:rsidRPr="004D73FB">
              <w:t>timestamp</w:t>
            </w:r>
          </w:p>
        </w:tc>
        <w:tc>
          <w:tcPr>
            <w:tcW w:w="3507" w:type="dxa"/>
          </w:tcPr>
          <w:p w:rsidR="004D73FB" w:rsidRDefault="004D73FB" w:rsidP="0038262C">
            <w:pPr>
              <w:pStyle w:val="Table-Text"/>
            </w:pPr>
            <w:r w:rsidRPr="004D73FB">
              <w:t>The start date of the time period the query usage record is for</w:t>
            </w:r>
          </w:p>
        </w:tc>
      </w:tr>
      <w:tr w:rsidR="004D73FB" w:rsidTr="0038262C">
        <w:trPr>
          <w:trHeight w:val="113"/>
          <w:tblHeader w:val="0"/>
        </w:trPr>
        <w:tc>
          <w:tcPr>
            <w:tcW w:w="2965" w:type="dxa"/>
          </w:tcPr>
          <w:p w:rsidR="004D73FB" w:rsidRDefault="004D73FB" w:rsidP="0038262C">
            <w:pPr>
              <w:pStyle w:val="Table-Text"/>
            </w:pPr>
            <w:r w:rsidRPr="004D73FB">
              <w:lastRenderedPageBreak/>
              <w:t>count</w:t>
            </w:r>
          </w:p>
        </w:tc>
        <w:tc>
          <w:tcPr>
            <w:tcW w:w="2175" w:type="dxa"/>
          </w:tcPr>
          <w:p w:rsidR="004D73FB" w:rsidRDefault="004D73FB" w:rsidP="0038262C">
            <w:pPr>
              <w:pStyle w:val="Table-Text"/>
            </w:pPr>
            <w:r>
              <w:t>integer</w:t>
            </w:r>
          </w:p>
        </w:tc>
        <w:tc>
          <w:tcPr>
            <w:tcW w:w="3507"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w:t>
      </w:r>
      <w:proofErr w:type="gramStart"/>
      <w:r w:rsidRPr="00547C1B">
        <w:t>zoneGetQueryUsage</w:t>
      </w:r>
      <w:proofErr w:type="gramEnd"/>
      <w:r w:rsidRPr="00547C1B">
        <w:t>" : {</w:t>
      </w:r>
    </w:p>
    <w:p w:rsidR="00547C1B" w:rsidRDefault="00547C1B" w:rsidP="00547C1B">
      <w:pPr>
        <w:pStyle w:val="Code"/>
      </w:pPr>
      <w:r w:rsidRPr="00547C1B">
        <w:t xml:space="preserve">    "</w:t>
      </w:r>
      <w:proofErr w:type="gramStart"/>
      <w:r w:rsidRPr="00547C1B">
        <w:t>id</w:t>
      </w:r>
      <w:proofErr w:type="gramEnd"/>
      <w:r w:rsidRPr="00547C1B">
        <w:t>" : "a5e086bc-78a9-41a2-ac71-20a5bebc44eb",</w:t>
      </w:r>
    </w:p>
    <w:p w:rsidR="00547C1B" w:rsidRPr="00547C1B" w:rsidRDefault="00547C1B" w:rsidP="00547C1B">
      <w:pPr>
        <w:pStyle w:val="Code"/>
      </w:pPr>
      <w:r w:rsidRPr="00547C1B">
        <w:t xml:space="preserve">    "</w:t>
      </w:r>
      <w:proofErr w:type="gramStart"/>
      <w:r w:rsidRPr="00547C1B">
        <w:t>totalRecordCount</w:t>
      </w:r>
      <w:proofErr w:type="gramEnd"/>
      <w:r w:rsidRPr="00547C1B">
        <w:t xml:space="preserve">" : </w:t>
      </w:r>
      <w:r>
        <w:t>24</w:t>
      </w:r>
      <w:r w:rsidRPr="00547C1B">
        <w:t>,</w:t>
      </w:r>
    </w:p>
    <w:p w:rsidR="00547C1B" w:rsidRPr="00547C1B" w:rsidRDefault="00547C1B" w:rsidP="00547C1B">
      <w:pPr>
        <w:pStyle w:val="Code"/>
      </w:pPr>
      <w:r w:rsidRPr="00547C1B">
        <w:t xml:space="preserve">    "@uri</w:t>
      </w:r>
      <w:proofErr w:type="gramStart"/>
      <w:r w:rsidRPr="00547C1B">
        <w:t>" :</w:t>
      </w:r>
      <w:proofErr w:type="gramEnd"/>
      <w:r w:rsidRPr="00547C1B">
        <w:t xml:space="preserve"> </w:t>
      </w:r>
      <w:hyperlink r:id="rId15" w:history="1">
        <w:r w:rsidRPr="0014325F">
          <w:rPr>
            <w:rStyle w:val="Hyperlink"/>
          </w:rPr>
          <w:t>https://127.0.0.1:18443/zones/a5e086bc-78a9-41a2-ac71-20a5bebc44eb/queryUsage?searchEndDate=2013-12-20&amp;searchGranularity=hourly&amp;searchStartDate=2013-12-20&amp;searchGroupUsage=false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w:t>
      </w:r>
      <w:proofErr w:type="gramStart"/>
      <w:r w:rsidRPr="00547C1B">
        <w:t>zoneQueryUsageRecords</w:t>
      </w:r>
      <w:proofErr w:type="gramEnd"/>
      <w:r w:rsidRPr="00547C1B">
        <w:t>" :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7000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04:00:00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05:00:00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06:00:00</w:t>
      </w:r>
      <w:r w:rsidR="00964E94">
        <w:t>.00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07:00:00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08:00:00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09:00:00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14:00:00</w:t>
      </w:r>
      <w:r w:rsidR="00964E94">
        <w:t>.000</w:t>
      </w:r>
      <w:r w:rsidRPr="00547C1B">
        <w:t>",</w:t>
      </w:r>
    </w:p>
    <w:p w:rsidR="00547C1B" w:rsidRPr="00547C1B" w:rsidRDefault="00547C1B" w:rsidP="00547C1B">
      <w:pPr>
        <w:pStyle w:val="Code"/>
      </w:pPr>
      <w:r w:rsidRPr="00547C1B">
        <w:lastRenderedPageBreak/>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15:00:00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16:00:00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17:00:00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18:00:00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19:00:00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rPr>
          <w:ins w:id="631" w:author="Arnaud Dumont" w:date="2014-02-14T09:41:00Z"/>
        </w:rPr>
      </w:pPr>
      <w:bookmarkStart w:id="632" w:name="_Toc382406019"/>
      <w:ins w:id="633" w:author="Arnaud Dumont" w:date="2014-02-14T09:41:00Z">
        <w:r>
          <w:t xml:space="preserve">Zone Get </w:t>
        </w:r>
      </w:ins>
      <w:ins w:id="634" w:author="Arnaud Dumont" w:date="2014-02-14T09:42:00Z">
        <w:r>
          <w:t>Zone File</w:t>
        </w:r>
      </w:ins>
      <w:ins w:id="635" w:author="Arnaud Dumont" w:date="2014-02-14T09:41:00Z">
        <w:r>
          <w:t xml:space="preserve"> Command</w:t>
        </w:r>
        <w:bookmarkEnd w:id="632"/>
      </w:ins>
    </w:p>
    <w:p w:rsidR="009451C4" w:rsidRDefault="009451C4" w:rsidP="009451C4">
      <w:pPr>
        <w:rPr>
          <w:ins w:id="636" w:author="Arnaud Dumont" w:date="2014-02-14T09:41:00Z"/>
        </w:rPr>
      </w:pPr>
      <w:ins w:id="637" w:author="Arnaud Dumont" w:date="2014-02-14T09:41:00Z">
        <w:r>
          <w:t>This command is used to get the full zone file of the zone.</w:t>
        </w:r>
      </w:ins>
    </w:p>
    <w:p w:rsidR="009451C4" w:rsidRDefault="009451C4" w:rsidP="009451C4">
      <w:pPr>
        <w:pStyle w:val="Heading3"/>
        <w:numPr>
          <w:ilvl w:val="2"/>
          <w:numId w:val="29"/>
        </w:numPr>
        <w:ind w:left="0"/>
        <w:rPr>
          <w:ins w:id="638" w:author="Arnaud Dumont" w:date="2014-02-14T09:41:00Z"/>
        </w:rPr>
      </w:pPr>
      <w:ins w:id="639" w:author="Arnaud Dumont" w:date="2014-02-14T09:41:00Z">
        <w:r>
          <w:lastRenderedPageBreak/>
          <w:t>Request</w:t>
        </w:r>
      </w:ins>
    </w:p>
    <w:p w:rsidR="009451C4" w:rsidRDefault="009451C4" w:rsidP="009451C4">
      <w:pPr>
        <w:rPr>
          <w:ins w:id="640" w:author="Arnaud Dumont" w:date="2014-02-14T09:41:00Z"/>
        </w:rPr>
      </w:pPr>
      <w:ins w:id="641" w:author="Arnaud Dumont" w:date="2014-02-14T09:41:00Z">
        <w:r>
          <w:t>A request should be made to the specified URI including the indicated headers.</w:t>
        </w:r>
      </w:ins>
    </w:p>
    <w:p w:rsidR="009451C4" w:rsidRDefault="009451C4" w:rsidP="009451C4">
      <w:pPr>
        <w:pStyle w:val="FakeHeading4"/>
        <w:rPr>
          <w:ins w:id="642" w:author="Arnaud Dumont" w:date="2014-02-14T09:41:00Z"/>
        </w:rPr>
      </w:pPr>
      <w:ins w:id="643" w:author="Arnaud Dumont" w:date="2014-02-14T09:41:00Z">
        <w:r>
          <w:t>URI</w:t>
        </w:r>
      </w:ins>
    </w:p>
    <w:p w:rsidR="009451C4" w:rsidRDefault="009451C4" w:rsidP="009451C4">
      <w:pPr>
        <w:rPr>
          <w:ins w:id="644" w:author="Arnaud Dumont" w:date="2014-02-14T09:41:00Z"/>
        </w:rPr>
      </w:pPr>
      <w:ins w:id="645" w:author="Arnaud Dumont" w:date="2014-02-14T09:41:00Z">
        <w:r>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646"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47" w:author="Arnaud Dumont" w:date="2014-02-14T09:41:00Z"/>
              </w:rPr>
            </w:pPr>
            <w:ins w:id="648" w:author="Arnaud Dumont" w:date="2014-02-14T09:41:00Z">
              <w:r>
                <w:t>HTTP Method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49" w:author="Arnaud Dumont" w:date="2014-02-14T09:41:00Z"/>
              </w:rPr>
            </w:pPr>
            <w:ins w:id="650" w:author="Arnaud Dumont" w:date="2014-02-14T09:41:00Z">
              <w:r>
                <w:t>Request URI</w:t>
              </w:r>
            </w:ins>
          </w:p>
        </w:tc>
      </w:tr>
      <w:tr w:rsidR="009451C4" w:rsidTr="009451C4">
        <w:trPr>
          <w:trHeight w:val="113"/>
          <w:ins w:id="651"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52" w:author="Arnaud Dumont" w:date="2014-02-14T09:41:00Z"/>
              </w:rPr>
            </w:pPr>
            <w:ins w:id="653" w:author="Arnaud Dumont" w:date="2014-02-14T09:41:00Z">
              <w:r>
                <w:t>GET</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54" w:author="Arnaud Dumont" w:date="2014-02-14T09:41:00Z"/>
              </w:rPr>
            </w:pPr>
            <w:ins w:id="655" w:author="Arnaud Dumont" w:date="2014-02-14T09:41:00Z">
              <w:r>
                <w:t>https://{service-address}/zones/{id}/zoneFile/</w:t>
              </w:r>
            </w:ins>
          </w:p>
        </w:tc>
      </w:tr>
    </w:tbl>
    <w:p w:rsidR="009451C4" w:rsidRDefault="009451C4" w:rsidP="009451C4">
      <w:pPr>
        <w:rPr>
          <w:ins w:id="656" w:author="Arnaud Dumont" w:date="2014-02-14T09:41:00Z"/>
        </w:rPr>
      </w:pPr>
      <w:ins w:id="657" w:author="Arnaud Dumont" w:date="2014-02-14T09:41: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658"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59" w:author="Arnaud Dumont" w:date="2014-02-14T09:41:00Z"/>
              </w:rPr>
            </w:pPr>
            <w:ins w:id="660" w:author="Arnaud Dumont" w:date="2014-02-14T09:41:00Z">
              <w:r>
                <w:t>Field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61" w:author="Arnaud Dumont" w:date="2014-02-14T09:41:00Z"/>
              </w:rPr>
            </w:pPr>
            <w:ins w:id="662" w:author="Arnaud Dumont" w:date="2014-02-14T09:41:00Z">
              <w:r>
                <w:t>Description</w:t>
              </w:r>
            </w:ins>
          </w:p>
        </w:tc>
      </w:tr>
      <w:tr w:rsidR="009451C4" w:rsidTr="009451C4">
        <w:trPr>
          <w:trHeight w:val="113"/>
          <w:ins w:id="663"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64" w:author="Arnaud Dumont" w:date="2014-02-14T09:41:00Z"/>
              </w:rPr>
            </w:pPr>
            <w:ins w:id="665" w:author="Arnaud Dumont" w:date="2014-02-14T09:41:00Z">
              <w:r>
                <w:t>service-address</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66" w:author="Arnaud Dumont" w:date="2014-02-14T09:41:00Z"/>
              </w:rPr>
            </w:pPr>
            <w:ins w:id="667" w:author="Arnaud Dumont" w:date="2014-02-14T09:41:00Z">
              <w:r>
                <w:t>The service address as described in section 2.2</w:t>
              </w:r>
            </w:ins>
          </w:p>
        </w:tc>
      </w:tr>
      <w:tr w:rsidR="009451C4" w:rsidTr="009451C4">
        <w:trPr>
          <w:trHeight w:val="113"/>
          <w:ins w:id="668"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69" w:author="Arnaud Dumont" w:date="2014-02-14T09:41:00Z"/>
              </w:rPr>
            </w:pPr>
            <w:ins w:id="670" w:author="Arnaud Dumont" w:date="2014-02-14T09:41:00Z">
              <w:r>
                <w:t>id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71" w:author="Arnaud Dumont" w:date="2014-02-14T09:41:00Z"/>
              </w:rPr>
            </w:pPr>
            <w:ins w:id="672" w:author="Arnaud Dumont" w:date="2014-02-14T09:41:00Z">
              <w:r>
                <w:t>The id of the zone whose zone file you want to get</w:t>
              </w:r>
            </w:ins>
          </w:p>
        </w:tc>
      </w:tr>
    </w:tbl>
    <w:p w:rsidR="009451C4" w:rsidRDefault="009451C4" w:rsidP="009451C4">
      <w:pPr>
        <w:pStyle w:val="FakeHeading4"/>
        <w:rPr>
          <w:ins w:id="673" w:author="Arnaud Dumont" w:date="2014-02-14T09:41:00Z"/>
        </w:rPr>
      </w:pPr>
      <w:ins w:id="674" w:author="Arnaud Dumont" w:date="2014-02-14T09:41:00Z">
        <w:r>
          <w:t>Query Parameters</w:t>
        </w:r>
      </w:ins>
    </w:p>
    <w:p w:rsidR="009451C4" w:rsidRDefault="009451C4" w:rsidP="009451C4">
      <w:pPr>
        <w:rPr>
          <w:ins w:id="675" w:author="Arnaud Dumont" w:date="2014-02-14T09:41:00Z"/>
        </w:rPr>
      </w:pPr>
      <w:ins w:id="676" w:author="Arnaud Dumont" w:date="2014-02-14T09:41:00Z">
        <w:r>
          <w:t>Not allowed for this command</w:t>
        </w:r>
      </w:ins>
    </w:p>
    <w:p w:rsidR="009451C4" w:rsidRDefault="009451C4" w:rsidP="009451C4">
      <w:pPr>
        <w:pStyle w:val="FakeHeading4"/>
        <w:rPr>
          <w:ins w:id="677" w:author="Arnaud Dumont" w:date="2014-02-14T09:41:00Z"/>
        </w:rPr>
      </w:pPr>
      <w:ins w:id="678" w:author="Arnaud Dumont" w:date="2014-02-14T09:41:00Z">
        <w:r>
          <w:t>Request Headers</w:t>
        </w:r>
      </w:ins>
    </w:p>
    <w:p w:rsidR="009451C4" w:rsidRDefault="00944786" w:rsidP="009451C4">
      <w:pPr>
        <w:rPr>
          <w:ins w:id="679" w:author="Arnaud Dumont" w:date="2014-02-14T09:41:00Z"/>
        </w:rPr>
      </w:pPr>
      <w:ins w:id="680" w:author="Arnaud Dumont" w:date="2014-02-14T09:43:00Z">
        <w:r w:rsidRPr="000E46A1">
          <w:t xml:space="preserve">Only the standard request headers described in section </w:t>
        </w:r>
        <w:r>
          <w:t>2.6</w:t>
        </w:r>
        <w:r w:rsidRPr="000E46A1">
          <w:t xml:space="preserve"> are supported</w:t>
        </w:r>
        <w:r>
          <w:t>, apart from the following, which should be replaced</w:t>
        </w:r>
      </w:ins>
      <w:ins w:id="681" w:author="Arnaud Dumont" w:date="2014-02-14T09:41:00Z">
        <w:r w:rsidR="009451C4">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9451C4" w:rsidTr="009451C4">
        <w:trPr>
          <w:ins w:id="682"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83" w:author="Arnaud Dumont" w:date="2014-02-14T09:41:00Z"/>
              </w:rPr>
            </w:pPr>
            <w:ins w:id="684" w:author="Arnaud Dumont" w:date="2014-02-14T09:41:00Z">
              <w:r>
                <w:t>Header</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85" w:author="Arnaud Dumont" w:date="2014-02-14T09:41:00Z"/>
              </w:rPr>
            </w:pPr>
            <w:ins w:id="686" w:author="Arnaud Dumont" w:date="2014-02-14T09:41:00Z">
              <w:r>
                <w:t>Required</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87" w:author="Arnaud Dumont" w:date="2014-02-14T09:41:00Z"/>
              </w:rPr>
            </w:pPr>
            <w:ins w:id="688" w:author="Arnaud Dumont" w:date="2014-02-14T09:41:00Z">
              <w:r>
                <w:t>Custom Header</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89" w:author="Arnaud Dumont" w:date="2014-02-14T09:41:00Z"/>
              </w:rPr>
            </w:pPr>
            <w:ins w:id="690" w:author="Arnaud Dumont" w:date="2014-02-14T09:41:00Z">
              <w:r>
                <w:t>Description</w:t>
              </w:r>
            </w:ins>
          </w:p>
        </w:tc>
      </w:tr>
      <w:tr w:rsidR="00944786" w:rsidTr="009451C4">
        <w:trPr>
          <w:trHeight w:val="113"/>
          <w:ins w:id="691"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92" w:author="Arnaud Dumont" w:date="2014-02-14T09:41:00Z"/>
              </w:rPr>
            </w:pPr>
            <w:ins w:id="693" w:author="Arnaud Dumont" w:date="2014-02-14T09:44:00Z">
              <w:r>
                <w:t>Accept</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94" w:author="Arnaud Dumont" w:date="2014-02-14T09:41:00Z"/>
              </w:rPr>
            </w:pPr>
            <w:ins w:id="695" w:author="Arnaud Dumont" w:date="2014-02-14T09:44:00Z">
              <w:r>
                <w:t>Yes</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96" w:author="Arnaud Dumont" w:date="2014-02-14T09:41:00Z"/>
              </w:rPr>
            </w:pPr>
            <w:ins w:id="697" w:author="Arnaud Dumont" w:date="2014-02-14T09:44:00Z">
              <w:r>
                <w:t>No</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rPr>
                <w:ins w:id="698" w:author="Arnaud Dumont" w:date="2014-02-14T09:41:00Z"/>
              </w:rPr>
            </w:pPr>
            <w:ins w:id="699" w:author="Arnaud Dumont" w:date="2014-02-14T09:44:00Z">
              <w:r>
                <w:t>The content type to accept in the response. Set this to ‘text/dns’.</w:t>
              </w:r>
            </w:ins>
          </w:p>
        </w:tc>
      </w:tr>
    </w:tbl>
    <w:p w:rsidR="009451C4" w:rsidRDefault="009451C4" w:rsidP="009451C4">
      <w:pPr>
        <w:pStyle w:val="FakeHeading4"/>
        <w:rPr>
          <w:ins w:id="700" w:author="Arnaud Dumont" w:date="2014-02-14T09:41:00Z"/>
        </w:rPr>
      </w:pPr>
      <w:ins w:id="701" w:author="Arnaud Dumont" w:date="2014-02-14T09:41:00Z">
        <w:r>
          <w:t>Request Body</w:t>
        </w:r>
      </w:ins>
    </w:p>
    <w:p w:rsidR="009451C4" w:rsidRDefault="009451C4" w:rsidP="009451C4">
      <w:pPr>
        <w:rPr>
          <w:ins w:id="702" w:author="Arnaud Dumont" w:date="2014-02-14T09:41:00Z"/>
        </w:rPr>
      </w:pPr>
      <w:ins w:id="703" w:author="Arnaud Dumont" w:date="2014-02-14T09:41:00Z">
        <w:r>
          <w:t>Not allowed for this command.</w:t>
        </w:r>
      </w:ins>
    </w:p>
    <w:p w:rsidR="009451C4" w:rsidRDefault="009451C4" w:rsidP="009451C4">
      <w:pPr>
        <w:pStyle w:val="Heading3"/>
        <w:numPr>
          <w:ilvl w:val="2"/>
          <w:numId w:val="29"/>
        </w:numPr>
        <w:ind w:left="0"/>
        <w:rPr>
          <w:ins w:id="704" w:author="Arnaud Dumont" w:date="2014-02-14T09:41:00Z"/>
        </w:rPr>
      </w:pPr>
      <w:ins w:id="705" w:author="Arnaud Dumont" w:date="2014-02-14T09:41:00Z">
        <w:r>
          <w:t>Response</w:t>
        </w:r>
      </w:ins>
    </w:p>
    <w:p w:rsidR="009451C4" w:rsidRDefault="009451C4" w:rsidP="009451C4">
      <w:pPr>
        <w:rPr>
          <w:ins w:id="706" w:author="Arnaud Dumont" w:date="2014-02-14T09:41:00Z"/>
        </w:rPr>
      </w:pPr>
      <w:ins w:id="707" w:author="Arnaud Dumont" w:date="2014-02-14T09:41:00Z">
        <w:r>
          <w:t>The response will include a status code, response headers and a response body encoded according to the relevant header.</w:t>
        </w:r>
      </w:ins>
    </w:p>
    <w:p w:rsidR="009451C4" w:rsidRDefault="009451C4" w:rsidP="009451C4">
      <w:pPr>
        <w:pStyle w:val="FakeHeading4"/>
        <w:rPr>
          <w:ins w:id="708" w:author="Arnaud Dumont" w:date="2014-02-14T09:41:00Z"/>
        </w:rPr>
      </w:pPr>
      <w:ins w:id="709" w:author="Arnaud Dumont" w:date="2014-02-14T09:41:00Z">
        <w:r>
          <w:t>Status Code</w:t>
        </w:r>
      </w:ins>
    </w:p>
    <w:p w:rsidR="009451C4" w:rsidRDefault="009451C4" w:rsidP="009451C4">
      <w:pPr>
        <w:rPr>
          <w:ins w:id="710" w:author="Arnaud Dumont" w:date="2014-02-14T09:41:00Z"/>
        </w:rPr>
      </w:pPr>
      <w:ins w:id="711" w:author="Arnaud Dumont" w:date="2014-02-14T09:41:00Z">
        <w:r>
          <w:t>On success this command will return http status code 200 (OK).</w:t>
        </w:r>
      </w:ins>
    </w:p>
    <w:p w:rsidR="009451C4" w:rsidRDefault="009451C4" w:rsidP="009451C4">
      <w:pPr>
        <w:pStyle w:val="FakeHeading4"/>
        <w:rPr>
          <w:ins w:id="712" w:author="Arnaud Dumont" w:date="2014-02-14T09:41:00Z"/>
        </w:rPr>
      </w:pPr>
      <w:ins w:id="713" w:author="Arnaud Dumont" w:date="2014-02-14T09:41:00Z">
        <w:r>
          <w:t>Response Headers</w:t>
        </w:r>
      </w:ins>
    </w:p>
    <w:p w:rsidR="009451C4" w:rsidRDefault="009451C4" w:rsidP="009451C4">
      <w:pPr>
        <w:rPr>
          <w:ins w:id="714" w:author="Arnaud Dumont" w:date="2014-02-14T09:48:00Z"/>
        </w:rPr>
      </w:pPr>
      <w:ins w:id="715" w:author="Arnaud Dumont" w:date="2014-02-14T09:41:00Z">
        <w:r>
          <w:t>Only the standard response headers described in section 2.7 are returned</w:t>
        </w:r>
      </w:ins>
      <w:ins w:id="716" w:author="Arnaud Dumont" w:date="2014-02-14T09:48:00Z">
        <w:r w:rsidR="004E2AC6">
          <w:t>, apart for the following one, which is replaced: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4E2AC6" w:rsidRPr="00CC22F1" w:rsidTr="002D7CF7">
        <w:trPr>
          <w:tblHeader w:val="0"/>
          <w:ins w:id="717" w:author="Arnaud Dumont" w:date="2014-02-14T09:48:00Z"/>
        </w:trPr>
        <w:tc>
          <w:tcPr>
            <w:tcW w:w="1843" w:type="dxa"/>
            <w:shd w:val="clear" w:color="auto" w:fill="BFBFBF" w:themeFill="background1" w:themeFillShade="BF"/>
          </w:tcPr>
          <w:p w:rsidR="004E2AC6" w:rsidRPr="00750051" w:rsidRDefault="004E2AC6" w:rsidP="002D7CF7">
            <w:pPr>
              <w:pStyle w:val="Table-Header"/>
              <w:rPr>
                <w:ins w:id="718" w:author="Arnaud Dumont" w:date="2014-02-14T09:48:00Z"/>
              </w:rPr>
            </w:pPr>
            <w:ins w:id="719" w:author="Arnaud Dumont" w:date="2014-02-14T09:48:00Z">
              <w:r>
                <w:lastRenderedPageBreak/>
                <w:t>Header</w:t>
              </w:r>
            </w:ins>
          </w:p>
        </w:tc>
        <w:tc>
          <w:tcPr>
            <w:tcW w:w="1418" w:type="dxa"/>
            <w:shd w:val="clear" w:color="auto" w:fill="BFBFBF" w:themeFill="background1" w:themeFillShade="BF"/>
          </w:tcPr>
          <w:p w:rsidR="004E2AC6" w:rsidRPr="00750051" w:rsidRDefault="004E2AC6" w:rsidP="002D7CF7">
            <w:pPr>
              <w:pStyle w:val="Table-Header"/>
              <w:rPr>
                <w:ins w:id="720" w:author="Arnaud Dumont" w:date="2014-02-14T09:48:00Z"/>
              </w:rPr>
            </w:pPr>
            <w:ins w:id="721" w:author="Arnaud Dumont" w:date="2014-02-14T09:48:00Z">
              <w:r>
                <w:t>Custom Header</w:t>
              </w:r>
            </w:ins>
          </w:p>
        </w:tc>
        <w:tc>
          <w:tcPr>
            <w:tcW w:w="5386" w:type="dxa"/>
            <w:shd w:val="clear" w:color="auto" w:fill="BFBFBF" w:themeFill="background1" w:themeFillShade="BF"/>
          </w:tcPr>
          <w:p w:rsidR="004E2AC6" w:rsidRDefault="004E2AC6" w:rsidP="002D7CF7">
            <w:pPr>
              <w:pStyle w:val="Table-Header"/>
              <w:rPr>
                <w:ins w:id="722" w:author="Arnaud Dumont" w:date="2014-02-14T09:48:00Z"/>
              </w:rPr>
            </w:pPr>
            <w:ins w:id="723" w:author="Arnaud Dumont" w:date="2014-02-14T09:48:00Z">
              <w:r>
                <w:t>Description</w:t>
              </w:r>
            </w:ins>
          </w:p>
        </w:tc>
      </w:tr>
      <w:tr w:rsidR="004E2AC6" w:rsidRPr="00CC22F1" w:rsidTr="002D7CF7">
        <w:trPr>
          <w:trHeight w:val="113"/>
          <w:tblHeader w:val="0"/>
          <w:ins w:id="724" w:author="Arnaud Dumont" w:date="2014-02-14T09:48:00Z"/>
        </w:trPr>
        <w:tc>
          <w:tcPr>
            <w:tcW w:w="1843" w:type="dxa"/>
          </w:tcPr>
          <w:p w:rsidR="004E2AC6" w:rsidRDefault="004E2AC6" w:rsidP="002D7CF7">
            <w:pPr>
              <w:pStyle w:val="Table-Text"/>
              <w:rPr>
                <w:ins w:id="725" w:author="Arnaud Dumont" w:date="2014-02-14T09:48:00Z"/>
              </w:rPr>
            </w:pPr>
            <w:ins w:id="726" w:author="Arnaud Dumont" w:date="2014-02-14T09:48:00Z">
              <w:r>
                <w:t>Content-Type</w:t>
              </w:r>
            </w:ins>
          </w:p>
        </w:tc>
        <w:tc>
          <w:tcPr>
            <w:tcW w:w="1418" w:type="dxa"/>
          </w:tcPr>
          <w:p w:rsidR="004E2AC6" w:rsidRDefault="004E2AC6" w:rsidP="002D7CF7">
            <w:pPr>
              <w:pStyle w:val="Table-Text"/>
              <w:rPr>
                <w:ins w:id="727" w:author="Arnaud Dumont" w:date="2014-02-14T09:48:00Z"/>
              </w:rPr>
            </w:pPr>
            <w:ins w:id="728" w:author="Arnaud Dumont" w:date="2014-02-14T09:48:00Z">
              <w:r>
                <w:t>No</w:t>
              </w:r>
            </w:ins>
          </w:p>
        </w:tc>
        <w:tc>
          <w:tcPr>
            <w:tcW w:w="5386" w:type="dxa"/>
          </w:tcPr>
          <w:p w:rsidR="004E2AC6" w:rsidRDefault="004E2AC6" w:rsidP="004E2AC6">
            <w:pPr>
              <w:pStyle w:val="Table-Text"/>
              <w:rPr>
                <w:ins w:id="729" w:author="Arnaud Dumont" w:date="2014-02-14T09:48:00Z"/>
              </w:rPr>
            </w:pPr>
            <w:ins w:id="730" w:author="Arnaud Dumont" w:date="2014-02-14T09:49:00Z">
              <w:r>
                <w:t>T</w:t>
              </w:r>
            </w:ins>
            <w:ins w:id="731" w:author="Arnaud Dumont" w:date="2014-02-14T09:48:00Z">
              <w:r>
                <w:t>his will be ‘</w:t>
              </w:r>
            </w:ins>
            <w:ins w:id="732" w:author="Arnaud Dumont" w:date="2014-02-14T09:49:00Z">
              <w:r>
                <w:t>text/dns</w:t>
              </w:r>
            </w:ins>
            <w:ins w:id="733" w:author="Arnaud Dumont" w:date="2014-02-14T09:48:00Z">
              <w:r>
                <w:t>’ only.</w:t>
              </w:r>
            </w:ins>
          </w:p>
        </w:tc>
      </w:tr>
    </w:tbl>
    <w:p w:rsidR="009451C4" w:rsidRDefault="009451C4" w:rsidP="009451C4">
      <w:pPr>
        <w:pStyle w:val="FakeHeading4"/>
        <w:rPr>
          <w:ins w:id="734" w:author="Arnaud Dumont" w:date="2014-02-14T09:41:00Z"/>
        </w:rPr>
      </w:pPr>
      <w:ins w:id="735" w:author="Arnaud Dumont" w:date="2014-02-14T09:41:00Z">
        <w:r>
          <w:t>Response Body</w:t>
        </w:r>
      </w:ins>
    </w:p>
    <w:p w:rsidR="009451C4" w:rsidRDefault="009451C4" w:rsidP="009451C4">
      <w:pPr>
        <w:rPr>
          <w:ins w:id="736" w:author="Arnaud Dumont" w:date="2014-02-14T09:41:00Z"/>
        </w:rPr>
      </w:pPr>
      <w:ins w:id="737" w:author="Arnaud Dumont" w:date="2014-02-14T09:41:00Z">
        <w:r>
          <w:t xml:space="preserve">A </w:t>
        </w:r>
      </w:ins>
      <w:ins w:id="738" w:author="Arnaud Dumont" w:date="2014-02-14T09:50:00Z">
        <w:r w:rsidR="00E067D5">
          <w:t>zone file</w:t>
        </w:r>
      </w:ins>
      <w:ins w:id="739" w:author="Arnaud Dumont" w:date="2014-02-14T09:41:00Z">
        <w:r>
          <w:t xml:space="preserve"> representation</w:t>
        </w:r>
      </w:ins>
      <w:ins w:id="740" w:author="Arnaud Dumont" w:date="2014-02-14T09:50:00Z">
        <w:r w:rsidR="00E067D5">
          <w:t xml:space="preserve">, as described in </w:t>
        </w:r>
      </w:ins>
      <w:ins w:id="741" w:author="Arnaud Dumont" w:date="2014-02-14T09:52:00Z">
        <w:r w:rsidR="00463574" w:rsidRPr="00463574">
          <w:t>RFC 1035 (section 5)</w:t>
        </w:r>
        <w:r w:rsidR="00463574">
          <w:t>.</w:t>
        </w:r>
      </w:ins>
    </w:p>
    <w:p w:rsidR="009451C4" w:rsidRDefault="009451C4" w:rsidP="009451C4">
      <w:pPr>
        <w:pStyle w:val="Heading3"/>
        <w:numPr>
          <w:ilvl w:val="2"/>
          <w:numId w:val="29"/>
        </w:numPr>
        <w:ind w:left="0"/>
        <w:rPr>
          <w:ins w:id="742" w:author="Arnaud Dumont" w:date="2014-02-14T09:41:00Z"/>
        </w:rPr>
      </w:pPr>
      <w:ins w:id="743" w:author="Arnaud Dumont" w:date="2014-02-14T09:41:00Z">
        <w:r>
          <w:t>Example</w:t>
        </w:r>
      </w:ins>
    </w:p>
    <w:p w:rsidR="009451C4" w:rsidRDefault="009451C4" w:rsidP="009451C4">
      <w:pPr>
        <w:rPr>
          <w:ins w:id="744" w:author="Arnaud Dumont" w:date="2014-02-14T09:41:00Z"/>
        </w:rPr>
      </w:pPr>
      <w:ins w:id="745" w:author="Arnaud Dumont" w:date="2014-02-14T09:41:00Z">
        <w:r>
          <w:t>Below is an example of a zone get query usage command request and response:</w:t>
        </w:r>
      </w:ins>
    </w:p>
    <w:p w:rsidR="009451C4" w:rsidRDefault="009451C4" w:rsidP="009451C4">
      <w:pPr>
        <w:rPr>
          <w:ins w:id="746" w:author="Arnaud Dumont" w:date="2014-02-14T09:41:00Z"/>
        </w:rPr>
      </w:pPr>
      <w:ins w:id="747" w:author="Arnaud Dumont" w:date="2014-02-14T09:41:00Z">
        <w:r>
          <w:t>Request:</w:t>
        </w:r>
      </w:ins>
    </w:p>
    <w:p w:rsidR="009451C4" w:rsidRDefault="009451C4" w:rsidP="009451C4">
      <w:pPr>
        <w:pStyle w:val="Code"/>
        <w:rPr>
          <w:ins w:id="748" w:author="Arnaud Dumont" w:date="2014-02-14T09:41:00Z"/>
        </w:rPr>
      </w:pPr>
      <w:ins w:id="749" w:author="Arnaud Dumont" w:date="2014-02-14T09:41:00Z">
        <w:r>
          <w:t>GET /zones/41a6fe5c-96f2-427f-908d-55f0ba30331a/</w:t>
        </w:r>
      </w:ins>
      <w:ins w:id="750" w:author="Arnaud Dumont" w:date="2014-02-14T09:52:00Z">
        <w:r w:rsidR="008D4CC9">
          <w:t>zoneFile</w:t>
        </w:r>
      </w:ins>
      <w:ins w:id="751" w:author="Arnaud Dumont" w:date="2014-02-14T09:41:00Z">
        <w:r>
          <w:t xml:space="preserve"> HTTP/1.1</w:t>
        </w:r>
      </w:ins>
    </w:p>
    <w:p w:rsidR="009451C4" w:rsidRDefault="009451C4" w:rsidP="009451C4">
      <w:pPr>
        <w:pStyle w:val="Code"/>
        <w:rPr>
          <w:ins w:id="752" w:author="Arnaud Dumont" w:date="2014-02-14T09:41:00Z"/>
        </w:rPr>
      </w:pPr>
      <w:ins w:id="753" w:author="Arnaud Dumont" w:date="2014-02-14T09:41:00Z">
        <w:r>
          <w:t>Client-Transaction-Id: 9b5cc71b-24ff-40ef-a801-9f9316bed583</w:t>
        </w:r>
      </w:ins>
    </w:p>
    <w:p w:rsidR="009451C4" w:rsidRDefault="009451C4" w:rsidP="009451C4">
      <w:pPr>
        <w:pStyle w:val="Code"/>
        <w:rPr>
          <w:ins w:id="754" w:author="Arnaud Dumont" w:date="2014-02-14T09:41:00Z"/>
        </w:rPr>
      </w:pPr>
      <w:ins w:id="755" w:author="Arnaud Dumont" w:date="2014-02-14T09:41:00Z">
        <w:r>
          <w:t xml:space="preserve">Accept: </w:t>
        </w:r>
      </w:ins>
      <w:ins w:id="756" w:author="Arnaud Dumont" w:date="2014-02-14T09:53:00Z">
        <w:r w:rsidR="00B91080">
          <w:t>text/dns</w:t>
        </w:r>
      </w:ins>
    </w:p>
    <w:p w:rsidR="009451C4" w:rsidRDefault="009451C4" w:rsidP="009451C4">
      <w:pPr>
        <w:pStyle w:val="Code"/>
        <w:rPr>
          <w:ins w:id="757" w:author="Arnaud Dumont" w:date="2014-02-14T09:41:00Z"/>
        </w:rPr>
      </w:pPr>
      <w:ins w:id="758" w:author="Arnaud Dumont" w:date="2014-02-14T09:41:00Z">
        <w:r>
          <w:t>User-Agent: Jersey/2.2 (Apache HttpClient 4.2.5)</w:t>
        </w:r>
      </w:ins>
    </w:p>
    <w:p w:rsidR="009451C4" w:rsidRDefault="009451C4" w:rsidP="009451C4">
      <w:pPr>
        <w:pStyle w:val="Code"/>
        <w:rPr>
          <w:ins w:id="759" w:author="Arnaud Dumont" w:date="2014-02-14T09:41:00Z"/>
        </w:rPr>
      </w:pPr>
      <w:ins w:id="760" w:author="Arnaud Dumont" w:date="2014-02-14T09:41:00Z">
        <w:r>
          <w:t>Host: api.discoverydns.com</w:t>
        </w:r>
      </w:ins>
    </w:p>
    <w:p w:rsidR="009451C4" w:rsidRDefault="009451C4" w:rsidP="009451C4">
      <w:pPr>
        <w:pStyle w:val="Code"/>
        <w:rPr>
          <w:ins w:id="761" w:author="Arnaud Dumont" w:date="2014-02-14T09:41:00Z"/>
        </w:rPr>
      </w:pPr>
      <w:ins w:id="762" w:author="Arnaud Dumont" w:date="2014-02-14T09:41:00Z">
        <w:r>
          <w:t>Connection: Keep-Alive</w:t>
        </w:r>
      </w:ins>
    </w:p>
    <w:p w:rsidR="009451C4" w:rsidRDefault="009451C4" w:rsidP="009451C4">
      <w:pPr>
        <w:pStyle w:val="Code"/>
        <w:rPr>
          <w:ins w:id="763" w:author="Arnaud Dumont" w:date="2014-02-14T09:41:00Z"/>
        </w:rPr>
      </w:pPr>
    </w:p>
    <w:p w:rsidR="009451C4" w:rsidRDefault="009451C4" w:rsidP="009451C4">
      <w:pPr>
        <w:rPr>
          <w:ins w:id="764" w:author="Arnaud Dumont" w:date="2014-02-14T09:41:00Z"/>
        </w:rPr>
      </w:pPr>
      <w:ins w:id="765" w:author="Arnaud Dumont" w:date="2014-02-14T09:41:00Z">
        <w:r>
          <w:t>Response:</w:t>
        </w:r>
      </w:ins>
    </w:p>
    <w:p w:rsidR="009451C4" w:rsidRDefault="009451C4" w:rsidP="009451C4">
      <w:pPr>
        <w:pStyle w:val="Code"/>
        <w:rPr>
          <w:ins w:id="766" w:author="Arnaud Dumont" w:date="2014-02-14T09:41:00Z"/>
        </w:rPr>
      </w:pPr>
      <w:ins w:id="767" w:author="Arnaud Dumont" w:date="2014-02-14T09:41:00Z">
        <w:r>
          <w:t>HTTP/1.1 200 OK</w:t>
        </w:r>
      </w:ins>
    </w:p>
    <w:p w:rsidR="009451C4" w:rsidRDefault="009451C4" w:rsidP="009451C4">
      <w:pPr>
        <w:pStyle w:val="Code"/>
        <w:rPr>
          <w:ins w:id="768" w:author="Arnaud Dumont" w:date="2014-02-14T09:41:00Z"/>
        </w:rPr>
      </w:pPr>
      <w:ins w:id="769" w:author="Arnaud Dumont" w:date="2014-02-14T09:41:00Z">
        <w:r>
          <w:t xml:space="preserve">Content-Type: </w:t>
        </w:r>
      </w:ins>
      <w:ins w:id="770" w:author="Arnaud Dumont" w:date="2014-02-14T09:53:00Z">
        <w:r w:rsidR="00B91080">
          <w:t>text/dns</w:t>
        </w:r>
      </w:ins>
    </w:p>
    <w:p w:rsidR="009451C4" w:rsidRDefault="009451C4" w:rsidP="009451C4">
      <w:pPr>
        <w:pStyle w:val="Code"/>
        <w:rPr>
          <w:ins w:id="771" w:author="Arnaud Dumont" w:date="2014-02-14T09:41:00Z"/>
        </w:rPr>
      </w:pPr>
      <w:ins w:id="772" w:author="Arnaud Dumont" w:date="2014-02-14T09:41:00Z">
        <w:r>
          <w:t>Cache-Control: private, no-transform, max-age=30</w:t>
        </w:r>
      </w:ins>
    </w:p>
    <w:p w:rsidR="009451C4" w:rsidRDefault="009451C4" w:rsidP="009451C4">
      <w:pPr>
        <w:pStyle w:val="Code"/>
        <w:rPr>
          <w:ins w:id="773" w:author="Arnaud Dumont" w:date="2014-02-14T09:41:00Z"/>
        </w:rPr>
      </w:pPr>
      <w:ins w:id="774" w:author="Arnaud Dumont" w:date="2014-02-14T09:41:00Z">
        <w:r>
          <w:t>Date: Sun, 06 Oct 2013 18:39:52 GMT</w:t>
        </w:r>
      </w:ins>
    </w:p>
    <w:p w:rsidR="009451C4" w:rsidRDefault="009451C4" w:rsidP="009451C4">
      <w:pPr>
        <w:pStyle w:val="Code"/>
        <w:rPr>
          <w:ins w:id="775" w:author="Arnaud Dumont" w:date="2014-02-14T09:41:00Z"/>
        </w:rPr>
      </w:pPr>
      <w:ins w:id="776" w:author="Arnaud Dumont" w:date="2014-02-14T09:41:00Z">
        <w:r>
          <w:t>Server-Transaction-Id: 5e2b0855-831e-4ced-a50f-1a926894ef0f</w:t>
        </w:r>
      </w:ins>
    </w:p>
    <w:p w:rsidR="009451C4" w:rsidRDefault="009451C4" w:rsidP="009451C4">
      <w:pPr>
        <w:pStyle w:val="Code"/>
        <w:rPr>
          <w:ins w:id="777" w:author="Arnaud Dumont" w:date="2014-02-14T09:41:00Z"/>
        </w:rPr>
      </w:pPr>
      <w:ins w:id="778" w:author="Arnaud Dumont" w:date="2014-02-14T09:41:00Z">
        <w:r>
          <w:t>Client-Transaction-Id: 9b5cc71b-24ff-40ef-a801-9f9316bed583</w:t>
        </w:r>
      </w:ins>
    </w:p>
    <w:p w:rsidR="009451C4" w:rsidRDefault="009451C4" w:rsidP="009451C4">
      <w:pPr>
        <w:pStyle w:val="Code"/>
        <w:rPr>
          <w:ins w:id="779" w:author="Arnaud Dumont" w:date="2014-02-14T09:53:00Z"/>
        </w:rPr>
      </w:pPr>
      <w:ins w:id="780" w:author="Arnaud Dumont" w:date="2014-02-14T09:41:00Z">
        <w:r>
          <w:t>Content-Length: 5866</w:t>
        </w:r>
      </w:ins>
    </w:p>
    <w:p w:rsidR="00B91080" w:rsidRDefault="00B91080" w:rsidP="009451C4">
      <w:pPr>
        <w:pStyle w:val="Code"/>
        <w:rPr>
          <w:ins w:id="781" w:author="Arnaud Dumont" w:date="2014-02-14T09:53:00Z"/>
        </w:rPr>
      </w:pPr>
    </w:p>
    <w:p w:rsidR="00D87DAD" w:rsidRDefault="00D87DAD" w:rsidP="00D87DAD">
      <w:pPr>
        <w:pStyle w:val="Code"/>
        <w:rPr>
          <w:ins w:id="782" w:author="Arnaud Dumont" w:date="2014-02-14T11:42:00Z"/>
        </w:rPr>
      </w:pPr>
      <w:proofErr w:type="gramStart"/>
      <w:ins w:id="783" w:author="Arnaud Dumont" w:date="2014-02-14T11:42:00Z">
        <w:r>
          <w:t>domain.com</w:t>
        </w:r>
        <w:r>
          <w:tab/>
          <w:t>3600</w:t>
        </w:r>
        <w:r>
          <w:tab/>
          <w:t>IN</w:t>
        </w:r>
        <w:r>
          <w:tab/>
          <w:t>SOA</w:t>
        </w:r>
        <w:r>
          <w:tab/>
          <w:t>dns1.discoverydns.com.</w:t>
        </w:r>
        <w:proofErr w:type="gramEnd"/>
        <w:r>
          <w:t xml:space="preserve"> dnsadmin.discoverydns.com. 1 43200 600 1209600 600</w:t>
        </w:r>
      </w:ins>
    </w:p>
    <w:p w:rsidR="00D87DAD" w:rsidRDefault="00D87DAD" w:rsidP="00D87DAD">
      <w:pPr>
        <w:pStyle w:val="Code"/>
        <w:rPr>
          <w:ins w:id="784" w:author="Arnaud Dumont" w:date="2014-02-14T11:42:00Z"/>
        </w:rPr>
      </w:pPr>
      <w:proofErr w:type="gramStart"/>
      <w:ins w:id="785" w:author="Arnaud Dumont" w:date="2014-02-14T11:42:00Z">
        <w:r>
          <w:t>domain.com</w:t>
        </w:r>
        <w:r>
          <w:tab/>
          <w:t>3600</w:t>
        </w:r>
        <w:r>
          <w:tab/>
          <w:t>IN</w:t>
        </w:r>
        <w:r>
          <w:tab/>
          <w:t>NS</w:t>
        </w:r>
        <w:r>
          <w:tab/>
          <w:t>dns1.discoverydns.com.</w:t>
        </w:r>
        <w:proofErr w:type="gramEnd"/>
      </w:ins>
    </w:p>
    <w:p w:rsidR="00B91080" w:rsidRDefault="00D87DAD" w:rsidP="00D87DAD">
      <w:pPr>
        <w:pStyle w:val="Code"/>
        <w:rPr>
          <w:ins w:id="786" w:author="Arnaud Dumont" w:date="2014-02-14T09:41:00Z"/>
        </w:rPr>
      </w:pPr>
      <w:proofErr w:type="gramStart"/>
      <w:ins w:id="787" w:author="Arnaud Dumont" w:date="2014-02-14T11:42:00Z">
        <w:r>
          <w:t>domain.com</w:t>
        </w:r>
        <w:r>
          <w:tab/>
          <w:t>3600</w:t>
        </w:r>
        <w:r>
          <w:tab/>
          <w:t>IN</w:t>
        </w:r>
        <w:r>
          <w:tab/>
          <w:t>NS</w:t>
        </w:r>
        <w:r>
          <w:tab/>
          <w:t>dns2.discoverydns.com.</w:t>
        </w:r>
      </w:ins>
      <w:proofErr w:type="gramEnd"/>
    </w:p>
    <w:p w:rsidR="00DE117E" w:rsidRDefault="00DE117E">
      <w:pPr>
        <w:spacing w:before="0" w:after="200"/>
        <w:rPr>
          <w:ins w:id="788" w:author="Arnaud Dumont" w:date="2014-02-24T15:06:00Z"/>
        </w:rPr>
      </w:pPr>
      <w:ins w:id="789" w:author="Arnaud Dumont" w:date="2014-02-24T15:06:00Z">
        <w:r>
          <w:br w:type="page"/>
        </w:r>
      </w:ins>
    </w:p>
    <w:p w:rsidR="00DE117E" w:rsidRDefault="00DE117E" w:rsidP="00DE117E">
      <w:pPr>
        <w:pStyle w:val="Heading1"/>
        <w:rPr>
          <w:ins w:id="790" w:author="Arnaud Dumont" w:date="2014-02-24T15:06:00Z"/>
        </w:rPr>
      </w:pPr>
      <w:bookmarkStart w:id="791" w:name="_Toc382406020"/>
      <w:ins w:id="792" w:author="Arnaud Dumont" w:date="2014-02-24T15:06:00Z">
        <w:r>
          <w:lastRenderedPageBreak/>
          <w:t>Message Commands</w:t>
        </w:r>
        <w:bookmarkEnd w:id="791"/>
      </w:ins>
    </w:p>
    <w:p w:rsidR="00DE117E" w:rsidRDefault="00DE117E" w:rsidP="00DE117E">
      <w:pPr>
        <w:pStyle w:val="Heading2"/>
        <w:rPr>
          <w:ins w:id="793" w:author="Arnaud Dumont" w:date="2014-02-24T15:06:00Z"/>
        </w:rPr>
      </w:pPr>
      <w:bookmarkStart w:id="794" w:name="_Toc382406021"/>
      <w:ins w:id="795" w:author="Arnaud Dumont" w:date="2014-02-24T15:06:00Z">
        <w:r>
          <w:t>Message Poll Command</w:t>
        </w:r>
        <w:bookmarkEnd w:id="794"/>
      </w:ins>
    </w:p>
    <w:p w:rsidR="00DE117E" w:rsidRDefault="00DE117E" w:rsidP="00DE117E">
      <w:pPr>
        <w:rPr>
          <w:ins w:id="796" w:author="Arnaud Dumont" w:date="2014-02-24T15:06:00Z"/>
        </w:rPr>
      </w:pPr>
      <w:ins w:id="797" w:author="Arnaud Dumont" w:date="2014-02-24T15:06:00Z">
        <w:r w:rsidRPr="00C45DEE">
          <w:t xml:space="preserve">This command is used to retrieve the details of </w:t>
        </w:r>
      </w:ins>
      <w:ins w:id="798" w:author="Arnaud Dumont" w:date="2014-02-24T15:07:00Z">
        <w:r>
          <w:t xml:space="preserve">the oldest </w:t>
        </w:r>
      </w:ins>
      <w:ins w:id="799" w:author="Arnaud Dumont" w:date="2014-02-25T13:38:00Z">
        <w:r w:rsidR="001071FC">
          <w:t>outstanding</w:t>
        </w:r>
      </w:ins>
      <w:ins w:id="800" w:author="Arnaud Dumont" w:date="2014-02-24T15:06:00Z">
        <w:r w:rsidRPr="00C45DEE">
          <w:t xml:space="preserve"> </w:t>
        </w:r>
      </w:ins>
      <w:ins w:id="801" w:author="Arnaud Dumont" w:date="2014-02-24T15:07:00Z">
        <w:r>
          <w:t>message</w:t>
        </w:r>
      </w:ins>
      <w:ins w:id="802" w:author="Arnaud Dumont" w:date="2014-02-24T15:06:00Z">
        <w:r w:rsidRPr="00C45DEE">
          <w:t xml:space="preserve"> </w:t>
        </w:r>
        <w:del w:id="803" w:author="Chris Wright" w:date="2014-06-16T13:39:00Z">
          <w:r w:rsidRPr="00C45DEE" w:rsidDel="00D56F25">
            <w:delText xml:space="preserve">object </w:delText>
          </w:r>
        </w:del>
        <w:r w:rsidRPr="00C45DEE">
          <w:t>provisioned</w:t>
        </w:r>
      </w:ins>
      <w:ins w:id="804" w:author="Arnaud Dumont" w:date="2014-02-24T15:08:00Z">
        <w:r>
          <w:t xml:space="preserve"> in the account’s message queue</w:t>
        </w:r>
      </w:ins>
      <w:ins w:id="805" w:author="Arnaud Dumont" w:date="2014-02-24T15:06:00Z">
        <w:r w:rsidRPr="00C45DEE">
          <w:t xml:space="preserve"> </w:t>
        </w:r>
        <w:r>
          <w:t>in</w:t>
        </w:r>
        <w:r w:rsidRPr="00C45DEE">
          <w:t xml:space="preserve"> the system</w:t>
        </w:r>
      </w:ins>
      <w:ins w:id="806" w:author="Arnaud Dumont" w:date="2014-02-24T15:07:00Z">
        <w:r>
          <w:t xml:space="preserve"> that match the given search criteria</w:t>
        </w:r>
      </w:ins>
      <w:ins w:id="807" w:author="Arnaud Dumont" w:date="2014-02-24T15:06:00Z">
        <w:r w:rsidRPr="00C45DEE">
          <w:t>.</w:t>
        </w:r>
      </w:ins>
    </w:p>
    <w:p w:rsidR="00DE117E" w:rsidRDefault="00DE117E" w:rsidP="00DE117E">
      <w:pPr>
        <w:pStyle w:val="Heading3"/>
        <w:rPr>
          <w:ins w:id="808" w:author="Arnaud Dumont" w:date="2014-02-24T15:06:00Z"/>
        </w:rPr>
      </w:pPr>
      <w:ins w:id="809" w:author="Arnaud Dumont" w:date="2014-02-24T15:06:00Z">
        <w:r>
          <w:t>Request</w:t>
        </w:r>
      </w:ins>
    </w:p>
    <w:p w:rsidR="00DE117E" w:rsidRDefault="00DE117E" w:rsidP="00DE117E">
      <w:pPr>
        <w:rPr>
          <w:ins w:id="810" w:author="Arnaud Dumont" w:date="2014-02-24T15:06:00Z"/>
        </w:rPr>
      </w:pPr>
      <w:ins w:id="811" w:author="Arnaud Dumont" w:date="2014-02-24T15:06:00Z">
        <w:r w:rsidRPr="00C45DEE">
          <w:t>A request should be made to the specified URI including the indicated headers</w:t>
        </w:r>
        <w:r>
          <w:t>,</w:t>
        </w:r>
        <w:r w:rsidRPr="00C45DEE">
          <w:t xml:space="preserve"> and if required a request body in the format specified.</w:t>
        </w:r>
      </w:ins>
    </w:p>
    <w:p w:rsidR="00DE117E" w:rsidRDefault="00DE117E" w:rsidP="00DE117E">
      <w:pPr>
        <w:pStyle w:val="FakeHeading4"/>
        <w:rPr>
          <w:ins w:id="812" w:author="Arnaud Dumont" w:date="2014-02-24T15:06:00Z"/>
        </w:rPr>
      </w:pPr>
      <w:ins w:id="813" w:author="Arnaud Dumont" w:date="2014-02-24T15:06:00Z">
        <w:r>
          <w:t>URI</w:t>
        </w:r>
      </w:ins>
    </w:p>
    <w:p w:rsidR="00DE117E" w:rsidRPr="002E186D" w:rsidRDefault="00DE117E" w:rsidP="00DE117E">
      <w:pPr>
        <w:rPr>
          <w:ins w:id="814" w:author="Arnaud Dumont" w:date="2014-02-24T15:06:00Z"/>
        </w:rPr>
      </w:pPr>
      <w:ins w:id="815" w:author="Arnaud Dumont" w:date="2014-02-24T15:06: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816" w:author="Arnaud Dumont" w:date="2014-02-24T15:06:00Z"/>
        </w:trPr>
        <w:tc>
          <w:tcPr>
            <w:tcW w:w="1843" w:type="dxa"/>
            <w:shd w:val="clear" w:color="auto" w:fill="BFBFBF" w:themeFill="background1" w:themeFillShade="BF"/>
          </w:tcPr>
          <w:p w:rsidR="00DE117E" w:rsidRPr="00750051" w:rsidRDefault="00DE117E" w:rsidP="00DE117E">
            <w:pPr>
              <w:pStyle w:val="Table-Header"/>
              <w:rPr>
                <w:ins w:id="817" w:author="Arnaud Dumont" w:date="2014-02-24T15:06:00Z"/>
              </w:rPr>
            </w:pPr>
            <w:ins w:id="818" w:author="Arnaud Dumont" w:date="2014-02-24T15:06:00Z">
              <w:r>
                <w:t>HTTP Method</w:t>
              </w:r>
            </w:ins>
          </w:p>
        </w:tc>
        <w:tc>
          <w:tcPr>
            <w:tcW w:w="6804" w:type="dxa"/>
            <w:shd w:val="clear" w:color="auto" w:fill="BFBFBF" w:themeFill="background1" w:themeFillShade="BF"/>
          </w:tcPr>
          <w:p w:rsidR="00DE117E" w:rsidRDefault="00DE117E" w:rsidP="00DE117E">
            <w:pPr>
              <w:pStyle w:val="Table-Header"/>
              <w:rPr>
                <w:ins w:id="819" w:author="Arnaud Dumont" w:date="2014-02-24T15:06:00Z"/>
              </w:rPr>
            </w:pPr>
            <w:ins w:id="820" w:author="Arnaud Dumont" w:date="2014-02-24T15:06:00Z">
              <w:r>
                <w:t>Request URI</w:t>
              </w:r>
            </w:ins>
          </w:p>
        </w:tc>
      </w:tr>
      <w:tr w:rsidR="00DE117E" w:rsidRPr="00CC22F1" w:rsidTr="00DE117E">
        <w:trPr>
          <w:trHeight w:val="113"/>
          <w:tblHeader w:val="0"/>
          <w:ins w:id="821" w:author="Arnaud Dumont" w:date="2014-02-24T15:06:00Z"/>
        </w:trPr>
        <w:tc>
          <w:tcPr>
            <w:tcW w:w="1843" w:type="dxa"/>
          </w:tcPr>
          <w:p w:rsidR="00DE117E" w:rsidRDefault="00DE117E" w:rsidP="00DE117E">
            <w:pPr>
              <w:pStyle w:val="Table-Text"/>
              <w:rPr>
                <w:ins w:id="822" w:author="Arnaud Dumont" w:date="2014-02-24T15:06:00Z"/>
              </w:rPr>
            </w:pPr>
            <w:ins w:id="823" w:author="Arnaud Dumont" w:date="2014-02-24T15:06:00Z">
              <w:r>
                <w:t>GET</w:t>
              </w:r>
            </w:ins>
          </w:p>
        </w:tc>
        <w:tc>
          <w:tcPr>
            <w:tcW w:w="6804" w:type="dxa"/>
          </w:tcPr>
          <w:p w:rsidR="00DE117E" w:rsidRDefault="00DE117E" w:rsidP="00DE117E">
            <w:pPr>
              <w:pStyle w:val="Table-Text"/>
              <w:rPr>
                <w:ins w:id="824" w:author="Arnaud Dumont" w:date="2014-02-24T15:06:00Z"/>
              </w:rPr>
            </w:pPr>
            <w:ins w:id="825" w:author="Arnaud Dumont" w:date="2014-02-24T15:06:00Z">
              <w:r w:rsidRPr="00C45DEE">
                <w:t>https://{service-address}/</w:t>
              </w:r>
            </w:ins>
            <w:ins w:id="826" w:author="Arnaud Dumont" w:date="2014-02-24T15:07:00Z">
              <w:r>
                <w:t>messages</w:t>
              </w:r>
            </w:ins>
            <w:ins w:id="827" w:author="Chris Wright" w:date="2014-06-16T13:40:00Z">
              <w:r w:rsidR="00D56F25">
                <w:t>/poll</w:t>
              </w:r>
            </w:ins>
          </w:p>
        </w:tc>
      </w:tr>
    </w:tbl>
    <w:p w:rsidR="00DE117E" w:rsidRDefault="00DE117E" w:rsidP="00DE117E">
      <w:pPr>
        <w:rPr>
          <w:ins w:id="828" w:author="Arnaud Dumont" w:date="2014-02-24T15:06:00Z"/>
        </w:rPr>
      </w:pPr>
      <w:ins w:id="829" w:author="Arnaud Dumont" w:date="2014-02-24T15:06: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830" w:author="Arnaud Dumont" w:date="2014-02-24T15:06:00Z"/>
        </w:trPr>
        <w:tc>
          <w:tcPr>
            <w:tcW w:w="1843" w:type="dxa"/>
            <w:shd w:val="clear" w:color="auto" w:fill="BFBFBF" w:themeFill="background1" w:themeFillShade="BF"/>
          </w:tcPr>
          <w:p w:rsidR="00DE117E" w:rsidRPr="00750051" w:rsidRDefault="00DE117E" w:rsidP="00DE117E">
            <w:pPr>
              <w:pStyle w:val="Table-Header"/>
              <w:rPr>
                <w:ins w:id="831" w:author="Arnaud Dumont" w:date="2014-02-24T15:06:00Z"/>
              </w:rPr>
            </w:pPr>
            <w:ins w:id="832" w:author="Arnaud Dumont" w:date="2014-02-24T15:06:00Z">
              <w:r>
                <w:t>Field</w:t>
              </w:r>
            </w:ins>
          </w:p>
        </w:tc>
        <w:tc>
          <w:tcPr>
            <w:tcW w:w="6804" w:type="dxa"/>
            <w:shd w:val="clear" w:color="auto" w:fill="BFBFBF" w:themeFill="background1" w:themeFillShade="BF"/>
          </w:tcPr>
          <w:p w:rsidR="00DE117E" w:rsidRDefault="00DE117E" w:rsidP="00DE117E">
            <w:pPr>
              <w:pStyle w:val="Table-Header"/>
              <w:rPr>
                <w:ins w:id="833" w:author="Arnaud Dumont" w:date="2014-02-24T15:06:00Z"/>
              </w:rPr>
            </w:pPr>
            <w:ins w:id="834" w:author="Arnaud Dumont" w:date="2014-02-24T15:06:00Z">
              <w:r>
                <w:t>Description</w:t>
              </w:r>
            </w:ins>
          </w:p>
        </w:tc>
      </w:tr>
      <w:tr w:rsidR="00DE117E" w:rsidRPr="00CC22F1" w:rsidTr="00DE117E">
        <w:trPr>
          <w:trHeight w:val="113"/>
          <w:tblHeader w:val="0"/>
          <w:ins w:id="835" w:author="Arnaud Dumont" w:date="2014-02-24T15:06:00Z"/>
        </w:trPr>
        <w:tc>
          <w:tcPr>
            <w:tcW w:w="1843" w:type="dxa"/>
          </w:tcPr>
          <w:p w:rsidR="00DE117E" w:rsidRDefault="00DE117E" w:rsidP="00DE117E">
            <w:pPr>
              <w:pStyle w:val="Table-Text"/>
              <w:rPr>
                <w:ins w:id="836" w:author="Arnaud Dumont" w:date="2014-02-24T15:06:00Z"/>
              </w:rPr>
            </w:pPr>
            <w:ins w:id="837" w:author="Arnaud Dumont" w:date="2014-02-24T15:06:00Z">
              <w:r>
                <w:t>service-address</w:t>
              </w:r>
            </w:ins>
          </w:p>
        </w:tc>
        <w:tc>
          <w:tcPr>
            <w:tcW w:w="6804" w:type="dxa"/>
          </w:tcPr>
          <w:p w:rsidR="00DE117E" w:rsidRDefault="00DE117E" w:rsidP="00DE117E">
            <w:pPr>
              <w:pStyle w:val="Table-Text"/>
              <w:rPr>
                <w:ins w:id="838" w:author="Arnaud Dumont" w:date="2014-02-24T15:06:00Z"/>
              </w:rPr>
            </w:pPr>
            <w:ins w:id="839" w:author="Arnaud Dumont" w:date="2014-02-24T15:06:00Z">
              <w:r>
                <w:t>The service address as described in section 2.2</w:t>
              </w:r>
            </w:ins>
          </w:p>
        </w:tc>
      </w:tr>
    </w:tbl>
    <w:p w:rsidR="00DE117E" w:rsidRDefault="00DE117E" w:rsidP="00DE117E">
      <w:pPr>
        <w:pStyle w:val="FakeHeading4"/>
        <w:rPr>
          <w:ins w:id="840" w:author="Arnaud Dumont" w:date="2014-02-24T15:06:00Z"/>
        </w:rPr>
      </w:pPr>
      <w:ins w:id="841" w:author="Arnaud Dumont" w:date="2014-02-24T15:06:00Z">
        <w:r>
          <w:t>Query Parameters</w:t>
        </w:r>
      </w:ins>
    </w:p>
    <w:p w:rsidR="00D56F25" w:rsidRDefault="00D56F25" w:rsidP="00D56F25">
      <w:pPr>
        <w:rPr>
          <w:ins w:id="842" w:author="Chris Wright" w:date="2014-06-16T13:40:00Z"/>
        </w:rPr>
      </w:pPr>
      <w:ins w:id="843" w:author="Chris Wright" w:date="2014-06-16T13:40:00Z">
        <w:r w:rsidRPr="001C310D">
          <w:t>Not allowed for this command</w:t>
        </w:r>
      </w:ins>
    </w:p>
    <w:p w:rsidR="00DE117E" w:rsidDel="00D56F25" w:rsidRDefault="00DE117E" w:rsidP="00DE117E">
      <w:pPr>
        <w:rPr>
          <w:ins w:id="844" w:author="Arnaud Dumont" w:date="2014-02-24T15:08:00Z"/>
          <w:del w:id="845" w:author="Chris Wright" w:date="2014-06-16T13:40:00Z"/>
        </w:rPr>
      </w:pPr>
      <w:ins w:id="846" w:author="Arnaud Dumont" w:date="2014-02-24T15:08:00Z">
        <w:del w:id="847" w:author="Chris Wright" w:date="2014-06-16T13:40:00Z">
          <w:r w:rsidRPr="006D6E92" w:rsidDel="00D56F25">
            <w:delText xml:space="preserve">The query parameters below can be used with this command. All query parameters are optional and if none are specified </w:delText>
          </w:r>
        </w:del>
      </w:ins>
      <w:ins w:id="848" w:author="Arnaud Dumont" w:date="2014-02-24T15:09:00Z">
        <w:del w:id="849" w:author="Chris Wright" w:date="2014-06-16T13:40:00Z">
          <w:r w:rsidDel="00D56F25">
            <w:delText>the oldest message of any type</w:delText>
          </w:r>
        </w:del>
      </w:ins>
      <w:ins w:id="850" w:author="Arnaud Dumont" w:date="2014-02-24T15:08:00Z">
        <w:del w:id="851" w:author="Chris Wright" w:date="2014-06-16T13:40:00Z">
          <w:r w:rsidRPr="006D6E92" w:rsidDel="00D56F25">
            <w:delText xml:space="preserve"> will be returned.</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DE117E" w:rsidRPr="00CC22F1" w:rsidDel="00D56F25" w:rsidTr="00DE117E">
        <w:trPr>
          <w:tblHeader w:val="0"/>
          <w:ins w:id="852" w:author="Arnaud Dumont" w:date="2014-02-24T15:08:00Z"/>
          <w:del w:id="853" w:author="Chris Wright" w:date="2014-06-16T13:40:00Z"/>
        </w:trPr>
        <w:tc>
          <w:tcPr>
            <w:tcW w:w="2892" w:type="dxa"/>
            <w:shd w:val="clear" w:color="auto" w:fill="BFBFBF" w:themeFill="background1" w:themeFillShade="BF"/>
          </w:tcPr>
          <w:p w:rsidR="00DE117E" w:rsidRPr="00750051" w:rsidDel="00D56F25" w:rsidRDefault="00DE117E" w:rsidP="00DE117E">
            <w:pPr>
              <w:pStyle w:val="Table-Header"/>
              <w:rPr>
                <w:ins w:id="854" w:author="Arnaud Dumont" w:date="2014-02-24T15:08:00Z"/>
                <w:del w:id="855" w:author="Chris Wright" w:date="2014-06-16T13:40:00Z"/>
              </w:rPr>
            </w:pPr>
            <w:ins w:id="856" w:author="Arnaud Dumont" w:date="2014-02-24T15:08:00Z">
              <w:del w:id="857" w:author="Chris Wright" w:date="2014-06-16T13:40:00Z">
                <w:r w:rsidDel="00D56F25">
                  <w:delText>Parameter Name</w:delText>
                </w:r>
              </w:del>
            </w:ins>
          </w:p>
        </w:tc>
        <w:tc>
          <w:tcPr>
            <w:tcW w:w="954" w:type="dxa"/>
            <w:shd w:val="clear" w:color="auto" w:fill="BFBFBF" w:themeFill="background1" w:themeFillShade="BF"/>
          </w:tcPr>
          <w:p w:rsidR="00DE117E" w:rsidRPr="00750051" w:rsidDel="00D56F25" w:rsidRDefault="00DE117E" w:rsidP="00DE117E">
            <w:pPr>
              <w:pStyle w:val="Table-Header"/>
              <w:rPr>
                <w:ins w:id="858" w:author="Arnaud Dumont" w:date="2014-02-24T15:08:00Z"/>
                <w:del w:id="859" w:author="Chris Wright" w:date="2014-06-16T13:40:00Z"/>
              </w:rPr>
            </w:pPr>
            <w:ins w:id="860" w:author="Arnaud Dumont" w:date="2014-02-24T15:08:00Z">
              <w:del w:id="861" w:author="Chris Wright" w:date="2014-06-16T13:40:00Z">
                <w:r w:rsidDel="00D56F25">
                  <w:delText>Optional</w:delText>
                </w:r>
              </w:del>
            </w:ins>
          </w:p>
        </w:tc>
        <w:tc>
          <w:tcPr>
            <w:tcW w:w="813" w:type="dxa"/>
            <w:shd w:val="clear" w:color="auto" w:fill="BFBFBF" w:themeFill="background1" w:themeFillShade="BF"/>
          </w:tcPr>
          <w:p w:rsidR="00DE117E" w:rsidDel="00D56F25" w:rsidRDefault="00DE117E" w:rsidP="00DE117E">
            <w:pPr>
              <w:pStyle w:val="Table-Header"/>
              <w:rPr>
                <w:ins w:id="862" w:author="Arnaud Dumont" w:date="2014-02-24T15:08:00Z"/>
                <w:del w:id="863" w:author="Chris Wright" w:date="2014-06-16T13:40:00Z"/>
              </w:rPr>
            </w:pPr>
            <w:ins w:id="864" w:author="Arnaud Dumont" w:date="2014-02-24T15:08:00Z">
              <w:del w:id="865" w:author="Chris Wright" w:date="2014-06-16T13:40:00Z">
                <w:r w:rsidDel="00D56F25">
                  <w:delText>Type</w:delText>
                </w:r>
              </w:del>
            </w:ins>
          </w:p>
        </w:tc>
        <w:tc>
          <w:tcPr>
            <w:tcW w:w="3988" w:type="dxa"/>
            <w:shd w:val="clear" w:color="auto" w:fill="BFBFBF" w:themeFill="background1" w:themeFillShade="BF"/>
          </w:tcPr>
          <w:p w:rsidR="00DE117E" w:rsidDel="00D56F25" w:rsidRDefault="00DE117E" w:rsidP="00DE117E">
            <w:pPr>
              <w:pStyle w:val="Table-Header"/>
              <w:rPr>
                <w:ins w:id="866" w:author="Arnaud Dumont" w:date="2014-02-24T15:08:00Z"/>
                <w:del w:id="867" w:author="Chris Wright" w:date="2014-06-16T13:40:00Z"/>
              </w:rPr>
            </w:pPr>
            <w:ins w:id="868" w:author="Arnaud Dumont" w:date="2014-02-24T15:08:00Z">
              <w:del w:id="869" w:author="Chris Wright" w:date="2014-06-16T13:40:00Z">
                <w:r w:rsidDel="00D56F25">
                  <w:delText>Description</w:delText>
                </w:r>
              </w:del>
            </w:ins>
          </w:p>
        </w:tc>
      </w:tr>
      <w:tr w:rsidR="00DE117E" w:rsidRPr="00CC22F1" w:rsidDel="00D56F25" w:rsidTr="00DE117E">
        <w:trPr>
          <w:trHeight w:val="113"/>
          <w:tblHeader w:val="0"/>
          <w:ins w:id="870" w:author="Arnaud Dumont" w:date="2014-02-24T15:08:00Z"/>
          <w:del w:id="871" w:author="Chris Wright" w:date="2014-06-16T13:40:00Z"/>
        </w:trPr>
        <w:tc>
          <w:tcPr>
            <w:tcW w:w="2892" w:type="dxa"/>
          </w:tcPr>
          <w:p w:rsidR="00DE117E" w:rsidDel="00D56F25" w:rsidRDefault="00DE117E" w:rsidP="00DE117E">
            <w:pPr>
              <w:pStyle w:val="Table-Text"/>
              <w:rPr>
                <w:ins w:id="872" w:author="Arnaud Dumont" w:date="2014-02-24T15:08:00Z"/>
                <w:del w:id="873" w:author="Chris Wright" w:date="2014-06-16T13:40:00Z"/>
              </w:rPr>
            </w:pPr>
            <w:ins w:id="874" w:author="Arnaud Dumont" w:date="2014-02-24T15:09:00Z">
              <w:del w:id="875" w:author="Chris Wright" w:date="2014-06-16T13:40:00Z">
                <w:r w:rsidRPr="00DE117E" w:rsidDel="00D56F25">
                  <w:delText>searchMessageType</w:delText>
                </w:r>
              </w:del>
            </w:ins>
          </w:p>
        </w:tc>
        <w:tc>
          <w:tcPr>
            <w:tcW w:w="954" w:type="dxa"/>
          </w:tcPr>
          <w:p w:rsidR="00DE117E" w:rsidDel="00D56F25" w:rsidRDefault="00DE117E" w:rsidP="00DE117E">
            <w:pPr>
              <w:pStyle w:val="Table-Text"/>
              <w:rPr>
                <w:ins w:id="876" w:author="Arnaud Dumont" w:date="2014-02-24T15:08:00Z"/>
                <w:del w:id="877" w:author="Chris Wright" w:date="2014-06-16T13:40:00Z"/>
              </w:rPr>
            </w:pPr>
            <w:ins w:id="878" w:author="Arnaud Dumont" w:date="2014-02-24T15:08:00Z">
              <w:del w:id="879" w:author="Chris Wright" w:date="2014-06-16T13:40:00Z">
                <w:r w:rsidDel="00D56F25">
                  <w:delText>Yes</w:delText>
                </w:r>
              </w:del>
            </w:ins>
          </w:p>
        </w:tc>
        <w:tc>
          <w:tcPr>
            <w:tcW w:w="813" w:type="dxa"/>
          </w:tcPr>
          <w:p w:rsidR="00DE117E" w:rsidDel="00D56F25" w:rsidRDefault="00DE117E" w:rsidP="00DE117E">
            <w:pPr>
              <w:pStyle w:val="Table-Text"/>
              <w:rPr>
                <w:ins w:id="880" w:author="Arnaud Dumont" w:date="2014-02-24T15:08:00Z"/>
                <w:del w:id="881" w:author="Chris Wright" w:date="2014-06-16T13:40:00Z"/>
              </w:rPr>
            </w:pPr>
            <w:ins w:id="882" w:author="Arnaud Dumont" w:date="2014-02-24T15:08:00Z">
              <w:del w:id="883" w:author="Chris Wright" w:date="2014-06-16T13:40:00Z">
                <w:r w:rsidDel="00D56F25">
                  <w:delText>string</w:delText>
                </w:r>
              </w:del>
            </w:ins>
          </w:p>
        </w:tc>
        <w:tc>
          <w:tcPr>
            <w:tcW w:w="3988" w:type="dxa"/>
          </w:tcPr>
          <w:p w:rsidR="00DE117E" w:rsidDel="00D56F25" w:rsidRDefault="00DE117E" w:rsidP="00DE117E">
            <w:pPr>
              <w:pStyle w:val="Table-Text"/>
              <w:rPr>
                <w:ins w:id="884" w:author="Arnaud Dumont" w:date="2014-02-24T15:08:00Z"/>
                <w:del w:id="885" w:author="Chris Wright" w:date="2014-06-16T13:40:00Z"/>
              </w:rPr>
            </w:pPr>
            <w:ins w:id="886" w:author="Arnaud Dumont" w:date="2014-02-24T15:08:00Z">
              <w:del w:id="887" w:author="Chris Wright" w:date="2014-06-16T13:40:00Z">
                <w:r w:rsidDel="00D56F25">
                  <w:delText xml:space="preserve">Match all </w:delText>
                </w:r>
              </w:del>
            </w:ins>
            <w:ins w:id="888" w:author="Arnaud Dumont" w:date="2014-02-24T15:10:00Z">
              <w:del w:id="889" w:author="Chris Wright" w:date="2014-06-16T13:40:00Z">
                <w:r w:rsidDel="00D56F25">
                  <w:delText>messages of this type. Must be one of the types described below</w:delText>
                </w:r>
              </w:del>
            </w:ins>
            <w:ins w:id="890" w:author="Arnaud Dumont" w:date="2014-02-24T15:08:00Z">
              <w:del w:id="891" w:author="Chris Wright" w:date="2014-06-16T13:40:00Z">
                <w:r w:rsidDel="00D56F25">
                  <w:delText>.</w:delText>
                </w:r>
              </w:del>
            </w:ins>
          </w:p>
        </w:tc>
      </w:tr>
      <w:tr w:rsidR="00DE117E" w:rsidRPr="00CC22F1" w:rsidDel="00D56F25" w:rsidTr="00DE117E">
        <w:trPr>
          <w:trHeight w:val="113"/>
          <w:tblHeader w:val="0"/>
          <w:ins w:id="892" w:author="Arnaud Dumont" w:date="2014-02-24T15:08:00Z"/>
          <w:del w:id="893" w:author="Chris Wright" w:date="2014-06-16T13:40:00Z"/>
        </w:trPr>
        <w:tc>
          <w:tcPr>
            <w:tcW w:w="2892" w:type="dxa"/>
          </w:tcPr>
          <w:p w:rsidR="00DE117E" w:rsidDel="00D56F25" w:rsidRDefault="00DE117E" w:rsidP="00DE117E">
            <w:pPr>
              <w:pStyle w:val="Table-Text"/>
              <w:rPr>
                <w:ins w:id="894" w:author="Arnaud Dumont" w:date="2014-02-24T15:08:00Z"/>
                <w:del w:id="895" w:author="Chris Wright" w:date="2014-06-16T13:40:00Z"/>
              </w:rPr>
            </w:pPr>
            <w:ins w:id="896" w:author="Arnaud Dumont" w:date="2014-02-24T15:10:00Z">
              <w:del w:id="897" w:author="Chris Wright" w:date="2014-06-16T13:40:00Z">
                <w:r w:rsidRPr="00DE117E" w:rsidDel="00D56F25">
                  <w:delText>searchRelatedObjectId</w:delText>
                </w:r>
              </w:del>
            </w:ins>
          </w:p>
        </w:tc>
        <w:tc>
          <w:tcPr>
            <w:tcW w:w="954" w:type="dxa"/>
          </w:tcPr>
          <w:p w:rsidR="00DE117E" w:rsidDel="00D56F25" w:rsidRDefault="00DE117E" w:rsidP="00DE117E">
            <w:pPr>
              <w:pStyle w:val="Table-Text"/>
              <w:rPr>
                <w:ins w:id="898" w:author="Arnaud Dumont" w:date="2014-02-24T15:08:00Z"/>
                <w:del w:id="899" w:author="Chris Wright" w:date="2014-06-16T13:40:00Z"/>
              </w:rPr>
            </w:pPr>
            <w:ins w:id="900" w:author="Arnaud Dumont" w:date="2014-02-24T15:08:00Z">
              <w:del w:id="901" w:author="Chris Wright" w:date="2014-06-16T13:40:00Z">
                <w:r w:rsidDel="00D56F25">
                  <w:delText>Yes</w:delText>
                </w:r>
              </w:del>
            </w:ins>
          </w:p>
        </w:tc>
        <w:tc>
          <w:tcPr>
            <w:tcW w:w="813" w:type="dxa"/>
          </w:tcPr>
          <w:p w:rsidR="00DE117E" w:rsidDel="00D56F25" w:rsidRDefault="001071FC" w:rsidP="00DE117E">
            <w:pPr>
              <w:pStyle w:val="Table-Text"/>
              <w:rPr>
                <w:ins w:id="902" w:author="Arnaud Dumont" w:date="2014-02-24T15:08:00Z"/>
                <w:del w:id="903" w:author="Chris Wright" w:date="2014-06-16T13:40:00Z"/>
              </w:rPr>
            </w:pPr>
            <w:ins w:id="904" w:author="Arnaud Dumont" w:date="2014-02-25T13:37:00Z">
              <w:del w:id="905" w:author="Chris Wright" w:date="2014-06-16T13:40:00Z">
                <w:r w:rsidDel="00D56F25">
                  <w:delText>string</w:delText>
                </w:r>
              </w:del>
            </w:ins>
          </w:p>
        </w:tc>
        <w:tc>
          <w:tcPr>
            <w:tcW w:w="3988" w:type="dxa"/>
          </w:tcPr>
          <w:p w:rsidR="00DE117E" w:rsidDel="00D56F25" w:rsidRDefault="00DE117E" w:rsidP="001071FC">
            <w:pPr>
              <w:pStyle w:val="Table-Text"/>
              <w:rPr>
                <w:ins w:id="906" w:author="Arnaud Dumont" w:date="2014-02-24T15:08:00Z"/>
                <w:del w:id="907" w:author="Chris Wright" w:date="2014-06-16T13:40:00Z"/>
              </w:rPr>
            </w:pPr>
            <w:ins w:id="908" w:author="Arnaud Dumont" w:date="2014-02-24T15:11:00Z">
              <w:del w:id="909" w:author="Chris Wright" w:date="2014-06-16T13:40:00Z">
                <w:r w:rsidDel="00D56F25">
                  <w:delText xml:space="preserve">Match all messages which are related to this object’s </w:delText>
                </w:r>
              </w:del>
            </w:ins>
            <w:ins w:id="910" w:author="Arnaud Dumont" w:date="2014-02-25T13:37:00Z">
              <w:del w:id="911" w:author="Chris Wright" w:date="2014-06-16T13:40:00Z">
                <w:r w:rsidR="001071FC" w:rsidDel="00D56F25">
                  <w:delText>identifier</w:delText>
                </w:r>
              </w:del>
            </w:ins>
            <w:ins w:id="912" w:author="Arnaud Dumont" w:date="2014-02-24T15:08:00Z">
              <w:del w:id="913" w:author="Chris Wright" w:date="2014-06-16T13:40:00Z">
                <w:r w:rsidDel="00D56F25">
                  <w:delText>.</w:delText>
                </w:r>
              </w:del>
            </w:ins>
          </w:p>
        </w:tc>
      </w:tr>
    </w:tbl>
    <w:p w:rsidR="00DE117E" w:rsidRPr="00C45DEE" w:rsidRDefault="00DE117E" w:rsidP="00DE117E">
      <w:pPr>
        <w:pStyle w:val="FakeHeading4"/>
        <w:rPr>
          <w:ins w:id="914" w:author="Arnaud Dumont" w:date="2014-02-24T15:06:00Z"/>
        </w:rPr>
      </w:pPr>
      <w:ins w:id="915" w:author="Arnaud Dumont" w:date="2014-02-24T15:06:00Z">
        <w:r w:rsidRPr="00C45DEE">
          <w:t>Request Headers</w:t>
        </w:r>
      </w:ins>
    </w:p>
    <w:p w:rsidR="00DE117E" w:rsidRPr="00C45DEE" w:rsidRDefault="00DE117E" w:rsidP="00DE117E">
      <w:pPr>
        <w:rPr>
          <w:ins w:id="916" w:author="Arnaud Dumont" w:date="2014-02-24T15:06:00Z"/>
        </w:rPr>
      </w:pPr>
      <w:ins w:id="917" w:author="Arnaud Dumont" w:date="2014-02-24T15:06:00Z">
        <w:r w:rsidRPr="00C45DEE">
          <w:t xml:space="preserve">Only the standard request headers described in section </w:t>
        </w:r>
        <w:r w:rsidRPr="005375DB">
          <w:t>2.6 a</w:t>
        </w:r>
        <w:r w:rsidRPr="00C45DEE">
          <w:t>re supported</w:t>
        </w:r>
        <w:r>
          <w:t>.</w:t>
        </w:r>
      </w:ins>
    </w:p>
    <w:p w:rsidR="00DE117E" w:rsidRPr="00C45DEE" w:rsidRDefault="00DE117E" w:rsidP="00DE117E">
      <w:pPr>
        <w:pStyle w:val="FakeHeading4"/>
        <w:rPr>
          <w:ins w:id="918" w:author="Arnaud Dumont" w:date="2014-02-24T15:06:00Z"/>
        </w:rPr>
      </w:pPr>
      <w:ins w:id="919" w:author="Arnaud Dumont" w:date="2014-02-24T15:06:00Z">
        <w:r w:rsidRPr="00C45DEE">
          <w:t>Request Body</w:t>
        </w:r>
      </w:ins>
    </w:p>
    <w:p w:rsidR="00DE117E" w:rsidRPr="00C45DEE" w:rsidRDefault="00DE117E" w:rsidP="00DE117E">
      <w:pPr>
        <w:rPr>
          <w:ins w:id="920" w:author="Arnaud Dumont" w:date="2014-02-24T15:06:00Z"/>
        </w:rPr>
      </w:pPr>
      <w:ins w:id="921" w:author="Arnaud Dumont" w:date="2014-02-24T15:06:00Z">
        <w:r w:rsidRPr="00C45DEE">
          <w:t>Not allowed for this command</w:t>
        </w:r>
        <w:r>
          <w:t>.</w:t>
        </w:r>
      </w:ins>
    </w:p>
    <w:p w:rsidR="00DE117E" w:rsidRPr="00C45DEE" w:rsidRDefault="00DE117E" w:rsidP="00DE117E">
      <w:pPr>
        <w:pStyle w:val="Heading3"/>
        <w:rPr>
          <w:ins w:id="922" w:author="Arnaud Dumont" w:date="2014-02-24T15:06:00Z"/>
          <w:rFonts w:eastAsiaTheme="minorHAnsi"/>
        </w:rPr>
      </w:pPr>
      <w:ins w:id="923" w:author="Arnaud Dumont" w:date="2014-02-24T15:06:00Z">
        <w:r w:rsidRPr="00C45DEE">
          <w:rPr>
            <w:rFonts w:eastAsiaTheme="minorHAnsi"/>
          </w:rPr>
          <w:lastRenderedPageBreak/>
          <w:t>Response</w:t>
        </w:r>
      </w:ins>
    </w:p>
    <w:p w:rsidR="00DE117E" w:rsidRPr="00C45DEE" w:rsidRDefault="00DE117E" w:rsidP="00DE117E">
      <w:pPr>
        <w:rPr>
          <w:ins w:id="924" w:author="Arnaud Dumont" w:date="2014-02-24T15:06:00Z"/>
        </w:rPr>
      </w:pPr>
      <w:ins w:id="925" w:author="Arnaud Dumont" w:date="2014-02-24T15:06:00Z">
        <w:r w:rsidRPr="00C45DEE">
          <w:t>The response will include a status code, response headers and a response body encoded according to the relevant header.</w:t>
        </w:r>
      </w:ins>
    </w:p>
    <w:p w:rsidR="00DE117E" w:rsidRPr="00C45DEE" w:rsidRDefault="00DE117E" w:rsidP="00DE117E">
      <w:pPr>
        <w:pStyle w:val="FakeHeading4"/>
        <w:rPr>
          <w:ins w:id="926" w:author="Arnaud Dumont" w:date="2014-02-24T15:06:00Z"/>
        </w:rPr>
      </w:pPr>
      <w:ins w:id="927" w:author="Arnaud Dumont" w:date="2014-02-24T15:06:00Z">
        <w:r w:rsidRPr="00C45DEE">
          <w:t>Status Code</w:t>
        </w:r>
      </w:ins>
    </w:p>
    <w:p w:rsidR="00DE117E" w:rsidRPr="00C45DEE" w:rsidRDefault="00DE117E" w:rsidP="00DE117E">
      <w:pPr>
        <w:rPr>
          <w:ins w:id="928" w:author="Arnaud Dumont" w:date="2014-02-24T15:06:00Z"/>
        </w:rPr>
      </w:pPr>
      <w:ins w:id="929" w:author="Arnaud Dumont" w:date="2014-02-24T15:06:00Z">
        <w:r w:rsidRPr="00C45DEE">
          <w:t>On success this command will return http status code 200 (OK).</w:t>
        </w:r>
      </w:ins>
    </w:p>
    <w:p w:rsidR="00DE117E" w:rsidRPr="00C45DEE" w:rsidRDefault="00DE117E" w:rsidP="00DE117E">
      <w:pPr>
        <w:pStyle w:val="FakeHeading4"/>
        <w:rPr>
          <w:ins w:id="930" w:author="Arnaud Dumont" w:date="2014-02-24T15:06:00Z"/>
        </w:rPr>
      </w:pPr>
      <w:ins w:id="931" w:author="Arnaud Dumont" w:date="2014-02-24T15:06:00Z">
        <w:r w:rsidRPr="00C45DEE">
          <w:t>Response Headers</w:t>
        </w:r>
      </w:ins>
    </w:p>
    <w:p w:rsidR="00DE117E" w:rsidRPr="00C45DEE" w:rsidRDefault="00DE117E" w:rsidP="00DE117E">
      <w:pPr>
        <w:rPr>
          <w:ins w:id="932" w:author="Arnaud Dumont" w:date="2014-02-24T15:06:00Z"/>
        </w:rPr>
      </w:pPr>
      <w:ins w:id="933" w:author="Arnaud Dumont" w:date="2014-02-24T15:06:00Z">
        <w:r w:rsidRPr="00C45DEE">
          <w:t xml:space="preserve">Only the standard response headers described in section </w:t>
        </w:r>
        <w:r>
          <w:t>2.7</w:t>
        </w:r>
        <w:r w:rsidRPr="00C45DEE">
          <w:t xml:space="preserve"> are returned.</w:t>
        </w:r>
      </w:ins>
    </w:p>
    <w:p w:rsidR="00DE117E" w:rsidRDefault="00DE117E" w:rsidP="00DE117E">
      <w:pPr>
        <w:pStyle w:val="FakeHeading4"/>
        <w:rPr>
          <w:ins w:id="934" w:author="Arnaud Dumont" w:date="2014-02-24T15:06:00Z"/>
        </w:rPr>
      </w:pPr>
      <w:ins w:id="935" w:author="Arnaud Dumont" w:date="2014-02-24T15:06:00Z">
        <w:r w:rsidRPr="00C45DEE">
          <w:t>Response Body</w:t>
        </w:r>
      </w:ins>
    </w:p>
    <w:p w:rsidR="00DE117E" w:rsidRDefault="00DE117E" w:rsidP="00DE117E">
      <w:pPr>
        <w:rPr>
          <w:ins w:id="936" w:author="Arnaud Dumont" w:date="2014-02-25T13:29:00Z"/>
        </w:rPr>
      </w:pPr>
      <w:ins w:id="937" w:author="Arnaud Dumont" w:date="2014-02-24T15:06:00Z">
        <w:r w:rsidRPr="00C45DEE">
          <w:t xml:space="preserve">A JSON representation of the </w:t>
        </w:r>
      </w:ins>
      <w:ins w:id="938" w:author="Arnaud Dumont" w:date="2014-02-24T15:12:00Z">
        <w:r>
          <w:t>message</w:t>
        </w:r>
      </w:ins>
      <w:ins w:id="939" w:author="Arnaud Dumont" w:date="2014-02-24T15:06:00Z">
        <w:r w:rsidRPr="00C45DEE">
          <w:t xml:space="preserve"> </w:t>
        </w:r>
      </w:ins>
      <w:ins w:id="940" w:author="Arnaud Dumont" w:date="2014-02-25T13:30:00Z">
        <w:r w:rsidR="001217ED">
          <w:t>poll response</w:t>
        </w:r>
      </w:ins>
      <w:ins w:id="941" w:author="Arnaud Dumont" w:date="2014-02-24T15:06:00Z">
        <w:r w:rsidRPr="00C45DEE">
          <w:t xml:space="preserve">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1217ED" w:rsidTr="001217ED">
        <w:trPr>
          <w:tblHeader w:val="0"/>
          <w:ins w:id="942" w:author="Arnaud Dumont" w:date="2014-02-25T13:29:00Z"/>
        </w:trPr>
        <w:tc>
          <w:tcPr>
            <w:tcW w:w="2805" w:type="dxa"/>
            <w:shd w:val="clear" w:color="auto" w:fill="BFBFBF" w:themeFill="background1" w:themeFillShade="BF"/>
          </w:tcPr>
          <w:p w:rsidR="001217ED" w:rsidRPr="00750051" w:rsidRDefault="001217ED" w:rsidP="001217ED">
            <w:pPr>
              <w:pStyle w:val="Table-Header"/>
              <w:rPr>
                <w:ins w:id="943" w:author="Arnaud Dumont" w:date="2014-02-25T13:29:00Z"/>
              </w:rPr>
            </w:pPr>
            <w:ins w:id="944" w:author="Arnaud Dumont" w:date="2014-02-25T13:29:00Z">
              <w:r>
                <w:t>Field Name</w:t>
              </w:r>
            </w:ins>
          </w:p>
        </w:tc>
        <w:tc>
          <w:tcPr>
            <w:tcW w:w="1561" w:type="dxa"/>
            <w:shd w:val="clear" w:color="auto" w:fill="BFBFBF" w:themeFill="background1" w:themeFillShade="BF"/>
          </w:tcPr>
          <w:p w:rsidR="001217ED" w:rsidRDefault="001217ED" w:rsidP="001217ED">
            <w:pPr>
              <w:pStyle w:val="Table-Header"/>
              <w:rPr>
                <w:ins w:id="945" w:author="Arnaud Dumont" w:date="2014-02-25T13:29:00Z"/>
              </w:rPr>
            </w:pPr>
            <w:ins w:id="946" w:author="Arnaud Dumont" w:date="2014-02-25T13:29:00Z">
              <w:r>
                <w:t>Type</w:t>
              </w:r>
            </w:ins>
          </w:p>
        </w:tc>
        <w:tc>
          <w:tcPr>
            <w:tcW w:w="4281" w:type="dxa"/>
            <w:shd w:val="clear" w:color="auto" w:fill="BFBFBF" w:themeFill="background1" w:themeFillShade="BF"/>
          </w:tcPr>
          <w:p w:rsidR="001217ED" w:rsidRDefault="001217ED" w:rsidP="001217ED">
            <w:pPr>
              <w:pStyle w:val="Table-Header"/>
              <w:rPr>
                <w:ins w:id="947" w:author="Arnaud Dumont" w:date="2014-02-25T13:29:00Z"/>
              </w:rPr>
            </w:pPr>
            <w:ins w:id="948" w:author="Arnaud Dumont" w:date="2014-02-25T13:29:00Z">
              <w:r>
                <w:t>Description</w:t>
              </w:r>
            </w:ins>
          </w:p>
        </w:tc>
      </w:tr>
      <w:tr w:rsidR="001217ED" w:rsidTr="001217ED">
        <w:trPr>
          <w:trHeight w:val="113"/>
          <w:tblHeader w:val="0"/>
          <w:ins w:id="949" w:author="Arnaud Dumont" w:date="2014-02-25T13:29:00Z"/>
        </w:trPr>
        <w:tc>
          <w:tcPr>
            <w:tcW w:w="2805" w:type="dxa"/>
          </w:tcPr>
          <w:p w:rsidR="001217ED" w:rsidRDefault="001217ED" w:rsidP="001217ED">
            <w:pPr>
              <w:pStyle w:val="Table-Text"/>
              <w:rPr>
                <w:ins w:id="950" w:author="Arnaud Dumont" w:date="2014-02-25T13:29:00Z"/>
              </w:rPr>
            </w:pPr>
            <w:ins w:id="951" w:author="Arnaud Dumont" w:date="2014-02-25T13:29:00Z">
              <w:r>
                <w:t>message</w:t>
              </w:r>
            </w:ins>
          </w:p>
        </w:tc>
        <w:tc>
          <w:tcPr>
            <w:tcW w:w="1561" w:type="dxa"/>
          </w:tcPr>
          <w:p w:rsidR="001217ED" w:rsidRDefault="001217ED" w:rsidP="001217ED">
            <w:pPr>
              <w:pStyle w:val="Table-Text"/>
              <w:rPr>
                <w:ins w:id="952" w:author="Arnaud Dumont" w:date="2014-02-25T13:29:00Z"/>
              </w:rPr>
            </w:pPr>
            <w:ins w:id="953" w:author="Arnaud Dumont" w:date="2014-02-25T13:29:00Z">
              <w:r>
                <w:t>Message</w:t>
              </w:r>
            </w:ins>
            <w:ins w:id="954" w:author="Chris Wright" w:date="2014-06-16T13:42:00Z">
              <w:r w:rsidR="00C25905">
                <w:t>Record</w:t>
              </w:r>
            </w:ins>
          </w:p>
        </w:tc>
        <w:tc>
          <w:tcPr>
            <w:tcW w:w="4281" w:type="dxa"/>
          </w:tcPr>
          <w:p w:rsidR="001217ED" w:rsidRDefault="001217ED" w:rsidP="00C25905">
            <w:pPr>
              <w:pStyle w:val="Table-Text"/>
              <w:rPr>
                <w:ins w:id="955" w:author="Arnaud Dumont" w:date="2014-02-25T13:29:00Z"/>
              </w:rPr>
            </w:pPr>
            <w:ins w:id="956" w:author="Arnaud Dumont" w:date="2014-02-25T13:29:00Z">
              <w:r>
                <w:t xml:space="preserve">A message </w:t>
              </w:r>
              <w:del w:id="957" w:author="Chris Wright" w:date="2014-06-16T13:42:00Z">
                <w:r w:rsidDel="00C25905">
                  <w:delText>object</w:delText>
                </w:r>
              </w:del>
            </w:ins>
            <w:ins w:id="958" w:author="Chris Wright" w:date="2014-06-16T13:42:00Z">
              <w:r w:rsidR="00C25905">
                <w:t>record</w:t>
              </w:r>
            </w:ins>
            <w:ins w:id="959" w:author="Arnaud Dumont" w:date="2014-02-25T13:29:00Z">
              <w:r>
                <w:t>, as described below</w:t>
              </w:r>
            </w:ins>
            <w:ins w:id="960" w:author="Arnaud Dumont" w:date="2014-02-25T13:38:00Z">
              <w:r w:rsidR="001071FC">
                <w:t>, or null if no message</w:t>
              </w:r>
            </w:ins>
            <w:ins w:id="961" w:author="Chris Wright" w:date="2014-06-16T13:42:00Z">
              <w:r w:rsidR="00C25905">
                <w:t>s</w:t>
              </w:r>
            </w:ins>
            <w:ins w:id="962" w:author="Arnaud Dumont" w:date="2014-02-25T13:38:00Z">
              <w:r w:rsidR="001071FC">
                <w:t xml:space="preserve"> </w:t>
              </w:r>
              <w:del w:id="963" w:author="Chris Wright" w:date="2014-06-16T13:42:00Z">
                <w:r w:rsidR="001071FC" w:rsidDel="00C25905">
                  <w:delText>was found</w:delText>
                </w:r>
              </w:del>
            </w:ins>
            <w:ins w:id="964" w:author="Chris Wright" w:date="2014-06-16T13:42:00Z">
              <w:r w:rsidR="00C25905">
                <w:t>are outstanding</w:t>
              </w:r>
            </w:ins>
          </w:p>
        </w:tc>
      </w:tr>
      <w:tr w:rsidR="001217ED" w:rsidTr="001217ED">
        <w:trPr>
          <w:trHeight w:val="113"/>
          <w:tblHeader w:val="0"/>
          <w:ins w:id="965" w:author="Arnaud Dumont" w:date="2014-02-25T13:29:00Z"/>
        </w:trPr>
        <w:tc>
          <w:tcPr>
            <w:tcW w:w="2805" w:type="dxa"/>
          </w:tcPr>
          <w:p w:rsidR="001217ED" w:rsidRDefault="001217ED" w:rsidP="005B01CE">
            <w:pPr>
              <w:pStyle w:val="Table-Text"/>
              <w:rPr>
                <w:ins w:id="966" w:author="Arnaud Dumont" w:date="2014-02-25T13:29:00Z"/>
              </w:rPr>
            </w:pPr>
            <w:ins w:id="967" w:author="Arnaud Dumont" w:date="2014-02-25T13:31:00Z">
              <w:r w:rsidRPr="001217ED">
                <w:t>outstandingMessageCount</w:t>
              </w:r>
            </w:ins>
          </w:p>
        </w:tc>
        <w:tc>
          <w:tcPr>
            <w:tcW w:w="1561" w:type="dxa"/>
          </w:tcPr>
          <w:p w:rsidR="001217ED" w:rsidRDefault="001217ED" w:rsidP="001217ED">
            <w:pPr>
              <w:pStyle w:val="Table-Text"/>
              <w:rPr>
                <w:ins w:id="968" w:author="Arnaud Dumont" w:date="2014-02-25T13:29:00Z"/>
              </w:rPr>
            </w:pPr>
            <w:ins w:id="969" w:author="Arnaud Dumont" w:date="2014-02-25T13:31:00Z">
              <w:r>
                <w:t>integer</w:t>
              </w:r>
            </w:ins>
          </w:p>
        </w:tc>
        <w:tc>
          <w:tcPr>
            <w:tcW w:w="4281" w:type="dxa"/>
          </w:tcPr>
          <w:p w:rsidR="001217ED" w:rsidRDefault="001217ED" w:rsidP="00367B7D">
            <w:pPr>
              <w:pStyle w:val="Table-Text"/>
              <w:rPr>
                <w:ins w:id="970" w:author="Arnaud Dumont" w:date="2014-02-25T13:29:00Z"/>
              </w:rPr>
            </w:pPr>
            <w:ins w:id="971" w:author="Arnaud Dumont" w:date="2014-02-25T13:31:00Z">
              <w:r>
                <w:t xml:space="preserve">The number of </w:t>
              </w:r>
            </w:ins>
            <w:ins w:id="972" w:author="Arnaud Dumont" w:date="2014-02-25T13:38:00Z">
              <w:r w:rsidR="00367B7D">
                <w:t>outstanding</w:t>
              </w:r>
            </w:ins>
            <w:ins w:id="973" w:author="Arnaud Dumont" w:date="2014-02-25T13:31:00Z">
              <w:r>
                <w:t xml:space="preserve"> messages in the </w:t>
              </w:r>
            </w:ins>
            <w:ins w:id="974" w:author="Arnaud Dumont" w:date="2014-02-25T13:32:00Z">
              <w:r>
                <w:t>a</w:t>
              </w:r>
            </w:ins>
            <w:ins w:id="975" w:author="Arnaud Dumont" w:date="2014-02-25T13:31:00Z">
              <w:r>
                <w:t>ccount</w:t>
              </w:r>
            </w:ins>
            <w:ins w:id="976" w:author="Arnaud Dumont" w:date="2014-02-25T13:32:00Z">
              <w:r>
                <w:t>’s message queue</w:t>
              </w:r>
            </w:ins>
          </w:p>
        </w:tc>
      </w:tr>
    </w:tbl>
    <w:p w:rsidR="001217ED" w:rsidRDefault="001217ED" w:rsidP="00DE117E">
      <w:pPr>
        <w:rPr>
          <w:ins w:id="977" w:author="Arnaud Dumont" w:date="2014-02-24T15:06:00Z"/>
        </w:rPr>
      </w:pPr>
      <w:ins w:id="978" w:author="Arnaud Dumont" w:date="2014-02-25T13:30:00Z">
        <w:r>
          <w:t>The Message</w:t>
        </w:r>
      </w:ins>
      <w:ins w:id="979" w:author="Chris Wright" w:date="2014-06-16T13:42:00Z">
        <w:r w:rsidR="00C25905">
          <w:t>Record</w:t>
        </w:r>
      </w:ins>
      <w:ins w:id="980" w:author="Arnaud Dumont" w:date="2014-02-25T13:30:00Z">
        <w:r>
          <w:t xml:space="preserve"> type is a </w:t>
        </w:r>
        <w:r w:rsidRPr="00C45DEE">
          <w:t xml:space="preserve">JSON representation of the </w:t>
        </w:r>
        <w:r>
          <w:t>message</w:t>
        </w:r>
        <w:r w:rsidRPr="00C45DEE">
          <w:t xml:space="preserve"> object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Change w:id="981" w:author="Chris Wright" w:date="2014-06-16T13:45:00Z">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PrChange>
      </w:tblPr>
      <w:tblGrid>
        <w:gridCol w:w="2777"/>
        <w:gridCol w:w="1862"/>
        <w:gridCol w:w="4008"/>
        <w:tblGridChange w:id="982">
          <w:tblGrid>
            <w:gridCol w:w="108"/>
            <w:gridCol w:w="2643"/>
            <w:gridCol w:w="26"/>
            <w:gridCol w:w="108"/>
            <w:gridCol w:w="80"/>
            <w:gridCol w:w="1652"/>
            <w:gridCol w:w="22"/>
            <w:gridCol w:w="108"/>
            <w:gridCol w:w="393"/>
            <w:gridCol w:w="3507"/>
            <w:gridCol w:w="108"/>
          </w:tblGrid>
        </w:tblGridChange>
      </w:tblGrid>
      <w:tr w:rsidR="00DE117E" w:rsidRPr="00CC22F1" w:rsidTr="00C25905">
        <w:trPr>
          <w:tblHeader w:val="0"/>
          <w:ins w:id="983" w:author="Arnaud Dumont" w:date="2014-02-24T15:06:00Z"/>
          <w:trPrChange w:id="984" w:author="Chris Wright" w:date="2014-06-16T13:45:00Z">
            <w:trPr>
              <w:gridAfter w:val="0"/>
              <w:tblHeader w:val="0"/>
            </w:trPr>
          </w:trPrChange>
        </w:trPr>
        <w:tc>
          <w:tcPr>
            <w:tcW w:w="2777" w:type="dxa"/>
            <w:shd w:val="clear" w:color="auto" w:fill="BFBFBF" w:themeFill="background1" w:themeFillShade="BF"/>
            <w:tcPrChange w:id="985" w:author="Chris Wright" w:date="2014-06-16T13:45:00Z">
              <w:tcPr>
                <w:tcW w:w="2805" w:type="dxa"/>
                <w:gridSpan w:val="2"/>
                <w:shd w:val="clear" w:color="auto" w:fill="BFBFBF" w:themeFill="background1" w:themeFillShade="BF"/>
              </w:tcPr>
            </w:tcPrChange>
          </w:tcPr>
          <w:p w:rsidR="00DE117E" w:rsidRPr="00750051" w:rsidRDefault="00DE117E" w:rsidP="00DE117E">
            <w:pPr>
              <w:pStyle w:val="Table-Header"/>
              <w:rPr>
                <w:ins w:id="986" w:author="Arnaud Dumont" w:date="2014-02-24T15:06:00Z"/>
              </w:rPr>
            </w:pPr>
            <w:ins w:id="987" w:author="Arnaud Dumont" w:date="2014-02-24T15:06:00Z">
              <w:r>
                <w:t>Field Name</w:t>
              </w:r>
            </w:ins>
          </w:p>
        </w:tc>
        <w:tc>
          <w:tcPr>
            <w:tcW w:w="1862" w:type="dxa"/>
            <w:shd w:val="clear" w:color="auto" w:fill="BFBFBF" w:themeFill="background1" w:themeFillShade="BF"/>
            <w:tcPrChange w:id="988" w:author="Chris Wright" w:date="2014-06-16T13:45:00Z">
              <w:tcPr>
                <w:tcW w:w="1561" w:type="dxa"/>
                <w:gridSpan w:val="4"/>
                <w:shd w:val="clear" w:color="auto" w:fill="BFBFBF" w:themeFill="background1" w:themeFillShade="BF"/>
              </w:tcPr>
            </w:tcPrChange>
          </w:tcPr>
          <w:p w:rsidR="00DE117E" w:rsidRDefault="00DE117E" w:rsidP="00DE117E">
            <w:pPr>
              <w:pStyle w:val="Table-Header"/>
              <w:rPr>
                <w:ins w:id="989" w:author="Arnaud Dumont" w:date="2014-02-24T15:06:00Z"/>
              </w:rPr>
            </w:pPr>
            <w:ins w:id="990" w:author="Arnaud Dumont" w:date="2014-02-24T15:06:00Z">
              <w:r>
                <w:t>Type</w:t>
              </w:r>
            </w:ins>
          </w:p>
        </w:tc>
        <w:tc>
          <w:tcPr>
            <w:tcW w:w="4008" w:type="dxa"/>
            <w:shd w:val="clear" w:color="auto" w:fill="BFBFBF" w:themeFill="background1" w:themeFillShade="BF"/>
            <w:tcPrChange w:id="991" w:author="Chris Wright" w:date="2014-06-16T13:45:00Z">
              <w:tcPr>
                <w:tcW w:w="4281" w:type="dxa"/>
                <w:gridSpan w:val="4"/>
                <w:shd w:val="clear" w:color="auto" w:fill="BFBFBF" w:themeFill="background1" w:themeFillShade="BF"/>
              </w:tcPr>
            </w:tcPrChange>
          </w:tcPr>
          <w:p w:rsidR="00DE117E" w:rsidRDefault="00DE117E" w:rsidP="00DE117E">
            <w:pPr>
              <w:pStyle w:val="Table-Header"/>
              <w:rPr>
                <w:ins w:id="992" w:author="Arnaud Dumont" w:date="2014-02-24T15:06:00Z"/>
              </w:rPr>
            </w:pPr>
            <w:ins w:id="993" w:author="Arnaud Dumont" w:date="2014-02-24T15:06:00Z">
              <w:r>
                <w:t>Description</w:t>
              </w:r>
            </w:ins>
          </w:p>
        </w:tc>
      </w:tr>
      <w:tr w:rsidR="00DE117E" w:rsidRPr="00CC22F1" w:rsidDel="00C2715E" w:rsidTr="00C25905">
        <w:trPr>
          <w:trHeight w:val="113"/>
          <w:tblHeader w:val="0"/>
          <w:ins w:id="994" w:author="Arnaud Dumont" w:date="2014-02-24T15:06:00Z"/>
          <w:trPrChange w:id="995" w:author="Chris Wright" w:date="2014-06-16T13:45:00Z">
            <w:trPr>
              <w:gridAfter w:val="0"/>
              <w:trHeight w:val="113"/>
              <w:tblHeader w:val="0"/>
            </w:trPr>
          </w:trPrChange>
        </w:trPr>
        <w:tc>
          <w:tcPr>
            <w:tcW w:w="2777" w:type="dxa"/>
            <w:tcPrChange w:id="996" w:author="Chris Wright" w:date="2014-06-16T13:45:00Z">
              <w:tcPr>
                <w:tcW w:w="2805" w:type="dxa"/>
                <w:gridSpan w:val="2"/>
              </w:tcPr>
            </w:tcPrChange>
          </w:tcPr>
          <w:p w:rsidR="00DE117E" w:rsidDel="00C2715E" w:rsidRDefault="00DE117E" w:rsidP="00DE117E">
            <w:pPr>
              <w:pStyle w:val="Table-Text"/>
              <w:rPr>
                <w:ins w:id="997" w:author="Arnaud Dumont" w:date="2014-02-24T15:06:00Z"/>
              </w:rPr>
            </w:pPr>
            <w:moveFromRangeStart w:id="998" w:author="Chris Wright" w:date="2014-06-16T14:07:00Z" w:name="move390691003"/>
            <w:moveFrom w:id="999" w:author="Chris Wright" w:date="2014-06-16T14:07:00Z">
              <w:ins w:id="1000" w:author="Arnaud Dumont" w:date="2014-02-24T15:06:00Z">
                <w:r w:rsidDel="00C2715E">
                  <w:t>id</w:t>
                </w:r>
              </w:ins>
            </w:moveFrom>
          </w:p>
        </w:tc>
        <w:tc>
          <w:tcPr>
            <w:tcW w:w="1862" w:type="dxa"/>
            <w:tcPrChange w:id="1001" w:author="Chris Wright" w:date="2014-06-16T13:45:00Z">
              <w:tcPr>
                <w:tcW w:w="1561" w:type="dxa"/>
                <w:gridSpan w:val="4"/>
              </w:tcPr>
            </w:tcPrChange>
          </w:tcPr>
          <w:p w:rsidR="00DE117E" w:rsidDel="00C2715E" w:rsidRDefault="00DE117E" w:rsidP="00DE117E">
            <w:pPr>
              <w:pStyle w:val="Table-Text"/>
              <w:rPr>
                <w:ins w:id="1002" w:author="Arnaud Dumont" w:date="2014-02-24T15:06:00Z"/>
              </w:rPr>
            </w:pPr>
            <w:moveFrom w:id="1003" w:author="Chris Wright" w:date="2014-06-16T14:07:00Z">
              <w:ins w:id="1004" w:author="Arnaud Dumont" w:date="2014-02-24T15:06:00Z">
                <w:r w:rsidDel="00C2715E">
                  <w:t>uuid</w:t>
                </w:r>
              </w:ins>
            </w:moveFrom>
          </w:p>
        </w:tc>
        <w:tc>
          <w:tcPr>
            <w:tcW w:w="4008" w:type="dxa"/>
            <w:tcPrChange w:id="1005" w:author="Chris Wright" w:date="2014-06-16T13:45:00Z">
              <w:tcPr>
                <w:tcW w:w="4281" w:type="dxa"/>
                <w:gridSpan w:val="4"/>
              </w:tcPr>
            </w:tcPrChange>
          </w:tcPr>
          <w:p w:rsidR="00DE117E" w:rsidDel="00C2715E" w:rsidRDefault="00DE117E" w:rsidP="00DE117E">
            <w:pPr>
              <w:pStyle w:val="Table-Text"/>
              <w:rPr>
                <w:ins w:id="1006" w:author="Arnaud Dumont" w:date="2014-02-24T15:06:00Z"/>
              </w:rPr>
            </w:pPr>
            <w:moveFrom w:id="1007" w:author="Chris Wright" w:date="2014-06-16T14:07:00Z">
              <w:ins w:id="1008" w:author="Arnaud Dumont" w:date="2014-02-24T15:06:00Z">
                <w:r w:rsidDel="00C2715E">
                  <w:t>The UUID of the object</w:t>
                </w:r>
              </w:ins>
            </w:moveFrom>
          </w:p>
        </w:tc>
      </w:tr>
      <w:moveFromRangeEnd w:id="998"/>
      <w:tr w:rsidR="00C2715E" w:rsidTr="00C2715E">
        <w:trPr>
          <w:trHeight w:val="113"/>
          <w:tblHeader w:val="0"/>
          <w:ins w:id="1009" w:author="Chris Wright" w:date="2014-06-16T14:07:00Z"/>
          <w:trPrChange w:id="1010" w:author="Chris Wright" w:date="2014-06-16T14:07:00Z">
            <w:trPr>
              <w:gridAfter w:val="0"/>
              <w:trHeight w:val="113"/>
              <w:tblHeader w:val="0"/>
            </w:trPr>
          </w:trPrChange>
        </w:trPr>
        <w:tc>
          <w:tcPr>
            <w:tcW w:w="2777" w:type="dxa"/>
            <w:tcPrChange w:id="1011" w:author="Chris Wright" w:date="2014-06-16T14:07:00Z">
              <w:tcPr>
                <w:tcW w:w="2965" w:type="dxa"/>
                <w:gridSpan w:val="5"/>
              </w:tcPr>
            </w:tcPrChange>
          </w:tcPr>
          <w:p w:rsidR="00C2715E" w:rsidRDefault="00C2715E" w:rsidP="00940983">
            <w:pPr>
              <w:pStyle w:val="Table-Text"/>
              <w:rPr>
                <w:ins w:id="1012" w:author="Chris Wright" w:date="2014-06-16T14:07:00Z"/>
              </w:rPr>
            </w:pPr>
            <w:ins w:id="1013" w:author="Chris Wright" w:date="2014-06-16T14:07:00Z">
              <w:r>
                <w:t>@uri</w:t>
              </w:r>
            </w:ins>
          </w:p>
        </w:tc>
        <w:tc>
          <w:tcPr>
            <w:tcW w:w="1862" w:type="dxa"/>
            <w:tcPrChange w:id="1014" w:author="Chris Wright" w:date="2014-06-16T14:07:00Z">
              <w:tcPr>
                <w:tcW w:w="2175" w:type="dxa"/>
                <w:gridSpan w:val="4"/>
              </w:tcPr>
            </w:tcPrChange>
          </w:tcPr>
          <w:p w:rsidR="00C2715E" w:rsidRDefault="00C2715E" w:rsidP="00940983">
            <w:pPr>
              <w:pStyle w:val="Table-Text"/>
              <w:rPr>
                <w:ins w:id="1015" w:author="Chris Wright" w:date="2014-06-16T14:07:00Z"/>
              </w:rPr>
            </w:pPr>
            <w:ins w:id="1016" w:author="Chris Wright" w:date="2014-06-16T14:07:00Z">
              <w:r>
                <w:t>string</w:t>
              </w:r>
            </w:ins>
          </w:p>
        </w:tc>
        <w:tc>
          <w:tcPr>
            <w:tcW w:w="4008" w:type="dxa"/>
            <w:tcPrChange w:id="1017" w:author="Chris Wright" w:date="2014-06-16T14:07:00Z">
              <w:tcPr>
                <w:tcW w:w="3507" w:type="dxa"/>
              </w:tcPr>
            </w:tcPrChange>
          </w:tcPr>
          <w:p w:rsidR="00C2715E" w:rsidRDefault="00C2715E" w:rsidP="00940983">
            <w:pPr>
              <w:pStyle w:val="Table-Text"/>
              <w:rPr>
                <w:ins w:id="1018" w:author="Chris Wright" w:date="2014-06-16T14:07:00Z"/>
              </w:rPr>
            </w:pPr>
            <w:ins w:id="1019" w:author="Chris Wright" w:date="2014-06-16T14:07:00Z">
              <w:r>
                <w:t>The URI that corresponds to the full details of the object</w:t>
              </w:r>
            </w:ins>
          </w:p>
        </w:tc>
      </w:tr>
      <w:tr w:rsidR="00C2715E" w:rsidRPr="00CC22F1" w:rsidTr="00940983">
        <w:trPr>
          <w:trHeight w:val="113"/>
          <w:tblHeader w:val="0"/>
        </w:trPr>
        <w:tc>
          <w:tcPr>
            <w:tcW w:w="2777" w:type="dxa"/>
          </w:tcPr>
          <w:p w:rsidR="00C2715E" w:rsidRDefault="00C2715E" w:rsidP="00940983">
            <w:pPr>
              <w:pStyle w:val="Table-Text"/>
            </w:pPr>
            <w:moveToRangeStart w:id="1020" w:author="Chris Wright" w:date="2014-06-16T14:07:00Z" w:name="move390691003"/>
            <w:moveTo w:id="1021" w:author="Chris Wright" w:date="2014-06-16T14:07:00Z">
              <w:r>
                <w:t>id</w:t>
              </w:r>
            </w:moveTo>
          </w:p>
        </w:tc>
        <w:tc>
          <w:tcPr>
            <w:tcW w:w="1862" w:type="dxa"/>
          </w:tcPr>
          <w:p w:rsidR="00C2715E" w:rsidRDefault="00C2715E" w:rsidP="00940983">
            <w:pPr>
              <w:pStyle w:val="Table-Text"/>
            </w:pPr>
            <w:moveTo w:id="1022" w:author="Chris Wright" w:date="2014-06-16T14:07:00Z">
              <w:r>
                <w:t>uuid</w:t>
              </w:r>
            </w:moveTo>
          </w:p>
        </w:tc>
        <w:tc>
          <w:tcPr>
            <w:tcW w:w="4008" w:type="dxa"/>
          </w:tcPr>
          <w:p w:rsidR="00C2715E" w:rsidRDefault="00C2715E" w:rsidP="00940983">
            <w:pPr>
              <w:pStyle w:val="Table-Text"/>
            </w:pPr>
            <w:moveTo w:id="1023" w:author="Chris Wright" w:date="2014-06-16T14:07:00Z">
              <w:r>
                <w:t>The UUID of the object</w:t>
              </w:r>
            </w:moveTo>
          </w:p>
        </w:tc>
      </w:tr>
      <w:moveToRangeEnd w:id="1020"/>
      <w:tr w:rsidR="00DE117E" w:rsidRPr="00CC22F1" w:rsidTr="00C25905">
        <w:trPr>
          <w:trHeight w:val="113"/>
          <w:tblHeader w:val="0"/>
          <w:ins w:id="1024" w:author="Arnaud Dumont" w:date="2014-02-24T15:06:00Z"/>
          <w:trPrChange w:id="1025" w:author="Chris Wright" w:date="2014-06-16T13:45:00Z">
            <w:trPr>
              <w:gridAfter w:val="0"/>
              <w:trHeight w:val="113"/>
              <w:tblHeader w:val="0"/>
            </w:trPr>
          </w:trPrChange>
        </w:trPr>
        <w:tc>
          <w:tcPr>
            <w:tcW w:w="2777" w:type="dxa"/>
            <w:tcPrChange w:id="1026" w:author="Chris Wright" w:date="2014-06-16T13:45:00Z">
              <w:tcPr>
                <w:tcW w:w="2805" w:type="dxa"/>
                <w:gridSpan w:val="2"/>
              </w:tcPr>
            </w:tcPrChange>
          </w:tcPr>
          <w:p w:rsidR="00DE117E" w:rsidRDefault="00DE117E" w:rsidP="00DE117E">
            <w:pPr>
              <w:pStyle w:val="Table-Text"/>
              <w:rPr>
                <w:ins w:id="1027" w:author="Arnaud Dumont" w:date="2014-02-24T15:06:00Z"/>
              </w:rPr>
            </w:pPr>
            <w:ins w:id="1028" w:author="Arnaud Dumont" w:date="2014-02-24T15:12:00Z">
              <w:del w:id="1029" w:author="Chris Wright" w:date="2014-06-16T13:43:00Z">
                <w:r w:rsidRPr="00DE117E" w:rsidDel="00C25905">
                  <w:delText>messageType</w:delText>
                </w:r>
              </w:del>
            </w:ins>
            <w:ins w:id="1030" w:author="Chris Wright" w:date="2014-06-16T13:43:00Z">
              <w:r w:rsidR="00C25905">
                <w:t>messageCode</w:t>
              </w:r>
            </w:ins>
          </w:p>
        </w:tc>
        <w:tc>
          <w:tcPr>
            <w:tcW w:w="1862" w:type="dxa"/>
            <w:tcPrChange w:id="1031" w:author="Chris Wright" w:date="2014-06-16T13:45:00Z">
              <w:tcPr>
                <w:tcW w:w="1561" w:type="dxa"/>
                <w:gridSpan w:val="4"/>
              </w:tcPr>
            </w:tcPrChange>
          </w:tcPr>
          <w:p w:rsidR="00DE117E" w:rsidRDefault="00DE117E" w:rsidP="00DE117E">
            <w:pPr>
              <w:pStyle w:val="Table-Text"/>
              <w:rPr>
                <w:ins w:id="1032" w:author="Arnaud Dumont" w:date="2014-02-24T15:06:00Z"/>
              </w:rPr>
            </w:pPr>
            <w:ins w:id="1033" w:author="Arnaud Dumont" w:date="2014-02-24T15:12:00Z">
              <w:r>
                <w:t>string</w:t>
              </w:r>
            </w:ins>
          </w:p>
        </w:tc>
        <w:tc>
          <w:tcPr>
            <w:tcW w:w="4008" w:type="dxa"/>
            <w:tcPrChange w:id="1034" w:author="Chris Wright" w:date="2014-06-16T13:45:00Z">
              <w:tcPr>
                <w:tcW w:w="4281" w:type="dxa"/>
                <w:gridSpan w:val="4"/>
              </w:tcPr>
            </w:tcPrChange>
          </w:tcPr>
          <w:p w:rsidR="00DE117E" w:rsidRDefault="00DE117E" w:rsidP="00DE117E">
            <w:pPr>
              <w:pStyle w:val="Table-Text"/>
              <w:rPr>
                <w:ins w:id="1035" w:author="Arnaud Dumont" w:date="2014-02-24T15:06:00Z"/>
              </w:rPr>
            </w:pPr>
            <w:ins w:id="1036" w:author="Arnaud Dumont" w:date="2014-02-24T15:06:00Z">
              <w:r>
                <w:t xml:space="preserve">The </w:t>
              </w:r>
            </w:ins>
            <w:ins w:id="1037" w:author="Arnaud Dumont" w:date="2014-02-24T15:12:00Z">
              <w:r>
                <w:t>type of the message. See list of types provided below.</w:t>
              </w:r>
            </w:ins>
          </w:p>
        </w:tc>
      </w:tr>
      <w:tr w:rsidR="00DE117E" w:rsidRPr="00CC22F1" w:rsidDel="00C25905" w:rsidTr="00C25905">
        <w:trPr>
          <w:trHeight w:val="113"/>
          <w:tblHeader w:val="0"/>
          <w:ins w:id="1038" w:author="Arnaud Dumont" w:date="2014-02-24T15:06:00Z"/>
          <w:del w:id="1039" w:author="Chris Wright" w:date="2014-06-16T13:43:00Z"/>
          <w:trPrChange w:id="1040" w:author="Chris Wright" w:date="2014-06-16T13:45:00Z">
            <w:trPr>
              <w:gridAfter w:val="0"/>
              <w:trHeight w:val="113"/>
              <w:tblHeader w:val="0"/>
            </w:trPr>
          </w:trPrChange>
        </w:trPr>
        <w:tc>
          <w:tcPr>
            <w:tcW w:w="2777" w:type="dxa"/>
            <w:tcPrChange w:id="1041" w:author="Chris Wright" w:date="2014-06-16T13:45:00Z">
              <w:tcPr>
                <w:tcW w:w="2805" w:type="dxa"/>
                <w:gridSpan w:val="2"/>
              </w:tcPr>
            </w:tcPrChange>
          </w:tcPr>
          <w:p w:rsidR="00DE117E" w:rsidDel="00C25905" w:rsidRDefault="00DE117E" w:rsidP="00DE117E">
            <w:pPr>
              <w:pStyle w:val="Table-Text"/>
              <w:rPr>
                <w:ins w:id="1042" w:author="Arnaud Dumont" w:date="2014-02-24T15:06:00Z"/>
                <w:del w:id="1043" w:author="Chris Wright" w:date="2014-06-16T13:43:00Z"/>
              </w:rPr>
            </w:pPr>
            <w:ins w:id="1044" w:author="Arnaud Dumont" w:date="2014-02-24T15:12:00Z">
              <w:del w:id="1045" w:author="Chris Wright" w:date="2014-06-16T13:43:00Z">
                <w:r w:rsidRPr="00DE117E" w:rsidDel="00C25905">
                  <w:delText>relatedObjectId</w:delText>
                </w:r>
              </w:del>
            </w:ins>
          </w:p>
        </w:tc>
        <w:tc>
          <w:tcPr>
            <w:tcW w:w="1862" w:type="dxa"/>
            <w:tcPrChange w:id="1046" w:author="Chris Wright" w:date="2014-06-16T13:45:00Z">
              <w:tcPr>
                <w:tcW w:w="1561" w:type="dxa"/>
                <w:gridSpan w:val="4"/>
              </w:tcPr>
            </w:tcPrChange>
          </w:tcPr>
          <w:p w:rsidR="00DE117E" w:rsidDel="00C25905" w:rsidRDefault="00C42B62" w:rsidP="00DE117E">
            <w:pPr>
              <w:pStyle w:val="Table-Text"/>
              <w:rPr>
                <w:ins w:id="1047" w:author="Arnaud Dumont" w:date="2014-02-24T15:06:00Z"/>
                <w:del w:id="1048" w:author="Chris Wright" w:date="2014-06-16T13:43:00Z"/>
              </w:rPr>
            </w:pPr>
            <w:ins w:id="1049" w:author="Arnaud Dumont" w:date="2014-02-25T13:25:00Z">
              <w:del w:id="1050" w:author="Chris Wright" w:date="2014-06-16T13:43:00Z">
                <w:r w:rsidDel="00C25905">
                  <w:delText>string</w:delText>
                </w:r>
              </w:del>
            </w:ins>
          </w:p>
        </w:tc>
        <w:tc>
          <w:tcPr>
            <w:tcW w:w="4008" w:type="dxa"/>
            <w:tcPrChange w:id="1051" w:author="Chris Wright" w:date="2014-06-16T13:45:00Z">
              <w:tcPr>
                <w:tcW w:w="4281" w:type="dxa"/>
                <w:gridSpan w:val="4"/>
              </w:tcPr>
            </w:tcPrChange>
          </w:tcPr>
          <w:p w:rsidR="00DE117E" w:rsidDel="00C25905" w:rsidRDefault="00DE117E" w:rsidP="00C42B62">
            <w:pPr>
              <w:pStyle w:val="Table-Text"/>
              <w:rPr>
                <w:ins w:id="1052" w:author="Arnaud Dumont" w:date="2014-02-24T15:06:00Z"/>
                <w:del w:id="1053" w:author="Chris Wright" w:date="2014-06-16T13:43:00Z"/>
              </w:rPr>
            </w:pPr>
            <w:ins w:id="1054" w:author="Arnaud Dumont" w:date="2014-02-24T15:06:00Z">
              <w:del w:id="1055" w:author="Chris Wright" w:date="2014-06-16T13:43:00Z">
                <w:r w:rsidDel="00C25905">
                  <w:delText xml:space="preserve">The </w:delText>
                </w:r>
              </w:del>
            </w:ins>
            <w:ins w:id="1056" w:author="Arnaud Dumont" w:date="2014-02-25T13:25:00Z">
              <w:del w:id="1057" w:author="Chris Wright" w:date="2014-06-16T13:43:00Z">
                <w:r w:rsidR="00C42B62" w:rsidDel="00C25905">
                  <w:delText>identifier</w:delText>
                </w:r>
              </w:del>
            </w:ins>
            <w:ins w:id="1058" w:author="Arnaud Dumont" w:date="2014-02-24T15:13:00Z">
              <w:del w:id="1059" w:author="Chris Wright" w:date="2014-06-16T13:43:00Z">
                <w:r w:rsidDel="00C25905">
                  <w:delText xml:space="preserve"> of the object related to this message, if any. The nature of the object depends on the message type.</w:delText>
                </w:r>
              </w:del>
            </w:ins>
          </w:p>
        </w:tc>
      </w:tr>
      <w:tr w:rsidR="00DE117E" w:rsidRPr="00CC22F1" w:rsidTr="00C25905">
        <w:trPr>
          <w:trHeight w:val="113"/>
          <w:tblHeader w:val="0"/>
          <w:ins w:id="1060" w:author="Arnaud Dumont" w:date="2014-02-24T15:06:00Z"/>
          <w:trPrChange w:id="1061" w:author="Chris Wright" w:date="2014-06-16T13:45:00Z">
            <w:trPr>
              <w:gridAfter w:val="0"/>
              <w:trHeight w:val="113"/>
              <w:tblHeader w:val="0"/>
            </w:trPr>
          </w:trPrChange>
        </w:trPr>
        <w:tc>
          <w:tcPr>
            <w:tcW w:w="2777" w:type="dxa"/>
            <w:tcPrChange w:id="1062" w:author="Chris Wright" w:date="2014-06-16T13:45:00Z">
              <w:tcPr>
                <w:tcW w:w="2805" w:type="dxa"/>
                <w:gridSpan w:val="2"/>
              </w:tcPr>
            </w:tcPrChange>
          </w:tcPr>
          <w:p w:rsidR="00DE117E" w:rsidRDefault="00C25905" w:rsidP="00DE117E">
            <w:pPr>
              <w:pStyle w:val="Table-Text"/>
              <w:rPr>
                <w:ins w:id="1063" w:author="Arnaud Dumont" w:date="2014-02-24T15:06:00Z"/>
              </w:rPr>
            </w:pPr>
            <w:ins w:id="1064" w:author="Chris Wright" w:date="2014-06-16T13:43:00Z">
              <w:r>
                <w:t>target</w:t>
              </w:r>
            </w:ins>
            <w:ins w:id="1065" w:author="Arnaud Dumont" w:date="2014-02-24T15:13:00Z">
              <w:del w:id="1066" w:author="Chris Wright" w:date="2014-06-16T13:43:00Z">
                <w:r w:rsidR="00DE117E" w:rsidRPr="00DE117E" w:rsidDel="00C25905">
                  <w:delText>sponsor</w:delText>
                </w:r>
              </w:del>
              <w:r w:rsidR="00DE117E" w:rsidRPr="00DE117E">
                <w:t>AccountId</w:t>
              </w:r>
            </w:ins>
          </w:p>
        </w:tc>
        <w:tc>
          <w:tcPr>
            <w:tcW w:w="1862" w:type="dxa"/>
            <w:tcPrChange w:id="1067" w:author="Chris Wright" w:date="2014-06-16T13:45:00Z">
              <w:tcPr>
                <w:tcW w:w="1561" w:type="dxa"/>
                <w:gridSpan w:val="4"/>
              </w:tcPr>
            </w:tcPrChange>
          </w:tcPr>
          <w:p w:rsidR="00DE117E" w:rsidRDefault="00DE117E" w:rsidP="00DE117E">
            <w:pPr>
              <w:pStyle w:val="Table-Text"/>
              <w:rPr>
                <w:ins w:id="1068" w:author="Arnaud Dumont" w:date="2014-02-24T15:06:00Z"/>
              </w:rPr>
            </w:pPr>
            <w:ins w:id="1069" w:author="Arnaud Dumont" w:date="2014-02-24T15:13:00Z">
              <w:r>
                <w:t>uuid</w:t>
              </w:r>
            </w:ins>
          </w:p>
        </w:tc>
        <w:tc>
          <w:tcPr>
            <w:tcW w:w="4008" w:type="dxa"/>
            <w:tcPrChange w:id="1070" w:author="Chris Wright" w:date="2014-06-16T13:45:00Z">
              <w:tcPr>
                <w:tcW w:w="4281" w:type="dxa"/>
                <w:gridSpan w:val="4"/>
              </w:tcPr>
            </w:tcPrChange>
          </w:tcPr>
          <w:p w:rsidR="00DE117E" w:rsidRDefault="00DE117E" w:rsidP="00DE117E">
            <w:pPr>
              <w:pStyle w:val="Table-Text"/>
              <w:rPr>
                <w:ins w:id="1071" w:author="Arnaud Dumont" w:date="2014-02-24T15:06:00Z"/>
              </w:rPr>
            </w:pPr>
            <w:ins w:id="1072" w:author="Arnaud Dumont" w:date="2014-02-24T15:06:00Z">
              <w:r>
                <w:t xml:space="preserve">The </w:t>
              </w:r>
            </w:ins>
            <w:ins w:id="1073" w:author="Arnaud Dumont" w:date="2014-02-24T15:13:00Z">
              <w:r>
                <w:t>UUID of</w:t>
              </w:r>
            </w:ins>
            <w:ins w:id="1074" w:author="Arnaud Dumont" w:date="2014-02-24T15:06:00Z">
              <w:r>
                <w:t xml:space="preserve"> the account</w:t>
              </w:r>
            </w:ins>
            <w:ins w:id="1075" w:author="Arnaud Dumont" w:date="2014-02-24T15:13:00Z">
              <w:r>
                <w:t xml:space="preserve"> this message is for</w:t>
              </w:r>
            </w:ins>
          </w:p>
        </w:tc>
      </w:tr>
      <w:tr w:rsidR="00DE117E" w:rsidRPr="00CC22F1" w:rsidTr="00C25905">
        <w:trPr>
          <w:trHeight w:val="113"/>
          <w:tblHeader w:val="0"/>
          <w:ins w:id="1076" w:author="Arnaud Dumont" w:date="2014-02-24T15:06:00Z"/>
          <w:trPrChange w:id="1077" w:author="Chris Wright" w:date="2014-06-16T13:45:00Z">
            <w:trPr>
              <w:gridAfter w:val="0"/>
              <w:trHeight w:val="113"/>
              <w:tblHeader w:val="0"/>
            </w:trPr>
          </w:trPrChange>
        </w:trPr>
        <w:tc>
          <w:tcPr>
            <w:tcW w:w="2777" w:type="dxa"/>
            <w:tcPrChange w:id="1078" w:author="Chris Wright" w:date="2014-06-16T13:45:00Z">
              <w:tcPr>
                <w:tcW w:w="2805" w:type="dxa"/>
                <w:gridSpan w:val="2"/>
              </w:tcPr>
            </w:tcPrChange>
          </w:tcPr>
          <w:p w:rsidR="00DE117E" w:rsidRDefault="00C25905" w:rsidP="00DE117E">
            <w:pPr>
              <w:pStyle w:val="Table-Text"/>
              <w:rPr>
                <w:ins w:id="1079" w:author="Arnaud Dumont" w:date="2014-02-24T15:06:00Z"/>
              </w:rPr>
            </w:pPr>
            <w:ins w:id="1080" w:author="Chris Wright" w:date="2014-06-16T13:43:00Z">
              <w:r>
                <w:t>enqueue</w:t>
              </w:r>
            </w:ins>
            <w:ins w:id="1081" w:author="Arnaud Dumont" w:date="2014-02-24T15:06:00Z">
              <w:del w:id="1082" w:author="Chris Wright" w:date="2014-06-16T13:43:00Z">
                <w:r w:rsidR="00DE117E" w:rsidDel="00C25905">
                  <w:delText>create</w:delText>
                </w:r>
              </w:del>
              <w:r w:rsidR="00DE117E">
                <w:t>Date</w:t>
              </w:r>
            </w:ins>
          </w:p>
        </w:tc>
        <w:tc>
          <w:tcPr>
            <w:tcW w:w="1862" w:type="dxa"/>
            <w:tcPrChange w:id="1083" w:author="Chris Wright" w:date="2014-06-16T13:45:00Z">
              <w:tcPr>
                <w:tcW w:w="1561" w:type="dxa"/>
                <w:gridSpan w:val="4"/>
              </w:tcPr>
            </w:tcPrChange>
          </w:tcPr>
          <w:p w:rsidR="00DE117E" w:rsidRDefault="00DE117E" w:rsidP="00DE117E">
            <w:pPr>
              <w:pStyle w:val="Table-Text"/>
              <w:rPr>
                <w:ins w:id="1084" w:author="Arnaud Dumont" w:date="2014-02-24T15:06:00Z"/>
              </w:rPr>
            </w:pPr>
            <w:ins w:id="1085" w:author="Arnaud Dumont" w:date="2014-02-24T15:06:00Z">
              <w:r>
                <w:t>timestamp</w:t>
              </w:r>
            </w:ins>
          </w:p>
        </w:tc>
        <w:tc>
          <w:tcPr>
            <w:tcW w:w="4008" w:type="dxa"/>
            <w:tcPrChange w:id="1086" w:author="Chris Wright" w:date="2014-06-16T13:45:00Z">
              <w:tcPr>
                <w:tcW w:w="4281" w:type="dxa"/>
                <w:gridSpan w:val="4"/>
              </w:tcPr>
            </w:tcPrChange>
          </w:tcPr>
          <w:p w:rsidR="00DE117E" w:rsidRDefault="00DE117E" w:rsidP="00C25905">
            <w:pPr>
              <w:pStyle w:val="Table-Text"/>
              <w:rPr>
                <w:ins w:id="1087" w:author="Arnaud Dumont" w:date="2014-02-24T15:06:00Z"/>
              </w:rPr>
            </w:pPr>
            <w:ins w:id="1088" w:author="Arnaud Dumont" w:date="2014-02-24T15:06:00Z">
              <w:r>
                <w:t xml:space="preserve">The date and time in UTC that this </w:t>
              </w:r>
            </w:ins>
            <w:ins w:id="1089" w:author="Arnaud Dumont" w:date="2014-02-24T15:14:00Z">
              <w:r>
                <w:t>message</w:t>
              </w:r>
            </w:ins>
            <w:ins w:id="1090" w:author="Arnaud Dumont" w:date="2014-02-24T15:06:00Z">
              <w:r>
                <w:t xml:space="preserve"> was </w:t>
              </w:r>
              <w:del w:id="1091" w:author="Chris Wright" w:date="2014-06-16T13:43:00Z">
                <w:r w:rsidDel="00C25905">
                  <w:delText>created</w:delText>
                </w:r>
              </w:del>
            </w:ins>
            <w:ins w:id="1092" w:author="Chris Wright" w:date="2014-06-16T13:43:00Z">
              <w:r w:rsidR="00C25905">
                <w:t>enqueued</w:t>
              </w:r>
            </w:ins>
          </w:p>
        </w:tc>
      </w:tr>
      <w:tr w:rsidR="00DE117E" w:rsidRPr="00CC22F1" w:rsidDel="00C25905" w:rsidTr="00C25905">
        <w:trPr>
          <w:trHeight w:val="113"/>
          <w:tblHeader w:val="0"/>
          <w:ins w:id="1093" w:author="Arnaud Dumont" w:date="2014-02-24T15:06:00Z"/>
          <w:del w:id="1094" w:author="Chris Wright" w:date="2014-06-16T13:45:00Z"/>
          <w:trPrChange w:id="1095" w:author="Chris Wright" w:date="2014-06-16T13:45:00Z">
            <w:trPr>
              <w:gridAfter w:val="0"/>
              <w:trHeight w:val="113"/>
              <w:tblHeader w:val="0"/>
            </w:trPr>
          </w:trPrChange>
        </w:trPr>
        <w:tc>
          <w:tcPr>
            <w:tcW w:w="2777" w:type="dxa"/>
            <w:tcPrChange w:id="1096" w:author="Chris Wright" w:date="2014-06-16T13:45:00Z">
              <w:tcPr>
                <w:tcW w:w="2805" w:type="dxa"/>
                <w:gridSpan w:val="2"/>
              </w:tcPr>
            </w:tcPrChange>
          </w:tcPr>
          <w:p w:rsidR="00DE117E" w:rsidDel="00C25905" w:rsidRDefault="00DE117E" w:rsidP="00DE117E">
            <w:pPr>
              <w:pStyle w:val="Table-Text"/>
              <w:rPr>
                <w:ins w:id="1097" w:author="Arnaud Dumont" w:date="2014-02-24T15:06:00Z"/>
                <w:del w:id="1098" w:author="Chris Wright" w:date="2014-06-16T13:45:00Z"/>
              </w:rPr>
            </w:pPr>
            <w:ins w:id="1099" w:author="Arnaud Dumont" w:date="2014-02-24T15:14:00Z">
              <w:del w:id="1100" w:author="Chris Wright" w:date="2014-06-16T13:45:00Z">
                <w:r w:rsidRPr="00DE117E" w:rsidDel="00C25905">
                  <w:delText>acknowledgedDate</w:delText>
                </w:r>
              </w:del>
            </w:ins>
          </w:p>
        </w:tc>
        <w:tc>
          <w:tcPr>
            <w:tcW w:w="1862" w:type="dxa"/>
            <w:tcPrChange w:id="1101" w:author="Chris Wright" w:date="2014-06-16T13:45:00Z">
              <w:tcPr>
                <w:tcW w:w="1561" w:type="dxa"/>
                <w:gridSpan w:val="4"/>
              </w:tcPr>
            </w:tcPrChange>
          </w:tcPr>
          <w:p w:rsidR="00DE117E" w:rsidDel="00C25905" w:rsidRDefault="00DE117E" w:rsidP="00DE117E">
            <w:pPr>
              <w:pStyle w:val="Table-Text"/>
              <w:rPr>
                <w:ins w:id="1102" w:author="Arnaud Dumont" w:date="2014-02-24T15:06:00Z"/>
                <w:del w:id="1103" w:author="Chris Wright" w:date="2014-06-16T13:45:00Z"/>
              </w:rPr>
            </w:pPr>
            <w:ins w:id="1104" w:author="Arnaud Dumont" w:date="2014-02-24T15:14:00Z">
              <w:del w:id="1105" w:author="Chris Wright" w:date="2014-06-16T13:45:00Z">
                <w:r w:rsidDel="00C25905">
                  <w:delText>timestamp</w:delText>
                </w:r>
              </w:del>
            </w:ins>
          </w:p>
        </w:tc>
        <w:tc>
          <w:tcPr>
            <w:tcW w:w="4008" w:type="dxa"/>
            <w:tcPrChange w:id="1106" w:author="Chris Wright" w:date="2014-06-16T13:45:00Z">
              <w:tcPr>
                <w:tcW w:w="4281" w:type="dxa"/>
                <w:gridSpan w:val="4"/>
              </w:tcPr>
            </w:tcPrChange>
          </w:tcPr>
          <w:p w:rsidR="00DE117E" w:rsidDel="00C25905" w:rsidRDefault="00DE117E" w:rsidP="00AB1430">
            <w:pPr>
              <w:pStyle w:val="Table-Text"/>
              <w:rPr>
                <w:ins w:id="1107" w:author="Arnaud Dumont" w:date="2014-02-24T15:06:00Z"/>
                <w:del w:id="1108" w:author="Chris Wright" w:date="2014-06-16T13:45:00Z"/>
              </w:rPr>
            </w:pPr>
            <w:ins w:id="1109" w:author="Arnaud Dumont" w:date="2014-02-24T15:14:00Z">
              <w:del w:id="1110" w:author="Chris Wright" w:date="2014-06-16T13:45:00Z">
                <w:r w:rsidDel="00C25905">
                  <w:delText xml:space="preserve">The date and time in UTC that this message was acknowledged, or null if it </w:delText>
                </w:r>
              </w:del>
            </w:ins>
            <w:ins w:id="1111" w:author="Arnaud Dumont" w:date="2014-02-24T15:50:00Z">
              <w:del w:id="1112" w:author="Chris Wright" w:date="2014-06-16T13:45:00Z">
                <w:r w:rsidR="00AB1430" w:rsidDel="00C25905">
                  <w:delText>is</w:delText>
                </w:r>
              </w:del>
            </w:ins>
            <w:ins w:id="1113" w:author="Arnaud Dumont" w:date="2014-02-24T15:14:00Z">
              <w:del w:id="1114" w:author="Chris Wright" w:date="2014-06-16T13:45:00Z">
                <w:r w:rsidDel="00C25905">
                  <w:delText xml:space="preserve"> not</w:delText>
                </w:r>
              </w:del>
            </w:ins>
            <w:ins w:id="1115" w:author="Arnaud Dumont" w:date="2014-02-24T15:50:00Z">
              <w:del w:id="1116" w:author="Chris Wright" w:date="2014-06-16T13:45:00Z">
                <w:r w:rsidR="00AB1430" w:rsidDel="00C25905">
                  <w:delText xml:space="preserve"> yet</w:delText>
                </w:r>
              </w:del>
            </w:ins>
          </w:p>
        </w:tc>
      </w:tr>
      <w:tr w:rsidR="00C42B62" w:rsidRPr="00CC22F1" w:rsidTr="00C25905">
        <w:trPr>
          <w:trHeight w:val="113"/>
          <w:tblHeader w:val="0"/>
          <w:ins w:id="1117" w:author="Arnaud Dumont" w:date="2014-02-25T13:25:00Z"/>
          <w:trPrChange w:id="1118" w:author="Chris Wright" w:date="2014-06-16T13:45:00Z">
            <w:trPr>
              <w:gridAfter w:val="0"/>
              <w:trHeight w:val="113"/>
              <w:tblHeader w:val="0"/>
            </w:trPr>
          </w:trPrChange>
        </w:trPr>
        <w:tc>
          <w:tcPr>
            <w:tcW w:w="2777" w:type="dxa"/>
            <w:tcPrChange w:id="1119" w:author="Chris Wright" w:date="2014-06-16T13:45:00Z">
              <w:tcPr>
                <w:tcW w:w="2805" w:type="dxa"/>
                <w:gridSpan w:val="2"/>
              </w:tcPr>
            </w:tcPrChange>
          </w:tcPr>
          <w:p w:rsidR="00C42B62" w:rsidRPr="00DE117E" w:rsidRDefault="00C42B62" w:rsidP="00DE117E">
            <w:pPr>
              <w:pStyle w:val="Table-Text"/>
              <w:rPr>
                <w:ins w:id="1120" w:author="Arnaud Dumont" w:date="2014-02-25T13:25:00Z"/>
              </w:rPr>
            </w:pPr>
            <w:ins w:id="1121" w:author="Arnaud Dumont" w:date="2014-02-25T13:25:00Z">
              <w:del w:id="1122" w:author="Chris Wright" w:date="2014-06-16T13:44:00Z">
                <w:r w:rsidDel="00C25905">
                  <w:delText>acknowledgedByUserId</w:delText>
                </w:r>
              </w:del>
            </w:ins>
            <w:ins w:id="1123" w:author="Chris Wright" w:date="2014-06-16T13:44:00Z">
              <w:r w:rsidR="00C25905">
                <w:t>parameters</w:t>
              </w:r>
            </w:ins>
          </w:p>
        </w:tc>
        <w:tc>
          <w:tcPr>
            <w:tcW w:w="1862" w:type="dxa"/>
            <w:tcPrChange w:id="1124" w:author="Chris Wright" w:date="2014-06-16T13:45:00Z">
              <w:tcPr>
                <w:tcW w:w="1561" w:type="dxa"/>
                <w:gridSpan w:val="4"/>
              </w:tcPr>
            </w:tcPrChange>
          </w:tcPr>
          <w:p w:rsidR="00C42B62" w:rsidRDefault="00C42B62" w:rsidP="00DE117E">
            <w:pPr>
              <w:pStyle w:val="Table-Text"/>
              <w:rPr>
                <w:ins w:id="1125" w:author="Arnaud Dumont" w:date="2014-02-25T13:25:00Z"/>
              </w:rPr>
            </w:pPr>
            <w:ins w:id="1126" w:author="Arnaud Dumont" w:date="2014-02-25T13:25:00Z">
              <w:del w:id="1127" w:author="Chris Wright" w:date="2014-06-16T13:44:00Z">
                <w:r w:rsidDel="00C25905">
                  <w:delText>uuid</w:delText>
                </w:r>
              </w:del>
            </w:ins>
            <w:ins w:id="1128" w:author="Chris Wright" w:date="2014-06-16T13:44:00Z">
              <w:r w:rsidR="00C25905">
                <w:t>map</w:t>
              </w:r>
            </w:ins>
          </w:p>
        </w:tc>
        <w:tc>
          <w:tcPr>
            <w:tcW w:w="4008" w:type="dxa"/>
            <w:tcPrChange w:id="1129" w:author="Chris Wright" w:date="2014-06-16T13:45:00Z">
              <w:tcPr>
                <w:tcW w:w="4281" w:type="dxa"/>
                <w:gridSpan w:val="4"/>
              </w:tcPr>
            </w:tcPrChange>
          </w:tcPr>
          <w:p w:rsidR="00C42B62" w:rsidRDefault="00C42B62" w:rsidP="00AB1430">
            <w:pPr>
              <w:pStyle w:val="Table-Text"/>
              <w:rPr>
                <w:ins w:id="1130" w:author="Arnaud Dumont" w:date="2014-02-25T13:25:00Z"/>
              </w:rPr>
            </w:pPr>
            <w:ins w:id="1131" w:author="Arnaud Dumont" w:date="2014-02-25T13:25:00Z">
              <w:del w:id="1132" w:author="Chris Wright" w:date="2014-06-16T13:44:00Z">
                <w:r w:rsidDel="00C25905">
                  <w:delText>The UUID of the user who acknowledged the message, or null if not yet done</w:delText>
                </w:r>
              </w:del>
            </w:ins>
            <w:ins w:id="1133" w:author="Chris Wright" w:date="2014-06-16T13:44:00Z">
              <w:r w:rsidR="00C25905">
                <w:t xml:space="preserve">A JSON map of the parameters of the message (see below) </w:t>
              </w:r>
            </w:ins>
            <w:ins w:id="1134" w:author="Chris Wright" w:date="2014-06-16T13:45:00Z">
              <w:r w:rsidR="00C25905">
                <w:t>–</w:t>
              </w:r>
            </w:ins>
            <w:ins w:id="1135" w:author="Chris Wright" w:date="2014-06-16T13:44:00Z">
              <w:r w:rsidR="00C25905">
                <w:t xml:space="preserve"> for </w:t>
              </w:r>
            </w:ins>
            <w:ins w:id="1136" w:author="Chris Wright" w:date="2014-06-16T13:45:00Z">
              <w:r w:rsidR="00C25905">
                <w:t>machine use.</w:t>
              </w:r>
            </w:ins>
          </w:p>
        </w:tc>
      </w:tr>
      <w:tr w:rsidR="00C25905" w:rsidRPr="00CC22F1" w:rsidTr="00C25905">
        <w:trPr>
          <w:trHeight w:val="113"/>
          <w:tblHeader w:val="0"/>
          <w:ins w:id="1137" w:author="Chris Wright" w:date="2014-06-16T13:44:00Z"/>
          <w:trPrChange w:id="1138" w:author="Chris Wright" w:date="2014-06-16T13:45:00Z">
            <w:trPr>
              <w:gridAfter w:val="0"/>
              <w:trHeight w:val="113"/>
              <w:tblHeader w:val="0"/>
            </w:trPr>
          </w:trPrChange>
        </w:trPr>
        <w:tc>
          <w:tcPr>
            <w:tcW w:w="2777" w:type="dxa"/>
            <w:tcPrChange w:id="1139" w:author="Chris Wright" w:date="2014-06-16T13:45:00Z">
              <w:tcPr>
                <w:tcW w:w="2751" w:type="dxa"/>
                <w:gridSpan w:val="3"/>
              </w:tcPr>
            </w:tcPrChange>
          </w:tcPr>
          <w:p w:rsidR="00C25905" w:rsidRDefault="00C25905" w:rsidP="00940983">
            <w:pPr>
              <w:pStyle w:val="Table-Text"/>
              <w:rPr>
                <w:ins w:id="1140" w:author="Chris Wright" w:date="2014-06-16T13:44:00Z"/>
              </w:rPr>
            </w:pPr>
            <w:ins w:id="1141" w:author="Chris Wright" w:date="2014-06-16T13:44:00Z">
              <w:r>
                <w:t>subject</w:t>
              </w:r>
            </w:ins>
          </w:p>
        </w:tc>
        <w:tc>
          <w:tcPr>
            <w:tcW w:w="1862" w:type="dxa"/>
            <w:tcPrChange w:id="1142" w:author="Chris Wright" w:date="2014-06-16T13:45:00Z">
              <w:tcPr>
                <w:tcW w:w="1866" w:type="dxa"/>
                <w:gridSpan w:val="4"/>
              </w:tcPr>
            </w:tcPrChange>
          </w:tcPr>
          <w:p w:rsidR="00C25905" w:rsidRDefault="00C25905" w:rsidP="00940983">
            <w:pPr>
              <w:pStyle w:val="Table-Text"/>
              <w:rPr>
                <w:ins w:id="1143" w:author="Chris Wright" w:date="2014-06-16T13:44:00Z"/>
              </w:rPr>
            </w:pPr>
            <w:ins w:id="1144" w:author="Chris Wright" w:date="2014-06-16T13:44:00Z">
              <w:r>
                <w:t>string</w:t>
              </w:r>
            </w:ins>
          </w:p>
        </w:tc>
        <w:tc>
          <w:tcPr>
            <w:tcW w:w="4008" w:type="dxa"/>
            <w:tcPrChange w:id="1145" w:author="Chris Wright" w:date="2014-06-16T13:45:00Z">
              <w:tcPr>
                <w:tcW w:w="4030" w:type="dxa"/>
                <w:gridSpan w:val="3"/>
              </w:tcPr>
            </w:tcPrChange>
          </w:tcPr>
          <w:p w:rsidR="00C25905" w:rsidRDefault="00C25905" w:rsidP="00940983">
            <w:pPr>
              <w:pStyle w:val="Table-Text"/>
              <w:rPr>
                <w:ins w:id="1146" w:author="Chris Wright" w:date="2014-06-16T13:44:00Z"/>
              </w:rPr>
            </w:pPr>
            <w:ins w:id="1147" w:author="Chris Wright" w:date="2014-06-16T13:44:00Z">
              <w:r>
                <w:t>The human readable subject of the message</w:t>
              </w:r>
            </w:ins>
          </w:p>
        </w:tc>
      </w:tr>
      <w:tr w:rsidR="00DE117E" w:rsidRPr="00CC22F1" w:rsidTr="00C25905">
        <w:trPr>
          <w:trHeight w:val="113"/>
          <w:tblHeader w:val="0"/>
          <w:ins w:id="1148" w:author="Arnaud Dumont" w:date="2014-02-24T15:06:00Z"/>
          <w:trPrChange w:id="1149" w:author="Chris Wright" w:date="2014-06-16T13:45:00Z">
            <w:trPr>
              <w:gridAfter w:val="0"/>
              <w:trHeight w:val="113"/>
              <w:tblHeader w:val="0"/>
            </w:trPr>
          </w:trPrChange>
        </w:trPr>
        <w:tc>
          <w:tcPr>
            <w:tcW w:w="2777" w:type="dxa"/>
            <w:tcPrChange w:id="1150" w:author="Chris Wright" w:date="2014-06-16T13:45:00Z">
              <w:tcPr>
                <w:tcW w:w="2805" w:type="dxa"/>
                <w:gridSpan w:val="2"/>
              </w:tcPr>
            </w:tcPrChange>
          </w:tcPr>
          <w:p w:rsidR="00DE117E" w:rsidRDefault="00136CBE" w:rsidP="00DE117E">
            <w:pPr>
              <w:pStyle w:val="Table-Text"/>
              <w:rPr>
                <w:ins w:id="1151" w:author="Arnaud Dumont" w:date="2014-02-24T15:06:00Z"/>
              </w:rPr>
            </w:pPr>
            <w:ins w:id="1152" w:author="Arnaud Dumont" w:date="2014-02-24T15:15:00Z">
              <w:r w:rsidRPr="00136CBE">
                <w:t>message</w:t>
              </w:r>
            </w:ins>
          </w:p>
        </w:tc>
        <w:tc>
          <w:tcPr>
            <w:tcW w:w="1862" w:type="dxa"/>
            <w:tcPrChange w:id="1153" w:author="Chris Wright" w:date="2014-06-16T13:45:00Z">
              <w:tcPr>
                <w:tcW w:w="1561" w:type="dxa"/>
                <w:gridSpan w:val="4"/>
              </w:tcPr>
            </w:tcPrChange>
          </w:tcPr>
          <w:p w:rsidR="00DE117E" w:rsidRDefault="00DE117E" w:rsidP="00DE117E">
            <w:pPr>
              <w:pStyle w:val="Table-Text"/>
              <w:rPr>
                <w:ins w:id="1154" w:author="Arnaud Dumont" w:date="2014-02-24T15:06:00Z"/>
              </w:rPr>
            </w:pPr>
            <w:ins w:id="1155" w:author="Arnaud Dumont" w:date="2014-02-24T15:06:00Z">
              <w:r>
                <w:t>string</w:t>
              </w:r>
            </w:ins>
          </w:p>
        </w:tc>
        <w:tc>
          <w:tcPr>
            <w:tcW w:w="4008" w:type="dxa"/>
            <w:tcPrChange w:id="1156" w:author="Chris Wright" w:date="2014-06-16T13:45:00Z">
              <w:tcPr>
                <w:tcW w:w="4281" w:type="dxa"/>
                <w:gridSpan w:val="4"/>
              </w:tcPr>
            </w:tcPrChange>
          </w:tcPr>
          <w:p w:rsidR="00DE117E" w:rsidRDefault="00DE117E" w:rsidP="00136CBE">
            <w:pPr>
              <w:pStyle w:val="Table-Text"/>
              <w:rPr>
                <w:ins w:id="1157" w:author="Arnaud Dumont" w:date="2014-02-24T15:06:00Z"/>
              </w:rPr>
            </w:pPr>
            <w:ins w:id="1158" w:author="Arnaud Dumont" w:date="2014-02-24T15:06:00Z">
              <w:r>
                <w:t xml:space="preserve">The </w:t>
              </w:r>
            </w:ins>
            <w:ins w:id="1159" w:author="Arnaud Dumont" w:date="2014-02-24T15:15:00Z">
              <w:r w:rsidR="00136CBE">
                <w:t>human-readable contents of the message</w:t>
              </w:r>
            </w:ins>
          </w:p>
        </w:tc>
      </w:tr>
      <w:tr w:rsidR="00DE117E" w:rsidRPr="00CC22F1" w:rsidDel="00C25905" w:rsidTr="00C25905">
        <w:trPr>
          <w:trHeight w:val="113"/>
          <w:tblHeader w:val="0"/>
          <w:ins w:id="1160" w:author="Arnaud Dumont" w:date="2014-02-24T15:06:00Z"/>
          <w:del w:id="1161" w:author="Chris Wright" w:date="2014-06-16T13:44:00Z"/>
          <w:trPrChange w:id="1162" w:author="Chris Wright" w:date="2014-06-16T13:45:00Z">
            <w:trPr>
              <w:gridAfter w:val="0"/>
              <w:trHeight w:val="113"/>
              <w:tblHeader w:val="0"/>
            </w:trPr>
          </w:trPrChange>
        </w:trPr>
        <w:tc>
          <w:tcPr>
            <w:tcW w:w="2777" w:type="dxa"/>
            <w:tcPrChange w:id="1163" w:author="Chris Wright" w:date="2014-06-16T13:45:00Z">
              <w:tcPr>
                <w:tcW w:w="2805" w:type="dxa"/>
                <w:gridSpan w:val="2"/>
              </w:tcPr>
            </w:tcPrChange>
          </w:tcPr>
          <w:p w:rsidR="00DE117E" w:rsidDel="00C25905" w:rsidRDefault="00136CBE" w:rsidP="00DE117E">
            <w:pPr>
              <w:pStyle w:val="Table-Text"/>
              <w:rPr>
                <w:ins w:id="1164" w:author="Arnaud Dumont" w:date="2014-02-24T15:06:00Z"/>
                <w:del w:id="1165" w:author="Chris Wright" w:date="2014-06-16T13:44:00Z"/>
              </w:rPr>
            </w:pPr>
            <w:ins w:id="1166" w:author="Arnaud Dumont" w:date="2014-02-24T15:15:00Z">
              <w:del w:id="1167" w:author="Chris Wright" w:date="2014-06-16T13:43:00Z">
                <w:r w:rsidRPr="00136CBE" w:rsidDel="00C25905">
                  <w:delText>messageContents</w:delText>
                </w:r>
              </w:del>
            </w:ins>
          </w:p>
        </w:tc>
        <w:tc>
          <w:tcPr>
            <w:tcW w:w="1862" w:type="dxa"/>
            <w:tcPrChange w:id="1168" w:author="Chris Wright" w:date="2014-06-16T13:45:00Z">
              <w:tcPr>
                <w:tcW w:w="1561" w:type="dxa"/>
                <w:gridSpan w:val="4"/>
              </w:tcPr>
            </w:tcPrChange>
          </w:tcPr>
          <w:p w:rsidR="00DE117E" w:rsidDel="00C25905" w:rsidRDefault="00F21C35" w:rsidP="00C42B62">
            <w:pPr>
              <w:pStyle w:val="Table-Text"/>
              <w:rPr>
                <w:ins w:id="1169" w:author="Arnaud Dumont" w:date="2014-02-24T15:06:00Z"/>
                <w:del w:id="1170" w:author="Chris Wright" w:date="2014-06-16T13:44:00Z"/>
              </w:rPr>
            </w:pPr>
            <w:ins w:id="1171" w:author="Arnaud Dumont" w:date="2014-02-24T15:17:00Z">
              <w:del w:id="1172" w:author="Chris Wright" w:date="2014-06-16T13:43:00Z">
                <w:r w:rsidDel="00C25905">
                  <w:delText>MessageContent</w:delText>
                </w:r>
              </w:del>
            </w:ins>
          </w:p>
        </w:tc>
        <w:tc>
          <w:tcPr>
            <w:tcW w:w="4008" w:type="dxa"/>
            <w:tcPrChange w:id="1173" w:author="Chris Wright" w:date="2014-06-16T13:45:00Z">
              <w:tcPr>
                <w:tcW w:w="4281" w:type="dxa"/>
                <w:gridSpan w:val="4"/>
              </w:tcPr>
            </w:tcPrChange>
          </w:tcPr>
          <w:p w:rsidR="00DE117E" w:rsidDel="00C25905" w:rsidRDefault="00DE117E" w:rsidP="00136CBE">
            <w:pPr>
              <w:pStyle w:val="Table-Text"/>
              <w:rPr>
                <w:ins w:id="1174" w:author="Arnaud Dumont" w:date="2014-02-24T15:06:00Z"/>
                <w:del w:id="1175" w:author="Chris Wright" w:date="2014-06-16T13:44:00Z"/>
              </w:rPr>
            </w:pPr>
            <w:ins w:id="1176" w:author="Arnaud Dumont" w:date="2014-02-24T15:06:00Z">
              <w:del w:id="1177" w:author="Chris Wright" w:date="2014-06-16T13:44:00Z">
                <w:r w:rsidDel="00C25905">
                  <w:delText xml:space="preserve">The </w:delText>
                </w:r>
              </w:del>
            </w:ins>
            <w:ins w:id="1178" w:author="Arnaud Dumont" w:date="2014-02-24T15:16:00Z">
              <w:del w:id="1179" w:author="Chris Wright" w:date="2014-06-16T13:44:00Z">
                <w:r w:rsidR="00136CBE" w:rsidDel="00C25905">
                  <w:delText>JSON contents of the message, which structure depends on the message type</w:delText>
                </w:r>
              </w:del>
            </w:ins>
          </w:p>
        </w:tc>
      </w:tr>
    </w:tbl>
    <w:p w:rsidR="00C25905" w:rsidRDefault="00C25905" w:rsidP="00F21C35">
      <w:pPr>
        <w:rPr>
          <w:ins w:id="1180" w:author="Chris Wright" w:date="2014-06-16T13:47:00Z"/>
        </w:rPr>
      </w:pPr>
      <w:ins w:id="1181" w:author="Chris Wright" w:date="2014-06-16T13:47:00Z">
        <w:r>
          <w:t>Currently defined messageCodes and the corresponding parameter keys are as follows:</w:t>
        </w:r>
      </w:ins>
    </w:p>
    <w:tbl>
      <w:tblPr>
        <w:tblStyle w:val="TableGrid"/>
        <w:tblW w:w="0" w:type="auto"/>
        <w:jc w:val="center"/>
        <w:tblInd w:w="0" w:type="dxa"/>
        <w:tblLayout w:type="fixed"/>
        <w:tblLook w:val="04A0" w:firstRow="1" w:lastRow="0" w:firstColumn="1" w:lastColumn="0" w:noHBand="0" w:noVBand="1"/>
        <w:tblPrChange w:id="1182" w:author="Chris Wright" w:date="2014-06-16T14:23:00Z">
          <w:tblPr>
            <w:tblStyle w:val="TableGrid"/>
            <w:tblW w:w="0" w:type="auto"/>
            <w:jc w:val="center"/>
            <w:tblInd w:w="0" w:type="dxa"/>
            <w:tblLook w:val="04A0" w:firstRow="1" w:lastRow="0" w:firstColumn="1" w:lastColumn="0" w:noHBand="0" w:noVBand="1"/>
          </w:tblPr>
        </w:tblPrChange>
      </w:tblPr>
      <w:tblGrid>
        <w:gridCol w:w="2180"/>
        <w:gridCol w:w="2180"/>
        <w:gridCol w:w="2180"/>
        <w:gridCol w:w="2180"/>
        <w:tblGridChange w:id="1183">
          <w:tblGrid>
            <w:gridCol w:w="108"/>
            <w:gridCol w:w="2180"/>
            <w:gridCol w:w="1406"/>
            <w:gridCol w:w="774"/>
            <w:gridCol w:w="1734"/>
            <w:gridCol w:w="446"/>
            <w:gridCol w:w="2062"/>
            <w:gridCol w:w="118"/>
            <w:gridCol w:w="2400"/>
          </w:tblGrid>
        </w:tblGridChange>
      </w:tblGrid>
      <w:tr w:rsidR="00C25905" w:rsidRPr="005B7FB5" w:rsidTr="004374BC">
        <w:trPr>
          <w:jc w:val="center"/>
          <w:ins w:id="1184" w:author="Chris Wright" w:date="2014-06-16T13:48:00Z"/>
          <w:trPrChange w:id="1185" w:author="Chris Wright" w:date="2014-06-16T14:23:00Z">
            <w:trPr>
              <w:jc w:val="center"/>
            </w:trPr>
          </w:trPrChange>
        </w:trPr>
        <w:tc>
          <w:tcPr>
            <w:tcW w:w="2180" w:type="dxa"/>
            <w:shd w:val="clear" w:color="auto" w:fill="BFBFBF" w:themeFill="background1" w:themeFillShade="BF"/>
            <w:tcPrChange w:id="1186" w:author="Chris Wright" w:date="2014-06-16T14:23:00Z">
              <w:tcPr>
                <w:tcW w:w="3694" w:type="dxa"/>
                <w:gridSpan w:val="3"/>
              </w:tcPr>
            </w:tcPrChange>
          </w:tcPr>
          <w:p w:rsidR="00C25905" w:rsidRPr="00940983" w:rsidRDefault="00C25905">
            <w:pPr>
              <w:pStyle w:val="Table-Header"/>
              <w:ind w:left="142"/>
              <w:rPr>
                <w:ins w:id="1187" w:author="Chris Wright" w:date="2014-06-16T13:48:00Z"/>
                <w:szCs w:val="18"/>
              </w:rPr>
              <w:pPrChange w:id="1188" w:author="Chris Wright" w:date="2014-06-16T13:52:00Z">
                <w:pPr/>
              </w:pPrChange>
            </w:pPr>
            <w:ins w:id="1189" w:author="Chris Wright" w:date="2014-06-16T13:48:00Z">
              <w:r w:rsidRPr="00940983">
                <w:rPr>
                  <w:szCs w:val="18"/>
                </w:rPr>
                <w:lastRenderedPageBreak/>
                <w:t>Message Code</w:t>
              </w:r>
            </w:ins>
          </w:p>
        </w:tc>
        <w:tc>
          <w:tcPr>
            <w:tcW w:w="2180" w:type="dxa"/>
            <w:shd w:val="clear" w:color="auto" w:fill="BFBFBF" w:themeFill="background1" w:themeFillShade="BF"/>
            <w:tcPrChange w:id="1190" w:author="Chris Wright" w:date="2014-06-16T14:23:00Z">
              <w:tcPr>
                <w:tcW w:w="2508" w:type="dxa"/>
                <w:gridSpan w:val="2"/>
              </w:tcPr>
            </w:tcPrChange>
          </w:tcPr>
          <w:p w:rsidR="00C25905" w:rsidRPr="00940983" w:rsidRDefault="00ED22D4">
            <w:pPr>
              <w:pStyle w:val="Table-Header"/>
              <w:ind w:left="0"/>
              <w:rPr>
                <w:ins w:id="1191" w:author="Chris Wright" w:date="2014-06-16T13:51:00Z"/>
                <w:szCs w:val="18"/>
              </w:rPr>
              <w:pPrChange w:id="1192" w:author="Chris Wright" w:date="2014-06-16T13:52:00Z">
                <w:pPr>
                  <w:pStyle w:val="Table-Header"/>
                </w:pPr>
              </w:pPrChange>
            </w:pPr>
            <w:ins w:id="1193" w:author="Chris Wright" w:date="2014-06-16T13:51:00Z">
              <w:r w:rsidRPr="00940983">
                <w:rPr>
                  <w:szCs w:val="18"/>
                </w:rPr>
                <w:t>Description</w:t>
              </w:r>
            </w:ins>
          </w:p>
        </w:tc>
        <w:tc>
          <w:tcPr>
            <w:tcW w:w="2180" w:type="dxa"/>
            <w:shd w:val="clear" w:color="auto" w:fill="BFBFBF" w:themeFill="background1" w:themeFillShade="BF"/>
            <w:tcPrChange w:id="1194" w:author="Chris Wright" w:date="2014-06-16T14:23:00Z">
              <w:tcPr>
                <w:tcW w:w="2508" w:type="dxa"/>
                <w:gridSpan w:val="2"/>
              </w:tcPr>
            </w:tcPrChange>
          </w:tcPr>
          <w:p w:rsidR="00C25905" w:rsidRPr="00940983" w:rsidRDefault="00C25905">
            <w:pPr>
              <w:pStyle w:val="Table-Header"/>
              <w:ind w:left="35"/>
              <w:rPr>
                <w:ins w:id="1195" w:author="Chris Wright" w:date="2014-06-16T13:48:00Z"/>
                <w:szCs w:val="18"/>
              </w:rPr>
              <w:pPrChange w:id="1196" w:author="Chris Wright" w:date="2014-06-16T13:52:00Z">
                <w:pPr/>
              </w:pPrChange>
            </w:pPr>
            <w:ins w:id="1197" w:author="Chris Wright" w:date="2014-06-16T13:48:00Z">
              <w:r w:rsidRPr="00940983">
                <w:rPr>
                  <w:szCs w:val="18"/>
                </w:rPr>
                <w:t>Parameter Key</w:t>
              </w:r>
            </w:ins>
          </w:p>
        </w:tc>
        <w:tc>
          <w:tcPr>
            <w:tcW w:w="2180" w:type="dxa"/>
            <w:shd w:val="clear" w:color="auto" w:fill="BFBFBF" w:themeFill="background1" w:themeFillShade="BF"/>
            <w:tcPrChange w:id="1198" w:author="Chris Wright" w:date="2014-06-16T14:23:00Z">
              <w:tcPr>
                <w:tcW w:w="2518" w:type="dxa"/>
                <w:gridSpan w:val="2"/>
              </w:tcPr>
            </w:tcPrChange>
          </w:tcPr>
          <w:p w:rsidR="00C25905" w:rsidRPr="005B01CE" w:rsidRDefault="00C25905">
            <w:pPr>
              <w:pStyle w:val="Table-Header"/>
              <w:ind w:left="35"/>
              <w:rPr>
                <w:ins w:id="1199" w:author="Chris Wright" w:date="2014-06-16T13:48:00Z"/>
                <w:szCs w:val="18"/>
              </w:rPr>
              <w:pPrChange w:id="1200" w:author="Chris Wright" w:date="2014-06-16T13:53:00Z">
                <w:pPr/>
              </w:pPrChange>
            </w:pPr>
            <w:ins w:id="1201" w:author="Chris Wright" w:date="2014-06-16T13:48:00Z">
              <w:r w:rsidRPr="005B01CE">
                <w:rPr>
                  <w:szCs w:val="18"/>
                </w:rPr>
                <w:t>Description</w:t>
              </w:r>
            </w:ins>
          </w:p>
        </w:tc>
      </w:tr>
      <w:tr w:rsidR="00ED22D4" w:rsidRPr="005B7FB5" w:rsidTr="00940983">
        <w:trPr>
          <w:jc w:val="center"/>
          <w:ins w:id="1202" w:author="Chris Wright" w:date="2014-06-16T13:48:00Z"/>
        </w:trPr>
        <w:tc>
          <w:tcPr>
            <w:tcW w:w="2180" w:type="dxa"/>
            <w:vMerge w:val="restart"/>
          </w:tcPr>
          <w:p w:rsidR="00ED22D4" w:rsidRPr="005B7FB5" w:rsidRDefault="00ED22D4">
            <w:pPr>
              <w:ind w:left="142"/>
              <w:rPr>
                <w:ins w:id="1203" w:author="Chris Wright" w:date="2014-06-16T13:48:00Z"/>
                <w:sz w:val="18"/>
                <w:szCs w:val="18"/>
                <w:rPrChange w:id="1204" w:author="Chris Wright" w:date="2014-06-16T14:22:00Z">
                  <w:rPr>
                    <w:ins w:id="1205" w:author="Chris Wright" w:date="2014-06-16T13:48:00Z"/>
                  </w:rPr>
                </w:rPrChange>
              </w:rPr>
              <w:pPrChange w:id="1206" w:author="Chris Wright" w:date="2014-06-16T13:52:00Z">
                <w:pPr/>
              </w:pPrChange>
            </w:pPr>
            <w:ins w:id="1207" w:author="Chris Wright" w:date="2014-06-16T13:49:00Z">
              <w:r w:rsidRPr="005B7FB5">
                <w:rPr>
                  <w:sz w:val="18"/>
                  <w:szCs w:val="18"/>
                  <w:rPrChange w:id="1208" w:author="Chris Wright" w:date="2014-06-16T14:22:00Z">
                    <w:rPr/>
                  </w:rPrChange>
                </w:rPr>
                <w:t>zoneUsageWarning</w:t>
              </w:r>
            </w:ins>
          </w:p>
        </w:tc>
        <w:tc>
          <w:tcPr>
            <w:tcW w:w="2180" w:type="dxa"/>
            <w:vMerge w:val="restart"/>
          </w:tcPr>
          <w:p w:rsidR="00ED22D4" w:rsidRPr="005B7FB5" w:rsidRDefault="00ED22D4">
            <w:pPr>
              <w:ind w:left="0"/>
              <w:rPr>
                <w:ins w:id="1209" w:author="Chris Wright" w:date="2014-06-16T13:51:00Z"/>
                <w:sz w:val="18"/>
                <w:szCs w:val="18"/>
                <w:rPrChange w:id="1210" w:author="Chris Wright" w:date="2014-06-16T14:22:00Z">
                  <w:rPr>
                    <w:ins w:id="1211" w:author="Chris Wright" w:date="2014-06-16T13:51:00Z"/>
                  </w:rPr>
                </w:rPrChange>
              </w:rPr>
              <w:pPrChange w:id="1212" w:author="Chris Wright" w:date="2014-06-16T13:53:00Z">
                <w:pPr/>
              </w:pPrChange>
            </w:pPr>
            <w:ins w:id="1213" w:author="Chris Wright" w:date="2014-06-16T13:53:00Z">
              <w:r w:rsidRPr="005B7FB5">
                <w:rPr>
                  <w:sz w:val="18"/>
                  <w:szCs w:val="18"/>
                  <w:rPrChange w:id="1214" w:author="Chris Wright" w:date="2014-06-16T14:22:00Z">
                    <w:rPr/>
                  </w:rPrChange>
                </w:rPr>
                <w:t>En</w:t>
              </w:r>
            </w:ins>
            <w:ins w:id="1215" w:author="Chris Wright" w:date="2014-06-16T13:57:00Z">
              <w:r w:rsidRPr="005B7FB5">
                <w:rPr>
                  <w:sz w:val="18"/>
                  <w:szCs w:val="18"/>
                  <w:rPrChange w:id="1216" w:author="Chris Wright" w:date="2014-06-16T14:22:00Z">
                    <w:rPr/>
                  </w:rPrChange>
                </w:rPr>
                <w:t>-</w:t>
              </w:r>
            </w:ins>
            <w:ins w:id="1217" w:author="Chris Wright" w:date="2014-06-16T13:53:00Z">
              <w:r w:rsidRPr="005B7FB5">
                <w:rPr>
                  <w:sz w:val="18"/>
                  <w:szCs w:val="18"/>
                  <w:rPrChange w:id="1218" w:author="Chris Wright" w:date="2014-06-16T14:22:00Z">
                    <w:rPr/>
                  </w:rPrChange>
                </w:rPr>
                <w:t>queued when a zone is close to its usage limit of queries for the month</w:t>
              </w:r>
            </w:ins>
          </w:p>
        </w:tc>
        <w:tc>
          <w:tcPr>
            <w:tcW w:w="2180" w:type="dxa"/>
          </w:tcPr>
          <w:p w:rsidR="00ED22D4" w:rsidRPr="005B7FB5" w:rsidRDefault="00ED22D4">
            <w:pPr>
              <w:ind w:left="35"/>
              <w:rPr>
                <w:ins w:id="1219" w:author="Chris Wright" w:date="2014-06-16T13:48:00Z"/>
                <w:sz w:val="18"/>
                <w:szCs w:val="18"/>
                <w:rPrChange w:id="1220" w:author="Chris Wright" w:date="2014-06-16T14:22:00Z">
                  <w:rPr>
                    <w:ins w:id="1221" w:author="Chris Wright" w:date="2014-06-16T13:48:00Z"/>
                  </w:rPr>
                </w:rPrChange>
              </w:rPr>
              <w:pPrChange w:id="1222" w:author="Chris Wright" w:date="2014-06-16T13:52:00Z">
                <w:pPr/>
              </w:pPrChange>
            </w:pPr>
            <w:ins w:id="1223" w:author="Chris Wright" w:date="2014-06-16T13:56:00Z">
              <w:r w:rsidRPr="005B7FB5">
                <w:rPr>
                  <w:sz w:val="18"/>
                  <w:szCs w:val="18"/>
                  <w:rPrChange w:id="1224" w:author="Chris Wright" w:date="2014-06-16T14:22:00Z">
                    <w:rPr/>
                  </w:rPrChange>
                </w:rPr>
                <w:t>zoneName</w:t>
              </w:r>
            </w:ins>
          </w:p>
        </w:tc>
        <w:tc>
          <w:tcPr>
            <w:tcW w:w="2180" w:type="dxa"/>
          </w:tcPr>
          <w:p w:rsidR="00ED22D4" w:rsidRPr="005B7FB5" w:rsidRDefault="00ED22D4">
            <w:pPr>
              <w:ind w:left="35"/>
              <w:rPr>
                <w:ins w:id="1225" w:author="Chris Wright" w:date="2014-06-16T13:48:00Z"/>
                <w:sz w:val="18"/>
                <w:szCs w:val="18"/>
                <w:rPrChange w:id="1226" w:author="Chris Wright" w:date="2014-06-16T14:22:00Z">
                  <w:rPr>
                    <w:ins w:id="1227" w:author="Chris Wright" w:date="2014-06-16T13:48:00Z"/>
                  </w:rPr>
                </w:rPrChange>
              </w:rPr>
              <w:pPrChange w:id="1228" w:author="Chris Wright" w:date="2014-06-16T13:52:00Z">
                <w:pPr/>
              </w:pPrChange>
            </w:pPr>
            <w:ins w:id="1229" w:author="Chris Wright" w:date="2014-06-16T13:57:00Z">
              <w:r w:rsidRPr="005B7FB5">
                <w:rPr>
                  <w:sz w:val="18"/>
                  <w:szCs w:val="18"/>
                  <w:rPrChange w:id="1230" w:author="Chris Wright" w:date="2014-06-16T14:22:00Z">
                    <w:rPr/>
                  </w:rPrChange>
                </w:rPr>
                <w:t>The name of the zone</w:t>
              </w:r>
            </w:ins>
          </w:p>
        </w:tc>
      </w:tr>
      <w:tr w:rsidR="00ED22D4" w:rsidRPr="005B7FB5" w:rsidTr="00C25905">
        <w:trPr>
          <w:jc w:val="center"/>
          <w:ins w:id="1231" w:author="Chris Wright" w:date="2014-06-16T13:56:00Z"/>
        </w:trPr>
        <w:tc>
          <w:tcPr>
            <w:tcW w:w="2180" w:type="dxa"/>
            <w:vMerge/>
          </w:tcPr>
          <w:p w:rsidR="00ED22D4" w:rsidRPr="005B7FB5" w:rsidRDefault="00ED22D4" w:rsidP="00ED22D4">
            <w:pPr>
              <w:ind w:left="142"/>
              <w:rPr>
                <w:ins w:id="1232" w:author="Chris Wright" w:date="2014-06-16T13:56:00Z"/>
                <w:sz w:val="18"/>
                <w:szCs w:val="18"/>
                <w:rPrChange w:id="1233" w:author="Chris Wright" w:date="2014-06-16T14:22:00Z">
                  <w:rPr>
                    <w:ins w:id="1234" w:author="Chris Wright" w:date="2014-06-16T13:56:00Z"/>
                  </w:rPr>
                </w:rPrChange>
              </w:rPr>
            </w:pPr>
          </w:p>
        </w:tc>
        <w:tc>
          <w:tcPr>
            <w:tcW w:w="2180" w:type="dxa"/>
            <w:vMerge/>
          </w:tcPr>
          <w:p w:rsidR="00ED22D4" w:rsidRPr="005B7FB5" w:rsidRDefault="00ED22D4" w:rsidP="00ED22D4">
            <w:pPr>
              <w:rPr>
                <w:ins w:id="1235" w:author="Chris Wright" w:date="2014-06-16T13:56:00Z"/>
                <w:sz w:val="18"/>
                <w:szCs w:val="18"/>
                <w:rPrChange w:id="1236" w:author="Chris Wright" w:date="2014-06-16T14:22:00Z">
                  <w:rPr>
                    <w:ins w:id="1237" w:author="Chris Wright" w:date="2014-06-16T13:56:00Z"/>
                  </w:rPr>
                </w:rPrChange>
              </w:rPr>
            </w:pPr>
          </w:p>
        </w:tc>
        <w:tc>
          <w:tcPr>
            <w:tcW w:w="2180" w:type="dxa"/>
          </w:tcPr>
          <w:p w:rsidR="00ED22D4" w:rsidRPr="005B7FB5" w:rsidRDefault="00ED22D4" w:rsidP="00ED22D4">
            <w:pPr>
              <w:ind w:left="35"/>
              <w:rPr>
                <w:ins w:id="1238" w:author="Chris Wright" w:date="2014-06-16T13:56:00Z"/>
                <w:sz w:val="18"/>
                <w:szCs w:val="18"/>
                <w:rPrChange w:id="1239" w:author="Chris Wright" w:date="2014-06-16T14:22:00Z">
                  <w:rPr>
                    <w:ins w:id="1240" w:author="Chris Wright" w:date="2014-06-16T13:56:00Z"/>
                  </w:rPr>
                </w:rPrChange>
              </w:rPr>
            </w:pPr>
            <w:ins w:id="1241" w:author="Chris Wright" w:date="2014-06-16T13:56:00Z">
              <w:r w:rsidRPr="005B7FB5">
                <w:rPr>
                  <w:sz w:val="18"/>
                  <w:szCs w:val="18"/>
                  <w:rPrChange w:id="1242" w:author="Chris Wright" w:date="2014-06-16T14:22:00Z">
                    <w:rPr/>
                  </w:rPrChange>
                </w:rPr>
                <w:t>zoneId</w:t>
              </w:r>
            </w:ins>
          </w:p>
        </w:tc>
        <w:tc>
          <w:tcPr>
            <w:tcW w:w="2180" w:type="dxa"/>
          </w:tcPr>
          <w:p w:rsidR="00ED22D4" w:rsidRPr="005B7FB5" w:rsidRDefault="00ED22D4" w:rsidP="00ED22D4">
            <w:pPr>
              <w:ind w:left="35"/>
              <w:rPr>
                <w:ins w:id="1243" w:author="Chris Wright" w:date="2014-06-16T13:56:00Z"/>
                <w:sz w:val="18"/>
                <w:szCs w:val="18"/>
                <w:rPrChange w:id="1244" w:author="Chris Wright" w:date="2014-06-16T14:22:00Z">
                  <w:rPr>
                    <w:ins w:id="1245" w:author="Chris Wright" w:date="2014-06-16T13:56:00Z"/>
                  </w:rPr>
                </w:rPrChange>
              </w:rPr>
            </w:pPr>
            <w:ins w:id="1246" w:author="Chris Wright" w:date="2014-06-16T13:57:00Z">
              <w:r w:rsidRPr="005B7FB5">
                <w:rPr>
                  <w:sz w:val="18"/>
                  <w:szCs w:val="18"/>
                  <w:rPrChange w:id="1247" w:author="Chris Wright" w:date="2014-06-16T14:22:00Z">
                    <w:rPr/>
                  </w:rPrChange>
                </w:rPr>
                <w:t>The uuid of the zone</w:t>
              </w:r>
            </w:ins>
          </w:p>
        </w:tc>
      </w:tr>
      <w:tr w:rsidR="00ED22D4" w:rsidRPr="005B7FB5" w:rsidTr="00C25905">
        <w:trPr>
          <w:jc w:val="center"/>
          <w:ins w:id="1248" w:author="Chris Wright" w:date="2014-06-16T13:56:00Z"/>
        </w:trPr>
        <w:tc>
          <w:tcPr>
            <w:tcW w:w="2180" w:type="dxa"/>
            <w:vMerge/>
          </w:tcPr>
          <w:p w:rsidR="00ED22D4" w:rsidRPr="005B7FB5" w:rsidRDefault="00ED22D4" w:rsidP="00ED22D4">
            <w:pPr>
              <w:ind w:left="142"/>
              <w:rPr>
                <w:ins w:id="1249" w:author="Chris Wright" w:date="2014-06-16T13:56:00Z"/>
                <w:sz w:val="18"/>
                <w:szCs w:val="18"/>
                <w:rPrChange w:id="1250" w:author="Chris Wright" w:date="2014-06-16T14:22:00Z">
                  <w:rPr>
                    <w:ins w:id="1251" w:author="Chris Wright" w:date="2014-06-16T13:56:00Z"/>
                  </w:rPr>
                </w:rPrChange>
              </w:rPr>
            </w:pPr>
          </w:p>
        </w:tc>
        <w:tc>
          <w:tcPr>
            <w:tcW w:w="2180" w:type="dxa"/>
            <w:vMerge/>
          </w:tcPr>
          <w:p w:rsidR="00ED22D4" w:rsidRPr="005B7FB5" w:rsidRDefault="00ED22D4" w:rsidP="00ED22D4">
            <w:pPr>
              <w:rPr>
                <w:ins w:id="1252" w:author="Chris Wright" w:date="2014-06-16T13:56:00Z"/>
                <w:sz w:val="18"/>
                <w:szCs w:val="18"/>
                <w:rPrChange w:id="1253" w:author="Chris Wright" w:date="2014-06-16T14:22:00Z">
                  <w:rPr>
                    <w:ins w:id="1254" w:author="Chris Wright" w:date="2014-06-16T13:56:00Z"/>
                  </w:rPr>
                </w:rPrChange>
              </w:rPr>
            </w:pPr>
          </w:p>
        </w:tc>
        <w:tc>
          <w:tcPr>
            <w:tcW w:w="2180" w:type="dxa"/>
          </w:tcPr>
          <w:p w:rsidR="00ED22D4" w:rsidRPr="005B7FB5" w:rsidRDefault="00ED22D4" w:rsidP="00ED22D4">
            <w:pPr>
              <w:ind w:left="35"/>
              <w:rPr>
                <w:ins w:id="1255" w:author="Chris Wright" w:date="2014-06-16T13:56:00Z"/>
                <w:sz w:val="18"/>
                <w:szCs w:val="18"/>
                <w:rPrChange w:id="1256" w:author="Chris Wright" w:date="2014-06-16T14:22:00Z">
                  <w:rPr>
                    <w:ins w:id="1257" w:author="Chris Wright" w:date="2014-06-16T13:56:00Z"/>
                  </w:rPr>
                </w:rPrChange>
              </w:rPr>
            </w:pPr>
            <w:ins w:id="1258" w:author="Chris Wright" w:date="2014-06-16T13:56:00Z">
              <w:r w:rsidRPr="005B7FB5">
                <w:rPr>
                  <w:sz w:val="18"/>
                  <w:szCs w:val="18"/>
                  <w:rPrChange w:id="1259" w:author="Chris Wright" w:date="2014-06-16T14:22:00Z">
                    <w:rPr/>
                  </w:rPrChange>
                </w:rPr>
                <w:t>percentUsed</w:t>
              </w:r>
            </w:ins>
          </w:p>
        </w:tc>
        <w:tc>
          <w:tcPr>
            <w:tcW w:w="2180" w:type="dxa"/>
          </w:tcPr>
          <w:p w:rsidR="00ED22D4" w:rsidRPr="005B7FB5" w:rsidRDefault="00ED22D4" w:rsidP="00ED22D4">
            <w:pPr>
              <w:ind w:left="35"/>
              <w:rPr>
                <w:ins w:id="1260" w:author="Chris Wright" w:date="2014-06-16T13:56:00Z"/>
                <w:sz w:val="18"/>
                <w:szCs w:val="18"/>
                <w:rPrChange w:id="1261" w:author="Chris Wright" w:date="2014-06-16T14:22:00Z">
                  <w:rPr>
                    <w:ins w:id="1262" w:author="Chris Wright" w:date="2014-06-16T13:56:00Z"/>
                  </w:rPr>
                </w:rPrChange>
              </w:rPr>
            </w:pPr>
            <w:ins w:id="1263" w:author="Chris Wright" w:date="2014-06-16T13:57:00Z">
              <w:r w:rsidRPr="005B7FB5">
                <w:rPr>
                  <w:sz w:val="18"/>
                  <w:szCs w:val="18"/>
                  <w:rPrChange w:id="1264" w:author="Chris Wright" w:date="2014-06-16T14:22:00Z">
                    <w:rPr/>
                  </w:rPrChange>
                </w:rPr>
                <w:t>The percentage of the allowed query limit used</w:t>
              </w:r>
            </w:ins>
          </w:p>
        </w:tc>
      </w:tr>
      <w:tr w:rsidR="00ED22D4" w:rsidRPr="005B7FB5" w:rsidTr="00C25905">
        <w:trPr>
          <w:jc w:val="center"/>
          <w:ins w:id="1265" w:author="Chris Wright" w:date="2014-06-16T13:56:00Z"/>
        </w:trPr>
        <w:tc>
          <w:tcPr>
            <w:tcW w:w="2180" w:type="dxa"/>
            <w:vMerge/>
          </w:tcPr>
          <w:p w:rsidR="00ED22D4" w:rsidRPr="005B7FB5" w:rsidRDefault="00ED22D4" w:rsidP="00ED22D4">
            <w:pPr>
              <w:ind w:left="142"/>
              <w:rPr>
                <w:ins w:id="1266" w:author="Chris Wright" w:date="2014-06-16T13:56:00Z"/>
                <w:sz w:val="18"/>
                <w:szCs w:val="18"/>
                <w:rPrChange w:id="1267" w:author="Chris Wright" w:date="2014-06-16T14:22:00Z">
                  <w:rPr>
                    <w:ins w:id="1268" w:author="Chris Wright" w:date="2014-06-16T13:56:00Z"/>
                  </w:rPr>
                </w:rPrChange>
              </w:rPr>
            </w:pPr>
          </w:p>
        </w:tc>
        <w:tc>
          <w:tcPr>
            <w:tcW w:w="2180" w:type="dxa"/>
            <w:vMerge/>
          </w:tcPr>
          <w:p w:rsidR="00ED22D4" w:rsidRPr="005B7FB5" w:rsidRDefault="00ED22D4" w:rsidP="00ED22D4">
            <w:pPr>
              <w:rPr>
                <w:ins w:id="1269" w:author="Chris Wright" w:date="2014-06-16T13:56:00Z"/>
                <w:sz w:val="18"/>
                <w:szCs w:val="18"/>
                <w:rPrChange w:id="1270" w:author="Chris Wright" w:date="2014-06-16T14:22:00Z">
                  <w:rPr>
                    <w:ins w:id="1271" w:author="Chris Wright" w:date="2014-06-16T13:56:00Z"/>
                  </w:rPr>
                </w:rPrChange>
              </w:rPr>
            </w:pPr>
          </w:p>
        </w:tc>
        <w:tc>
          <w:tcPr>
            <w:tcW w:w="2180" w:type="dxa"/>
          </w:tcPr>
          <w:p w:rsidR="00ED22D4" w:rsidRPr="005B7FB5" w:rsidRDefault="00ED22D4" w:rsidP="00ED22D4">
            <w:pPr>
              <w:ind w:left="35"/>
              <w:rPr>
                <w:ins w:id="1272" w:author="Chris Wright" w:date="2014-06-16T13:56:00Z"/>
                <w:sz w:val="18"/>
                <w:szCs w:val="18"/>
                <w:rPrChange w:id="1273" w:author="Chris Wright" w:date="2014-06-16T14:22:00Z">
                  <w:rPr>
                    <w:ins w:id="1274" w:author="Chris Wright" w:date="2014-06-16T13:56:00Z"/>
                  </w:rPr>
                </w:rPrChange>
              </w:rPr>
            </w:pPr>
            <w:ins w:id="1275" w:author="Chris Wright" w:date="2014-06-16T13:56:00Z">
              <w:r w:rsidRPr="005B7FB5">
                <w:rPr>
                  <w:sz w:val="18"/>
                  <w:szCs w:val="18"/>
                  <w:rPrChange w:id="1276" w:author="Chris Wright" w:date="2014-06-16T14:22:00Z">
                    <w:rPr/>
                  </w:rPrChange>
                </w:rPr>
                <w:t>currentUsage</w:t>
              </w:r>
            </w:ins>
          </w:p>
        </w:tc>
        <w:tc>
          <w:tcPr>
            <w:tcW w:w="2180" w:type="dxa"/>
          </w:tcPr>
          <w:p w:rsidR="00ED22D4" w:rsidRPr="005B7FB5" w:rsidRDefault="00ED22D4" w:rsidP="00ED22D4">
            <w:pPr>
              <w:ind w:left="35"/>
              <w:rPr>
                <w:ins w:id="1277" w:author="Chris Wright" w:date="2014-06-16T13:56:00Z"/>
                <w:sz w:val="18"/>
                <w:szCs w:val="18"/>
                <w:rPrChange w:id="1278" w:author="Chris Wright" w:date="2014-06-16T14:22:00Z">
                  <w:rPr>
                    <w:ins w:id="1279" w:author="Chris Wright" w:date="2014-06-16T13:56:00Z"/>
                  </w:rPr>
                </w:rPrChange>
              </w:rPr>
            </w:pPr>
            <w:ins w:id="1280" w:author="Chris Wright" w:date="2014-06-16T13:57:00Z">
              <w:r w:rsidRPr="005B7FB5">
                <w:rPr>
                  <w:sz w:val="18"/>
                  <w:szCs w:val="18"/>
                  <w:rPrChange w:id="1281" w:author="Chris Wright" w:date="2014-06-16T14:22:00Z">
                    <w:rPr/>
                  </w:rPrChange>
                </w:rPr>
                <w:t xml:space="preserve">The actual number of </w:t>
              </w:r>
            </w:ins>
            <w:ins w:id="1282" w:author="Chris Wright" w:date="2014-06-16T13:58:00Z">
              <w:r w:rsidRPr="005B7FB5">
                <w:rPr>
                  <w:sz w:val="18"/>
                  <w:szCs w:val="18"/>
                  <w:rPrChange w:id="1283" w:author="Chris Wright" w:date="2014-06-16T14:22:00Z">
                    <w:rPr/>
                  </w:rPrChange>
                </w:rPr>
                <w:t>queries</w:t>
              </w:r>
            </w:ins>
            <w:ins w:id="1284" w:author="Chris Wright" w:date="2014-06-16T13:57:00Z">
              <w:r w:rsidRPr="005B7FB5">
                <w:rPr>
                  <w:sz w:val="18"/>
                  <w:szCs w:val="18"/>
                  <w:rPrChange w:id="1285" w:author="Chris Wright" w:date="2014-06-16T14:22:00Z">
                    <w:rPr/>
                  </w:rPrChange>
                </w:rPr>
                <w:t xml:space="preserve"> </w:t>
              </w:r>
            </w:ins>
            <w:ins w:id="1286" w:author="Chris Wright" w:date="2014-06-16T13:58:00Z">
              <w:r w:rsidRPr="005B7FB5">
                <w:rPr>
                  <w:sz w:val="18"/>
                  <w:szCs w:val="18"/>
                  <w:rPrChange w:id="1287" w:author="Chris Wright" w:date="2014-06-16T14:22:00Z">
                    <w:rPr/>
                  </w:rPrChange>
                </w:rPr>
                <w:t>consumed</w:t>
              </w:r>
            </w:ins>
          </w:p>
        </w:tc>
      </w:tr>
      <w:tr w:rsidR="00ED22D4" w:rsidRPr="005B7FB5" w:rsidTr="00C25905">
        <w:trPr>
          <w:jc w:val="center"/>
          <w:ins w:id="1288" w:author="Chris Wright" w:date="2014-06-16T13:56:00Z"/>
        </w:trPr>
        <w:tc>
          <w:tcPr>
            <w:tcW w:w="2180" w:type="dxa"/>
            <w:vMerge/>
          </w:tcPr>
          <w:p w:rsidR="00ED22D4" w:rsidRPr="005B7FB5" w:rsidRDefault="00ED22D4">
            <w:pPr>
              <w:ind w:left="0"/>
              <w:rPr>
                <w:ins w:id="1289" w:author="Chris Wright" w:date="2014-06-16T13:56:00Z"/>
                <w:sz w:val="18"/>
                <w:szCs w:val="18"/>
                <w:rPrChange w:id="1290" w:author="Chris Wright" w:date="2014-06-16T14:22:00Z">
                  <w:rPr>
                    <w:ins w:id="1291" w:author="Chris Wright" w:date="2014-06-16T13:56:00Z"/>
                  </w:rPr>
                </w:rPrChange>
              </w:rPr>
              <w:pPrChange w:id="1292" w:author="Chris Wright" w:date="2014-06-16T13:56:00Z">
                <w:pPr>
                  <w:ind w:left="142"/>
                </w:pPr>
              </w:pPrChange>
            </w:pPr>
          </w:p>
        </w:tc>
        <w:tc>
          <w:tcPr>
            <w:tcW w:w="2180" w:type="dxa"/>
            <w:vMerge/>
          </w:tcPr>
          <w:p w:rsidR="00ED22D4" w:rsidRPr="005B7FB5" w:rsidRDefault="00ED22D4" w:rsidP="00ED22D4">
            <w:pPr>
              <w:rPr>
                <w:ins w:id="1293" w:author="Chris Wright" w:date="2014-06-16T13:56:00Z"/>
                <w:sz w:val="18"/>
                <w:szCs w:val="18"/>
                <w:rPrChange w:id="1294" w:author="Chris Wright" w:date="2014-06-16T14:22:00Z">
                  <w:rPr>
                    <w:ins w:id="1295" w:author="Chris Wright" w:date="2014-06-16T13:56:00Z"/>
                  </w:rPr>
                </w:rPrChange>
              </w:rPr>
            </w:pPr>
          </w:p>
        </w:tc>
        <w:tc>
          <w:tcPr>
            <w:tcW w:w="2180" w:type="dxa"/>
          </w:tcPr>
          <w:p w:rsidR="00ED22D4" w:rsidRPr="005B7FB5" w:rsidRDefault="00ED22D4" w:rsidP="00ED22D4">
            <w:pPr>
              <w:ind w:left="35"/>
              <w:rPr>
                <w:ins w:id="1296" w:author="Chris Wright" w:date="2014-06-16T13:56:00Z"/>
                <w:sz w:val="18"/>
                <w:szCs w:val="18"/>
                <w:rPrChange w:id="1297" w:author="Chris Wright" w:date="2014-06-16T14:22:00Z">
                  <w:rPr>
                    <w:ins w:id="1298" w:author="Chris Wright" w:date="2014-06-16T13:56:00Z"/>
                  </w:rPr>
                </w:rPrChange>
              </w:rPr>
            </w:pPr>
            <w:ins w:id="1299" w:author="Chris Wright" w:date="2014-06-16T13:56:00Z">
              <w:r w:rsidRPr="005B7FB5">
                <w:rPr>
                  <w:sz w:val="18"/>
                  <w:szCs w:val="18"/>
                  <w:rPrChange w:id="1300" w:author="Chris Wright" w:date="2014-06-16T14:22:00Z">
                    <w:rPr/>
                  </w:rPrChange>
                </w:rPr>
                <w:t>usageLimit</w:t>
              </w:r>
            </w:ins>
          </w:p>
        </w:tc>
        <w:tc>
          <w:tcPr>
            <w:tcW w:w="2180" w:type="dxa"/>
          </w:tcPr>
          <w:p w:rsidR="00ED22D4" w:rsidRPr="005B7FB5" w:rsidRDefault="00ED22D4" w:rsidP="00ED22D4">
            <w:pPr>
              <w:ind w:left="35"/>
              <w:rPr>
                <w:ins w:id="1301" w:author="Chris Wright" w:date="2014-06-16T13:56:00Z"/>
                <w:sz w:val="18"/>
                <w:szCs w:val="18"/>
                <w:rPrChange w:id="1302" w:author="Chris Wright" w:date="2014-06-16T14:22:00Z">
                  <w:rPr>
                    <w:ins w:id="1303" w:author="Chris Wright" w:date="2014-06-16T13:56:00Z"/>
                  </w:rPr>
                </w:rPrChange>
              </w:rPr>
            </w:pPr>
            <w:ins w:id="1304" w:author="Chris Wright" w:date="2014-06-16T13:58:00Z">
              <w:r w:rsidRPr="005B7FB5">
                <w:rPr>
                  <w:sz w:val="18"/>
                  <w:szCs w:val="18"/>
                  <w:rPrChange w:id="1305" w:author="Chris Wright" w:date="2014-06-16T14:22:00Z">
                    <w:rPr/>
                  </w:rPrChange>
                </w:rPr>
                <w:t>The limit that applies to the zones current plan</w:t>
              </w:r>
            </w:ins>
          </w:p>
        </w:tc>
      </w:tr>
      <w:tr w:rsidR="00ED22D4" w:rsidRPr="005B7FB5" w:rsidTr="00940983">
        <w:trPr>
          <w:jc w:val="center"/>
          <w:ins w:id="1306" w:author="Chris Wright" w:date="2014-06-16T13:48:00Z"/>
        </w:trPr>
        <w:tc>
          <w:tcPr>
            <w:tcW w:w="2180" w:type="dxa"/>
            <w:vMerge w:val="restart"/>
          </w:tcPr>
          <w:p w:rsidR="00ED22D4" w:rsidRPr="005B7FB5" w:rsidRDefault="00ED22D4">
            <w:pPr>
              <w:ind w:left="142"/>
              <w:rPr>
                <w:ins w:id="1307" w:author="Chris Wright" w:date="2014-06-16T13:48:00Z"/>
                <w:sz w:val="18"/>
                <w:szCs w:val="18"/>
                <w:rPrChange w:id="1308" w:author="Chris Wright" w:date="2014-06-16T14:22:00Z">
                  <w:rPr>
                    <w:ins w:id="1309" w:author="Chris Wright" w:date="2014-06-16T13:48:00Z"/>
                  </w:rPr>
                </w:rPrChange>
              </w:rPr>
              <w:pPrChange w:id="1310" w:author="Chris Wright" w:date="2014-06-16T13:52:00Z">
                <w:pPr/>
              </w:pPrChange>
            </w:pPr>
            <w:ins w:id="1311" w:author="Chris Wright" w:date="2014-06-16T13:50:00Z">
              <w:r w:rsidRPr="005B7FB5">
                <w:rPr>
                  <w:sz w:val="18"/>
                  <w:szCs w:val="18"/>
                  <w:rPrChange w:id="1312" w:author="Chris Wright" w:date="2014-06-16T14:22:00Z">
                    <w:rPr/>
                  </w:rPrChange>
                </w:rPr>
                <w:t>zoneGroupUsageWarning</w:t>
              </w:r>
            </w:ins>
          </w:p>
        </w:tc>
        <w:tc>
          <w:tcPr>
            <w:tcW w:w="2180" w:type="dxa"/>
            <w:vMerge w:val="restart"/>
          </w:tcPr>
          <w:p w:rsidR="00ED22D4" w:rsidRPr="005B7FB5" w:rsidRDefault="00ED22D4">
            <w:pPr>
              <w:ind w:left="0"/>
              <w:rPr>
                <w:ins w:id="1313" w:author="Chris Wright" w:date="2014-06-16T13:51:00Z"/>
                <w:sz w:val="18"/>
                <w:szCs w:val="18"/>
                <w:rPrChange w:id="1314" w:author="Chris Wright" w:date="2014-06-16T14:22:00Z">
                  <w:rPr>
                    <w:ins w:id="1315" w:author="Chris Wright" w:date="2014-06-16T13:51:00Z"/>
                  </w:rPr>
                </w:rPrChange>
              </w:rPr>
              <w:pPrChange w:id="1316" w:author="Chris Wright" w:date="2014-06-16T13:52:00Z">
                <w:pPr/>
              </w:pPrChange>
            </w:pPr>
            <w:ins w:id="1317" w:author="Chris Wright" w:date="2014-06-16T13:54:00Z">
              <w:r w:rsidRPr="005B7FB5">
                <w:rPr>
                  <w:sz w:val="18"/>
                  <w:szCs w:val="18"/>
                  <w:rPrChange w:id="1318" w:author="Chris Wright" w:date="2014-06-16T14:22:00Z">
                    <w:rPr/>
                  </w:rPrChange>
                </w:rPr>
                <w:t>En</w:t>
              </w:r>
            </w:ins>
            <w:ins w:id="1319" w:author="Chris Wright" w:date="2014-06-16T13:57:00Z">
              <w:r w:rsidRPr="005B7FB5">
                <w:rPr>
                  <w:sz w:val="18"/>
                  <w:szCs w:val="18"/>
                  <w:rPrChange w:id="1320" w:author="Chris Wright" w:date="2014-06-16T14:22:00Z">
                    <w:rPr/>
                  </w:rPrChange>
                </w:rPr>
                <w:t>-</w:t>
              </w:r>
            </w:ins>
            <w:ins w:id="1321" w:author="Chris Wright" w:date="2014-06-16T13:54:00Z">
              <w:r w:rsidRPr="005B7FB5">
                <w:rPr>
                  <w:sz w:val="18"/>
                  <w:szCs w:val="18"/>
                  <w:rPrChange w:id="1322" w:author="Chris Wright" w:date="2014-06-16T14:22:00Z">
                    <w:rPr/>
                  </w:rPrChange>
                </w:rPr>
                <w:t>queued when a zone group is close to its usage limit of queries for the month</w:t>
              </w:r>
            </w:ins>
          </w:p>
        </w:tc>
        <w:tc>
          <w:tcPr>
            <w:tcW w:w="2180" w:type="dxa"/>
          </w:tcPr>
          <w:p w:rsidR="00ED22D4" w:rsidRPr="005B7FB5" w:rsidRDefault="00ED22D4">
            <w:pPr>
              <w:ind w:left="35"/>
              <w:rPr>
                <w:ins w:id="1323" w:author="Chris Wright" w:date="2014-06-16T13:48:00Z"/>
                <w:sz w:val="18"/>
                <w:szCs w:val="18"/>
                <w:rPrChange w:id="1324" w:author="Chris Wright" w:date="2014-06-16T14:22:00Z">
                  <w:rPr>
                    <w:ins w:id="1325" w:author="Chris Wright" w:date="2014-06-16T13:48:00Z"/>
                  </w:rPr>
                </w:rPrChange>
              </w:rPr>
              <w:pPrChange w:id="1326" w:author="Chris Wright" w:date="2014-06-16T13:52:00Z">
                <w:pPr/>
              </w:pPrChange>
            </w:pPr>
            <w:ins w:id="1327" w:author="Chris Wright" w:date="2014-06-16T14:00:00Z">
              <w:r w:rsidRPr="005B7FB5">
                <w:rPr>
                  <w:sz w:val="18"/>
                  <w:szCs w:val="18"/>
                  <w:rPrChange w:id="1328" w:author="Chris Wright" w:date="2014-06-16T14:22:00Z">
                    <w:rPr/>
                  </w:rPrChange>
                </w:rPr>
                <w:t>zoneGroupName</w:t>
              </w:r>
            </w:ins>
          </w:p>
        </w:tc>
        <w:tc>
          <w:tcPr>
            <w:tcW w:w="2180" w:type="dxa"/>
          </w:tcPr>
          <w:p w:rsidR="00ED22D4" w:rsidRPr="005B7FB5" w:rsidRDefault="00ED22D4">
            <w:pPr>
              <w:ind w:left="35"/>
              <w:rPr>
                <w:ins w:id="1329" w:author="Chris Wright" w:date="2014-06-16T13:48:00Z"/>
                <w:sz w:val="18"/>
                <w:szCs w:val="18"/>
                <w:rPrChange w:id="1330" w:author="Chris Wright" w:date="2014-06-16T14:22:00Z">
                  <w:rPr>
                    <w:ins w:id="1331" w:author="Chris Wright" w:date="2014-06-16T13:48:00Z"/>
                  </w:rPr>
                </w:rPrChange>
              </w:rPr>
              <w:pPrChange w:id="1332" w:author="Chris Wright" w:date="2014-06-16T13:52:00Z">
                <w:pPr/>
              </w:pPrChange>
            </w:pPr>
            <w:ins w:id="1333" w:author="Chris Wright" w:date="2014-06-16T14:01:00Z">
              <w:r w:rsidRPr="005B7FB5">
                <w:rPr>
                  <w:sz w:val="18"/>
                  <w:szCs w:val="18"/>
                  <w:rPrChange w:id="1334" w:author="Chris Wright" w:date="2014-06-16T14:22:00Z">
                    <w:rPr/>
                  </w:rPrChange>
                </w:rPr>
                <w:t>The name of the zone group</w:t>
              </w:r>
            </w:ins>
          </w:p>
        </w:tc>
      </w:tr>
      <w:tr w:rsidR="00ED22D4" w:rsidRPr="005B7FB5" w:rsidTr="00C25905">
        <w:trPr>
          <w:jc w:val="center"/>
          <w:ins w:id="1335" w:author="Chris Wright" w:date="2014-06-16T13:58:00Z"/>
        </w:trPr>
        <w:tc>
          <w:tcPr>
            <w:tcW w:w="2180" w:type="dxa"/>
            <w:vMerge/>
          </w:tcPr>
          <w:p w:rsidR="00ED22D4" w:rsidRPr="005B7FB5" w:rsidRDefault="00ED22D4" w:rsidP="00ED22D4">
            <w:pPr>
              <w:ind w:left="142"/>
              <w:rPr>
                <w:ins w:id="1336" w:author="Chris Wright" w:date="2014-06-16T13:58:00Z"/>
                <w:sz w:val="18"/>
                <w:szCs w:val="18"/>
                <w:rPrChange w:id="1337" w:author="Chris Wright" w:date="2014-06-16T14:22:00Z">
                  <w:rPr>
                    <w:ins w:id="1338" w:author="Chris Wright" w:date="2014-06-16T13:58:00Z"/>
                  </w:rPr>
                </w:rPrChange>
              </w:rPr>
            </w:pPr>
          </w:p>
        </w:tc>
        <w:tc>
          <w:tcPr>
            <w:tcW w:w="2180" w:type="dxa"/>
            <w:vMerge/>
          </w:tcPr>
          <w:p w:rsidR="00ED22D4" w:rsidRPr="005B7FB5" w:rsidRDefault="00ED22D4" w:rsidP="00ED22D4">
            <w:pPr>
              <w:rPr>
                <w:ins w:id="1339" w:author="Chris Wright" w:date="2014-06-16T13:58:00Z"/>
                <w:sz w:val="18"/>
                <w:szCs w:val="18"/>
                <w:rPrChange w:id="1340" w:author="Chris Wright" w:date="2014-06-16T14:22:00Z">
                  <w:rPr>
                    <w:ins w:id="1341" w:author="Chris Wright" w:date="2014-06-16T13:58:00Z"/>
                  </w:rPr>
                </w:rPrChange>
              </w:rPr>
            </w:pPr>
          </w:p>
        </w:tc>
        <w:tc>
          <w:tcPr>
            <w:tcW w:w="2180" w:type="dxa"/>
          </w:tcPr>
          <w:p w:rsidR="00ED22D4" w:rsidRPr="005B7FB5" w:rsidRDefault="00ED22D4" w:rsidP="00ED22D4">
            <w:pPr>
              <w:ind w:left="35"/>
              <w:rPr>
                <w:ins w:id="1342" w:author="Chris Wright" w:date="2014-06-16T13:58:00Z"/>
                <w:sz w:val="18"/>
                <w:szCs w:val="18"/>
                <w:rPrChange w:id="1343" w:author="Chris Wright" w:date="2014-06-16T14:22:00Z">
                  <w:rPr>
                    <w:ins w:id="1344" w:author="Chris Wright" w:date="2014-06-16T13:58:00Z"/>
                  </w:rPr>
                </w:rPrChange>
              </w:rPr>
            </w:pPr>
            <w:ins w:id="1345" w:author="Chris Wright" w:date="2014-06-16T14:01:00Z">
              <w:r w:rsidRPr="005B7FB5">
                <w:rPr>
                  <w:sz w:val="18"/>
                  <w:szCs w:val="18"/>
                  <w:rPrChange w:id="1346" w:author="Chris Wright" w:date="2014-06-16T14:22:00Z">
                    <w:rPr/>
                  </w:rPrChange>
                </w:rPr>
                <w:t>percentUsed</w:t>
              </w:r>
            </w:ins>
          </w:p>
        </w:tc>
        <w:tc>
          <w:tcPr>
            <w:tcW w:w="2180" w:type="dxa"/>
          </w:tcPr>
          <w:p w:rsidR="00ED22D4" w:rsidRPr="005B7FB5" w:rsidRDefault="00ED22D4" w:rsidP="00ED22D4">
            <w:pPr>
              <w:ind w:left="35"/>
              <w:rPr>
                <w:ins w:id="1347" w:author="Chris Wright" w:date="2014-06-16T13:58:00Z"/>
                <w:sz w:val="18"/>
                <w:szCs w:val="18"/>
                <w:rPrChange w:id="1348" w:author="Chris Wright" w:date="2014-06-16T14:22:00Z">
                  <w:rPr>
                    <w:ins w:id="1349" w:author="Chris Wright" w:date="2014-06-16T13:58:00Z"/>
                  </w:rPr>
                </w:rPrChange>
              </w:rPr>
            </w:pPr>
            <w:ins w:id="1350" w:author="Chris Wright" w:date="2014-06-16T14:01:00Z">
              <w:r w:rsidRPr="005B7FB5">
                <w:rPr>
                  <w:sz w:val="18"/>
                  <w:szCs w:val="18"/>
                  <w:rPrChange w:id="1351" w:author="Chris Wright" w:date="2014-06-16T14:22:00Z">
                    <w:rPr/>
                  </w:rPrChange>
                </w:rPr>
                <w:t>The percentage of the allowed query limit used</w:t>
              </w:r>
            </w:ins>
          </w:p>
        </w:tc>
      </w:tr>
      <w:tr w:rsidR="00ED22D4" w:rsidRPr="005B7FB5" w:rsidTr="00C25905">
        <w:trPr>
          <w:jc w:val="center"/>
          <w:ins w:id="1352" w:author="Chris Wright" w:date="2014-06-16T13:58:00Z"/>
        </w:trPr>
        <w:tc>
          <w:tcPr>
            <w:tcW w:w="2180" w:type="dxa"/>
            <w:vMerge/>
          </w:tcPr>
          <w:p w:rsidR="00ED22D4" w:rsidRPr="005B7FB5" w:rsidRDefault="00ED22D4" w:rsidP="00ED22D4">
            <w:pPr>
              <w:ind w:left="142"/>
              <w:rPr>
                <w:ins w:id="1353" w:author="Chris Wright" w:date="2014-06-16T13:58:00Z"/>
                <w:sz w:val="18"/>
                <w:szCs w:val="18"/>
                <w:rPrChange w:id="1354" w:author="Chris Wright" w:date="2014-06-16T14:22:00Z">
                  <w:rPr>
                    <w:ins w:id="1355" w:author="Chris Wright" w:date="2014-06-16T13:58:00Z"/>
                  </w:rPr>
                </w:rPrChange>
              </w:rPr>
            </w:pPr>
          </w:p>
        </w:tc>
        <w:tc>
          <w:tcPr>
            <w:tcW w:w="2180" w:type="dxa"/>
            <w:vMerge/>
          </w:tcPr>
          <w:p w:rsidR="00ED22D4" w:rsidRPr="005B7FB5" w:rsidRDefault="00ED22D4" w:rsidP="00ED22D4">
            <w:pPr>
              <w:rPr>
                <w:ins w:id="1356" w:author="Chris Wright" w:date="2014-06-16T13:58:00Z"/>
                <w:sz w:val="18"/>
                <w:szCs w:val="18"/>
                <w:rPrChange w:id="1357" w:author="Chris Wright" w:date="2014-06-16T14:22:00Z">
                  <w:rPr>
                    <w:ins w:id="1358" w:author="Chris Wright" w:date="2014-06-16T13:58:00Z"/>
                  </w:rPr>
                </w:rPrChange>
              </w:rPr>
            </w:pPr>
          </w:p>
        </w:tc>
        <w:tc>
          <w:tcPr>
            <w:tcW w:w="2180" w:type="dxa"/>
          </w:tcPr>
          <w:p w:rsidR="00ED22D4" w:rsidRPr="005B7FB5" w:rsidRDefault="00ED22D4" w:rsidP="00ED22D4">
            <w:pPr>
              <w:ind w:left="35"/>
              <w:rPr>
                <w:ins w:id="1359" w:author="Chris Wright" w:date="2014-06-16T13:58:00Z"/>
                <w:sz w:val="18"/>
                <w:szCs w:val="18"/>
                <w:rPrChange w:id="1360" w:author="Chris Wright" w:date="2014-06-16T14:22:00Z">
                  <w:rPr>
                    <w:ins w:id="1361" w:author="Chris Wright" w:date="2014-06-16T13:58:00Z"/>
                  </w:rPr>
                </w:rPrChange>
              </w:rPr>
            </w:pPr>
            <w:ins w:id="1362" w:author="Chris Wright" w:date="2014-06-16T14:01:00Z">
              <w:r w:rsidRPr="005B7FB5">
                <w:rPr>
                  <w:sz w:val="18"/>
                  <w:szCs w:val="18"/>
                  <w:rPrChange w:id="1363" w:author="Chris Wright" w:date="2014-06-16T14:22:00Z">
                    <w:rPr/>
                  </w:rPrChange>
                </w:rPr>
                <w:t>currentUsage</w:t>
              </w:r>
            </w:ins>
          </w:p>
        </w:tc>
        <w:tc>
          <w:tcPr>
            <w:tcW w:w="2180" w:type="dxa"/>
          </w:tcPr>
          <w:p w:rsidR="00ED22D4" w:rsidRPr="005B7FB5" w:rsidRDefault="00ED22D4" w:rsidP="00ED22D4">
            <w:pPr>
              <w:ind w:left="35"/>
              <w:rPr>
                <w:ins w:id="1364" w:author="Chris Wright" w:date="2014-06-16T13:58:00Z"/>
                <w:sz w:val="18"/>
                <w:szCs w:val="18"/>
                <w:rPrChange w:id="1365" w:author="Chris Wright" w:date="2014-06-16T14:22:00Z">
                  <w:rPr>
                    <w:ins w:id="1366" w:author="Chris Wright" w:date="2014-06-16T13:58:00Z"/>
                  </w:rPr>
                </w:rPrChange>
              </w:rPr>
            </w:pPr>
            <w:ins w:id="1367" w:author="Chris Wright" w:date="2014-06-16T14:01:00Z">
              <w:r w:rsidRPr="005B7FB5">
                <w:rPr>
                  <w:sz w:val="18"/>
                  <w:szCs w:val="18"/>
                  <w:rPrChange w:id="1368" w:author="Chris Wright" w:date="2014-06-16T14:22:00Z">
                    <w:rPr/>
                  </w:rPrChange>
                </w:rPr>
                <w:t>The actual number of queries consumed</w:t>
              </w:r>
            </w:ins>
          </w:p>
        </w:tc>
      </w:tr>
      <w:tr w:rsidR="00ED22D4" w:rsidRPr="005B7FB5" w:rsidTr="00C25905">
        <w:trPr>
          <w:jc w:val="center"/>
          <w:ins w:id="1369" w:author="Chris Wright" w:date="2014-06-16T13:58:00Z"/>
        </w:trPr>
        <w:tc>
          <w:tcPr>
            <w:tcW w:w="2180" w:type="dxa"/>
            <w:vMerge/>
          </w:tcPr>
          <w:p w:rsidR="00ED22D4" w:rsidRPr="005B7FB5" w:rsidRDefault="00ED22D4" w:rsidP="00ED22D4">
            <w:pPr>
              <w:ind w:left="142"/>
              <w:rPr>
                <w:ins w:id="1370" w:author="Chris Wright" w:date="2014-06-16T13:58:00Z"/>
                <w:sz w:val="18"/>
                <w:szCs w:val="18"/>
                <w:rPrChange w:id="1371" w:author="Chris Wright" w:date="2014-06-16T14:22:00Z">
                  <w:rPr>
                    <w:ins w:id="1372" w:author="Chris Wright" w:date="2014-06-16T13:58:00Z"/>
                  </w:rPr>
                </w:rPrChange>
              </w:rPr>
            </w:pPr>
          </w:p>
        </w:tc>
        <w:tc>
          <w:tcPr>
            <w:tcW w:w="2180" w:type="dxa"/>
            <w:vMerge/>
          </w:tcPr>
          <w:p w:rsidR="00ED22D4" w:rsidRPr="005B7FB5" w:rsidRDefault="00ED22D4" w:rsidP="00ED22D4">
            <w:pPr>
              <w:rPr>
                <w:ins w:id="1373" w:author="Chris Wright" w:date="2014-06-16T13:58:00Z"/>
                <w:sz w:val="18"/>
                <w:szCs w:val="18"/>
                <w:rPrChange w:id="1374" w:author="Chris Wright" w:date="2014-06-16T14:22:00Z">
                  <w:rPr>
                    <w:ins w:id="1375" w:author="Chris Wright" w:date="2014-06-16T13:58:00Z"/>
                  </w:rPr>
                </w:rPrChange>
              </w:rPr>
            </w:pPr>
          </w:p>
        </w:tc>
        <w:tc>
          <w:tcPr>
            <w:tcW w:w="2180" w:type="dxa"/>
          </w:tcPr>
          <w:p w:rsidR="00ED22D4" w:rsidRPr="005B7FB5" w:rsidRDefault="00ED22D4" w:rsidP="00ED22D4">
            <w:pPr>
              <w:ind w:left="35"/>
              <w:rPr>
                <w:ins w:id="1376" w:author="Chris Wright" w:date="2014-06-16T13:58:00Z"/>
                <w:sz w:val="18"/>
                <w:szCs w:val="18"/>
                <w:rPrChange w:id="1377" w:author="Chris Wright" w:date="2014-06-16T14:22:00Z">
                  <w:rPr>
                    <w:ins w:id="1378" w:author="Chris Wright" w:date="2014-06-16T13:58:00Z"/>
                  </w:rPr>
                </w:rPrChange>
              </w:rPr>
            </w:pPr>
            <w:ins w:id="1379" w:author="Chris Wright" w:date="2014-06-16T14:01:00Z">
              <w:r w:rsidRPr="005B7FB5">
                <w:rPr>
                  <w:sz w:val="18"/>
                  <w:szCs w:val="18"/>
                  <w:rPrChange w:id="1380" w:author="Chris Wright" w:date="2014-06-16T14:22:00Z">
                    <w:rPr/>
                  </w:rPrChange>
                </w:rPr>
                <w:t>usageLimit</w:t>
              </w:r>
            </w:ins>
          </w:p>
        </w:tc>
        <w:tc>
          <w:tcPr>
            <w:tcW w:w="2180" w:type="dxa"/>
          </w:tcPr>
          <w:p w:rsidR="00ED22D4" w:rsidRPr="005B7FB5" w:rsidRDefault="00ED22D4" w:rsidP="00ED22D4">
            <w:pPr>
              <w:ind w:left="35"/>
              <w:rPr>
                <w:ins w:id="1381" w:author="Chris Wright" w:date="2014-06-16T13:58:00Z"/>
                <w:sz w:val="18"/>
                <w:szCs w:val="18"/>
                <w:rPrChange w:id="1382" w:author="Chris Wright" w:date="2014-06-16T14:22:00Z">
                  <w:rPr>
                    <w:ins w:id="1383" w:author="Chris Wright" w:date="2014-06-16T13:58:00Z"/>
                  </w:rPr>
                </w:rPrChange>
              </w:rPr>
            </w:pPr>
            <w:ins w:id="1384" w:author="Chris Wright" w:date="2014-06-16T14:01:00Z">
              <w:r w:rsidRPr="005B7FB5">
                <w:rPr>
                  <w:sz w:val="18"/>
                  <w:szCs w:val="18"/>
                  <w:rPrChange w:id="1385" w:author="Chris Wright" w:date="2014-06-16T14:22:00Z">
                    <w:rPr/>
                  </w:rPrChange>
                </w:rPr>
                <w:t>The limit t</w:t>
              </w:r>
              <w:r w:rsidR="00C2715E" w:rsidRPr="005B7FB5">
                <w:rPr>
                  <w:sz w:val="18"/>
                  <w:szCs w:val="18"/>
                  <w:rPrChange w:id="1386" w:author="Chris Wright" w:date="2014-06-16T14:22:00Z">
                    <w:rPr/>
                  </w:rPrChange>
                </w:rPr>
                <w:t>hat applies to the zone</w:t>
              </w:r>
            </w:ins>
            <w:ins w:id="1387" w:author="Chris Wright" w:date="2014-06-16T14:03:00Z">
              <w:r w:rsidR="00C2715E" w:rsidRPr="005B7FB5">
                <w:rPr>
                  <w:sz w:val="18"/>
                  <w:szCs w:val="18"/>
                  <w:rPrChange w:id="1388" w:author="Chris Wright" w:date="2014-06-16T14:22:00Z">
                    <w:rPr/>
                  </w:rPrChange>
                </w:rPr>
                <w:t xml:space="preserve"> group</w:t>
              </w:r>
            </w:ins>
            <w:ins w:id="1389" w:author="Arnaud Dumont" w:date="2014-06-16T15:39:00Z">
              <w:r w:rsidR="00940983">
                <w:rPr>
                  <w:sz w:val="18"/>
                  <w:szCs w:val="18"/>
                </w:rPr>
                <w:t>’</w:t>
              </w:r>
            </w:ins>
            <w:ins w:id="1390" w:author="Chris Wright" w:date="2014-06-16T14:03:00Z">
              <w:r w:rsidR="00C2715E" w:rsidRPr="005B7FB5">
                <w:rPr>
                  <w:sz w:val="18"/>
                  <w:szCs w:val="18"/>
                  <w:rPrChange w:id="1391" w:author="Chris Wright" w:date="2014-06-16T14:22:00Z">
                    <w:rPr/>
                  </w:rPrChange>
                </w:rPr>
                <w:t>s</w:t>
              </w:r>
            </w:ins>
            <w:ins w:id="1392" w:author="Chris Wright" w:date="2014-06-16T14:01:00Z">
              <w:r w:rsidRPr="005B7FB5">
                <w:rPr>
                  <w:sz w:val="18"/>
                  <w:szCs w:val="18"/>
                  <w:rPrChange w:id="1393" w:author="Chris Wright" w:date="2014-06-16T14:22:00Z">
                    <w:rPr/>
                  </w:rPrChange>
                </w:rPr>
                <w:t xml:space="preserve"> current plan</w:t>
              </w:r>
            </w:ins>
          </w:p>
        </w:tc>
      </w:tr>
      <w:tr w:rsidR="00C2715E" w:rsidRPr="005B7FB5" w:rsidTr="00940983">
        <w:trPr>
          <w:jc w:val="center"/>
          <w:ins w:id="1394" w:author="Chris Wright" w:date="2014-06-16T13:50:00Z"/>
        </w:trPr>
        <w:tc>
          <w:tcPr>
            <w:tcW w:w="2180" w:type="dxa"/>
            <w:vMerge w:val="restart"/>
          </w:tcPr>
          <w:p w:rsidR="00C2715E" w:rsidRPr="005B7FB5" w:rsidRDefault="00C2715E">
            <w:pPr>
              <w:ind w:left="142"/>
              <w:rPr>
                <w:ins w:id="1395" w:author="Chris Wright" w:date="2014-06-16T13:50:00Z"/>
                <w:sz w:val="18"/>
                <w:szCs w:val="18"/>
                <w:rPrChange w:id="1396" w:author="Chris Wright" w:date="2014-06-16T14:22:00Z">
                  <w:rPr>
                    <w:ins w:id="1397" w:author="Chris Wright" w:date="2014-06-16T13:50:00Z"/>
                  </w:rPr>
                </w:rPrChange>
              </w:rPr>
              <w:pPrChange w:id="1398" w:author="Chris Wright" w:date="2014-06-16T13:52:00Z">
                <w:pPr/>
              </w:pPrChange>
            </w:pPr>
            <w:ins w:id="1399" w:author="Chris Wright" w:date="2014-06-16T13:50:00Z">
              <w:r w:rsidRPr="005B7FB5">
                <w:rPr>
                  <w:sz w:val="18"/>
                  <w:szCs w:val="18"/>
                  <w:rPrChange w:id="1400" w:author="Chris Wright" w:date="2014-06-16T14:22:00Z">
                    <w:rPr/>
                  </w:rPrChange>
                </w:rPr>
                <w:t>zoneUsageCritical</w:t>
              </w:r>
            </w:ins>
          </w:p>
        </w:tc>
        <w:tc>
          <w:tcPr>
            <w:tcW w:w="2180" w:type="dxa"/>
            <w:vMerge w:val="restart"/>
          </w:tcPr>
          <w:p w:rsidR="00C2715E" w:rsidRPr="005B7FB5" w:rsidRDefault="00C2715E">
            <w:pPr>
              <w:ind w:left="0"/>
              <w:rPr>
                <w:ins w:id="1401" w:author="Chris Wright" w:date="2014-06-16T13:51:00Z"/>
                <w:sz w:val="18"/>
                <w:szCs w:val="18"/>
                <w:rPrChange w:id="1402" w:author="Chris Wright" w:date="2014-06-16T14:22:00Z">
                  <w:rPr>
                    <w:ins w:id="1403" w:author="Chris Wright" w:date="2014-06-16T13:51:00Z"/>
                  </w:rPr>
                </w:rPrChange>
              </w:rPr>
              <w:pPrChange w:id="1404" w:author="Chris Wright" w:date="2014-06-16T13:52:00Z">
                <w:pPr/>
              </w:pPrChange>
            </w:pPr>
            <w:ins w:id="1405" w:author="Chris Wright" w:date="2014-06-16T13:54:00Z">
              <w:r w:rsidRPr="005B7FB5">
                <w:rPr>
                  <w:sz w:val="18"/>
                  <w:szCs w:val="18"/>
                  <w:rPrChange w:id="1406" w:author="Chris Wright" w:date="2014-06-16T14:22:00Z">
                    <w:rPr/>
                  </w:rPrChange>
                </w:rPr>
                <w:t>En</w:t>
              </w:r>
            </w:ins>
            <w:ins w:id="1407" w:author="Chris Wright" w:date="2014-06-16T13:57:00Z">
              <w:r w:rsidRPr="005B7FB5">
                <w:rPr>
                  <w:sz w:val="18"/>
                  <w:szCs w:val="18"/>
                  <w:rPrChange w:id="1408" w:author="Chris Wright" w:date="2014-06-16T14:22:00Z">
                    <w:rPr/>
                  </w:rPrChange>
                </w:rPr>
                <w:t>-</w:t>
              </w:r>
            </w:ins>
            <w:ins w:id="1409" w:author="Chris Wright" w:date="2014-06-16T13:54:00Z">
              <w:r w:rsidRPr="005B7FB5">
                <w:rPr>
                  <w:sz w:val="18"/>
                  <w:szCs w:val="18"/>
                  <w:rPrChange w:id="1410" w:author="Chris Wright" w:date="2014-06-16T14:22:00Z">
                    <w:rPr/>
                  </w:rPrChange>
                </w:rPr>
                <w:t>queued when a zone is very close to its usage limit of queries for the month</w:t>
              </w:r>
            </w:ins>
          </w:p>
        </w:tc>
        <w:tc>
          <w:tcPr>
            <w:tcW w:w="2180" w:type="dxa"/>
          </w:tcPr>
          <w:p w:rsidR="00C2715E" w:rsidRPr="005B7FB5" w:rsidRDefault="00C2715E">
            <w:pPr>
              <w:ind w:left="35"/>
              <w:rPr>
                <w:ins w:id="1411" w:author="Chris Wright" w:date="2014-06-16T13:50:00Z"/>
                <w:sz w:val="18"/>
                <w:szCs w:val="18"/>
                <w:rPrChange w:id="1412" w:author="Chris Wright" w:date="2014-06-16T14:22:00Z">
                  <w:rPr>
                    <w:ins w:id="1413" w:author="Chris Wright" w:date="2014-06-16T13:50:00Z"/>
                  </w:rPr>
                </w:rPrChange>
              </w:rPr>
              <w:pPrChange w:id="1414" w:author="Chris Wright" w:date="2014-06-16T13:52:00Z">
                <w:pPr/>
              </w:pPrChange>
            </w:pPr>
            <w:ins w:id="1415" w:author="Chris Wright" w:date="2014-06-16T14:03:00Z">
              <w:r w:rsidRPr="005B7FB5">
                <w:rPr>
                  <w:sz w:val="18"/>
                  <w:szCs w:val="18"/>
                  <w:rPrChange w:id="1416" w:author="Chris Wright" w:date="2014-06-16T14:22:00Z">
                    <w:rPr/>
                  </w:rPrChange>
                </w:rPr>
                <w:t>zoneName</w:t>
              </w:r>
            </w:ins>
          </w:p>
        </w:tc>
        <w:tc>
          <w:tcPr>
            <w:tcW w:w="2180" w:type="dxa"/>
          </w:tcPr>
          <w:p w:rsidR="00C2715E" w:rsidRPr="005B7FB5" w:rsidRDefault="00C2715E">
            <w:pPr>
              <w:ind w:left="35"/>
              <w:rPr>
                <w:ins w:id="1417" w:author="Chris Wright" w:date="2014-06-16T13:50:00Z"/>
                <w:sz w:val="18"/>
                <w:szCs w:val="18"/>
                <w:rPrChange w:id="1418" w:author="Chris Wright" w:date="2014-06-16T14:22:00Z">
                  <w:rPr>
                    <w:ins w:id="1419" w:author="Chris Wright" w:date="2014-06-16T13:50:00Z"/>
                  </w:rPr>
                </w:rPrChange>
              </w:rPr>
              <w:pPrChange w:id="1420" w:author="Chris Wright" w:date="2014-06-16T13:52:00Z">
                <w:pPr/>
              </w:pPrChange>
            </w:pPr>
            <w:ins w:id="1421" w:author="Chris Wright" w:date="2014-06-16T14:03:00Z">
              <w:r w:rsidRPr="005B7FB5">
                <w:rPr>
                  <w:sz w:val="18"/>
                  <w:szCs w:val="18"/>
                  <w:rPrChange w:id="1422" w:author="Chris Wright" w:date="2014-06-16T14:22:00Z">
                    <w:rPr/>
                  </w:rPrChange>
                </w:rPr>
                <w:t>The name of the zone</w:t>
              </w:r>
            </w:ins>
          </w:p>
        </w:tc>
      </w:tr>
      <w:tr w:rsidR="00C2715E" w:rsidRPr="005B7FB5" w:rsidTr="00C25905">
        <w:trPr>
          <w:jc w:val="center"/>
          <w:ins w:id="1423" w:author="Chris Wright" w:date="2014-06-16T14:03:00Z"/>
        </w:trPr>
        <w:tc>
          <w:tcPr>
            <w:tcW w:w="2180" w:type="dxa"/>
            <w:vMerge/>
          </w:tcPr>
          <w:p w:rsidR="00C2715E" w:rsidRPr="005B7FB5" w:rsidRDefault="00C2715E" w:rsidP="00ED22D4">
            <w:pPr>
              <w:ind w:left="142"/>
              <w:rPr>
                <w:ins w:id="1424" w:author="Chris Wright" w:date="2014-06-16T14:03:00Z"/>
                <w:sz w:val="18"/>
                <w:szCs w:val="18"/>
                <w:rPrChange w:id="1425" w:author="Chris Wright" w:date="2014-06-16T14:22:00Z">
                  <w:rPr>
                    <w:ins w:id="1426" w:author="Chris Wright" w:date="2014-06-16T14:03:00Z"/>
                  </w:rPr>
                </w:rPrChange>
              </w:rPr>
            </w:pPr>
          </w:p>
        </w:tc>
        <w:tc>
          <w:tcPr>
            <w:tcW w:w="2180" w:type="dxa"/>
            <w:vMerge/>
          </w:tcPr>
          <w:p w:rsidR="00C2715E" w:rsidRPr="005B7FB5" w:rsidRDefault="00C2715E" w:rsidP="00ED22D4">
            <w:pPr>
              <w:rPr>
                <w:ins w:id="1427" w:author="Chris Wright" w:date="2014-06-16T14:03:00Z"/>
                <w:sz w:val="18"/>
                <w:szCs w:val="18"/>
                <w:rPrChange w:id="1428" w:author="Chris Wright" w:date="2014-06-16T14:22:00Z">
                  <w:rPr>
                    <w:ins w:id="1429" w:author="Chris Wright" w:date="2014-06-16T14:03:00Z"/>
                  </w:rPr>
                </w:rPrChange>
              </w:rPr>
            </w:pPr>
          </w:p>
        </w:tc>
        <w:tc>
          <w:tcPr>
            <w:tcW w:w="2180" w:type="dxa"/>
          </w:tcPr>
          <w:p w:rsidR="00C2715E" w:rsidRPr="005B7FB5" w:rsidRDefault="00C2715E" w:rsidP="00ED22D4">
            <w:pPr>
              <w:ind w:left="35"/>
              <w:rPr>
                <w:ins w:id="1430" w:author="Chris Wright" w:date="2014-06-16T14:03:00Z"/>
                <w:sz w:val="18"/>
                <w:szCs w:val="18"/>
                <w:rPrChange w:id="1431" w:author="Chris Wright" w:date="2014-06-16T14:22:00Z">
                  <w:rPr>
                    <w:ins w:id="1432" w:author="Chris Wright" w:date="2014-06-16T14:03:00Z"/>
                  </w:rPr>
                </w:rPrChange>
              </w:rPr>
            </w:pPr>
            <w:ins w:id="1433" w:author="Chris Wright" w:date="2014-06-16T14:03:00Z">
              <w:r w:rsidRPr="005B7FB5">
                <w:rPr>
                  <w:sz w:val="18"/>
                  <w:szCs w:val="18"/>
                  <w:rPrChange w:id="1434" w:author="Chris Wright" w:date="2014-06-16T14:22:00Z">
                    <w:rPr/>
                  </w:rPrChange>
                </w:rPr>
                <w:t>zoneId</w:t>
              </w:r>
            </w:ins>
          </w:p>
        </w:tc>
        <w:tc>
          <w:tcPr>
            <w:tcW w:w="2180" w:type="dxa"/>
          </w:tcPr>
          <w:p w:rsidR="00C2715E" w:rsidRPr="005B7FB5" w:rsidRDefault="00C2715E" w:rsidP="00ED22D4">
            <w:pPr>
              <w:ind w:left="35"/>
              <w:rPr>
                <w:ins w:id="1435" w:author="Chris Wright" w:date="2014-06-16T14:03:00Z"/>
                <w:sz w:val="18"/>
                <w:szCs w:val="18"/>
                <w:rPrChange w:id="1436" w:author="Chris Wright" w:date="2014-06-16T14:22:00Z">
                  <w:rPr>
                    <w:ins w:id="1437" w:author="Chris Wright" w:date="2014-06-16T14:03:00Z"/>
                  </w:rPr>
                </w:rPrChange>
              </w:rPr>
            </w:pPr>
            <w:ins w:id="1438" w:author="Chris Wright" w:date="2014-06-16T14:03:00Z">
              <w:r w:rsidRPr="005B7FB5">
                <w:rPr>
                  <w:sz w:val="18"/>
                  <w:szCs w:val="18"/>
                  <w:rPrChange w:id="1439" w:author="Chris Wright" w:date="2014-06-16T14:22:00Z">
                    <w:rPr/>
                  </w:rPrChange>
                </w:rPr>
                <w:t>The uuid of the zone</w:t>
              </w:r>
            </w:ins>
          </w:p>
        </w:tc>
      </w:tr>
      <w:tr w:rsidR="00C2715E" w:rsidRPr="005B7FB5" w:rsidTr="00C25905">
        <w:trPr>
          <w:jc w:val="center"/>
          <w:ins w:id="1440" w:author="Chris Wright" w:date="2014-06-16T14:03:00Z"/>
        </w:trPr>
        <w:tc>
          <w:tcPr>
            <w:tcW w:w="2180" w:type="dxa"/>
            <w:vMerge/>
          </w:tcPr>
          <w:p w:rsidR="00C2715E" w:rsidRPr="005B7FB5" w:rsidRDefault="00C2715E" w:rsidP="00ED22D4">
            <w:pPr>
              <w:ind w:left="142"/>
              <w:rPr>
                <w:ins w:id="1441" w:author="Chris Wright" w:date="2014-06-16T14:03:00Z"/>
                <w:sz w:val="18"/>
                <w:szCs w:val="18"/>
                <w:rPrChange w:id="1442" w:author="Chris Wright" w:date="2014-06-16T14:22:00Z">
                  <w:rPr>
                    <w:ins w:id="1443" w:author="Chris Wright" w:date="2014-06-16T14:03:00Z"/>
                  </w:rPr>
                </w:rPrChange>
              </w:rPr>
            </w:pPr>
          </w:p>
        </w:tc>
        <w:tc>
          <w:tcPr>
            <w:tcW w:w="2180" w:type="dxa"/>
            <w:vMerge/>
          </w:tcPr>
          <w:p w:rsidR="00C2715E" w:rsidRPr="005B7FB5" w:rsidRDefault="00C2715E" w:rsidP="00ED22D4">
            <w:pPr>
              <w:rPr>
                <w:ins w:id="1444" w:author="Chris Wright" w:date="2014-06-16T14:03:00Z"/>
                <w:sz w:val="18"/>
                <w:szCs w:val="18"/>
                <w:rPrChange w:id="1445" w:author="Chris Wright" w:date="2014-06-16T14:22:00Z">
                  <w:rPr>
                    <w:ins w:id="1446" w:author="Chris Wright" w:date="2014-06-16T14:03:00Z"/>
                  </w:rPr>
                </w:rPrChange>
              </w:rPr>
            </w:pPr>
          </w:p>
        </w:tc>
        <w:tc>
          <w:tcPr>
            <w:tcW w:w="2180" w:type="dxa"/>
          </w:tcPr>
          <w:p w:rsidR="00C2715E" w:rsidRPr="005B7FB5" w:rsidRDefault="00C2715E" w:rsidP="00ED22D4">
            <w:pPr>
              <w:ind w:left="35"/>
              <w:rPr>
                <w:ins w:id="1447" w:author="Chris Wright" w:date="2014-06-16T14:03:00Z"/>
                <w:sz w:val="18"/>
                <w:szCs w:val="18"/>
                <w:rPrChange w:id="1448" w:author="Chris Wright" w:date="2014-06-16T14:22:00Z">
                  <w:rPr>
                    <w:ins w:id="1449" w:author="Chris Wright" w:date="2014-06-16T14:03:00Z"/>
                  </w:rPr>
                </w:rPrChange>
              </w:rPr>
            </w:pPr>
            <w:ins w:id="1450" w:author="Chris Wright" w:date="2014-06-16T14:03:00Z">
              <w:r w:rsidRPr="005B7FB5">
                <w:rPr>
                  <w:sz w:val="18"/>
                  <w:szCs w:val="18"/>
                  <w:rPrChange w:id="1451" w:author="Chris Wright" w:date="2014-06-16T14:22:00Z">
                    <w:rPr/>
                  </w:rPrChange>
                </w:rPr>
                <w:t>percentUsed</w:t>
              </w:r>
            </w:ins>
          </w:p>
        </w:tc>
        <w:tc>
          <w:tcPr>
            <w:tcW w:w="2180" w:type="dxa"/>
          </w:tcPr>
          <w:p w:rsidR="00C2715E" w:rsidRPr="005B7FB5" w:rsidRDefault="00C2715E" w:rsidP="00ED22D4">
            <w:pPr>
              <w:ind w:left="35"/>
              <w:rPr>
                <w:ins w:id="1452" w:author="Chris Wright" w:date="2014-06-16T14:03:00Z"/>
                <w:sz w:val="18"/>
                <w:szCs w:val="18"/>
                <w:rPrChange w:id="1453" w:author="Chris Wright" w:date="2014-06-16T14:22:00Z">
                  <w:rPr>
                    <w:ins w:id="1454" w:author="Chris Wright" w:date="2014-06-16T14:03:00Z"/>
                  </w:rPr>
                </w:rPrChange>
              </w:rPr>
            </w:pPr>
            <w:ins w:id="1455" w:author="Chris Wright" w:date="2014-06-16T14:03:00Z">
              <w:r w:rsidRPr="005B7FB5">
                <w:rPr>
                  <w:sz w:val="18"/>
                  <w:szCs w:val="18"/>
                  <w:rPrChange w:id="1456" w:author="Chris Wright" w:date="2014-06-16T14:22:00Z">
                    <w:rPr/>
                  </w:rPrChange>
                </w:rPr>
                <w:t>The percentage of the allowed query limit used</w:t>
              </w:r>
            </w:ins>
          </w:p>
        </w:tc>
      </w:tr>
      <w:tr w:rsidR="00C2715E" w:rsidRPr="005B7FB5" w:rsidTr="00C25905">
        <w:trPr>
          <w:jc w:val="center"/>
          <w:ins w:id="1457" w:author="Chris Wright" w:date="2014-06-16T14:03:00Z"/>
        </w:trPr>
        <w:tc>
          <w:tcPr>
            <w:tcW w:w="2180" w:type="dxa"/>
            <w:vMerge/>
          </w:tcPr>
          <w:p w:rsidR="00C2715E" w:rsidRPr="005B7FB5" w:rsidRDefault="00C2715E" w:rsidP="00ED22D4">
            <w:pPr>
              <w:ind w:left="142"/>
              <w:rPr>
                <w:ins w:id="1458" w:author="Chris Wright" w:date="2014-06-16T14:03:00Z"/>
                <w:sz w:val="18"/>
                <w:szCs w:val="18"/>
                <w:rPrChange w:id="1459" w:author="Chris Wright" w:date="2014-06-16T14:22:00Z">
                  <w:rPr>
                    <w:ins w:id="1460" w:author="Chris Wright" w:date="2014-06-16T14:03:00Z"/>
                  </w:rPr>
                </w:rPrChange>
              </w:rPr>
            </w:pPr>
          </w:p>
        </w:tc>
        <w:tc>
          <w:tcPr>
            <w:tcW w:w="2180" w:type="dxa"/>
            <w:vMerge/>
          </w:tcPr>
          <w:p w:rsidR="00C2715E" w:rsidRPr="005B7FB5" w:rsidRDefault="00C2715E" w:rsidP="00ED22D4">
            <w:pPr>
              <w:rPr>
                <w:ins w:id="1461" w:author="Chris Wright" w:date="2014-06-16T14:03:00Z"/>
                <w:sz w:val="18"/>
                <w:szCs w:val="18"/>
                <w:rPrChange w:id="1462" w:author="Chris Wright" w:date="2014-06-16T14:22:00Z">
                  <w:rPr>
                    <w:ins w:id="1463" w:author="Chris Wright" w:date="2014-06-16T14:03:00Z"/>
                  </w:rPr>
                </w:rPrChange>
              </w:rPr>
            </w:pPr>
          </w:p>
        </w:tc>
        <w:tc>
          <w:tcPr>
            <w:tcW w:w="2180" w:type="dxa"/>
          </w:tcPr>
          <w:p w:rsidR="00C2715E" w:rsidRPr="005B7FB5" w:rsidRDefault="00C2715E" w:rsidP="00ED22D4">
            <w:pPr>
              <w:ind w:left="35"/>
              <w:rPr>
                <w:ins w:id="1464" w:author="Chris Wright" w:date="2014-06-16T14:03:00Z"/>
                <w:sz w:val="18"/>
                <w:szCs w:val="18"/>
                <w:rPrChange w:id="1465" w:author="Chris Wright" w:date="2014-06-16T14:22:00Z">
                  <w:rPr>
                    <w:ins w:id="1466" w:author="Chris Wright" w:date="2014-06-16T14:03:00Z"/>
                  </w:rPr>
                </w:rPrChange>
              </w:rPr>
            </w:pPr>
            <w:ins w:id="1467" w:author="Chris Wright" w:date="2014-06-16T14:03:00Z">
              <w:r w:rsidRPr="005B7FB5">
                <w:rPr>
                  <w:sz w:val="18"/>
                  <w:szCs w:val="18"/>
                  <w:rPrChange w:id="1468" w:author="Chris Wright" w:date="2014-06-16T14:22:00Z">
                    <w:rPr/>
                  </w:rPrChange>
                </w:rPr>
                <w:t>currentUsage</w:t>
              </w:r>
            </w:ins>
          </w:p>
        </w:tc>
        <w:tc>
          <w:tcPr>
            <w:tcW w:w="2180" w:type="dxa"/>
          </w:tcPr>
          <w:p w:rsidR="00C2715E" w:rsidRPr="005B7FB5" w:rsidRDefault="00C2715E" w:rsidP="00ED22D4">
            <w:pPr>
              <w:ind w:left="35"/>
              <w:rPr>
                <w:ins w:id="1469" w:author="Chris Wright" w:date="2014-06-16T14:03:00Z"/>
                <w:sz w:val="18"/>
                <w:szCs w:val="18"/>
                <w:rPrChange w:id="1470" w:author="Chris Wright" w:date="2014-06-16T14:22:00Z">
                  <w:rPr>
                    <w:ins w:id="1471" w:author="Chris Wright" w:date="2014-06-16T14:03:00Z"/>
                  </w:rPr>
                </w:rPrChange>
              </w:rPr>
            </w:pPr>
            <w:ins w:id="1472" w:author="Chris Wright" w:date="2014-06-16T14:03:00Z">
              <w:r w:rsidRPr="005B7FB5">
                <w:rPr>
                  <w:sz w:val="18"/>
                  <w:szCs w:val="18"/>
                  <w:rPrChange w:id="1473" w:author="Chris Wright" w:date="2014-06-16T14:22:00Z">
                    <w:rPr/>
                  </w:rPrChange>
                </w:rPr>
                <w:t>The actual number of queries consumed</w:t>
              </w:r>
            </w:ins>
          </w:p>
        </w:tc>
      </w:tr>
      <w:tr w:rsidR="00C2715E" w:rsidRPr="005B7FB5" w:rsidTr="00C25905">
        <w:trPr>
          <w:jc w:val="center"/>
          <w:ins w:id="1474" w:author="Chris Wright" w:date="2014-06-16T14:03:00Z"/>
        </w:trPr>
        <w:tc>
          <w:tcPr>
            <w:tcW w:w="2180" w:type="dxa"/>
            <w:vMerge/>
          </w:tcPr>
          <w:p w:rsidR="00C2715E" w:rsidRPr="005B7FB5" w:rsidRDefault="00C2715E" w:rsidP="00ED22D4">
            <w:pPr>
              <w:ind w:left="142"/>
              <w:rPr>
                <w:ins w:id="1475" w:author="Chris Wright" w:date="2014-06-16T14:03:00Z"/>
                <w:sz w:val="18"/>
                <w:szCs w:val="18"/>
                <w:rPrChange w:id="1476" w:author="Chris Wright" w:date="2014-06-16T14:22:00Z">
                  <w:rPr>
                    <w:ins w:id="1477" w:author="Chris Wright" w:date="2014-06-16T14:03:00Z"/>
                  </w:rPr>
                </w:rPrChange>
              </w:rPr>
            </w:pPr>
          </w:p>
        </w:tc>
        <w:tc>
          <w:tcPr>
            <w:tcW w:w="2180" w:type="dxa"/>
            <w:vMerge/>
          </w:tcPr>
          <w:p w:rsidR="00C2715E" w:rsidRPr="005B7FB5" w:rsidRDefault="00C2715E" w:rsidP="00ED22D4">
            <w:pPr>
              <w:rPr>
                <w:ins w:id="1478" w:author="Chris Wright" w:date="2014-06-16T14:03:00Z"/>
                <w:sz w:val="18"/>
                <w:szCs w:val="18"/>
                <w:rPrChange w:id="1479" w:author="Chris Wright" w:date="2014-06-16T14:22:00Z">
                  <w:rPr>
                    <w:ins w:id="1480" w:author="Chris Wright" w:date="2014-06-16T14:03:00Z"/>
                  </w:rPr>
                </w:rPrChange>
              </w:rPr>
            </w:pPr>
          </w:p>
        </w:tc>
        <w:tc>
          <w:tcPr>
            <w:tcW w:w="2180" w:type="dxa"/>
          </w:tcPr>
          <w:p w:rsidR="00C2715E" w:rsidRPr="005B7FB5" w:rsidRDefault="00C2715E" w:rsidP="00ED22D4">
            <w:pPr>
              <w:ind w:left="35"/>
              <w:rPr>
                <w:ins w:id="1481" w:author="Chris Wright" w:date="2014-06-16T14:03:00Z"/>
                <w:sz w:val="18"/>
                <w:szCs w:val="18"/>
                <w:rPrChange w:id="1482" w:author="Chris Wright" w:date="2014-06-16T14:22:00Z">
                  <w:rPr>
                    <w:ins w:id="1483" w:author="Chris Wright" w:date="2014-06-16T14:03:00Z"/>
                  </w:rPr>
                </w:rPrChange>
              </w:rPr>
            </w:pPr>
            <w:ins w:id="1484" w:author="Chris Wright" w:date="2014-06-16T14:03:00Z">
              <w:r w:rsidRPr="005B7FB5">
                <w:rPr>
                  <w:sz w:val="18"/>
                  <w:szCs w:val="18"/>
                  <w:rPrChange w:id="1485" w:author="Chris Wright" w:date="2014-06-16T14:22:00Z">
                    <w:rPr/>
                  </w:rPrChange>
                </w:rPr>
                <w:t>usageLimit</w:t>
              </w:r>
            </w:ins>
          </w:p>
        </w:tc>
        <w:tc>
          <w:tcPr>
            <w:tcW w:w="2180" w:type="dxa"/>
          </w:tcPr>
          <w:p w:rsidR="00C2715E" w:rsidRPr="005B7FB5" w:rsidRDefault="00C2715E" w:rsidP="00ED22D4">
            <w:pPr>
              <w:ind w:left="35"/>
              <w:rPr>
                <w:ins w:id="1486" w:author="Chris Wright" w:date="2014-06-16T14:03:00Z"/>
                <w:sz w:val="18"/>
                <w:szCs w:val="18"/>
                <w:rPrChange w:id="1487" w:author="Chris Wright" w:date="2014-06-16T14:22:00Z">
                  <w:rPr>
                    <w:ins w:id="1488" w:author="Chris Wright" w:date="2014-06-16T14:03:00Z"/>
                  </w:rPr>
                </w:rPrChange>
              </w:rPr>
            </w:pPr>
            <w:ins w:id="1489" w:author="Chris Wright" w:date="2014-06-16T14:03:00Z">
              <w:r w:rsidRPr="005B7FB5">
                <w:rPr>
                  <w:sz w:val="18"/>
                  <w:szCs w:val="18"/>
                  <w:rPrChange w:id="1490" w:author="Chris Wright" w:date="2014-06-16T14:22:00Z">
                    <w:rPr/>
                  </w:rPrChange>
                </w:rPr>
                <w:t>The limit that applies to the zones current plan</w:t>
              </w:r>
            </w:ins>
          </w:p>
        </w:tc>
      </w:tr>
      <w:tr w:rsidR="00C2715E" w:rsidRPr="005B7FB5" w:rsidTr="00940983">
        <w:trPr>
          <w:jc w:val="center"/>
          <w:ins w:id="1491" w:author="Chris Wright" w:date="2014-06-16T13:50:00Z"/>
        </w:trPr>
        <w:tc>
          <w:tcPr>
            <w:tcW w:w="2180" w:type="dxa"/>
            <w:vMerge w:val="restart"/>
          </w:tcPr>
          <w:p w:rsidR="00C2715E" w:rsidRPr="005B7FB5" w:rsidRDefault="00C2715E">
            <w:pPr>
              <w:ind w:left="142"/>
              <w:rPr>
                <w:ins w:id="1492" w:author="Chris Wright" w:date="2014-06-16T13:50:00Z"/>
                <w:sz w:val="18"/>
                <w:szCs w:val="18"/>
                <w:rPrChange w:id="1493" w:author="Chris Wright" w:date="2014-06-16T14:22:00Z">
                  <w:rPr>
                    <w:ins w:id="1494" w:author="Chris Wright" w:date="2014-06-16T13:50:00Z"/>
                  </w:rPr>
                </w:rPrChange>
              </w:rPr>
              <w:pPrChange w:id="1495" w:author="Chris Wright" w:date="2014-06-16T13:52:00Z">
                <w:pPr/>
              </w:pPrChange>
            </w:pPr>
            <w:ins w:id="1496" w:author="Chris Wright" w:date="2014-06-16T13:51:00Z">
              <w:r w:rsidRPr="005B7FB5">
                <w:rPr>
                  <w:sz w:val="18"/>
                  <w:szCs w:val="18"/>
                  <w:rPrChange w:id="1497" w:author="Chris Wright" w:date="2014-06-16T14:22:00Z">
                    <w:rPr/>
                  </w:rPrChange>
                </w:rPr>
                <w:t>zoneGroupUsageCritical</w:t>
              </w:r>
            </w:ins>
          </w:p>
        </w:tc>
        <w:tc>
          <w:tcPr>
            <w:tcW w:w="2180" w:type="dxa"/>
            <w:vMerge w:val="restart"/>
          </w:tcPr>
          <w:p w:rsidR="00C2715E" w:rsidRPr="005B7FB5" w:rsidRDefault="00C2715E">
            <w:pPr>
              <w:ind w:left="0"/>
              <w:rPr>
                <w:ins w:id="1498" w:author="Chris Wright" w:date="2014-06-16T13:51:00Z"/>
                <w:sz w:val="18"/>
                <w:szCs w:val="18"/>
                <w:rPrChange w:id="1499" w:author="Chris Wright" w:date="2014-06-16T14:22:00Z">
                  <w:rPr>
                    <w:ins w:id="1500" w:author="Chris Wright" w:date="2014-06-16T13:51:00Z"/>
                  </w:rPr>
                </w:rPrChange>
              </w:rPr>
              <w:pPrChange w:id="1501" w:author="Chris Wright" w:date="2014-06-16T13:53:00Z">
                <w:pPr/>
              </w:pPrChange>
            </w:pPr>
            <w:ins w:id="1502" w:author="Chris Wright" w:date="2014-06-16T13:54:00Z">
              <w:r w:rsidRPr="005B7FB5">
                <w:rPr>
                  <w:sz w:val="18"/>
                  <w:szCs w:val="18"/>
                  <w:rPrChange w:id="1503" w:author="Chris Wright" w:date="2014-06-16T14:22:00Z">
                    <w:rPr/>
                  </w:rPrChange>
                </w:rPr>
                <w:t>En</w:t>
              </w:r>
            </w:ins>
            <w:ins w:id="1504" w:author="Chris Wright" w:date="2014-06-16T13:57:00Z">
              <w:r w:rsidRPr="005B7FB5">
                <w:rPr>
                  <w:sz w:val="18"/>
                  <w:szCs w:val="18"/>
                  <w:rPrChange w:id="1505" w:author="Chris Wright" w:date="2014-06-16T14:22:00Z">
                    <w:rPr/>
                  </w:rPrChange>
                </w:rPr>
                <w:t>-</w:t>
              </w:r>
            </w:ins>
            <w:ins w:id="1506" w:author="Chris Wright" w:date="2014-06-16T13:54:00Z">
              <w:r w:rsidRPr="005B7FB5">
                <w:rPr>
                  <w:sz w:val="18"/>
                  <w:szCs w:val="18"/>
                  <w:rPrChange w:id="1507" w:author="Chris Wright" w:date="2014-06-16T14:22:00Z">
                    <w:rPr/>
                  </w:rPrChange>
                </w:rPr>
                <w:t>queued when a zone group is very close to its usage limit of queries for the month</w:t>
              </w:r>
            </w:ins>
          </w:p>
        </w:tc>
        <w:tc>
          <w:tcPr>
            <w:tcW w:w="2180" w:type="dxa"/>
          </w:tcPr>
          <w:p w:rsidR="00C2715E" w:rsidRPr="005B7FB5" w:rsidRDefault="00C2715E">
            <w:pPr>
              <w:ind w:left="35"/>
              <w:rPr>
                <w:ins w:id="1508" w:author="Chris Wright" w:date="2014-06-16T13:50:00Z"/>
                <w:sz w:val="18"/>
                <w:szCs w:val="18"/>
                <w:rPrChange w:id="1509" w:author="Chris Wright" w:date="2014-06-16T14:22:00Z">
                  <w:rPr>
                    <w:ins w:id="1510" w:author="Chris Wright" w:date="2014-06-16T13:50:00Z"/>
                  </w:rPr>
                </w:rPrChange>
              </w:rPr>
              <w:pPrChange w:id="1511" w:author="Chris Wright" w:date="2014-06-16T13:52:00Z">
                <w:pPr/>
              </w:pPrChange>
            </w:pPr>
            <w:ins w:id="1512" w:author="Chris Wright" w:date="2014-06-16T14:04:00Z">
              <w:r w:rsidRPr="005B7FB5">
                <w:rPr>
                  <w:sz w:val="18"/>
                  <w:szCs w:val="18"/>
                  <w:rPrChange w:id="1513" w:author="Chris Wright" w:date="2014-06-16T14:22:00Z">
                    <w:rPr/>
                  </w:rPrChange>
                </w:rPr>
                <w:t>zoneGroupName</w:t>
              </w:r>
            </w:ins>
          </w:p>
        </w:tc>
        <w:tc>
          <w:tcPr>
            <w:tcW w:w="2180" w:type="dxa"/>
          </w:tcPr>
          <w:p w:rsidR="00C2715E" w:rsidRPr="005B7FB5" w:rsidRDefault="00C2715E">
            <w:pPr>
              <w:ind w:left="35"/>
              <w:rPr>
                <w:ins w:id="1514" w:author="Chris Wright" w:date="2014-06-16T13:50:00Z"/>
                <w:sz w:val="18"/>
                <w:szCs w:val="18"/>
                <w:rPrChange w:id="1515" w:author="Chris Wright" w:date="2014-06-16T14:22:00Z">
                  <w:rPr>
                    <w:ins w:id="1516" w:author="Chris Wright" w:date="2014-06-16T13:50:00Z"/>
                  </w:rPr>
                </w:rPrChange>
              </w:rPr>
              <w:pPrChange w:id="1517" w:author="Chris Wright" w:date="2014-06-16T13:52:00Z">
                <w:pPr/>
              </w:pPrChange>
            </w:pPr>
            <w:ins w:id="1518" w:author="Chris Wright" w:date="2014-06-16T14:04:00Z">
              <w:r w:rsidRPr="005B7FB5">
                <w:rPr>
                  <w:sz w:val="18"/>
                  <w:szCs w:val="18"/>
                  <w:rPrChange w:id="1519" w:author="Chris Wright" w:date="2014-06-16T14:22:00Z">
                    <w:rPr/>
                  </w:rPrChange>
                </w:rPr>
                <w:t>The name of the zone group</w:t>
              </w:r>
            </w:ins>
          </w:p>
        </w:tc>
      </w:tr>
      <w:tr w:rsidR="00C2715E" w:rsidRPr="005B7FB5" w:rsidTr="00C25905">
        <w:trPr>
          <w:jc w:val="center"/>
          <w:ins w:id="1520" w:author="Chris Wright" w:date="2014-06-16T14:03:00Z"/>
        </w:trPr>
        <w:tc>
          <w:tcPr>
            <w:tcW w:w="2180" w:type="dxa"/>
            <w:vMerge/>
          </w:tcPr>
          <w:p w:rsidR="00C2715E" w:rsidRPr="005B7FB5" w:rsidRDefault="00C2715E" w:rsidP="00ED22D4">
            <w:pPr>
              <w:ind w:left="142"/>
              <w:rPr>
                <w:ins w:id="1521" w:author="Chris Wright" w:date="2014-06-16T14:03:00Z"/>
                <w:sz w:val="18"/>
                <w:szCs w:val="18"/>
                <w:rPrChange w:id="1522" w:author="Chris Wright" w:date="2014-06-16T14:22:00Z">
                  <w:rPr>
                    <w:ins w:id="1523" w:author="Chris Wright" w:date="2014-06-16T14:03:00Z"/>
                  </w:rPr>
                </w:rPrChange>
              </w:rPr>
            </w:pPr>
          </w:p>
        </w:tc>
        <w:tc>
          <w:tcPr>
            <w:tcW w:w="2180" w:type="dxa"/>
            <w:vMerge/>
          </w:tcPr>
          <w:p w:rsidR="00C2715E" w:rsidRPr="005B7FB5" w:rsidRDefault="00C2715E" w:rsidP="00ED22D4">
            <w:pPr>
              <w:rPr>
                <w:ins w:id="1524" w:author="Chris Wright" w:date="2014-06-16T14:03:00Z"/>
                <w:sz w:val="18"/>
                <w:szCs w:val="18"/>
                <w:rPrChange w:id="1525" w:author="Chris Wright" w:date="2014-06-16T14:22:00Z">
                  <w:rPr>
                    <w:ins w:id="1526" w:author="Chris Wright" w:date="2014-06-16T14:03:00Z"/>
                  </w:rPr>
                </w:rPrChange>
              </w:rPr>
            </w:pPr>
          </w:p>
        </w:tc>
        <w:tc>
          <w:tcPr>
            <w:tcW w:w="2180" w:type="dxa"/>
          </w:tcPr>
          <w:p w:rsidR="00C2715E" w:rsidRPr="005B7FB5" w:rsidRDefault="00C2715E" w:rsidP="00ED22D4">
            <w:pPr>
              <w:ind w:left="35"/>
              <w:rPr>
                <w:ins w:id="1527" w:author="Chris Wright" w:date="2014-06-16T14:03:00Z"/>
                <w:sz w:val="18"/>
                <w:szCs w:val="18"/>
                <w:rPrChange w:id="1528" w:author="Chris Wright" w:date="2014-06-16T14:22:00Z">
                  <w:rPr>
                    <w:ins w:id="1529" w:author="Chris Wright" w:date="2014-06-16T14:03:00Z"/>
                  </w:rPr>
                </w:rPrChange>
              </w:rPr>
            </w:pPr>
            <w:ins w:id="1530" w:author="Chris Wright" w:date="2014-06-16T14:04:00Z">
              <w:r w:rsidRPr="005B7FB5">
                <w:rPr>
                  <w:sz w:val="18"/>
                  <w:szCs w:val="18"/>
                  <w:rPrChange w:id="1531" w:author="Chris Wright" w:date="2014-06-16T14:22:00Z">
                    <w:rPr/>
                  </w:rPrChange>
                </w:rPr>
                <w:t>percentUsed</w:t>
              </w:r>
            </w:ins>
          </w:p>
        </w:tc>
        <w:tc>
          <w:tcPr>
            <w:tcW w:w="2180" w:type="dxa"/>
          </w:tcPr>
          <w:p w:rsidR="00C2715E" w:rsidRPr="005B7FB5" w:rsidRDefault="00C2715E" w:rsidP="00ED22D4">
            <w:pPr>
              <w:ind w:left="35"/>
              <w:rPr>
                <w:ins w:id="1532" w:author="Chris Wright" w:date="2014-06-16T14:03:00Z"/>
                <w:sz w:val="18"/>
                <w:szCs w:val="18"/>
                <w:rPrChange w:id="1533" w:author="Chris Wright" w:date="2014-06-16T14:22:00Z">
                  <w:rPr>
                    <w:ins w:id="1534" w:author="Chris Wright" w:date="2014-06-16T14:03:00Z"/>
                  </w:rPr>
                </w:rPrChange>
              </w:rPr>
            </w:pPr>
            <w:ins w:id="1535" w:author="Chris Wright" w:date="2014-06-16T14:04:00Z">
              <w:r w:rsidRPr="005B7FB5">
                <w:rPr>
                  <w:sz w:val="18"/>
                  <w:szCs w:val="18"/>
                  <w:rPrChange w:id="1536" w:author="Chris Wright" w:date="2014-06-16T14:22:00Z">
                    <w:rPr/>
                  </w:rPrChange>
                </w:rPr>
                <w:t>The percentage of the allowed query limit used</w:t>
              </w:r>
            </w:ins>
          </w:p>
        </w:tc>
      </w:tr>
      <w:tr w:rsidR="00C2715E" w:rsidRPr="005B7FB5" w:rsidTr="00C25905">
        <w:trPr>
          <w:jc w:val="center"/>
          <w:ins w:id="1537" w:author="Chris Wright" w:date="2014-06-16T14:03:00Z"/>
        </w:trPr>
        <w:tc>
          <w:tcPr>
            <w:tcW w:w="2180" w:type="dxa"/>
            <w:vMerge/>
          </w:tcPr>
          <w:p w:rsidR="00C2715E" w:rsidRPr="005B7FB5" w:rsidRDefault="00C2715E" w:rsidP="00ED22D4">
            <w:pPr>
              <w:ind w:left="142"/>
              <w:rPr>
                <w:ins w:id="1538" w:author="Chris Wright" w:date="2014-06-16T14:03:00Z"/>
                <w:sz w:val="18"/>
                <w:szCs w:val="18"/>
                <w:rPrChange w:id="1539" w:author="Chris Wright" w:date="2014-06-16T14:22:00Z">
                  <w:rPr>
                    <w:ins w:id="1540" w:author="Chris Wright" w:date="2014-06-16T14:03:00Z"/>
                  </w:rPr>
                </w:rPrChange>
              </w:rPr>
            </w:pPr>
          </w:p>
        </w:tc>
        <w:tc>
          <w:tcPr>
            <w:tcW w:w="2180" w:type="dxa"/>
            <w:vMerge/>
          </w:tcPr>
          <w:p w:rsidR="00C2715E" w:rsidRPr="005B7FB5" w:rsidRDefault="00C2715E" w:rsidP="00ED22D4">
            <w:pPr>
              <w:rPr>
                <w:ins w:id="1541" w:author="Chris Wright" w:date="2014-06-16T14:03:00Z"/>
                <w:sz w:val="18"/>
                <w:szCs w:val="18"/>
                <w:rPrChange w:id="1542" w:author="Chris Wright" w:date="2014-06-16T14:22:00Z">
                  <w:rPr>
                    <w:ins w:id="1543" w:author="Chris Wright" w:date="2014-06-16T14:03:00Z"/>
                  </w:rPr>
                </w:rPrChange>
              </w:rPr>
            </w:pPr>
          </w:p>
        </w:tc>
        <w:tc>
          <w:tcPr>
            <w:tcW w:w="2180" w:type="dxa"/>
          </w:tcPr>
          <w:p w:rsidR="00C2715E" w:rsidRPr="005B7FB5" w:rsidRDefault="00C2715E" w:rsidP="00ED22D4">
            <w:pPr>
              <w:ind w:left="35"/>
              <w:rPr>
                <w:ins w:id="1544" w:author="Chris Wright" w:date="2014-06-16T14:03:00Z"/>
                <w:sz w:val="18"/>
                <w:szCs w:val="18"/>
                <w:rPrChange w:id="1545" w:author="Chris Wright" w:date="2014-06-16T14:22:00Z">
                  <w:rPr>
                    <w:ins w:id="1546" w:author="Chris Wright" w:date="2014-06-16T14:03:00Z"/>
                  </w:rPr>
                </w:rPrChange>
              </w:rPr>
            </w:pPr>
            <w:ins w:id="1547" w:author="Chris Wright" w:date="2014-06-16T14:04:00Z">
              <w:r w:rsidRPr="005B7FB5">
                <w:rPr>
                  <w:sz w:val="18"/>
                  <w:szCs w:val="18"/>
                  <w:rPrChange w:id="1548" w:author="Chris Wright" w:date="2014-06-16T14:22:00Z">
                    <w:rPr/>
                  </w:rPrChange>
                </w:rPr>
                <w:t>currentUsage</w:t>
              </w:r>
            </w:ins>
          </w:p>
        </w:tc>
        <w:tc>
          <w:tcPr>
            <w:tcW w:w="2180" w:type="dxa"/>
          </w:tcPr>
          <w:p w:rsidR="00C2715E" w:rsidRPr="005B7FB5" w:rsidRDefault="00C2715E" w:rsidP="00ED22D4">
            <w:pPr>
              <w:ind w:left="35"/>
              <w:rPr>
                <w:ins w:id="1549" w:author="Chris Wright" w:date="2014-06-16T14:03:00Z"/>
                <w:sz w:val="18"/>
                <w:szCs w:val="18"/>
                <w:rPrChange w:id="1550" w:author="Chris Wright" w:date="2014-06-16T14:22:00Z">
                  <w:rPr>
                    <w:ins w:id="1551" w:author="Chris Wright" w:date="2014-06-16T14:03:00Z"/>
                  </w:rPr>
                </w:rPrChange>
              </w:rPr>
            </w:pPr>
            <w:ins w:id="1552" w:author="Chris Wright" w:date="2014-06-16T14:04:00Z">
              <w:r w:rsidRPr="005B7FB5">
                <w:rPr>
                  <w:sz w:val="18"/>
                  <w:szCs w:val="18"/>
                  <w:rPrChange w:id="1553" w:author="Chris Wright" w:date="2014-06-16T14:22:00Z">
                    <w:rPr/>
                  </w:rPrChange>
                </w:rPr>
                <w:t>The actual number of queries consumed</w:t>
              </w:r>
            </w:ins>
          </w:p>
        </w:tc>
      </w:tr>
      <w:tr w:rsidR="00C2715E" w:rsidRPr="005B7FB5" w:rsidTr="00C25905">
        <w:trPr>
          <w:jc w:val="center"/>
          <w:ins w:id="1554" w:author="Chris Wright" w:date="2014-06-16T14:03:00Z"/>
        </w:trPr>
        <w:tc>
          <w:tcPr>
            <w:tcW w:w="2180" w:type="dxa"/>
            <w:vMerge/>
          </w:tcPr>
          <w:p w:rsidR="00C2715E" w:rsidRPr="005B7FB5" w:rsidRDefault="00C2715E" w:rsidP="00ED22D4">
            <w:pPr>
              <w:ind w:left="142"/>
              <w:rPr>
                <w:ins w:id="1555" w:author="Chris Wright" w:date="2014-06-16T14:03:00Z"/>
                <w:sz w:val="18"/>
                <w:szCs w:val="18"/>
                <w:rPrChange w:id="1556" w:author="Chris Wright" w:date="2014-06-16T14:22:00Z">
                  <w:rPr>
                    <w:ins w:id="1557" w:author="Chris Wright" w:date="2014-06-16T14:03:00Z"/>
                  </w:rPr>
                </w:rPrChange>
              </w:rPr>
            </w:pPr>
          </w:p>
        </w:tc>
        <w:tc>
          <w:tcPr>
            <w:tcW w:w="2180" w:type="dxa"/>
            <w:vMerge/>
          </w:tcPr>
          <w:p w:rsidR="00C2715E" w:rsidRPr="005B7FB5" w:rsidRDefault="00C2715E" w:rsidP="00ED22D4">
            <w:pPr>
              <w:rPr>
                <w:ins w:id="1558" w:author="Chris Wright" w:date="2014-06-16T14:03:00Z"/>
                <w:sz w:val="18"/>
                <w:szCs w:val="18"/>
                <w:rPrChange w:id="1559" w:author="Chris Wright" w:date="2014-06-16T14:22:00Z">
                  <w:rPr>
                    <w:ins w:id="1560" w:author="Chris Wright" w:date="2014-06-16T14:03:00Z"/>
                  </w:rPr>
                </w:rPrChange>
              </w:rPr>
            </w:pPr>
          </w:p>
        </w:tc>
        <w:tc>
          <w:tcPr>
            <w:tcW w:w="2180" w:type="dxa"/>
          </w:tcPr>
          <w:p w:rsidR="00C2715E" w:rsidRPr="005B7FB5" w:rsidRDefault="00C2715E" w:rsidP="00ED22D4">
            <w:pPr>
              <w:ind w:left="35"/>
              <w:rPr>
                <w:ins w:id="1561" w:author="Chris Wright" w:date="2014-06-16T14:03:00Z"/>
                <w:sz w:val="18"/>
                <w:szCs w:val="18"/>
                <w:rPrChange w:id="1562" w:author="Chris Wright" w:date="2014-06-16T14:22:00Z">
                  <w:rPr>
                    <w:ins w:id="1563" w:author="Chris Wright" w:date="2014-06-16T14:03:00Z"/>
                  </w:rPr>
                </w:rPrChange>
              </w:rPr>
            </w:pPr>
            <w:ins w:id="1564" w:author="Chris Wright" w:date="2014-06-16T14:04:00Z">
              <w:r w:rsidRPr="005B7FB5">
                <w:rPr>
                  <w:sz w:val="18"/>
                  <w:szCs w:val="18"/>
                  <w:rPrChange w:id="1565" w:author="Chris Wright" w:date="2014-06-16T14:22:00Z">
                    <w:rPr/>
                  </w:rPrChange>
                </w:rPr>
                <w:t>usageLimit</w:t>
              </w:r>
            </w:ins>
          </w:p>
        </w:tc>
        <w:tc>
          <w:tcPr>
            <w:tcW w:w="2180" w:type="dxa"/>
          </w:tcPr>
          <w:p w:rsidR="00C2715E" w:rsidRPr="005B7FB5" w:rsidRDefault="00C2715E" w:rsidP="00ED22D4">
            <w:pPr>
              <w:ind w:left="35"/>
              <w:rPr>
                <w:ins w:id="1566" w:author="Chris Wright" w:date="2014-06-16T14:03:00Z"/>
                <w:sz w:val="18"/>
                <w:szCs w:val="18"/>
                <w:rPrChange w:id="1567" w:author="Chris Wright" w:date="2014-06-16T14:22:00Z">
                  <w:rPr>
                    <w:ins w:id="1568" w:author="Chris Wright" w:date="2014-06-16T14:03:00Z"/>
                  </w:rPr>
                </w:rPrChange>
              </w:rPr>
            </w:pPr>
            <w:ins w:id="1569" w:author="Chris Wright" w:date="2014-06-16T14:04:00Z">
              <w:r w:rsidRPr="005B7FB5">
                <w:rPr>
                  <w:sz w:val="18"/>
                  <w:szCs w:val="18"/>
                  <w:rPrChange w:id="1570" w:author="Chris Wright" w:date="2014-06-16T14:22:00Z">
                    <w:rPr/>
                  </w:rPrChange>
                </w:rPr>
                <w:t>The limit that applies to the zone group</w:t>
              </w:r>
            </w:ins>
            <w:ins w:id="1571" w:author="Arnaud Dumont" w:date="2014-06-16T15:39:00Z">
              <w:r w:rsidR="00940983">
                <w:rPr>
                  <w:sz w:val="18"/>
                  <w:szCs w:val="18"/>
                </w:rPr>
                <w:t>’</w:t>
              </w:r>
            </w:ins>
            <w:ins w:id="1572" w:author="Chris Wright" w:date="2014-06-16T14:04:00Z">
              <w:r w:rsidRPr="005B7FB5">
                <w:rPr>
                  <w:sz w:val="18"/>
                  <w:szCs w:val="18"/>
                  <w:rPrChange w:id="1573" w:author="Chris Wright" w:date="2014-06-16T14:22:00Z">
                    <w:rPr/>
                  </w:rPrChange>
                </w:rPr>
                <w:t>s current plan</w:t>
              </w:r>
            </w:ins>
          </w:p>
        </w:tc>
      </w:tr>
      <w:tr w:rsidR="00C2715E" w:rsidRPr="005B7FB5" w:rsidTr="00940983">
        <w:trPr>
          <w:jc w:val="center"/>
          <w:ins w:id="1574" w:author="Chris Wright" w:date="2014-06-16T13:50:00Z"/>
        </w:trPr>
        <w:tc>
          <w:tcPr>
            <w:tcW w:w="2180" w:type="dxa"/>
            <w:vMerge w:val="restart"/>
          </w:tcPr>
          <w:p w:rsidR="00C2715E" w:rsidRPr="005B7FB5" w:rsidRDefault="00C2715E">
            <w:pPr>
              <w:ind w:left="142"/>
              <w:rPr>
                <w:ins w:id="1575" w:author="Chris Wright" w:date="2014-06-16T13:50:00Z"/>
                <w:sz w:val="18"/>
                <w:szCs w:val="18"/>
                <w:rPrChange w:id="1576" w:author="Chris Wright" w:date="2014-06-16T14:22:00Z">
                  <w:rPr>
                    <w:ins w:id="1577" w:author="Chris Wright" w:date="2014-06-16T13:50:00Z"/>
                  </w:rPr>
                </w:rPrChange>
              </w:rPr>
              <w:pPrChange w:id="1578" w:author="Chris Wright" w:date="2014-06-16T13:52:00Z">
                <w:pPr/>
              </w:pPrChange>
            </w:pPr>
            <w:ins w:id="1579" w:author="Chris Wright" w:date="2014-06-16T13:51:00Z">
              <w:r w:rsidRPr="005B7FB5">
                <w:rPr>
                  <w:sz w:val="18"/>
                  <w:szCs w:val="18"/>
                  <w:rPrChange w:id="1580" w:author="Chris Wright" w:date="2014-06-16T14:22:00Z">
                    <w:rPr/>
                  </w:rPrChange>
                </w:rPr>
                <w:t>zoneUsageOverLimit</w:t>
              </w:r>
            </w:ins>
          </w:p>
        </w:tc>
        <w:tc>
          <w:tcPr>
            <w:tcW w:w="2180" w:type="dxa"/>
            <w:vMerge w:val="restart"/>
          </w:tcPr>
          <w:p w:rsidR="00C2715E" w:rsidRPr="005B7FB5" w:rsidRDefault="00C2715E">
            <w:pPr>
              <w:ind w:left="0"/>
              <w:rPr>
                <w:ins w:id="1581" w:author="Chris Wright" w:date="2014-06-16T13:51:00Z"/>
                <w:sz w:val="18"/>
                <w:szCs w:val="18"/>
                <w:rPrChange w:id="1582" w:author="Chris Wright" w:date="2014-06-16T14:22:00Z">
                  <w:rPr>
                    <w:ins w:id="1583" w:author="Chris Wright" w:date="2014-06-16T13:51:00Z"/>
                  </w:rPr>
                </w:rPrChange>
              </w:rPr>
              <w:pPrChange w:id="1584" w:author="Chris Wright" w:date="2014-06-16T13:54:00Z">
                <w:pPr/>
              </w:pPrChange>
            </w:pPr>
            <w:ins w:id="1585" w:author="Chris Wright" w:date="2014-06-16T13:54:00Z">
              <w:r w:rsidRPr="005B7FB5">
                <w:rPr>
                  <w:sz w:val="18"/>
                  <w:szCs w:val="18"/>
                  <w:rPrChange w:id="1586" w:author="Chris Wright" w:date="2014-06-16T14:22:00Z">
                    <w:rPr/>
                  </w:rPrChange>
                </w:rPr>
                <w:t>En</w:t>
              </w:r>
            </w:ins>
            <w:ins w:id="1587" w:author="Chris Wright" w:date="2014-06-16T13:57:00Z">
              <w:r w:rsidRPr="005B7FB5">
                <w:rPr>
                  <w:sz w:val="18"/>
                  <w:szCs w:val="18"/>
                  <w:rPrChange w:id="1588" w:author="Chris Wright" w:date="2014-06-16T14:22:00Z">
                    <w:rPr/>
                  </w:rPrChange>
                </w:rPr>
                <w:t>-</w:t>
              </w:r>
            </w:ins>
            <w:ins w:id="1589" w:author="Chris Wright" w:date="2014-06-16T13:54:00Z">
              <w:r w:rsidRPr="005B7FB5">
                <w:rPr>
                  <w:sz w:val="18"/>
                  <w:szCs w:val="18"/>
                  <w:rPrChange w:id="1590" w:author="Chris Wright" w:date="2014-06-16T14:22:00Z">
                    <w:rPr/>
                  </w:rPrChange>
                </w:rPr>
                <w:t>queued when a zone exceeds its usage limit of queries for the month</w:t>
              </w:r>
            </w:ins>
          </w:p>
        </w:tc>
        <w:tc>
          <w:tcPr>
            <w:tcW w:w="2180" w:type="dxa"/>
          </w:tcPr>
          <w:p w:rsidR="00C2715E" w:rsidRPr="005B7FB5" w:rsidRDefault="00C2715E">
            <w:pPr>
              <w:ind w:left="35"/>
              <w:rPr>
                <w:ins w:id="1591" w:author="Chris Wright" w:date="2014-06-16T13:50:00Z"/>
                <w:sz w:val="18"/>
                <w:szCs w:val="18"/>
                <w:rPrChange w:id="1592" w:author="Chris Wright" w:date="2014-06-16T14:22:00Z">
                  <w:rPr>
                    <w:ins w:id="1593" w:author="Chris Wright" w:date="2014-06-16T13:50:00Z"/>
                  </w:rPr>
                </w:rPrChange>
              </w:rPr>
              <w:pPrChange w:id="1594" w:author="Chris Wright" w:date="2014-06-16T13:52:00Z">
                <w:pPr/>
              </w:pPrChange>
            </w:pPr>
            <w:ins w:id="1595" w:author="Chris Wright" w:date="2014-06-16T14:04:00Z">
              <w:r w:rsidRPr="005B7FB5">
                <w:rPr>
                  <w:sz w:val="18"/>
                  <w:szCs w:val="18"/>
                  <w:rPrChange w:id="1596" w:author="Chris Wright" w:date="2014-06-16T14:22:00Z">
                    <w:rPr/>
                  </w:rPrChange>
                </w:rPr>
                <w:t>zoneName</w:t>
              </w:r>
            </w:ins>
          </w:p>
        </w:tc>
        <w:tc>
          <w:tcPr>
            <w:tcW w:w="2180" w:type="dxa"/>
          </w:tcPr>
          <w:p w:rsidR="00C2715E" w:rsidRPr="005B7FB5" w:rsidRDefault="00C2715E">
            <w:pPr>
              <w:ind w:left="35"/>
              <w:rPr>
                <w:ins w:id="1597" w:author="Chris Wright" w:date="2014-06-16T13:50:00Z"/>
                <w:sz w:val="18"/>
                <w:szCs w:val="18"/>
                <w:rPrChange w:id="1598" w:author="Chris Wright" w:date="2014-06-16T14:22:00Z">
                  <w:rPr>
                    <w:ins w:id="1599" w:author="Chris Wright" w:date="2014-06-16T13:50:00Z"/>
                  </w:rPr>
                </w:rPrChange>
              </w:rPr>
              <w:pPrChange w:id="1600" w:author="Chris Wright" w:date="2014-06-16T13:52:00Z">
                <w:pPr/>
              </w:pPrChange>
            </w:pPr>
            <w:ins w:id="1601" w:author="Chris Wright" w:date="2014-06-16T14:04:00Z">
              <w:r w:rsidRPr="005B7FB5">
                <w:rPr>
                  <w:sz w:val="18"/>
                  <w:szCs w:val="18"/>
                  <w:rPrChange w:id="1602" w:author="Chris Wright" w:date="2014-06-16T14:22:00Z">
                    <w:rPr/>
                  </w:rPrChange>
                </w:rPr>
                <w:t>The name of the zone</w:t>
              </w:r>
            </w:ins>
          </w:p>
        </w:tc>
      </w:tr>
      <w:tr w:rsidR="00C2715E" w:rsidRPr="005B7FB5" w:rsidTr="00C25905">
        <w:trPr>
          <w:jc w:val="center"/>
          <w:ins w:id="1603" w:author="Chris Wright" w:date="2014-06-16T14:04:00Z"/>
        </w:trPr>
        <w:tc>
          <w:tcPr>
            <w:tcW w:w="2180" w:type="dxa"/>
            <w:vMerge/>
          </w:tcPr>
          <w:p w:rsidR="00C2715E" w:rsidRPr="005B7FB5" w:rsidRDefault="00C2715E" w:rsidP="00ED22D4">
            <w:pPr>
              <w:ind w:left="142"/>
              <w:rPr>
                <w:ins w:id="1604" w:author="Chris Wright" w:date="2014-06-16T14:04:00Z"/>
                <w:sz w:val="18"/>
                <w:szCs w:val="18"/>
                <w:rPrChange w:id="1605" w:author="Chris Wright" w:date="2014-06-16T14:22:00Z">
                  <w:rPr>
                    <w:ins w:id="1606" w:author="Chris Wright" w:date="2014-06-16T14:04:00Z"/>
                  </w:rPr>
                </w:rPrChange>
              </w:rPr>
            </w:pPr>
          </w:p>
        </w:tc>
        <w:tc>
          <w:tcPr>
            <w:tcW w:w="2180" w:type="dxa"/>
            <w:vMerge/>
          </w:tcPr>
          <w:p w:rsidR="00C2715E" w:rsidRPr="005B7FB5" w:rsidRDefault="00C2715E" w:rsidP="00ED22D4">
            <w:pPr>
              <w:rPr>
                <w:ins w:id="1607" w:author="Chris Wright" w:date="2014-06-16T14:04:00Z"/>
                <w:sz w:val="18"/>
                <w:szCs w:val="18"/>
                <w:rPrChange w:id="1608" w:author="Chris Wright" w:date="2014-06-16T14:22:00Z">
                  <w:rPr>
                    <w:ins w:id="1609" w:author="Chris Wright" w:date="2014-06-16T14:04:00Z"/>
                  </w:rPr>
                </w:rPrChange>
              </w:rPr>
            </w:pPr>
          </w:p>
        </w:tc>
        <w:tc>
          <w:tcPr>
            <w:tcW w:w="2180" w:type="dxa"/>
          </w:tcPr>
          <w:p w:rsidR="00C2715E" w:rsidRPr="005B7FB5" w:rsidRDefault="00C2715E" w:rsidP="00ED22D4">
            <w:pPr>
              <w:ind w:left="35"/>
              <w:rPr>
                <w:ins w:id="1610" w:author="Chris Wright" w:date="2014-06-16T14:04:00Z"/>
                <w:sz w:val="18"/>
                <w:szCs w:val="18"/>
                <w:rPrChange w:id="1611" w:author="Chris Wright" w:date="2014-06-16T14:22:00Z">
                  <w:rPr>
                    <w:ins w:id="1612" w:author="Chris Wright" w:date="2014-06-16T14:04:00Z"/>
                  </w:rPr>
                </w:rPrChange>
              </w:rPr>
            </w:pPr>
            <w:ins w:id="1613" w:author="Chris Wright" w:date="2014-06-16T14:04:00Z">
              <w:r w:rsidRPr="005B7FB5">
                <w:rPr>
                  <w:sz w:val="18"/>
                  <w:szCs w:val="18"/>
                  <w:rPrChange w:id="1614" w:author="Chris Wright" w:date="2014-06-16T14:22:00Z">
                    <w:rPr/>
                  </w:rPrChange>
                </w:rPr>
                <w:t>zoneId</w:t>
              </w:r>
            </w:ins>
          </w:p>
        </w:tc>
        <w:tc>
          <w:tcPr>
            <w:tcW w:w="2180" w:type="dxa"/>
          </w:tcPr>
          <w:p w:rsidR="00C2715E" w:rsidRPr="005B7FB5" w:rsidRDefault="00C2715E" w:rsidP="00ED22D4">
            <w:pPr>
              <w:ind w:left="35"/>
              <w:rPr>
                <w:ins w:id="1615" w:author="Chris Wright" w:date="2014-06-16T14:04:00Z"/>
                <w:sz w:val="18"/>
                <w:szCs w:val="18"/>
                <w:rPrChange w:id="1616" w:author="Chris Wright" w:date="2014-06-16T14:22:00Z">
                  <w:rPr>
                    <w:ins w:id="1617" w:author="Chris Wright" w:date="2014-06-16T14:04:00Z"/>
                  </w:rPr>
                </w:rPrChange>
              </w:rPr>
            </w:pPr>
            <w:ins w:id="1618" w:author="Chris Wright" w:date="2014-06-16T14:04:00Z">
              <w:r w:rsidRPr="005B7FB5">
                <w:rPr>
                  <w:sz w:val="18"/>
                  <w:szCs w:val="18"/>
                  <w:rPrChange w:id="1619" w:author="Chris Wright" w:date="2014-06-16T14:22:00Z">
                    <w:rPr/>
                  </w:rPrChange>
                </w:rPr>
                <w:t>The uuid of the zone</w:t>
              </w:r>
            </w:ins>
          </w:p>
        </w:tc>
      </w:tr>
      <w:tr w:rsidR="00C2715E" w:rsidRPr="005B7FB5" w:rsidTr="00C25905">
        <w:trPr>
          <w:jc w:val="center"/>
          <w:ins w:id="1620" w:author="Chris Wright" w:date="2014-06-16T14:04:00Z"/>
        </w:trPr>
        <w:tc>
          <w:tcPr>
            <w:tcW w:w="2180" w:type="dxa"/>
            <w:vMerge/>
          </w:tcPr>
          <w:p w:rsidR="00C2715E" w:rsidRPr="005B7FB5" w:rsidRDefault="00C2715E" w:rsidP="00ED22D4">
            <w:pPr>
              <w:ind w:left="142"/>
              <w:rPr>
                <w:ins w:id="1621" w:author="Chris Wright" w:date="2014-06-16T14:04:00Z"/>
                <w:sz w:val="18"/>
                <w:szCs w:val="18"/>
                <w:rPrChange w:id="1622" w:author="Chris Wright" w:date="2014-06-16T14:22:00Z">
                  <w:rPr>
                    <w:ins w:id="1623" w:author="Chris Wright" w:date="2014-06-16T14:04:00Z"/>
                  </w:rPr>
                </w:rPrChange>
              </w:rPr>
            </w:pPr>
          </w:p>
        </w:tc>
        <w:tc>
          <w:tcPr>
            <w:tcW w:w="2180" w:type="dxa"/>
            <w:vMerge/>
          </w:tcPr>
          <w:p w:rsidR="00C2715E" w:rsidRPr="005B7FB5" w:rsidRDefault="00C2715E" w:rsidP="00ED22D4">
            <w:pPr>
              <w:rPr>
                <w:ins w:id="1624" w:author="Chris Wright" w:date="2014-06-16T14:04:00Z"/>
                <w:sz w:val="18"/>
                <w:szCs w:val="18"/>
                <w:rPrChange w:id="1625" w:author="Chris Wright" w:date="2014-06-16T14:22:00Z">
                  <w:rPr>
                    <w:ins w:id="1626" w:author="Chris Wright" w:date="2014-06-16T14:04:00Z"/>
                  </w:rPr>
                </w:rPrChange>
              </w:rPr>
            </w:pPr>
          </w:p>
        </w:tc>
        <w:tc>
          <w:tcPr>
            <w:tcW w:w="2180" w:type="dxa"/>
          </w:tcPr>
          <w:p w:rsidR="00C2715E" w:rsidRPr="005B7FB5" w:rsidRDefault="00C2715E" w:rsidP="00ED22D4">
            <w:pPr>
              <w:ind w:left="35"/>
              <w:rPr>
                <w:ins w:id="1627" w:author="Chris Wright" w:date="2014-06-16T14:04:00Z"/>
                <w:sz w:val="18"/>
                <w:szCs w:val="18"/>
                <w:rPrChange w:id="1628" w:author="Chris Wright" w:date="2014-06-16T14:22:00Z">
                  <w:rPr>
                    <w:ins w:id="1629" w:author="Chris Wright" w:date="2014-06-16T14:04:00Z"/>
                  </w:rPr>
                </w:rPrChange>
              </w:rPr>
            </w:pPr>
            <w:ins w:id="1630" w:author="Chris Wright" w:date="2014-06-16T14:04:00Z">
              <w:r w:rsidRPr="005B7FB5">
                <w:rPr>
                  <w:sz w:val="18"/>
                  <w:szCs w:val="18"/>
                  <w:rPrChange w:id="1631" w:author="Chris Wright" w:date="2014-06-16T14:22:00Z">
                    <w:rPr/>
                  </w:rPrChange>
                </w:rPr>
                <w:t>percentUsed</w:t>
              </w:r>
            </w:ins>
          </w:p>
        </w:tc>
        <w:tc>
          <w:tcPr>
            <w:tcW w:w="2180" w:type="dxa"/>
          </w:tcPr>
          <w:p w:rsidR="00C2715E" w:rsidRPr="005B7FB5" w:rsidRDefault="00C2715E" w:rsidP="00ED22D4">
            <w:pPr>
              <w:ind w:left="35"/>
              <w:rPr>
                <w:ins w:id="1632" w:author="Chris Wright" w:date="2014-06-16T14:04:00Z"/>
                <w:sz w:val="18"/>
                <w:szCs w:val="18"/>
                <w:rPrChange w:id="1633" w:author="Chris Wright" w:date="2014-06-16T14:22:00Z">
                  <w:rPr>
                    <w:ins w:id="1634" w:author="Chris Wright" w:date="2014-06-16T14:04:00Z"/>
                  </w:rPr>
                </w:rPrChange>
              </w:rPr>
            </w:pPr>
            <w:ins w:id="1635" w:author="Chris Wright" w:date="2014-06-16T14:04:00Z">
              <w:r w:rsidRPr="005B7FB5">
                <w:rPr>
                  <w:sz w:val="18"/>
                  <w:szCs w:val="18"/>
                  <w:rPrChange w:id="1636" w:author="Chris Wright" w:date="2014-06-16T14:22:00Z">
                    <w:rPr/>
                  </w:rPrChange>
                </w:rPr>
                <w:t>The percentage of the allowed query limit used</w:t>
              </w:r>
            </w:ins>
          </w:p>
        </w:tc>
      </w:tr>
      <w:tr w:rsidR="00C2715E" w:rsidRPr="005B7FB5" w:rsidTr="00C25905">
        <w:trPr>
          <w:jc w:val="center"/>
          <w:ins w:id="1637" w:author="Chris Wright" w:date="2014-06-16T14:04:00Z"/>
        </w:trPr>
        <w:tc>
          <w:tcPr>
            <w:tcW w:w="2180" w:type="dxa"/>
            <w:vMerge/>
          </w:tcPr>
          <w:p w:rsidR="00C2715E" w:rsidRPr="005B7FB5" w:rsidRDefault="00C2715E" w:rsidP="00ED22D4">
            <w:pPr>
              <w:ind w:left="142"/>
              <w:rPr>
                <w:ins w:id="1638" w:author="Chris Wright" w:date="2014-06-16T14:04:00Z"/>
                <w:sz w:val="18"/>
                <w:szCs w:val="18"/>
                <w:rPrChange w:id="1639" w:author="Chris Wright" w:date="2014-06-16T14:22:00Z">
                  <w:rPr>
                    <w:ins w:id="1640" w:author="Chris Wright" w:date="2014-06-16T14:04:00Z"/>
                  </w:rPr>
                </w:rPrChange>
              </w:rPr>
            </w:pPr>
          </w:p>
        </w:tc>
        <w:tc>
          <w:tcPr>
            <w:tcW w:w="2180" w:type="dxa"/>
            <w:vMerge/>
          </w:tcPr>
          <w:p w:rsidR="00C2715E" w:rsidRPr="005B7FB5" w:rsidRDefault="00C2715E" w:rsidP="00ED22D4">
            <w:pPr>
              <w:rPr>
                <w:ins w:id="1641" w:author="Chris Wright" w:date="2014-06-16T14:04:00Z"/>
                <w:sz w:val="18"/>
                <w:szCs w:val="18"/>
                <w:rPrChange w:id="1642" w:author="Chris Wright" w:date="2014-06-16T14:22:00Z">
                  <w:rPr>
                    <w:ins w:id="1643" w:author="Chris Wright" w:date="2014-06-16T14:04:00Z"/>
                  </w:rPr>
                </w:rPrChange>
              </w:rPr>
            </w:pPr>
          </w:p>
        </w:tc>
        <w:tc>
          <w:tcPr>
            <w:tcW w:w="2180" w:type="dxa"/>
          </w:tcPr>
          <w:p w:rsidR="00C2715E" w:rsidRPr="005B7FB5" w:rsidRDefault="00C2715E" w:rsidP="00ED22D4">
            <w:pPr>
              <w:ind w:left="35"/>
              <w:rPr>
                <w:ins w:id="1644" w:author="Chris Wright" w:date="2014-06-16T14:04:00Z"/>
                <w:sz w:val="18"/>
                <w:szCs w:val="18"/>
                <w:rPrChange w:id="1645" w:author="Chris Wright" w:date="2014-06-16T14:22:00Z">
                  <w:rPr>
                    <w:ins w:id="1646" w:author="Chris Wright" w:date="2014-06-16T14:04:00Z"/>
                  </w:rPr>
                </w:rPrChange>
              </w:rPr>
            </w:pPr>
            <w:ins w:id="1647" w:author="Chris Wright" w:date="2014-06-16T14:04:00Z">
              <w:r w:rsidRPr="005B7FB5">
                <w:rPr>
                  <w:sz w:val="18"/>
                  <w:szCs w:val="18"/>
                  <w:rPrChange w:id="1648" w:author="Chris Wright" w:date="2014-06-16T14:22:00Z">
                    <w:rPr/>
                  </w:rPrChange>
                </w:rPr>
                <w:t>currentUsage</w:t>
              </w:r>
            </w:ins>
          </w:p>
        </w:tc>
        <w:tc>
          <w:tcPr>
            <w:tcW w:w="2180" w:type="dxa"/>
          </w:tcPr>
          <w:p w:rsidR="00C2715E" w:rsidRPr="005B7FB5" w:rsidRDefault="00C2715E" w:rsidP="00ED22D4">
            <w:pPr>
              <w:ind w:left="35"/>
              <w:rPr>
                <w:ins w:id="1649" w:author="Chris Wright" w:date="2014-06-16T14:04:00Z"/>
                <w:sz w:val="18"/>
                <w:szCs w:val="18"/>
                <w:rPrChange w:id="1650" w:author="Chris Wright" w:date="2014-06-16T14:22:00Z">
                  <w:rPr>
                    <w:ins w:id="1651" w:author="Chris Wright" w:date="2014-06-16T14:04:00Z"/>
                  </w:rPr>
                </w:rPrChange>
              </w:rPr>
            </w:pPr>
            <w:ins w:id="1652" w:author="Chris Wright" w:date="2014-06-16T14:04:00Z">
              <w:r w:rsidRPr="005B7FB5">
                <w:rPr>
                  <w:sz w:val="18"/>
                  <w:szCs w:val="18"/>
                  <w:rPrChange w:id="1653" w:author="Chris Wright" w:date="2014-06-16T14:22:00Z">
                    <w:rPr/>
                  </w:rPrChange>
                </w:rPr>
                <w:t>The actual number of queries consumed</w:t>
              </w:r>
            </w:ins>
          </w:p>
        </w:tc>
      </w:tr>
      <w:tr w:rsidR="00C2715E" w:rsidRPr="005B7FB5" w:rsidTr="00C25905">
        <w:trPr>
          <w:jc w:val="center"/>
          <w:ins w:id="1654" w:author="Chris Wright" w:date="2014-06-16T14:04:00Z"/>
        </w:trPr>
        <w:tc>
          <w:tcPr>
            <w:tcW w:w="2180" w:type="dxa"/>
            <w:vMerge/>
          </w:tcPr>
          <w:p w:rsidR="00C2715E" w:rsidRPr="005B7FB5" w:rsidRDefault="00C2715E" w:rsidP="00ED22D4">
            <w:pPr>
              <w:ind w:left="142"/>
              <w:rPr>
                <w:ins w:id="1655" w:author="Chris Wright" w:date="2014-06-16T14:04:00Z"/>
                <w:sz w:val="18"/>
                <w:szCs w:val="18"/>
                <w:rPrChange w:id="1656" w:author="Chris Wright" w:date="2014-06-16T14:22:00Z">
                  <w:rPr>
                    <w:ins w:id="1657" w:author="Chris Wright" w:date="2014-06-16T14:04:00Z"/>
                  </w:rPr>
                </w:rPrChange>
              </w:rPr>
            </w:pPr>
          </w:p>
        </w:tc>
        <w:tc>
          <w:tcPr>
            <w:tcW w:w="2180" w:type="dxa"/>
            <w:vMerge/>
          </w:tcPr>
          <w:p w:rsidR="00C2715E" w:rsidRPr="005B7FB5" w:rsidRDefault="00C2715E" w:rsidP="00ED22D4">
            <w:pPr>
              <w:rPr>
                <w:ins w:id="1658" w:author="Chris Wright" w:date="2014-06-16T14:04:00Z"/>
                <w:sz w:val="18"/>
                <w:szCs w:val="18"/>
                <w:rPrChange w:id="1659" w:author="Chris Wright" w:date="2014-06-16T14:22:00Z">
                  <w:rPr>
                    <w:ins w:id="1660" w:author="Chris Wright" w:date="2014-06-16T14:04:00Z"/>
                  </w:rPr>
                </w:rPrChange>
              </w:rPr>
            </w:pPr>
          </w:p>
        </w:tc>
        <w:tc>
          <w:tcPr>
            <w:tcW w:w="2180" w:type="dxa"/>
          </w:tcPr>
          <w:p w:rsidR="00C2715E" w:rsidRPr="005B7FB5" w:rsidRDefault="00C2715E" w:rsidP="00ED22D4">
            <w:pPr>
              <w:ind w:left="35"/>
              <w:rPr>
                <w:ins w:id="1661" w:author="Chris Wright" w:date="2014-06-16T14:04:00Z"/>
                <w:sz w:val="18"/>
                <w:szCs w:val="18"/>
                <w:rPrChange w:id="1662" w:author="Chris Wright" w:date="2014-06-16T14:22:00Z">
                  <w:rPr>
                    <w:ins w:id="1663" w:author="Chris Wright" w:date="2014-06-16T14:04:00Z"/>
                  </w:rPr>
                </w:rPrChange>
              </w:rPr>
            </w:pPr>
            <w:ins w:id="1664" w:author="Chris Wright" w:date="2014-06-16T14:04:00Z">
              <w:r w:rsidRPr="005B7FB5">
                <w:rPr>
                  <w:sz w:val="18"/>
                  <w:szCs w:val="18"/>
                  <w:rPrChange w:id="1665" w:author="Chris Wright" w:date="2014-06-16T14:22:00Z">
                    <w:rPr/>
                  </w:rPrChange>
                </w:rPr>
                <w:t>usageLimit</w:t>
              </w:r>
            </w:ins>
          </w:p>
        </w:tc>
        <w:tc>
          <w:tcPr>
            <w:tcW w:w="2180" w:type="dxa"/>
          </w:tcPr>
          <w:p w:rsidR="00C2715E" w:rsidRPr="005B7FB5" w:rsidRDefault="00C2715E" w:rsidP="00ED22D4">
            <w:pPr>
              <w:ind w:left="35"/>
              <w:rPr>
                <w:ins w:id="1666" w:author="Chris Wright" w:date="2014-06-16T14:04:00Z"/>
                <w:sz w:val="18"/>
                <w:szCs w:val="18"/>
                <w:rPrChange w:id="1667" w:author="Chris Wright" w:date="2014-06-16T14:22:00Z">
                  <w:rPr>
                    <w:ins w:id="1668" w:author="Chris Wright" w:date="2014-06-16T14:04:00Z"/>
                  </w:rPr>
                </w:rPrChange>
              </w:rPr>
            </w:pPr>
            <w:ins w:id="1669" w:author="Chris Wright" w:date="2014-06-16T14:04:00Z">
              <w:r w:rsidRPr="005B7FB5">
                <w:rPr>
                  <w:sz w:val="18"/>
                  <w:szCs w:val="18"/>
                  <w:rPrChange w:id="1670" w:author="Chris Wright" w:date="2014-06-16T14:22:00Z">
                    <w:rPr/>
                  </w:rPrChange>
                </w:rPr>
                <w:t>The limit that applies to the zones current plan</w:t>
              </w:r>
            </w:ins>
          </w:p>
        </w:tc>
      </w:tr>
      <w:tr w:rsidR="00C2715E" w:rsidRPr="005B7FB5" w:rsidTr="00940983">
        <w:trPr>
          <w:jc w:val="center"/>
          <w:ins w:id="1671" w:author="Chris Wright" w:date="2014-06-16T13:50:00Z"/>
        </w:trPr>
        <w:tc>
          <w:tcPr>
            <w:tcW w:w="2180" w:type="dxa"/>
            <w:vMerge w:val="restart"/>
          </w:tcPr>
          <w:p w:rsidR="00C2715E" w:rsidRPr="005B7FB5" w:rsidRDefault="00C2715E">
            <w:pPr>
              <w:ind w:left="142"/>
              <w:rPr>
                <w:ins w:id="1672" w:author="Chris Wright" w:date="2014-06-16T13:50:00Z"/>
                <w:sz w:val="18"/>
                <w:szCs w:val="18"/>
                <w:rPrChange w:id="1673" w:author="Chris Wright" w:date="2014-06-16T14:22:00Z">
                  <w:rPr>
                    <w:ins w:id="1674" w:author="Chris Wright" w:date="2014-06-16T13:50:00Z"/>
                  </w:rPr>
                </w:rPrChange>
              </w:rPr>
              <w:pPrChange w:id="1675" w:author="Chris Wright" w:date="2014-06-16T13:52:00Z">
                <w:pPr/>
              </w:pPrChange>
            </w:pPr>
            <w:ins w:id="1676" w:author="Chris Wright" w:date="2014-06-16T13:51:00Z">
              <w:r w:rsidRPr="005B7FB5">
                <w:rPr>
                  <w:sz w:val="18"/>
                  <w:szCs w:val="18"/>
                  <w:rPrChange w:id="1677" w:author="Chris Wright" w:date="2014-06-16T14:22:00Z">
                    <w:rPr/>
                  </w:rPrChange>
                </w:rPr>
                <w:t>zoneGroupUsageOverLimit</w:t>
              </w:r>
            </w:ins>
          </w:p>
        </w:tc>
        <w:tc>
          <w:tcPr>
            <w:tcW w:w="2180" w:type="dxa"/>
            <w:vMerge w:val="restart"/>
          </w:tcPr>
          <w:p w:rsidR="00C2715E" w:rsidRPr="005B7FB5" w:rsidRDefault="00C2715E">
            <w:pPr>
              <w:ind w:left="0"/>
              <w:rPr>
                <w:ins w:id="1678" w:author="Chris Wright" w:date="2014-06-16T13:51:00Z"/>
                <w:sz w:val="18"/>
                <w:szCs w:val="18"/>
                <w:rPrChange w:id="1679" w:author="Chris Wright" w:date="2014-06-16T14:22:00Z">
                  <w:rPr>
                    <w:ins w:id="1680" w:author="Chris Wright" w:date="2014-06-16T13:51:00Z"/>
                  </w:rPr>
                </w:rPrChange>
              </w:rPr>
              <w:pPrChange w:id="1681" w:author="Chris Wright" w:date="2014-06-16T13:55:00Z">
                <w:pPr/>
              </w:pPrChange>
            </w:pPr>
            <w:ins w:id="1682" w:author="Chris Wright" w:date="2014-06-16T13:55:00Z">
              <w:r w:rsidRPr="005B7FB5">
                <w:rPr>
                  <w:sz w:val="18"/>
                  <w:szCs w:val="18"/>
                  <w:rPrChange w:id="1683" w:author="Chris Wright" w:date="2014-06-16T14:22:00Z">
                    <w:rPr/>
                  </w:rPrChange>
                </w:rPr>
                <w:t>En</w:t>
              </w:r>
            </w:ins>
            <w:ins w:id="1684" w:author="Chris Wright" w:date="2014-06-16T13:57:00Z">
              <w:r w:rsidRPr="005B7FB5">
                <w:rPr>
                  <w:sz w:val="18"/>
                  <w:szCs w:val="18"/>
                  <w:rPrChange w:id="1685" w:author="Chris Wright" w:date="2014-06-16T14:22:00Z">
                    <w:rPr/>
                  </w:rPrChange>
                </w:rPr>
                <w:t>-</w:t>
              </w:r>
            </w:ins>
            <w:ins w:id="1686" w:author="Chris Wright" w:date="2014-06-16T13:55:00Z">
              <w:r w:rsidRPr="005B7FB5">
                <w:rPr>
                  <w:sz w:val="18"/>
                  <w:szCs w:val="18"/>
                  <w:rPrChange w:id="1687" w:author="Chris Wright" w:date="2014-06-16T14:22:00Z">
                    <w:rPr/>
                  </w:rPrChange>
                </w:rPr>
                <w:t>queued when a zone group exceeds its usage limit of queries for the month</w:t>
              </w:r>
            </w:ins>
          </w:p>
        </w:tc>
        <w:tc>
          <w:tcPr>
            <w:tcW w:w="2180" w:type="dxa"/>
          </w:tcPr>
          <w:p w:rsidR="00C2715E" w:rsidRPr="005B7FB5" w:rsidRDefault="00C2715E">
            <w:pPr>
              <w:ind w:left="35"/>
              <w:rPr>
                <w:ins w:id="1688" w:author="Chris Wright" w:date="2014-06-16T13:50:00Z"/>
                <w:sz w:val="18"/>
                <w:szCs w:val="18"/>
                <w:rPrChange w:id="1689" w:author="Chris Wright" w:date="2014-06-16T14:22:00Z">
                  <w:rPr>
                    <w:ins w:id="1690" w:author="Chris Wright" w:date="2014-06-16T13:50:00Z"/>
                  </w:rPr>
                </w:rPrChange>
              </w:rPr>
              <w:pPrChange w:id="1691" w:author="Chris Wright" w:date="2014-06-16T13:52:00Z">
                <w:pPr/>
              </w:pPrChange>
            </w:pPr>
            <w:ins w:id="1692" w:author="Chris Wright" w:date="2014-06-16T14:04:00Z">
              <w:r w:rsidRPr="005B7FB5">
                <w:rPr>
                  <w:sz w:val="18"/>
                  <w:szCs w:val="18"/>
                  <w:rPrChange w:id="1693" w:author="Chris Wright" w:date="2014-06-16T14:22:00Z">
                    <w:rPr/>
                  </w:rPrChange>
                </w:rPr>
                <w:t>zoneGroupName</w:t>
              </w:r>
            </w:ins>
          </w:p>
        </w:tc>
        <w:tc>
          <w:tcPr>
            <w:tcW w:w="2180" w:type="dxa"/>
          </w:tcPr>
          <w:p w:rsidR="00C2715E" w:rsidRPr="005B7FB5" w:rsidRDefault="00C2715E">
            <w:pPr>
              <w:ind w:left="35"/>
              <w:rPr>
                <w:ins w:id="1694" w:author="Chris Wright" w:date="2014-06-16T13:50:00Z"/>
                <w:sz w:val="18"/>
                <w:szCs w:val="18"/>
                <w:rPrChange w:id="1695" w:author="Chris Wright" w:date="2014-06-16T14:22:00Z">
                  <w:rPr>
                    <w:ins w:id="1696" w:author="Chris Wright" w:date="2014-06-16T13:50:00Z"/>
                  </w:rPr>
                </w:rPrChange>
              </w:rPr>
              <w:pPrChange w:id="1697" w:author="Chris Wright" w:date="2014-06-16T13:52:00Z">
                <w:pPr/>
              </w:pPrChange>
            </w:pPr>
            <w:ins w:id="1698" w:author="Chris Wright" w:date="2014-06-16T14:04:00Z">
              <w:r w:rsidRPr="005B7FB5">
                <w:rPr>
                  <w:sz w:val="18"/>
                  <w:szCs w:val="18"/>
                  <w:rPrChange w:id="1699" w:author="Chris Wright" w:date="2014-06-16T14:22:00Z">
                    <w:rPr/>
                  </w:rPrChange>
                </w:rPr>
                <w:t>The name of the zone group</w:t>
              </w:r>
            </w:ins>
          </w:p>
        </w:tc>
      </w:tr>
      <w:tr w:rsidR="00C2715E" w:rsidRPr="005B7FB5" w:rsidTr="00C25905">
        <w:trPr>
          <w:jc w:val="center"/>
          <w:ins w:id="1700" w:author="Chris Wright" w:date="2014-06-16T14:04:00Z"/>
        </w:trPr>
        <w:tc>
          <w:tcPr>
            <w:tcW w:w="2180" w:type="dxa"/>
            <w:vMerge/>
          </w:tcPr>
          <w:p w:rsidR="00C2715E" w:rsidRPr="005B7FB5" w:rsidRDefault="00C2715E" w:rsidP="00ED22D4">
            <w:pPr>
              <w:ind w:left="142"/>
              <w:rPr>
                <w:ins w:id="1701" w:author="Chris Wright" w:date="2014-06-16T14:04:00Z"/>
                <w:sz w:val="18"/>
                <w:szCs w:val="18"/>
                <w:rPrChange w:id="1702" w:author="Chris Wright" w:date="2014-06-16T14:22:00Z">
                  <w:rPr>
                    <w:ins w:id="1703" w:author="Chris Wright" w:date="2014-06-16T14:04:00Z"/>
                  </w:rPr>
                </w:rPrChange>
              </w:rPr>
            </w:pPr>
          </w:p>
        </w:tc>
        <w:tc>
          <w:tcPr>
            <w:tcW w:w="2180" w:type="dxa"/>
            <w:vMerge/>
          </w:tcPr>
          <w:p w:rsidR="00C2715E" w:rsidRPr="005B7FB5" w:rsidRDefault="00C2715E" w:rsidP="00ED22D4">
            <w:pPr>
              <w:rPr>
                <w:ins w:id="1704" w:author="Chris Wright" w:date="2014-06-16T14:04:00Z"/>
                <w:sz w:val="18"/>
                <w:szCs w:val="18"/>
                <w:rPrChange w:id="1705" w:author="Chris Wright" w:date="2014-06-16T14:22:00Z">
                  <w:rPr>
                    <w:ins w:id="1706" w:author="Chris Wright" w:date="2014-06-16T14:04:00Z"/>
                  </w:rPr>
                </w:rPrChange>
              </w:rPr>
            </w:pPr>
          </w:p>
        </w:tc>
        <w:tc>
          <w:tcPr>
            <w:tcW w:w="2180" w:type="dxa"/>
          </w:tcPr>
          <w:p w:rsidR="00C2715E" w:rsidRPr="005B7FB5" w:rsidRDefault="00C2715E" w:rsidP="00ED22D4">
            <w:pPr>
              <w:ind w:left="35"/>
              <w:rPr>
                <w:ins w:id="1707" w:author="Chris Wright" w:date="2014-06-16T14:04:00Z"/>
                <w:sz w:val="18"/>
                <w:szCs w:val="18"/>
                <w:rPrChange w:id="1708" w:author="Chris Wright" w:date="2014-06-16T14:22:00Z">
                  <w:rPr>
                    <w:ins w:id="1709" w:author="Chris Wright" w:date="2014-06-16T14:04:00Z"/>
                  </w:rPr>
                </w:rPrChange>
              </w:rPr>
            </w:pPr>
            <w:ins w:id="1710" w:author="Chris Wright" w:date="2014-06-16T14:04:00Z">
              <w:r w:rsidRPr="005B7FB5">
                <w:rPr>
                  <w:sz w:val="18"/>
                  <w:szCs w:val="18"/>
                  <w:rPrChange w:id="1711" w:author="Chris Wright" w:date="2014-06-16T14:22:00Z">
                    <w:rPr/>
                  </w:rPrChange>
                </w:rPr>
                <w:t>percentUsed</w:t>
              </w:r>
            </w:ins>
          </w:p>
        </w:tc>
        <w:tc>
          <w:tcPr>
            <w:tcW w:w="2180" w:type="dxa"/>
          </w:tcPr>
          <w:p w:rsidR="00C2715E" w:rsidRPr="005B7FB5" w:rsidRDefault="00C2715E" w:rsidP="00ED22D4">
            <w:pPr>
              <w:ind w:left="35"/>
              <w:rPr>
                <w:ins w:id="1712" w:author="Chris Wright" w:date="2014-06-16T14:04:00Z"/>
                <w:sz w:val="18"/>
                <w:szCs w:val="18"/>
                <w:rPrChange w:id="1713" w:author="Chris Wright" w:date="2014-06-16T14:22:00Z">
                  <w:rPr>
                    <w:ins w:id="1714" w:author="Chris Wright" w:date="2014-06-16T14:04:00Z"/>
                  </w:rPr>
                </w:rPrChange>
              </w:rPr>
            </w:pPr>
            <w:ins w:id="1715" w:author="Chris Wright" w:date="2014-06-16T14:04:00Z">
              <w:r w:rsidRPr="005B7FB5">
                <w:rPr>
                  <w:sz w:val="18"/>
                  <w:szCs w:val="18"/>
                  <w:rPrChange w:id="1716" w:author="Chris Wright" w:date="2014-06-16T14:22:00Z">
                    <w:rPr/>
                  </w:rPrChange>
                </w:rPr>
                <w:t>The percentage of the allowed query limit used</w:t>
              </w:r>
            </w:ins>
          </w:p>
        </w:tc>
      </w:tr>
      <w:tr w:rsidR="00C2715E" w:rsidRPr="005B7FB5" w:rsidTr="00C25905">
        <w:trPr>
          <w:jc w:val="center"/>
          <w:ins w:id="1717" w:author="Chris Wright" w:date="2014-06-16T14:04:00Z"/>
        </w:trPr>
        <w:tc>
          <w:tcPr>
            <w:tcW w:w="2180" w:type="dxa"/>
            <w:vMerge/>
          </w:tcPr>
          <w:p w:rsidR="00C2715E" w:rsidRPr="005B7FB5" w:rsidRDefault="00C2715E" w:rsidP="00ED22D4">
            <w:pPr>
              <w:ind w:left="142"/>
              <w:rPr>
                <w:ins w:id="1718" w:author="Chris Wright" w:date="2014-06-16T14:04:00Z"/>
                <w:sz w:val="18"/>
                <w:szCs w:val="18"/>
                <w:rPrChange w:id="1719" w:author="Chris Wright" w:date="2014-06-16T14:22:00Z">
                  <w:rPr>
                    <w:ins w:id="1720" w:author="Chris Wright" w:date="2014-06-16T14:04:00Z"/>
                  </w:rPr>
                </w:rPrChange>
              </w:rPr>
            </w:pPr>
          </w:p>
        </w:tc>
        <w:tc>
          <w:tcPr>
            <w:tcW w:w="2180" w:type="dxa"/>
            <w:vMerge/>
          </w:tcPr>
          <w:p w:rsidR="00C2715E" w:rsidRPr="005B7FB5" w:rsidRDefault="00C2715E" w:rsidP="00ED22D4">
            <w:pPr>
              <w:rPr>
                <w:ins w:id="1721" w:author="Chris Wright" w:date="2014-06-16T14:04:00Z"/>
                <w:sz w:val="18"/>
                <w:szCs w:val="18"/>
                <w:rPrChange w:id="1722" w:author="Chris Wright" w:date="2014-06-16T14:22:00Z">
                  <w:rPr>
                    <w:ins w:id="1723" w:author="Chris Wright" w:date="2014-06-16T14:04:00Z"/>
                  </w:rPr>
                </w:rPrChange>
              </w:rPr>
            </w:pPr>
          </w:p>
        </w:tc>
        <w:tc>
          <w:tcPr>
            <w:tcW w:w="2180" w:type="dxa"/>
          </w:tcPr>
          <w:p w:rsidR="00C2715E" w:rsidRPr="005B7FB5" w:rsidRDefault="00C2715E" w:rsidP="00ED22D4">
            <w:pPr>
              <w:ind w:left="35"/>
              <w:rPr>
                <w:ins w:id="1724" w:author="Chris Wright" w:date="2014-06-16T14:04:00Z"/>
                <w:sz w:val="18"/>
                <w:szCs w:val="18"/>
                <w:rPrChange w:id="1725" w:author="Chris Wright" w:date="2014-06-16T14:22:00Z">
                  <w:rPr>
                    <w:ins w:id="1726" w:author="Chris Wright" w:date="2014-06-16T14:04:00Z"/>
                  </w:rPr>
                </w:rPrChange>
              </w:rPr>
            </w:pPr>
            <w:ins w:id="1727" w:author="Chris Wright" w:date="2014-06-16T14:04:00Z">
              <w:r w:rsidRPr="005B7FB5">
                <w:rPr>
                  <w:sz w:val="18"/>
                  <w:szCs w:val="18"/>
                  <w:rPrChange w:id="1728" w:author="Chris Wright" w:date="2014-06-16T14:22:00Z">
                    <w:rPr/>
                  </w:rPrChange>
                </w:rPr>
                <w:t>currentUsage</w:t>
              </w:r>
            </w:ins>
          </w:p>
        </w:tc>
        <w:tc>
          <w:tcPr>
            <w:tcW w:w="2180" w:type="dxa"/>
          </w:tcPr>
          <w:p w:rsidR="00C2715E" w:rsidRPr="005B7FB5" w:rsidRDefault="00C2715E" w:rsidP="00ED22D4">
            <w:pPr>
              <w:ind w:left="35"/>
              <w:rPr>
                <w:ins w:id="1729" w:author="Chris Wright" w:date="2014-06-16T14:04:00Z"/>
                <w:sz w:val="18"/>
                <w:szCs w:val="18"/>
                <w:rPrChange w:id="1730" w:author="Chris Wright" w:date="2014-06-16T14:22:00Z">
                  <w:rPr>
                    <w:ins w:id="1731" w:author="Chris Wright" w:date="2014-06-16T14:04:00Z"/>
                  </w:rPr>
                </w:rPrChange>
              </w:rPr>
            </w:pPr>
            <w:ins w:id="1732" w:author="Chris Wright" w:date="2014-06-16T14:04:00Z">
              <w:r w:rsidRPr="005B7FB5">
                <w:rPr>
                  <w:sz w:val="18"/>
                  <w:szCs w:val="18"/>
                  <w:rPrChange w:id="1733" w:author="Chris Wright" w:date="2014-06-16T14:22:00Z">
                    <w:rPr/>
                  </w:rPrChange>
                </w:rPr>
                <w:t>The actual number of queries consumed</w:t>
              </w:r>
            </w:ins>
          </w:p>
        </w:tc>
      </w:tr>
      <w:tr w:rsidR="00C2715E" w:rsidRPr="005B7FB5" w:rsidTr="00C25905">
        <w:trPr>
          <w:jc w:val="center"/>
          <w:ins w:id="1734" w:author="Chris Wright" w:date="2014-06-16T14:04:00Z"/>
        </w:trPr>
        <w:tc>
          <w:tcPr>
            <w:tcW w:w="2180" w:type="dxa"/>
            <w:vMerge/>
          </w:tcPr>
          <w:p w:rsidR="00C2715E" w:rsidRPr="005B7FB5" w:rsidRDefault="00C2715E" w:rsidP="00ED22D4">
            <w:pPr>
              <w:ind w:left="142"/>
              <w:rPr>
                <w:ins w:id="1735" w:author="Chris Wright" w:date="2014-06-16T14:04:00Z"/>
                <w:sz w:val="18"/>
                <w:szCs w:val="18"/>
                <w:rPrChange w:id="1736" w:author="Chris Wright" w:date="2014-06-16T14:22:00Z">
                  <w:rPr>
                    <w:ins w:id="1737" w:author="Chris Wright" w:date="2014-06-16T14:04:00Z"/>
                  </w:rPr>
                </w:rPrChange>
              </w:rPr>
            </w:pPr>
          </w:p>
        </w:tc>
        <w:tc>
          <w:tcPr>
            <w:tcW w:w="2180" w:type="dxa"/>
            <w:vMerge/>
          </w:tcPr>
          <w:p w:rsidR="00C2715E" w:rsidRPr="005B7FB5" w:rsidRDefault="00C2715E" w:rsidP="00ED22D4">
            <w:pPr>
              <w:rPr>
                <w:ins w:id="1738" w:author="Chris Wright" w:date="2014-06-16T14:04:00Z"/>
                <w:sz w:val="18"/>
                <w:szCs w:val="18"/>
                <w:rPrChange w:id="1739" w:author="Chris Wright" w:date="2014-06-16T14:22:00Z">
                  <w:rPr>
                    <w:ins w:id="1740" w:author="Chris Wright" w:date="2014-06-16T14:04:00Z"/>
                  </w:rPr>
                </w:rPrChange>
              </w:rPr>
            </w:pPr>
          </w:p>
        </w:tc>
        <w:tc>
          <w:tcPr>
            <w:tcW w:w="2180" w:type="dxa"/>
          </w:tcPr>
          <w:p w:rsidR="00C2715E" w:rsidRPr="005B7FB5" w:rsidRDefault="00C2715E" w:rsidP="00ED22D4">
            <w:pPr>
              <w:ind w:left="35"/>
              <w:rPr>
                <w:ins w:id="1741" w:author="Chris Wright" w:date="2014-06-16T14:04:00Z"/>
                <w:sz w:val="18"/>
                <w:szCs w:val="18"/>
                <w:rPrChange w:id="1742" w:author="Chris Wright" w:date="2014-06-16T14:22:00Z">
                  <w:rPr>
                    <w:ins w:id="1743" w:author="Chris Wright" w:date="2014-06-16T14:04:00Z"/>
                  </w:rPr>
                </w:rPrChange>
              </w:rPr>
            </w:pPr>
            <w:ins w:id="1744" w:author="Chris Wright" w:date="2014-06-16T14:04:00Z">
              <w:r w:rsidRPr="005B7FB5">
                <w:rPr>
                  <w:sz w:val="18"/>
                  <w:szCs w:val="18"/>
                  <w:rPrChange w:id="1745" w:author="Chris Wright" w:date="2014-06-16T14:22:00Z">
                    <w:rPr/>
                  </w:rPrChange>
                </w:rPr>
                <w:t>usageLimit</w:t>
              </w:r>
            </w:ins>
          </w:p>
        </w:tc>
        <w:tc>
          <w:tcPr>
            <w:tcW w:w="2180" w:type="dxa"/>
          </w:tcPr>
          <w:p w:rsidR="00C2715E" w:rsidRPr="005B7FB5" w:rsidRDefault="00C2715E" w:rsidP="00ED22D4">
            <w:pPr>
              <w:ind w:left="35"/>
              <w:rPr>
                <w:ins w:id="1746" w:author="Chris Wright" w:date="2014-06-16T14:04:00Z"/>
                <w:sz w:val="18"/>
                <w:szCs w:val="18"/>
                <w:rPrChange w:id="1747" w:author="Chris Wright" w:date="2014-06-16T14:22:00Z">
                  <w:rPr>
                    <w:ins w:id="1748" w:author="Chris Wright" w:date="2014-06-16T14:04:00Z"/>
                  </w:rPr>
                </w:rPrChange>
              </w:rPr>
            </w:pPr>
            <w:ins w:id="1749" w:author="Chris Wright" w:date="2014-06-16T14:04:00Z">
              <w:r w:rsidRPr="005B7FB5">
                <w:rPr>
                  <w:sz w:val="18"/>
                  <w:szCs w:val="18"/>
                  <w:rPrChange w:id="1750" w:author="Chris Wright" w:date="2014-06-16T14:22:00Z">
                    <w:rPr/>
                  </w:rPrChange>
                </w:rPr>
                <w:t>The limit that applies to the zone group</w:t>
              </w:r>
            </w:ins>
            <w:ins w:id="1751" w:author="Arnaud Dumont" w:date="2014-06-16T15:40:00Z">
              <w:r w:rsidR="00940983">
                <w:rPr>
                  <w:sz w:val="18"/>
                  <w:szCs w:val="18"/>
                </w:rPr>
                <w:t>’</w:t>
              </w:r>
            </w:ins>
            <w:ins w:id="1752" w:author="Chris Wright" w:date="2014-06-16T14:04:00Z">
              <w:r w:rsidRPr="005B7FB5">
                <w:rPr>
                  <w:sz w:val="18"/>
                  <w:szCs w:val="18"/>
                  <w:rPrChange w:id="1753" w:author="Chris Wright" w:date="2014-06-16T14:22:00Z">
                    <w:rPr/>
                  </w:rPrChange>
                </w:rPr>
                <w:t>s current plan</w:t>
              </w:r>
            </w:ins>
          </w:p>
        </w:tc>
      </w:tr>
      <w:tr w:rsidR="00C2715E" w:rsidRPr="005B7FB5" w:rsidTr="00940983">
        <w:trPr>
          <w:jc w:val="center"/>
          <w:ins w:id="1754" w:author="Chris Wright" w:date="2014-06-16T13:50:00Z"/>
        </w:trPr>
        <w:tc>
          <w:tcPr>
            <w:tcW w:w="2180" w:type="dxa"/>
            <w:vMerge w:val="restart"/>
          </w:tcPr>
          <w:p w:rsidR="00C2715E" w:rsidRPr="005B7FB5" w:rsidRDefault="00C2715E">
            <w:pPr>
              <w:ind w:left="142"/>
              <w:rPr>
                <w:ins w:id="1755" w:author="Chris Wright" w:date="2014-06-16T13:50:00Z"/>
                <w:sz w:val="18"/>
                <w:szCs w:val="18"/>
                <w:rPrChange w:id="1756" w:author="Chris Wright" w:date="2014-06-16T14:22:00Z">
                  <w:rPr>
                    <w:ins w:id="1757" w:author="Chris Wright" w:date="2014-06-16T13:50:00Z"/>
                  </w:rPr>
                </w:rPrChange>
              </w:rPr>
              <w:pPrChange w:id="1758" w:author="Chris Wright" w:date="2014-06-16T13:52:00Z">
                <w:pPr/>
              </w:pPrChange>
            </w:pPr>
            <w:ins w:id="1759" w:author="Chris Wright" w:date="2014-06-16T13:51:00Z">
              <w:r w:rsidRPr="005B7FB5">
                <w:rPr>
                  <w:sz w:val="18"/>
                  <w:szCs w:val="18"/>
                  <w:rPrChange w:id="1760" w:author="Chris Wright" w:date="2014-06-16T14:22:00Z">
                    <w:rPr/>
                  </w:rPrChange>
                </w:rPr>
                <w:t>zoneDNSSECSigningComplete</w:t>
              </w:r>
            </w:ins>
          </w:p>
        </w:tc>
        <w:tc>
          <w:tcPr>
            <w:tcW w:w="2180" w:type="dxa"/>
            <w:vMerge w:val="restart"/>
          </w:tcPr>
          <w:p w:rsidR="00C2715E" w:rsidRPr="005B7FB5" w:rsidRDefault="00C2715E">
            <w:pPr>
              <w:ind w:left="0"/>
              <w:rPr>
                <w:ins w:id="1761" w:author="Chris Wright" w:date="2014-06-16T13:51:00Z"/>
                <w:sz w:val="18"/>
                <w:szCs w:val="18"/>
                <w:rPrChange w:id="1762" w:author="Chris Wright" w:date="2014-06-16T14:22:00Z">
                  <w:rPr>
                    <w:ins w:id="1763" w:author="Chris Wright" w:date="2014-06-16T13:51:00Z"/>
                  </w:rPr>
                </w:rPrChange>
              </w:rPr>
              <w:pPrChange w:id="1764" w:author="Chris Wright" w:date="2014-06-16T13:52:00Z">
                <w:pPr/>
              </w:pPrChange>
            </w:pPr>
            <w:ins w:id="1765" w:author="Chris Wright" w:date="2014-06-16T13:54:00Z">
              <w:r w:rsidRPr="005B7FB5">
                <w:rPr>
                  <w:sz w:val="18"/>
                  <w:szCs w:val="18"/>
                  <w:rPrChange w:id="1766" w:author="Chris Wright" w:date="2014-06-16T14:22:00Z">
                    <w:rPr/>
                  </w:rPrChange>
                </w:rPr>
                <w:t>En</w:t>
              </w:r>
            </w:ins>
            <w:ins w:id="1767" w:author="Chris Wright" w:date="2014-06-16T13:57:00Z">
              <w:r w:rsidRPr="005B7FB5">
                <w:rPr>
                  <w:sz w:val="18"/>
                  <w:szCs w:val="18"/>
                  <w:rPrChange w:id="1768" w:author="Chris Wright" w:date="2014-06-16T14:22:00Z">
                    <w:rPr/>
                  </w:rPrChange>
                </w:rPr>
                <w:t>-</w:t>
              </w:r>
            </w:ins>
            <w:ins w:id="1769" w:author="Chris Wright" w:date="2014-06-16T13:54:00Z">
              <w:r w:rsidRPr="005B7FB5">
                <w:rPr>
                  <w:sz w:val="18"/>
                  <w:szCs w:val="18"/>
                  <w:rPrChange w:id="1770" w:author="Chris Wright" w:date="2014-06-16T14:22:00Z">
                    <w:rPr/>
                  </w:rPrChange>
                </w:rPr>
                <w:t>queued when a pending zone signing operation is completed</w:t>
              </w:r>
            </w:ins>
          </w:p>
        </w:tc>
        <w:tc>
          <w:tcPr>
            <w:tcW w:w="2180" w:type="dxa"/>
          </w:tcPr>
          <w:p w:rsidR="00C2715E" w:rsidRPr="005B7FB5" w:rsidRDefault="00C2715E">
            <w:pPr>
              <w:ind w:left="35"/>
              <w:rPr>
                <w:ins w:id="1771" w:author="Chris Wright" w:date="2014-06-16T13:50:00Z"/>
                <w:sz w:val="18"/>
                <w:szCs w:val="18"/>
                <w:rPrChange w:id="1772" w:author="Chris Wright" w:date="2014-06-16T14:22:00Z">
                  <w:rPr>
                    <w:ins w:id="1773" w:author="Chris Wright" w:date="2014-06-16T13:50:00Z"/>
                  </w:rPr>
                </w:rPrChange>
              </w:rPr>
              <w:pPrChange w:id="1774" w:author="Chris Wright" w:date="2014-06-16T13:52:00Z">
                <w:pPr/>
              </w:pPrChange>
            </w:pPr>
            <w:ins w:id="1775" w:author="Chris Wright" w:date="2014-06-16T14:05:00Z">
              <w:r w:rsidRPr="005B7FB5">
                <w:rPr>
                  <w:sz w:val="18"/>
                  <w:szCs w:val="18"/>
                  <w:rPrChange w:id="1776" w:author="Chris Wright" w:date="2014-06-16T14:22:00Z">
                    <w:rPr/>
                  </w:rPrChange>
                </w:rPr>
                <w:t>zoneName</w:t>
              </w:r>
            </w:ins>
          </w:p>
        </w:tc>
        <w:tc>
          <w:tcPr>
            <w:tcW w:w="2180" w:type="dxa"/>
          </w:tcPr>
          <w:p w:rsidR="00C2715E" w:rsidRPr="005B7FB5" w:rsidRDefault="00C2715E">
            <w:pPr>
              <w:ind w:left="35"/>
              <w:rPr>
                <w:ins w:id="1777" w:author="Chris Wright" w:date="2014-06-16T13:50:00Z"/>
                <w:sz w:val="18"/>
                <w:szCs w:val="18"/>
                <w:rPrChange w:id="1778" w:author="Chris Wright" w:date="2014-06-16T14:22:00Z">
                  <w:rPr>
                    <w:ins w:id="1779" w:author="Chris Wright" w:date="2014-06-16T13:50:00Z"/>
                  </w:rPr>
                </w:rPrChange>
              </w:rPr>
              <w:pPrChange w:id="1780" w:author="Chris Wright" w:date="2014-06-16T13:52:00Z">
                <w:pPr/>
              </w:pPrChange>
            </w:pPr>
            <w:ins w:id="1781" w:author="Chris Wright" w:date="2014-06-16T14:05:00Z">
              <w:r w:rsidRPr="005B7FB5">
                <w:rPr>
                  <w:sz w:val="18"/>
                  <w:szCs w:val="18"/>
                  <w:rPrChange w:id="1782" w:author="Chris Wright" w:date="2014-06-16T14:22:00Z">
                    <w:rPr/>
                  </w:rPrChange>
                </w:rPr>
                <w:t>The name of the zone</w:t>
              </w:r>
            </w:ins>
          </w:p>
        </w:tc>
      </w:tr>
      <w:tr w:rsidR="00C2715E" w:rsidRPr="005B7FB5" w:rsidTr="00C25905">
        <w:trPr>
          <w:jc w:val="center"/>
          <w:ins w:id="1783" w:author="Chris Wright" w:date="2014-06-16T14:05:00Z"/>
        </w:trPr>
        <w:tc>
          <w:tcPr>
            <w:tcW w:w="2180" w:type="dxa"/>
            <w:vMerge/>
          </w:tcPr>
          <w:p w:rsidR="00C2715E" w:rsidRPr="005B7FB5" w:rsidRDefault="00C2715E" w:rsidP="00ED22D4">
            <w:pPr>
              <w:ind w:left="142"/>
              <w:rPr>
                <w:ins w:id="1784" w:author="Chris Wright" w:date="2014-06-16T14:05:00Z"/>
                <w:sz w:val="18"/>
                <w:szCs w:val="18"/>
                <w:rPrChange w:id="1785" w:author="Chris Wright" w:date="2014-06-16T14:22:00Z">
                  <w:rPr>
                    <w:ins w:id="1786" w:author="Chris Wright" w:date="2014-06-16T14:05:00Z"/>
                  </w:rPr>
                </w:rPrChange>
              </w:rPr>
            </w:pPr>
          </w:p>
        </w:tc>
        <w:tc>
          <w:tcPr>
            <w:tcW w:w="2180" w:type="dxa"/>
            <w:vMerge/>
          </w:tcPr>
          <w:p w:rsidR="00C2715E" w:rsidRPr="005B7FB5" w:rsidRDefault="00C2715E" w:rsidP="00ED22D4">
            <w:pPr>
              <w:rPr>
                <w:ins w:id="1787" w:author="Chris Wright" w:date="2014-06-16T14:05:00Z"/>
                <w:sz w:val="18"/>
                <w:szCs w:val="18"/>
                <w:rPrChange w:id="1788" w:author="Chris Wright" w:date="2014-06-16T14:22:00Z">
                  <w:rPr>
                    <w:ins w:id="1789" w:author="Chris Wright" w:date="2014-06-16T14:05:00Z"/>
                  </w:rPr>
                </w:rPrChange>
              </w:rPr>
            </w:pPr>
          </w:p>
        </w:tc>
        <w:tc>
          <w:tcPr>
            <w:tcW w:w="2180" w:type="dxa"/>
          </w:tcPr>
          <w:p w:rsidR="00C2715E" w:rsidRPr="005B7FB5" w:rsidRDefault="00C2715E" w:rsidP="00ED22D4">
            <w:pPr>
              <w:ind w:left="35"/>
              <w:rPr>
                <w:ins w:id="1790" w:author="Chris Wright" w:date="2014-06-16T14:05:00Z"/>
                <w:sz w:val="18"/>
                <w:szCs w:val="18"/>
                <w:rPrChange w:id="1791" w:author="Chris Wright" w:date="2014-06-16T14:22:00Z">
                  <w:rPr>
                    <w:ins w:id="1792" w:author="Chris Wright" w:date="2014-06-16T14:05:00Z"/>
                  </w:rPr>
                </w:rPrChange>
              </w:rPr>
            </w:pPr>
            <w:ins w:id="1793" w:author="Chris Wright" w:date="2014-06-16T14:05:00Z">
              <w:r w:rsidRPr="005B7FB5">
                <w:rPr>
                  <w:sz w:val="18"/>
                  <w:szCs w:val="18"/>
                  <w:rPrChange w:id="1794" w:author="Chris Wright" w:date="2014-06-16T14:22:00Z">
                    <w:rPr/>
                  </w:rPrChange>
                </w:rPr>
                <w:t>zoneId</w:t>
              </w:r>
            </w:ins>
          </w:p>
        </w:tc>
        <w:tc>
          <w:tcPr>
            <w:tcW w:w="2180" w:type="dxa"/>
          </w:tcPr>
          <w:p w:rsidR="00C2715E" w:rsidRPr="005B7FB5" w:rsidRDefault="00C2715E" w:rsidP="00ED22D4">
            <w:pPr>
              <w:ind w:left="35"/>
              <w:rPr>
                <w:ins w:id="1795" w:author="Chris Wright" w:date="2014-06-16T14:05:00Z"/>
                <w:sz w:val="18"/>
                <w:szCs w:val="18"/>
                <w:rPrChange w:id="1796" w:author="Chris Wright" w:date="2014-06-16T14:22:00Z">
                  <w:rPr>
                    <w:ins w:id="1797" w:author="Chris Wright" w:date="2014-06-16T14:05:00Z"/>
                  </w:rPr>
                </w:rPrChange>
              </w:rPr>
            </w:pPr>
            <w:ins w:id="1798" w:author="Chris Wright" w:date="2014-06-16T14:05:00Z">
              <w:r w:rsidRPr="005B7FB5">
                <w:rPr>
                  <w:sz w:val="18"/>
                  <w:szCs w:val="18"/>
                  <w:rPrChange w:id="1799" w:author="Chris Wright" w:date="2014-06-16T14:22:00Z">
                    <w:rPr/>
                  </w:rPrChange>
                </w:rPr>
                <w:t>The uuid of the zone</w:t>
              </w:r>
            </w:ins>
          </w:p>
        </w:tc>
      </w:tr>
      <w:tr w:rsidR="00C2715E" w:rsidRPr="005B7FB5" w:rsidTr="00C25905">
        <w:trPr>
          <w:jc w:val="center"/>
          <w:ins w:id="1800" w:author="Chris Wright" w:date="2014-06-16T14:05:00Z"/>
        </w:trPr>
        <w:tc>
          <w:tcPr>
            <w:tcW w:w="2180" w:type="dxa"/>
            <w:vMerge/>
          </w:tcPr>
          <w:p w:rsidR="00C2715E" w:rsidRPr="005B7FB5" w:rsidRDefault="00C2715E" w:rsidP="00ED22D4">
            <w:pPr>
              <w:ind w:left="142"/>
              <w:rPr>
                <w:ins w:id="1801" w:author="Chris Wright" w:date="2014-06-16T14:05:00Z"/>
                <w:sz w:val="18"/>
                <w:szCs w:val="18"/>
                <w:rPrChange w:id="1802" w:author="Chris Wright" w:date="2014-06-16T14:22:00Z">
                  <w:rPr>
                    <w:ins w:id="1803" w:author="Chris Wright" w:date="2014-06-16T14:05:00Z"/>
                  </w:rPr>
                </w:rPrChange>
              </w:rPr>
            </w:pPr>
          </w:p>
        </w:tc>
        <w:tc>
          <w:tcPr>
            <w:tcW w:w="2180" w:type="dxa"/>
            <w:vMerge/>
          </w:tcPr>
          <w:p w:rsidR="00C2715E" w:rsidRPr="005B7FB5" w:rsidRDefault="00C2715E" w:rsidP="00ED22D4">
            <w:pPr>
              <w:rPr>
                <w:ins w:id="1804" w:author="Chris Wright" w:date="2014-06-16T14:05:00Z"/>
                <w:sz w:val="18"/>
                <w:szCs w:val="18"/>
                <w:rPrChange w:id="1805" w:author="Chris Wright" w:date="2014-06-16T14:22:00Z">
                  <w:rPr>
                    <w:ins w:id="1806" w:author="Chris Wright" w:date="2014-06-16T14:05:00Z"/>
                  </w:rPr>
                </w:rPrChange>
              </w:rPr>
            </w:pPr>
          </w:p>
        </w:tc>
        <w:tc>
          <w:tcPr>
            <w:tcW w:w="2180" w:type="dxa"/>
          </w:tcPr>
          <w:p w:rsidR="00C2715E" w:rsidRPr="005B7FB5" w:rsidRDefault="00C2715E" w:rsidP="00ED22D4">
            <w:pPr>
              <w:ind w:left="35"/>
              <w:rPr>
                <w:ins w:id="1807" w:author="Chris Wright" w:date="2014-06-16T14:05:00Z"/>
                <w:sz w:val="18"/>
                <w:szCs w:val="18"/>
                <w:rPrChange w:id="1808" w:author="Chris Wright" w:date="2014-06-16T14:22:00Z">
                  <w:rPr>
                    <w:ins w:id="1809" w:author="Chris Wright" w:date="2014-06-16T14:05:00Z"/>
                  </w:rPr>
                </w:rPrChange>
              </w:rPr>
            </w:pPr>
            <w:ins w:id="1810" w:author="Chris Wright" w:date="2014-06-16T14:05:00Z">
              <w:r w:rsidRPr="005B7FB5">
                <w:rPr>
                  <w:sz w:val="18"/>
                  <w:szCs w:val="18"/>
                  <w:rPrChange w:id="1811" w:author="Chris Wright" w:date="2014-06-16T14:22:00Z">
                    <w:rPr/>
                  </w:rPrChange>
                </w:rPr>
                <w:t>dsRecord</w:t>
              </w:r>
            </w:ins>
          </w:p>
        </w:tc>
        <w:tc>
          <w:tcPr>
            <w:tcW w:w="2180" w:type="dxa"/>
          </w:tcPr>
          <w:p w:rsidR="00C2715E" w:rsidRPr="005B7FB5" w:rsidRDefault="00C2715E" w:rsidP="00ED22D4">
            <w:pPr>
              <w:ind w:left="35"/>
              <w:rPr>
                <w:ins w:id="1812" w:author="Chris Wright" w:date="2014-06-16T14:05:00Z"/>
                <w:sz w:val="18"/>
                <w:szCs w:val="18"/>
                <w:rPrChange w:id="1813" w:author="Chris Wright" w:date="2014-06-16T14:22:00Z">
                  <w:rPr>
                    <w:ins w:id="1814" w:author="Chris Wright" w:date="2014-06-16T14:05:00Z"/>
                  </w:rPr>
                </w:rPrChange>
              </w:rPr>
            </w:pPr>
            <w:ins w:id="1815" w:author="Chris Wright" w:date="2014-06-16T14:05:00Z">
              <w:r w:rsidRPr="005B7FB5">
                <w:rPr>
                  <w:sz w:val="18"/>
                  <w:szCs w:val="18"/>
                  <w:rPrChange w:id="1816" w:author="Chris Wright" w:date="2014-06-16T14:22:00Z">
                    <w:rPr/>
                  </w:rPrChange>
                </w:rPr>
                <w:t>The DS record that needs to be published in the parent zone</w:t>
              </w:r>
            </w:ins>
          </w:p>
        </w:tc>
      </w:tr>
    </w:tbl>
    <w:p w:rsidR="00F21C35" w:rsidDel="00C25905" w:rsidRDefault="00F21C35" w:rsidP="00F21C35">
      <w:pPr>
        <w:rPr>
          <w:ins w:id="1817" w:author="Arnaud Dumont" w:date="2014-02-24T15:18:00Z"/>
          <w:del w:id="1818" w:author="Chris Wright" w:date="2014-06-16T13:46:00Z"/>
        </w:rPr>
      </w:pPr>
      <w:ins w:id="1819" w:author="Arnaud Dumont" w:date="2014-02-24T15:18:00Z">
        <w:del w:id="1820" w:author="Chris Wright" w:date="2014-06-16T13:46:00Z">
          <w:r w:rsidDel="00C25905">
            <w:delText>The MessageContent object is a</w:delText>
          </w:r>
        </w:del>
      </w:ins>
      <w:ins w:id="1821" w:author="Arnaud Dumont" w:date="2014-02-24T15:20:00Z">
        <w:del w:id="1822" w:author="Chris Wright" w:date="2014-06-16T13:46:00Z">
          <w:r w:rsidDel="00C25905">
            <w:delText>n abstract</w:delText>
          </w:r>
        </w:del>
      </w:ins>
      <w:ins w:id="1823" w:author="Arnaud Dumont" w:date="2014-02-24T15:18:00Z">
        <w:del w:id="1824" w:author="Chris Wright" w:date="2014-06-16T13:46:00Z">
          <w:r w:rsidDel="00C25905">
            <w:delText xml:space="preserve"> ‘super type’ covering all supported message </w:delText>
          </w:r>
        </w:del>
      </w:ins>
      <w:ins w:id="1825" w:author="Arnaud Dumont" w:date="2014-02-24T15:20:00Z">
        <w:del w:id="1826" w:author="Chris Wright" w:date="2014-06-16T13:46:00Z">
          <w:r w:rsidDel="00C25905">
            <w:delText>contents</w:delText>
          </w:r>
        </w:del>
      </w:ins>
      <w:ins w:id="1827" w:author="Arnaud Dumont" w:date="2014-02-24T15:18:00Z">
        <w:del w:id="1828" w:author="Chris Wright" w:date="2014-06-16T13:46:00Z">
          <w:r w:rsidDel="00C25905">
            <w:delText>. Each of the</w:delText>
          </w:r>
        </w:del>
      </w:ins>
      <w:ins w:id="1829" w:author="Arnaud Dumont" w:date="2014-02-24T15:20:00Z">
        <w:del w:id="1830" w:author="Chris Wright" w:date="2014-06-16T13:46:00Z">
          <w:r w:rsidDel="00C25905">
            <w:delText xml:space="preserve"> implementations of the type-specific</w:delText>
          </w:r>
        </w:del>
      </w:ins>
      <w:ins w:id="1831" w:author="Arnaud Dumont" w:date="2014-02-24T15:18:00Z">
        <w:del w:id="1832" w:author="Chris Wright" w:date="2014-06-16T13:46:00Z">
          <w:r w:rsidDel="00C25905">
            <w:delText xml:space="preserve"> message </w:delText>
          </w:r>
        </w:del>
      </w:ins>
      <w:ins w:id="1833" w:author="Arnaud Dumont" w:date="2014-02-24T15:20:00Z">
        <w:del w:id="1834" w:author="Chris Wright" w:date="2014-06-16T13:46:00Z">
          <w:r w:rsidDel="00C25905">
            <w:delText>contents</w:delText>
          </w:r>
        </w:del>
      </w:ins>
      <w:ins w:id="1835" w:author="Arnaud Dumont" w:date="2014-02-24T15:18:00Z">
        <w:del w:id="1836" w:author="Chris Wright" w:date="2014-06-16T13:46:00Z">
          <w:r w:rsidDel="00C25905">
            <w:delText xml:space="preserve"> and their fields are described in the tables below:</w:delText>
          </w:r>
        </w:del>
      </w:ins>
    </w:p>
    <w:p w:rsidR="00F21C35" w:rsidDel="00C25905" w:rsidRDefault="00F21C35" w:rsidP="00F21C35">
      <w:pPr>
        <w:rPr>
          <w:ins w:id="1837" w:author="Arnaud Dumont" w:date="2014-02-24T15:19:00Z"/>
          <w:del w:id="1838" w:author="Chris Wright" w:date="2014-06-16T13:46:00Z"/>
        </w:rPr>
      </w:pPr>
      <w:ins w:id="1839" w:author="Arnaud Dumont" w:date="2014-02-24T15:20:00Z">
        <w:del w:id="1840" w:author="Chris Wright" w:date="2014-06-16T13:46:00Z">
          <w:r w:rsidRPr="00F21C35" w:rsidDel="00C25905">
            <w:delText>ZoneDNSSECSigningCompletedMessageContents</w:delText>
          </w:r>
        </w:del>
      </w:ins>
      <w:ins w:id="1841" w:author="Arnaud Dumont" w:date="2014-02-24T15:19:00Z">
        <w:del w:id="1842" w:author="Chris Wright" w:date="2014-06-16T13:46:00Z">
          <w:r w:rsidDel="00C25905">
            <w:delText>:</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F21C35" w:rsidDel="00C25905" w:rsidTr="001217ED">
        <w:trPr>
          <w:tblHeader w:val="0"/>
          <w:ins w:id="1843" w:author="Arnaud Dumont" w:date="2014-02-24T15:22:00Z"/>
          <w:del w:id="1844" w:author="Chris Wright" w:date="2014-06-16T13:46:00Z"/>
        </w:trPr>
        <w:tc>
          <w:tcPr>
            <w:tcW w:w="2965" w:type="dxa"/>
            <w:shd w:val="clear" w:color="auto" w:fill="BFBFBF" w:themeFill="background1" w:themeFillShade="BF"/>
          </w:tcPr>
          <w:p w:rsidR="00F21C35" w:rsidDel="00C25905" w:rsidRDefault="00F21C35" w:rsidP="001217ED">
            <w:pPr>
              <w:pStyle w:val="Table-Header"/>
              <w:rPr>
                <w:ins w:id="1845" w:author="Arnaud Dumont" w:date="2014-02-24T15:22:00Z"/>
                <w:del w:id="1846" w:author="Chris Wright" w:date="2014-06-16T13:46:00Z"/>
              </w:rPr>
            </w:pPr>
            <w:ins w:id="1847" w:author="Arnaud Dumont" w:date="2014-02-24T15:23:00Z">
              <w:del w:id="1848" w:author="Chris Wright" w:date="2014-06-16T13:46:00Z">
                <w:r w:rsidDel="00C25905">
                  <w:delText>Related message type</w:delText>
                </w:r>
              </w:del>
            </w:ins>
          </w:p>
        </w:tc>
        <w:tc>
          <w:tcPr>
            <w:tcW w:w="5682" w:type="dxa"/>
            <w:gridSpan w:val="2"/>
            <w:shd w:val="clear" w:color="auto" w:fill="BFBFBF" w:themeFill="background1" w:themeFillShade="BF"/>
          </w:tcPr>
          <w:p w:rsidR="00F21C35" w:rsidDel="00C25905" w:rsidRDefault="00265D01" w:rsidP="00265D01">
            <w:pPr>
              <w:pStyle w:val="Table-Header"/>
              <w:rPr>
                <w:ins w:id="1849" w:author="Arnaud Dumont" w:date="2014-02-24T15:22:00Z"/>
                <w:del w:id="1850" w:author="Chris Wright" w:date="2014-06-16T13:46:00Z"/>
              </w:rPr>
            </w:pPr>
            <w:ins w:id="1851" w:author="Arnaud Dumont" w:date="2014-02-24T15:44:00Z">
              <w:del w:id="1852" w:author="Chris Wright" w:date="2014-06-16T13:46:00Z">
                <w:r w:rsidRPr="00F21C35" w:rsidDel="00C25905">
                  <w:rPr>
                    <w:b w:val="0"/>
                  </w:rPr>
                  <w:delText>zoneDNSSECSigningCompleted</w:delText>
                </w:r>
              </w:del>
            </w:ins>
          </w:p>
        </w:tc>
      </w:tr>
      <w:tr w:rsidR="00265D01" w:rsidDel="00C25905" w:rsidTr="001217ED">
        <w:trPr>
          <w:tblHeader w:val="0"/>
          <w:ins w:id="1853" w:author="Arnaud Dumont" w:date="2014-02-24T15:44:00Z"/>
          <w:del w:id="1854" w:author="Chris Wright" w:date="2014-06-16T13:46:00Z"/>
        </w:trPr>
        <w:tc>
          <w:tcPr>
            <w:tcW w:w="2965" w:type="dxa"/>
            <w:shd w:val="clear" w:color="auto" w:fill="BFBFBF" w:themeFill="background1" w:themeFillShade="BF"/>
          </w:tcPr>
          <w:p w:rsidR="00265D01" w:rsidDel="00C25905" w:rsidRDefault="00265D01" w:rsidP="001217ED">
            <w:pPr>
              <w:pStyle w:val="Table-Header"/>
              <w:rPr>
                <w:ins w:id="1855" w:author="Arnaud Dumont" w:date="2014-02-24T15:44:00Z"/>
                <w:del w:id="1856" w:author="Chris Wright" w:date="2014-06-16T13:46:00Z"/>
              </w:rPr>
            </w:pPr>
            <w:ins w:id="1857" w:author="Arnaud Dumont" w:date="2014-02-24T15:44:00Z">
              <w:del w:id="1858" w:author="Chris Wright" w:date="2014-06-16T13:46:00Z">
                <w:r w:rsidDel="00C25905">
                  <w:delText>Related object’s nature</w:delText>
                </w:r>
              </w:del>
            </w:ins>
          </w:p>
        </w:tc>
        <w:tc>
          <w:tcPr>
            <w:tcW w:w="5682" w:type="dxa"/>
            <w:gridSpan w:val="2"/>
            <w:shd w:val="clear" w:color="auto" w:fill="BFBFBF" w:themeFill="background1" w:themeFillShade="BF"/>
          </w:tcPr>
          <w:p w:rsidR="00265D01" w:rsidRPr="00F21C35" w:rsidDel="00C25905" w:rsidRDefault="00265D01" w:rsidP="00265D01">
            <w:pPr>
              <w:pStyle w:val="Table-Header"/>
              <w:rPr>
                <w:ins w:id="1859" w:author="Arnaud Dumont" w:date="2014-02-24T15:44:00Z"/>
                <w:del w:id="1860" w:author="Chris Wright" w:date="2014-06-16T13:46:00Z"/>
                <w:b w:val="0"/>
              </w:rPr>
            </w:pPr>
            <w:ins w:id="1861" w:author="Arnaud Dumont" w:date="2014-02-24T15:44:00Z">
              <w:del w:id="1862" w:author="Chris Wright" w:date="2014-06-16T13:46:00Z">
                <w:r w:rsidDel="00C25905">
                  <w:rPr>
                    <w:b w:val="0"/>
                  </w:rPr>
                  <w:delText>Zone</w:delText>
                </w:r>
              </w:del>
            </w:ins>
          </w:p>
        </w:tc>
      </w:tr>
      <w:tr w:rsidR="00C42B62" w:rsidDel="00C25905" w:rsidTr="001217ED">
        <w:trPr>
          <w:tblHeader w:val="0"/>
          <w:ins w:id="1863" w:author="Arnaud Dumont" w:date="2014-02-25T13:27:00Z"/>
          <w:del w:id="1864" w:author="Chris Wright" w:date="2014-06-16T13:46:00Z"/>
        </w:trPr>
        <w:tc>
          <w:tcPr>
            <w:tcW w:w="2965" w:type="dxa"/>
            <w:shd w:val="clear" w:color="auto" w:fill="BFBFBF" w:themeFill="background1" w:themeFillShade="BF"/>
          </w:tcPr>
          <w:p w:rsidR="00C42B62" w:rsidDel="00C25905" w:rsidRDefault="00C42B62" w:rsidP="00C42B62">
            <w:pPr>
              <w:pStyle w:val="Table-Header"/>
              <w:rPr>
                <w:ins w:id="1865" w:author="Arnaud Dumont" w:date="2014-02-25T13:27:00Z"/>
                <w:del w:id="1866" w:author="Chris Wright" w:date="2014-06-16T13:46:00Z"/>
              </w:rPr>
            </w:pPr>
            <w:ins w:id="1867" w:author="Arnaud Dumont" w:date="2014-02-25T13:27:00Z">
              <w:del w:id="1868" w:author="Chris Wright" w:date="2014-06-16T13:46:00Z">
                <w:r w:rsidDel="00C25905">
                  <w:delText>RelatedObjectId field type</w:delText>
                </w:r>
              </w:del>
            </w:ins>
          </w:p>
        </w:tc>
        <w:tc>
          <w:tcPr>
            <w:tcW w:w="5682" w:type="dxa"/>
            <w:gridSpan w:val="2"/>
            <w:shd w:val="clear" w:color="auto" w:fill="BFBFBF" w:themeFill="background1" w:themeFillShade="BF"/>
          </w:tcPr>
          <w:p w:rsidR="00C42B62" w:rsidDel="00C25905" w:rsidRDefault="00C42B62" w:rsidP="00265D01">
            <w:pPr>
              <w:pStyle w:val="Table-Header"/>
              <w:rPr>
                <w:ins w:id="1869" w:author="Arnaud Dumont" w:date="2014-02-25T13:27:00Z"/>
                <w:del w:id="1870" w:author="Chris Wright" w:date="2014-06-16T13:46:00Z"/>
                <w:b w:val="0"/>
              </w:rPr>
            </w:pPr>
            <w:ins w:id="1871" w:author="Arnaud Dumont" w:date="2014-02-25T13:27:00Z">
              <w:del w:id="1872" w:author="Chris Wright" w:date="2014-06-16T13:46:00Z">
                <w:r w:rsidDel="00C25905">
                  <w:rPr>
                    <w:b w:val="0"/>
                  </w:rPr>
                  <w:delText>uuid</w:delText>
                </w:r>
              </w:del>
            </w:ins>
          </w:p>
        </w:tc>
      </w:tr>
      <w:tr w:rsidR="00F21C35" w:rsidDel="00C25905" w:rsidTr="001217ED">
        <w:trPr>
          <w:tblHeader w:val="0"/>
          <w:ins w:id="1873" w:author="Arnaud Dumont" w:date="2014-02-24T15:22:00Z"/>
          <w:del w:id="1874" w:author="Chris Wright" w:date="2014-06-16T13:46:00Z"/>
        </w:trPr>
        <w:tc>
          <w:tcPr>
            <w:tcW w:w="2965" w:type="dxa"/>
            <w:shd w:val="clear" w:color="auto" w:fill="BFBFBF" w:themeFill="background1" w:themeFillShade="BF"/>
          </w:tcPr>
          <w:p w:rsidR="00F21C35" w:rsidRPr="00F21C35" w:rsidDel="00C25905" w:rsidRDefault="00265D01" w:rsidP="001217ED">
            <w:pPr>
              <w:pStyle w:val="Table-Header"/>
              <w:rPr>
                <w:ins w:id="1875" w:author="Arnaud Dumont" w:date="2014-02-24T15:22:00Z"/>
                <w:del w:id="1876" w:author="Chris Wright" w:date="2014-06-16T13:46:00Z"/>
                <w:b w:val="0"/>
              </w:rPr>
            </w:pPr>
            <w:ins w:id="1877" w:author="Arnaud Dumont" w:date="2014-02-24T15:44:00Z">
              <w:del w:id="1878" w:author="Chris Wright" w:date="2014-06-16T13:46:00Z">
                <w:r w:rsidDel="00C25905">
                  <w:delText>Description</w:delText>
                </w:r>
              </w:del>
            </w:ins>
          </w:p>
        </w:tc>
        <w:tc>
          <w:tcPr>
            <w:tcW w:w="5682" w:type="dxa"/>
            <w:gridSpan w:val="2"/>
            <w:shd w:val="clear" w:color="auto" w:fill="BFBFBF" w:themeFill="background1" w:themeFillShade="BF"/>
          </w:tcPr>
          <w:p w:rsidR="00F21C35" w:rsidRPr="00F21C35" w:rsidDel="00C25905" w:rsidRDefault="008378D9" w:rsidP="001217ED">
            <w:pPr>
              <w:pStyle w:val="Table-Header"/>
              <w:rPr>
                <w:ins w:id="1879" w:author="Arnaud Dumont" w:date="2014-02-24T15:22:00Z"/>
                <w:del w:id="1880" w:author="Chris Wright" w:date="2014-06-16T13:46:00Z"/>
                <w:b w:val="0"/>
              </w:rPr>
            </w:pPr>
            <w:ins w:id="1881" w:author="Arnaud Dumont" w:date="2014-02-24T15:25:00Z">
              <w:del w:id="1882" w:author="Chris Wright" w:date="2014-06-16T13:46:00Z">
                <w:r w:rsidDel="00C25905">
                  <w:rPr>
                    <w:b w:val="0"/>
                  </w:rPr>
                  <w:delText>R</w:delText>
                </w:r>
              </w:del>
            </w:ins>
            <w:ins w:id="1883" w:author="Arnaud Dumont" w:date="2014-02-24T15:24:00Z">
              <w:del w:id="1884" w:author="Chris Wright" w:date="2014-06-16T13:46:00Z">
                <w:r w:rsidR="00EC18F5" w:rsidRPr="00EC18F5" w:rsidDel="00C25905">
                  <w:rPr>
                    <w:b w:val="0"/>
                  </w:rPr>
                  <w:delText>eceived when a Zone has b</w:delText>
                </w:r>
                <w:r w:rsidR="00EC18F5" w:rsidDel="00C25905">
                  <w:rPr>
                    <w:b w:val="0"/>
                  </w:rPr>
                  <w:delText>een successfully DNSSEC-signed</w:delText>
                </w:r>
              </w:del>
            </w:ins>
          </w:p>
        </w:tc>
      </w:tr>
      <w:tr w:rsidR="00F21C35" w:rsidDel="00C25905" w:rsidTr="001217ED">
        <w:trPr>
          <w:tblHeader w:val="0"/>
          <w:ins w:id="1885" w:author="Arnaud Dumont" w:date="2014-02-24T15:19:00Z"/>
          <w:del w:id="1886" w:author="Chris Wright" w:date="2014-06-16T13:46:00Z"/>
        </w:trPr>
        <w:tc>
          <w:tcPr>
            <w:tcW w:w="2965" w:type="dxa"/>
            <w:shd w:val="clear" w:color="auto" w:fill="BFBFBF" w:themeFill="background1" w:themeFillShade="BF"/>
          </w:tcPr>
          <w:p w:rsidR="00F21C35" w:rsidRPr="00750051" w:rsidDel="00C25905" w:rsidRDefault="00F21C35" w:rsidP="001217ED">
            <w:pPr>
              <w:pStyle w:val="Table-Header"/>
              <w:rPr>
                <w:ins w:id="1887" w:author="Arnaud Dumont" w:date="2014-02-24T15:19:00Z"/>
                <w:del w:id="1888" w:author="Chris Wright" w:date="2014-06-16T13:46:00Z"/>
              </w:rPr>
            </w:pPr>
            <w:ins w:id="1889" w:author="Arnaud Dumont" w:date="2014-02-24T15:19:00Z">
              <w:del w:id="1890" w:author="Chris Wright" w:date="2014-06-16T13:46:00Z">
                <w:r w:rsidDel="00C25905">
                  <w:delText>Field Name</w:delText>
                </w:r>
              </w:del>
            </w:ins>
          </w:p>
        </w:tc>
        <w:tc>
          <w:tcPr>
            <w:tcW w:w="2175" w:type="dxa"/>
            <w:shd w:val="clear" w:color="auto" w:fill="BFBFBF" w:themeFill="background1" w:themeFillShade="BF"/>
          </w:tcPr>
          <w:p w:rsidR="00F21C35" w:rsidDel="00C25905" w:rsidRDefault="00F21C35" w:rsidP="001217ED">
            <w:pPr>
              <w:pStyle w:val="Table-Header"/>
              <w:rPr>
                <w:ins w:id="1891" w:author="Arnaud Dumont" w:date="2014-02-24T15:19:00Z"/>
                <w:del w:id="1892" w:author="Chris Wright" w:date="2014-06-16T13:46:00Z"/>
              </w:rPr>
            </w:pPr>
            <w:ins w:id="1893" w:author="Arnaud Dumont" w:date="2014-02-24T15:19:00Z">
              <w:del w:id="1894" w:author="Chris Wright" w:date="2014-06-16T13:46:00Z">
                <w:r w:rsidDel="00C25905">
                  <w:delText>Type</w:delText>
                </w:r>
              </w:del>
            </w:ins>
          </w:p>
        </w:tc>
        <w:tc>
          <w:tcPr>
            <w:tcW w:w="3507" w:type="dxa"/>
            <w:shd w:val="clear" w:color="auto" w:fill="BFBFBF" w:themeFill="background1" w:themeFillShade="BF"/>
          </w:tcPr>
          <w:p w:rsidR="00F21C35" w:rsidDel="00C25905" w:rsidRDefault="00F21C35" w:rsidP="001217ED">
            <w:pPr>
              <w:pStyle w:val="Table-Header"/>
              <w:rPr>
                <w:ins w:id="1895" w:author="Arnaud Dumont" w:date="2014-02-24T15:19:00Z"/>
                <w:del w:id="1896" w:author="Chris Wright" w:date="2014-06-16T13:46:00Z"/>
              </w:rPr>
            </w:pPr>
            <w:ins w:id="1897" w:author="Arnaud Dumont" w:date="2014-02-24T15:19:00Z">
              <w:del w:id="1898" w:author="Chris Wright" w:date="2014-06-16T13:46:00Z">
                <w:r w:rsidDel="00C25905">
                  <w:delText>Description</w:delText>
                </w:r>
              </w:del>
            </w:ins>
          </w:p>
        </w:tc>
      </w:tr>
      <w:tr w:rsidR="00F21C35" w:rsidDel="00C25905" w:rsidTr="001217ED">
        <w:trPr>
          <w:trHeight w:val="113"/>
          <w:tblHeader w:val="0"/>
          <w:ins w:id="1899" w:author="Arnaud Dumont" w:date="2014-02-24T15:19:00Z"/>
          <w:del w:id="1900" w:author="Chris Wright" w:date="2014-06-16T13:46:00Z"/>
        </w:trPr>
        <w:tc>
          <w:tcPr>
            <w:tcW w:w="2965" w:type="dxa"/>
          </w:tcPr>
          <w:p w:rsidR="00F21C35" w:rsidDel="00C25905" w:rsidRDefault="00F21C35" w:rsidP="001217ED">
            <w:pPr>
              <w:pStyle w:val="Table-Text"/>
              <w:rPr>
                <w:ins w:id="1901" w:author="Arnaud Dumont" w:date="2014-02-24T15:19:00Z"/>
                <w:del w:id="1902" w:author="Chris Wright" w:date="2014-06-16T13:46:00Z"/>
              </w:rPr>
            </w:pPr>
            <w:ins w:id="1903" w:author="Arnaud Dumont" w:date="2014-02-24T15:21:00Z">
              <w:del w:id="1904" w:author="Chris Wright" w:date="2014-06-16T13:46:00Z">
                <w:r w:rsidRPr="00F21C35" w:rsidDel="00C25905">
                  <w:delText>zoneId</w:delText>
                </w:r>
              </w:del>
            </w:ins>
          </w:p>
        </w:tc>
        <w:tc>
          <w:tcPr>
            <w:tcW w:w="2175" w:type="dxa"/>
          </w:tcPr>
          <w:p w:rsidR="00F21C35" w:rsidDel="00C25905" w:rsidRDefault="00F21C35" w:rsidP="001217ED">
            <w:pPr>
              <w:pStyle w:val="Table-Text"/>
              <w:rPr>
                <w:ins w:id="1905" w:author="Arnaud Dumont" w:date="2014-02-24T15:19:00Z"/>
                <w:del w:id="1906" w:author="Chris Wright" w:date="2014-06-16T13:46:00Z"/>
              </w:rPr>
            </w:pPr>
            <w:ins w:id="1907" w:author="Arnaud Dumont" w:date="2014-02-24T15:21:00Z">
              <w:del w:id="1908" w:author="Chris Wright" w:date="2014-06-16T13:46:00Z">
                <w:r w:rsidDel="00C25905">
                  <w:delText>uuid</w:delText>
                </w:r>
              </w:del>
            </w:ins>
          </w:p>
        </w:tc>
        <w:tc>
          <w:tcPr>
            <w:tcW w:w="3507" w:type="dxa"/>
          </w:tcPr>
          <w:p w:rsidR="00F21C35" w:rsidDel="00C25905" w:rsidRDefault="00F21C35" w:rsidP="00F21C35">
            <w:pPr>
              <w:pStyle w:val="Table-Text"/>
              <w:rPr>
                <w:ins w:id="1909" w:author="Arnaud Dumont" w:date="2014-02-24T15:19:00Z"/>
                <w:del w:id="1910" w:author="Chris Wright" w:date="2014-06-16T13:46:00Z"/>
              </w:rPr>
            </w:pPr>
            <w:ins w:id="1911" w:author="Arnaud Dumont" w:date="2014-02-24T15:19:00Z">
              <w:del w:id="1912" w:author="Chris Wright" w:date="2014-06-16T13:46:00Z">
                <w:r w:rsidDel="00C25905">
                  <w:delText xml:space="preserve">The </w:delText>
                </w:r>
              </w:del>
            </w:ins>
            <w:ins w:id="1913" w:author="Arnaud Dumont" w:date="2014-02-24T15:21:00Z">
              <w:del w:id="1914" w:author="Chris Wright" w:date="2014-06-16T13:46:00Z">
                <w:r w:rsidDel="00C25905">
                  <w:delText>uuid of the zone which DNSSEC signing completed</w:delText>
                </w:r>
              </w:del>
            </w:ins>
          </w:p>
        </w:tc>
      </w:tr>
      <w:tr w:rsidR="00F21C35" w:rsidDel="00C25905" w:rsidTr="001217ED">
        <w:trPr>
          <w:trHeight w:val="113"/>
          <w:tblHeader w:val="0"/>
          <w:ins w:id="1915" w:author="Arnaud Dumont" w:date="2014-02-24T15:19:00Z"/>
          <w:del w:id="1916" w:author="Chris Wright" w:date="2014-06-16T13:46:00Z"/>
        </w:trPr>
        <w:tc>
          <w:tcPr>
            <w:tcW w:w="2965" w:type="dxa"/>
          </w:tcPr>
          <w:p w:rsidR="00F21C35" w:rsidDel="00C25905" w:rsidRDefault="00F21C35" w:rsidP="001217ED">
            <w:pPr>
              <w:pStyle w:val="Table-Text"/>
              <w:rPr>
                <w:ins w:id="1917" w:author="Arnaud Dumont" w:date="2014-02-24T15:19:00Z"/>
                <w:del w:id="1918" w:author="Chris Wright" w:date="2014-06-16T13:46:00Z"/>
              </w:rPr>
            </w:pPr>
            <w:ins w:id="1919" w:author="Arnaud Dumont" w:date="2014-02-24T15:21:00Z">
              <w:del w:id="1920" w:author="Chris Wright" w:date="2014-06-16T13:46:00Z">
                <w:r w:rsidDel="00C25905">
                  <w:delText>zoneName</w:delText>
                </w:r>
              </w:del>
            </w:ins>
          </w:p>
        </w:tc>
        <w:tc>
          <w:tcPr>
            <w:tcW w:w="2175" w:type="dxa"/>
          </w:tcPr>
          <w:p w:rsidR="00F21C35" w:rsidDel="00C25905" w:rsidRDefault="00F21C35" w:rsidP="001217ED">
            <w:pPr>
              <w:pStyle w:val="Table-Text"/>
              <w:rPr>
                <w:ins w:id="1921" w:author="Arnaud Dumont" w:date="2014-02-24T15:19:00Z"/>
                <w:del w:id="1922" w:author="Chris Wright" w:date="2014-06-16T13:46:00Z"/>
              </w:rPr>
            </w:pPr>
            <w:ins w:id="1923" w:author="Arnaud Dumont" w:date="2014-02-24T15:19:00Z">
              <w:del w:id="1924" w:author="Chris Wright" w:date="2014-06-16T13:46:00Z">
                <w:r w:rsidDel="00C25905">
                  <w:delText>string</w:delText>
                </w:r>
              </w:del>
            </w:ins>
          </w:p>
        </w:tc>
        <w:tc>
          <w:tcPr>
            <w:tcW w:w="3507" w:type="dxa"/>
          </w:tcPr>
          <w:p w:rsidR="00F21C35" w:rsidDel="00C25905" w:rsidRDefault="00F21C35" w:rsidP="00F21C35">
            <w:pPr>
              <w:pStyle w:val="Table-Text"/>
              <w:rPr>
                <w:ins w:id="1925" w:author="Arnaud Dumont" w:date="2014-02-24T15:19:00Z"/>
                <w:del w:id="1926" w:author="Chris Wright" w:date="2014-06-16T13:46:00Z"/>
              </w:rPr>
            </w:pPr>
            <w:ins w:id="1927" w:author="Arnaud Dumont" w:date="2014-02-24T15:19:00Z">
              <w:del w:id="1928" w:author="Chris Wright" w:date="2014-06-16T13:46:00Z">
                <w:r w:rsidDel="00C25905">
                  <w:delText xml:space="preserve">The </w:delText>
                </w:r>
              </w:del>
            </w:ins>
            <w:ins w:id="1929" w:author="Arnaud Dumont" w:date="2014-02-24T15:22:00Z">
              <w:del w:id="1930" w:author="Chris Wright" w:date="2014-06-16T13:46:00Z">
                <w:r w:rsidDel="00C25905">
                  <w:delText>name of the zone which DNSSEC signing completed</w:delText>
                </w:r>
              </w:del>
            </w:ins>
          </w:p>
        </w:tc>
      </w:tr>
      <w:tr w:rsidR="00F21C35" w:rsidDel="00C25905" w:rsidTr="001217ED">
        <w:trPr>
          <w:trHeight w:val="113"/>
          <w:tblHeader w:val="0"/>
          <w:ins w:id="1931" w:author="Arnaud Dumont" w:date="2014-02-24T15:22:00Z"/>
          <w:del w:id="1932" w:author="Chris Wright" w:date="2014-06-16T13:46:00Z"/>
        </w:trPr>
        <w:tc>
          <w:tcPr>
            <w:tcW w:w="2965" w:type="dxa"/>
          </w:tcPr>
          <w:p w:rsidR="00F21C35" w:rsidDel="00C25905" w:rsidRDefault="00F21C35" w:rsidP="001217ED">
            <w:pPr>
              <w:pStyle w:val="Table-Text"/>
              <w:rPr>
                <w:ins w:id="1933" w:author="Arnaud Dumont" w:date="2014-02-24T15:22:00Z"/>
                <w:del w:id="1934" w:author="Chris Wright" w:date="2014-06-16T13:46:00Z"/>
              </w:rPr>
            </w:pPr>
            <w:ins w:id="1935" w:author="Arnaud Dumont" w:date="2014-02-24T15:22:00Z">
              <w:del w:id="1936" w:author="Chris Wright" w:date="2014-06-16T13:46:00Z">
                <w:r w:rsidRPr="00F21C35" w:rsidDel="00C25905">
                  <w:delText>delegationResourceRecords</w:delText>
                </w:r>
              </w:del>
            </w:ins>
          </w:p>
        </w:tc>
        <w:tc>
          <w:tcPr>
            <w:tcW w:w="2175" w:type="dxa"/>
          </w:tcPr>
          <w:p w:rsidR="00F21C35" w:rsidDel="00C25905" w:rsidRDefault="00F21C35" w:rsidP="001217ED">
            <w:pPr>
              <w:pStyle w:val="Table-Text"/>
              <w:rPr>
                <w:ins w:id="1937" w:author="Arnaud Dumont" w:date="2014-02-24T15:22:00Z"/>
                <w:del w:id="1938" w:author="Chris Wright" w:date="2014-06-16T13:46:00Z"/>
              </w:rPr>
            </w:pPr>
            <w:ins w:id="1939" w:author="Arnaud Dumont" w:date="2014-02-24T15:22:00Z">
              <w:del w:id="1940" w:author="Chris Wright" w:date="2014-06-16T13:46:00Z">
                <w:r w:rsidDel="00C25905">
                  <w:delText>ResourceRecord[]</w:delText>
                </w:r>
              </w:del>
            </w:ins>
          </w:p>
        </w:tc>
        <w:tc>
          <w:tcPr>
            <w:tcW w:w="3507" w:type="dxa"/>
          </w:tcPr>
          <w:p w:rsidR="00F21C35" w:rsidDel="00C25905" w:rsidRDefault="00F21C35" w:rsidP="00F21C35">
            <w:pPr>
              <w:pStyle w:val="Table-Text"/>
              <w:rPr>
                <w:ins w:id="1941" w:author="Arnaud Dumont" w:date="2014-02-24T15:22:00Z"/>
                <w:del w:id="1942" w:author="Chris Wright" w:date="2014-06-16T13:46:00Z"/>
              </w:rPr>
            </w:pPr>
            <w:ins w:id="1943" w:author="Arnaud Dumont" w:date="2014-02-24T15:22:00Z">
              <w:del w:id="1944" w:author="Chris Wright" w:date="2014-06-16T13:46:00Z">
                <w:r w:rsidDel="00C25905">
                  <w:delText>The list of the resource records that are to be provided to the parent zone for the child zone delegation. This is typically the NS records and any required glue records</w:delText>
                </w:r>
              </w:del>
            </w:ins>
          </w:p>
        </w:tc>
      </w:tr>
    </w:tbl>
    <w:p w:rsidR="00791AEC" w:rsidDel="00C25905" w:rsidRDefault="00791AEC" w:rsidP="00791AEC">
      <w:pPr>
        <w:rPr>
          <w:ins w:id="1945" w:author="Arnaud Dumont" w:date="2014-02-24T15:25:00Z"/>
          <w:del w:id="1946" w:author="Chris Wright" w:date="2014-06-16T13:46:00Z"/>
        </w:rPr>
      </w:pPr>
      <w:ins w:id="1947" w:author="Arnaud Dumont" w:date="2014-02-24T15:26:00Z">
        <w:del w:id="1948" w:author="Chris Wright" w:date="2014-06-16T13:46:00Z">
          <w:r w:rsidRPr="00791AEC" w:rsidDel="00C25905">
            <w:delText>ZoneDNSSECSigningFailedMessageContents</w:delText>
          </w:r>
        </w:del>
      </w:ins>
      <w:ins w:id="1949" w:author="Arnaud Dumont" w:date="2014-02-24T15:25:00Z">
        <w:del w:id="1950" w:author="Chris Wright" w:date="2014-06-16T13:46:00Z">
          <w:r w:rsidDel="00C25905">
            <w:delText>:</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91AEC" w:rsidDel="00C25905" w:rsidTr="001217ED">
        <w:trPr>
          <w:tblHeader w:val="0"/>
          <w:ins w:id="1951" w:author="Arnaud Dumont" w:date="2014-02-24T15:25:00Z"/>
          <w:del w:id="1952" w:author="Chris Wright" w:date="2014-06-16T13:46:00Z"/>
        </w:trPr>
        <w:tc>
          <w:tcPr>
            <w:tcW w:w="2965" w:type="dxa"/>
            <w:shd w:val="clear" w:color="auto" w:fill="BFBFBF" w:themeFill="background1" w:themeFillShade="BF"/>
          </w:tcPr>
          <w:p w:rsidR="00791AEC" w:rsidDel="00C25905" w:rsidRDefault="00791AEC" w:rsidP="001217ED">
            <w:pPr>
              <w:pStyle w:val="Table-Header"/>
              <w:rPr>
                <w:ins w:id="1953" w:author="Arnaud Dumont" w:date="2014-02-24T15:25:00Z"/>
                <w:del w:id="1954" w:author="Chris Wright" w:date="2014-06-16T13:46:00Z"/>
              </w:rPr>
            </w:pPr>
            <w:ins w:id="1955" w:author="Arnaud Dumont" w:date="2014-02-24T15:25:00Z">
              <w:del w:id="1956" w:author="Chris Wright" w:date="2014-06-16T13:46:00Z">
                <w:r w:rsidDel="00C25905">
                  <w:lastRenderedPageBreak/>
                  <w:delText>Related message type</w:delText>
                </w:r>
              </w:del>
            </w:ins>
          </w:p>
        </w:tc>
        <w:tc>
          <w:tcPr>
            <w:tcW w:w="5682" w:type="dxa"/>
            <w:gridSpan w:val="2"/>
            <w:shd w:val="clear" w:color="auto" w:fill="BFBFBF" w:themeFill="background1" w:themeFillShade="BF"/>
          </w:tcPr>
          <w:p w:rsidR="00791AEC" w:rsidDel="00C25905" w:rsidRDefault="00265D01" w:rsidP="00265D01">
            <w:pPr>
              <w:pStyle w:val="Table-Header"/>
              <w:rPr>
                <w:ins w:id="1957" w:author="Arnaud Dumont" w:date="2014-02-24T15:25:00Z"/>
                <w:del w:id="1958" w:author="Chris Wright" w:date="2014-06-16T13:46:00Z"/>
              </w:rPr>
            </w:pPr>
            <w:ins w:id="1959" w:author="Arnaud Dumont" w:date="2014-02-24T15:44:00Z">
              <w:del w:id="1960" w:author="Chris Wright" w:date="2014-06-16T13:46:00Z">
                <w:r w:rsidRPr="00791AEC" w:rsidDel="00C25905">
                  <w:rPr>
                    <w:b w:val="0"/>
                  </w:rPr>
                  <w:delText>zoneDNSSECSigningFailed</w:delText>
                </w:r>
              </w:del>
            </w:ins>
          </w:p>
        </w:tc>
      </w:tr>
      <w:tr w:rsidR="00265D01" w:rsidDel="00C25905" w:rsidTr="001217ED">
        <w:trPr>
          <w:tblHeader w:val="0"/>
          <w:ins w:id="1961" w:author="Arnaud Dumont" w:date="2014-02-24T15:44:00Z"/>
          <w:del w:id="1962" w:author="Chris Wright" w:date="2014-06-16T13:46:00Z"/>
        </w:trPr>
        <w:tc>
          <w:tcPr>
            <w:tcW w:w="2965" w:type="dxa"/>
            <w:shd w:val="clear" w:color="auto" w:fill="BFBFBF" w:themeFill="background1" w:themeFillShade="BF"/>
          </w:tcPr>
          <w:p w:rsidR="00265D01" w:rsidDel="00C25905" w:rsidRDefault="00265D01" w:rsidP="001217ED">
            <w:pPr>
              <w:pStyle w:val="Table-Header"/>
              <w:rPr>
                <w:ins w:id="1963" w:author="Arnaud Dumont" w:date="2014-02-24T15:44:00Z"/>
                <w:del w:id="1964" w:author="Chris Wright" w:date="2014-06-16T13:46:00Z"/>
              </w:rPr>
            </w:pPr>
            <w:ins w:id="1965" w:author="Arnaud Dumont" w:date="2014-02-24T15:45:00Z">
              <w:del w:id="1966" w:author="Chris Wright" w:date="2014-06-16T13:46:00Z">
                <w:r w:rsidDel="00C25905">
                  <w:delText>Related object’s nature</w:delText>
                </w:r>
              </w:del>
            </w:ins>
          </w:p>
        </w:tc>
        <w:tc>
          <w:tcPr>
            <w:tcW w:w="5682" w:type="dxa"/>
            <w:gridSpan w:val="2"/>
            <w:shd w:val="clear" w:color="auto" w:fill="BFBFBF" w:themeFill="background1" w:themeFillShade="BF"/>
          </w:tcPr>
          <w:p w:rsidR="00265D01" w:rsidRPr="00791AEC" w:rsidDel="00C25905" w:rsidRDefault="00265D01" w:rsidP="00265D01">
            <w:pPr>
              <w:pStyle w:val="Table-Header"/>
              <w:rPr>
                <w:ins w:id="1967" w:author="Arnaud Dumont" w:date="2014-02-24T15:44:00Z"/>
                <w:del w:id="1968" w:author="Chris Wright" w:date="2014-06-16T13:46:00Z"/>
                <w:b w:val="0"/>
              </w:rPr>
            </w:pPr>
            <w:ins w:id="1969" w:author="Arnaud Dumont" w:date="2014-02-24T15:45:00Z">
              <w:del w:id="1970" w:author="Chris Wright" w:date="2014-06-16T13:46:00Z">
                <w:r w:rsidDel="00C25905">
                  <w:rPr>
                    <w:b w:val="0"/>
                  </w:rPr>
                  <w:delText>Zone</w:delText>
                </w:r>
              </w:del>
            </w:ins>
          </w:p>
        </w:tc>
      </w:tr>
      <w:tr w:rsidR="00C42B62" w:rsidDel="00C25905" w:rsidTr="001217ED">
        <w:trPr>
          <w:tblHeader w:val="0"/>
          <w:ins w:id="1971" w:author="Arnaud Dumont" w:date="2014-02-25T13:27:00Z"/>
          <w:del w:id="1972" w:author="Chris Wright" w:date="2014-06-16T13:46:00Z"/>
        </w:trPr>
        <w:tc>
          <w:tcPr>
            <w:tcW w:w="2965" w:type="dxa"/>
            <w:shd w:val="clear" w:color="auto" w:fill="BFBFBF" w:themeFill="background1" w:themeFillShade="BF"/>
          </w:tcPr>
          <w:p w:rsidR="00C42B62" w:rsidDel="00C25905" w:rsidRDefault="00C42B62" w:rsidP="001217ED">
            <w:pPr>
              <w:pStyle w:val="Table-Header"/>
              <w:rPr>
                <w:ins w:id="1973" w:author="Arnaud Dumont" w:date="2014-02-25T13:27:00Z"/>
                <w:del w:id="1974" w:author="Chris Wright" w:date="2014-06-16T13:46:00Z"/>
              </w:rPr>
            </w:pPr>
            <w:ins w:id="1975" w:author="Arnaud Dumont" w:date="2014-02-25T13:27:00Z">
              <w:del w:id="1976" w:author="Chris Wright" w:date="2014-06-16T13:46:00Z">
                <w:r w:rsidDel="00C25905">
                  <w:delText>RelatedObjectId field type</w:delText>
                </w:r>
              </w:del>
            </w:ins>
          </w:p>
        </w:tc>
        <w:tc>
          <w:tcPr>
            <w:tcW w:w="5682" w:type="dxa"/>
            <w:gridSpan w:val="2"/>
            <w:shd w:val="clear" w:color="auto" w:fill="BFBFBF" w:themeFill="background1" w:themeFillShade="BF"/>
          </w:tcPr>
          <w:p w:rsidR="00C42B62" w:rsidDel="00C25905" w:rsidRDefault="00C42B62" w:rsidP="00265D01">
            <w:pPr>
              <w:pStyle w:val="Table-Header"/>
              <w:rPr>
                <w:ins w:id="1977" w:author="Arnaud Dumont" w:date="2014-02-25T13:27:00Z"/>
                <w:del w:id="1978" w:author="Chris Wright" w:date="2014-06-16T13:46:00Z"/>
                <w:b w:val="0"/>
              </w:rPr>
            </w:pPr>
            <w:ins w:id="1979" w:author="Arnaud Dumont" w:date="2014-02-25T13:27:00Z">
              <w:del w:id="1980" w:author="Chris Wright" w:date="2014-06-16T13:46:00Z">
                <w:r w:rsidDel="00C25905">
                  <w:rPr>
                    <w:b w:val="0"/>
                  </w:rPr>
                  <w:delText>uuid</w:delText>
                </w:r>
              </w:del>
            </w:ins>
          </w:p>
        </w:tc>
      </w:tr>
      <w:tr w:rsidR="00791AEC" w:rsidDel="00C25905" w:rsidTr="001217ED">
        <w:trPr>
          <w:tblHeader w:val="0"/>
          <w:ins w:id="1981" w:author="Arnaud Dumont" w:date="2014-02-24T15:25:00Z"/>
          <w:del w:id="1982" w:author="Chris Wright" w:date="2014-06-16T13:46:00Z"/>
        </w:trPr>
        <w:tc>
          <w:tcPr>
            <w:tcW w:w="2965" w:type="dxa"/>
            <w:shd w:val="clear" w:color="auto" w:fill="BFBFBF" w:themeFill="background1" w:themeFillShade="BF"/>
          </w:tcPr>
          <w:p w:rsidR="00791AEC" w:rsidRPr="00F21C35" w:rsidDel="00C25905" w:rsidRDefault="00265D01" w:rsidP="001217ED">
            <w:pPr>
              <w:pStyle w:val="Table-Header"/>
              <w:rPr>
                <w:ins w:id="1983" w:author="Arnaud Dumont" w:date="2014-02-24T15:25:00Z"/>
                <w:del w:id="1984" w:author="Chris Wright" w:date="2014-06-16T13:46:00Z"/>
                <w:b w:val="0"/>
              </w:rPr>
            </w:pPr>
            <w:ins w:id="1985" w:author="Arnaud Dumont" w:date="2014-02-24T15:44:00Z">
              <w:del w:id="1986" w:author="Chris Wright" w:date="2014-06-16T13:46:00Z">
                <w:r w:rsidDel="00C25905">
                  <w:delText>Description</w:delText>
                </w:r>
              </w:del>
            </w:ins>
          </w:p>
        </w:tc>
        <w:tc>
          <w:tcPr>
            <w:tcW w:w="5682" w:type="dxa"/>
            <w:gridSpan w:val="2"/>
            <w:shd w:val="clear" w:color="auto" w:fill="BFBFBF" w:themeFill="background1" w:themeFillShade="BF"/>
          </w:tcPr>
          <w:p w:rsidR="00791AEC" w:rsidRPr="00F21C35" w:rsidDel="00C25905" w:rsidRDefault="00791AEC" w:rsidP="001217ED">
            <w:pPr>
              <w:pStyle w:val="Table-Header"/>
              <w:rPr>
                <w:ins w:id="1987" w:author="Arnaud Dumont" w:date="2014-02-24T15:25:00Z"/>
                <w:del w:id="1988" w:author="Chris Wright" w:date="2014-06-16T13:46:00Z"/>
                <w:b w:val="0"/>
              </w:rPr>
            </w:pPr>
            <w:ins w:id="1989" w:author="Arnaud Dumont" w:date="2014-02-24T15:25:00Z">
              <w:del w:id="1990" w:author="Chris Wright" w:date="2014-06-16T13:46:00Z">
                <w:r w:rsidDel="00C25905">
                  <w:rPr>
                    <w:b w:val="0"/>
                  </w:rPr>
                  <w:delText>R</w:delText>
                </w:r>
                <w:r w:rsidRPr="00EC18F5" w:rsidDel="00C25905">
                  <w:rPr>
                    <w:b w:val="0"/>
                  </w:rPr>
                  <w:delText xml:space="preserve">eceived when </w:delText>
                </w:r>
              </w:del>
            </w:ins>
            <w:ins w:id="1991" w:author="Arnaud Dumont" w:date="2014-02-24T15:26:00Z">
              <w:del w:id="1992" w:author="Chris Wright" w:date="2014-06-16T13:46:00Z">
                <w:r w:rsidDel="00C25905">
                  <w:rPr>
                    <w:b w:val="0"/>
                  </w:rPr>
                  <w:delText>the DNSSEC signing of a</w:delText>
                </w:r>
              </w:del>
            </w:ins>
            <w:ins w:id="1993" w:author="Arnaud Dumont" w:date="2014-02-24T15:25:00Z">
              <w:del w:id="1994" w:author="Chris Wright" w:date="2014-06-16T13:46:00Z">
                <w:r w:rsidRPr="00EC18F5" w:rsidDel="00C25905">
                  <w:rPr>
                    <w:b w:val="0"/>
                  </w:rPr>
                  <w:delText xml:space="preserve"> Zone has </w:delText>
                </w:r>
              </w:del>
            </w:ins>
            <w:ins w:id="1995" w:author="Arnaud Dumont" w:date="2014-02-24T15:26:00Z">
              <w:del w:id="1996" w:author="Chris Wright" w:date="2014-06-16T13:46:00Z">
                <w:r w:rsidDel="00C25905">
                  <w:rPr>
                    <w:b w:val="0"/>
                  </w:rPr>
                  <w:delText>failed</w:delText>
                </w:r>
              </w:del>
            </w:ins>
          </w:p>
        </w:tc>
      </w:tr>
      <w:tr w:rsidR="00791AEC" w:rsidDel="00C25905" w:rsidTr="001217ED">
        <w:trPr>
          <w:tblHeader w:val="0"/>
          <w:ins w:id="1997" w:author="Arnaud Dumont" w:date="2014-02-24T15:25:00Z"/>
          <w:del w:id="1998" w:author="Chris Wright" w:date="2014-06-16T13:46:00Z"/>
        </w:trPr>
        <w:tc>
          <w:tcPr>
            <w:tcW w:w="2965" w:type="dxa"/>
            <w:shd w:val="clear" w:color="auto" w:fill="BFBFBF" w:themeFill="background1" w:themeFillShade="BF"/>
          </w:tcPr>
          <w:p w:rsidR="00791AEC" w:rsidRPr="00750051" w:rsidDel="00C25905" w:rsidRDefault="00791AEC" w:rsidP="001217ED">
            <w:pPr>
              <w:pStyle w:val="Table-Header"/>
              <w:rPr>
                <w:ins w:id="1999" w:author="Arnaud Dumont" w:date="2014-02-24T15:25:00Z"/>
                <w:del w:id="2000" w:author="Chris Wright" w:date="2014-06-16T13:46:00Z"/>
              </w:rPr>
            </w:pPr>
            <w:ins w:id="2001" w:author="Arnaud Dumont" w:date="2014-02-24T15:25:00Z">
              <w:del w:id="2002" w:author="Chris Wright" w:date="2014-06-16T13:46:00Z">
                <w:r w:rsidDel="00C25905">
                  <w:delText>Field Name</w:delText>
                </w:r>
              </w:del>
            </w:ins>
          </w:p>
        </w:tc>
        <w:tc>
          <w:tcPr>
            <w:tcW w:w="2175" w:type="dxa"/>
            <w:shd w:val="clear" w:color="auto" w:fill="BFBFBF" w:themeFill="background1" w:themeFillShade="BF"/>
          </w:tcPr>
          <w:p w:rsidR="00791AEC" w:rsidDel="00C25905" w:rsidRDefault="00791AEC" w:rsidP="001217ED">
            <w:pPr>
              <w:pStyle w:val="Table-Header"/>
              <w:rPr>
                <w:ins w:id="2003" w:author="Arnaud Dumont" w:date="2014-02-24T15:25:00Z"/>
                <w:del w:id="2004" w:author="Chris Wright" w:date="2014-06-16T13:46:00Z"/>
              </w:rPr>
            </w:pPr>
            <w:ins w:id="2005" w:author="Arnaud Dumont" w:date="2014-02-24T15:25:00Z">
              <w:del w:id="2006" w:author="Chris Wright" w:date="2014-06-16T13:46:00Z">
                <w:r w:rsidDel="00C25905">
                  <w:delText>Type</w:delText>
                </w:r>
              </w:del>
            </w:ins>
          </w:p>
        </w:tc>
        <w:tc>
          <w:tcPr>
            <w:tcW w:w="3507" w:type="dxa"/>
            <w:shd w:val="clear" w:color="auto" w:fill="BFBFBF" w:themeFill="background1" w:themeFillShade="BF"/>
          </w:tcPr>
          <w:p w:rsidR="00791AEC" w:rsidDel="00C25905" w:rsidRDefault="00791AEC" w:rsidP="001217ED">
            <w:pPr>
              <w:pStyle w:val="Table-Header"/>
              <w:rPr>
                <w:ins w:id="2007" w:author="Arnaud Dumont" w:date="2014-02-24T15:25:00Z"/>
                <w:del w:id="2008" w:author="Chris Wright" w:date="2014-06-16T13:46:00Z"/>
              </w:rPr>
            </w:pPr>
            <w:ins w:id="2009" w:author="Arnaud Dumont" w:date="2014-02-24T15:25:00Z">
              <w:del w:id="2010" w:author="Chris Wright" w:date="2014-06-16T13:46:00Z">
                <w:r w:rsidDel="00C25905">
                  <w:delText>Description</w:delText>
                </w:r>
              </w:del>
            </w:ins>
          </w:p>
        </w:tc>
      </w:tr>
      <w:tr w:rsidR="00791AEC" w:rsidDel="00C25905" w:rsidTr="001217ED">
        <w:trPr>
          <w:trHeight w:val="113"/>
          <w:tblHeader w:val="0"/>
          <w:ins w:id="2011" w:author="Arnaud Dumont" w:date="2014-02-24T15:25:00Z"/>
          <w:del w:id="2012" w:author="Chris Wright" w:date="2014-06-16T13:46:00Z"/>
        </w:trPr>
        <w:tc>
          <w:tcPr>
            <w:tcW w:w="2965" w:type="dxa"/>
          </w:tcPr>
          <w:p w:rsidR="00791AEC" w:rsidDel="00C25905" w:rsidRDefault="00791AEC" w:rsidP="001217ED">
            <w:pPr>
              <w:pStyle w:val="Table-Text"/>
              <w:rPr>
                <w:ins w:id="2013" w:author="Arnaud Dumont" w:date="2014-02-24T15:25:00Z"/>
                <w:del w:id="2014" w:author="Chris Wright" w:date="2014-06-16T13:46:00Z"/>
              </w:rPr>
            </w:pPr>
            <w:ins w:id="2015" w:author="Arnaud Dumont" w:date="2014-02-24T15:25:00Z">
              <w:del w:id="2016" w:author="Chris Wright" w:date="2014-06-16T13:46:00Z">
                <w:r w:rsidRPr="00F21C35" w:rsidDel="00C25905">
                  <w:delText>zoneId</w:delText>
                </w:r>
              </w:del>
            </w:ins>
          </w:p>
        </w:tc>
        <w:tc>
          <w:tcPr>
            <w:tcW w:w="2175" w:type="dxa"/>
          </w:tcPr>
          <w:p w:rsidR="00791AEC" w:rsidDel="00C25905" w:rsidRDefault="00791AEC" w:rsidP="001217ED">
            <w:pPr>
              <w:pStyle w:val="Table-Text"/>
              <w:rPr>
                <w:ins w:id="2017" w:author="Arnaud Dumont" w:date="2014-02-24T15:25:00Z"/>
                <w:del w:id="2018" w:author="Chris Wright" w:date="2014-06-16T13:46:00Z"/>
              </w:rPr>
            </w:pPr>
            <w:ins w:id="2019" w:author="Arnaud Dumont" w:date="2014-02-24T15:25:00Z">
              <w:del w:id="2020" w:author="Chris Wright" w:date="2014-06-16T13:46:00Z">
                <w:r w:rsidDel="00C25905">
                  <w:delText>uuid</w:delText>
                </w:r>
              </w:del>
            </w:ins>
          </w:p>
        </w:tc>
        <w:tc>
          <w:tcPr>
            <w:tcW w:w="3507" w:type="dxa"/>
          </w:tcPr>
          <w:p w:rsidR="00791AEC" w:rsidDel="00C25905" w:rsidRDefault="00791AEC" w:rsidP="00F74B86">
            <w:pPr>
              <w:pStyle w:val="Table-Text"/>
              <w:rPr>
                <w:ins w:id="2021" w:author="Arnaud Dumont" w:date="2014-02-24T15:25:00Z"/>
                <w:del w:id="2022" w:author="Chris Wright" w:date="2014-06-16T13:46:00Z"/>
              </w:rPr>
            </w:pPr>
            <w:ins w:id="2023" w:author="Arnaud Dumont" w:date="2014-02-24T15:25:00Z">
              <w:del w:id="2024" w:author="Chris Wright" w:date="2014-06-16T13:46:00Z">
                <w:r w:rsidDel="00C25905">
                  <w:delText xml:space="preserve">The uuid of the zone which DNSSEC signing </w:delText>
                </w:r>
              </w:del>
            </w:ins>
            <w:ins w:id="2025" w:author="Arnaud Dumont" w:date="2014-02-24T15:47:00Z">
              <w:del w:id="2026" w:author="Chris Wright" w:date="2014-06-16T13:46:00Z">
                <w:r w:rsidR="00F74B86" w:rsidDel="00C25905">
                  <w:delText>failed</w:delText>
                </w:r>
              </w:del>
            </w:ins>
          </w:p>
        </w:tc>
      </w:tr>
      <w:tr w:rsidR="00791AEC" w:rsidDel="00C25905" w:rsidTr="001217ED">
        <w:trPr>
          <w:trHeight w:val="113"/>
          <w:tblHeader w:val="0"/>
          <w:ins w:id="2027" w:author="Arnaud Dumont" w:date="2014-02-24T15:25:00Z"/>
          <w:del w:id="2028" w:author="Chris Wright" w:date="2014-06-16T13:46:00Z"/>
        </w:trPr>
        <w:tc>
          <w:tcPr>
            <w:tcW w:w="2965" w:type="dxa"/>
          </w:tcPr>
          <w:p w:rsidR="00791AEC" w:rsidDel="00C25905" w:rsidRDefault="00791AEC" w:rsidP="001217ED">
            <w:pPr>
              <w:pStyle w:val="Table-Text"/>
              <w:rPr>
                <w:ins w:id="2029" w:author="Arnaud Dumont" w:date="2014-02-24T15:25:00Z"/>
                <w:del w:id="2030" w:author="Chris Wright" w:date="2014-06-16T13:46:00Z"/>
              </w:rPr>
            </w:pPr>
            <w:ins w:id="2031" w:author="Arnaud Dumont" w:date="2014-02-24T15:25:00Z">
              <w:del w:id="2032" w:author="Chris Wright" w:date="2014-06-16T13:46:00Z">
                <w:r w:rsidDel="00C25905">
                  <w:delText>zoneName</w:delText>
                </w:r>
              </w:del>
            </w:ins>
          </w:p>
        </w:tc>
        <w:tc>
          <w:tcPr>
            <w:tcW w:w="2175" w:type="dxa"/>
          </w:tcPr>
          <w:p w:rsidR="00791AEC" w:rsidDel="00C25905" w:rsidRDefault="00791AEC" w:rsidP="001217ED">
            <w:pPr>
              <w:pStyle w:val="Table-Text"/>
              <w:rPr>
                <w:ins w:id="2033" w:author="Arnaud Dumont" w:date="2014-02-24T15:25:00Z"/>
                <w:del w:id="2034" w:author="Chris Wright" w:date="2014-06-16T13:46:00Z"/>
              </w:rPr>
            </w:pPr>
            <w:ins w:id="2035" w:author="Arnaud Dumont" w:date="2014-02-24T15:25:00Z">
              <w:del w:id="2036" w:author="Chris Wright" w:date="2014-06-16T13:46:00Z">
                <w:r w:rsidDel="00C25905">
                  <w:delText>string</w:delText>
                </w:r>
              </w:del>
            </w:ins>
          </w:p>
        </w:tc>
        <w:tc>
          <w:tcPr>
            <w:tcW w:w="3507" w:type="dxa"/>
          </w:tcPr>
          <w:p w:rsidR="00791AEC" w:rsidDel="00C25905" w:rsidRDefault="00791AEC" w:rsidP="00F74B86">
            <w:pPr>
              <w:pStyle w:val="Table-Text"/>
              <w:rPr>
                <w:ins w:id="2037" w:author="Arnaud Dumont" w:date="2014-02-24T15:25:00Z"/>
                <w:del w:id="2038" w:author="Chris Wright" w:date="2014-06-16T13:46:00Z"/>
              </w:rPr>
            </w:pPr>
            <w:ins w:id="2039" w:author="Arnaud Dumont" w:date="2014-02-24T15:25:00Z">
              <w:del w:id="2040" w:author="Chris Wright" w:date="2014-06-16T13:46:00Z">
                <w:r w:rsidDel="00C25905">
                  <w:delText xml:space="preserve">The name of the zone which DNSSEC signing </w:delText>
                </w:r>
              </w:del>
            </w:ins>
            <w:ins w:id="2041" w:author="Arnaud Dumont" w:date="2014-02-24T15:47:00Z">
              <w:del w:id="2042" w:author="Chris Wright" w:date="2014-06-16T13:46:00Z">
                <w:r w:rsidR="00F74B86" w:rsidDel="00C25905">
                  <w:delText>failed</w:delText>
                </w:r>
              </w:del>
            </w:ins>
          </w:p>
        </w:tc>
      </w:tr>
      <w:tr w:rsidR="00791AEC" w:rsidDel="00C25905" w:rsidTr="001217ED">
        <w:trPr>
          <w:trHeight w:val="113"/>
          <w:tblHeader w:val="0"/>
          <w:ins w:id="2043" w:author="Arnaud Dumont" w:date="2014-02-24T15:25:00Z"/>
          <w:del w:id="2044" w:author="Chris Wright" w:date="2014-06-16T13:46:00Z"/>
        </w:trPr>
        <w:tc>
          <w:tcPr>
            <w:tcW w:w="2965" w:type="dxa"/>
          </w:tcPr>
          <w:p w:rsidR="00791AEC" w:rsidDel="00C25905" w:rsidRDefault="00791AEC" w:rsidP="001217ED">
            <w:pPr>
              <w:pStyle w:val="Table-Text"/>
              <w:rPr>
                <w:ins w:id="2045" w:author="Arnaud Dumont" w:date="2014-02-24T15:25:00Z"/>
                <w:del w:id="2046" w:author="Chris Wright" w:date="2014-06-16T13:46:00Z"/>
              </w:rPr>
            </w:pPr>
            <w:ins w:id="2047" w:author="Arnaud Dumont" w:date="2014-02-24T15:27:00Z">
              <w:del w:id="2048" w:author="Chris Wright" w:date="2014-06-16T13:46:00Z">
                <w:r w:rsidRPr="00791AEC" w:rsidDel="00C25905">
                  <w:delText>errorMessage</w:delText>
                </w:r>
              </w:del>
            </w:ins>
          </w:p>
        </w:tc>
        <w:tc>
          <w:tcPr>
            <w:tcW w:w="2175" w:type="dxa"/>
          </w:tcPr>
          <w:p w:rsidR="00791AEC" w:rsidDel="00C25905" w:rsidRDefault="00791AEC" w:rsidP="001217ED">
            <w:pPr>
              <w:pStyle w:val="Table-Text"/>
              <w:rPr>
                <w:ins w:id="2049" w:author="Arnaud Dumont" w:date="2014-02-24T15:25:00Z"/>
                <w:del w:id="2050" w:author="Chris Wright" w:date="2014-06-16T13:46:00Z"/>
              </w:rPr>
            </w:pPr>
            <w:ins w:id="2051" w:author="Arnaud Dumont" w:date="2014-02-24T15:27:00Z">
              <w:del w:id="2052" w:author="Chris Wright" w:date="2014-06-16T13:46:00Z">
                <w:r w:rsidDel="00C25905">
                  <w:delText>string</w:delText>
                </w:r>
              </w:del>
            </w:ins>
          </w:p>
        </w:tc>
        <w:tc>
          <w:tcPr>
            <w:tcW w:w="3507" w:type="dxa"/>
          </w:tcPr>
          <w:p w:rsidR="00791AEC" w:rsidDel="00C25905" w:rsidRDefault="00791AEC" w:rsidP="009332C1">
            <w:pPr>
              <w:pStyle w:val="Table-Text"/>
              <w:rPr>
                <w:ins w:id="2053" w:author="Arnaud Dumont" w:date="2014-02-24T15:25:00Z"/>
                <w:del w:id="2054" w:author="Chris Wright" w:date="2014-06-16T13:46:00Z"/>
              </w:rPr>
            </w:pPr>
            <w:ins w:id="2055" w:author="Arnaud Dumont" w:date="2014-02-24T15:27:00Z">
              <w:del w:id="2056" w:author="Chris Wright" w:date="2014-06-16T13:46:00Z">
                <w:r w:rsidDel="00C25905">
                  <w:delText xml:space="preserve">A human-readable </w:delText>
                </w:r>
              </w:del>
            </w:ins>
            <w:ins w:id="2057" w:author="Arnaud Dumont" w:date="2014-02-24T15:47:00Z">
              <w:del w:id="2058" w:author="Chris Wright" w:date="2014-06-16T13:46:00Z">
                <w:r w:rsidR="009332C1" w:rsidDel="00C25905">
                  <w:delText>description of</w:delText>
                </w:r>
              </w:del>
            </w:ins>
            <w:ins w:id="2059" w:author="Arnaud Dumont" w:date="2014-02-24T15:27:00Z">
              <w:del w:id="2060" w:author="Chris Wright" w:date="2014-06-16T13:46:00Z">
                <w:r w:rsidDel="00C25905">
                  <w:delText xml:space="preserve"> the failure</w:delText>
                </w:r>
              </w:del>
            </w:ins>
          </w:p>
        </w:tc>
      </w:tr>
    </w:tbl>
    <w:p w:rsidR="00142403" w:rsidDel="00C25905" w:rsidRDefault="00142403" w:rsidP="00142403">
      <w:pPr>
        <w:rPr>
          <w:ins w:id="2061" w:author="Arnaud Dumont" w:date="2014-03-11T17:38:00Z"/>
          <w:del w:id="2062" w:author="Chris Wright" w:date="2014-06-16T13:46:00Z"/>
        </w:rPr>
      </w:pPr>
      <w:ins w:id="2063" w:author="Arnaud Dumont" w:date="2014-03-11T17:38:00Z">
        <w:del w:id="2064" w:author="Chris Wright" w:date="2014-06-16T13:46:00Z">
          <w:r w:rsidRPr="00142403" w:rsidDel="00C25905">
            <w:delText>WarningZoneUsageMessageContents</w:delText>
          </w:r>
          <w:r w:rsidDel="00C25905">
            <w:delText>:</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Del="00C25905" w:rsidTr="00EB196C">
        <w:trPr>
          <w:tblHeader w:val="0"/>
          <w:ins w:id="2065" w:author="Arnaud Dumont" w:date="2014-03-11T17:38:00Z"/>
          <w:del w:id="2066" w:author="Chris Wright" w:date="2014-06-16T13:46:00Z"/>
        </w:trPr>
        <w:tc>
          <w:tcPr>
            <w:tcW w:w="2965" w:type="dxa"/>
            <w:shd w:val="clear" w:color="auto" w:fill="BFBFBF" w:themeFill="background1" w:themeFillShade="BF"/>
          </w:tcPr>
          <w:p w:rsidR="00142403" w:rsidDel="00C25905" w:rsidRDefault="00142403" w:rsidP="00EB196C">
            <w:pPr>
              <w:pStyle w:val="Table-Header"/>
              <w:rPr>
                <w:ins w:id="2067" w:author="Arnaud Dumont" w:date="2014-03-11T17:38:00Z"/>
                <w:del w:id="2068" w:author="Chris Wright" w:date="2014-06-16T13:46:00Z"/>
              </w:rPr>
            </w:pPr>
            <w:ins w:id="2069" w:author="Arnaud Dumont" w:date="2014-03-11T17:38:00Z">
              <w:del w:id="2070" w:author="Chris Wright" w:date="2014-06-16T13:46:00Z">
                <w:r w:rsidDel="00C25905">
                  <w:delText>Related message type</w:delText>
                </w:r>
              </w:del>
            </w:ins>
          </w:p>
        </w:tc>
        <w:tc>
          <w:tcPr>
            <w:tcW w:w="5682" w:type="dxa"/>
            <w:gridSpan w:val="2"/>
            <w:shd w:val="clear" w:color="auto" w:fill="BFBFBF" w:themeFill="background1" w:themeFillShade="BF"/>
          </w:tcPr>
          <w:p w:rsidR="00142403" w:rsidDel="00C25905" w:rsidRDefault="00142403" w:rsidP="00EB196C">
            <w:pPr>
              <w:pStyle w:val="Table-Header"/>
              <w:rPr>
                <w:ins w:id="2071" w:author="Arnaud Dumont" w:date="2014-03-11T17:38:00Z"/>
                <w:del w:id="2072" w:author="Chris Wright" w:date="2014-06-16T13:46:00Z"/>
              </w:rPr>
            </w:pPr>
            <w:ins w:id="2073" w:author="Arnaud Dumont" w:date="2014-03-11T17:39:00Z">
              <w:del w:id="2074" w:author="Chris Wright" w:date="2014-06-16T13:46:00Z">
                <w:r w:rsidRPr="00142403" w:rsidDel="00C25905">
                  <w:rPr>
                    <w:b w:val="0"/>
                  </w:rPr>
                  <w:delText>warningZoneUsage</w:delText>
                </w:r>
              </w:del>
            </w:ins>
          </w:p>
        </w:tc>
      </w:tr>
      <w:tr w:rsidR="00142403" w:rsidDel="00C25905" w:rsidTr="00EB196C">
        <w:trPr>
          <w:tblHeader w:val="0"/>
          <w:ins w:id="2075" w:author="Arnaud Dumont" w:date="2014-03-11T17:38:00Z"/>
          <w:del w:id="2076" w:author="Chris Wright" w:date="2014-06-16T13:46:00Z"/>
        </w:trPr>
        <w:tc>
          <w:tcPr>
            <w:tcW w:w="2965" w:type="dxa"/>
            <w:shd w:val="clear" w:color="auto" w:fill="BFBFBF" w:themeFill="background1" w:themeFillShade="BF"/>
          </w:tcPr>
          <w:p w:rsidR="00142403" w:rsidDel="00C25905" w:rsidRDefault="00142403" w:rsidP="00EB196C">
            <w:pPr>
              <w:pStyle w:val="Table-Header"/>
              <w:rPr>
                <w:ins w:id="2077" w:author="Arnaud Dumont" w:date="2014-03-11T17:38:00Z"/>
                <w:del w:id="2078" w:author="Chris Wright" w:date="2014-06-16T13:46:00Z"/>
              </w:rPr>
            </w:pPr>
            <w:ins w:id="2079" w:author="Arnaud Dumont" w:date="2014-03-11T17:38:00Z">
              <w:del w:id="2080" w:author="Chris Wright" w:date="2014-06-16T13:46:00Z">
                <w:r w:rsidDel="00C25905">
                  <w:delText>Related object’s nature</w:delText>
                </w:r>
              </w:del>
            </w:ins>
          </w:p>
        </w:tc>
        <w:tc>
          <w:tcPr>
            <w:tcW w:w="5682" w:type="dxa"/>
            <w:gridSpan w:val="2"/>
            <w:shd w:val="clear" w:color="auto" w:fill="BFBFBF" w:themeFill="background1" w:themeFillShade="BF"/>
          </w:tcPr>
          <w:p w:rsidR="00142403" w:rsidRPr="00791AEC" w:rsidDel="00C25905" w:rsidRDefault="00142403" w:rsidP="00EB196C">
            <w:pPr>
              <w:pStyle w:val="Table-Header"/>
              <w:rPr>
                <w:ins w:id="2081" w:author="Arnaud Dumont" w:date="2014-03-11T17:38:00Z"/>
                <w:del w:id="2082" w:author="Chris Wright" w:date="2014-06-16T13:46:00Z"/>
                <w:b w:val="0"/>
              </w:rPr>
            </w:pPr>
            <w:ins w:id="2083" w:author="Arnaud Dumont" w:date="2014-03-11T17:38:00Z">
              <w:del w:id="2084" w:author="Chris Wright" w:date="2014-06-16T13:46:00Z">
                <w:r w:rsidDel="00C25905">
                  <w:rPr>
                    <w:b w:val="0"/>
                  </w:rPr>
                  <w:delText>Zone</w:delText>
                </w:r>
              </w:del>
            </w:ins>
          </w:p>
        </w:tc>
      </w:tr>
      <w:tr w:rsidR="00142403" w:rsidDel="00C25905" w:rsidTr="00EB196C">
        <w:trPr>
          <w:tblHeader w:val="0"/>
          <w:ins w:id="2085" w:author="Arnaud Dumont" w:date="2014-03-11T17:38:00Z"/>
          <w:del w:id="2086" w:author="Chris Wright" w:date="2014-06-16T13:46:00Z"/>
        </w:trPr>
        <w:tc>
          <w:tcPr>
            <w:tcW w:w="2965" w:type="dxa"/>
            <w:shd w:val="clear" w:color="auto" w:fill="BFBFBF" w:themeFill="background1" w:themeFillShade="BF"/>
          </w:tcPr>
          <w:p w:rsidR="00142403" w:rsidDel="00C25905" w:rsidRDefault="00142403" w:rsidP="00EB196C">
            <w:pPr>
              <w:pStyle w:val="Table-Header"/>
              <w:rPr>
                <w:ins w:id="2087" w:author="Arnaud Dumont" w:date="2014-03-11T17:38:00Z"/>
                <w:del w:id="2088" w:author="Chris Wright" w:date="2014-06-16T13:46:00Z"/>
              </w:rPr>
            </w:pPr>
            <w:ins w:id="2089" w:author="Arnaud Dumont" w:date="2014-03-11T17:38:00Z">
              <w:del w:id="2090" w:author="Chris Wright" w:date="2014-06-16T13:46:00Z">
                <w:r w:rsidDel="00C25905">
                  <w:delText>RelatedObjectId field type</w:delText>
                </w:r>
              </w:del>
            </w:ins>
          </w:p>
        </w:tc>
        <w:tc>
          <w:tcPr>
            <w:tcW w:w="5682" w:type="dxa"/>
            <w:gridSpan w:val="2"/>
            <w:shd w:val="clear" w:color="auto" w:fill="BFBFBF" w:themeFill="background1" w:themeFillShade="BF"/>
          </w:tcPr>
          <w:p w:rsidR="00142403" w:rsidDel="00C25905" w:rsidRDefault="00142403" w:rsidP="00EB196C">
            <w:pPr>
              <w:pStyle w:val="Table-Header"/>
              <w:rPr>
                <w:ins w:id="2091" w:author="Arnaud Dumont" w:date="2014-03-11T17:38:00Z"/>
                <w:del w:id="2092" w:author="Chris Wright" w:date="2014-06-16T13:46:00Z"/>
                <w:b w:val="0"/>
              </w:rPr>
            </w:pPr>
            <w:ins w:id="2093" w:author="Arnaud Dumont" w:date="2014-03-11T17:38:00Z">
              <w:del w:id="2094" w:author="Chris Wright" w:date="2014-06-16T13:46:00Z">
                <w:r w:rsidDel="00C25905">
                  <w:rPr>
                    <w:b w:val="0"/>
                  </w:rPr>
                  <w:delText>uuid</w:delText>
                </w:r>
              </w:del>
            </w:ins>
          </w:p>
        </w:tc>
      </w:tr>
      <w:tr w:rsidR="00142403" w:rsidDel="00C25905" w:rsidTr="00EB196C">
        <w:trPr>
          <w:tblHeader w:val="0"/>
          <w:ins w:id="2095" w:author="Arnaud Dumont" w:date="2014-03-11T17:38:00Z"/>
          <w:del w:id="2096" w:author="Chris Wright" w:date="2014-06-16T13:46:00Z"/>
        </w:trPr>
        <w:tc>
          <w:tcPr>
            <w:tcW w:w="2965" w:type="dxa"/>
            <w:shd w:val="clear" w:color="auto" w:fill="BFBFBF" w:themeFill="background1" w:themeFillShade="BF"/>
          </w:tcPr>
          <w:p w:rsidR="00142403" w:rsidRPr="00F21C35" w:rsidDel="00C25905" w:rsidRDefault="00142403" w:rsidP="00EB196C">
            <w:pPr>
              <w:pStyle w:val="Table-Header"/>
              <w:rPr>
                <w:ins w:id="2097" w:author="Arnaud Dumont" w:date="2014-03-11T17:38:00Z"/>
                <w:del w:id="2098" w:author="Chris Wright" w:date="2014-06-16T13:46:00Z"/>
                <w:b w:val="0"/>
              </w:rPr>
            </w:pPr>
            <w:ins w:id="2099" w:author="Arnaud Dumont" w:date="2014-03-11T17:38:00Z">
              <w:del w:id="2100" w:author="Chris Wright" w:date="2014-06-16T13:46:00Z">
                <w:r w:rsidDel="00C25905">
                  <w:delText>Description</w:delText>
                </w:r>
              </w:del>
            </w:ins>
          </w:p>
        </w:tc>
        <w:tc>
          <w:tcPr>
            <w:tcW w:w="5682" w:type="dxa"/>
            <w:gridSpan w:val="2"/>
            <w:shd w:val="clear" w:color="auto" w:fill="BFBFBF" w:themeFill="background1" w:themeFillShade="BF"/>
          </w:tcPr>
          <w:p w:rsidR="00142403" w:rsidRPr="00F21C35" w:rsidDel="00C25905" w:rsidRDefault="00142403" w:rsidP="00142403">
            <w:pPr>
              <w:pStyle w:val="Table-Header"/>
              <w:rPr>
                <w:ins w:id="2101" w:author="Arnaud Dumont" w:date="2014-03-11T17:38:00Z"/>
                <w:del w:id="2102" w:author="Chris Wright" w:date="2014-06-16T13:46:00Z"/>
                <w:b w:val="0"/>
              </w:rPr>
            </w:pPr>
            <w:ins w:id="2103" w:author="Arnaud Dumont" w:date="2014-03-11T17:38:00Z">
              <w:del w:id="2104" w:author="Chris Wright" w:date="2014-06-16T13:46:00Z">
                <w:r w:rsidDel="00C25905">
                  <w:rPr>
                    <w:b w:val="0"/>
                  </w:rPr>
                  <w:delText>R</w:delText>
                </w:r>
                <w:r w:rsidRPr="00EC18F5" w:rsidDel="00C25905">
                  <w:rPr>
                    <w:b w:val="0"/>
                  </w:rPr>
                  <w:delText xml:space="preserve">eceived when </w:delText>
                </w:r>
                <w:r w:rsidDel="00C25905">
                  <w:rPr>
                    <w:b w:val="0"/>
                  </w:rPr>
                  <w:delText xml:space="preserve">the </w:delText>
                </w:r>
              </w:del>
            </w:ins>
            <w:ins w:id="2105" w:author="Arnaud Dumont" w:date="2014-03-11T17:39:00Z">
              <w:del w:id="2106" w:author="Chris Wright" w:date="2014-06-16T13:46:00Z">
                <w:r w:rsidDel="00C25905">
                  <w:rPr>
                    <w:b w:val="0"/>
                  </w:rPr>
                  <w:delText>query usage of a zone has exceeded the warning threshold</w:delText>
                </w:r>
              </w:del>
            </w:ins>
          </w:p>
        </w:tc>
      </w:tr>
      <w:tr w:rsidR="00142403" w:rsidDel="00C25905" w:rsidTr="00EB196C">
        <w:trPr>
          <w:tblHeader w:val="0"/>
          <w:ins w:id="2107" w:author="Arnaud Dumont" w:date="2014-03-11T17:38:00Z"/>
          <w:del w:id="2108" w:author="Chris Wright" w:date="2014-06-16T13:46:00Z"/>
        </w:trPr>
        <w:tc>
          <w:tcPr>
            <w:tcW w:w="2965" w:type="dxa"/>
            <w:shd w:val="clear" w:color="auto" w:fill="BFBFBF" w:themeFill="background1" w:themeFillShade="BF"/>
          </w:tcPr>
          <w:p w:rsidR="00142403" w:rsidRPr="00750051" w:rsidDel="00C25905" w:rsidRDefault="00142403" w:rsidP="00EB196C">
            <w:pPr>
              <w:pStyle w:val="Table-Header"/>
              <w:rPr>
                <w:ins w:id="2109" w:author="Arnaud Dumont" w:date="2014-03-11T17:38:00Z"/>
                <w:del w:id="2110" w:author="Chris Wright" w:date="2014-06-16T13:46:00Z"/>
              </w:rPr>
            </w:pPr>
            <w:ins w:id="2111" w:author="Arnaud Dumont" w:date="2014-03-11T17:38:00Z">
              <w:del w:id="2112" w:author="Chris Wright" w:date="2014-06-16T13:46:00Z">
                <w:r w:rsidDel="00C25905">
                  <w:delText>Field Name</w:delText>
                </w:r>
              </w:del>
            </w:ins>
          </w:p>
        </w:tc>
        <w:tc>
          <w:tcPr>
            <w:tcW w:w="2175" w:type="dxa"/>
            <w:shd w:val="clear" w:color="auto" w:fill="BFBFBF" w:themeFill="background1" w:themeFillShade="BF"/>
          </w:tcPr>
          <w:p w:rsidR="00142403" w:rsidDel="00C25905" w:rsidRDefault="00142403" w:rsidP="00EB196C">
            <w:pPr>
              <w:pStyle w:val="Table-Header"/>
              <w:rPr>
                <w:ins w:id="2113" w:author="Arnaud Dumont" w:date="2014-03-11T17:38:00Z"/>
                <w:del w:id="2114" w:author="Chris Wright" w:date="2014-06-16T13:46:00Z"/>
              </w:rPr>
            </w:pPr>
            <w:ins w:id="2115" w:author="Arnaud Dumont" w:date="2014-03-11T17:38:00Z">
              <w:del w:id="2116" w:author="Chris Wright" w:date="2014-06-16T13:46:00Z">
                <w:r w:rsidDel="00C25905">
                  <w:delText>Type</w:delText>
                </w:r>
              </w:del>
            </w:ins>
          </w:p>
        </w:tc>
        <w:tc>
          <w:tcPr>
            <w:tcW w:w="3507" w:type="dxa"/>
            <w:shd w:val="clear" w:color="auto" w:fill="BFBFBF" w:themeFill="background1" w:themeFillShade="BF"/>
          </w:tcPr>
          <w:p w:rsidR="00142403" w:rsidDel="00C25905" w:rsidRDefault="00142403" w:rsidP="00EB196C">
            <w:pPr>
              <w:pStyle w:val="Table-Header"/>
              <w:rPr>
                <w:ins w:id="2117" w:author="Arnaud Dumont" w:date="2014-03-11T17:38:00Z"/>
                <w:del w:id="2118" w:author="Chris Wright" w:date="2014-06-16T13:46:00Z"/>
              </w:rPr>
            </w:pPr>
            <w:ins w:id="2119" w:author="Arnaud Dumont" w:date="2014-03-11T17:38:00Z">
              <w:del w:id="2120" w:author="Chris Wright" w:date="2014-06-16T13:46:00Z">
                <w:r w:rsidDel="00C25905">
                  <w:delText>Description</w:delText>
                </w:r>
              </w:del>
            </w:ins>
          </w:p>
        </w:tc>
      </w:tr>
      <w:tr w:rsidR="00142403" w:rsidDel="00C25905" w:rsidTr="00EB196C">
        <w:trPr>
          <w:trHeight w:val="113"/>
          <w:tblHeader w:val="0"/>
          <w:ins w:id="2121" w:author="Arnaud Dumont" w:date="2014-03-11T17:38:00Z"/>
          <w:del w:id="2122" w:author="Chris Wright" w:date="2014-06-16T13:46:00Z"/>
        </w:trPr>
        <w:tc>
          <w:tcPr>
            <w:tcW w:w="2965" w:type="dxa"/>
          </w:tcPr>
          <w:p w:rsidR="00142403" w:rsidDel="00C25905" w:rsidRDefault="00142403" w:rsidP="00EB196C">
            <w:pPr>
              <w:pStyle w:val="Table-Text"/>
              <w:rPr>
                <w:ins w:id="2123" w:author="Arnaud Dumont" w:date="2014-03-11T17:38:00Z"/>
                <w:del w:id="2124" w:author="Chris Wright" w:date="2014-06-16T13:46:00Z"/>
              </w:rPr>
            </w:pPr>
            <w:ins w:id="2125" w:author="Arnaud Dumont" w:date="2014-03-11T17:38:00Z">
              <w:del w:id="2126" w:author="Chris Wright" w:date="2014-06-16T13:46:00Z">
                <w:r w:rsidRPr="00F21C35" w:rsidDel="00C25905">
                  <w:delText>zoneId</w:delText>
                </w:r>
              </w:del>
            </w:ins>
          </w:p>
        </w:tc>
        <w:tc>
          <w:tcPr>
            <w:tcW w:w="2175" w:type="dxa"/>
          </w:tcPr>
          <w:p w:rsidR="00142403" w:rsidDel="00C25905" w:rsidRDefault="00142403" w:rsidP="00EB196C">
            <w:pPr>
              <w:pStyle w:val="Table-Text"/>
              <w:rPr>
                <w:ins w:id="2127" w:author="Arnaud Dumont" w:date="2014-03-11T17:38:00Z"/>
                <w:del w:id="2128" w:author="Chris Wright" w:date="2014-06-16T13:46:00Z"/>
              </w:rPr>
            </w:pPr>
            <w:ins w:id="2129" w:author="Arnaud Dumont" w:date="2014-03-11T17:38:00Z">
              <w:del w:id="2130" w:author="Chris Wright" w:date="2014-06-16T13:46:00Z">
                <w:r w:rsidDel="00C25905">
                  <w:delText>uuid</w:delText>
                </w:r>
              </w:del>
            </w:ins>
          </w:p>
        </w:tc>
        <w:tc>
          <w:tcPr>
            <w:tcW w:w="3507" w:type="dxa"/>
          </w:tcPr>
          <w:p w:rsidR="00142403" w:rsidDel="00C25905" w:rsidRDefault="00142403" w:rsidP="00142403">
            <w:pPr>
              <w:pStyle w:val="Table-Text"/>
              <w:rPr>
                <w:ins w:id="2131" w:author="Arnaud Dumont" w:date="2014-03-11T17:38:00Z"/>
                <w:del w:id="2132" w:author="Chris Wright" w:date="2014-06-16T13:46:00Z"/>
              </w:rPr>
            </w:pPr>
            <w:ins w:id="2133" w:author="Arnaud Dumont" w:date="2014-03-11T17:38:00Z">
              <w:del w:id="2134" w:author="Chris Wright" w:date="2014-06-16T13:46:00Z">
                <w:r w:rsidDel="00C25905">
                  <w:delText xml:space="preserve">The uuid of the </w:delText>
                </w:r>
              </w:del>
            </w:ins>
            <w:ins w:id="2135" w:author="Arnaud Dumont" w:date="2014-03-11T17:40:00Z">
              <w:del w:id="2136" w:author="Chris Wright" w:date="2014-06-16T13:46:00Z">
                <w:r w:rsidDel="00C25905">
                  <w:delText>related zone</w:delText>
                </w:r>
              </w:del>
            </w:ins>
          </w:p>
        </w:tc>
      </w:tr>
      <w:tr w:rsidR="00142403" w:rsidDel="00C25905" w:rsidTr="00EB196C">
        <w:trPr>
          <w:trHeight w:val="113"/>
          <w:tblHeader w:val="0"/>
          <w:ins w:id="2137" w:author="Arnaud Dumont" w:date="2014-03-11T17:38:00Z"/>
          <w:del w:id="2138" w:author="Chris Wright" w:date="2014-06-16T13:46:00Z"/>
        </w:trPr>
        <w:tc>
          <w:tcPr>
            <w:tcW w:w="2965" w:type="dxa"/>
          </w:tcPr>
          <w:p w:rsidR="00142403" w:rsidDel="00C25905" w:rsidRDefault="00142403" w:rsidP="00EB196C">
            <w:pPr>
              <w:pStyle w:val="Table-Text"/>
              <w:rPr>
                <w:ins w:id="2139" w:author="Arnaud Dumont" w:date="2014-03-11T17:38:00Z"/>
                <w:del w:id="2140" w:author="Chris Wright" w:date="2014-06-16T13:46:00Z"/>
              </w:rPr>
            </w:pPr>
            <w:ins w:id="2141" w:author="Arnaud Dumont" w:date="2014-03-11T17:38:00Z">
              <w:del w:id="2142" w:author="Chris Wright" w:date="2014-06-16T13:46:00Z">
                <w:r w:rsidDel="00C25905">
                  <w:delText>zoneName</w:delText>
                </w:r>
              </w:del>
            </w:ins>
          </w:p>
        </w:tc>
        <w:tc>
          <w:tcPr>
            <w:tcW w:w="2175" w:type="dxa"/>
          </w:tcPr>
          <w:p w:rsidR="00142403" w:rsidDel="00C25905" w:rsidRDefault="00142403" w:rsidP="00EB196C">
            <w:pPr>
              <w:pStyle w:val="Table-Text"/>
              <w:rPr>
                <w:ins w:id="2143" w:author="Arnaud Dumont" w:date="2014-03-11T17:38:00Z"/>
                <w:del w:id="2144" w:author="Chris Wright" w:date="2014-06-16T13:46:00Z"/>
              </w:rPr>
            </w:pPr>
            <w:ins w:id="2145" w:author="Arnaud Dumont" w:date="2014-03-11T17:38:00Z">
              <w:del w:id="2146" w:author="Chris Wright" w:date="2014-06-16T13:46:00Z">
                <w:r w:rsidDel="00C25905">
                  <w:delText>string</w:delText>
                </w:r>
              </w:del>
            </w:ins>
          </w:p>
        </w:tc>
        <w:tc>
          <w:tcPr>
            <w:tcW w:w="3507" w:type="dxa"/>
          </w:tcPr>
          <w:p w:rsidR="00142403" w:rsidDel="00C25905" w:rsidRDefault="00142403" w:rsidP="00142403">
            <w:pPr>
              <w:pStyle w:val="Table-Text"/>
              <w:rPr>
                <w:ins w:id="2147" w:author="Arnaud Dumont" w:date="2014-03-11T17:38:00Z"/>
                <w:del w:id="2148" w:author="Chris Wright" w:date="2014-06-16T13:46:00Z"/>
              </w:rPr>
            </w:pPr>
            <w:ins w:id="2149" w:author="Arnaud Dumont" w:date="2014-03-11T17:38:00Z">
              <w:del w:id="2150" w:author="Chris Wright" w:date="2014-06-16T13:46:00Z">
                <w:r w:rsidDel="00C25905">
                  <w:delText xml:space="preserve">The name of </w:delText>
                </w:r>
              </w:del>
            </w:ins>
            <w:ins w:id="2151" w:author="Arnaud Dumont" w:date="2014-03-11T17:40:00Z">
              <w:del w:id="2152" w:author="Chris Wright" w:date="2014-06-16T13:46:00Z">
                <w:r w:rsidDel="00C25905">
                  <w:delText>the related zone</w:delText>
                </w:r>
              </w:del>
            </w:ins>
          </w:p>
        </w:tc>
      </w:tr>
      <w:tr w:rsidR="00142403" w:rsidDel="00C25905" w:rsidTr="00EB196C">
        <w:trPr>
          <w:trHeight w:val="113"/>
          <w:tblHeader w:val="0"/>
          <w:ins w:id="2153" w:author="Arnaud Dumont" w:date="2014-03-11T17:38:00Z"/>
          <w:del w:id="2154" w:author="Chris Wright" w:date="2014-06-16T13:46:00Z"/>
        </w:trPr>
        <w:tc>
          <w:tcPr>
            <w:tcW w:w="2965" w:type="dxa"/>
          </w:tcPr>
          <w:p w:rsidR="00142403" w:rsidDel="00C25905" w:rsidRDefault="00142403" w:rsidP="00EB196C">
            <w:pPr>
              <w:pStyle w:val="Table-Text"/>
              <w:rPr>
                <w:ins w:id="2155" w:author="Arnaud Dumont" w:date="2014-03-11T17:38:00Z"/>
                <w:del w:id="2156" w:author="Chris Wright" w:date="2014-06-16T13:46:00Z"/>
              </w:rPr>
            </w:pPr>
            <w:ins w:id="2157" w:author="Arnaud Dumont" w:date="2014-03-11T17:39:00Z">
              <w:del w:id="2158" w:author="Chris Wright" w:date="2014-06-16T13:46:00Z">
                <w:r w:rsidRPr="00142403" w:rsidDel="00C25905">
                  <w:delText>currentZoneUsage</w:delText>
                </w:r>
              </w:del>
            </w:ins>
          </w:p>
        </w:tc>
        <w:tc>
          <w:tcPr>
            <w:tcW w:w="2175" w:type="dxa"/>
          </w:tcPr>
          <w:p w:rsidR="00142403" w:rsidDel="00C25905" w:rsidRDefault="00142403" w:rsidP="00EB196C">
            <w:pPr>
              <w:pStyle w:val="Table-Text"/>
              <w:rPr>
                <w:ins w:id="2159" w:author="Arnaud Dumont" w:date="2014-03-11T17:38:00Z"/>
                <w:del w:id="2160" w:author="Chris Wright" w:date="2014-06-16T13:46:00Z"/>
              </w:rPr>
            </w:pPr>
            <w:ins w:id="2161" w:author="Arnaud Dumont" w:date="2014-03-11T17:40:00Z">
              <w:del w:id="2162" w:author="Chris Wright" w:date="2014-06-16T13:46:00Z">
                <w:r w:rsidRPr="00142403" w:rsidDel="00C25905">
                  <w:delText>integer</w:delText>
                </w:r>
              </w:del>
            </w:ins>
          </w:p>
        </w:tc>
        <w:tc>
          <w:tcPr>
            <w:tcW w:w="3507" w:type="dxa"/>
          </w:tcPr>
          <w:p w:rsidR="00142403" w:rsidDel="00C25905" w:rsidRDefault="00142403" w:rsidP="00EB196C">
            <w:pPr>
              <w:pStyle w:val="Table-Text"/>
              <w:rPr>
                <w:ins w:id="2163" w:author="Arnaud Dumont" w:date="2014-03-11T17:38:00Z"/>
                <w:del w:id="2164" w:author="Chris Wright" w:date="2014-06-16T13:46:00Z"/>
              </w:rPr>
            </w:pPr>
            <w:ins w:id="2165" w:author="Arnaud Dumont" w:date="2014-03-11T17:40:00Z">
              <w:del w:id="2166" w:author="Chris Wright" w:date="2014-06-16T13:46:00Z">
                <w:r w:rsidDel="00C25905">
                  <w:delText>The current query usage of the zone</w:delText>
                </w:r>
              </w:del>
            </w:ins>
          </w:p>
        </w:tc>
      </w:tr>
      <w:tr w:rsidR="00142403" w:rsidDel="00C25905" w:rsidTr="00EB196C">
        <w:trPr>
          <w:trHeight w:val="113"/>
          <w:tblHeader w:val="0"/>
          <w:ins w:id="2167" w:author="Arnaud Dumont" w:date="2014-03-11T17:41:00Z"/>
          <w:del w:id="2168" w:author="Chris Wright" w:date="2014-06-16T13:46:00Z"/>
        </w:trPr>
        <w:tc>
          <w:tcPr>
            <w:tcW w:w="2965" w:type="dxa"/>
          </w:tcPr>
          <w:p w:rsidR="00142403" w:rsidRPr="00142403" w:rsidDel="00C25905" w:rsidRDefault="00142403" w:rsidP="00EB196C">
            <w:pPr>
              <w:pStyle w:val="Table-Text"/>
              <w:rPr>
                <w:ins w:id="2169" w:author="Arnaud Dumont" w:date="2014-03-11T17:41:00Z"/>
                <w:del w:id="2170" w:author="Chris Wright" w:date="2014-06-16T13:46:00Z"/>
              </w:rPr>
            </w:pPr>
            <w:ins w:id="2171" w:author="Arnaud Dumont" w:date="2014-03-11T17:41:00Z">
              <w:del w:id="2172" w:author="Chris Wright" w:date="2014-06-16T13:46:00Z">
                <w:r w:rsidRPr="00142403" w:rsidDel="00C25905">
                  <w:delText>zoneUsageLimit</w:delText>
                </w:r>
              </w:del>
            </w:ins>
          </w:p>
        </w:tc>
        <w:tc>
          <w:tcPr>
            <w:tcW w:w="2175" w:type="dxa"/>
          </w:tcPr>
          <w:p w:rsidR="00142403" w:rsidRPr="00142403" w:rsidDel="00C25905" w:rsidRDefault="00142403" w:rsidP="00EB196C">
            <w:pPr>
              <w:pStyle w:val="Table-Text"/>
              <w:rPr>
                <w:ins w:id="2173" w:author="Arnaud Dumont" w:date="2014-03-11T17:41:00Z"/>
                <w:del w:id="2174" w:author="Chris Wright" w:date="2014-06-16T13:46:00Z"/>
              </w:rPr>
            </w:pPr>
            <w:ins w:id="2175" w:author="Arnaud Dumont" w:date="2014-03-11T17:41:00Z">
              <w:del w:id="2176" w:author="Chris Wright" w:date="2014-06-16T13:46:00Z">
                <w:r w:rsidRPr="00142403" w:rsidDel="00C25905">
                  <w:delText>integer</w:delText>
                </w:r>
              </w:del>
            </w:ins>
          </w:p>
        </w:tc>
        <w:tc>
          <w:tcPr>
            <w:tcW w:w="3507" w:type="dxa"/>
          </w:tcPr>
          <w:p w:rsidR="00142403" w:rsidDel="00C25905" w:rsidRDefault="00142403" w:rsidP="00EB196C">
            <w:pPr>
              <w:pStyle w:val="Table-Text"/>
              <w:rPr>
                <w:ins w:id="2177" w:author="Arnaud Dumont" w:date="2014-03-11T17:41:00Z"/>
                <w:del w:id="2178" w:author="Chris Wright" w:date="2014-06-16T13:46:00Z"/>
              </w:rPr>
            </w:pPr>
            <w:ins w:id="2179" w:author="Arnaud Dumont" w:date="2014-03-11T17:41:00Z">
              <w:del w:id="2180" w:author="Chris Wright" w:date="2014-06-16T13:46:00Z">
                <w:r w:rsidDel="00C25905">
                  <w:delText>The query usage limit of the plan the zone is linked to</w:delText>
                </w:r>
              </w:del>
            </w:ins>
          </w:p>
        </w:tc>
      </w:tr>
    </w:tbl>
    <w:p w:rsidR="00142403" w:rsidDel="00C25905" w:rsidRDefault="00142403" w:rsidP="00142403">
      <w:pPr>
        <w:rPr>
          <w:ins w:id="2181" w:author="Arnaud Dumont" w:date="2014-03-11T17:38:00Z"/>
          <w:del w:id="2182" w:author="Chris Wright" w:date="2014-06-16T13:46:00Z"/>
        </w:rPr>
      </w:pPr>
      <w:ins w:id="2183" w:author="Arnaud Dumont" w:date="2014-03-11T17:41:00Z">
        <w:del w:id="2184" w:author="Chris Wright" w:date="2014-06-16T13:46:00Z">
          <w:r w:rsidRPr="00142403" w:rsidDel="00C25905">
            <w:delText>CriticalZoneUsageMessageContents</w:delText>
          </w:r>
        </w:del>
      </w:ins>
      <w:ins w:id="2185" w:author="Arnaud Dumont" w:date="2014-03-11T17:38:00Z">
        <w:del w:id="2186" w:author="Chris Wright" w:date="2014-06-16T13:46:00Z">
          <w:r w:rsidDel="00C25905">
            <w:delText>:</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Del="00C25905" w:rsidTr="00EB196C">
        <w:trPr>
          <w:tblHeader w:val="0"/>
          <w:ins w:id="2187" w:author="Arnaud Dumont" w:date="2014-03-11T17:38:00Z"/>
          <w:del w:id="2188" w:author="Chris Wright" w:date="2014-06-16T13:46:00Z"/>
        </w:trPr>
        <w:tc>
          <w:tcPr>
            <w:tcW w:w="2965" w:type="dxa"/>
            <w:shd w:val="clear" w:color="auto" w:fill="BFBFBF" w:themeFill="background1" w:themeFillShade="BF"/>
          </w:tcPr>
          <w:p w:rsidR="00142403" w:rsidDel="00C25905" w:rsidRDefault="00142403" w:rsidP="00EB196C">
            <w:pPr>
              <w:pStyle w:val="Table-Header"/>
              <w:rPr>
                <w:ins w:id="2189" w:author="Arnaud Dumont" w:date="2014-03-11T17:38:00Z"/>
                <w:del w:id="2190" w:author="Chris Wright" w:date="2014-06-16T13:46:00Z"/>
              </w:rPr>
            </w:pPr>
            <w:ins w:id="2191" w:author="Arnaud Dumont" w:date="2014-03-11T17:38:00Z">
              <w:del w:id="2192" w:author="Chris Wright" w:date="2014-06-16T13:46:00Z">
                <w:r w:rsidDel="00C25905">
                  <w:delText>Related message type</w:delText>
                </w:r>
              </w:del>
            </w:ins>
          </w:p>
        </w:tc>
        <w:tc>
          <w:tcPr>
            <w:tcW w:w="5682" w:type="dxa"/>
            <w:gridSpan w:val="2"/>
            <w:shd w:val="clear" w:color="auto" w:fill="BFBFBF" w:themeFill="background1" w:themeFillShade="BF"/>
          </w:tcPr>
          <w:p w:rsidR="00142403" w:rsidDel="00C25905" w:rsidRDefault="00142403" w:rsidP="00EB196C">
            <w:pPr>
              <w:pStyle w:val="Table-Header"/>
              <w:rPr>
                <w:ins w:id="2193" w:author="Arnaud Dumont" w:date="2014-03-11T17:38:00Z"/>
                <w:del w:id="2194" w:author="Chris Wright" w:date="2014-06-16T13:46:00Z"/>
              </w:rPr>
            </w:pPr>
            <w:ins w:id="2195" w:author="Arnaud Dumont" w:date="2014-03-11T17:42:00Z">
              <w:del w:id="2196" w:author="Chris Wright" w:date="2014-06-16T13:46:00Z">
                <w:r w:rsidRPr="00142403" w:rsidDel="00C25905">
                  <w:rPr>
                    <w:b w:val="0"/>
                  </w:rPr>
                  <w:delText>criticalZoneUsage</w:delText>
                </w:r>
              </w:del>
            </w:ins>
          </w:p>
        </w:tc>
      </w:tr>
      <w:tr w:rsidR="00142403" w:rsidDel="00C25905" w:rsidTr="00EB196C">
        <w:trPr>
          <w:tblHeader w:val="0"/>
          <w:ins w:id="2197" w:author="Arnaud Dumont" w:date="2014-03-11T17:38:00Z"/>
          <w:del w:id="2198" w:author="Chris Wright" w:date="2014-06-16T13:46:00Z"/>
        </w:trPr>
        <w:tc>
          <w:tcPr>
            <w:tcW w:w="2965" w:type="dxa"/>
            <w:shd w:val="clear" w:color="auto" w:fill="BFBFBF" w:themeFill="background1" w:themeFillShade="BF"/>
          </w:tcPr>
          <w:p w:rsidR="00142403" w:rsidDel="00C25905" w:rsidRDefault="00142403" w:rsidP="00EB196C">
            <w:pPr>
              <w:pStyle w:val="Table-Header"/>
              <w:rPr>
                <w:ins w:id="2199" w:author="Arnaud Dumont" w:date="2014-03-11T17:38:00Z"/>
                <w:del w:id="2200" w:author="Chris Wright" w:date="2014-06-16T13:46:00Z"/>
              </w:rPr>
            </w:pPr>
            <w:ins w:id="2201" w:author="Arnaud Dumont" w:date="2014-03-11T17:38:00Z">
              <w:del w:id="2202" w:author="Chris Wright" w:date="2014-06-16T13:46:00Z">
                <w:r w:rsidDel="00C25905">
                  <w:delText>Related object’s nature</w:delText>
                </w:r>
              </w:del>
            </w:ins>
          </w:p>
        </w:tc>
        <w:tc>
          <w:tcPr>
            <w:tcW w:w="5682" w:type="dxa"/>
            <w:gridSpan w:val="2"/>
            <w:shd w:val="clear" w:color="auto" w:fill="BFBFBF" w:themeFill="background1" w:themeFillShade="BF"/>
          </w:tcPr>
          <w:p w:rsidR="00142403" w:rsidRPr="00791AEC" w:rsidDel="00C25905" w:rsidRDefault="00142403" w:rsidP="00EB196C">
            <w:pPr>
              <w:pStyle w:val="Table-Header"/>
              <w:rPr>
                <w:ins w:id="2203" w:author="Arnaud Dumont" w:date="2014-03-11T17:38:00Z"/>
                <w:del w:id="2204" w:author="Chris Wright" w:date="2014-06-16T13:46:00Z"/>
                <w:b w:val="0"/>
              </w:rPr>
            </w:pPr>
            <w:ins w:id="2205" w:author="Arnaud Dumont" w:date="2014-03-11T17:38:00Z">
              <w:del w:id="2206" w:author="Chris Wright" w:date="2014-06-16T13:46:00Z">
                <w:r w:rsidDel="00C25905">
                  <w:rPr>
                    <w:b w:val="0"/>
                  </w:rPr>
                  <w:delText>Zone</w:delText>
                </w:r>
              </w:del>
            </w:ins>
          </w:p>
        </w:tc>
      </w:tr>
      <w:tr w:rsidR="00142403" w:rsidDel="00C25905" w:rsidTr="00EB196C">
        <w:trPr>
          <w:tblHeader w:val="0"/>
          <w:ins w:id="2207" w:author="Arnaud Dumont" w:date="2014-03-11T17:38:00Z"/>
          <w:del w:id="2208" w:author="Chris Wright" w:date="2014-06-16T13:46:00Z"/>
        </w:trPr>
        <w:tc>
          <w:tcPr>
            <w:tcW w:w="2965" w:type="dxa"/>
            <w:shd w:val="clear" w:color="auto" w:fill="BFBFBF" w:themeFill="background1" w:themeFillShade="BF"/>
          </w:tcPr>
          <w:p w:rsidR="00142403" w:rsidDel="00C25905" w:rsidRDefault="00142403" w:rsidP="00EB196C">
            <w:pPr>
              <w:pStyle w:val="Table-Header"/>
              <w:rPr>
                <w:ins w:id="2209" w:author="Arnaud Dumont" w:date="2014-03-11T17:38:00Z"/>
                <w:del w:id="2210" w:author="Chris Wright" w:date="2014-06-16T13:46:00Z"/>
              </w:rPr>
            </w:pPr>
            <w:ins w:id="2211" w:author="Arnaud Dumont" w:date="2014-03-11T17:38:00Z">
              <w:del w:id="2212" w:author="Chris Wright" w:date="2014-06-16T13:46:00Z">
                <w:r w:rsidDel="00C25905">
                  <w:delText>RelatedObjectId field type</w:delText>
                </w:r>
              </w:del>
            </w:ins>
          </w:p>
        </w:tc>
        <w:tc>
          <w:tcPr>
            <w:tcW w:w="5682" w:type="dxa"/>
            <w:gridSpan w:val="2"/>
            <w:shd w:val="clear" w:color="auto" w:fill="BFBFBF" w:themeFill="background1" w:themeFillShade="BF"/>
          </w:tcPr>
          <w:p w:rsidR="00142403" w:rsidDel="00C25905" w:rsidRDefault="00142403" w:rsidP="00EB196C">
            <w:pPr>
              <w:pStyle w:val="Table-Header"/>
              <w:rPr>
                <w:ins w:id="2213" w:author="Arnaud Dumont" w:date="2014-03-11T17:38:00Z"/>
                <w:del w:id="2214" w:author="Chris Wright" w:date="2014-06-16T13:46:00Z"/>
                <w:b w:val="0"/>
              </w:rPr>
            </w:pPr>
            <w:ins w:id="2215" w:author="Arnaud Dumont" w:date="2014-03-11T17:38:00Z">
              <w:del w:id="2216" w:author="Chris Wright" w:date="2014-06-16T13:46:00Z">
                <w:r w:rsidDel="00C25905">
                  <w:rPr>
                    <w:b w:val="0"/>
                  </w:rPr>
                  <w:delText>uuid</w:delText>
                </w:r>
              </w:del>
            </w:ins>
          </w:p>
        </w:tc>
      </w:tr>
      <w:tr w:rsidR="00142403" w:rsidDel="00C25905" w:rsidTr="00EB196C">
        <w:trPr>
          <w:tblHeader w:val="0"/>
          <w:ins w:id="2217" w:author="Arnaud Dumont" w:date="2014-03-11T17:38:00Z"/>
          <w:del w:id="2218" w:author="Chris Wright" w:date="2014-06-16T13:46:00Z"/>
        </w:trPr>
        <w:tc>
          <w:tcPr>
            <w:tcW w:w="2965" w:type="dxa"/>
            <w:shd w:val="clear" w:color="auto" w:fill="BFBFBF" w:themeFill="background1" w:themeFillShade="BF"/>
          </w:tcPr>
          <w:p w:rsidR="00142403" w:rsidRPr="00F21C35" w:rsidDel="00C25905" w:rsidRDefault="00142403" w:rsidP="00EB196C">
            <w:pPr>
              <w:pStyle w:val="Table-Header"/>
              <w:rPr>
                <w:ins w:id="2219" w:author="Arnaud Dumont" w:date="2014-03-11T17:38:00Z"/>
                <w:del w:id="2220" w:author="Chris Wright" w:date="2014-06-16T13:46:00Z"/>
                <w:b w:val="0"/>
              </w:rPr>
            </w:pPr>
            <w:ins w:id="2221" w:author="Arnaud Dumont" w:date="2014-03-11T17:38:00Z">
              <w:del w:id="2222" w:author="Chris Wright" w:date="2014-06-16T13:46:00Z">
                <w:r w:rsidDel="00C25905">
                  <w:delText>Description</w:delText>
                </w:r>
              </w:del>
            </w:ins>
          </w:p>
        </w:tc>
        <w:tc>
          <w:tcPr>
            <w:tcW w:w="5682" w:type="dxa"/>
            <w:gridSpan w:val="2"/>
            <w:shd w:val="clear" w:color="auto" w:fill="BFBFBF" w:themeFill="background1" w:themeFillShade="BF"/>
          </w:tcPr>
          <w:p w:rsidR="00142403" w:rsidRPr="00F21C35" w:rsidDel="00C25905" w:rsidRDefault="00142403" w:rsidP="00142403">
            <w:pPr>
              <w:pStyle w:val="Table-Header"/>
              <w:rPr>
                <w:ins w:id="2223" w:author="Arnaud Dumont" w:date="2014-03-11T17:38:00Z"/>
                <w:del w:id="2224" w:author="Chris Wright" w:date="2014-06-16T13:46:00Z"/>
                <w:b w:val="0"/>
              </w:rPr>
            </w:pPr>
            <w:ins w:id="2225" w:author="Arnaud Dumont" w:date="2014-03-11T17:42:00Z">
              <w:del w:id="2226" w:author="Chris Wright" w:date="2014-06-16T13:46:00Z">
                <w:r w:rsidDel="00C25905">
                  <w:rPr>
                    <w:b w:val="0"/>
                  </w:rPr>
                  <w:delText>R</w:delText>
                </w:r>
                <w:r w:rsidRPr="00EC18F5" w:rsidDel="00C25905">
                  <w:rPr>
                    <w:b w:val="0"/>
                  </w:rPr>
                  <w:delText xml:space="preserve">eceived when </w:delText>
                </w:r>
                <w:r w:rsidDel="00C25905">
                  <w:rPr>
                    <w:b w:val="0"/>
                  </w:rPr>
                  <w:delText>the query usage of a zone has exceeded the critical threshold</w:delText>
                </w:r>
              </w:del>
            </w:ins>
          </w:p>
        </w:tc>
      </w:tr>
      <w:tr w:rsidR="00142403" w:rsidDel="00C25905" w:rsidTr="00EB196C">
        <w:trPr>
          <w:tblHeader w:val="0"/>
          <w:ins w:id="2227" w:author="Arnaud Dumont" w:date="2014-03-11T17:38:00Z"/>
          <w:del w:id="2228" w:author="Chris Wright" w:date="2014-06-16T13:46:00Z"/>
        </w:trPr>
        <w:tc>
          <w:tcPr>
            <w:tcW w:w="2965" w:type="dxa"/>
            <w:shd w:val="clear" w:color="auto" w:fill="BFBFBF" w:themeFill="background1" w:themeFillShade="BF"/>
          </w:tcPr>
          <w:p w:rsidR="00142403" w:rsidRPr="00750051" w:rsidDel="00C25905" w:rsidRDefault="00142403" w:rsidP="00EB196C">
            <w:pPr>
              <w:pStyle w:val="Table-Header"/>
              <w:rPr>
                <w:ins w:id="2229" w:author="Arnaud Dumont" w:date="2014-03-11T17:38:00Z"/>
                <w:del w:id="2230" w:author="Chris Wright" w:date="2014-06-16T13:46:00Z"/>
              </w:rPr>
            </w:pPr>
            <w:ins w:id="2231" w:author="Arnaud Dumont" w:date="2014-03-11T17:38:00Z">
              <w:del w:id="2232" w:author="Chris Wright" w:date="2014-06-16T13:46:00Z">
                <w:r w:rsidDel="00C25905">
                  <w:delText>Field Name</w:delText>
                </w:r>
              </w:del>
            </w:ins>
          </w:p>
        </w:tc>
        <w:tc>
          <w:tcPr>
            <w:tcW w:w="2175" w:type="dxa"/>
            <w:shd w:val="clear" w:color="auto" w:fill="BFBFBF" w:themeFill="background1" w:themeFillShade="BF"/>
          </w:tcPr>
          <w:p w:rsidR="00142403" w:rsidDel="00C25905" w:rsidRDefault="00142403" w:rsidP="00EB196C">
            <w:pPr>
              <w:pStyle w:val="Table-Header"/>
              <w:rPr>
                <w:ins w:id="2233" w:author="Arnaud Dumont" w:date="2014-03-11T17:38:00Z"/>
                <w:del w:id="2234" w:author="Chris Wright" w:date="2014-06-16T13:46:00Z"/>
              </w:rPr>
            </w:pPr>
            <w:ins w:id="2235" w:author="Arnaud Dumont" w:date="2014-03-11T17:38:00Z">
              <w:del w:id="2236" w:author="Chris Wright" w:date="2014-06-16T13:46:00Z">
                <w:r w:rsidDel="00C25905">
                  <w:delText>Type</w:delText>
                </w:r>
              </w:del>
            </w:ins>
          </w:p>
        </w:tc>
        <w:tc>
          <w:tcPr>
            <w:tcW w:w="3507" w:type="dxa"/>
            <w:shd w:val="clear" w:color="auto" w:fill="BFBFBF" w:themeFill="background1" w:themeFillShade="BF"/>
          </w:tcPr>
          <w:p w:rsidR="00142403" w:rsidDel="00C25905" w:rsidRDefault="00142403" w:rsidP="00EB196C">
            <w:pPr>
              <w:pStyle w:val="Table-Header"/>
              <w:rPr>
                <w:ins w:id="2237" w:author="Arnaud Dumont" w:date="2014-03-11T17:38:00Z"/>
                <w:del w:id="2238" w:author="Chris Wright" w:date="2014-06-16T13:46:00Z"/>
              </w:rPr>
            </w:pPr>
            <w:ins w:id="2239" w:author="Arnaud Dumont" w:date="2014-03-11T17:38:00Z">
              <w:del w:id="2240" w:author="Chris Wright" w:date="2014-06-16T13:46:00Z">
                <w:r w:rsidDel="00C25905">
                  <w:delText>Description</w:delText>
                </w:r>
              </w:del>
            </w:ins>
          </w:p>
        </w:tc>
      </w:tr>
      <w:tr w:rsidR="00142403" w:rsidDel="00C25905" w:rsidTr="00EB196C">
        <w:trPr>
          <w:trHeight w:val="113"/>
          <w:tblHeader w:val="0"/>
          <w:ins w:id="2241" w:author="Arnaud Dumont" w:date="2014-03-11T17:38:00Z"/>
          <w:del w:id="2242" w:author="Chris Wright" w:date="2014-06-16T13:46:00Z"/>
        </w:trPr>
        <w:tc>
          <w:tcPr>
            <w:tcW w:w="2965" w:type="dxa"/>
          </w:tcPr>
          <w:p w:rsidR="00142403" w:rsidDel="00C25905" w:rsidRDefault="00142403" w:rsidP="00EB196C">
            <w:pPr>
              <w:pStyle w:val="Table-Text"/>
              <w:rPr>
                <w:ins w:id="2243" w:author="Arnaud Dumont" w:date="2014-03-11T17:38:00Z"/>
                <w:del w:id="2244" w:author="Chris Wright" w:date="2014-06-16T13:46:00Z"/>
              </w:rPr>
            </w:pPr>
            <w:ins w:id="2245" w:author="Arnaud Dumont" w:date="2014-03-11T17:42:00Z">
              <w:del w:id="2246" w:author="Chris Wright" w:date="2014-06-16T13:46:00Z">
                <w:r w:rsidRPr="00F21C35" w:rsidDel="00C25905">
                  <w:delText>zoneId</w:delText>
                </w:r>
              </w:del>
            </w:ins>
          </w:p>
        </w:tc>
        <w:tc>
          <w:tcPr>
            <w:tcW w:w="2175" w:type="dxa"/>
          </w:tcPr>
          <w:p w:rsidR="00142403" w:rsidDel="00C25905" w:rsidRDefault="00142403" w:rsidP="00EB196C">
            <w:pPr>
              <w:pStyle w:val="Table-Text"/>
              <w:rPr>
                <w:ins w:id="2247" w:author="Arnaud Dumont" w:date="2014-03-11T17:38:00Z"/>
                <w:del w:id="2248" w:author="Chris Wright" w:date="2014-06-16T13:46:00Z"/>
              </w:rPr>
            </w:pPr>
            <w:ins w:id="2249" w:author="Arnaud Dumont" w:date="2014-03-11T17:42:00Z">
              <w:del w:id="2250" w:author="Chris Wright" w:date="2014-06-16T13:46:00Z">
                <w:r w:rsidDel="00C25905">
                  <w:delText>uuid</w:delText>
                </w:r>
              </w:del>
            </w:ins>
          </w:p>
        </w:tc>
        <w:tc>
          <w:tcPr>
            <w:tcW w:w="3507" w:type="dxa"/>
          </w:tcPr>
          <w:p w:rsidR="00142403" w:rsidDel="00C25905" w:rsidRDefault="00142403" w:rsidP="00EB196C">
            <w:pPr>
              <w:pStyle w:val="Table-Text"/>
              <w:rPr>
                <w:ins w:id="2251" w:author="Arnaud Dumont" w:date="2014-03-11T17:38:00Z"/>
                <w:del w:id="2252" w:author="Chris Wright" w:date="2014-06-16T13:46:00Z"/>
              </w:rPr>
            </w:pPr>
            <w:ins w:id="2253" w:author="Arnaud Dumont" w:date="2014-03-11T17:42:00Z">
              <w:del w:id="2254" w:author="Chris Wright" w:date="2014-06-16T13:46:00Z">
                <w:r w:rsidDel="00C25905">
                  <w:delText>The uuid of the related zone</w:delText>
                </w:r>
              </w:del>
            </w:ins>
          </w:p>
        </w:tc>
      </w:tr>
      <w:tr w:rsidR="00142403" w:rsidDel="00C25905" w:rsidTr="00EB196C">
        <w:trPr>
          <w:trHeight w:val="113"/>
          <w:tblHeader w:val="0"/>
          <w:ins w:id="2255" w:author="Arnaud Dumont" w:date="2014-03-11T17:38:00Z"/>
          <w:del w:id="2256" w:author="Chris Wright" w:date="2014-06-16T13:46:00Z"/>
        </w:trPr>
        <w:tc>
          <w:tcPr>
            <w:tcW w:w="2965" w:type="dxa"/>
          </w:tcPr>
          <w:p w:rsidR="00142403" w:rsidDel="00C25905" w:rsidRDefault="00142403" w:rsidP="00EB196C">
            <w:pPr>
              <w:pStyle w:val="Table-Text"/>
              <w:rPr>
                <w:ins w:id="2257" w:author="Arnaud Dumont" w:date="2014-03-11T17:38:00Z"/>
                <w:del w:id="2258" w:author="Chris Wright" w:date="2014-06-16T13:46:00Z"/>
              </w:rPr>
            </w:pPr>
            <w:ins w:id="2259" w:author="Arnaud Dumont" w:date="2014-03-11T17:42:00Z">
              <w:del w:id="2260" w:author="Chris Wright" w:date="2014-06-16T13:46:00Z">
                <w:r w:rsidDel="00C25905">
                  <w:delText>zoneName</w:delText>
                </w:r>
              </w:del>
            </w:ins>
          </w:p>
        </w:tc>
        <w:tc>
          <w:tcPr>
            <w:tcW w:w="2175" w:type="dxa"/>
          </w:tcPr>
          <w:p w:rsidR="00142403" w:rsidDel="00C25905" w:rsidRDefault="00142403" w:rsidP="00EB196C">
            <w:pPr>
              <w:pStyle w:val="Table-Text"/>
              <w:rPr>
                <w:ins w:id="2261" w:author="Arnaud Dumont" w:date="2014-03-11T17:38:00Z"/>
                <w:del w:id="2262" w:author="Chris Wright" w:date="2014-06-16T13:46:00Z"/>
              </w:rPr>
            </w:pPr>
            <w:ins w:id="2263" w:author="Arnaud Dumont" w:date="2014-03-11T17:42:00Z">
              <w:del w:id="2264" w:author="Chris Wright" w:date="2014-06-16T13:46:00Z">
                <w:r w:rsidDel="00C25905">
                  <w:delText>string</w:delText>
                </w:r>
              </w:del>
            </w:ins>
          </w:p>
        </w:tc>
        <w:tc>
          <w:tcPr>
            <w:tcW w:w="3507" w:type="dxa"/>
          </w:tcPr>
          <w:p w:rsidR="00142403" w:rsidDel="00C25905" w:rsidRDefault="00142403" w:rsidP="00EB196C">
            <w:pPr>
              <w:pStyle w:val="Table-Text"/>
              <w:rPr>
                <w:ins w:id="2265" w:author="Arnaud Dumont" w:date="2014-03-11T17:38:00Z"/>
                <w:del w:id="2266" w:author="Chris Wright" w:date="2014-06-16T13:46:00Z"/>
              </w:rPr>
            </w:pPr>
            <w:ins w:id="2267" w:author="Arnaud Dumont" w:date="2014-03-11T17:42:00Z">
              <w:del w:id="2268" w:author="Chris Wright" w:date="2014-06-16T13:46:00Z">
                <w:r w:rsidDel="00C25905">
                  <w:delText>The name of the related zone</w:delText>
                </w:r>
              </w:del>
            </w:ins>
          </w:p>
        </w:tc>
      </w:tr>
      <w:tr w:rsidR="00142403" w:rsidDel="00C25905" w:rsidTr="00EB196C">
        <w:trPr>
          <w:trHeight w:val="113"/>
          <w:tblHeader w:val="0"/>
          <w:ins w:id="2269" w:author="Arnaud Dumont" w:date="2014-03-11T17:38:00Z"/>
          <w:del w:id="2270" w:author="Chris Wright" w:date="2014-06-16T13:46:00Z"/>
        </w:trPr>
        <w:tc>
          <w:tcPr>
            <w:tcW w:w="2965" w:type="dxa"/>
          </w:tcPr>
          <w:p w:rsidR="00142403" w:rsidDel="00C25905" w:rsidRDefault="00142403" w:rsidP="00EB196C">
            <w:pPr>
              <w:pStyle w:val="Table-Text"/>
              <w:rPr>
                <w:ins w:id="2271" w:author="Arnaud Dumont" w:date="2014-03-11T17:38:00Z"/>
                <w:del w:id="2272" w:author="Chris Wright" w:date="2014-06-16T13:46:00Z"/>
              </w:rPr>
            </w:pPr>
            <w:ins w:id="2273" w:author="Arnaud Dumont" w:date="2014-03-11T17:42:00Z">
              <w:del w:id="2274" w:author="Chris Wright" w:date="2014-06-16T13:46:00Z">
                <w:r w:rsidRPr="00142403" w:rsidDel="00C25905">
                  <w:delText>currentZoneUsage</w:delText>
                </w:r>
              </w:del>
            </w:ins>
          </w:p>
        </w:tc>
        <w:tc>
          <w:tcPr>
            <w:tcW w:w="2175" w:type="dxa"/>
          </w:tcPr>
          <w:p w:rsidR="00142403" w:rsidDel="00C25905" w:rsidRDefault="00142403" w:rsidP="00EB196C">
            <w:pPr>
              <w:pStyle w:val="Table-Text"/>
              <w:rPr>
                <w:ins w:id="2275" w:author="Arnaud Dumont" w:date="2014-03-11T17:38:00Z"/>
                <w:del w:id="2276" w:author="Chris Wright" w:date="2014-06-16T13:46:00Z"/>
              </w:rPr>
            </w:pPr>
            <w:ins w:id="2277" w:author="Arnaud Dumont" w:date="2014-03-11T17:42:00Z">
              <w:del w:id="2278" w:author="Chris Wright" w:date="2014-06-16T13:46:00Z">
                <w:r w:rsidRPr="00142403" w:rsidDel="00C25905">
                  <w:delText>integer</w:delText>
                </w:r>
              </w:del>
            </w:ins>
          </w:p>
        </w:tc>
        <w:tc>
          <w:tcPr>
            <w:tcW w:w="3507" w:type="dxa"/>
          </w:tcPr>
          <w:p w:rsidR="00142403" w:rsidDel="00C25905" w:rsidRDefault="00142403" w:rsidP="00EB196C">
            <w:pPr>
              <w:pStyle w:val="Table-Text"/>
              <w:rPr>
                <w:ins w:id="2279" w:author="Arnaud Dumont" w:date="2014-03-11T17:38:00Z"/>
                <w:del w:id="2280" w:author="Chris Wright" w:date="2014-06-16T13:46:00Z"/>
              </w:rPr>
            </w:pPr>
            <w:ins w:id="2281" w:author="Arnaud Dumont" w:date="2014-03-11T17:42:00Z">
              <w:del w:id="2282" w:author="Chris Wright" w:date="2014-06-16T13:46:00Z">
                <w:r w:rsidDel="00C25905">
                  <w:delText>The current query usage of the zone</w:delText>
                </w:r>
              </w:del>
            </w:ins>
          </w:p>
        </w:tc>
      </w:tr>
      <w:tr w:rsidR="00142403" w:rsidDel="00C25905" w:rsidTr="00EB196C">
        <w:trPr>
          <w:trHeight w:val="113"/>
          <w:tblHeader w:val="0"/>
          <w:ins w:id="2283" w:author="Arnaud Dumont" w:date="2014-03-11T17:42:00Z"/>
          <w:del w:id="2284" w:author="Chris Wright" w:date="2014-06-16T13:46:00Z"/>
        </w:trPr>
        <w:tc>
          <w:tcPr>
            <w:tcW w:w="2965" w:type="dxa"/>
          </w:tcPr>
          <w:p w:rsidR="00142403" w:rsidRPr="00791AEC" w:rsidDel="00C25905" w:rsidRDefault="00142403" w:rsidP="00EB196C">
            <w:pPr>
              <w:pStyle w:val="Table-Text"/>
              <w:rPr>
                <w:ins w:id="2285" w:author="Arnaud Dumont" w:date="2014-03-11T17:42:00Z"/>
                <w:del w:id="2286" w:author="Chris Wright" w:date="2014-06-16T13:46:00Z"/>
              </w:rPr>
            </w:pPr>
            <w:ins w:id="2287" w:author="Arnaud Dumont" w:date="2014-03-11T17:42:00Z">
              <w:del w:id="2288" w:author="Chris Wright" w:date="2014-06-16T13:46:00Z">
                <w:r w:rsidRPr="00142403" w:rsidDel="00C25905">
                  <w:delText>zoneUsageLimit</w:delText>
                </w:r>
              </w:del>
            </w:ins>
          </w:p>
        </w:tc>
        <w:tc>
          <w:tcPr>
            <w:tcW w:w="2175" w:type="dxa"/>
          </w:tcPr>
          <w:p w:rsidR="00142403" w:rsidDel="00C25905" w:rsidRDefault="00142403" w:rsidP="00EB196C">
            <w:pPr>
              <w:pStyle w:val="Table-Text"/>
              <w:rPr>
                <w:ins w:id="2289" w:author="Arnaud Dumont" w:date="2014-03-11T17:42:00Z"/>
                <w:del w:id="2290" w:author="Chris Wright" w:date="2014-06-16T13:46:00Z"/>
              </w:rPr>
            </w:pPr>
            <w:ins w:id="2291" w:author="Arnaud Dumont" w:date="2014-03-11T17:42:00Z">
              <w:del w:id="2292" w:author="Chris Wright" w:date="2014-06-16T13:46:00Z">
                <w:r w:rsidRPr="00142403" w:rsidDel="00C25905">
                  <w:delText>integer</w:delText>
                </w:r>
              </w:del>
            </w:ins>
          </w:p>
        </w:tc>
        <w:tc>
          <w:tcPr>
            <w:tcW w:w="3507" w:type="dxa"/>
          </w:tcPr>
          <w:p w:rsidR="00142403" w:rsidDel="00C25905" w:rsidRDefault="00142403" w:rsidP="00EB196C">
            <w:pPr>
              <w:pStyle w:val="Table-Text"/>
              <w:rPr>
                <w:ins w:id="2293" w:author="Arnaud Dumont" w:date="2014-03-11T17:42:00Z"/>
                <w:del w:id="2294" w:author="Chris Wright" w:date="2014-06-16T13:46:00Z"/>
              </w:rPr>
            </w:pPr>
            <w:ins w:id="2295" w:author="Arnaud Dumont" w:date="2014-03-11T17:42:00Z">
              <w:del w:id="2296" w:author="Chris Wright" w:date="2014-06-16T13:46:00Z">
                <w:r w:rsidDel="00C25905">
                  <w:delText>The query usage limit of the plan the zone is linked to</w:delText>
                </w:r>
              </w:del>
            </w:ins>
          </w:p>
        </w:tc>
      </w:tr>
    </w:tbl>
    <w:p w:rsidR="00142403" w:rsidDel="00C25905" w:rsidRDefault="00142403" w:rsidP="00142403">
      <w:pPr>
        <w:rPr>
          <w:ins w:id="2297" w:author="Arnaud Dumont" w:date="2014-03-11T17:38:00Z"/>
          <w:del w:id="2298" w:author="Chris Wright" w:date="2014-06-16T13:46:00Z"/>
        </w:rPr>
      </w:pPr>
      <w:ins w:id="2299" w:author="Arnaud Dumont" w:date="2014-03-11T17:43:00Z">
        <w:del w:id="2300" w:author="Chris Wright" w:date="2014-06-16T13:46:00Z">
          <w:r w:rsidRPr="00142403" w:rsidDel="00C25905">
            <w:delText>OverLimitZoneUsageMessageContents</w:delText>
          </w:r>
        </w:del>
      </w:ins>
      <w:ins w:id="2301" w:author="Arnaud Dumont" w:date="2014-03-11T17:38:00Z">
        <w:del w:id="2302" w:author="Chris Wright" w:date="2014-06-16T13:46:00Z">
          <w:r w:rsidDel="00C25905">
            <w:delText>:</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Del="00C25905" w:rsidTr="00EB196C">
        <w:trPr>
          <w:tblHeader w:val="0"/>
          <w:ins w:id="2303" w:author="Arnaud Dumont" w:date="2014-03-11T17:38:00Z"/>
          <w:del w:id="2304" w:author="Chris Wright" w:date="2014-06-16T13:46:00Z"/>
        </w:trPr>
        <w:tc>
          <w:tcPr>
            <w:tcW w:w="2965" w:type="dxa"/>
            <w:shd w:val="clear" w:color="auto" w:fill="BFBFBF" w:themeFill="background1" w:themeFillShade="BF"/>
          </w:tcPr>
          <w:p w:rsidR="00142403" w:rsidDel="00C25905" w:rsidRDefault="00142403" w:rsidP="00EB196C">
            <w:pPr>
              <w:pStyle w:val="Table-Header"/>
              <w:rPr>
                <w:ins w:id="2305" w:author="Arnaud Dumont" w:date="2014-03-11T17:38:00Z"/>
                <w:del w:id="2306" w:author="Chris Wright" w:date="2014-06-16T13:46:00Z"/>
              </w:rPr>
            </w:pPr>
            <w:ins w:id="2307" w:author="Arnaud Dumont" w:date="2014-03-11T17:38:00Z">
              <w:del w:id="2308" w:author="Chris Wright" w:date="2014-06-16T13:46:00Z">
                <w:r w:rsidDel="00C25905">
                  <w:delText>Related message type</w:delText>
                </w:r>
              </w:del>
            </w:ins>
          </w:p>
        </w:tc>
        <w:tc>
          <w:tcPr>
            <w:tcW w:w="5682" w:type="dxa"/>
            <w:gridSpan w:val="2"/>
            <w:shd w:val="clear" w:color="auto" w:fill="BFBFBF" w:themeFill="background1" w:themeFillShade="BF"/>
          </w:tcPr>
          <w:p w:rsidR="00142403" w:rsidDel="00C25905" w:rsidRDefault="00142403" w:rsidP="00EB196C">
            <w:pPr>
              <w:pStyle w:val="Table-Header"/>
              <w:rPr>
                <w:ins w:id="2309" w:author="Arnaud Dumont" w:date="2014-03-11T17:38:00Z"/>
                <w:del w:id="2310" w:author="Chris Wright" w:date="2014-06-16T13:46:00Z"/>
              </w:rPr>
            </w:pPr>
            <w:ins w:id="2311" w:author="Arnaud Dumont" w:date="2014-03-11T17:43:00Z">
              <w:del w:id="2312" w:author="Chris Wright" w:date="2014-06-16T13:46:00Z">
                <w:r w:rsidRPr="00142403" w:rsidDel="00C25905">
                  <w:rPr>
                    <w:b w:val="0"/>
                  </w:rPr>
                  <w:delText>overLimitZoneUsage</w:delText>
                </w:r>
              </w:del>
            </w:ins>
          </w:p>
        </w:tc>
      </w:tr>
      <w:tr w:rsidR="00142403" w:rsidDel="00C25905" w:rsidTr="00EB196C">
        <w:trPr>
          <w:tblHeader w:val="0"/>
          <w:ins w:id="2313" w:author="Arnaud Dumont" w:date="2014-03-11T17:38:00Z"/>
          <w:del w:id="2314" w:author="Chris Wright" w:date="2014-06-16T13:46:00Z"/>
        </w:trPr>
        <w:tc>
          <w:tcPr>
            <w:tcW w:w="2965" w:type="dxa"/>
            <w:shd w:val="clear" w:color="auto" w:fill="BFBFBF" w:themeFill="background1" w:themeFillShade="BF"/>
          </w:tcPr>
          <w:p w:rsidR="00142403" w:rsidDel="00C25905" w:rsidRDefault="00142403" w:rsidP="00EB196C">
            <w:pPr>
              <w:pStyle w:val="Table-Header"/>
              <w:rPr>
                <w:ins w:id="2315" w:author="Arnaud Dumont" w:date="2014-03-11T17:38:00Z"/>
                <w:del w:id="2316" w:author="Chris Wright" w:date="2014-06-16T13:46:00Z"/>
              </w:rPr>
            </w:pPr>
            <w:ins w:id="2317" w:author="Arnaud Dumont" w:date="2014-03-11T17:38:00Z">
              <w:del w:id="2318" w:author="Chris Wright" w:date="2014-06-16T13:46:00Z">
                <w:r w:rsidDel="00C25905">
                  <w:delText>Related object’s nature</w:delText>
                </w:r>
              </w:del>
            </w:ins>
          </w:p>
        </w:tc>
        <w:tc>
          <w:tcPr>
            <w:tcW w:w="5682" w:type="dxa"/>
            <w:gridSpan w:val="2"/>
            <w:shd w:val="clear" w:color="auto" w:fill="BFBFBF" w:themeFill="background1" w:themeFillShade="BF"/>
          </w:tcPr>
          <w:p w:rsidR="00142403" w:rsidRPr="00791AEC" w:rsidDel="00C25905" w:rsidRDefault="00142403" w:rsidP="00EB196C">
            <w:pPr>
              <w:pStyle w:val="Table-Header"/>
              <w:rPr>
                <w:ins w:id="2319" w:author="Arnaud Dumont" w:date="2014-03-11T17:38:00Z"/>
                <w:del w:id="2320" w:author="Chris Wright" w:date="2014-06-16T13:46:00Z"/>
                <w:b w:val="0"/>
              </w:rPr>
            </w:pPr>
            <w:ins w:id="2321" w:author="Arnaud Dumont" w:date="2014-03-11T17:38:00Z">
              <w:del w:id="2322" w:author="Chris Wright" w:date="2014-06-16T13:46:00Z">
                <w:r w:rsidDel="00C25905">
                  <w:rPr>
                    <w:b w:val="0"/>
                  </w:rPr>
                  <w:delText>Zone</w:delText>
                </w:r>
              </w:del>
            </w:ins>
          </w:p>
        </w:tc>
      </w:tr>
      <w:tr w:rsidR="00142403" w:rsidDel="00C25905" w:rsidTr="00EB196C">
        <w:trPr>
          <w:tblHeader w:val="0"/>
          <w:ins w:id="2323" w:author="Arnaud Dumont" w:date="2014-03-11T17:38:00Z"/>
          <w:del w:id="2324" w:author="Chris Wright" w:date="2014-06-16T13:46:00Z"/>
        </w:trPr>
        <w:tc>
          <w:tcPr>
            <w:tcW w:w="2965" w:type="dxa"/>
            <w:shd w:val="clear" w:color="auto" w:fill="BFBFBF" w:themeFill="background1" w:themeFillShade="BF"/>
          </w:tcPr>
          <w:p w:rsidR="00142403" w:rsidDel="00C25905" w:rsidRDefault="00142403" w:rsidP="00EB196C">
            <w:pPr>
              <w:pStyle w:val="Table-Header"/>
              <w:rPr>
                <w:ins w:id="2325" w:author="Arnaud Dumont" w:date="2014-03-11T17:38:00Z"/>
                <w:del w:id="2326" w:author="Chris Wright" w:date="2014-06-16T13:46:00Z"/>
              </w:rPr>
            </w:pPr>
            <w:ins w:id="2327" w:author="Arnaud Dumont" w:date="2014-03-11T17:38:00Z">
              <w:del w:id="2328" w:author="Chris Wright" w:date="2014-06-16T13:46:00Z">
                <w:r w:rsidDel="00C25905">
                  <w:delText>RelatedObjectId field type</w:delText>
                </w:r>
              </w:del>
            </w:ins>
          </w:p>
        </w:tc>
        <w:tc>
          <w:tcPr>
            <w:tcW w:w="5682" w:type="dxa"/>
            <w:gridSpan w:val="2"/>
            <w:shd w:val="clear" w:color="auto" w:fill="BFBFBF" w:themeFill="background1" w:themeFillShade="BF"/>
          </w:tcPr>
          <w:p w:rsidR="00142403" w:rsidDel="00C25905" w:rsidRDefault="00142403" w:rsidP="00EB196C">
            <w:pPr>
              <w:pStyle w:val="Table-Header"/>
              <w:rPr>
                <w:ins w:id="2329" w:author="Arnaud Dumont" w:date="2014-03-11T17:38:00Z"/>
                <w:del w:id="2330" w:author="Chris Wright" w:date="2014-06-16T13:46:00Z"/>
                <w:b w:val="0"/>
              </w:rPr>
            </w:pPr>
            <w:ins w:id="2331" w:author="Arnaud Dumont" w:date="2014-03-11T17:38:00Z">
              <w:del w:id="2332" w:author="Chris Wright" w:date="2014-06-16T13:46:00Z">
                <w:r w:rsidDel="00C25905">
                  <w:rPr>
                    <w:b w:val="0"/>
                  </w:rPr>
                  <w:delText>uuid</w:delText>
                </w:r>
              </w:del>
            </w:ins>
          </w:p>
        </w:tc>
      </w:tr>
      <w:tr w:rsidR="00142403" w:rsidDel="00C25905" w:rsidTr="00EB196C">
        <w:trPr>
          <w:tblHeader w:val="0"/>
          <w:ins w:id="2333" w:author="Arnaud Dumont" w:date="2014-03-11T17:38:00Z"/>
          <w:del w:id="2334" w:author="Chris Wright" w:date="2014-06-16T13:46:00Z"/>
        </w:trPr>
        <w:tc>
          <w:tcPr>
            <w:tcW w:w="2965" w:type="dxa"/>
            <w:shd w:val="clear" w:color="auto" w:fill="BFBFBF" w:themeFill="background1" w:themeFillShade="BF"/>
          </w:tcPr>
          <w:p w:rsidR="00142403" w:rsidRPr="00F21C35" w:rsidDel="00C25905" w:rsidRDefault="00142403" w:rsidP="00EB196C">
            <w:pPr>
              <w:pStyle w:val="Table-Header"/>
              <w:rPr>
                <w:ins w:id="2335" w:author="Arnaud Dumont" w:date="2014-03-11T17:38:00Z"/>
                <w:del w:id="2336" w:author="Chris Wright" w:date="2014-06-16T13:46:00Z"/>
                <w:b w:val="0"/>
              </w:rPr>
            </w:pPr>
            <w:ins w:id="2337" w:author="Arnaud Dumont" w:date="2014-03-11T17:38:00Z">
              <w:del w:id="2338" w:author="Chris Wright" w:date="2014-06-16T13:46:00Z">
                <w:r w:rsidDel="00C25905">
                  <w:delText>Description</w:delText>
                </w:r>
              </w:del>
            </w:ins>
          </w:p>
        </w:tc>
        <w:tc>
          <w:tcPr>
            <w:tcW w:w="5682" w:type="dxa"/>
            <w:gridSpan w:val="2"/>
            <w:shd w:val="clear" w:color="auto" w:fill="BFBFBF" w:themeFill="background1" w:themeFillShade="BF"/>
          </w:tcPr>
          <w:p w:rsidR="00142403" w:rsidRPr="00F21C35" w:rsidDel="00C25905" w:rsidRDefault="00142403" w:rsidP="00142403">
            <w:pPr>
              <w:pStyle w:val="Table-Header"/>
              <w:rPr>
                <w:ins w:id="2339" w:author="Arnaud Dumont" w:date="2014-03-11T17:38:00Z"/>
                <w:del w:id="2340" w:author="Chris Wright" w:date="2014-06-16T13:46:00Z"/>
                <w:b w:val="0"/>
              </w:rPr>
            </w:pPr>
            <w:ins w:id="2341" w:author="Arnaud Dumont" w:date="2014-03-11T17:43:00Z">
              <w:del w:id="2342" w:author="Chris Wright" w:date="2014-06-16T13:46:00Z">
                <w:r w:rsidDel="00C25905">
                  <w:rPr>
                    <w:b w:val="0"/>
                  </w:rPr>
                  <w:delText>R</w:delText>
                </w:r>
                <w:r w:rsidRPr="00EC18F5" w:rsidDel="00C25905">
                  <w:rPr>
                    <w:b w:val="0"/>
                  </w:rPr>
                  <w:delText xml:space="preserve">eceived when </w:delText>
                </w:r>
                <w:r w:rsidDel="00C25905">
                  <w:rPr>
                    <w:b w:val="0"/>
                  </w:rPr>
                  <w:delText>the query usage of a zone has exceeded the query usage limit of the plan it is linked to</w:delText>
                </w:r>
              </w:del>
            </w:ins>
          </w:p>
        </w:tc>
      </w:tr>
      <w:tr w:rsidR="00142403" w:rsidDel="00C25905" w:rsidTr="00EB196C">
        <w:trPr>
          <w:tblHeader w:val="0"/>
          <w:ins w:id="2343" w:author="Arnaud Dumont" w:date="2014-03-11T17:38:00Z"/>
          <w:del w:id="2344" w:author="Chris Wright" w:date="2014-06-16T13:46:00Z"/>
        </w:trPr>
        <w:tc>
          <w:tcPr>
            <w:tcW w:w="2965" w:type="dxa"/>
            <w:shd w:val="clear" w:color="auto" w:fill="BFBFBF" w:themeFill="background1" w:themeFillShade="BF"/>
          </w:tcPr>
          <w:p w:rsidR="00142403" w:rsidRPr="00750051" w:rsidDel="00C25905" w:rsidRDefault="00142403" w:rsidP="00EB196C">
            <w:pPr>
              <w:pStyle w:val="Table-Header"/>
              <w:rPr>
                <w:ins w:id="2345" w:author="Arnaud Dumont" w:date="2014-03-11T17:38:00Z"/>
                <w:del w:id="2346" w:author="Chris Wright" w:date="2014-06-16T13:46:00Z"/>
              </w:rPr>
            </w:pPr>
            <w:ins w:id="2347" w:author="Arnaud Dumont" w:date="2014-03-11T17:38:00Z">
              <w:del w:id="2348" w:author="Chris Wright" w:date="2014-06-16T13:46:00Z">
                <w:r w:rsidDel="00C25905">
                  <w:delText>Field Name</w:delText>
                </w:r>
              </w:del>
            </w:ins>
          </w:p>
        </w:tc>
        <w:tc>
          <w:tcPr>
            <w:tcW w:w="2175" w:type="dxa"/>
            <w:shd w:val="clear" w:color="auto" w:fill="BFBFBF" w:themeFill="background1" w:themeFillShade="BF"/>
          </w:tcPr>
          <w:p w:rsidR="00142403" w:rsidDel="00C25905" w:rsidRDefault="00142403" w:rsidP="00EB196C">
            <w:pPr>
              <w:pStyle w:val="Table-Header"/>
              <w:rPr>
                <w:ins w:id="2349" w:author="Arnaud Dumont" w:date="2014-03-11T17:38:00Z"/>
                <w:del w:id="2350" w:author="Chris Wright" w:date="2014-06-16T13:46:00Z"/>
              </w:rPr>
            </w:pPr>
            <w:ins w:id="2351" w:author="Arnaud Dumont" w:date="2014-03-11T17:38:00Z">
              <w:del w:id="2352" w:author="Chris Wright" w:date="2014-06-16T13:46:00Z">
                <w:r w:rsidDel="00C25905">
                  <w:delText>Type</w:delText>
                </w:r>
              </w:del>
            </w:ins>
          </w:p>
        </w:tc>
        <w:tc>
          <w:tcPr>
            <w:tcW w:w="3507" w:type="dxa"/>
            <w:shd w:val="clear" w:color="auto" w:fill="BFBFBF" w:themeFill="background1" w:themeFillShade="BF"/>
          </w:tcPr>
          <w:p w:rsidR="00142403" w:rsidDel="00C25905" w:rsidRDefault="00142403" w:rsidP="00EB196C">
            <w:pPr>
              <w:pStyle w:val="Table-Header"/>
              <w:rPr>
                <w:ins w:id="2353" w:author="Arnaud Dumont" w:date="2014-03-11T17:38:00Z"/>
                <w:del w:id="2354" w:author="Chris Wright" w:date="2014-06-16T13:46:00Z"/>
              </w:rPr>
            </w:pPr>
            <w:ins w:id="2355" w:author="Arnaud Dumont" w:date="2014-03-11T17:38:00Z">
              <w:del w:id="2356" w:author="Chris Wright" w:date="2014-06-16T13:46:00Z">
                <w:r w:rsidDel="00C25905">
                  <w:delText>Description</w:delText>
                </w:r>
              </w:del>
            </w:ins>
          </w:p>
        </w:tc>
      </w:tr>
      <w:tr w:rsidR="00142403" w:rsidDel="00C25905" w:rsidTr="00EB196C">
        <w:trPr>
          <w:trHeight w:val="113"/>
          <w:tblHeader w:val="0"/>
          <w:ins w:id="2357" w:author="Arnaud Dumont" w:date="2014-03-11T17:38:00Z"/>
          <w:del w:id="2358" w:author="Chris Wright" w:date="2014-06-16T13:46:00Z"/>
        </w:trPr>
        <w:tc>
          <w:tcPr>
            <w:tcW w:w="2965" w:type="dxa"/>
          </w:tcPr>
          <w:p w:rsidR="00142403" w:rsidDel="00C25905" w:rsidRDefault="00142403" w:rsidP="00EB196C">
            <w:pPr>
              <w:pStyle w:val="Table-Text"/>
              <w:rPr>
                <w:ins w:id="2359" w:author="Arnaud Dumont" w:date="2014-03-11T17:38:00Z"/>
                <w:del w:id="2360" w:author="Chris Wright" w:date="2014-06-16T13:46:00Z"/>
              </w:rPr>
            </w:pPr>
            <w:ins w:id="2361" w:author="Arnaud Dumont" w:date="2014-03-11T17:43:00Z">
              <w:del w:id="2362" w:author="Chris Wright" w:date="2014-06-16T13:46:00Z">
                <w:r w:rsidRPr="00F21C35" w:rsidDel="00C25905">
                  <w:delText>zoneId</w:delText>
                </w:r>
              </w:del>
            </w:ins>
          </w:p>
        </w:tc>
        <w:tc>
          <w:tcPr>
            <w:tcW w:w="2175" w:type="dxa"/>
          </w:tcPr>
          <w:p w:rsidR="00142403" w:rsidDel="00C25905" w:rsidRDefault="00142403" w:rsidP="00EB196C">
            <w:pPr>
              <w:pStyle w:val="Table-Text"/>
              <w:rPr>
                <w:ins w:id="2363" w:author="Arnaud Dumont" w:date="2014-03-11T17:38:00Z"/>
                <w:del w:id="2364" w:author="Chris Wright" w:date="2014-06-16T13:46:00Z"/>
              </w:rPr>
            </w:pPr>
            <w:ins w:id="2365" w:author="Arnaud Dumont" w:date="2014-03-11T17:43:00Z">
              <w:del w:id="2366" w:author="Chris Wright" w:date="2014-06-16T13:46:00Z">
                <w:r w:rsidDel="00C25905">
                  <w:delText>uuid</w:delText>
                </w:r>
              </w:del>
            </w:ins>
          </w:p>
        </w:tc>
        <w:tc>
          <w:tcPr>
            <w:tcW w:w="3507" w:type="dxa"/>
          </w:tcPr>
          <w:p w:rsidR="00142403" w:rsidDel="00C25905" w:rsidRDefault="00142403" w:rsidP="00EB196C">
            <w:pPr>
              <w:pStyle w:val="Table-Text"/>
              <w:rPr>
                <w:ins w:id="2367" w:author="Arnaud Dumont" w:date="2014-03-11T17:38:00Z"/>
                <w:del w:id="2368" w:author="Chris Wright" w:date="2014-06-16T13:46:00Z"/>
              </w:rPr>
            </w:pPr>
            <w:ins w:id="2369" w:author="Arnaud Dumont" w:date="2014-03-11T17:43:00Z">
              <w:del w:id="2370" w:author="Chris Wright" w:date="2014-06-16T13:46:00Z">
                <w:r w:rsidDel="00C25905">
                  <w:delText>The uuid of the related zone</w:delText>
                </w:r>
              </w:del>
            </w:ins>
          </w:p>
        </w:tc>
      </w:tr>
      <w:tr w:rsidR="00142403" w:rsidDel="00C25905" w:rsidTr="00EB196C">
        <w:trPr>
          <w:trHeight w:val="113"/>
          <w:tblHeader w:val="0"/>
          <w:ins w:id="2371" w:author="Arnaud Dumont" w:date="2014-03-11T17:38:00Z"/>
          <w:del w:id="2372" w:author="Chris Wright" w:date="2014-06-16T13:46:00Z"/>
        </w:trPr>
        <w:tc>
          <w:tcPr>
            <w:tcW w:w="2965" w:type="dxa"/>
          </w:tcPr>
          <w:p w:rsidR="00142403" w:rsidDel="00C25905" w:rsidRDefault="00142403" w:rsidP="00EB196C">
            <w:pPr>
              <w:pStyle w:val="Table-Text"/>
              <w:rPr>
                <w:ins w:id="2373" w:author="Arnaud Dumont" w:date="2014-03-11T17:38:00Z"/>
                <w:del w:id="2374" w:author="Chris Wright" w:date="2014-06-16T13:46:00Z"/>
              </w:rPr>
            </w:pPr>
            <w:ins w:id="2375" w:author="Arnaud Dumont" w:date="2014-03-11T17:43:00Z">
              <w:del w:id="2376" w:author="Chris Wright" w:date="2014-06-16T13:46:00Z">
                <w:r w:rsidDel="00C25905">
                  <w:delText>zoneName</w:delText>
                </w:r>
              </w:del>
            </w:ins>
          </w:p>
        </w:tc>
        <w:tc>
          <w:tcPr>
            <w:tcW w:w="2175" w:type="dxa"/>
          </w:tcPr>
          <w:p w:rsidR="00142403" w:rsidDel="00C25905" w:rsidRDefault="00142403" w:rsidP="00EB196C">
            <w:pPr>
              <w:pStyle w:val="Table-Text"/>
              <w:rPr>
                <w:ins w:id="2377" w:author="Arnaud Dumont" w:date="2014-03-11T17:38:00Z"/>
                <w:del w:id="2378" w:author="Chris Wright" w:date="2014-06-16T13:46:00Z"/>
              </w:rPr>
            </w:pPr>
            <w:ins w:id="2379" w:author="Arnaud Dumont" w:date="2014-03-11T17:43:00Z">
              <w:del w:id="2380" w:author="Chris Wright" w:date="2014-06-16T13:46:00Z">
                <w:r w:rsidDel="00C25905">
                  <w:delText>string</w:delText>
                </w:r>
              </w:del>
            </w:ins>
          </w:p>
        </w:tc>
        <w:tc>
          <w:tcPr>
            <w:tcW w:w="3507" w:type="dxa"/>
          </w:tcPr>
          <w:p w:rsidR="00142403" w:rsidDel="00C25905" w:rsidRDefault="00142403" w:rsidP="00EB196C">
            <w:pPr>
              <w:pStyle w:val="Table-Text"/>
              <w:rPr>
                <w:ins w:id="2381" w:author="Arnaud Dumont" w:date="2014-03-11T17:38:00Z"/>
                <w:del w:id="2382" w:author="Chris Wright" w:date="2014-06-16T13:46:00Z"/>
              </w:rPr>
            </w:pPr>
            <w:ins w:id="2383" w:author="Arnaud Dumont" w:date="2014-03-11T17:43:00Z">
              <w:del w:id="2384" w:author="Chris Wright" w:date="2014-06-16T13:46:00Z">
                <w:r w:rsidDel="00C25905">
                  <w:delText>The name of the related zone</w:delText>
                </w:r>
              </w:del>
            </w:ins>
          </w:p>
        </w:tc>
      </w:tr>
      <w:tr w:rsidR="00142403" w:rsidDel="00C25905" w:rsidTr="00EB196C">
        <w:trPr>
          <w:trHeight w:val="113"/>
          <w:tblHeader w:val="0"/>
          <w:ins w:id="2385" w:author="Arnaud Dumont" w:date="2014-03-11T17:38:00Z"/>
          <w:del w:id="2386" w:author="Chris Wright" w:date="2014-06-16T13:46:00Z"/>
        </w:trPr>
        <w:tc>
          <w:tcPr>
            <w:tcW w:w="2965" w:type="dxa"/>
          </w:tcPr>
          <w:p w:rsidR="00142403" w:rsidDel="00C25905" w:rsidRDefault="00142403" w:rsidP="00EB196C">
            <w:pPr>
              <w:pStyle w:val="Table-Text"/>
              <w:rPr>
                <w:ins w:id="2387" w:author="Arnaud Dumont" w:date="2014-03-11T17:38:00Z"/>
                <w:del w:id="2388" w:author="Chris Wright" w:date="2014-06-16T13:46:00Z"/>
              </w:rPr>
            </w:pPr>
            <w:ins w:id="2389" w:author="Arnaud Dumont" w:date="2014-03-11T17:43:00Z">
              <w:del w:id="2390" w:author="Chris Wright" w:date="2014-06-16T13:46:00Z">
                <w:r w:rsidRPr="00142403" w:rsidDel="00C25905">
                  <w:lastRenderedPageBreak/>
                  <w:delText>currentZoneUsage</w:delText>
                </w:r>
              </w:del>
            </w:ins>
          </w:p>
        </w:tc>
        <w:tc>
          <w:tcPr>
            <w:tcW w:w="2175" w:type="dxa"/>
          </w:tcPr>
          <w:p w:rsidR="00142403" w:rsidDel="00C25905" w:rsidRDefault="00142403" w:rsidP="00EB196C">
            <w:pPr>
              <w:pStyle w:val="Table-Text"/>
              <w:rPr>
                <w:ins w:id="2391" w:author="Arnaud Dumont" w:date="2014-03-11T17:38:00Z"/>
                <w:del w:id="2392" w:author="Chris Wright" w:date="2014-06-16T13:46:00Z"/>
              </w:rPr>
            </w:pPr>
            <w:ins w:id="2393" w:author="Arnaud Dumont" w:date="2014-03-11T17:43:00Z">
              <w:del w:id="2394" w:author="Chris Wright" w:date="2014-06-16T13:46:00Z">
                <w:r w:rsidRPr="00142403" w:rsidDel="00C25905">
                  <w:delText>integer</w:delText>
                </w:r>
              </w:del>
            </w:ins>
          </w:p>
        </w:tc>
        <w:tc>
          <w:tcPr>
            <w:tcW w:w="3507" w:type="dxa"/>
          </w:tcPr>
          <w:p w:rsidR="00142403" w:rsidDel="00C25905" w:rsidRDefault="00142403" w:rsidP="00EB196C">
            <w:pPr>
              <w:pStyle w:val="Table-Text"/>
              <w:rPr>
                <w:ins w:id="2395" w:author="Arnaud Dumont" w:date="2014-03-11T17:38:00Z"/>
                <w:del w:id="2396" w:author="Chris Wright" w:date="2014-06-16T13:46:00Z"/>
              </w:rPr>
            </w:pPr>
            <w:ins w:id="2397" w:author="Arnaud Dumont" w:date="2014-03-11T17:43:00Z">
              <w:del w:id="2398" w:author="Chris Wright" w:date="2014-06-16T13:46:00Z">
                <w:r w:rsidDel="00C25905">
                  <w:delText>The current query usage of the zone</w:delText>
                </w:r>
              </w:del>
            </w:ins>
          </w:p>
        </w:tc>
      </w:tr>
      <w:tr w:rsidR="00142403" w:rsidDel="00C25905" w:rsidTr="00EB196C">
        <w:trPr>
          <w:trHeight w:val="113"/>
          <w:tblHeader w:val="0"/>
          <w:ins w:id="2399" w:author="Arnaud Dumont" w:date="2014-03-11T17:43:00Z"/>
          <w:del w:id="2400" w:author="Chris Wright" w:date="2014-06-16T13:46:00Z"/>
        </w:trPr>
        <w:tc>
          <w:tcPr>
            <w:tcW w:w="2965" w:type="dxa"/>
          </w:tcPr>
          <w:p w:rsidR="00142403" w:rsidRPr="00791AEC" w:rsidDel="00C25905" w:rsidRDefault="00142403" w:rsidP="00EB196C">
            <w:pPr>
              <w:pStyle w:val="Table-Text"/>
              <w:rPr>
                <w:ins w:id="2401" w:author="Arnaud Dumont" w:date="2014-03-11T17:43:00Z"/>
                <w:del w:id="2402" w:author="Chris Wright" w:date="2014-06-16T13:46:00Z"/>
              </w:rPr>
            </w:pPr>
            <w:ins w:id="2403" w:author="Arnaud Dumont" w:date="2014-03-11T17:43:00Z">
              <w:del w:id="2404" w:author="Chris Wright" w:date="2014-06-16T13:46:00Z">
                <w:r w:rsidRPr="00142403" w:rsidDel="00C25905">
                  <w:delText>zoneUsageLimit</w:delText>
                </w:r>
              </w:del>
            </w:ins>
          </w:p>
        </w:tc>
        <w:tc>
          <w:tcPr>
            <w:tcW w:w="2175" w:type="dxa"/>
          </w:tcPr>
          <w:p w:rsidR="00142403" w:rsidDel="00C25905" w:rsidRDefault="00142403" w:rsidP="00EB196C">
            <w:pPr>
              <w:pStyle w:val="Table-Text"/>
              <w:rPr>
                <w:ins w:id="2405" w:author="Arnaud Dumont" w:date="2014-03-11T17:43:00Z"/>
                <w:del w:id="2406" w:author="Chris Wright" w:date="2014-06-16T13:46:00Z"/>
              </w:rPr>
            </w:pPr>
            <w:ins w:id="2407" w:author="Arnaud Dumont" w:date="2014-03-11T17:43:00Z">
              <w:del w:id="2408" w:author="Chris Wright" w:date="2014-06-16T13:46:00Z">
                <w:r w:rsidRPr="00142403" w:rsidDel="00C25905">
                  <w:delText>integer</w:delText>
                </w:r>
              </w:del>
            </w:ins>
          </w:p>
        </w:tc>
        <w:tc>
          <w:tcPr>
            <w:tcW w:w="3507" w:type="dxa"/>
          </w:tcPr>
          <w:p w:rsidR="00142403" w:rsidDel="00C25905" w:rsidRDefault="00142403" w:rsidP="00EB196C">
            <w:pPr>
              <w:pStyle w:val="Table-Text"/>
              <w:rPr>
                <w:ins w:id="2409" w:author="Arnaud Dumont" w:date="2014-03-11T17:43:00Z"/>
                <w:del w:id="2410" w:author="Chris Wright" w:date="2014-06-16T13:46:00Z"/>
              </w:rPr>
            </w:pPr>
            <w:ins w:id="2411" w:author="Arnaud Dumont" w:date="2014-03-11T17:43:00Z">
              <w:del w:id="2412" w:author="Chris Wright" w:date="2014-06-16T13:46:00Z">
                <w:r w:rsidDel="00C25905">
                  <w:delText>The query usage limit of the plan the zone is linked to</w:delText>
                </w:r>
              </w:del>
            </w:ins>
          </w:p>
        </w:tc>
      </w:tr>
    </w:tbl>
    <w:p w:rsidR="00142403" w:rsidDel="00C25905" w:rsidRDefault="00142403" w:rsidP="00142403">
      <w:pPr>
        <w:rPr>
          <w:ins w:id="2413" w:author="Arnaud Dumont" w:date="2014-03-11T17:44:00Z"/>
          <w:del w:id="2414" w:author="Chris Wright" w:date="2014-06-16T13:46:00Z"/>
        </w:rPr>
      </w:pPr>
      <w:ins w:id="2415" w:author="Arnaud Dumont" w:date="2014-03-11T17:44:00Z">
        <w:del w:id="2416" w:author="Chris Wright" w:date="2014-06-16T13:46:00Z">
          <w:r w:rsidRPr="00142403" w:rsidDel="00C25905">
            <w:delText>WarningZoneGroupUsageMessageContents</w:delText>
          </w:r>
          <w:r w:rsidDel="00C25905">
            <w:delText>:</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Del="00C25905" w:rsidTr="00EB196C">
        <w:trPr>
          <w:tblHeader w:val="0"/>
          <w:ins w:id="2417" w:author="Arnaud Dumont" w:date="2014-03-11T17:44:00Z"/>
          <w:del w:id="2418" w:author="Chris Wright" w:date="2014-06-16T13:46:00Z"/>
        </w:trPr>
        <w:tc>
          <w:tcPr>
            <w:tcW w:w="2965" w:type="dxa"/>
            <w:shd w:val="clear" w:color="auto" w:fill="BFBFBF" w:themeFill="background1" w:themeFillShade="BF"/>
          </w:tcPr>
          <w:p w:rsidR="00142403" w:rsidDel="00C25905" w:rsidRDefault="00142403" w:rsidP="00EB196C">
            <w:pPr>
              <w:pStyle w:val="Table-Header"/>
              <w:rPr>
                <w:ins w:id="2419" w:author="Arnaud Dumont" w:date="2014-03-11T17:44:00Z"/>
                <w:del w:id="2420" w:author="Chris Wright" w:date="2014-06-16T13:46:00Z"/>
              </w:rPr>
            </w:pPr>
            <w:ins w:id="2421" w:author="Arnaud Dumont" w:date="2014-03-11T17:44:00Z">
              <w:del w:id="2422" w:author="Chris Wright" w:date="2014-06-16T13:46:00Z">
                <w:r w:rsidDel="00C25905">
                  <w:delText>Related message type</w:delText>
                </w:r>
              </w:del>
            </w:ins>
          </w:p>
        </w:tc>
        <w:tc>
          <w:tcPr>
            <w:tcW w:w="5682" w:type="dxa"/>
            <w:gridSpan w:val="2"/>
            <w:shd w:val="clear" w:color="auto" w:fill="BFBFBF" w:themeFill="background1" w:themeFillShade="BF"/>
          </w:tcPr>
          <w:p w:rsidR="00142403" w:rsidDel="00C25905" w:rsidRDefault="00E01131" w:rsidP="00EB196C">
            <w:pPr>
              <w:pStyle w:val="Table-Header"/>
              <w:rPr>
                <w:ins w:id="2423" w:author="Arnaud Dumont" w:date="2014-03-11T17:44:00Z"/>
                <w:del w:id="2424" w:author="Chris Wright" w:date="2014-06-16T13:46:00Z"/>
              </w:rPr>
            </w:pPr>
            <w:ins w:id="2425" w:author="Arnaud Dumont" w:date="2014-03-11T17:49:00Z">
              <w:del w:id="2426" w:author="Chris Wright" w:date="2014-06-16T13:46:00Z">
                <w:r w:rsidRPr="00E01131" w:rsidDel="00C25905">
                  <w:rPr>
                    <w:b w:val="0"/>
                  </w:rPr>
                  <w:delText>warningZoneGroupUsage</w:delText>
                </w:r>
              </w:del>
            </w:ins>
          </w:p>
        </w:tc>
      </w:tr>
      <w:tr w:rsidR="00142403" w:rsidDel="00C25905" w:rsidTr="00EB196C">
        <w:trPr>
          <w:tblHeader w:val="0"/>
          <w:ins w:id="2427" w:author="Arnaud Dumont" w:date="2014-03-11T17:44:00Z"/>
          <w:del w:id="2428" w:author="Chris Wright" w:date="2014-06-16T13:46:00Z"/>
        </w:trPr>
        <w:tc>
          <w:tcPr>
            <w:tcW w:w="2965" w:type="dxa"/>
            <w:shd w:val="clear" w:color="auto" w:fill="BFBFBF" w:themeFill="background1" w:themeFillShade="BF"/>
          </w:tcPr>
          <w:p w:rsidR="00142403" w:rsidDel="00C25905" w:rsidRDefault="00142403" w:rsidP="00EB196C">
            <w:pPr>
              <w:pStyle w:val="Table-Header"/>
              <w:rPr>
                <w:ins w:id="2429" w:author="Arnaud Dumont" w:date="2014-03-11T17:44:00Z"/>
                <w:del w:id="2430" w:author="Chris Wright" w:date="2014-06-16T13:46:00Z"/>
              </w:rPr>
            </w:pPr>
            <w:ins w:id="2431" w:author="Arnaud Dumont" w:date="2014-03-11T17:44:00Z">
              <w:del w:id="2432" w:author="Chris Wright" w:date="2014-06-16T13:46:00Z">
                <w:r w:rsidDel="00C25905">
                  <w:delText>Related object’s nature</w:delText>
                </w:r>
              </w:del>
            </w:ins>
          </w:p>
        </w:tc>
        <w:tc>
          <w:tcPr>
            <w:tcW w:w="5682" w:type="dxa"/>
            <w:gridSpan w:val="2"/>
            <w:shd w:val="clear" w:color="auto" w:fill="BFBFBF" w:themeFill="background1" w:themeFillShade="BF"/>
          </w:tcPr>
          <w:p w:rsidR="00142403" w:rsidRPr="00791AEC" w:rsidDel="00C25905" w:rsidRDefault="00142403" w:rsidP="00EB196C">
            <w:pPr>
              <w:pStyle w:val="Table-Header"/>
              <w:rPr>
                <w:ins w:id="2433" w:author="Arnaud Dumont" w:date="2014-03-11T17:44:00Z"/>
                <w:del w:id="2434" w:author="Chris Wright" w:date="2014-06-16T13:46:00Z"/>
                <w:b w:val="0"/>
              </w:rPr>
            </w:pPr>
            <w:ins w:id="2435" w:author="Arnaud Dumont" w:date="2014-03-11T17:44:00Z">
              <w:del w:id="2436" w:author="Chris Wright" w:date="2014-06-16T13:46:00Z">
                <w:r w:rsidDel="00C25905">
                  <w:rPr>
                    <w:b w:val="0"/>
                  </w:rPr>
                  <w:delText>Zone group</w:delText>
                </w:r>
              </w:del>
            </w:ins>
          </w:p>
        </w:tc>
      </w:tr>
      <w:tr w:rsidR="00142403" w:rsidDel="00C25905" w:rsidTr="00EB196C">
        <w:trPr>
          <w:tblHeader w:val="0"/>
          <w:ins w:id="2437" w:author="Arnaud Dumont" w:date="2014-03-11T17:44:00Z"/>
          <w:del w:id="2438" w:author="Chris Wright" w:date="2014-06-16T13:46:00Z"/>
        </w:trPr>
        <w:tc>
          <w:tcPr>
            <w:tcW w:w="2965" w:type="dxa"/>
            <w:shd w:val="clear" w:color="auto" w:fill="BFBFBF" w:themeFill="background1" w:themeFillShade="BF"/>
          </w:tcPr>
          <w:p w:rsidR="00142403" w:rsidDel="00C25905" w:rsidRDefault="00142403" w:rsidP="00EB196C">
            <w:pPr>
              <w:pStyle w:val="Table-Header"/>
              <w:rPr>
                <w:ins w:id="2439" w:author="Arnaud Dumont" w:date="2014-03-11T17:44:00Z"/>
                <w:del w:id="2440" w:author="Chris Wright" w:date="2014-06-16T13:46:00Z"/>
              </w:rPr>
            </w:pPr>
            <w:ins w:id="2441" w:author="Arnaud Dumont" w:date="2014-03-11T17:44:00Z">
              <w:del w:id="2442" w:author="Chris Wright" w:date="2014-06-16T13:46:00Z">
                <w:r w:rsidDel="00C25905">
                  <w:delText>RelatedObjectId field type</w:delText>
                </w:r>
              </w:del>
            </w:ins>
          </w:p>
        </w:tc>
        <w:tc>
          <w:tcPr>
            <w:tcW w:w="5682" w:type="dxa"/>
            <w:gridSpan w:val="2"/>
            <w:shd w:val="clear" w:color="auto" w:fill="BFBFBF" w:themeFill="background1" w:themeFillShade="BF"/>
          </w:tcPr>
          <w:p w:rsidR="00142403" w:rsidDel="00C25905" w:rsidRDefault="00142403" w:rsidP="00EB196C">
            <w:pPr>
              <w:pStyle w:val="Table-Header"/>
              <w:rPr>
                <w:ins w:id="2443" w:author="Arnaud Dumont" w:date="2014-03-11T17:44:00Z"/>
                <w:del w:id="2444" w:author="Chris Wright" w:date="2014-06-16T13:46:00Z"/>
                <w:b w:val="0"/>
              </w:rPr>
            </w:pPr>
            <w:ins w:id="2445" w:author="Arnaud Dumont" w:date="2014-03-11T17:44:00Z">
              <w:del w:id="2446" w:author="Chris Wright" w:date="2014-06-16T13:46:00Z">
                <w:r w:rsidDel="00C25905">
                  <w:rPr>
                    <w:b w:val="0"/>
                  </w:rPr>
                  <w:delText>string</w:delText>
                </w:r>
              </w:del>
            </w:ins>
          </w:p>
        </w:tc>
      </w:tr>
      <w:tr w:rsidR="00142403" w:rsidDel="00C25905" w:rsidTr="00EB196C">
        <w:trPr>
          <w:tblHeader w:val="0"/>
          <w:ins w:id="2447" w:author="Arnaud Dumont" w:date="2014-03-11T17:44:00Z"/>
          <w:del w:id="2448" w:author="Chris Wright" w:date="2014-06-16T13:46:00Z"/>
        </w:trPr>
        <w:tc>
          <w:tcPr>
            <w:tcW w:w="2965" w:type="dxa"/>
            <w:shd w:val="clear" w:color="auto" w:fill="BFBFBF" w:themeFill="background1" w:themeFillShade="BF"/>
          </w:tcPr>
          <w:p w:rsidR="00142403" w:rsidRPr="00F21C35" w:rsidDel="00C25905" w:rsidRDefault="00142403" w:rsidP="00EB196C">
            <w:pPr>
              <w:pStyle w:val="Table-Header"/>
              <w:rPr>
                <w:ins w:id="2449" w:author="Arnaud Dumont" w:date="2014-03-11T17:44:00Z"/>
                <w:del w:id="2450" w:author="Chris Wright" w:date="2014-06-16T13:46:00Z"/>
                <w:b w:val="0"/>
              </w:rPr>
            </w:pPr>
            <w:ins w:id="2451" w:author="Arnaud Dumont" w:date="2014-03-11T17:44:00Z">
              <w:del w:id="2452" w:author="Chris Wright" w:date="2014-06-16T13:46:00Z">
                <w:r w:rsidDel="00C25905">
                  <w:delText>Description</w:delText>
                </w:r>
              </w:del>
            </w:ins>
          </w:p>
        </w:tc>
        <w:tc>
          <w:tcPr>
            <w:tcW w:w="5682" w:type="dxa"/>
            <w:gridSpan w:val="2"/>
            <w:shd w:val="clear" w:color="auto" w:fill="BFBFBF" w:themeFill="background1" w:themeFillShade="BF"/>
          </w:tcPr>
          <w:p w:rsidR="00142403" w:rsidRPr="00F21C35" w:rsidDel="00C25905" w:rsidRDefault="00142403" w:rsidP="00EB196C">
            <w:pPr>
              <w:pStyle w:val="Table-Header"/>
              <w:rPr>
                <w:ins w:id="2453" w:author="Arnaud Dumont" w:date="2014-03-11T17:44:00Z"/>
                <w:del w:id="2454" w:author="Chris Wright" w:date="2014-06-16T13:46:00Z"/>
                <w:b w:val="0"/>
              </w:rPr>
            </w:pPr>
            <w:ins w:id="2455" w:author="Arnaud Dumont" w:date="2014-03-11T17:44:00Z">
              <w:del w:id="2456" w:author="Chris Wright" w:date="2014-06-16T13:46:00Z">
                <w:r w:rsidDel="00C25905">
                  <w:rPr>
                    <w:b w:val="0"/>
                  </w:rPr>
                  <w:delText>R</w:delText>
                </w:r>
                <w:r w:rsidRPr="00EC18F5" w:rsidDel="00C25905">
                  <w:rPr>
                    <w:b w:val="0"/>
                  </w:rPr>
                  <w:delText xml:space="preserve">eceived when </w:delText>
                </w:r>
                <w:r w:rsidDel="00C25905">
                  <w:rPr>
                    <w:b w:val="0"/>
                  </w:rPr>
                  <w:delText>the query usage of the zones of a zone group has exceeded the warning threshold</w:delText>
                </w:r>
              </w:del>
            </w:ins>
          </w:p>
        </w:tc>
      </w:tr>
      <w:tr w:rsidR="00142403" w:rsidDel="00C25905" w:rsidTr="00EB196C">
        <w:trPr>
          <w:tblHeader w:val="0"/>
          <w:ins w:id="2457" w:author="Arnaud Dumont" w:date="2014-03-11T17:44:00Z"/>
          <w:del w:id="2458" w:author="Chris Wright" w:date="2014-06-16T13:46:00Z"/>
        </w:trPr>
        <w:tc>
          <w:tcPr>
            <w:tcW w:w="2965" w:type="dxa"/>
            <w:shd w:val="clear" w:color="auto" w:fill="BFBFBF" w:themeFill="background1" w:themeFillShade="BF"/>
          </w:tcPr>
          <w:p w:rsidR="00142403" w:rsidRPr="00750051" w:rsidDel="00C25905" w:rsidRDefault="00142403" w:rsidP="00EB196C">
            <w:pPr>
              <w:pStyle w:val="Table-Header"/>
              <w:rPr>
                <w:ins w:id="2459" w:author="Arnaud Dumont" w:date="2014-03-11T17:44:00Z"/>
                <w:del w:id="2460" w:author="Chris Wright" w:date="2014-06-16T13:46:00Z"/>
              </w:rPr>
            </w:pPr>
            <w:ins w:id="2461" w:author="Arnaud Dumont" w:date="2014-03-11T17:44:00Z">
              <w:del w:id="2462" w:author="Chris Wright" w:date="2014-06-16T13:46:00Z">
                <w:r w:rsidDel="00C25905">
                  <w:delText>Field Name</w:delText>
                </w:r>
              </w:del>
            </w:ins>
          </w:p>
        </w:tc>
        <w:tc>
          <w:tcPr>
            <w:tcW w:w="2175" w:type="dxa"/>
            <w:shd w:val="clear" w:color="auto" w:fill="BFBFBF" w:themeFill="background1" w:themeFillShade="BF"/>
          </w:tcPr>
          <w:p w:rsidR="00142403" w:rsidDel="00C25905" w:rsidRDefault="00142403" w:rsidP="00EB196C">
            <w:pPr>
              <w:pStyle w:val="Table-Header"/>
              <w:rPr>
                <w:ins w:id="2463" w:author="Arnaud Dumont" w:date="2014-03-11T17:44:00Z"/>
                <w:del w:id="2464" w:author="Chris Wright" w:date="2014-06-16T13:46:00Z"/>
              </w:rPr>
            </w:pPr>
            <w:ins w:id="2465" w:author="Arnaud Dumont" w:date="2014-03-11T17:44:00Z">
              <w:del w:id="2466" w:author="Chris Wright" w:date="2014-06-16T13:46:00Z">
                <w:r w:rsidDel="00C25905">
                  <w:delText>Type</w:delText>
                </w:r>
              </w:del>
            </w:ins>
          </w:p>
        </w:tc>
        <w:tc>
          <w:tcPr>
            <w:tcW w:w="3507" w:type="dxa"/>
            <w:shd w:val="clear" w:color="auto" w:fill="BFBFBF" w:themeFill="background1" w:themeFillShade="BF"/>
          </w:tcPr>
          <w:p w:rsidR="00142403" w:rsidDel="00C25905" w:rsidRDefault="00142403" w:rsidP="00EB196C">
            <w:pPr>
              <w:pStyle w:val="Table-Header"/>
              <w:rPr>
                <w:ins w:id="2467" w:author="Arnaud Dumont" w:date="2014-03-11T17:44:00Z"/>
                <w:del w:id="2468" w:author="Chris Wright" w:date="2014-06-16T13:46:00Z"/>
              </w:rPr>
            </w:pPr>
            <w:ins w:id="2469" w:author="Arnaud Dumont" w:date="2014-03-11T17:44:00Z">
              <w:del w:id="2470" w:author="Chris Wright" w:date="2014-06-16T13:46:00Z">
                <w:r w:rsidDel="00C25905">
                  <w:delText>Description</w:delText>
                </w:r>
              </w:del>
            </w:ins>
          </w:p>
        </w:tc>
      </w:tr>
      <w:tr w:rsidR="00142403" w:rsidDel="00C25905" w:rsidTr="00EB196C">
        <w:trPr>
          <w:trHeight w:val="113"/>
          <w:tblHeader w:val="0"/>
          <w:ins w:id="2471" w:author="Arnaud Dumont" w:date="2014-03-11T17:44:00Z"/>
          <w:del w:id="2472" w:author="Chris Wright" w:date="2014-06-16T13:46:00Z"/>
        </w:trPr>
        <w:tc>
          <w:tcPr>
            <w:tcW w:w="2965" w:type="dxa"/>
          </w:tcPr>
          <w:p w:rsidR="00142403" w:rsidDel="00C25905" w:rsidRDefault="00142403" w:rsidP="00142403">
            <w:pPr>
              <w:pStyle w:val="Table-Text"/>
              <w:rPr>
                <w:ins w:id="2473" w:author="Arnaud Dumont" w:date="2014-03-11T17:44:00Z"/>
                <w:del w:id="2474" w:author="Chris Wright" w:date="2014-06-16T13:46:00Z"/>
              </w:rPr>
            </w:pPr>
            <w:ins w:id="2475" w:author="Arnaud Dumont" w:date="2014-03-11T17:44:00Z">
              <w:del w:id="2476" w:author="Chris Wright" w:date="2014-06-16T13:46:00Z">
                <w:r w:rsidDel="00C25905">
                  <w:delText>zone</w:delText>
                </w:r>
              </w:del>
            </w:ins>
            <w:ins w:id="2477" w:author="Arnaud Dumont" w:date="2014-03-11T17:45:00Z">
              <w:del w:id="2478" w:author="Chris Wright" w:date="2014-06-16T13:46:00Z">
                <w:r w:rsidDel="00C25905">
                  <w:delText>Group</w:delText>
                </w:r>
              </w:del>
            </w:ins>
          </w:p>
        </w:tc>
        <w:tc>
          <w:tcPr>
            <w:tcW w:w="2175" w:type="dxa"/>
          </w:tcPr>
          <w:p w:rsidR="00142403" w:rsidDel="00C25905" w:rsidRDefault="00142403" w:rsidP="00EB196C">
            <w:pPr>
              <w:pStyle w:val="Table-Text"/>
              <w:rPr>
                <w:ins w:id="2479" w:author="Arnaud Dumont" w:date="2014-03-11T17:44:00Z"/>
                <w:del w:id="2480" w:author="Chris Wright" w:date="2014-06-16T13:46:00Z"/>
              </w:rPr>
            </w:pPr>
            <w:ins w:id="2481" w:author="Arnaud Dumont" w:date="2014-03-11T17:44:00Z">
              <w:del w:id="2482" w:author="Chris Wright" w:date="2014-06-16T13:46:00Z">
                <w:r w:rsidDel="00C25905">
                  <w:delText>string</w:delText>
                </w:r>
              </w:del>
            </w:ins>
          </w:p>
        </w:tc>
        <w:tc>
          <w:tcPr>
            <w:tcW w:w="3507" w:type="dxa"/>
          </w:tcPr>
          <w:p w:rsidR="00142403" w:rsidDel="00C25905" w:rsidRDefault="00142403" w:rsidP="00EB196C">
            <w:pPr>
              <w:pStyle w:val="Table-Text"/>
              <w:rPr>
                <w:ins w:id="2483" w:author="Arnaud Dumont" w:date="2014-03-11T17:44:00Z"/>
                <w:del w:id="2484" w:author="Chris Wright" w:date="2014-06-16T13:46:00Z"/>
              </w:rPr>
            </w:pPr>
            <w:ins w:id="2485" w:author="Arnaud Dumont" w:date="2014-03-11T17:44:00Z">
              <w:del w:id="2486" w:author="Chris Wright" w:date="2014-06-16T13:46:00Z">
                <w:r w:rsidDel="00C25905">
                  <w:delText>The name of the related zone</w:delText>
                </w:r>
              </w:del>
            </w:ins>
            <w:ins w:id="2487" w:author="Arnaud Dumont" w:date="2014-03-11T17:45:00Z">
              <w:del w:id="2488" w:author="Chris Wright" w:date="2014-06-16T13:46:00Z">
                <w:r w:rsidDel="00C25905">
                  <w:delText xml:space="preserve"> group</w:delText>
                </w:r>
              </w:del>
            </w:ins>
          </w:p>
        </w:tc>
      </w:tr>
      <w:tr w:rsidR="00142403" w:rsidDel="00C25905" w:rsidTr="00EB196C">
        <w:trPr>
          <w:trHeight w:val="113"/>
          <w:tblHeader w:val="0"/>
          <w:ins w:id="2489" w:author="Arnaud Dumont" w:date="2014-03-11T17:44:00Z"/>
          <w:del w:id="2490" w:author="Chris Wright" w:date="2014-06-16T13:46:00Z"/>
        </w:trPr>
        <w:tc>
          <w:tcPr>
            <w:tcW w:w="2965" w:type="dxa"/>
          </w:tcPr>
          <w:p w:rsidR="00142403" w:rsidDel="00C25905" w:rsidRDefault="00EF0F0E" w:rsidP="00EB196C">
            <w:pPr>
              <w:pStyle w:val="Table-Text"/>
              <w:rPr>
                <w:ins w:id="2491" w:author="Arnaud Dumont" w:date="2014-03-11T17:44:00Z"/>
                <w:del w:id="2492" w:author="Chris Wright" w:date="2014-06-16T13:46:00Z"/>
              </w:rPr>
            </w:pPr>
            <w:ins w:id="2493" w:author="Arnaud Dumont" w:date="2014-03-11T17:47:00Z">
              <w:del w:id="2494" w:author="Chris Wright" w:date="2014-06-16T13:46:00Z">
                <w:r w:rsidRPr="00EF0F0E" w:rsidDel="00C25905">
                  <w:delText>currentZoneGroupUsage</w:delText>
                </w:r>
              </w:del>
            </w:ins>
          </w:p>
        </w:tc>
        <w:tc>
          <w:tcPr>
            <w:tcW w:w="2175" w:type="dxa"/>
          </w:tcPr>
          <w:p w:rsidR="00142403" w:rsidDel="00C25905" w:rsidRDefault="00142403" w:rsidP="00EB196C">
            <w:pPr>
              <w:pStyle w:val="Table-Text"/>
              <w:rPr>
                <w:ins w:id="2495" w:author="Arnaud Dumont" w:date="2014-03-11T17:44:00Z"/>
                <w:del w:id="2496" w:author="Chris Wright" w:date="2014-06-16T13:46:00Z"/>
              </w:rPr>
            </w:pPr>
            <w:ins w:id="2497" w:author="Arnaud Dumont" w:date="2014-03-11T17:44:00Z">
              <w:del w:id="2498" w:author="Chris Wright" w:date="2014-06-16T13:46:00Z">
                <w:r w:rsidRPr="00142403" w:rsidDel="00C25905">
                  <w:delText>integer</w:delText>
                </w:r>
              </w:del>
            </w:ins>
          </w:p>
        </w:tc>
        <w:tc>
          <w:tcPr>
            <w:tcW w:w="3507" w:type="dxa"/>
          </w:tcPr>
          <w:p w:rsidR="00142403" w:rsidDel="00C25905" w:rsidRDefault="00142403" w:rsidP="00EB196C">
            <w:pPr>
              <w:pStyle w:val="Table-Text"/>
              <w:rPr>
                <w:ins w:id="2499" w:author="Arnaud Dumont" w:date="2014-03-11T17:44:00Z"/>
                <w:del w:id="2500" w:author="Chris Wright" w:date="2014-06-16T13:46:00Z"/>
              </w:rPr>
            </w:pPr>
            <w:ins w:id="2501" w:author="Arnaud Dumont" w:date="2014-03-11T17:44:00Z">
              <w:del w:id="2502" w:author="Chris Wright" w:date="2014-06-16T13:46:00Z">
                <w:r w:rsidDel="00C25905">
                  <w:delText>The current query usage of the zone</w:delText>
                </w:r>
              </w:del>
            </w:ins>
            <w:ins w:id="2503" w:author="Arnaud Dumont" w:date="2014-03-11T17:45:00Z">
              <w:del w:id="2504" w:author="Chris Wright" w:date="2014-06-16T13:46:00Z">
                <w:r w:rsidDel="00C25905">
                  <w:delText xml:space="preserve"> group</w:delText>
                </w:r>
              </w:del>
            </w:ins>
          </w:p>
        </w:tc>
      </w:tr>
      <w:tr w:rsidR="00EF0F0E" w:rsidDel="00C25905" w:rsidTr="00EB196C">
        <w:trPr>
          <w:trHeight w:val="113"/>
          <w:tblHeader w:val="0"/>
          <w:ins w:id="2505" w:author="Arnaud Dumont" w:date="2014-03-11T17:47:00Z"/>
          <w:del w:id="2506" w:author="Chris Wright" w:date="2014-06-16T13:46:00Z"/>
        </w:trPr>
        <w:tc>
          <w:tcPr>
            <w:tcW w:w="2965" w:type="dxa"/>
          </w:tcPr>
          <w:p w:rsidR="00EF0F0E" w:rsidRPr="00EF0F0E" w:rsidDel="00C25905" w:rsidRDefault="00EF0F0E" w:rsidP="00EB196C">
            <w:pPr>
              <w:pStyle w:val="Table-Text"/>
              <w:rPr>
                <w:ins w:id="2507" w:author="Arnaud Dumont" w:date="2014-03-11T17:47:00Z"/>
                <w:del w:id="2508" w:author="Chris Wright" w:date="2014-06-16T13:46:00Z"/>
              </w:rPr>
            </w:pPr>
            <w:ins w:id="2509" w:author="Arnaud Dumont" w:date="2014-03-11T17:48:00Z">
              <w:del w:id="2510" w:author="Chris Wright" w:date="2014-06-16T13:46:00Z">
                <w:r w:rsidRPr="00EF0F0E" w:rsidDel="00C25905">
                  <w:delText>zoneGroupUsageLimit</w:delText>
                </w:r>
              </w:del>
            </w:ins>
          </w:p>
        </w:tc>
        <w:tc>
          <w:tcPr>
            <w:tcW w:w="2175" w:type="dxa"/>
          </w:tcPr>
          <w:p w:rsidR="00EF0F0E" w:rsidRPr="00142403" w:rsidDel="00C25905" w:rsidRDefault="00EF0F0E" w:rsidP="00EB196C">
            <w:pPr>
              <w:pStyle w:val="Table-Text"/>
              <w:rPr>
                <w:ins w:id="2511" w:author="Arnaud Dumont" w:date="2014-03-11T17:47:00Z"/>
                <w:del w:id="2512" w:author="Chris Wright" w:date="2014-06-16T13:46:00Z"/>
              </w:rPr>
            </w:pPr>
            <w:ins w:id="2513" w:author="Arnaud Dumont" w:date="2014-03-11T17:47:00Z">
              <w:del w:id="2514" w:author="Chris Wright" w:date="2014-06-16T13:46:00Z">
                <w:r w:rsidRPr="00142403" w:rsidDel="00C25905">
                  <w:delText>integer</w:delText>
                </w:r>
              </w:del>
            </w:ins>
          </w:p>
        </w:tc>
        <w:tc>
          <w:tcPr>
            <w:tcW w:w="3507" w:type="dxa"/>
          </w:tcPr>
          <w:p w:rsidR="00EF0F0E" w:rsidDel="00C25905" w:rsidRDefault="00EF0F0E" w:rsidP="00EB196C">
            <w:pPr>
              <w:pStyle w:val="Table-Text"/>
              <w:rPr>
                <w:ins w:id="2515" w:author="Arnaud Dumont" w:date="2014-03-11T17:47:00Z"/>
                <w:del w:id="2516" w:author="Chris Wright" w:date="2014-06-16T13:46:00Z"/>
              </w:rPr>
            </w:pPr>
            <w:ins w:id="2517" w:author="Arnaud Dumont" w:date="2014-03-11T17:47:00Z">
              <w:del w:id="2518" w:author="Chris Wright" w:date="2014-06-16T13:46:00Z">
                <w:r w:rsidDel="00C25905">
                  <w:delText>The query usage limit of the plan the zone group is linked to</w:delText>
                </w:r>
              </w:del>
            </w:ins>
          </w:p>
        </w:tc>
      </w:tr>
    </w:tbl>
    <w:p w:rsidR="00EB196C" w:rsidDel="00C25905" w:rsidRDefault="00EB196C" w:rsidP="00EB196C">
      <w:pPr>
        <w:rPr>
          <w:ins w:id="2519" w:author="Arnaud Dumont" w:date="2014-03-11T17:45:00Z"/>
          <w:del w:id="2520" w:author="Chris Wright" w:date="2014-06-16T13:46:00Z"/>
        </w:rPr>
      </w:pPr>
      <w:ins w:id="2521" w:author="Arnaud Dumont" w:date="2014-03-11T17:46:00Z">
        <w:del w:id="2522" w:author="Chris Wright" w:date="2014-06-16T13:46:00Z">
          <w:r w:rsidRPr="00EB196C" w:rsidDel="00C25905">
            <w:delText>CriticalZoneGroupUsageMessageContents</w:delText>
          </w:r>
        </w:del>
      </w:ins>
      <w:ins w:id="2523" w:author="Arnaud Dumont" w:date="2014-03-11T17:45:00Z">
        <w:del w:id="2524" w:author="Chris Wright" w:date="2014-06-16T13:46:00Z">
          <w:r w:rsidDel="00C25905">
            <w:delText>:</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EB196C" w:rsidDel="00C25905" w:rsidTr="00EB196C">
        <w:trPr>
          <w:tblHeader w:val="0"/>
          <w:ins w:id="2525" w:author="Arnaud Dumont" w:date="2014-03-11T17:45:00Z"/>
          <w:del w:id="2526" w:author="Chris Wright" w:date="2014-06-16T13:46:00Z"/>
        </w:trPr>
        <w:tc>
          <w:tcPr>
            <w:tcW w:w="2965" w:type="dxa"/>
            <w:shd w:val="clear" w:color="auto" w:fill="BFBFBF" w:themeFill="background1" w:themeFillShade="BF"/>
          </w:tcPr>
          <w:p w:rsidR="00EB196C" w:rsidDel="00C25905" w:rsidRDefault="00EB196C" w:rsidP="00EB196C">
            <w:pPr>
              <w:pStyle w:val="Table-Header"/>
              <w:rPr>
                <w:ins w:id="2527" w:author="Arnaud Dumont" w:date="2014-03-11T17:45:00Z"/>
                <w:del w:id="2528" w:author="Chris Wright" w:date="2014-06-16T13:46:00Z"/>
              </w:rPr>
            </w:pPr>
            <w:ins w:id="2529" w:author="Arnaud Dumont" w:date="2014-03-11T17:45:00Z">
              <w:del w:id="2530" w:author="Chris Wright" w:date="2014-06-16T13:46:00Z">
                <w:r w:rsidDel="00C25905">
                  <w:delText>Related message type</w:delText>
                </w:r>
              </w:del>
            </w:ins>
          </w:p>
        </w:tc>
        <w:tc>
          <w:tcPr>
            <w:tcW w:w="5682" w:type="dxa"/>
            <w:gridSpan w:val="2"/>
            <w:shd w:val="clear" w:color="auto" w:fill="BFBFBF" w:themeFill="background1" w:themeFillShade="BF"/>
          </w:tcPr>
          <w:p w:rsidR="00EB196C" w:rsidDel="00C25905" w:rsidRDefault="00EB196C" w:rsidP="00EB196C">
            <w:pPr>
              <w:pStyle w:val="Table-Header"/>
              <w:rPr>
                <w:ins w:id="2531" w:author="Arnaud Dumont" w:date="2014-03-11T17:45:00Z"/>
                <w:del w:id="2532" w:author="Chris Wright" w:date="2014-06-16T13:46:00Z"/>
              </w:rPr>
            </w:pPr>
            <w:ins w:id="2533" w:author="Arnaud Dumont" w:date="2014-03-11T17:46:00Z">
              <w:del w:id="2534" w:author="Chris Wright" w:date="2014-06-16T13:46:00Z">
                <w:r w:rsidRPr="00EB196C" w:rsidDel="00C25905">
                  <w:rPr>
                    <w:b w:val="0"/>
                  </w:rPr>
                  <w:delText>criticalZoneGroupUsage</w:delText>
                </w:r>
              </w:del>
            </w:ins>
          </w:p>
        </w:tc>
      </w:tr>
      <w:tr w:rsidR="00EB196C" w:rsidDel="00C25905" w:rsidTr="00EB196C">
        <w:trPr>
          <w:tblHeader w:val="0"/>
          <w:ins w:id="2535" w:author="Arnaud Dumont" w:date="2014-03-11T17:45:00Z"/>
          <w:del w:id="2536" w:author="Chris Wright" w:date="2014-06-16T13:46:00Z"/>
        </w:trPr>
        <w:tc>
          <w:tcPr>
            <w:tcW w:w="2965" w:type="dxa"/>
            <w:shd w:val="clear" w:color="auto" w:fill="BFBFBF" w:themeFill="background1" w:themeFillShade="BF"/>
          </w:tcPr>
          <w:p w:rsidR="00EB196C" w:rsidDel="00C25905" w:rsidRDefault="00EB196C" w:rsidP="00EB196C">
            <w:pPr>
              <w:pStyle w:val="Table-Header"/>
              <w:rPr>
                <w:ins w:id="2537" w:author="Arnaud Dumont" w:date="2014-03-11T17:45:00Z"/>
                <w:del w:id="2538" w:author="Chris Wright" w:date="2014-06-16T13:46:00Z"/>
              </w:rPr>
            </w:pPr>
            <w:ins w:id="2539" w:author="Arnaud Dumont" w:date="2014-03-11T17:45:00Z">
              <w:del w:id="2540" w:author="Chris Wright" w:date="2014-06-16T13:46:00Z">
                <w:r w:rsidDel="00C25905">
                  <w:delText>Related object’s nature</w:delText>
                </w:r>
              </w:del>
            </w:ins>
          </w:p>
        </w:tc>
        <w:tc>
          <w:tcPr>
            <w:tcW w:w="5682" w:type="dxa"/>
            <w:gridSpan w:val="2"/>
            <w:shd w:val="clear" w:color="auto" w:fill="BFBFBF" w:themeFill="background1" w:themeFillShade="BF"/>
          </w:tcPr>
          <w:p w:rsidR="00EB196C" w:rsidRPr="00791AEC" w:rsidDel="00C25905" w:rsidRDefault="00EB196C" w:rsidP="00EB196C">
            <w:pPr>
              <w:pStyle w:val="Table-Header"/>
              <w:rPr>
                <w:ins w:id="2541" w:author="Arnaud Dumont" w:date="2014-03-11T17:45:00Z"/>
                <w:del w:id="2542" w:author="Chris Wright" w:date="2014-06-16T13:46:00Z"/>
                <w:b w:val="0"/>
              </w:rPr>
            </w:pPr>
            <w:ins w:id="2543" w:author="Arnaud Dumont" w:date="2014-03-11T17:45:00Z">
              <w:del w:id="2544" w:author="Chris Wright" w:date="2014-06-16T13:46:00Z">
                <w:r w:rsidDel="00C25905">
                  <w:rPr>
                    <w:b w:val="0"/>
                  </w:rPr>
                  <w:delText>Zone group</w:delText>
                </w:r>
              </w:del>
            </w:ins>
          </w:p>
        </w:tc>
      </w:tr>
      <w:tr w:rsidR="00EB196C" w:rsidDel="00C25905" w:rsidTr="00EB196C">
        <w:trPr>
          <w:tblHeader w:val="0"/>
          <w:ins w:id="2545" w:author="Arnaud Dumont" w:date="2014-03-11T17:45:00Z"/>
          <w:del w:id="2546" w:author="Chris Wright" w:date="2014-06-16T13:46:00Z"/>
        </w:trPr>
        <w:tc>
          <w:tcPr>
            <w:tcW w:w="2965" w:type="dxa"/>
            <w:shd w:val="clear" w:color="auto" w:fill="BFBFBF" w:themeFill="background1" w:themeFillShade="BF"/>
          </w:tcPr>
          <w:p w:rsidR="00EB196C" w:rsidDel="00C25905" w:rsidRDefault="00EB196C" w:rsidP="00EB196C">
            <w:pPr>
              <w:pStyle w:val="Table-Header"/>
              <w:rPr>
                <w:ins w:id="2547" w:author="Arnaud Dumont" w:date="2014-03-11T17:45:00Z"/>
                <w:del w:id="2548" w:author="Chris Wright" w:date="2014-06-16T13:46:00Z"/>
              </w:rPr>
            </w:pPr>
            <w:ins w:id="2549" w:author="Arnaud Dumont" w:date="2014-03-11T17:45:00Z">
              <w:del w:id="2550" w:author="Chris Wright" w:date="2014-06-16T13:46:00Z">
                <w:r w:rsidDel="00C25905">
                  <w:delText>RelatedObjectId field type</w:delText>
                </w:r>
              </w:del>
            </w:ins>
          </w:p>
        </w:tc>
        <w:tc>
          <w:tcPr>
            <w:tcW w:w="5682" w:type="dxa"/>
            <w:gridSpan w:val="2"/>
            <w:shd w:val="clear" w:color="auto" w:fill="BFBFBF" w:themeFill="background1" w:themeFillShade="BF"/>
          </w:tcPr>
          <w:p w:rsidR="00EB196C" w:rsidDel="00C25905" w:rsidRDefault="00EB196C" w:rsidP="00EB196C">
            <w:pPr>
              <w:pStyle w:val="Table-Header"/>
              <w:rPr>
                <w:ins w:id="2551" w:author="Arnaud Dumont" w:date="2014-03-11T17:45:00Z"/>
                <w:del w:id="2552" w:author="Chris Wright" w:date="2014-06-16T13:46:00Z"/>
                <w:b w:val="0"/>
              </w:rPr>
            </w:pPr>
            <w:ins w:id="2553" w:author="Arnaud Dumont" w:date="2014-03-11T17:45:00Z">
              <w:del w:id="2554" w:author="Chris Wright" w:date="2014-06-16T13:46:00Z">
                <w:r w:rsidDel="00C25905">
                  <w:rPr>
                    <w:b w:val="0"/>
                  </w:rPr>
                  <w:delText>string</w:delText>
                </w:r>
              </w:del>
            </w:ins>
          </w:p>
        </w:tc>
      </w:tr>
      <w:tr w:rsidR="00EB196C" w:rsidDel="00C25905" w:rsidTr="00EB196C">
        <w:trPr>
          <w:tblHeader w:val="0"/>
          <w:ins w:id="2555" w:author="Arnaud Dumont" w:date="2014-03-11T17:45:00Z"/>
          <w:del w:id="2556" w:author="Chris Wright" w:date="2014-06-16T13:46:00Z"/>
        </w:trPr>
        <w:tc>
          <w:tcPr>
            <w:tcW w:w="2965" w:type="dxa"/>
            <w:shd w:val="clear" w:color="auto" w:fill="BFBFBF" w:themeFill="background1" w:themeFillShade="BF"/>
          </w:tcPr>
          <w:p w:rsidR="00EB196C" w:rsidRPr="00F21C35" w:rsidDel="00C25905" w:rsidRDefault="00EB196C" w:rsidP="00EB196C">
            <w:pPr>
              <w:pStyle w:val="Table-Header"/>
              <w:rPr>
                <w:ins w:id="2557" w:author="Arnaud Dumont" w:date="2014-03-11T17:45:00Z"/>
                <w:del w:id="2558" w:author="Chris Wright" w:date="2014-06-16T13:46:00Z"/>
                <w:b w:val="0"/>
              </w:rPr>
            </w:pPr>
            <w:ins w:id="2559" w:author="Arnaud Dumont" w:date="2014-03-11T17:45:00Z">
              <w:del w:id="2560" w:author="Chris Wright" w:date="2014-06-16T13:46:00Z">
                <w:r w:rsidDel="00C25905">
                  <w:delText>Description</w:delText>
                </w:r>
              </w:del>
            </w:ins>
          </w:p>
        </w:tc>
        <w:tc>
          <w:tcPr>
            <w:tcW w:w="5682" w:type="dxa"/>
            <w:gridSpan w:val="2"/>
            <w:shd w:val="clear" w:color="auto" w:fill="BFBFBF" w:themeFill="background1" w:themeFillShade="BF"/>
          </w:tcPr>
          <w:p w:rsidR="00EB196C" w:rsidRPr="00F21C35" w:rsidDel="00C25905" w:rsidRDefault="00EB196C" w:rsidP="00EB196C">
            <w:pPr>
              <w:pStyle w:val="Table-Header"/>
              <w:rPr>
                <w:ins w:id="2561" w:author="Arnaud Dumont" w:date="2014-03-11T17:45:00Z"/>
                <w:del w:id="2562" w:author="Chris Wright" w:date="2014-06-16T13:46:00Z"/>
                <w:b w:val="0"/>
              </w:rPr>
            </w:pPr>
            <w:ins w:id="2563" w:author="Arnaud Dumont" w:date="2014-03-11T17:45:00Z">
              <w:del w:id="2564" w:author="Chris Wright" w:date="2014-06-16T13:46:00Z">
                <w:r w:rsidDel="00C25905">
                  <w:rPr>
                    <w:b w:val="0"/>
                  </w:rPr>
                  <w:delText>R</w:delText>
                </w:r>
                <w:r w:rsidRPr="00EC18F5" w:rsidDel="00C25905">
                  <w:rPr>
                    <w:b w:val="0"/>
                  </w:rPr>
                  <w:delText xml:space="preserve">eceived when </w:delText>
                </w:r>
                <w:r w:rsidDel="00C25905">
                  <w:rPr>
                    <w:b w:val="0"/>
                  </w:rPr>
                  <w:delText xml:space="preserve">the query usage of the zones of a zone group has exceeded the </w:delText>
                </w:r>
              </w:del>
            </w:ins>
            <w:ins w:id="2565" w:author="Arnaud Dumont" w:date="2014-03-11T17:46:00Z">
              <w:del w:id="2566" w:author="Chris Wright" w:date="2014-06-16T13:46:00Z">
                <w:r w:rsidDel="00C25905">
                  <w:rPr>
                    <w:b w:val="0"/>
                  </w:rPr>
                  <w:delText>critical</w:delText>
                </w:r>
              </w:del>
            </w:ins>
            <w:ins w:id="2567" w:author="Arnaud Dumont" w:date="2014-03-11T17:45:00Z">
              <w:del w:id="2568" w:author="Chris Wright" w:date="2014-06-16T13:46:00Z">
                <w:r w:rsidDel="00C25905">
                  <w:rPr>
                    <w:b w:val="0"/>
                  </w:rPr>
                  <w:delText xml:space="preserve"> threshold</w:delText>
                </w:r>
              </w:del>
            </w:ins>
          </w:p>
        </w:tc>
      </w:tr>
      <w:tr w:rsidR="00EB196C" w:rsidDel="00C25905" w:rsidTr="00EB196C">
        <w:trPr>
          <w:tblHeader w:val="0"/>
          <w:ins w:id="2569" w:author="Arnaud Dumont" w:date="2014-03-11T17:45:00Z"/>
          <w:del w:id="2570" w:author="Chris Wright" w:date="2014-06-16T13:46:00Z"/>
        </w:trPr>
        <w:tc>
          <w:tcPr>
            <w:tcW w:w="2965" w:type="dxa"/>
            <w:shd w:val="clear" w:color="auto" w:fill="BFBFBF" w:themeFill="background1" w:themeFillShade="BF"/>
          </w:tcPr>
          <w:p w:rsidR="00EB196C" w:rsidRPr="00750051" w:rsidDel="00C25905" w:rsidRDefault="00EB196C" w:rsidP="00EB196C">
            <w:pPr>
              <w:pStyle w:val="Table-Header"/>
              <w:rPr>
                <w:ins w:id="2571" w:author="Arnaud Dumont" w:date="2014-03-11T17:45:00Z"/>
                <w:del w:id="2572" w:author="Chris Wright" w:date="2014-06-16T13:46:00Z"/>
              </w:rPr>
            </w:pPr>
            <w:ins w:id="2573" w:author="Arnaud Dumont" w:date="2014-03-11T17:45:00Z">
              <w:del w:id="2574" w:author="Chris Wright" w:date="2014-06-16T13:46:00Z">
                <w:r w:rsidDel="00C25905">
                  <w:delText>Field Name</w:delText>
                </w:r>
              </w:del>
            </w:ins>
          </w:p>
        </w:tc>
        <w:tc>
          <w:tcPr>
            <w:tcW w:w="2175" w:type="dxa"/>
            <w:shd w:val="clear" w:color="auto" w:fill="BFBFBF" w:themeFill="background1" w:themeFillShade="BF"/>
          </w:tcPr>
          <w:p w:rsidR="00EB196C" w:rsidDel="00C25905" w:rsidRDefault="00EB196C" w:rsidP="00EB196C">
            <w:pPr>
              <w:pStyle w:val="Table-Header"/>
              <w:rPr>
                <w:ins w:id="2575" w:author="Arnaud Dumont" w:date="2014-03-11T17:45:00Z"/>
                <w:del w:id="2576" w:author="Chris Wright" w:date="2014-06-16T13:46:00Z"/>
              </w:rPr>
            </w:pPr>
            <w:ins w:id="2577" w:author="Arnaud Dumont" w:date="2014-03-11T17:45:00Z">
              <w:del w:id="2578" w:author="Chris Wright" w:date="2014-06-16T13:46:00Z">
                <w:r w:rsidDel="00C25905">
                  <w:delText>Type</w:delText>
                </w:r>
              </w:del>
            </w:ins>
          </w:p>
        </w:tc>
        <w:tc>
          <w:tcPr>
            <w:tcW w:w="3507" w:type="dxa"/>
            <w:shd w:val="clear" w:color="auto" w:fill="BFBFBF" w:themeFill="background1" w:themeFillShade="BF"/>
          </w:tcPr>
          <w:p w:rsidR="00EB196C" w:rsidDel="00C25905" w:rsidRDefault="00EB196C" w:rsidP="00EB196C">
            <w:pPr>
              <w:pStyle w:val="Table-Header"/>
              <w:rPr>
                <w:ins w:id="2579" w:author="Arnaud Dumont" w:date="2014-03-11T17:45:00Z"/>
                <w:del w:id="2580" w:author="Chris Wright" w:date="2014-06-16T13:46:00Z"/>
              </w:rPr>
            </w:pPr>
            <w:ins w:id="2581" w:author="Arnaud Dumont" w:date="2014-03-11T17:45:00Z">
              <w:del w:id="2582" w:author="Chris Wright" w:date="2014-06-16T13:46:00Z">
                <w:r w:rsidDel="00C25905">
                  <w:delText>Description</w:delText>
                </w:r>
              </w:del>
            </w:ins>
          </w:p>
        </w:tc>
      </w:tr>
      <w:tr w:rsidR="00EB196C" w:rsidDel="00C25905" w:rsidTr="00EB196C">
        <w:trPr>
          <w:trHeight w:val="113"/>
          <w:tblHeader w:val="0"/>
          <w:ins w:id="2583" w:author="Arnaud Dumont" w:date="2014-03-11T17:45:00Z"/>
          <w:del w:id="2584" w:author="Chris Wright" w:date="2014-06-16T13:46:00Z"/>
        </w:trPr>
        <w:tc>
          <w:tcPr>
            <w:tcW w:w="2965" w:type="dxa"/>
          </w:tcPr>
          <w:p w:rsidR="00EB196C" w:rsidDel="00C25905" w:rsidRDefault="00EB196C" w:rsidP="00EB196C">
            <w:pPr>
              <w:pStyle w:val="Table-Text"/>
              <w:rPr>
                <w:ins w:id="2585" w:author="Arnaud Dumont" w:date="2014-03-11T17:45:00Z"/>
                <w:del w:id="2586" w:author="Chris Wright" w:date="2014-06-16T13:46:00Z"/>
              </w:rPr>
            </w:pPr>
            <w:ins w:id="2587" w:author="Arnaud Dumont" w:date="2014-03-11T17:45:00Z">
              <w:del w:id="2588" w:author="Chris Wright" w:date="2014-06-16T13:46:00Z">
                <w:r w:rsidDel="00C25905">
                  <w:delText>zoneGroup</w:delText>
                </w:r>
              </w:del>
            </w:ins>
          </w:p>
        </w:tc>
        <w:tc>
          <w:tcPr>
            <w:tcW w:w="2175" w:type="dxa"/>
          </w:tcPr>
          <w:p w:rsidR="00EB196C" w:rsidDel="00C25905" w:rsidRDefault="00EB196C" w:rsidP="00EB196C">
            <w:pPr>
              <w:pStyle w:val="Table-Text"/>
              <w:rPr>
                <w:ins w:id="2589" w:author="Arnaud Dumont" w:date="2014-03-11T17:45:00Z"/>
                <w:del w:id="2590" w:author="Chris Wright" w:date="2014-06-16T13:46:00Z"/>
              </w:rPr>
            </w:pPr>
            <w:ins w:id="2591" w:author="Arnaud Dumont" w:date="2014-03-11T17:45:00Z">
              <w:del w:id="2592" w:author="Chris Wright" w:date="2014-06-16T13:46:00Z">
                <w:r w:rsidDel="00C25905">
                  <w:delText>string</w:delText>
                </w:r>
              </w:del>
            </w:ins>
          </w:p>
        </w:tc>
        <w:tc>
          <w:tcPr>
            <w:tcW w:w="3507" w:type="dxa"/>
          </w:tcPr>
          <w:p w:rsidR="00EB196C" w:rsidDel="00C25905" w:rsidRDefault="00EB196C" w:rsidP="00EB196C">
            <w:pPr>
              <w:pStyle w:val="Table-Text"/>
              <w:rPr>
                <w:ins w:id="2593" w:author="Arnaud Dumont" w:date="2014-03-11T17:45:00Z"/>
                <w:del w:id="2594" w:author="Chris Wright" w:date="2014-06-16T13:46:00Z"/>
              </w:rPr>
            </w:pPr>
            <w:ins w:id="2595" w:author="Arnaud Dumont" w:date="2014-03-11T17:45:00Z">
              <w:del w:id="2596" w:author="Chris Wright" w:date="2014-06-16T13:46:00Z">
                <w:r w:rsidDel="00C25905">
                  <w:delText>The name of the related zone group</w:delText>
                </w:r>
              </w:del>
            </w:ins>
          </w:p>
        </w:tc>
      </w:tr>
      <w:tr w:rsidR="00EB196C" w:rsidDel="00C25905" w:rsidTr="00EB196C">
        <w:trPr>
          <w:trHeight w:val="113"/>
          <w:tblHeader w:val="0"/>
          <w:ins w:id="2597" w:author="Arnaud Dumont" w:date="2014-03-11T17:45:00Z"/>
          <w:del w:id="2598" w:author="Chris Wright" w:date="2014-06-16T13:46:00Z"/>
        </w:trPr>
        <w:tc>
          <w:tcPr>
            <w:tcW w:w="2965" w:type="dxa"/>
          </w:tcPr>
          <w:p w:rsidR="00EB196C" w:rsidDel="00C25905" w:rsidRDefault="00EF0F0E" w:rsidP="00EB196C">
            <w:pPr>
              <w:pStyle w:val="Table-Text"/>
              <w:rPr>
                <w:ins w:id="2599" w:author="Arnaud Dumont" w:date="2014-03-11T17:45:00Z"/>
                <w:del w:id="2600" w:author="Chris Wright" w:date="2014-06-16T13:46:00Z"/>
              </w:rPr>
            </w:pPr>
            <w:ins w:id="2601" w:author="Arnaud Dumont" w:date="2014-03-11T17:48:00Z">
              <w:del w:id="2602" w:author="Chris Wright" w:date="2014-06-16T13:46:00Z">
                <w:r w:rsidRPr="00EF0F0E" w:rsidDel="00C25905">
                  <w:delText>currentZoneGroupUsage</w:delText>
                </w:r>
              </w:del>
            </w:ins>
          </w:p>
        </w:tc>
        <w:tc>
          <w:tcPr>
            <w:tcW w:w="2175" w:type="dxa"/>
          </w:tcPr>
          <w:p w:rsidR="00EB196C" w:rsidDel="00C25905" w:rsidRDefault="00EB196C" w:rsidP="00EB196C">
            <w:pPr>
              <w:pStyle w:val="Table-Text"/>
              <w:rPr>
                <w:ins w:id="2603" w:author="Arnaud Dumont" w:date="2014-03-11T17:45:00Z"/>
                <w:del w:id="2604" w:author="Chris Wright" w:date="2014-06-16T13:46:00Z"/>
              </w:rPr>
            </w:pPr>
            <w:ins w:id="2605" w:author="Arnaud Dumont" w:date="2014-03-11T17:45:00Z">
              <w:del w:id="2606" w:author="Chris Wright" w:date="2014-06-16T13:46:00Z">
                <w:r w:rsidRPr="00142403" w:rsidDel="00C25905">
                  <w:delText>integer</w:delText>
                </w:r>
              </w:del>
            </w:ins>
          </w:p>
        </w:tc>
        <w:tc>
          <w:tcPr>
            <w:tcW w:w="3507" w:type="dxa"/>
          </w:tcPr>
          <w:p w:rsidR="00EB196C" w:rsidDel="00C25905" w:rsidRDefault="00EB196C" w:rsidP="00EB196C">
            <w:pPr>
              <w:pStyle w:val="Table-Text"/>
              <w:rPr>
                <w:ins w:id="2607" w:author="Arnaud Dumont" w:date="2014-03-11T17:45:00Z"/>
                <w:del w:id="2608" w:author="Chris Wright" w:date="2014-06-16T13:46:00Z"/>
              </w:rPr>
            </w:pPr>
            <w:ins w:id="2609" w:author="Arnaud Dumont" w:date="2014-03-11T17:45:00Z">
              <w:del w:id="2610" w:author="Chris Wright" w:date="2014-06-16T13:46:00Z">
                <w:r w:rsidDel="00C25905">
                  <w:delText>The current query usage of the zone group</w:delText>
                </w:r>
              </w:del>
            </w:ins>
          </w:p>
        </w:tc>
      </w:tr>
      <w:tr w:rsidR="00EB196C" w:rsidDel="00C25905" w:rsidTr="00EB196C">
        <w:trPr>
          <w:trHeight w:val="113"/>
          <w:tblHeader w:val="0"/>
          <w:ins w:id="2611" w:author="Arnaud Dumont" w:date="2014-03-11T17:45:00Z"/>
          <w:del w:id="2612" w:author="Chris Wright" w:date="2014-06-16T13:46:00Z"/>
        </w:trPr>
        <w:tc>
          <w:tcPr>
            <w:tcW w:w="2965" w:type="dxa"/>
          </w:tcPr>
          <w:p w:rsidR="00EB196C" w:rsidRPr="00142403" w:rsidDel="00C25905" w:rsidRDefault="00EF0F0E" w:rsidP="00EB196C">
            <w:pPr>
              <w:pStyle w:val="Table-Text"/>
              <w:rPr>
                <w:ins w:id="2613" w:author="Arnaud Dumont" w:date="2014-03-11T17:45:00Z"/>
                <w:del w:id="2614" w:author="Chris Wright" w:date="2014-06-16T13:46:00Z"/>
              </w:rPr>
            </w:pPr>
            <w:ins w:id="2615" w:author="Arnaud Dumont" w:date="2014-03-11T17:48:00Z">
              <w:del w:id="2616" w:author="Chris Wright" w:date="2014-06-16T13:46:00Z">
                <w:r w:rsidRPr="00EF0F0E" w:rsidDel="00C25905">
                  <w:delText>zoneGroupUsageLimit</w:delText>
                </w:r>
              </w:del>
            </w:ins>
          </w:p>
        </w:tc>
        <w:tc>
          <w:tcPr>
            <w:tcW w:w="2175" w:type="dxa"/>
          </w:tcPr>
          <w:p w:rsidR="00EB196C" w:rsidRPr="00142403" w:rsidDel="00C25905" w:rsidRDefault="00EB196C" w:rsidP="00EB196C">
            <w:pPr>
              <w:pStyle w:val="Table-Text"/>
              <w:rPr>
                <w:ins w:id="2617" w:author="Arnaud Dumont" w:date="2014-03-11T17:45:00Z"/>
                <w:del w:id="2618" w:author="Chris Wright" w:date="2014-06-16T13:46:00Z"/>
              </w:rPr>
            </w:pPr>
            <w:ins w:id="2619" w:author="Arnaud Dumont" w:date="2014-03-11T17:45:00Z">
              <w:del w:id="2620" w:author="Chris Wright" w:date="2014-06-16T13:46:00Z">
                <w:r w:rsidRPr="00142403" w:rsidDel="00C25905">
                  <w:delText>integer</w:delText>
                </w:r>
              </w:del>
            </w:ins>
          </w:p>
        </w:tc>
        <w:tc>
          <w:tcPr>
            <w:tcW w:w="3507" w:type="dxa"/>
          </w:tcPr>
          <w:p w:rsidR="00EB196C" w:rsidDel="00C25905" w:rsidRDefault="00EB196C" w:rsidP="00EB196C">
            <w:pPr>
              <w:pStyle w:val="Table-Text"/>
              <w:rPr>
                <w:ins w:id="2621" w:author="Arnaud Dumont" w:date="2014-03-11T17:45:00Z"/>
                <w:del w:id="2622" w:author="Chris Wright" w:date="2014-06-16T13:46:00Z"/>
              </w:rPr>
            </w:pPr>
            <w:ins w:id="2623" w:author="Arnaud Dumont" w:date="2014-03-11T17:45:00Z">
              <w:del w:id="2624" w:author="Chris Wright" w:date="2014-06-16T13:46:00Z">
                <w:r w:rsidDel="00C25905">
                  <w:delText>The query usage limit of the plan the zone group is linked to</w:delText>
                </w:r>
              </w:del>
            </w:ins>
          </w:p>
        </w:tc>
      </w:tr>
    </w:tbl>
    <w:p w:rsidR="00EB196C" w:rsidDel="00C25905" w:rsidRDefault="00EB196C" w:rsidP="00EB196C">
      <w:pPr>
        <w:rPr>
          <w:ins w:id="2625" w:author="Arnaud Dumont" w:date="2014-03-11T17:45:00Z"/>
          <w:del w:id="2626" w:author="Chris Wright" w:date="2014-06-16T13:46:00Z"/>
        </w:rPr>
      </w:pPr>
      <w:ins w:id="2627" w:author="Arnaud Dumont" w:date="2014-03-11T17:46:00Z">
        <w:del w:id="2628" w:author="Chris Wright" w:date="2014-06-16T13:46:00Z">
          <w:r w:rsidRPr="00EB196C" w:rsidDel="00C25905">
            <w:delText>OverLimitZoneGroupUsageMessageContents</w:delText>
          </w:r>
        </w:del>
      </w:ins>
      <w:ins w:id="2629" w:author="Arnaud Dumont" w:date="2014-03-11T17:45:00Z">
        <w:del w:id="2630" w:author="Chris Wright" w:date="2014-06-16T13:46:00Z">
          <w:r w:rsidDel="00C25905">
            <w:delText>:</w:delText>
          </w:r>
        </w:del>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EB196C" w:rsidDel="00C25905" w:rsidTr="00EB196C">
        <w:trPr>
          <w:tblHeader w:val="0"/>
          <w:ins w:id="2631" w:author="Arnaud Dumont" w:date="2014-03-11T17:45:00Z"/>
          <w:del w:id="2632" w:author="Chris Wright" w:date="2014-06-16T13:46:00Z"/>
        </w:trPr>
        <w:tc>
          <w:tcPr>
            <w:tcW w:w="2965" w:type="dxa"/>
            <w:shd w:val="clear" w:color="auto" w:fill="BFBFBF" w:themeFill="background1" w:themeFillShade="BF"/>
          </w:tcPr>
          <w:p w:rsidR="00EB196C" w:rsidDel="00C25905" w:rsidRDefault="00EB196C" w:rsidP="00EB196C">
            <w:pPr>
              <w:pStyle w:val="Table-Header"/>
              <w:rPr>
                <w:ins w:id="2633" w:author="Arnaud Dumont" w:date="2014-03-11T17:45:00Z"/>
                <w:del w:id="2634" w:author="Chris Wright" w:date="2014-06-16T13:46:00Z"/>
              </w:rPr>
            </w:pPr>
            <w:ins w:id="2635" w:author="Arnaud Dumont" w:date="2014-03-11T17:45:00Z">
              <w:del w:id="2636" w:author="Chris Wright" w:date="2014-06-16T13:46:00Z">
                <w:r w:rsidDel="00C25905">
                  <w:delText>Related message type</w:delText>
                </w:r>
              </w:del>
            </w:ins>
          </w:p>
        </w:tc>
        <w:tc>
          <w:tcPr>
            <w:tcW w:w="5682" w:type="dxa"/>
            <w:gridSpan w:val="2"/>
            <w:shd w:val="clear" w:color="auto" w:fill="BFBFBF" w:themeFill="background1" w:themeFillShade="BF"/>
          </w:tcPr>
          <w:p w:rsidR="00EB196C" w:rsidDel="00C25905" w:rsidRDefault="00EB196C" w:rsidP="00EB196C">
            <w:pPr>
              <w:pStyle w:val="Table-Header"/>
              <w:rPr>
                <w:ins w:id="2637" w:author="Arnaud Dumont" w:date="2014-03-11T17:45:00Z"/>
                <w:del w:id="2638" w:author="Chris Wright" w:date="2014-06-16T13:46:00Z"/>
              </w:rPr>
            </w:pPr>
            <w:ins w:id="2639" w:author="Arnaud Dumont" w:date="2014-03-11T17:46:00Z">
              <w:del w:id="2640" w:author="Chris Wright" w:date="2014-06-16T13:46:00Z">
                <w:r w:rsidRPr="00EB196C" w:rsidDel="00C25905">
                  <w:rPr>
                    <w:b w:val="0"/>
                  </w:rPr>
                  <w:delText>overLimitZoneGroupUsage</w:delText>
                </w:r>
              </w:del>
            </w:ins>
          </w:p>
        </w:tc>
      </w:tr>
      <w:tr w:rsidR="00EB196C" w:rsidDel="00C25905" w:rsidTr="00EB196C">
        <w:trPr>
          <w:tblHeader w:val="0"/>
          <w:ins w:id="2641" w:author="Arnaud Dumont" w:date="2014-03-11T17:45:00Z"/>
          <w:del w:id="2642" w:author="Chris Wright" w:date="2014-06-16T13:46:00Z"/>
        </w:trPr>
        <w:tc>
          <w:tcPr>
            <w:tcW w:w="2965" w:type="dxa"/>
            <w:shd w:val="clear" w:color="auto" w:fill="BFBFBF" w:themeFill="background1" w:themeFillShade="BF"/>
          </w:tcPr>
          <w:p w:rsidR="00EB196C" w:rsidDel="00C25905" w:rsidRDefault="00EB196C" w:rsidP="00EB196C">
            <w:pPr>
              <w:pStyle w:val="Table-Header"/>
              <w:rPr>
                <w:ins w:id="2643" w:author="Arnaud Dumont" w:date="2014-03-11T17:45:00Z"/>
                <w:del w:id="2644" w:author="Chris Wright" w:date="2014-06-16T13:46:00Z"/>
              </w:rPr>
            </w:pPr>
            <w:ins w:id="2645" w:author="Arnaud Dumont" w:date="2014-03-11T17:45:00Z">
              <w:del w:id="2646" w:author="Chris Wright" w:date="2014-06-16T13:46:00Z">
                <w:r w:rsidDel="00C25905">
                  <w:delText>Related object’s nature</w:delText>
                </w:r>
              </w:del>
            </w:ins>
          </w:p>
        </w:tc>
        <w:tc>
          <w:tcPr>
            <w:tcW w:w="5682" w:type="dxa"/>
            <w:gridSpan w:val="2"/>
            <w:shd w:val="clear" w:color="auto" w:fill="BFBFBF" w:themeFill="background1" w:themeFillShade="BF"/>
          </w:tcPr>
          <w:p w:rsidR="00EB196C" w:rsidRPr="00791AEC" w:rsidDel="00C25905" w:rsidRDefault="00EB196C" w:rsidP="00EB196C">
            <w:pPr>
              <w:pStyle w:val="Table-Header"/>
              <w:rPr>
                <w:ins w:id="2647" w:author="Arnaud Dumont" w:date="2014-03-11T17:45:00Z"/>
                <w:del w:id="2648" w:author="Chris Wright" w:date="2014-06-16T13:46:00Z"/>
                <w:b w:val="0"/>
              </w:rPr>
            </w:pPr>
            <w:ins w:id="2649" w:author="Arnaud Dumont" w:date="2014-03-11T17:45:00Z">
              <w:del w:id="2650" w:author="Chris Wright" w:date="2014-06-16T13:46:00Z">
                <w:r w:rsidDel="00C25905">
                  <w:rPr>
                    <w:b w:val="0"/>
                  </w:rPr>
                  <w:delText>Zone group</w:delText>
                </w:r>
              </w:del>
            </w:ins>
          </w:p>
        </w:tc>
      </w:tr>
      <w:tr w:rsidR="00EB196C" w:rsidDel="00C25905" w:rsidTr="00EB196C">
        <w:trPr>
          <w:tblHeader w:val="0"/>
          <w:ins w:id="2651" w:author="Arnaud Dumont" w:date="2014-03-11T17:45:00Z"/>
          <w:del w:id="2652" w:author="Chris Wright" w:date="2014-06-16T13:46:00Z"/>
        </w:trPr>
        <w:tc>
          <w:tcPr>
            <w:tcW w:w="2965" w:type="dxa"/>
            <w:shd w:val="clear" w:color="auto" w:fill="BFBFBF" w:themeFill="background1" w:themeFillShade="BF"/>
          </w:tcPr>
          <w:p w:rsidR="00EB196C" w:rsidDel="00C25905" w:rsidRDefault="00EB196C" w:rsidP="00EB196C">
            <w:pPr>
              <w:pStyle w:val="Table-Header"/>
              <w:rPr>
                <w:ins w:id="2653" w:author="Arnaud Dumont" w:date="2014-03-11T17:45:00Z"/>
                <w:del w:id="2654" w:author="Chris Wright" w:date="2014-06-16T13:46:00Z"/>
              </w:rPr>
            </w:pPr>
            <w:ins w:id="2655" w:author="Arnaud Dumont" w:date="2014-03-11T17:45:00Z">
              <w:del w:id="2656" w:author="Chris Wright" w:date="2014-06-16T13:46:00Z">
                <w:r w:rsidDel="00C25905">
                  <w:delText>RelatedObjectId field type</w:delText>
                </w:r>
              </w:del>
            </w:ins>
          </w:p>
        </w:tc>
        <w:tc>
          <w:tcPr>
            <w:tcW w:w="5682" w:type="dxa"/>
            <w:gridSpan w:val="2"/>
            <w:shd w:val="clear" w:color="auto" w:fill="BFBFBF" w:themeFill="background1" w:themeFillShade="BF"/>
          </w:tcPr>
          <w:p w:rsidR="00EB196C" w:rsidDel="00C25905" w:rsidRDefault="00EB196C" w:rsidP="00EB196C">
            <w:pPr>
              <w:pStyle w:val="Table-Header"/>
              <w:rPr>
                <w:ins w:id="2657" w:author="Arnaud Dumont" w:date="2014-03-11T17:45:00Z"/>
                <w:del w:id="2658" w:author="Chris Wright" w:date="2014-06-16T13:46:00Z"/>
                <w:b w:val="0"/>
              </w:rPr>
            </w:pPr>
            <w:ins w:id="2659" w:author="Arnaud Dumont" w:date="2014-03-11T17:45:00Z">
              <w:del w:id="2660" w:author="Chris Wright" w:date="2014-06-16T13:46:00Z">
                <w:r w:rsidDel="00C25905">
                  <w:rPr>
                    <w:b w:val="0"/>
                  </w:rPr>
                  <w:delText>string</w:delText>
                </w:r>
              </w:del>
            </w:ins>
          </w:p>
        </w:tc>
      </w:tr>
      <w:tr w:rsidR="00EB196C" w:rsidDel="00C25905" w:rsidTr="00EB196C">
        <w:trPr>
          <w:tblHeader w:val="0"/>
          <w:ins w:id="2661" w:author="Arnaud Dumont" w:date="2014-03-11T17:45:00Z"/>
          <w:del w:id="2662" w:author="Chris Wright" w:date="2014-06-16T13:46:00Z"/>
        </w:trPr>
        <w:tc>
          <w:tcPr>
            <w:tcW w:w="2965" w:type="dxa"/>
            <w:shd w:val="clear" w:color="auto" w:fill="BFBFBF" w:themeFill="background1" w:themeFillShade="BF"/>
          </w:tcPr>
          <w:p w:rsidR="00EB196C" w:rsidRPr="00F21C35" w:rsidDel="00C25905" w:rsidRDefault="00EB196C" w:rsidP="00EB196C">
            <w:pPr>
              <w:pStyle w:val="Table-Header"/>
              <w:rPr>
                <w:ins w:id="2663" w:author="Arnaud Dumont" w:date="2014-03-11T17:45:00Z"/>
                <w:del w:id="2664" w:author="Chris Wright" w:date="2014-06-16T13:46:00Z"/>
                <w:b w:val="0"/>
              </w:rPr>
            </w:pPr>
            <w:ins w:id="2665" w:author="Arnaud Dumont" w:date="2014-03-11T17:45:00Z">
              <w:del w:id="2666" w:author="Chris Wright" w:date="2014-06-16T13:46:00Z">
                <w:r w:rsidDel="00C25905">
                  <w:delText>Description</w:delText>
                </w:r>
              </w:del>
            </w:ins>
          </w:p>
        </w:tc>
        <w:tc>
          <w:tcPr>
            <w:tcW w:w="5682" w:type="dxa"/>
            <w:gridSpan w:val="2"/>
            <w:shd w:val="clear" w:color="auto" w:fill="BFBFBF" w:themeFill="background1" w:themeFillShade="BF"/>
          </w:tcPr>
          <w:p w:rsidR="00EB196C" w:rsidRPr="00F21C35" w:rsidDel="00C25905" w:rsidRDefault="00EB196C" w:rsidP="00EB196C">
            <w:pPr>
              <w:pStyle w:val="Table-Header"/>
              <w:rPr>
                <w:ins w:id="2667" w:author="Arnaud Dumont" w:date="2014-03-11T17:45:00Z"/>
                <w:del w:id="2668" w:author="Chris Wright" w:date="2014-06-16T13:46:00Z"/>
                <w:b w:val="0"/>
              </w:rPr>
            </w:pPr>
            <w:ins w:id="2669" w:author="Arnaud Dumont" w:date="2014-03-11T17:45:00Z">
              <w:del w:id="2670" w:author="Chris Wright" w:date="2014-06-16T13:46:00Z">
                <w:r w:rsidDel="00C25905">
                  <w:rPr>
                    <w:b w:val="0"/>
                  </w:rPr>
                  <w:delText>R</w:delText>
                </w:r>
                <w:r w:rsidRPr="00EC18F5" w:rsidDel="00C25905">
                  <w:rPr>
                    <w:b w:val="0"/>
                  </w:rPr>
                  <w:delText xml:space="preserve">eceived when </w:delText>
                </w:r>
                <w:r w:rsidDel="00C25905">
                  <w:rPr>
                    <w:b w:val="0"/>
                  </w:rPr>
                  <w:delText xml:space="preserve">the query usage of the zones of a zone group </w:delText>
                </w:r>
              </w:del>
            </w:ins>
            <w:ins w:id="2671" w:author="Arnaud Dumont" w:date="2014-03-11T17:46:00Z">
              <w:del w:id="2672" w:author="Chris Wright" w:date="2014-06-16T13:46:00Z">
                <w:r w:rsidDel="00C25905">
                  <w:rPr>
                    <w:b w:val="0"/>
                  </w:rPr>
                  <w:delText>has exceeded the query usage limit of the plan it is linked to</w:delText>
                </w:r>
              </w:del>
            </w:ins>
          </w:p>
        </w:tc>
      </w:tr>
      <w:tr w:rsidR="00EB196C" w:rsidDel="00C25905" w:rsidTr="00EB196C">
        <w:trPr>
          <w:tblHeader w:val="0"/>
          <w:ins w:id="2673" w:author="Arnaud Dumont" w:date="2014-03-11T17:45:00Z"/>
          <w:del w:id="2674" w:author="Chris Wright" w:date="2014-06-16T13:46:00Z"/>
        </w:trPr>
        <w:tc>
          <w:tcPr>
            <w:tcW w:w="2965" w:type="dxa"/>
            <w:shd w:val="clear" w:color="auto" w:fill="BFBFBF" w:themeFill="background1" w:themeFillShade="BF"/>
          </w:tcPr>
          <w:p w:rsidR="00EB196C" w:rsidRPr="00750051" w:rsidDel="00C25905" w:rsidRDefault="00EB196C" w:rsidP="00EB196C">
            <w:pPr>
              <w:pStyle w:val="Table-Header"/>
              <w:rPr>
                <w:ins w:id="2675" w:author="Arnaud Dumont" w:date="2014-03-11T17:45:00Z"/>
                <w:del w:id="2676" w:author="Chris Wright" w:date="2014-06-16T13:46:00Z"/>
              </w:rPr>
            </w:pPr>
            <w:ins w:id="2677" w:author="Arnaud Dumont" w:date="2014-03-11T17:45:00Z">
              <w:del w:id="2678" w:author="Chris Wright" w:date="2014-06-16T13:46:00Z">
                <w:r w:rsidDel="00C25905">
                  <w:delText>Field Name</w:delText>
                </w:r>
              </w:del>
            </w:ins>
          </w:p>
        </w:tc>
        <w:tc>
          <w:tcPr>
            <w:tcW w:w="2175" w:type="dxa"/>
            <w:shd w:val="clear" w:color="auto" w:fill="BFBFBF" w:themeFill="background1" w:themeFillShade="BF"/>
          </w:tcPr>
          <w:p w:rsidR="00EB196C" w:rsidDel="00C25905" w:rsidRDefault="00EB196C" w:rsidP="00EB196C">
            <w:pPr>
              <w:pStyle w:val="Table-Header"/>
              <w:rPr>
                <w:ins w:id="2679" w:author="Arnaud Dumont" w:date="2014-03-11T17:45:00Z"/>
                <w:del w:id="2680" w:author="Chris Wright" w:date="2014-06-16T13:46:00Z"/>
              </w:rPr>
            </w:pPr>
            <w:ins w:id="2681" w:author="Arnaud Dumont" w:date="2014-03-11T17:45:00Z">
              <w:del w:id="2682" w:author="Chris Wright" w:date="2014-06-16T13:46:00Z">
                <w:r w:rsidDel="00C25905">
                  <w:delText>Type</w:delText>
                </w:r>
              </w:del>
            </w:ins>
          </w:p>
        </w:tc>
        <w:tc>
          <w:tcPr>
            <w:tcW w:w="3507" w:type="dxa"/>
            <w:shd w:val="clear" w:color="auto" w:fill="BFBFBF" w:themeFill="background1" w:themeFillShade="BF"/>
          </w:tcPr>
          <w:p w:rsidR="00EB196C" w:rsidDel="00C25905" w:rsidRDefault="00EB196C" w:rsidP="00EB196C">
            <w:pPr>
              <w:pStyle w:val="Table-Header"/>
              <w:rPr>
                <w:ins w:id="2683" w:author="Arnaud Dumont" w:date="2014-03-11T17:45:00Z"/>
                <w:del w:id="2684" w:author="Chris Wright" w:date="2014-06-16T13:46:00Z"/>
              </w:rPr>
            </w:pPr>
            <w:ins w:id="2685" w:author="Arnaud Dumont" w:date="2014-03-11T17:45:00Z">
              <w:del w:id="2686" w:author="Chris Wright" w:date="2014-06-16T13:46:00Z">
                <w:r w:rsidDel="00C25905">
                  <w:delText>Description</w:delText>
                </w:r>
              </w:del>
            </w:ins>
          </w:p>
        </w:tc>
      </w:tr>
      <w:tr w:rsidR="00EB196C" w:rsidDel="00C25905" w:rsidTr="00EB196C">
        <w:trPr>
          <w:trHeight w:val="113"/>
          <w:tblHeader w:val="0"/>
          <w:ins w:id="2687" w:author="Arnaud Dumont" w:date="2014-03-11T17:45:00Z"/>
          <w:del w:id="2688" w:author="Chris Wright" w:date="2014-06-16T13:46:00Z"/>
        </w:trPr>
        <w:tc>
          <w:tcPr>
            <w:tcW w:w="2965" w:type="dxa"/>
          </w:tcPr>
          <w:p w:rsidR="00EB196C" w:rsidDel="00C25905" w:rsidRDefault="00EB196C" w:rsidP="00EB196C">
            <w:pPr>
              <w:pStyle w:val="Table-Text"/>
              <w:rPr>
                <w:ins w:id="2689" w:author="Arnaud Dumont" w:date="2014-03-11T17:45:00Z"/>
                <w:del w:id="2690" w:author="Chris Wright" w:date="2014-06-16T13:46:00Z"/>
              </w:rPr>
            </w:pPr>
            <w:ins w:id="2691" w:author="Arnaud Dumont" w:date="2014-03-11T17:45:00Z">
              <w:del w:id="2692" w:author="Chris Wright" w:date="2014-06-16T13:46:00Z">
                <w:r w:rsidDel="00C25905">
                  <w:delText>zoneGroup</w:delText>
                </w:r>
              </w:del>
            </w:ins>
          </w:p>
        </w:tc>
        <w:tc>
          <w:tcPr>
            <w:tcW w:w="2175" w:type="dxa"/>
          </w:tcPr>
          <w:p w:rsidR="00EB196C" w:rsidDel="00C25905" w:rsidRDefault="00EB196C" w:rsidP="00EB196C">
            <w:pPr>
              <w:pStyle w:val="Table-Text"/>
              <w:rPr>
                <w:ins w:id="2693" w:author="Arnaud Dumont" w:date="2014-03-11T17:45:00Z"/>
                <w:del w:id="2694" w:author="Chris Wright" w:date="2014-06-16T13:46:00Z"/>
              </w:rPr>
            </w:pPr>
            <w:ins w:id="2695" w:author="Arnaud Dumont" w:date="2014-03-11T17:45:00Z">
              <w:del w:id="2696" w:author="Chris Wright" w:date="2014-06-16T13:46:00Z">
                <w:r w:rsidDel="00C25905">
                  <w:delText>string</w:delText>
                </w:r>
              </w:del>
            </w:ins>
          </w:p>
        </w:tc>
        <w:tc>
          <w:tcPr>
            <w:tcW w:w="3507" w:type="dxa"/>
          </w:tcPr>
          <w:p w:rsidR="00EB196C" w:rsidDel="00C25905" w:rsidRDefault="00EB196C" w:rsidP="00EB196C">
            <w:pPr>
              <w:pStyle w:val="Table-Text"/>
              <w:rPr>
                <w:ins w:id="2697" w:author="Arnaud Dumont" w:date="2014-03-11T17:45:00Z"/>
                <w:del w:id="2698" w:author="Chris Wright" w:date="2014-06-16T13:46:00Z"/>
              </w:rPr>
            </w:pPr>
            <w:ins w:id="2699" w:author="Arnaud Dumont" w:date="2014-03-11T17:45:00Z">
              <w:del w:id="2700" w:author="Chris Wright" w:date="2014-06-16T13:46:00Z">
                <w:r w:rsidDel="00C25905">
                  <w:delText>The name of the related zone group</w:delText>
                </w:r>
              </w:del>
            </w:ins>
          </w:p>
        </w:tc>
      </w:tr>
      <w:tr w:rsidR="00EB196C" w:rsidDel="00C25905" w:rsidTr="00EB196C">
        <w:trPr>
          <w:trHeight w:val="113"/>
          <w:tblHeader w:val="0"/>
          <w:ins w:id="2701" w:author="Arnaud Dumont" w:date="2014-03-11T17:45:00Z"/>
          <w:del w:id="2702" w:author="Chris Wright" w:date="2014-06-16T13:46:00Z"/>
        </w:trPr>
        <w:tc>
          <w:tcPr>
            <w:tcW w:w="2965" w:type="dxa"/>
          </w:tcPr>
          <w:p w:rsidR="00EB196C" w:rsidDel="00C25905" w:rsidRDefault="00EF0F0E" w:rsidP="00EB196C">
            <w:pPr>
              <w:pStyle w:val="Table-Text"/>
              <w:rPr>
                <w:ins w:id="2703" w:author="Arnaud Dumont" w:date="2014-03-11T17:45:00Z"/>
                <w:del w:id="2704" w:author="Chris Wright" w:date="2014-06-16T13:46:00Z"/>
              </w:rPr>
            </w:pPr>
            <w:ins w:id="2705" w:author="Arnaud Dumont" w:date="2014-03-11T17:48:00Z">
              <w:del w:id="2706" w:author="Chris Wright" w:date="2014-06-16T13:46:00Z">
                <w:r w:rsidRPr="00EF0F0E" w:rsidDel="00C25905">
                  <w:delText>currentZoneGroupUsage</w:delText>
                </w:r>
              </w:del>
            </w:ins>
          </w:p>
        </w:tc>
        <w:tc>
          <w:tcPr>
            <w:tcW w:w="2175" w:type="dxa"/>
          </w:tcPr>
          <w:p w:rsidR="00EB196C" w:rsidDel="00C25905" w:rsidRDefault="00EB196C" w:rsidP="00EB196C">
            <w:pPr>
              <w:pStyle w:val="Table-Text"/>
              <w:rPr>
                <w:ins w:id="2707" w:author="Arnaud Dumont" w:date="2014-03-11T17:45:00Z"/>
                <w:del w:id="2708" w:author="Chris Wright" w:date="2014-06-16T13:46:00Z"/>
              </w:rPr>
            </w:pPr>
            <w:ins w:id="2709" w:author="Arnaud Dumont" w:date="2014-03-11T17:45:00Z">
              <w:del w:id="2710" w:author="Chris Wright" w:date="2014-06-16T13:46:00Z">
                <w:r w:rsidRPr="00142403" w:rsidDel="00C25905">
                  <w:delText>integer</w:delText>
                </w:r>
              </w:del>
            </w:ins>
          </w:p>
        </w:tc>
        <w:tc>
          <w:tcPr>
            <w:tcW w:w="3507" w:type="dxa"/>
          </w:tcPr>
          <w:p w:rsidR="00EB196C" w:rsidDel="00C25905" w:rsidRDefault="00EB196C" w:rsidP="00EB196C">
            <w:pPr>
              <w:pStyle w:val="Table-Text"/>
              <w:rPr>
                <w:ins w:id="2711" w:author="Arnaud Dumont" w:date="2014-03-11T17:45:00Z"/>
                <w:del w:id="2712" w:author="Chris Wright" w:date="2014-06-16T13:46:00Z"/>
              </w:rPr>
            </w:pPr>
            <w:ins w:id="2713" w:author="Arnaud Dumont" w:date="2014-03-11T17:45:00Z">
              <w:del w:id="2714" w:author="Chris Wright" w:date="2014-06-16T13:46:00Z">
                <w:r w:rsidDel="00C25905">
                  <w:delText>The current query usage of the zone group</w:delText>
                </w:r>
              </w:del>
            </w:ins>
          </w:p>
        </w:tc>
      </w:tr>
      <w:tr w:rsidR="00EB196C" w:rsidDel="00C25905" w:rsidTr="00EB196C">
        <w:trPr>
          <w:trHeight w:val="113"/>
          <w:tblHeader w:val="0"/>
          <w:ins w:id="2715" w:author="Arnaud Dumont" w:date="2014-03-11T17:45:00Z"/>
          <w:del w:id="2716" w:author="Chris Wright" w:date="2014-06-16T13:46:00Z"/>
        </w:trPr>
        <w:tc>
          <w:tcPr>
            <w:tcW w:w="2965" w:type="dxa"/>
          </w:tcPr>
          <w:p w:rsidR="00EB196C" w:rsidRPr="00142403" w:rsidDel="00C25905" w:rsidRDefault="00EF0F0E" w:rsidP="00EB196C">
            <w:pPr>
              <w:pStyle w:val="Table-Text"/>
              <w:rPr>
                <w:ins w:id="2717" w:author="Arnaud Dumont" w:date="2014-03-11T17:45:00Z"/>
                <w:del w:id="2718" w:author="Chris Wright" w:date="2014-06-16T13:46:00Z"/>
              </w:rPr>
            </w:pPr>
            <w:ins w:id="2719" w:author="Arnaud Dumont" w:date="2014-03-11T17:48:00Z">
              <w:del w:id="2720" w:author="Chris Wright" w:date="2014-06-16T13:46:00Z">
                <w:r w:rsidRPr="00EF0F0E" w:rsidDel="00C25905">
                  <w:delText>zoneGroupUsageLimit</w:delText>
                </w:r>
              </w:del>
            </w:ins>
          </w:p>
        </w:tc>
        <w:tc>
          <w:tcPr>
            <w:tcW w:w="2175" w:type="dxa"/>
          </w:tcPr>
          <w:p w:rsidR="00EB196C" w:rsidRPr="00142403" w:rsidDel="00C25905" w:rsidRDefault="00EB196C" w:rsidP="00EB196C">
            <w:pPr>
              <w:pStyle w:val="Table-Text"/>
              <w:rPr>
                <w:ins w:id="2721" w:author="Arnaud Dumont" w:date="2014-03-11T17:45:00Z"/>
                <w:del w:id="2722" w:author="Chris Wright" w:date="2014-06-16T13:46:00Z"/>
              </w:rPr>
            </w:pPr>
            <w:ins w:id="2723" w:author="Arnaud Dumont" w:date="2014-03-11T17:45:00Z">
              <w:del w:id="2724" w:author="Chris Wright" w:date="2014-06-16T13:46:00Z">
                <w:r w:rsidRPr="00142403" w:rsidDel="00C25905">
                  <w:delText>integer</w:delText>
                </w:r>
              </w:del>
            </w:ins>
          </w:p>
        </w:tc>
        <w:tc>
          <w:tcPr>
            <w:tcW w:w="3507" w:type="dxa"/>
          </w:tcPr>
          <w:p w:rsidR="00EB196C" w:rsidDel="00C25905" w:rsidRDefault="00EB196C" w:rsidP="00EB196C">
            <w:pPr>
              <w:pStyle w:val="Table-Text"/>
              <w:rPr>
                <w:ins w:id="2725" w:author="Arnaud Dumont" w:date="2014-03-11T17:45:00Z"/>
                <w:del w:id="2726" w:author="Chris Wright" w:date="2014-06-16T13:46:00Z"/>
              </w:rPr>
            </w:pPr>
            <w:ins w:id="2727" w:author="Arnaud Dumont" w:date="2014-03-11T17:45:00Z">
              <w:del w:id="2728" w:author="Chris Wright" w:date="2014-06-16T13:46:00Z">
                <w:r w:rsidDel="00C25905">
                  <w:delText>The query usage limit of the plan the zone group is linked to</w:delText>
                </w:r>
              </w:del>
            </w:ins>
          </w:p>
        </w:tc>
      </w:tr>
    </w:tbl>
    <w:p w:rsidR="00DE117E" w:rsidRDefault="00DE117E" w:rsidP="00DE117E">
      <w:pPr>
        <w:pStyle w:val="Heading3"/>
        <w:rPr>
          <w:ins w:id="2729" w:author="Arnaud Dumont" w:date="2014-02-24T15:06:00Z"/>
        </w:rPr>
      </w:pPr>
      <w:ins w:id="2730" w:author="Arnaud Dumont" w:date="2014-02-24T15:06:00Z">
        <w:r>
          <w:t>Example</w:t>
        </w:r>
      </w:ins>
    </w:p>
    <w:p w:rsidR="00DE117E" w:rsidRDefault="00277AF7" w:rsidP="00DE117E">
      <w:pPr>
        <w:rPr>
          <w:ins w:id="2731" w:author="Arnaud Dumont" w:date="2014-02-24T15:06:00Z"/>
        </w:rPr>
      </w:pPr>
      <w:ins w:id="2732" w:author="Arnaud Dumont" w:date="2014-02-24T15:06:00Z">
        <w:r>
          <w:t>Below is an example of a</w:t>
        </w:r>
      </w:ins>
      <w:ins w:id="2733" w:author="Arnaud Dumont" w:date="2014-02-24T15:28:00Z">
        <w:r>
          <w:t xml:space="preserve"> message poll </w:t>
        </w:r>
      </w:ins>
      <w:ins w:id="2734" w:author="Arnaud Dumont" w:date="2014-02-24T15:06:00Z">
        <w:r w:rsidR="00DE117E">
          <w:t>command request and response:</w:t>
        </w:r>
      </w:ins>
    </w:p>
    <w:p w:rsidR="00DE117E" w:rsidRDefault="00DE117E" w:rsidP="00DE117E">
      <w:pPr>
        <w:rPr>
          <w:ins w:id="2735" w:author="Arnaud Dumont" w:date="2014-02-24T15:06:00Z"/>
        </w:rPr>
      </w:pPr>
      <w:ins w:id="2736" w:author="Arnaud Dumont" w:date="2014-02-24T15:06:00Z">
        <w:r>
          <w:t>Request:</w:t>
        </w:r>
      </w:ins>
    </w:p>
    <w:p w:rsidR="00DE117E" w:rsidRDefault="00DE117E" w:rsidP="00DE117E">
      <w:pPr>
        <w:pStyle w:val="Code"/>
        <w:rPr>
          <w:ins w:id="2737" w:author="Arnaud Dumont" w:date="2014-02-24T15:06:00Z"/>
        </w:rPr>
      </w:pPr>
      <w:ins w:id="2738" w:author="Arnaud Dumont" w:date="2014-02-24T15:06:00Z">
        <w:r>
          <w:t>GET /</w:t>
        </w:r>
      </w:ins>
      <w:ins w:id="2739" w:author="Arnaud Dumont" w:date="2014-02-24T15:28:00Z">
        <w:r w:rsidR="00277AF7">
          <w:t>messages</w:t>
        </w:r>
        <w:del w:id="2740" w:author="Chris Wright" w:date="2014-06-16T14:06:00Z">
          <w:r w:rsidR="00277AF7" w:rsidDel="00C2715E">
            <w:delText>/?</w:delText>
          </w:r>
        </w:del>
      </w:ins>
      <w:ins w:id="2741" w:author="Arnaud Dumont" w:date="2014-02-24T15:29:00Z">
        <w:del w:id="2742" w:author="Chris Wright" w:date="2014-06-16T14:06:00Z">
          <w:r w:rsidR="00277AF7" w:rsidRPr="00DE117E" w:rsidDel="00C2715E">
            <w:delText>searchMessageType</w:delText>
          </w:r>
          <w:r w:rsidR="00277AF7" w:rsidDel="00C2715E">
            <w:delText>=</w:delText>
          </w:r>
          <w:r w:rsidR="00277AF7" w:rsidRPr="00277AF7" w:rsidDel="00C2715E">
            <w:delText>zoneDNSSECSigningCompleted</w:delText>
          </w:r>
        </w:del>
      </w:ins>
      <w:ins w:id="2743" w:author="Chris Wright" w:date="2014-06-16T14:06:00Z">
        <w:r w:rsidR="00C2715E">
          <w:t>/poll</w:t>
        </w:r>
      </w:ins>
      <w:ins w:id="2744" w:author="Arnaud Dumont" w:date="2014-02-24T15:06:00Z">
        <w:r>
          <w:t xml:space="preserve"> HTTP/1.1</w:t>
        </w:r>
      </w:ins>
    </w:p>
    <w:p w:rsidR="00DE117E" w:rsidRDefault="00DE117E" w:rsidP="00DE117E">
      <w:pPr>
        <w:pStyle w:val="Code"/>
        <w:rPr>
          <w:ins w:id="2745" w:author="Arnaud Dumont" w:date="2014-02-24T15:06:00Z"/>
        </w:rPr>
      </w:pPr>
      <w:ins w:id="2746" w:author="Arnaud Dumont" w:date="2014-02-24T15:06:00Z">
        <w:r>
          <w:lastRenderedPageBreak/>
          <w:t>Client-Transaction-Id: 2049ee97-0940-4451-84bb-aedc31dee86c</w:t>
        </w:r>
      </w:ins>
    </w:p>
    <w:p w:rsidR="00DE117E" w:rsidRDefault="00DE117E" w:rsidP="00DE117E">
      <w:pPr>
        <w:pStyle w:val="Code"/>
        <w:rPr>
          <w:ins w:id="2747" w:author="Arnaud Dumont" w:date="2014-02-24T15:06:00Z"/>
        </w:rPr>
      </w:pPr>
      <w:ins w:id="2748" w:author="Arnaud Dumont" w:date="2014-02-24T15:06:00Z">
        <w:r>
          <w:t>Accept: application/json</w:t>
        </w:r>
      </w:ins>
    </w:p>
    <w:p w:rsidR="00DE117E" w:rsidRDefault="00DE117E" w:rsidP="00DE117E">
      <w:pPr>
        <w:pStyle w:val="Code"/>
        <w:rPr>
          <w:ins w:id="2749" w:author="Arnaud Dumont" w:date="2014-02-24T15:06:00Z"/>
        </w:rPr>
      </w:pPr>
      <w:ins w:id="2750" w:author="Arnaud Dumont" w:date="2014-02-24T15:06:00Z">
        <w:r>
          <w:t>User-Agent: Jersey/2.2 (Apache HttpClient 4.2.5)</w:t>
        </w:r>
      </w:ins>
    </w:p>
    <w:p w:rsidR="00DE117E" w:rsidRDefault="00DE117E" w:rsidP="00DE117E">
      <w:pPr>
        <w:pStyle w:val="Code"/>
        <w:rPr>
          <w:ins w:id="2751" w:author="Arnaud Dumont" w:date="2014-02-24T15:06:00Z"/>
        </w:rPr>
      </w:pPr>
      <w:ins w:id="2752" w:author="Arnaud Dumont" w:date="2014-02-24T15:06:00Z">
        <w:r>
          <w:t>Host: api.discoverydns.com</w:t>
        </w:r>
      </w:ins>
    </w:p>
    <w:p w:rsidR="00DE117E" w:rsidRDefault="00DE117E" w:rsidP="00DE117E">
      <w:pPr>
        <w:pStyle w:val="Code"/>
        <w:rPr>
          <w:ins w:id="2753" w:author="Arnaud Dumont" w:date="2014-02-24T15:06:00Z"/>
        </w:rPr>
      </w:pPr>
      <w:ins w:id="2754" w:author="Arnaud Dumont" w:date="2014-02-24T15:06:00Z">
        <w:r>
          <w:t>Connection: Keep-Alive</w:t>
        </w:r>
      </w:ins>
    </w:p>
    <w:p w:rsidR="00DE117E" w:rsidRPr="00C45DEE" w:rsidRDefault="00DE117E" w:rsidP="00DE117E">
      <w:pPr>
        <w:pStyle w:val="Code"/>
        <w:rPr>
          <w:ins w:id="2755" w:author="Arnaud Dumont" w:date="2014-02-24T15:06:00Z"/>
        </w:rPr>
      </w:pPr>
    </w:p>
    <w:p w:rsidR="00DE117E" w:rsidRDefault="00DE117E" w:rsidP="00DE117E">
      <w:pPr>
        <w:rPr>
          <w:ins w:id="2756" w:author="Arnaud Dumont" w:date="2014-02-24T15:06:00Z"/>
        </w:rPr>
      </w:pPr>
      <w:ins w:id="2757" w:author="Arnaud Dumont" w:date="2014-02-24T15:06:00Z">
        <w:r>
          <w:t>Response:</w:t>
        </w:r>
      </w:ins>
    </w:p>
    <w:p w:rsidR="00DE117E" w:rsidRDefault="00DE117E" w:rsidP="00DE117E">
      <w:pPr>
        <w:pStyle w:val="Code"/>
        <w:rPr>
          <w:ins w:id="2758" w:author="Arnaud Dumont" w:date="2014-02-24T15:06:00Z"/>
        </w:rPr>
      </w:pPr>
      <w:ins w:id="2759" w:author="Arnaud Dumont" w:date="2014-02-24T15:06:00Z">
        <w:r>
          <w:t>HTTP/1.1 200 OK</w:t>
        </w:r>
      </w:ins>
    </w:p>
    <w:p w:rsidR="00DE117E" w:rsidRDefault="00DE117E" w:rsidP="00DE117E">
      <w:pPr>
        <w:pStyle w:val="Code"/>
        <w:rPr>
          <w:ins w:id="2760" w:author="Arnaud Dumont" w:date="2014-02-24T15:06:00Z"/>
        </w:rPr>
      </w:pPr>
      <w:ins w:id="2761" w:author="Arnaud Dumont" w:date="2014-02-24T15:06:00Z">
        <w:r>
          <w:t>Content-Type: application/json</w:t>
        </w:r>
      </w:ins>
    </w:p>
    <w:p w:rsidR="00DE117E" w:rsidDel="00C2715E" w:rsidRDefault="00DE117E" w:rsidP="00DE117E">
      <w:pPr>
        <w:pStyle w:val="Code"/>
        <w:rPr>
          <w:ins w:id="2762" w:author="Arnaud Dumont" w:date="2014-02-24T15:06:00Z"/>
          <w:del w:id="2763" w:author="Chris Wright" w:date="2014-06-16T14:08:00Z"/>
        </w:rPr>
      </w:pPr>
      <w:ins w:id="2764" w:author="Arnaud Dumont" w:date="2014-02-24T15:06:00Z">
        <w:del w:id="2765" w:author="Chris Wright" w:date="2014-06-16T14:08:00Z">
          <w:r w:rsidDel="00C2715E">
            <w:delText>Last-Modified: Sun, 06 Oct 2013 14:39:22 GMT</w:delText>
          </w:r>
        </w:del>
      </w:ins>
    </w:p>
    <w:p w:rsidR="00DE117E" w:rsidDel="00C2715E" w:rsidRDefault="00DE117E" w:rsidP="00DE117E">
      <w:pPr>
        <w:pStyle w:val="Code"/>
        <w:rPr>
          <w:ins w:id="2766" w:author="Arnaud Dumont" w:date="2014-02-24T15:06:00Z"/>
          <w:del w:id="2767" w:author="Chris Wright" w:date="2014-06-16T14:08:00Z"/>
        </w:rPr>
      </w:pPr>
      <w:ins w:id="2768" w:author="Arnaud Dumont" w:date="2014-02-24T15:06:00Z">
        <w:del w:id="2769" w:author="Chris Wright" w:date="2014-06-16T14:08:00Z">
          <w:r w:rsidDel="00C2715E">
            <w:delText>ETag: "0"</w:delText>
          </w:r>
        </w:del>
      </w:ins>
    </w:p>
    <w:p w:rsidR="00DE117E" w:rsidRDefault="00DE117E" w:rsidP="00DE117E">
      <w:pPr>
        <w:pStyle w:val="Code"/>
        <w:rPr>
          <w:ins w:id="2770" w:author="Arnaud Dumont" w:date="2014-02-24T15:06:00Z"/>
        </w:rPr>
      </w:pPr>
      <w:ins w:id="2771" w:author="Arnaud Dumont" w:date="2014-02-24T15:06:00Z">
        <w:r>
          <w:t>Cache-Control: private, no-transform, max-age=30</w:t>
        </w:r>
      </w:ins>
    </w:p>
    <w:p w:rsidR="00DE117E" w:rsidRDefault="00DE117E" w:rsidP="00DE117E">
      <w:pPr>
        <w:pStyle w:val="Code"/>
        <w:rPr>
          <w:ins w:id="2772" w:author="Arnaud Dumont" w:date="2014-02-24T15:06:00Z"/>
        </w:rPr>
      </w:pPr>
      <w:ins w:id="2773" w:author="Arnaud Dumont" w:date="2014-02-24T15:06:00Z">
        <w:r>
          <w:t>Date: Sun, 06 Oct 2013 14:39:22 GMT</w:t>
        </w:r>
      </w:ins>
    </w:p>
    <w:p w:rsidR="00DE117E" w:rsidRDefault="00DE117E" w:rsidP="00DE117E">
      <w:pPr>
        <w:pStyle w:val="Code"/>
        <w:rPr>
          <w:ins w:id="2774" w:author="Arnaud Dumont" w:date="2014-02-24T15:06:00Z"/>
        </w:rPr>
      </w:pPr>
      <w:ins w:id="2775" w:author="Arnaud Dumont" w:date="2014-02-24T15:06:00Z">
        <w:r>
          <w:t>Server-Transaction-Id: 30df3fd8-4093-4f81-a422-7010fec8c781</w:t>
        </w:r>
      </w:ins>
    </w:p>
    <w:p w:rsidR="00DE117E" w:rsidRDefault="00DE117E" w:rsidP="00DE117E">
      <w:pPr>
        <w:pStyle w:val="Code"/>
        <w:rPr>
          <w:ins w:id="2776" w:author="Arnaud Dumont" w:date="2014-02-24T15:06:00Z"/>
        </w:rPr>
      </w:pPr>
      <w:ins w:id="2777" w:author="Arnaud Dumont" w:date="2014-02-24T15:06:00Z">
        <w:r>
          <w:t>Client-Transaction-Id: 2049ee97-0940-4451-84bb-aedc31dee86c</w:t>
        </w:r>
      </w:ins>
    </w:p>
    <w:p w:rsidR="00DE117E" w:rsidRDefault="00DE117E" w:rsidP="00DE117E">
      <w:pPr>
        <w:pStyle w:val="Code"/>
        <w:rPr>
          <w:ins w:id="2778" w:author="Arnaud Dumont" w:date="2014-02-24T15:06:00Z"/>
        </w:rPr>
      </w:pPr>
      <w:ins w:id="2779" w:author="Arnaud Dumont" w:date="2014-02-24T15:06:00Z">
        <w:r>
          <w:t>Content-Length: 922</w:t>
        </w:r>
      </w:ins>
    </w:p>
    <w:p w:rsidR="00DE117E" w:rsidRDefault="00DE117E" w:rsidP="00DE117E">
      <w:pPr>
        <w:pStyle w:val="Code"/>
        <w:rPr>
          <w:ins w:id="2780" w:author="Arnaud Dumont" w:date="2014-02-24T15:06:00Z"/>
        </w:rPr>
      </w:pPr>
    </w:p>
    <w:p w:rsidR="001217ED" w:rsidRDefault="001217ED" w:rsidP="001217ED">
      <w:pPr>
        <w:pStyle w:val="Code"/>
        <w:rPr>
          <w:ins w:id="2781" w:author="Arnaud Dumont" w:date="2014-02-25T13:34:00Z"/>
        </w:rPr>
      </w:pPr>
      <w:ins w:id="2782" w:author="Arnaud Dumont" w:date="2014-02-25T13:34:00Z">
        <w:r>
          <w:t>{</w:t>
        </w:r>
      </w:ins>
    </w:p>
    <w:p w:rsidR="001217ED" w:rsidRDefault="001217ED" w:rsidP="001217ED">
      <w:pPr>
        <w:pStyle w:val="Code"/>
        <w:rPr>
          <w:ins w:id="2783" w:author="Arnaud Dumont" w:date="2014-02-25T13:34:00Z"/>
        </w:rPr>
      </w:pPr>
      <w:ins w:id="2784" w:author="Arnaud Dumont" w:date="2014-02-25T13:34:00Z">
        <w:r>
          <w:t xml:space="preserve">  "</w:t>
        </w:r>
        <w:proofErr w:type="gramStart"/>
        <w:r>
          <w:t>messagePoll</w:t>
        </w:r>
        <w:proofErr w:type="gramEnd"/>
        <w:r>
          <w:t>" : {</w:t>
        </w:r>
      </w:ins>
    </w:p>
    <w:p w:rsidR="001217ED" w:rsidRDefault="001217ED" w:rsidP="001217ED">
      <w:pPr>
        <w:pStyle w:val="Code"/>
        <w:rPr>
          <w:ins w:id="2785" w:author="Arnaud Dumont" w:date="2014-02-25T13:34:00Z"/>
        </w:rPr>
      </w:pPr>
      <w:ins w:id="2786" w:author="Arnaud Dumont" w:date="2014-02-25T13:34:00Z">
        <w:r>
          <w:t xml:space="preserve">    "</w:t>
        </w:r>
        <w:proofErr w:type="gramStart"/>
        <w:r>
          <w:t>message</w:t>
        </w:r>
        <w:proofErr w:type="gramEnd"/>
        <w:r>
          <w:t>" : {</w:t>
        </w:r>
      </w:ins>
    </w:p>
    <w:p w:rsidR="00C2715E" w:rsidRDefault="001217ED" w:rsidP="001217ED">
      <w:pPr>
        <w:pStyle w:val="Code"/>
        <w:rPr>
          <w:ins w:id="2787" w:author="Chris Wright" w:date="2014-06-16T14:11:00Z"/>
        </w:rPr>
      </w:pPr>
      <w:ins w:id="2788" w:author="Arnaud Dumont" w:date="2014-02-25T13:34:00Z">
        <w:r>
          <w:t xml:space="preserve">      </w:t>
        </w:r>
      </w:ins>
      <w:ins w:id="2789" w:author="Chris Wright" w:date="2014-06-16T14:10:00Z">
        <w:r w:rsidR="00C2715E">
          <w:t>"@uri</w:t>
        </w:r>
        <w:proofErr w:type="gramStart"/>
        <w:r w:rsidR="00C2715E">
          <w:t>" :</w:t>
        </w:r>
        <w:proofErr w:type="gramEnd"/>
        <w:r w:rsidR="00C2715E">
          <w:t xml:space="preserve"> </w:t>
        </w:r>
      </w:ins>
      <w:ins w:id="2790" w:author="Chris Wright" w:date="2014-06-16T14:24:00Z">
        <w:r w:rsidR="004374BC">
          <w:t>"https://api.discoverydns.com/messages/</w:t>
        </w:r>
      </w:ins>
      <w:ins w:id="2791" w:author="Chris Wright" w:date="2014-06-16T14:25:00Z">
        <w:r w:rsidR="004374BC">
          <w:t>dcd25ec0-2a15-11e3-aa6e-0990200c1b68</w:t>
        </w:r>
      </w:ins>
      <w:ins w:id="2792" w:author="Chris Wright" w:date="2014-06-16T14:24:00Z">
        <w:r w:rsidR="004374BC">
          <w:t>"</w:t>
        </w:r>
      </w:ins>
      <w:ins w:id="2793" w:author="Chris Wright" w:date="2014-06-16T14:11:00Z">
        <w:r w:rsidR="00C2715E">
          <w:t>,</w:t>
        </w:r>
      </w:ins>
    </w:p>
    <w:p w:rsidR="00C2715E" w:rsidRDefault="00C2715E" w:rsidP="001217ED">
      <w:pPr>
        <w:pStyle w:val="Code"/>
        <w:rPr>
          <w:ins w:id="2794" w:author="Chris Wright" w:date="2014-06-16T14:12:00Z"/>
        </w:rPr>
      </w:pPr>
      <w:ins w:id="2795" w:author="Chris Wright" w:date="2014-06-16T14:11:00Z">
        <w:r>
          <w:t xml:space="preserve">      "</w:t>
        </w:r>
        <w:proofErr w:type="gramStart"/>
        <w:r>
          <w:t>id</w:t>
        </w:r>
        <w:proofErr w:type="gramEnd"/>
        <w:r>
          <w:t>" : "</w:t>
        </w:r>
      </w:ins>
      <w:ins w:id="2796" w:author="Chris Wright" w:date="2014-06-16T14:16:00Z">
        <w:r w:rsidR="00554CFE">
          <w:t>dcd25ec0-2a15-11e3-aa6e-0990200c1b68</w:t>
        </w:r>
      </w:ins>
      <w:ins w:id="2797" w:author="Chris Wright" w:date="2014-06-16T14:11:00Z">
        <w:r>
          <w:t>"</w:t>
        </w:r>
      </w:ins>
      <w:ins w:id="2798" w:author="Chris Wright" w:date="2014-06-16T14:12:00Z">
        <w:r>
          <w:t>,</w:t>
        </w:r>
      </w:ins>
    </w:p>
    <w:p w:rsidR="00C2715E" w:rsidRDefault="00C2715E" w:rsidP="001217ED">
      <w:pPr>
        <w:pStyle w:val="Code"/>
        <w:rPr>
          <w:ins w:id="2799" w:author="Chris Wright" w:date="2014-06-16T14:12:00Z"/>
        </w:rPr>
      </w:pPr>
      <w:ins w:id="2800" w:author="Chris Wright" w:date="2014-06-16T14:12:00Z">
        <w:r>
          <w:t xml:space="preserve">      "</w:t>
        </w:r>
        <w:proofErr w:type="gramStart"/>
        <w:r>
          <w:t>messageCode</w:t>
        </w:r>
        <w:proofErr w:type="gramEnd"/>
        <w:r>
          <w:t>" : "</w:t>
        </w:r>
      </w:ins>
      <w:ins w:id="2801" w:author="Chris Wright" w:date="2014-06-16T14:16:00Z">
        <w:r w:rsidR="00554CFE">
          <w:t>zoneUsageWarning</w:t>
        </w:r>
      </w:ins>
      <w:ins w:id="2802" w:author="Chris Wright" w:date="2014-06-16T14:12:00Z">
        <w:r>
          <w:t>",</w:t>
        </w:r>
      </w:ins>
    </w:p>
    <w:p w:rsidR="00554CFE" w:rsidRDefault="00554CFE" w:rsidP="00554CFE">
      <w:pPr>
        <w:pStyle w:val="Code"/>
        <w:rPr>
          <w:ins w:id="2803" w:author="Chris Wright" w:date="2014-06-16T14:12:00Z"/>
        </w:rPr>
      </w:pPr>
      <w:ins w:id="2804" w:author="Chris Wright" w:date="2014-06-16T14:12:00Z">
        <w:r>
          <w:t xml:space="preserve">      "</w:t>
        </w:r>
        <w:proofErr w:type="gramStart"/>
        <w:r>
          <w:t>targetAccountId</w:t>
        </w:r>
        <w:proofErr w:type="gramEnd"/>
        <w:r>
          <w:t>" : "ccc25ec0-2ee5-11e3-aa6e-0800200c9a66",</w:t>
        </w:r>
      </w:ins>
    </w:p>
    <w:p w:rsidR="00554CFE" w:rsidRDefault="00554CFE" w:rsidP="00554CFE">
      <w:pPr>
        <w:pStyle w:val="Code"/>
        <w:rPr>
          <w:ins w:id="2805" w:author="Chris Wright" w:date="2014-06-16T14:13:00Z"/>
        </w:rPr>
      </w:pPr>
      <w:ins w:id="2806" w:author="Chris Wright" w:date="2014-06-16T14:13:00Z">
        <w:r>
          <w:t xml:space="preserve">      "</w:t>
        </w:r>
        <w:proofErr w:type="gramStart"/>
        <w:r>
          <w:t>enqueueDate</w:t>
        </w:r>
        <w:proofErr w:type="gramEnd"/>
        <w:r>
          <w:t>" : "2014-02-25T02:13:15.088",</w:t>
        </w:r>
      </w:ins>
    </w:p>
    <w:p w:rsidR="00554CFE" w:rsidRDefault="00554CFE" w:rsidP="00554CFE">
      <w:pPr>
        <w:pStyle w:val="Code"/>
        <w:rPr>
          <w:ins w:id="2807" w:author="Chris Wright" w:date="2014-06-16T14:13:00Z"/>
        </w:rPr>
      </w:pPr>
      <w:ins w:id="2808" w:author="Chris Wright" w:date="2014-06-16T14:13:00Z">
        <w:r>
          <w:t xml:space="preserve">      "</w:t>
        </w:r>
        <w:proofErr w:type="gramStart"/>
        <w:r>
          <w:t>subject</w:t>
        </w:r>
        <w:proofErr w:type="gramEnd"/>
        <w:r>
          <w:t>" : "</w:t>
        </w:r>
      </w:ins>
      <w:ins w:id="2809" w:author="Chris Wright" w:date="2014-06-16T14:17:00Z">
        <w:r>
          <w:t>Warning: test.com</w:t>
        </w:r>
        <w:r w:rsidRPr="00554CFE">
          <w:t xml:space="preserve"> has reached </w:t>
        </w:r>
        <w:r>
          <w:t>75.1</w:t>
        </w:r>
        <w:r w:rsidRPr="00554CFE">
          <w:t>% of allowed query utilisation</w:t>
        </w:r>
      </w:ins>
      <w:ins w:id="2810" w:author="Chris Wright" w:date="2014-06-16T14:13:00Z">
        <w:r>
          <w:t>",</w:t>
        </w:r>
      </w:ins>
    </w:p>
    <w:p w:rsidR="00554CFE" w:rsidRDefault="00554CFE" w:rsidP="00554CFE">
      <w:pPr>
        <w:pStyle w:val="Code"/>
        <w:rPr>
          <w:ins w:id="2811" w:author="Chris Wright" w:date="2014-06-16T14:13:00Z"/>
        </w:rPr>
      </w:pPr>
      <w:ins w:id="2812" w:author="Chris Wright" w:date="2014-06-16T14:13:00Z">
        <w:r>
          <w:t xml:space="preserve">      "</w:t>
        </w:r>
        <w:proofErr w:type="gramStart"/>
        <w:r>
          <w:t>message</w:t>
        </w:r>
        <w:proofErr w:type="gramEnd"/>
        <w:r>
          <w:t>" : "</w:t>
        </w:r>
      </w:ins>
      <w:ins w:id="2813" w:author="Chris Wright" w:date="2014-06-16T14:17:00Z">
        <w:r w:rsidRPr="00554CFE">
          <w:t xml:space="preserve"> </w:t>
        </w:r>
        <w:r>
          <w:t xml:space="preserve">The zone </w:t>
        </w:r>
      </w:ins>
      <w:ins w:id="2814" w:author="Chris Wright" w:date="2014-06-16T14:18:00Z">
        <w:r>
          <w:t>test.com</w:t>
        </w:r>
      </w:ins>
      <w:ins w:id="2815" w:author="Chris Wright" w:date="2014-06-16T14:17:00Z">
        <w:r>
          <w:t xml:space="preserve"> (</w:t>
        </w:r>
      </w:ins>
      <w:ins w:id="2816" w:author="Chris Wright" w:date="2014-06-16T14:18:00Z">
        <w:r>
          <w:t>2049ee97-0940-4451-a422-7010fec8c781</w:t>
        </w:r>
      </w:ins>
      <w:ins w:id="2817" w:author="Chris Wright" w:date="2014-06-16T14:17:00Z">
        <w:r>
          <w:t xml:space="preserve">) has used </w:t>
        </w:r>
      </w:ins>
      <w:ins w:id="2818" w:author="Chris Wright" w:date="2014-06-16T14:18:00Z">
        <w:r>
          <w:t>75.1</w:t>
        </w:r>
      </w:ins>
      <w:ins w:id="2819" w:author="Chris Wright" w:date="2014-06-16T14:17:00Z">
        <w:r w:rsidRPr="00554CFE">
          <w:t>% of its allowed qu</w:t>
        </w:r>
        <w:r>
          <w:t xml:space="preserve">ery utilisation - </w:t>
        </w:r>
      </w:ins>
      <w:ins w:id="2820" w:author="Chris Wright" w:date="2014-06-16T14:18:00Z">
        <w:r>
          <w:t>7500</w:t>
        </w:r>
      </w:ins>
      <w:ins w:id="2821" w:author="Chris Wright" w:date="2014-06-16T14:17:00Z">
        <w:r>
          <w:t xml:space="preserve"> of </w:t>
        </w:r>
      </w:ins>
      <w:ins w:id="2822" w:author="Chris Wright" w:date="2014-06-16T14:19:00Z">
        <w:r>
          <w:t>10000</w:t>
        </w:r>
      </w:ins>
      <w:ins w:id="2823" w:author="Chris Wright" w:date="2014-06-16T14:17:00Z">
        <w:r w:rsidRPr="00554CFE">
          <w:t xml:space="preserve"> queries.</w:t>
        </w:r>
      </w:ins>
      <w:ins w:id="2824" w:author="Chris Wright" w:date="2014-06-16T14:13:00Z">
        <w:r>
          <w:t>",</w:t>
        </w:r>
      </w:ins>
    </w:p>
    <w:p w:rsidR="00554CFE" w:rsidRDefault="00554CFE" w:rsidP="00554CFE">
      <w:pPr>
        <w:pStyle w:val="Code"/>
        <w:rPr>
          <w:ins w:id="2825" w:author="Chris Wright" w:date="2014-06-16T14:14:00Z"/>
        </w:rPr>
      </w:pPr>
      <w:ins w:id="2826" w:author="Chris Wright" w:date="2014-06-16T14:14:00Z">
        <w:r>
          <w:t xml:space="preserve">      "</w:t>
        </w:r>
        <w:proofErr w:type="gramStart"/>
        <w:r>
          <w:t>parameters</w:t>
        </w:r>
        <w:proofErr w:type="gramEnd"/>
        <w:r>
          <w:t>" : {</w:t>
        </w:r>
      </w:ins>
    </w:p>
    <w:p w:rsidR="00554CFE" w:rsidRDefault="00554CFE" w:rsidP="00554CFE">
      <w:pPr>
        <w:pStyle w:val="Code"/>
        <w:rPr>
          <w:ins w:id="2827" w:author="Chris Wright" w:date="2014-06-16T14:14:00Z"/>
        </w:rPr>
      </w:pPr>
      <w:ins w:id="2828" w:author="Chris Wright" w:date="2014-06-16T14:14:00Z">
        <w:r>
          <w:t xml:space="preserve">        "</w:t>
        </w:r>
      </w:ins>
      <w:proofErr w:type="gramStart"/>
      <w:ins w:id="2829" w:author="Chris Wright" w:date="2014-06-16T14:19:00Z">
        <w:r>
          <w:t>zoneName</w:t>
        </w:r>
      </w:ins>
      <w:proofErr w:type="gramEnd"/>
      <w:ins w:id="2830" w:author="Chris Wright" w:date="2014-06-16T14:14:00Z">
        <w:r>
          <w:t>" : "</w:t>
        </w:r>
      </w:ins>
      <w:ins w:id="2831" w:author="Chris Wright" w:date="2014-06-16T14:20:00Z">
        <w:r>
          <w:t>test.com</w:t>
        </w:r>
      </w:ins>
      <w:ins w:id="2832" w:author="Chris Wright" w:date="2014-06-16T14:14:00Z">
        <w:r>
          <w:t>",</w:t>
        </w:r>
      </w:ins>
    </w:p>
    <w:p w:rsidR="00554CFE" w:rsidRDefault="00554CFE" w:rsidP="00554CFE">
      <w:pPr>
        <w:pStyle w:val="Code"/>
        <w:rPr>
          <w:ins w:id="2833" w:author="Chris Wright" w:date="2014-06-16T14:19:00Z"/>
        </w:rPr>
      </w:pPr>
      <w:ins w:id="2834" w:author="Chris Wright" w:date="2014-06-16T14:14:00Z">
        <w:r>
          <w:t xml:space="preserve">        "</w:t>
        </w:r>
      </w:ins>
      <w:proofErr w:type="gramStart"/>
      <w:ins w:id="2835" w:author="Chris Wright" w:date="2014-06-16T14:19:00Z">
        <w:r>
          <w:t>zoneId</w:t>
        </w:r>
      </w:ins>
      <w:proofErr w:type="gramEnd"/>
      <w:ins w:id="2836" w:author="Chris Wright" w:date="2014-06-16T14:14:00Z">
        <w:r>
          <w:t>" : "</w:t>
        </w:r>
      </w:ins>
      <w:ins w:id="2837" w:author="Chris Wright" w:date="2014-06-16T14:20:00Z">
        <w:r>
          <w:t>2049ee97-0940-4451-a422-7010fec8c781</w:t>
        </w:r>
      </w:ins>
      <w:ins w:id="2838" w:author="Chris Wright" w:date="2014-06-16T14:14:00Z">
        <w:r>
          <w:t>"</w:t>
        </w:r>
      </w:ins>
      <w:ins w:id="2839" w:author="Chris Wright" w:date="2014-06-16T14:19:00Z">
        <w:r>
          <w:t>,</w:t>
        </w:r>
      </w:ins>
    </w:p>
    <w:p w:rsidR="00554CFE" w:rsidRDefault="00554CFE" w:rsidP="00554CFE">
      <w:pPr>
        <w:pStyle w:val="Code"/>
        <w:rPr>
          <w:ins w:id="2840" w:author="Chris Wright" w:date="2014-06-16T14:19:00Z"/>
        </w:rPr>
      </w:pPr>
      <w:ins w:id="2841" w:author="Chris Wright" w:date="2014-06-16T14:19:00Z">
        <w:r>
          <w:t xml:space="preserve">        "</w:t>
        </w:r>
        <w:proofErr w:type="gramStart"/>
        <w:r>
          <w:t>percentUsed</w:t>
        </w:r>
        <w:proofErr w:type="gramEnd"/>
        <w:r>
          <w:t>" : "</w:t>
        </w:r>
      </w:ins>
      <w:ins w:id="2842" w:author="Chris Wright" w:date="2014-06-16T14:20:00Z">
        <w:r>
          <w:t>75.1</w:t>
        </w:r>
      </w:ins>
      <w:ins w:id="2843" w:author="Chris Wright" w:date="2014-06-16T14:19:00Z">
        <w:r>
          <w:t>",</w:t>
        </w:r>
      </w:ins>
    </w:p>
    <w:p w:rsidR="00554CFE" w:rsidRDefault="00554CFE" w:rsidP="00554CFE">
      <w:pPr>
        <w:pStyle w:val="Code"/>
        <w:rPr>
          <w:ins w:id="2844" w:author="Chris Wright" w:date="2014-06-16T14:20:00Z"/>
        </w:rPr>
      </w:pPr>
      <w:ins w:id="2845" w:author="Chris Wright" w:date="2014-06-16T14:19:00Z">
        <w:r>
          <w:t xml:space="preserve">        "</w:t>
        </w:r>
        <w:proofErr w:type="gramStart"/>
        <w:r>
          <w:t>currentUsage</w:t>
        </w:r>
        <w:proofErr w:type="gramEnd"/>
        <w:r>
          <w:t>"</w:t>
        </w:r>
      </w:ins>
      <w:ins w:id="2846" w:author="Chris Wright" w:date="2014-06-16T14:20:00Z">
        <w:r>
          <w:t xml:space="preserve"> : "7500",</w:t>
        </w:r>
      </w:ins>
    </w:p>
    <w:p w:rsidR="00554CFE" w:rsidRDefault="00554CFE" w:rsidP="00554CFE">
      <w:pPr>
        <w:pStyle w:val="Code"/>
        <w:rPr>
          <w:ins w:id="2847" w:author="Chris Wright" w:date="2014-06-16T14:14:00Z"/>
        </w:rPr>
      </w:pPr>
      <w:ins w:id="2848" w:author="Chris Wright" w:date="2014-06-16T14:20:00Z">
        <w:r>
          <w:t xml:space="preserve">        "</w:t>
        </w:r>
        <w:proofErr w:type="gramStart"/>
        <w:r>
          <w:t>usageLimit</w:t>
        </w:r>
        <w:proofErr w:type="gramEnd"/>
        <w:r>
          <w:t>" : "10000"</w:t>
        </w:r>
      </w:ins>
    </w:p>
    <w:p w:rsidR="00554CFE" w:rsidRDefault="00554CFE" w:rsidP="00554CFE">
      <w:pPr>
        <w:pStyle w:val="Code"/>
        <w:rPr>
          <w:ins w:id="2849" w:author="Chris Wright" w:date="2014-06-16T14:12:00Z"/>
        </w:rPr>
      </w:pPr>
      <w:ins w:id="2850" w:author="Chris Wright" w:date="2014-06-16T14:14:00Z">
        <w:r>
          <w:t xml:space="preserve">      }</w:t>
        </w:r>
      </w:ins>
    </w:p>
    <w:p w:rsidR="00554CFE" w:rsidRDefault="00554CFE" w:rsidP="00554CFE">
      <w:pPr>
        <w:pStyle w:val="Code"/>
        <w:rPr>
          <w:ins w:id="2851" w:author="Chris Wright" w:date="2014-06-16T14:12:00Z"/>
        </w:rPr>
      </w:pPr>
      <w:ins w:id="2852" w:author="Chris Wright" w:date="2014-06-16T14:15:00Z">
        <w:r>
          <w:t xml:space="preserve">    },</w:t>
        </w:r>
      </w:ins>
    </w:p>
    <w:p w:rsidR="001217ED" w:rsidDel="00554CFE" w:rsidRDefault="001217ED" w:rsidP="001217ED">
      <w:pPr>
        <w:pStyle w:val="Code"/>
        <w:rPr>
          <w:ins w:id="2853" w:author="Arnaud Dumont" w:date="2014-02-25T13:34:00Z"/>
          <w:del w:id="2854" w:author="Chris Wright" w:date="2014-06-16T14:15:00Z"/>
        </w:rPr>
      </w:pPr>
      <w:ins w:id="2855" w:author="Arnaud Dumont" w:date="2014-02-25T13:34:00Z">
        <w:del w:id="2856" w:author="Chris Wright" w:date="2014-06-16T14:15:00Z">
          <w:r w:rsidDel="00554CFE">
            <w:delText>"id" : "aac25ec0-2ee5-11e3-aa6e-0800200c9a66",</w:delText>
          </w:r>
        </w:del>
      </w:ins>
    </w:p>
    <w:p w:rsidR="001217ED" w:rsidDel="00554CFE" w:rsidRDefault="001217ED" w:rsidP="001217ED">
      <w:pPr>
        <w:pStyle w:val="Code"/>
        <w:rPr>
          <w:ins w:id="2857" w:author="Arnaud Dumont" w:date="2014-02-25T13:34:00Z"/>
          <w:del w:id="2858" w:author="Chris Wright" w:date="2014-06-16T14:15:00Z"/>
        </w:rPr>
      </w:pPr>
      <w:ins w:id="2859" w:author="Arnaud Dumont" w:date="2014-02-25T13:34:00Z">
        <w:del w:id="2860" w:author="Chris Wright" w:date="2014-06-16T14:15:00Z">
          <w:r w:rsidDel="00554CFE">
            <w:lastRenderedPageBreak/>
            <w:delText xml:space="preserve">      "messageType" : "zoneDNSSECSigningCompleted",</w:delText>
          </w:r>
        </w:del>
      </w:ins>
    </w:p>
    <w:p w:rsidR="001217ED" w:rsidDel="00554CFE" w:rsidRDefault="001217ED" w:rsidP="001217ED">
      <w:pPr>
        <w:pStyle w:val="Code"/>
        <w:rPr>
          <w:ins w:id="2861" w:author="Arnaud Dumont" w:date="2014-02-25T13:34:00Z"/>
          <w:del w:id="2862" w:author="Chris Wright" w:date="2014-06-16T14:15:00Z"/>
        </w:rPr>
      </w:pPr>
      <w:ins w:id="2863" w:author="Arnaud Dumont" w:date="2014-02-25T13:34:00Z">
        <w:del w:id="2864" w:author="Chris Wright" w:date="2014-06-16T14:15:00Z">
          <w:r w:rsidDel="00554CFE">
            <w:delText xml:space="preserve">      "relatedObjectId" : "bbc25ec0-2ee5-11e3-aa6e-0800200c9a66",</w:delText>
          </w:r>
        </w:del>
      </w:ins>
    </w:p>
    <w:p w:rsidR="001217ED" w:rsidDel="00554CFE" w:rsidRDefault="001217ED" w:rsidP="001217ED">
      <w:pPr>
        <w:pStyle w:val="Code"/>
        <w:rPr>
          <w:ins w:id="2865" w:author="Arnaud Dumont" w:date="2014-02-25T13:34:00Z"/>
          <w:del w:id="2866" w:author="Chris Wright" w:date="2014-06-16T14:15:00Z"/>
        </w:rPr>
      </w:pPr>
      <w:ins w:id="2867" w:author="Arnaud Dumont" w:date="2014-02-25T13:34:00Z">
        <w:del w:id="2868" w:author="Chris Wright" w:date="2014-06-16T14:15:00Z">
          <w:r w:rsidDel="00554CFE">
            <w:delText xml:space="preserve">      "sponsorAccountId" : "ccc25ec0-2ee5-11e3-aa6e-0800200c9a66",</w:delText>
          </w:r>
        </w:del>
      </w:ins>
    </w:p>
    <w:p w:rsidR="001217ED" w:rsidDel="00554CFE" w:rsidRDefault="001217ED" w:rsidP="001217ED">
      <w:pPr>
        <w:pStyle w:val="Code"/>
        <w:rPr>
          <w:ins w:id="2869" w:author="Arnaud Dumont" w:date="2014-02-25T13:34:00Z"/>
          <w:del w:id="2870" w:author="Chris Wright" w:date="2014-06-16T14:15:00Z"/>
        </w:rPr>
      </w:pPr>
      <w:ins w:id="2871" w:author="Arnaud Dumont" w:date="2014-02-25T13:34:00Z">
        <w:del w:id="2872" w:author="Chris Wright" w:date="2014-06-16T14:15:00Z">
          <w:r w:rsidDel="00554CFE">
            <w:delText xml:space="preserve">      "createDate" : "2014-02-25T02:13:15.088",</w:delText>
          </w:r>
        </w:del>
      </w:ins>
    </w:p>
    <w:p w:rsidR="001217ED" w:rsidDel="00554CFE" w:rsidRDefault="001217ED" w:rsidP="001217ED">
      <w:pPr>
        <w:pStyle w:val="Code"/>
        <w:rPr>
          <w:ins w:id="2873" w:author="Arnaud Dumont" w:date="2014-02-25T13:34:00Z"/>
          <w:del w:id="2874" w:author="Chris Wright" w:date="2014-06-16T14:15:00Z"/>
        </w:rPr>
      </w:pPr>
      <w:ins w:id="2875" w:author="Arnaud Dumont" w:date="2014-02-25T13:34:00Z">
        <w:del w:id="2876" w:author="Chris Wright" w:date="2014-06-16T14:15:00Z">
          <w:r w:rsidDel="00554CFE">
            <w:delText xml:space="preserve">      "acknowledgedDate" : null,</w:delText>
          </w:r>
        </w:del>
      </w:ins>
    </w:p>
    <w:p w:rsidR="001217ED" w:rsidDel="00554CFE" w:rsidRDefault="001217ED" w:rsidP="001217ED">
      <w:pPr>
        <w:pStyle w:val="Code"/>
        <w:rPr>
          <w:ins w:id="2877" w:author="Arnaud Dumont" w:date="2014-02-25T13:34:00Z"/>
          <w:del w:id="2878" w:author="Chris Wright" w:date="2014-06-16T14:15:00Z"/>
        </w:rPr>
      </w:pPr>
      <w:ins w:id="2879" w:author="Arnaud Dumont" w:date="2014-02-25T13:34:00Z">
        <w:del w:id="2880" w:author="Chris Wright" w:date="2014-06-16T14:15:00Z">
          <w:r w:rsidDel="00554CFE">
            <w:delText xml:space="preserve">      "acknowledgedByUserId" : null,</w:delText>
          </w:r>
        </w:del>
      </w:ins>
    </w:p>
    <w:p w:rsidR="001217ED" w:rsidDel="00554CFE" w:rsidRDefault="001217ED" w:rsidP="001217ED">
      <w:pPr>
        <w:pStyle w:val="Code"/>
        <w:rPr>
          <w:ins w:id="2881" w:author="Arnaud Dumont" w:date="2014-02-25T13:34:00Z"/>
          <w:del w:id="2882" w:author="Chris Wright" w:date="2014-06-16T14:15:00Z"/>
        </w:rPr>
      </w:pPr>
      <w:ins w:id="2883" w:author="Arnaud Dumont" w:date="2014-02-25T13:34:00Z">
        <w:del w:id="2884" w:author="Chris Wright" w:date="2014-06-16T14:15:00Z">
          <w:r w:rsidDel="00554CFE">
            <w:delText xml:space="preserve">      "message" : "</w:delText>
          </w:r>
        </w:del>
      </w:ins>
      <w:ins w:id="2885" w:author="Arnaud Dumont" w:date="2014-02-25T13:40:00Z">
        <w:del w:id="2886" w:author="Chris Wright" w:date="2014-06-16T14:15:00Z">
          <w:r w:rsidR="00F8133C" w:rsidDel="00554CFE">
            <w:delText>Zone DNSSEC-signing completed</w:delText>
          </w:r>
        </w:del>
      </w:ins>
      <w:ins w:id="2887" w:author="Arnaud Dumont" w:date="2014-02-25T13:34:00Z">
        <w:del w:id="2888" w:author="Chris Wright" w:date="2014-06-16T14:15:00Z">
          <w:r w:rsidDel="00554CFE">
            <w:delText>",</w:delText>
          </w:r>
        </w:del>
      </w:ins>
    </w:p>
    <w:p w:rsidR="001217ED" w:rsidDel="00554CFE" w:rsidRDefault="001217ED" w:rsidP="001217ED">
      <w:pPr>
        <w:pStyle w:val="Code"/>
        <w:rPr>
          <w:ins w:id="2889" w:author="Arnaud Dumont" w:date="2014-02-25T13:34:00Z"/>
          <w:del w:id="2890" w:author="Chris Wright" w:date="2014-06-16T14:15:00Z"/>
        </w:rPr>
      </w:pPr>
      <w:ins w:id="2891" w:author="Arnaud Dumont" w:date="2014-02-25T13:34:00Z">
        <w:del w:id="2892" w:author="Chris Wright" w:date="2014-06-16T14:15:00Z">
          <w:r w:rsidDel="00554CFE">
            <w:delText xml:space="preserve">      "messageContents" : {</w:delText>
          </w:r>
        </w:del>
      </w:ins>
    </w:p>
    <w:p w:rsidR="001217ED" w:rsidDel="00554CFE" w:rsidRDefault="001217ED" w:rsidP="001217ED">
      <w:pPr>
        <w:pStyle w:val="Code"/>
        <w:rPr>
          <w:ins w:id="2893" w:author="Arnaud Dumont" w:date="2014-02-25T13:34:00Z"/>
          <w:del w:id="2894" w:author="Chris Wright" w:date="2014-06-16T14:15:00Z"/>
        </w:rPr>
      </w:pPr>
      <w:ins w:id="2895" w:author="Arnaud Dumont" w:date="2014-02-25T13:34:00Z">
        <w:del w:id="2896" w:author="Chris Wright" w:date="2014-06-16T14:15:00Z">
          <w:r w:rsidDel="00554CFE">
            <w:delText xml:space="preserve">        "zoneId" : "</w:delText>
          </w:r>
        </w:del>
      </w:ins>
      <w:ins w:id="2897" w:author="Arnaud Dumont" w:date="2014-02-25T13:40:00Z">
        <w:del w:id="2898" w:author="Chris Wright" w:date="2014-06-16T14:15:00Z">
          <w:r w:rsidR="00F8133C" w:rsidDel="00554CFE">
            <w:delText>bbc25ec0-2ee5-11e3-aa6e-0800200c9a66</w:delText>
          </w:r>
        </w:del>
      </w:ins>
      <w:ins w:id="2899" w:author="Arnaud Dumont" w:date="2014-02-25T13:34:00Z">
        <w:del w:id="2900" w:author="Chris Wright" w:date="2014-06-16T14:15:00Z">
          <w:r w:rsidDel="00554CFE">
            <w:delText>",</w:delText>
          </w:r>
        </w:del>
      </w:ins>
    </w:p>
    <w:p w:rsidR="001217ED" w:rsidDel="00554CFE" w:rsidRDefault="001217ED" w:rsidP="001217ED">
      <w:pPr>
        <w:pStyle w:val="Code"/>
        <w:rPr>
          <w:ins w:id="2901" w:author="Arnaud Dumont" w:date="2014-02-25T13:34:00Z"/>
          <w:del w:id="2902" w:author="Chris Wright" w:date="2014-06-16T14:15:00Z"/>
        </w:rPr>
      </w:pPr>
      <w:ins w:id="2903" w:author="Arnaud Dumont" w:date="2014-02-25T13:34:00Z">
        <w:del w:id="2904" w:author="Chris Wright" w:date="2014-06-16T14:15:00Z">
          <w:r w:rsidDel="00554CFE">
            <w:delText xml:space="preserve">        "zoneName" : "test.com",</w:delText>
          </w:r>
        </w:del>
      </w:ins>
    </w:p>
    <w:p w:rsidR="001217ED" w:rsidDel="00554CFE" w:rsidRDefault="001217ED" w:rsidP="001217ED">
      <w:pPr>
        <w:pStyle w:val="Code"/>
        <w:rPr>
          <w:ins w:id="2905" w:author="Arnaud Dumont" w:date="2014-02-25T13:34:00Z"/>
          <w:del w:id="2906" w:author="Chris Wright" w:date="2014-06-16T14:15:00Z"/>
        </w:rPr>
      </w:pPr>
      <w:ins w:id="2907" w:author="Arnaud Dumont" w:date="2014-02-25T13:34:00Z">
        <w:del w:id="2908" w:author="Chris Wright" w:date="2014-06-16T14:15:00Z">
          <w:r w:rsidDel="00554CFE">
            <w:delText xml:space="preserve">        "delegationResourceRecords" : [ {</w:delText>
          </w:r>
        </w:del>
      </w:ins>
    </w:p>
    <w:p w:rsidR="001217ED" w:rsidDel="00554CFE" w:rsidRDefault="001217ED" w:rsidP="001217ED">
      <w:pPr>
        <w:pStyle w:val="Code"/>
        <w:rPr>
          <w:ins w:id="2909" w:author="Arnaud Dumont" w:date="2014-02-25T13:34:00Z"/>
          <w:del w:id="2910" w:author="Chris Wright" w:date="2014-06-16T14:15:00Z"/>
        </w:rPr>
      </w:pPr>
      <w:ins w:id="2911" w:author="Arnaud Dumont" w:date="2014-02-25T13:34:00Z">
        <w:del w:id="2912" w:author="Chris Wright" w:date="2014-06-16T14:15:00Z">
          <w:r w:rsidDel="00554CFE">
            <w:delText xml:space="preserve">          "name" : "test.com.",</w:delText>
          </w:r>
        </w:del>
      </w:ins>
    </w:p>
    <w:p w:rsidR="001217ED" w:rsidDel="00554CFE" w:rsidRDefault="001217ED" w:rsidP="001217ED">
      <w:pPr>
        <w:pStyle w:val="Code"/>
        <w:rPr>
          <w:ins w:id="2913" w:author="Arnaud Dumont" w:date="2014-02-25T13:34:00Z"/>
          <w:del w:id="2914" w:author="Chris Wright" w:date="2014-06-16T14:15:00Z"/>
        </w:rPr>
      </w:pPr>
      <w:ins w:id="2915" w:author="Arnaud Dumont" w:date="2014-02-25T13:34:00Z">
        <w:del w:id="2916" w:author="Chris Wright" w:date="2014-06-16T14:15:00Z">
          <w:r w:rsidDel="00554CFE">
            <w:delText xml:space="preserve">          "class" : "IN",</w:delText>
          </w:r>
        </w:del>
      </w:ins>
    </w:p>
    <w:p w:rsidR="001217ED" w:rsidDel="00554CFE" w:rsidRDefault="001217ED" w:rsidP="001217ED">
      <w:pPr>
        <w:pStyle w:val="Code"/>
        <w:rPr>
          <w:ins w:id="2917" w:author="Arnaud Dumont" w:date="2014-02-25T13:34:00Z"/>
          <w:del w:id="2918" w:author="Chris Wright" w:date="2014-06-16T14:15:00Z"/>
        </w:rPr>
      </w:pPr>
      <w:ins w:id="2919" w:author="Arnaud Dumont" w:date="2014-02-25T13:34:00Z">
        <w:del w:id="2920" w:author="Chris Wright" w:date="2014-06-16T14:15:00Z">
          <w:r w:rsidDel="00554CFE">
            <w:delText xml:space="preserve">          "ttl" : "3600",</w:delText>
          </w:r>
        </w:del>
      </w:ins>
    </w:p>
    <w:p w:rsidR="001217ED" w:rsidDel="00554CFE" w:rsidRDefault="001217ED" w:rsidP="001217ED">
      <w:pPr>
        <w:pStyle w:val="Code"/>
        <w:rPr>
          <w:ins w:id="2921" w:author="Arnaud Dumont" w:date="2014-02-25T13:34:00Z"/>
          <w:del w:id="2922" w:author="Chris Wright" w:date="2014-06-16T14:15:00Z"/>
        </w:rPr>
      </w:pPr>
      <w:ins w:id="2923" w:author="Arnaud Dumont" w:date="2014-02-25T13:34:00Z">
        <w:del w:id="2924" w:author="Chris Wright" w:date="2014-06-16T14:15:00Z">
          <w:r w:rsidDel="00554CFE">
            <w:delText xml:space="preserve">          "type" : "NS",</w:delText>
          </w:r>
        </w:del>
      </w:ins>
    </w:p>
    <w:p w:rsidR="001217ED" w:rsidDel="00554CFE" w:rsidRDefault="001217ED" w:rsidP="001217ED">
      <w:pPr>
        <w:pStyle w:val="Code"/>
        <w:rPr>
          <w:ins w:id="2925" w:author="Arnaud Dumont" w:date="2014-02-25T13:34:00Z"/>
          <w:del w:id="2926" w:author="Chris Wright" w:date="2014-06-16T14:15:00Z"/>
        </w:rPr>
      </w:pPr>
      <w:ins w:id="2927" w:author="Arnaud Dumont" w:date="2014-02-25T13:34:00Z">
        <w:del w:id="2928" w:author="Chris Wright" w:date="2014-06-16T14:15:00Z">
          <w:r w:rsidDel="00554CFE">
            <w:delText xml:space="preserve">          "target" : "test.com."</w:delText>
          </w:r>
        </w:del>
      </w:ins>
    </w:p>
    <w:p w:rsidR="001217ED" w:rsidDel="00554CFE" w:rsidRDefault="001217ED" w:rsidP="001217ED">
      <w:pPr>
        <w:pStyle w:val="Code"/>
        <w:rPr>
          <w:ins w:id="2929" w:author="Arnaud Dumont" w:date="2014-02-25T13:34:00Z"/>
          <w:del w:id="2930" w:author="Chris Wright" w:date="2014-06-16T14:15:00Z"/>
        </w:rPr>
      </w:pPr>
      <w:ins w:id="2931" w:author="Arnaud Dumont" w:date="2014-02-25T13:34:00Z">
        <w:del w:id="2932" w:author="Chris Wright" w:date="2014-06-16T14:15:00Z">
          <w:r w:rsidDel="00554CFE">
            <w:delText xml:space="preserve">        }, {</w:delText>
          </w:r>
        </w:del>
      </w:ins>
    </w:p>
    <w:p w:rsidR="001217ED" w:rsidDel="00554CFE" w:rsidRDefault="001217ED" w:rsidP="001217ED">
      <w:pPr>
        <w:pStyle w:val="Code"/>
        <w:rPr>
          <w:ins w:id="2933" w:author="Arnaud Dumont" w:date="2014-02-25T13:34:00Z"/>
          <w:del w:id="2934" w:author="Chris Wright" w:date="2014-06-16T14:15:00Z"/>
        </w:rPr>
      </w:pPr>
      <w:ins w:id="2935" w:author="Arnaud Dumont" w:date="2014-02-25T13:34:00Z">
        <w:del w:id="2936" w:author="Chris Wright" w:date="2014-06-16T14:15:00Z">
          <w:r w:rsidDel="00554CFE">
            <w:delText xml:space="preserve">          "name" : "test.com.",</w:delText>
          </w:r>
        </w:del>
      </w:ins>
    </w:p>
    <w:p w:rsidR="001217ED" w:rsidDel="00554CFE" w:rsidRDefault="001217ED" w:rsidP="001217ED">
      <w:pPr>
        <w:pStyle w:val="Code"/>
        <w:rPr>
          <w:ins w:id="2937" w:author="Arnaud Dumont" w:date="2014-02-25T13:34:00Z"/>
          <w:del w:id="2938" w:author="Chris Wright" w:date="2014-06-16T14:15:00Z"/>
        </w:rPr>
      </w:pPr>
      <w:ins w:id="2939" w:author="Arnaud Dumont" w:date="2014-02-25T13:34:00Z">
        <w:del w:id="2940" w:author="Chris Wright" w:date="2014-06-16T14:15:00Z">
          <w:r w:rsidDel="00554CFE">
            <w:delText xml:space="preserve">          "class" : "IN",</w:delText>
          </w:r>
        </w:del>
      </w:ins>
    </w:p>
    <w:p w:rsidR="001217ED" w:rsidDel="00554CFE" w:rsidRDefault="001217ED" w:rsidP="001217ED">
      <w:pPr>
        <w:pStyle w:val="Code"/>
        <w:rPr>
          <w:ins w:id="2941" w:author="Arnaud Dumont" w:date="2014-02-25T13:34:00Z"/>
          <w:del w:id="2942" w:author="Chris Wright" w:date="2014-06-16T14:15:00Z"/>
        </w:rPr>
      </w:pPr>
      <w:ins w:id="2943" w:author="Arnaud Dumont" w:date="2014-02-25T13:34:00Z">
        <w:del w:id="2944" w:author="Chris Wright" w:date="2014-06-16T14:15:00Z">
          <w:r w:rsidDel="00554CFE">
            <w:delText xml:space="preserve">          "ttl" : "3600",</w:delText>
          </w:r>
        </w:del>
      </w:ins>
    </w:p>
    <w:p w:rsidR="001217ED" w:rsidDel="00554CFE" w:rsidRDefault="001217ED" w:rsidP="001217ED">
      <w:pPr>
        <w:pStyle w:val="Code"/>
        <w:rPr>
          <w:ins w:id="2945" w:author="Arnaud Dumont" w:date="2014-02-25T13:34:00Z"/>
          <w:del w:id="2946" w:author="Chris Wright" w:date="2014-06-16T14:15:00Z"/>
        </w:rPr>
      </w:pPr>
      <w:ins w:id="2947" w:author="Arnaud Dumont" w:date="2014-02-25T13:34:00Z">
        <w:del w:id="2948" w:author="Chris Wright" w:date="2014-06-16T14:15:00Z">
          <w:r w:rsidDel="00554CFE">
            <w:delText xml:space="preserve">          "type" : "DS",</w:delText>
          </w:r>
        </w:del>
      </w:ins>
    </w:p>
    <w:p w:rsidR="001217ED" w:rsidDel="00554CFE" w:rsidRDefault="001217ED" w:rsidP="001217ED">
      <w:pPr>
        <w:pStyle w:val="Code"/>
        <w:rPr>
          <w:ins w:id="2949" w:author="Arnaud Dumont" w:date="2014-02-25T13:34:00Z"/>
          <w:del w:id="2950" w:author="Chris Wright" w:date="2014-06-16T14:15:00Z"/>
        </w:rPr>
      </w:pPr>
      <w:ins w:id="2951" w:author="Arnaud Dumont" w:date="2014-02-25T13:34:00Z">
        <w:del w:id="2952" w:author="Chris Wright" w:date="2014-06-16T14:15:00Z">
          <w:r w:rsidDel="00554CFE">
            <w:delText xml:space="preserve">          "footprint" : "3",</w:delText>
          </w:r>
        </w:del>
      </w:ins>
    </w:p>
    <w:p w:rsidR="001217ED" w:rsidDel="00554CFE" w:rsidRDefault="001217ED" w:rsidP="001217ED">
      <w:pPr>
        <w:pStyle w:val="Code"/>
        <w:rPr>
          <w:ins w:id="2953" w:author="Arnaud Dumont" w:date="2014-02-25T13:34:00Z"/>
          <w:del w:id="2954" w:author="Chris Wright" w:date="2014-06-16T14:15:00Z"/>
        </w:rPr>
      </w:pPr>
      <w:ins w:id="2955" w:author="Arnaud Dumont" w:date="2014-02-25T13:34:00Z">
        <w:del w:id="2956" w:author="Chris Wright" w:date="2014-06-16T14:15:00Z">
          <w:r w:rsidDel="00554CFE">
            <w:delText xml:space="preserve">          "algorithm" : "2",</w:delText>
          </w:r>
        </w:del>
      </w:ins>
    </w:p>
    <w:p w:rsidR="001217ED" w:rsidDel="00554CFE" w:rsidRDefault="001217ED" w:rsidP="001217ED">
      <w:pPr>
        <w:pStyle w:val="Code"/>
        <w:rPr>
          <w:ins w:id="2957" w:author="Arnaud Dumont" w:date="2014-02-25T13:34:00Z"/>
          <w:del w:id="2958" w:author="Chris Wright" w:date="2014-06-16T14:15:00Z"/>
        </w:rPr>
      </w:pPr>
      <w:ins w:id="2959" w:author="Arnaud Dumont" w:date="2014-02-25T13:34:00Z">
        <w:del w:id="2960" w:author="Chris Wright" w:date="2014-06-16T14:15:00Z">
          <w:r w:rsidDel="00554CFE">
            <w:delText xml:space="preserve">          "digestId" : "1",</w:delText>
          </w:r>
        </w:del>
      </w:ins>
    </w:p>
    <w:p w:rsidR="001217ED" w:rsidDel="00554CFE" w:rsidRDefault="001217ED" w:rsidP="001217ED">
      <w:pPr>
        <w:pStyle w:val="Code"/>
        <w:rPr>
          <w:ins w:id="2961" w:author="Arnaud Dumont" w:date="2014-02-25T13:34:00Z"/>
          <w:del w:id="2962" w:author="Chris Wright" w:date="2014-06-16T14:15:00Z"/>
        </w:rPr>
      </w:pPr>
      <w:ins w:id="2963" w:author="Arnaud Dumont" w:date="2014-02-25T13:34:00Z">
        <w:del w:id="2964" w:author="Chris Wright" w:date="2014-06-16T14:15:00Z">
          <w:r w:rsidDel="00554CFE">
            <w:delText xml:space="preserve">          "digest" : </w:delText>
          </w:r>
          <w:bookmarkStart w:id="2965" w:name="_GoBack"/>
          <w:bookmarkEnd w:id="2965"/>
          <w:r w:rsidDel="00554CFE">
            <w:delText>"45394234303035353139334132433435374643363737423545463333424238333139354234393545413231343339393930433936343342393545344334314439"</w:delText>
          </w:r>
        </w:del>
      </w:ins>
    </w:p>
    <w:p w:rsidR="001217ED" w:rsidDel="00554CFE" w:rsidRDefault="001217ED" w:rsidP="001217ED">
      <w:pPr>
        <w:pStyle w:val="Code"/>
        <w:rPr>
          <w:ins w:id="2966" w:author="Arnaud Dumont" w:date="2014-02-25T13:34:00Z"/>
          <w:del w:id="2967" w:author="Chris Wright" w:date="2014-06-16T14:15:00Z"/>
        </w:rPr>
      </w:pPr>
      <w:ins w:id="2968" w:author="Arnaud Dumont" w:date="2014-02-25T13:34:00Z">
        <w:del w:id="2969" w:author="Chris Wright" w:date="2014-06-16T14:15:00Z">
          <w:r w:rsidDel="00554CFE">
            <w:delText xml:space="preserve">        } ]</w:delText>
          </w:r>
        </w:del>
      </w:ins>
    </w:p>
    <w:p w:rsidR="001217ED" w:rsidDel="00554CFE" w:rsidRDefault="001217ED" w:rsidP="001217ED">
      <w:pPr>
        <w:pStyle w:val="Code"/>
        <w:rPr>
          <w:ins w:id="2970" w:author="Arnaud Dumont" w:date="2014-02-25T13:34:00Z"/>
          <w:del w:id="2971" w:author="Chris Wright" w:date="2014-06-16T14:15:00Z"/>
        </w:rPr>
      </w:pPr>
      <w:ins w:id="2972" w:author="Arnaud Dumont" w:date="2014-02-25T13:34:00Z">
        <w:del w:id="2973" w:author="Chris Wright" w:date="2014-06-16T14:15:00Z">
          <w:r w:rsidDel="00554CFE">
            <w:delText xml:space="preserve">      }</w:delText>
          </w:r>
        </w:del>
      </w:ins>
    </w:p>
    <w:p w:rsidR="001217ED" w:rsidDel="00554CFE" w:rsidRDefault="001217ED" w:rsidP="001217ED">
      <w:pPr>
        <w:pStyle w:val="Code"/>
        <w:rPr>
          <w:ins w:id="2974" w:author="Arnaud Dumont" w:date="2014-02-25T13:34:00Z"/>
          <w:del w:id="2975" w:author="Chris Wright" w:date="2014-06-16T14:15:00Z"/>
        </w:rPr>
      </w:pPr>
      <w:ins w:id="2976" w:author="Arnaud Dumont" w:date="2014-02-25T13:34:00Z">
        <w:del w:id="2977" w:author="Chris Wright" w:date="2014-06-16T14:15:00Z">
          <w:r w:rsidDel="00554CFE">
            <w:delText xml:space="preserve">    },</w:delText>
          </w:r>
        </w:del>
      </w:ins>
    </w:p>
    <w:p w:rsidR="001217ED" w:rsidRDefault="001217ED" w:rsidP="001217ED">
      <w:pPr>
        <w:pStyle w:val="Code"/>
        <w:rPr>
          <w:ins w:id="2978" w:author="Arnaud Dumont" w:date="2014-02-25T13:34:00Z"/>
        </w:rPr>
      </w:pPr>
      <w:ins w:id="2979" w:author="Arnaud Dumont" w:date="2014-02-25T13:34:00Z">
        <w:r>
          <w:t xml:space="preserve">    "</w:t>
        </w:r>
      </w:ins>
      <w:proofErr w:type="gramStart"/>
      <w:ins w:id="2980" w:author="Arnaud Dumont" w:date="2014-06-16T16:14:00Z">
        <w:r w:rsidR="001E09EC" w:rsidRPr="001E09EC">
          <w:t>outstandingMessageCount</w:t>
        </w:r>
      </w:ins>
      <w:proofErr w:type="gramEnd"/>
      <w:ins w:id="2981" w:author="Arnaud Dumont" w:date="2014-02-25T13:34:00Z">
        <w:r>
          <w:t>" : 3</w:t>
        </w:r>
      </w:ins>
    </w:p>
    <w:p w:rsidR="001217ED" w:rsidRDefault="001217ED" w:rsidP="001217ED">
      <w:pPr>
        <w:pStyle w:val="Code"/>
        <w:rPr>
          <w:ins w:id="2982" w:author="Arnaud Dumont" w:date="2014-02-25T13:34:00Z"/>
        </w:rPr>
      </w:pPr>
      <w:ins w:id="2983" w:author="Arnaud Dumont" w:date="2014-02-25T13:34:00Z">
        <w:r>
          <w:t xml:space="preserve">  }</w:t>
        </w:r>
      </w:ins>
    </w:p>
    <w:p w:rsidR="00DE117E" w:rsidRPr="00323508" w:rsidRDefault="001217ED" w:rsidP="001217ED">
      <w:pPr>
        <w:pStyle w:val="Code"/>
        <w:rPr>
          <w:ins w:id="2984" w:author="Arnaud Dumont" w:date="2014-02-24T15:06:00Z"/>
        </w:rPr>
      </w:pPr>
      <w:ins w:id="2985" w:author="Arnaud Dumont" w:date="2014-02-25T13:34:00Z">
        <w:r>
          <w:t>}</w:t>
        </w:r>
      </w:ins>
    </w:p>
    <w:p w:rsidR="004374BC" w:rsidRDefault="004374BC" w:rsidP="004374BC">
      <w:pPr>
        <w:pStyle w:val="Heading2"/>
        <w:rPr>
          <w:ins w:id="2986" w:author="Chris Wright" w:date="2014-06-16T14:23:00Z"/>
        </w:rPr>
      </w:pPr>
      <w:bookmarkStart w:id="2987" w:name="_Toc382406022"/>
      <w:ins w:id="2988" w:author="Chris Wright" w:date="2014-06-16T14:23:00Z">
        <w:r>
          <w:t>Message Get Command</w:t>
        </w:r>
      </w:ins>
    </w:p>
    <w:p w:rsidR="004374BC" w:rsidRDefault="004374BC" w:rsidP="004374BC">
      <w:pPr>
        <w:rPr>
          <w:ins w:id="2989" w:author="Chris Wright" w:date="2014-06-16T14:23:00Z"/>
        </w:rPr>
      </w:pPr>
      <w:ins w:id="2990" w:author="Chris Wright" w:date="2014-06-16T14:23:00Z">
        <w:r w:rsidRPr="00510DD6">
          <w:t xml:space="preserve">This command is used to retrieve the details of a </w:t>
        </w:r>
        <w:r>
          <w:t>Message</w:t>
        </w:r>
        <w:r w:rsidRPr="00510DD6">
          <w:t xml:space="preserve"> object </w:t>
        </w:r>
        <w:r>
          <w:t>en</w:t>
        </w:r>
      </w:ins>
      <w:ins w:id="2991" w:author="Chris Wright" w:date="2014-06-16T14:24:00Z">
        <w:r>
          <w:t>-</w:t>
        </w:r>
      </w:ins>
      <w:ins w:id="2992" w:author="Chris Wright" w:date="2014-06-16T14:23:00Z">
        <w:r>
          <w:t>queued</w:t>
        </w:r>
        <w:r w:rsidRPr="00510DD6">
          <w:t xml:space="preserve"> </w:t>
        </w:r>
        <w:r>
          <w:t>in</w:t>
        </w:r>
        <w:r w:rsidRPr="00510DD6">
          <w:t xml:space="preserve"> the system.</w:t>
        </w:r>
      </w:ins>
    </w:p>
    <w:p w:rsidR="004374BC" w:rsidRDefault="004374BC" w:rsidP="004374BC">
      <w:pPr>
        <w:pStyle w:val="Heading3"/>
        <w:rPr>
          <w:ins w:id="2993" w:author="Chris Wright" w:date="2014-06-16T14:23:00Z"/>
        </w:rPr>
      </w:pPr>
      <w:ins w:id="2994" w:author="Chris Wright" w:date="2014-06-16T14:23:00Z">
        <w:r>
          <w:lastRenderedPageBreak/>
          <w:t>Request</w:t>
        </w:r>
      </w:ins>
    </w:p>
    <w:p w:rsidR="004374BC" w:rsidRDefault="004374BC" w:rsidP="004374BC">
      <w:pPr>
        <w:rPr>
          <w:ins w:id="2995" w:author="Chris Wright" w:date="2014-06-16T14:23:00Z"/>
        </w:rPr>
      </w:pPr>
      <w:ins w:id="2996" w:author="Chris Wright" w:date="2014-06-16T14:23:00Z">
        <w:r w:rsidRPr="00510DD6">
          <w:t>A request should be made to the specified URI including the indicated headers</w:t>
        </w:r>
        <w:r>
          <w:t>,</w:t>
        </w:r>
        <w:r w:rsidRPr="00510DD6">
          <w:t xml:space="preserve"> and if required a request body in the format specified.</w:t>
        </w:r>
      </w:ins>
    </w:p>
    <w:p w:rsidR="004374BC" w:rsidRDefault="004374BC" w:rsidP="004374BC">
      <w:pPr>
        <w:pStyle w:val="FakeHeading4"/>
        <w:rPr>
          <w:ins w:id="2997" w:author="Chris Wright" w:date="2014-06-16T14:23:00Z"/>
        </w:rPr>
      </w:pPr>
      <w:ins w:id="2998" w:author="Chris Wright" w:date="2014-06-16T14:23:00Z">
        <w:r>
          <w:t>URI</w:t>
        </w:r>
      </w:ins>
    </w:p>
    <w:p w:rsidR="004374BC" w:rsidRPr="008A0F29" w:rsidRDefault="004374BC" w:rsidP="004374BC">
      <w:pPr>
        <w:rPr>
          <w:ins w:id="2999" w:author="Chris Wright" w:date="2014-06-16T14:23:00Z"/>
        </w:rPr>
      </w:pPr>
      <w:ins w:id="3000" w:author="Chris Wright" w:date="2014-06-16T14:23:00Z">
        <w:r>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374BC" w:rsidRPr="00CC22F1" w:rsidTr="00940983">
        <w:trPr>
          <w:tblHeader w:val="0"/>
          <w:ins w:id="3001" w:author="Chris Wright" w:date="2014-06-16T14:23:00Z"/>
        </w:trPr>
        <w:tc>
          <w:tcPr>
            <w:tcW w:w="1843" w:type="dxa"/>
            <w:shd w:val="clear" w:color="auto" w:fill="BFBFBF" w:themeFill="background1" w:themeFillShade="BF"/>
          </w:tcPr>
          <w:p w:rsidR="004374BC" w:rsidRPr="00750051" w:rsidRDefault="004374BC" w:rsidP="00940983">
            <w:pPr>
              <w:pStyle w:val="Table-Header"/>
              <w:rPr>
                <w:ins w:id="3002" w:author="Chris Wright" w:date="2014-06-16T14:23:00Z"/>
              </w:rPr>
            </w:pPr>
            <w:ins w:id="3003" w:author="Chris Wright" w:date="2014-06-16T14:23:00Z">
              <w:r>
                <w:t>HTTP Method</w:t>
              </w:r>
            </w:ins>
          </w:p>
        </w:tc>
        <w:tc>
          <w:tcPr>
            <w:tcW w:w="6804" w:type="dxa"/>
            <w:shd w:val="clear" w:color="auto" w:fill="BFBFBF" w:themeFill="background1" w:themeFillShade="BF"/>
          </w:tcPr>
          <w:p w:rsidR="004374BC" w:rsidRDefault="004374BC" w:rsidP="00940983">
            <w:pPr>
              <w:pStyle w:val="Table-Header"/>
              <w:rPr>
                <w:ins w:id="3004" w:author="Chris Wright" w:date="2014-06-16T14:23:00Z"/>
              </w:rPr>
            </w:pPr>
            <w:ins w:id="3005" w:author="Chris Wright" w:date="2014-06-16T14:23:00Z">
              <w:r>
                <w:t>Request URI</w:t>
              </w:r>
            </w:ins>
          </w:p>
        </w:tc>
      </w:tr>
      <w:tr w:rsidR="004374BC" w:rsidRPr="00CC22F1" w:rsidTr="00940983">
        <w:trPr>
          <w:trHeight w:val="113"/>
          <w:tblHeader w:val="0"/>
          <w:ins w:id="3006" w:author="Chris Wright" w:date="2014-06-16T14:23:00Z"/>
        </w:trPr>
        <w:tc>
          <w:tcPr>
            <w:tcW w:w="1843" w:type="dxa"/>
          </w:tcPr>
          <w:p w:rsidR="004374BC" w:rsidRDefault="004374BC" w:rsidP="00940983">
            <w:pPr>
              <w:pStyle w:val="Table-Text"/>
              <w:rPr>
                <w:ins w:id="3007" w:author="Chris Wright" w:date="2014-06-16T14:23:00Z"/>
              </w:rPr>
            </w:pPr>
            <w:ins w:id="3008" w:author="Chris Wright" w:date="2014-06-16T14:23:00Z">
              <w:r>
                <w:t>GET</w:t>
              </w:r>
            </w:ins>
          </w:p>
        </w:tc>
        <w:tc>
          <w:tcPr>
            <w:tcW w:w="6804" w:type="dxa"/>
          </w:tcPr>
          <w:p w:rsidR="004374BC" w:rsidRDefault="004374BC" w:rsidP="00940983">
            <w:pPr>
              <w:pStyle w:val="Table-Text"/>
              <w:rPr>
                <w:ins w:id="3009" w:author="Chris Wright" w:date="2014-06-16T14:23:00Z"/>
              </w:rPr>
            </w:pPr>
            <w:ins w:id="3010" w:author="Chris Wright" w:date="2014-06-16T14:23:00Z">
              <w:r>
                <w:t>https://{service-address}/</w:t>
              </w:r>
            </w:ins>
            <w:ins w:id="3011" w:author="Chris Wright" w:date="2014-06-16T14:24:00Z">
              <w:r>
                <w:t>messages</w:t>
              </w:r>
            </w:ins>
            <w:ins w:id="3012" w:author="Chris Wright" w:date="2014-06-16T14:23:00Z">
              <w:r>
                <w:t>/{id</w:t>
              </w:r>
              <w:r w:rsidRPr="00510DD6">
                <w:t>}</w:t>
              </w:r>
            </w:ins>
          </w:p>
        </w:tc>
      </w:tr>
    </w:tbl>
    <w:p w:rsidR="004374BC" w:rsidRDefault="004374BC" w:rsidP="004374BC">
      <w:pPr>
        <w:rPr>
          <w:ins w:id="3013" w:author="Chris Wright" w:date="2014-06-16T14:23:00Z"/>
        </w:rPr>
      </w:pPr>
      <w:ins w:id="3014" w:author="Chris Wright" w:date="2014-06-16T14:23: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374BC" w:rsidRPr="00CC22F1" w:rsidTr="00940983">
        <w:trPr>
          <w:tblHeader w:val="0"/>
          <w:ins w:id="3015" w:author="Chris Wright" w:date="2014-06-16T14:23:00Z"/>
        </w:trPr>
        <w:tc>
          <w:tcPr>
            <w:tcW w:w="1843" w:type="dxa"/>
            <w:shd w:val="clear" w:color="auto" w:fill="BFBFBF" w:themeFill="background1" w:themeFillShade="BF"/>
          </w:tcPr>
          <w:p w:rsidR="004374BC" w:rsidRPr="00750051" w:rsidRDefault="004374BC" w:rsidP="00940983">
            <w:pPr>
              <w:pStyle w:val="Table-Header"/>
              <w:rPr>
                <w:ins w:id="3016" w:author="Chris Wright" w:date="2014-06-16T14:23:00Z"/>
              </w:rPr>
            </w:pPr>
            <w:ins w:id="3017" w:author="Chris Wright" w:date="2014-06-16T14:23:00Z">
              <w:r>
                <w:t>Field</w:t>
              </w:r>
            </w:ins>
          </w:p>
        </w:tc>
        <w:tc>
          <w:tcPr>
            <w:tcW w:w="6804" w:type="dxa"/>
            <w:shd w:val="clear" w:color="auto" w:fill="BFBFBF" w:themeFill="background1" w:themeFillShade="BF"/>
          </w:tcPr>
          <w:p w:rsidR="004374BC" w:rsidRDefault="004374BC" w:rsidP="00940983">
            <w:pPr>
              <w:pStyle w:val="Table-Header"/>
              <w:rPr>
                <w:ins w:id="3018" w:author="Chris Wright" w:date="2014-06-16T14:23:00Z"/>
              </w:rPr>
            </w:pPr>
            <w:ins w:id="3019" w:author="Chris Wright" w:date="2014-06-16T14:23:00Z">
              <w:r>
                <w:t>Description</w:t>
              </w:r>
            </w:ins>
          </w:p>
        </w:tc>
      </w:tr>
      <w:tr w:rsidR="004374BC" w:rsidRPr="00CC22F1" w:rsidTr="00940983">
        <w:trPr>
          <w:trHeight w:val="113"/>
          <w:tblHeader w:val="0"/>
          <w:ins w:id="3020" w:author="Chris Wright" w:date="2014-06-16T14:23:00Z"/>
        </w:trPr>
        <w:tc>
          <w:tcPr>
            <w:tcW w:w="1843" w:type="dxa"/>
          </w:tcPr>
          <w:p w:rsidR="004374BC" w:rsidRDefault="004374BC" w:rsidP="00940983">
            <w:pPr>
              <w:pStyle w:val="Table-Text"/>
              <w:rPr>
                <w:ins w:id="3021" w:author="Chris Wright" w:date="2014-06-16T14:23:00Z"/>
              </w:rPr>
            </w:pPr>
            <w:ins w:id="3022" w:author="Chris Wright" w:date="2014-06-16T14:23:00Z">
              <w:r>
                <w:t>service-address</w:t>
              </w:r>
            </w:ins>
          </w:p>
        </w:tc>
        <w:tc>
          <w:tcPr>
            <w:tcW w:w="6804" w:type="dxa"/>
          </w:tcPr>
          <w:p w:rsidR="004374BC" w:rsidRDefault="004374BC" w:rsidP="00940983">
            <w:pPr>
              <w:pStyle w:val="Table-Text"/>
              <w:rPr>
                <w:ins w:id="3023" w:author="Chris Wright" w:date="2014-06-16T14:23:00Z"/>
              </w:rPr>
            </w:pPr>
            <w:ins w:id="3024" w:author="Chris Wright" w:date="2014-06-16T14:23:00Z">
              <w:r>
                <w:t>The service address as described in section 2.2</w:t>
              </w:r>
            </w:ins>
          </w:p>
        </w:tc>
      </w:tr>
      <w:tr w:rsidR="004374BC" w:rsidRPr="00CC22F1" w:rsidTr="00940983">
        <w:trPr>
          <w:trHeight w:val="113"/>
          <w:tblHeader w:val="0"/>
          <w:ins w:id="3025" w:author="Chris Wright" w:date="2014-06-16T14:23:00Z"/>
        </w:trPr>
        <w:tc>
          <w:tcPr>
            <w:tcW w:w="1843" w:type="dxa"/>
          </w:tcPr>
          <w:p w:rsidR="004374BC" w:rsidRDefault="00144C85" w:rsidP="00940983">
            <w:pPr>
              <w:pStyle w:val="Table-Text"/>
              <w:rPr>
                <w:ins w:id="3026" w:author="Chris Wright" w:date="2014-06-16T14:23:00Z"/>
              </w:rPr>
            </w:pPr>
            <w:ins w:id="3027" w:author="Chris Wright" w:date="2014-06-16T14:23:00Z">
              <w:r>
                <w:t>id</w:t>
              </w:r>
            </w:ins>
          </w:p>
        </w:tc>
        <w:tc>
          <w:tcPr>
            <w:tcW w:w="6804" w:type="dxa"/>
          </w:tcPr>
          <w:p w:rsidR="004374BC" w:rsidRDefault="004374BC">
            <w:pPr>
              <w:pStyle w:val="Table-Text"/>
              <w:rPr>
                <w:ins w:id="3028" w:author="Chris Wright" w:date="2014-06-16T14:23:00Z"/>
              </w:rPr>
            </w:pPr>
            <w:ins w:id="3029" w:author="Chris Wright" w:date="2014-06-16T14:23:00Z">
              <w:r>
                <w:t xml:space="preserve">The id of the </w:t>
              </w:r>
            </w:ins>
            <w:ins w:id="3030" w:author="Chris Wright" w:date="2014-06-16T14:31:00Z">
              <w:r w:rsidR="00144C85">
                <w:t>message</w:t>
              </w:r>
            </w:ins>
            <w:ins w:id="3031" w:author="Chris Wright" w:date="2014-06-16T14:23:00Z">
              <w:r>
                <w:t xml:space="preserve"> whose details you want to retrieve</w:t>
              </w:r>
            </w:ins>
          </w:p>
        </w:tc>
      </w:tr>
    </w:tbl>
    <w:p w:rsidR="004374BC" w:rsidRDefault="004374BC" w:rsidP="004374BC">
      <w:pPr>
        <w:pStyle w:val="FakeHeading4"/>
        <w:rPr>
          <w:ins w:id="3032" w:author="Chris Wright" w:date="2014-06-16T14:23:00Z"/>
        </w:rPr>
      </w:pPr>
      <w:ins w:id="3033" w:author="Chris Wright" w:date="2014-06-16T14:23:00Z">
        <w:r>
          <w:t>Query Parameters</w:t>
        </w:r>
      </w:ins>
    </w:p>
    <w:p w:rsidR="004374BC" w:rsidRDefault="004374BC" w:rsidP="004374BC">
      <w:pPr>
        <w:rPr>
          <w:ins w:id="3034" w:author="Chris Wright" w:date="2014-06-16T14:23:00Z"/>
        </w:rPr>
      </w:pPr>
      <w:ins w:id="3035" w:author="Chris Wright" w:date="2014-06-16T14:23:00Z">
        <w:r w:rsidRPr="00510DD6">
          <w:t>Not allowed for this command</w:t>
        </w:r>
        <w:r>
          <w:t>.</w:t>
        </w:r>
      </w:ins>
    </w:p>
    <w:p w:rsidR="004374BC" w:rsidRDefault="004374BC" w:rsidP="004374BC">
      <w:pPr>
        <w:pStyle w:val="FakeHeading4"/>
        <w:rPr>
          <w:ins w:id="3036" w:author="Chris Wright" w:date="2014-06-16T14:23:00Z"/>
        </w:rPr>
      </w:pPr>
      <w:ins w:id="3037" w:author="Chris Wright" w:date="2014-06-16T14:23:00Z">
        <w:r>
          <w:t>Request Headers</w:t>
        </w:r>
      </w:ins>
    </w:p>
    <w:p w:rsidR="004374BC" w:rsidRDefault="004374BC" w:rsidP="004374BC">
      <w:pPr>
        <w:rPr>
          <w:ins w:id="3038" w:author="Chris Wright" w:date="2014-06-16T14:23:00Z"/>
        </w:rPr>
      </w:pPr>
      <w:ins w:id="3039" w:author="Chris Wright" w:date="2014-06-16T14:23:00Z">
        <w:r w:rsidRPr="00510DD6">
          <w:t xml:space="preserve">Only the standard request headers described in section </w:t>
        </w:r>
        <w:r>
          <w:t>2.6</w:t>
        </w:r>
        <w:r w:rsidRPr="00510DD6">
          <w:t xml:space="preserve"> are supported</w:t>
        </w:r>
        <w:r>
          <w:t>.</w:t>
        </w:r>
      </w:ins>
    </w:p>
    <w:p w:rsidR="004374BC" w:rsidRDefault="004374BC" w:rsidP="004374BC">
      <w:pPr>
        <w:pStyle w:val="FakeHeading4"/>
        <w:rPr>
          <w:ins w:id="3040" w:author="Chris Wright" w:date="2014-06-16T14:23:00Z"/>
        </w:rPr>
      </w:pPr>
      <w:ins w:id="3041" w:author="Chris Wright" w:date="2014-06-16T14:23:00Z">
        <w:r>
          <w:t>Request Body</w:t>
        </w:r>
      </w:ins>
    </w:p>
    <w:p w:rsidR="004374BC" w:rsidRDefault="004374BC" w:rsidP="004374BC">
      <w:pPr>
        <w:rPr>
          <w:ins w:id="3042" w:author="Chris Wright" w:date="2014-06-16T14:23:00Z"/>
        </w:rPr>
      </w:pPr>
      <w:ins w:id="3043" w:author="Chris Wright" w:date="2014-06-16T14:23:00Z">
        <w:r w:rsidRPr="00510DD6">
          <w:t>Not allowed for this command</w:t>
        </w:r>
        <w:r>
          <w:t>.</w:t>
        </w:r>
      </w:ins>
    </w:p>
    <w:p w:rsidR="004374BC" w:rsidRDefault="004374BC" w:rsidP="004374BC">
      <w:pPr>
        <w:pStyle w:val="Heading3"/>
        <w:rPr>
          <w:ins w:id="3044" w:author="Chris Wright" w:date="2014-06-16T14:23:00Z"/>
        </w:rPr>
      </w:pPr>
      <w:ins w:id="3045" w:author="Chris Wright" w:date="2014-06-16T14:23:00Z">
        <w:r>
          <w:t>Response</w:t>
        </w:r>
      </w:ins>
    </w:p>
    <w:p w:rsidR="004374BC" w:rsidRDefault="004374BC" w:rsidP="004374BC">
      <w:pPr>
        <w:rPr>
          <w:ins w:id="3046" w:author="Chris Wright" w:date="2014-06-16T14:23:00Z"/>
        </w:rPr>
      </w:pPr>
      <w:ins w:id="3047" w:author="Chris Wright" w:date="2014-06-16T14:23:00Z">
        <w:r w:rsidRPr="00510DD6">
          <w:t>The response will include a status code, response headers and in some case a response body encoded according to the relevant header.</w:t>
        </w:r>
      </w:ins>
    </w:p>
    <w:p w:rsidR="004374BC" w:rsidRDefault="004374BC" w:rsidP="004374BC">
      <w:pPr>
        <w:pStyle w:val="FakeHeading4"/>
        <w:rPr>
          <w:ins w:id="3048" w:author="Chris Wright" w:date="2014-06-16T14:23:00Z"/>
        </w:rPr>
      </w:pPr>
      <w:ins w:id="3049" w:author="Chris Wright" w:date="2014-06-16T14:23:00Z">
        <w:r>
          <w:t>Status Code</w:t>
        </w:r>
      </w:ins>
    </w:p>
    <w:p w:rsidR="004374BC" w:rsidRDefault="004374BC" w:rsidP="004374BC">
      <w:pPr>
        <w:rPr>
          <w:ins w:id="3050" w:author="Chris Wright" w:date="2014-06-16T14:23:00Z"/>
        </w:rPr>
      </w:pPr>
      <w:ins w:id="3051" w:author="Chris Wright" w:date="2014-06-16T14:23:00Z">
        <w:r w:rsidRPr="00510DD6">
          <w:t>On success this command will return http status code 200 (OK).</w:t>
        </w:r>
      </w:ins>
    </w:p>
    <w:p w:rsidR="004374BC" w:rsidRDefault="004374BC" w:rsidP="004374BC">
      <w:pPr>
        <w:pStyle w:val="FakeHeading4"/>
        <w:rPr>
          <w:ins w:id="3052" w:author="Chris Wright" w:date="2014-06-16T14:23:00Z"/>
        </w:rPr>
      </w:pPr>
      <w:ins w:id="3053" w:author="Chris Wright" w:date="2014-06-16T14:23:00Z">
        <w:r>
          <w:t>Response Headers</w:t>
        </w:r>
      </w:ins>
    </w:p>
    <w:p w:rsidR="004374BC" w:rsidRDefault="004374BC" w:rsidP="004374BC">
      <w:pPr>
        <w:rPr>
          <w:ins w:id="3054" w:author="Chris Wright" w:date="2014-06-16T14:23:00Z"/>
        </w:rPr>
      </w:pPr>
      <w:ins w:id="3055" w:author="Chris Wright" w:date="2014-06-16T14:23:00Z">
        <w:r w:rsidRPr="00510DD6">
          <w:t xml:space="preserve">Only the standard response headers described in section </w:t>
        </w:r>
        <w:r>
          <w:t>2.7</w:t>
        </w:r>
        <w:r w:rsidRPr="00510DD6">
          <w:t xml:space="preserve"> are returned.</w:t>
        </w:r>
      </w:ins>
    </w:p>
    <w:p w:rsidR="004374BC" w:rsidRPr="00510DD6" w:rsidRDefault="004374BC" w:rsidP="004374BC">
      <w:pPr>
        <w:pStyle w:val="FakeHeading4"/>
        <w:rPr>
          <w:ins w:id="3056" w:author="Chris Wright" w:date="2014-06-16T14:23:00Z"/>
        </w:rPr>
      </w:pPr>
      <w:ins w:id="3057" w:author="Chris Wright" w:date="2014-06-16T14:23:00Z">
        <w:r>
          <w:t>Response Body</w:t>
        </w:r>
      </w:ins>
    </w:p>
    <w:p w:rsidR="004374BC" w:rsidRDefault="004374BC" w:rsidP="004374BC">
      <w:pPr>
        <w:rPr>
          <w:ins w:id="3058" w:author="Chris Wright" w:date="2014-06-16T14:32:00Z"/>
        </w:rPr>
      </w:pPr>
      <w:ins w:id="3059" w:author="Chris Wright" w:date="2014-06-16T14:23:00Z">
        <w:r w:rsidRPr="00510DD6">
          <w:t xml:space="preserve">A JSON representation of the </w:t>
        </w:r>
      </w:ins>
      <w:ins w:id="3060" w:author="Chris Wright" w:date="2014-06-16T14:31:00Z">
        <w:r w:rsidR="00144C85">
          <w:t>message</w:t>
        </w:r>
      </w:ins>
      <w:ins w:id="3061" w:author="Chris Wright" w:date="2014-06-16T14:23:00Z">
        <w:r w:rsidRPr="00510DD6">
          <w:t xml:space="preserve"> object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62"/>
        <w:gridCol w:w="4008"/>
      </w:tblGrid>
      <w:tr w:rsidR="00144C85" w:rsidRPr="00CC22F1" w:rsidTr="00940983">
        <w:trPr>
          <w:tblHeader w:val="0"/>
          <w:ins w:id="3062" w:author="Chris Wright" w:date="2014-06-16T14:32:00Z"/>
        </w:trPr>
        <w:tc>
          <w:tcPr>
            <w:tcW w:w="2777" w:type="dxa"/>
            <w:shd w:val="clear" w:color="auto" w:fill="BFBFBF" w:themeFill="background1" w:themeFillShade="BF"/>
          </w:tcPr>
          <w:p w:rsidR="00144C85" w:rsidRPr="00750051" w:rsidRDefault="00144C85" w:rsidP="00940983">
            <w:pPr>
              <w:pStyle w:val="Table-Header"/>
              <w:rPr>
                <w:ins w:id="3063" w:author="Chris Wright" w:date="2014-06-16T14:32:00Z"/>
              </w:rPr>
            </w:pPr>
            <w:ins w:id="3064" w:author="Chris Wright" w:date="2014-06-16T14:32:00Z">
              <w:r>
                <w:lastRenderedPageBreak/>
                <w:t>Field Name</w:t>
              </w:r>
            </w:ins>
          </w:p>
        </w:tc>
        <w:tc>
          <w:tcPr>
            <w:tcW w:w="1862" w:type="dxa"/>
            <w:shd w:val="clear" w:color="auto" w:fill="BFBFBF" w:themeFill="background1" w:themeFillShade="BF"/>
          </w:tcPr>
          <w:p w:rsidR="00144C85" w:rsidRDefault="00144C85" w:rsidP="00940983">
            <w:pPr>
              <w:pStyle w:val="Table-Header"/>
              <w:rPr>
                <w:ins w:id="3065" w:author="Chris Wright" w:date="2014-06-16T14:32:00Z"/>
              </w:rPr>
            </w:pPr>
            <w:ins w:id="3066" w:author="Chris Wright" w:date="2014-06-16T14:32:00Z">
              <w:r>
                <w:t>Type</w:t>
              </w:r>
            </w:ins>
          </w:p>
        </w:tc>
        <w:tc>
          <w:tcPr>
            <w:tcW w:w="4008" w:type="dxa"/>
            <w:shd w:val="clear" w:color="auto" w:fill="BFBFBF" w:themeFill="background1" w:themeFillShade="BF"/>
          </w:tcPr>
          <w:p w:rsidR="00144C85" w:rsidRDefault="00144C85" w:rsidP="00940983">
            <w:pPr>
              <w:pStyle w:val="Table-Header"/>
              <w:rPr>
                <w:ins w:id="3067" w:author="Chris Wright" w:date="2014-06-16T14:32:00Z"/>
              </w:rPr>
            </w:pPr>
            <w:ins w:id="3068" w:author="Chris Wright" w:date="2014-06-16T14:32:00Z">
              <w:r>
                <w:t>Description</w:t>
              </w:r>
            </w:ins>
          </w:p>
        </w:tc>
      </w:tr>
      <w:tr w:rsidR="00144C85" w:rsidTr="00940983">
        <w:trPr>
          <w:trHeight w:val="113"/>
          <w:tblHeader w:val="0"/>
          <w:ins w:id="3069" w:author="Chris Wright" w:date="2014-06-16T14:32:00Z"/>
        </w:trPr>
        <w:tc>
          <w:tcPr>
            <w:tcW w:w="2777" w:type="dxa"/>
          </w:tcPr>
          <w:p w:rsidR="00144C85" w:rsidRDefault="00144C85" w:rsidP="00940983">
            <w:pPr>
              <w:pStyle w:val="Table-Text"/>
              <w:rPr>
                <w:ins w:id="3070" w:author="Chris Wright" w:date="2014-06-16T14:32:00Z"/>
              </w:rPr>
            </w:pPr>
            <w:ins w:id="3071" w:author="Chris Wright" w:date="2014-06-16T14:32:00Z">
              <w:r>
                <w:t>@uri</w:t>
              </w:r>
            </w:ins>
          </w:p>
        </w:tc>
        <w:tc>
          <w:tcPr>
            <w:tcW w:w="1862" w:type="dxa"/>
          </w:tcPr>
          <w:p w:rsidR="00144C85" w:rsidRDefault="00144C85" w:rsidP="00940983">
            <w:pPr>
              <w:pStyle w:val="Table-Text"/>
              <w:rPr>
                <w:ins w:id="3072" w:author="Chris Wright" w:date="2014-06-16T14:32:00Z"/>
              </w:rPr>
            </w:pPr>
            <w:ins w:id="3073" w:author="Chris Wright" w:date="2014-06-16T14:32:00Z">
              <w:r>
                <w:t>string</w:t>
              </w:r>
            </w:ins>
          </w:p>
        </w:tc>
        <w:tc>
          <w:tcPr>
            <w:tcW w:w="4008" w:type="dxa"/>
          </w:tcPr>
          <w:p w:rsidR="00144C85" w:rsidRDefault="00144C85" w:rsidP="00940983">
            <w:pPr>
              <w:pStyle w:val="Table-Text"/>
              <w:rPr>
                <w:ins w:id="3074" w:author="Chris Wright" w:date="2014-06-16T14:32:00Z"/>
              </w:rPr>
            </w:pPr>
            <w:ins w:id="3075" w:author="Chris Wright" w:date="2014-06-16T14:32:00Z">
              <w:r>
                <w:t>The URI that corresponds to the full details of the object</w:t>
              </w:r>
            </w:ins>
          </w:p>
        </w:tc>
      </w:tr>
      <w:tr w:rsidR="00144C85" w:rsidRPr="00CC22F1" w:rsidTr="00940983">
        <w:trPr>
          <w:trHeight w:val="113"/>
          <w:tblHeader w:val="0"/>
          <w:ins w:id="3076" w:author="Chris Wright" w:date="2014-06-16T14:32:00Z"/>
        </w:trPr>
        <w:tc>
          <w:tcPr>
            <w:tcW w:w="2777" w:type="dxa"/>
          </w:tcPr>
          <w:p w:rsidR="00144C85" w:rsidRDefault="00144C85" w:rsidP="00940983">
            <w:pPr>
              <w:pStyle w:val="Table-Text"/>
              <w:rPr>
                <w:ins w:id="3077" w:author="Chris Wright" w:date="2014-06-16T14:32:00Z"/>
              </w:rPr>
            </w:pPr>
            <w:ins w:id="3078" w:author="Chris Wright" w:date="2014-06-16T14:32:00Z">
              <w:r>
                <w:t>id</w:t>
              </w:r>
            </w:ins>
          </w:p>
        </w:tc>
        <w:tc>
          <w:tcPr>
            <w:tcW w:w="1862" w:type="dxa"/>
          </w:tcPr>
          <w:p w:rsidR="00144C85" w:rsidRDefault="00144C85" w:rsidP="00940983">
            <w:pPr>
              <w:pStyle w:val="Table-Text"/>
              <w:rPr>
                <w:ins w:id="3079" w:author="Chris Wright" w:date="2014-06-16T14:32:00Z"/>
              </w:rPr>
            </w:pPr>
            <w:ins w:id="3080" w:author="Chris Wright" w:date="2014-06-16T14:32:00Z">
              <w:r>
                <w:t>uuid</w:t>
              </w:r>
            </w:ins>
          </w:p>
        </w:tc>
        <w:tc>
          <w:tcPr>
            <w:tcW w:w="4008" w:type="dxa"/>
          </w:tcPr>
          <w:p w:rsidR="00144C85" w:rsidRDefault="00144C85" w:rsidP="00940983">
            <w:pPr>
              <w:pStyle w:val="Table-Text"/>
              <w:rPr>
                <w:ins w:id="3081" w:author="Chris Wright" w:date="2014-06-16T14:32:00Z"/>
              </w:rPr>
            </w:pPr>
            <w:ins w:id="3082" w:author="Chris Wright" w:date="2014-06-16T14:32:00Z">
              <w:r>
                <w:t>The UUID of the object</w:t>
              </w:r>
            </w:ins>
          </w:p>
        </w:tc>
      </w:tr>
      <w:tr w:rsidR="00144C85" w:rsidRPr="00CC22F1" w:rsidTr="00940983">
        <w:trPr>
          <w:trHeight w:val="113"/>
          <w:tblHeader w:val="0"/>
          <w:ins w:id="3083" w:author="Chris Wright" w:date="2014-06-16T14:32:00Z"/>
        </w:trPr>
        <w:tc>
          <w:tcPr>
            <w:tcW w:w="2777" w:type="dxa"/>
          </w:tcPr>
          <w:p w:rsidR="00144C85" w:rsidRDefault="00144C85" w:rsidP="00940983">
            <w:pPr>
              <w:pStyle w:val="Table-Text"/>
              <w:rPr>
                <w:ins w:id="3084" w:author="Chris Wright" w:date="2014-06-16T14:32:00Z"/>
              </w:rPr>
            </w:pPr>
            <w:ins w:id="3085" w:author="Chris Wright" w:date="2014-06-16T14:32:00Z">
              <w:r>
                <w:t>messageCode</w:t>
              </w:r>
            </w:ins>
          </w:p>
        </w:tc>
        <w:tc>
          <w:tcPr>
            <w:tcW w:w="1862" w:type="dxa"/>
          </w:tcPr>
          <w:p w:rsidR="00144C85" w:rsidRDefault="00144C85" w:rsidP="00940983">
            <w:pPr>
              <w:pStyle w:val="Table-Text"/>
              <w:rPr>
                <w:ins w:id="3086" w:author="Chris Wright" w:date="2014-06-16T14:32:00Z"/>
              </w:rPr>
            </w:pPr>
            <w:ins w:id="3087" w:author="Chris Wright" w:date="2014-06-16T14:32:00Z">
              <w:r>
                <w:t>string</w:t>
              </w:r>
            </w:ins>
          </w:p>
        </w:tc>
        <w:tc>
          <w:tcPr>
            <w:tcW w:w="4008" w:type="dxa"/>
          </w:tcPr>
          <w:p w:rsidR="00144C85" w:rsidRDefault="00144C85">
            <w:pPr>
              <w:pStyle w:val="Table-Text"/>
              <w:rPr>
                <w:ins w:id="3088" w:author="Chris Wright" w:date="2014-06-16T14:32:00Z"/>
              </w:rPr>
            </w:pPr>
            <w:ins w:id="3089" w:author="Chris Wright" w:date="2014-06-16T14:32:00Z">
              <w:r>
                <w:t>The type of the message. See list of types provided in the Message Poll Command.</w:t>
              </w:r>
            </w:ins>
          </w:p>
        </w:tc>
      </w:tr>
      <w:tr w:rsidR="00144C85" w:rsidRPr="00CC22F1" w:rsidTr="00940983">
        <w:trPr>
          <w:trHeight w:val="113"/>
          <w:tblHeader w:val="0"/>
          <w:ins w:id="3090" w:author="Chris Wright" w:date="2014-06-16T14:32:00Z"/>
        </w:trPr>
        <w:tc>
          <w:tcPr>
            <w:tcW w:w="2777" w:type="dxa"/>
          </w:tcPr>
          <w:p w:rsidR="00144C85" w:rsidRDefault="00144C85" w:rsidP="00940983">
            <w:pPr>
              <w:pStyle w:val="Table-Text"/>
              <w:rPr>
                <w:ins w:id="3091" w:author="Chris Wright" w:date="2014-06-16T14:32:00Z"/>
              </w:rPr>
            </w:pPr>
            <w:ins w:id="3092" w:author="Chris Wright" w:date="2014-06-16T14:32:00Z">
              <w:r>
                <w:t>target</w:t>
              </w:r>
              <w:r w:rsidRPr="00DE117E">
                <w:t>AccountId</w:t>
              </w:r>
            </w:ins>
          </w:p>
        </w:tc>
        <w:tc>
          <w:tcPr>
            <w:tcW w:w="1862" w:type="dxa"/>
          </w:tcPr>
          <w:p w:rsidR="00144C85" w:rsidRDefault="00144C85" w:rsidP="00940983">
            <w:pPr>
              <w:pStyle w:val="Table-Text"/>
              <w:rPr>
                <w:ins w:id="3093" w:author="Chris Wright" w:date="2014-06-16T14:32:00Z"/>
              </w:rPr>
            </w:pPr>
            <w:ins w:id="3094" w:author="Chris Wright" w:date="2014-06-16T14:32:00Z">
              <w:r>
                <w:t>uuid</w:t>
              </w:r>
            </w:ins>
          </w:p>
        </w:tc>
        <w:tc>
          <w:tcPr>
            <w:tcW w:w="4008" w:type="dxa"/>
          </w:tcPr>
          <w:p w:rsidR="00144C85" w:rsidRDefault="00144C85" w:rsidP="00940983">
            <w:pPr>
              <w:pStyle w:val="Table-Text"/>
              <w:rPr>
                <w:ins w:id="3095" w:author="Chris Wright" w:date="2014-06-16T14:32:00Z"/>
              </w:rPr>
            </w:pPr>
            <w:ins w:id="3096" w:author="Chris Wright" w:date="2014-06-16T14:32:00Z">
              <w:r>
                <w:t>The UUID of the account this message is for</w:t>
              </w:r>
            </w:ins>
          </w:p>
        </w:tc>
      </w:tr>
      <w:tr w:rsidR="00FC17E6" w:rsidRPr="00CC22F1" w:rsidTr="00940983">
        <w:trPr>
          <w:trHeight w:val="113"/>
          <w:tblHeader w:val="0"/>
          <w:ins w:id="3097" w:author="Chris Wright" w:date="2014-06-16T14:33:00Z"/>
        </w:trPr>
        <w:tc>
          <w:tcPr>
            <w:tcW w:w="2777" w:type="dxa"/>
          </w:tcPr>
          <w:p w:rsidR="00FC17E6" w:rsidRDefault="00FC17E6" w:rsidP="00940983">
            <w:pPr>
              <w:pStyle w:val="Table-Text"/>
              <w:rPr>
                <w:ins w:id="3098" w:author="Chris Wright" w:date="2014-06-16T14:33:00Z"/>
              </w:rPr>
            </w:pPr>
            <w:ins w:id="3099" w:author="Chris Wright" w:date="2014-06-16T14:33:00Z">
              <w:r>
                <w:t>targetAccountName</w:t>
              </w:r>
            </w:ins>
          </w:p>
        </w:tc>
        <w:tc>
          <w:tcPr>
            <w:tcW w:w="1862" w:type="dxa"/>
          </w:tcPr>
          <w:p w:rsidR="00FC17E6" w:rsidRDefault="00FC17E6" w:rsidP="00940983">
            <w:pPr>
              <w:pStyle w:val="Table-Text"/>
              <w:rPr>
                <w:ins w:id="3100" w:author="Chris Wright" w:date="2014-06-16T14:33:00Z"/>
              </w:rPr>
            </w:pPr>
            <w:ins w:id="3101" w:author="Chris Wright" w:date="2014-06-16T14:33:00Z">
              <w:r>
                <w:t>string</w:t>
              </w:r>
            </w:ins>
          </w:p>
        </w:tc>
        <w:tc>
          <w:tcPr>
            <w:tcW w:w="4008" w:type="dxa"/>
          </w:tcPr>
          <w:p w:rsidR="00FC17E6" w:rsidRDefault="00FC17E6" w:rsidP="00940983">
            <w:pPr>
              <w:pStyle w:val="Table-Text"/>
              <w:rPr>
                <w:ins w:id="3102" w:author="Chris Wright" w:date="2014-06-16T14:33:00Z"/>
              </w:rPr>
            </w:pPr>
            <w:ins w:id="3103" w:author="Chris Wright" w:date="2014-06-16T14:33:00Z">
              <w:r>
                <w:t>The name of the account this message is for</w:t>
              </w:r>
            </w:ins>
          </w:p>
        </w:tc>
      </w:tr>
      <w:tr w:rsidR="00144C85" w:rsidRPr="00CC22F1" w:rsidTr="00940983">
        <w:trPr>
          <w:trHeight w:val="113"/>
          <w:tblHeader w:val="0"/>
          <w:ins w:id="3104" w:author="Chris Wright" w:date="2014-06-16T14:32:00Z"/>
        </w:trPr>
        <w:tc>
          <w:tcPr>
            <w:tcW w:w="2777" w:type="dxa"/>
          </w:tcPr>
          <w:p w:rsidR="00144C85" w:rsidRDefault="00144C85" w:rsidP="00940983">
            <w:pPr>
              <w:pStyle w:val="Table-Text"/>
              <w:rPr>
                <w:ins w:id="3105" w:author="Chris Wright" w:date="2014-06-16T14:32:00Z"/>
              </w:rPr>
            </w:pPr>
            <w:ins w:id="3106" w:author="Chris Wright" w:date="2014-06-16T14:32:00Z">
              <w:r>
                <w:t>enqueueDate</w:t>
              </w:r>
            </w:ins>
          </w:p>
        </w:tc>
        <w:tc>
          <w:tcPr>
            <w:tcW w:w="1862" w:type="dxa"/>
          </w:tcPr>
          <w:p w:rsidR="00144C85" w:rsidRDefault="00144C85" w:rsidP="00940983">
            <w:pPr>
              <w:pStyle w:val="Table-Text"/>
              <w:rPr>
                <w:ins w:id="3107" w:author="Chris Wright" w:date="2014-06-16T14:32:00Z"/>
              </w:rPr>
            </w:pPr>
            <w:ins w:id="3108" w:author="Chris Wright" w:date="2014-06-16T14:32:00Z">
              <w:r>
                <w:t>timestamp</w:t>
              </w:r>
            </w:ins>
          </w:p>
        </w:tc>
        <w:tc>
          <w:tcPr>
            <w:tcW w:w="4008" w:type="dxa"/>
          </w:tcPr>
          <w:p w:rsidR="00144C85" w:rsidRDefault="00144C85" w:rsidP="00940983">
            <w:pPr>
              <w:pStyle w:val="Table-Text"/>
              <w:rPr>
                <w:ins w:id="3109" w:author="Chris Wright" w:date="2014-06-16T14:32:00Z"/>
              </w:rPr>
            </w:pPr>
            <w:ins w:id="3110" w:author="Chris Wright" w:date="2014-06-16T14:32:00Z">
              <w:r>
                <w:t>The date and time in UTC that this message was en</w:t>
              </w:r>
            </w:ins>
            <w:ins w:id="3111" w:author="Chris Wright" w:date="2014-06-16T14:35:00Z">
              <w:r w:rsidR="00FC17E6">
                <w:t>-</w:t>
              </w:r>
            </w:ins>
            <w:ins w:id="3112" w:author="Chris Wright" w:date="2014-06-16T14:32:00Z">
              <w:r>
                <w:t>queued</w:t>
              </w:r>
            </w:ins>
          </w:p>
        </w:tc>
      </w:tr>
      <w:tr w:rsidR="00144C85" w:rsidRPr="00CC22F1" w:rsidTr="00940983">
        <w:trPr>
          <w:trHeight w:val="113"/>
          <w:tblHeader w:val="0"/>
          <w:ins w:id="3113" w:author="Chris Wright" w:date="2014-06-16T14:32:00Z"/>
        </w:trPr>
        <w:tc>
          <w:tcPr>
            <w:tcW w:w="2777" w:type="dxa"/>
          </w:tcPr>
          <w:p w:rsidR="00144C85" w:rsidRPr="00DE117E" w:rsidRDefault="00144C85" w:rsidP="00940983">
            <w:pPr>
              <w:pStyle w:val="Table-Text"/>
              <w:rPr>
                <w:ins w:id="3114" w:author="Chris Wright" w:date="2014-06-16T14:32:00Z"/>
              </w:rPr>
            </w:pPr>
            <w:ins w:id="3115" w:author="Chris Wright" w:date="2014-06-16T14:32:00Z">
              <w:r>
                <w:t>parameters</w:t>
              </w:r>
            </w:ins>
          </w:p>
        </w:tc>
        <w:tc>
          <w:tcPr>
            <w:tcW w:w="1862" w:type="dxa"/>
          </w:tcPr>
          <w:p w:rsidR="00144C85" w:rsidRDefault="00144C85" w:rsidP="00940983">
            <w:pPr>
              <w:pStyle w:val="Table-Text"/>
              <w:rPr>
                <w:ins w:id="3116" w:author="Chris Wright" w:date="2014-06-16T14:32:00Z"/>
              </w:rPr>
            </w:pPr>
            <w:ins w:id="3117" w:author="Chris Wright" w:date="2014-06-16T14:32:00Z">
              <w:r>
                <w:t>map</w:t>
              </w:r>
            </w:ins>
          </w:p>
        </w:tc>
        <w:tc>
          <w:tcPr>
            <w:tcW w:w="4008" w:type="dxa"/>
          </w:tcPr>
          <w:p w:rsidR="00144C85" w:rsidRDefault="00144C85">
            <w:pPr>
              <w:pStyle w:val="Table-Text"/>
              <w:rPr>
                <w:ins w:id="3118" w:author="Chris Wright" w:date="2014-06-16T14:32:00Z"/>
              </w:rPr>
            </w:pPr>
            <w:ins w:id="3119" w:author="Chris Wright" w:date="2014-06-16T14:32:00Z">
              <w:r>
                <w:t xml:space="preserve">A JSON map of the parameters of the message (see </w:t>
              </w:r>
              <w:r w:rsidR="00FC17E6">
                <w:t>Message Poll Command</w:t>
              </w:r>
              <w:r>
                <w:t>) – for machine use.</w:t>
              </w:r>
            </w:ins>
          </w:p>
        </w:tc>
      </w:tr>
      <w:tr w:rsidR="00144C85" w:rsidRPr="00CC22F1" w:rsidTr="00940983">
        <w:trPr>
          <w:trHeight w:val="113"/>
          <w:tblHeader w:val="0"/>
          <w:ins w:id="3120" w:author="Chris Wright" w:date="2014-06-16T14:32:00Z"/>
        </w:trPr>
        <w:tc>
          <w:tcPr>
            <w:tcW w:w="2777" w:type="dxa"/>
          </w:tcPr>
          <w:p w:rsidR="00144C85" w:rsidRDefault="00144C85" w:rsidP="00940983">
            <w:pPr>
              <w:pStyle w:val="Table-Text"/>
              <w:rPr>
                <w:ins w:id="3121" w:author="Chris Wright" w:date="2014-06-16T14:32:00Z"/>
              </w:rPr>
            </w:pPr>
            <w:ins w:id="3122" w:author="Chris Wright" w:date="2014-06-16T14:32:00Z">
              <w:r>
                <w:t>subject</w:t>
              </w:r>
            </w:ins>
          </w:p>
        </w:tc>
        <w:tc>
          <w:tcPr>
            <w:tcW w:w="1862" w:type="dxa"/>
          </w:tcPr>
          <w:p w:rsidR="00144C85" w:rsidRDefault="00144C85" w:rsidP="00940983">
            <w:pPr>
              <w:pStyle w:val="Table-Text"/>
              <w:rPr>
                <w:ins w:id="3123" w:author="Chris Wright" w:date="2014-06-16T14:32:00Z"/>
              </w:rPr>
            </w:pPr>
            <w:ins w:id="3124" w:author="Chris Wright" w:date="2014-06-16T14:32:00Z">
              <w:r>
                <w:t>string</w:t>
              </w:r>
            </w:ins>
          </w:p>
        </w:tc>
        <w:tc>
          <w:tcPr>
            <w:tcW w:w="4008" w:type="dxa"/>
          </w:tcPr>
          <w:p w:rsidR="00144C85" w:rsidRDefault="00144C85" w:rsidP="00940983">
            <w:pPr>
              <w:pStyle w:val="Table-Text"/>
              <w:rPr>
                <w:ins w:id="3125" w:author="Chris Wright" w:date="2014-06-16T14:32:00Z"/>
              </w:rPr>
            </w:pPr>
            <w:ins w:id="3126" w:author="Chris Wright" w:date="2014-06-16T14:32:00Z">
              <w:r>
                <w:t>The human readable subject of the message</w:t>
              </w:r>
            </w:ins>
          </w:p>
        </w:tc>
      </w:tr>
      <w:tr w:rsidR="00144C85" w:rsidRPr="00CC22F1" w:rsidTr="00940983">
        <w:trPr>
          <w:trHeight w:val="113"/>
          <w:tblHeader w:val="0"/>
          <w:ins w:id="3127" w:author="Chris Wright" w:date="2014-06-16T14:32:00Z"/>
        </w:trPr>
        <w:tc>
          <w:tcPr>
            <w:tcW w:w="2777" w:type="dxa"/>
          </w:tcPr>
          <w:p w:rsidR="00144C85" w:rsidRDefault="00144C85" w:rsidP="00940983">
            <w:pPr>
              <w:pStyle w:val="Table-Text"/>
              <w:rPr>
                <w:ins w:id="3128" w:author="Chris Wright" w:date="2014-06-16T14:32:00Z"/>
              </w:rPr>
            </w:pPr>
            <w:ins w:id="3129" w:author="Chris Wright" w:date="2014-06-16T14:32:00Z">
              <w:r w:rsidRPr="00136CBE">
                <w:t>message</w:t>
              </w:r>
            </w:ins>
          </w:p>
        </w:tc>
        <w:tc>
          <w:tcPr>
            <w:tcW w:w="1862" w:type="dxa"/>
          </w:tcPr>
          <w:p w:rsidR="00144C85" w:rsidRDefault="00144C85" w:rsidP="00940983">
            <w:pPr>
              <w:pStyle w:val="Table-Text"/>
              <w:rPr>
                <w:ins w:id="3130" w:author="Chris Wright" w:date="2014-06-16T14:32:00Z"/>
              </w:rPr>
            </w:pPr>
            <w:ins w:id="3131" w:author="Chris Wright" w:date="2014-06-16T14:32:00Z">
              <w:r>
                <w:t>string</w:t>
              </w:r>
            </w:ins>
          </w:p>
        </w:tc>
        <w:tc>
          <w:tcPr>
            <w:tcW w:w="4008" w:type="dxa"/>
          </w:tcPr>
          <w:p w:rsidR="00144C85" w:rsidRDefault="00144C85" w:rsidP="00940983">
            <w:pPr>
              <w:pStyle w:val="Table-Text"/>
              <w:rPr>
                <w:ins w:id="3132" w:author="Chris Wright" w:date="2014-06-16T14:32:00Z"/>
              </w:rPr>
            </w:pPr>
            <w:ins w:id="3133" w:author="Chris Wright" w:date="2014-06-16T14:32:00Z">
              <w:r>
                <w:t>The human-readable contents of the message</w:t>
              </w:r>
            </w:ins>
          </w:p>
        </w:tc>
      </w:tr>
      <w:tr w:rsidR="00FC17E6" w:rsidRPr="00CC22F1" w:rsidTr="00940983">
        <w:trPr>
          <w:trHeight w:val="113"/>
          <w:tblHeader w:val="0"/>
          <w:ins w:id="3134" w:author="Chris Wright" w:date="2014-06-16T14:33:00Z"/>
        </w:trPr>
        <w:tc>
          <w:tcPr>
            <w:tcW w:w="2777" w:type="dxa"/>
          </w:tcPr>
          <w:p w:rsidR="00FC17E6" w:rsidRPr="00136CBE" w:rsidRDefault="00FC17E6" w:rsidP="00940983">
            <w:pPr>
              <w:pStyle w:val="Table-Text"/>
              <w:rPr>
                <w:ins w:id="3135" w:author="Chris Wright" w:date="2014-06-16T14:33:00Z"/>
              </w:rPr>
            </w:pPr>
            <w:ins w:id="3136" w:author="Chris Wright" w:date="2014-06-16T14:33:00Z">
              <w:r>
                <w:t>acknowledgeDate</w:t>
              </w:r>
            </w:ins>
          </w:p>
        </w:tc>
        <w:tc>
          <w:tcPr>
            <w:tcW w:w="1862" w:type="dxa"/>
          </w:tcPr>
          <w:p w:rsidR="00FC17E6" w:rsidRDefault="00FC17E6" w:rsidP="00940983">
            <w:pPr>
              <w:pStyle w:val="Table-Text"/>
              <w:rPr>
                <w:ins w:id="3137" w:author="Chris Wright" w:date="2014-06-16T14:33:00Z"/>
              </w:rPr>
            </w:pPr>
            <w:ins w:id="3138" w:author="Chris Wright" w:date="2014-06-16T14:33:00Z">
              <w:r>
                <w:t>timestamp</w:t>
              </w:r>
            </w:ins>
          </w:p>
        </w:tc>
        <w:tc>
          <w:tcPr>
            <w:tcW w:w="4008" w:type="dxa"/>
          </w:tcPr>
          <w:p w:rsidR="00FC17E6" w:rsidRDefault="00FC17E6" w:rsidP="00940983">
            <w:pPr>
              <w:pStyle w:val="Table-Text"/>
              <w:rPr>
                <w:ins w:id="3139" w:author="Chris Wright" w:date="2014-06-16T14:33:00Z"/>
              </w:rPr>
            </w:pPr>
            <w:ins w:id="3140" w:author="Chris Wright" w:date="2014-06-16T14:34:00Z">
              <w:r>
                <w:t xml:space="preserve">The date and time in UTC that this message was acknowledge, null if it has not yet been </w:t>
              </w:r>
            </w:ins>
            <w:ins w:id="3141" w:author="Chris Wright" w:date="2014-06-16T14:35:00Z">
              <w:r>
                <w:t>acknowledged</w:t>
              </w:r>
            </w:ins>
          </w:p>
        </w:tc>
      </w:tr>
      <w:tr w:rsidR="00FC17E6" w:rsidRPr="00CC22F1" w:rsidTr="00940983">
        <w:trPr>
          <w:trHeight w:val="113"/>
          <w:tblHeader w:val="0"/>
          <w:ins w:id="3142" w:author="Chris Wright" w:date="2014-06-16T14:33:00Z"/>
        </w:trPr>
        <w:tc>
          <w:tcPr>
            <w:tcW w:w="2777" w:type="dxa"/>
          </w:tcPr>
          <w:p w:rsidR="00FC17E6" w:rsidRDefault="00FC17E6" w:rsidP="00940983">
            <w:pPr>
              <w:pStyle w:val="Table-Text"/>
              <w:rPr>
                <w:ins w:id="3143" w:author="Chris Wright" w:date="2014-06-16T14:33:00Z"/>
              </w:rPr>
            </w:pPr>
            <w:ins w:id="3144" w:author="Chris Wright" w:date="2014-06-16T14:33:00Z">
              <w:r>
                <w:t>acknowledgeByUserId</w:t>
              </w:r>
            </w:ins>
          </w:p>
        </w:tc>
        <w:tc>
          <w:tcPr>
            <w:tcW w:w="1862" w:type="dxa"/>
          </w:tcPr>
          <w:p w:rsidR="00FC17E6" w:rsidRDefault="00FC17E6" w:rsidP="00940983">
            <w:pPr>
              <w:pStyle w:val="Table-Text"/>
              <w:rPr>
                <w:ins w:id="3145" w:author="Chris Wright" w:date="2014-06-16T14:33:00Z"/>
              </w:rPr>
            </w:pPr>
            <w:ins w:id="3146" w:author="Chris Wright" w:date="2014-06-16T14:33:00Z">
              <w:r>
                <w:t>uuid</w:t>
              </w:r>
            </w:ins>
          </w:p>
        </w:tc>
        <w:tc>
          <w:tcPr>
            <w:tcW w:w="4008" w:type="dxa"/>
          </w:tcPr>
          <w:p w:rsidR="00FC17E6" w:rsidRDefault="00FC17E6">
            <w:pPr>
              <w:pStyle w:val="Table-Text"/>
              <w:rPr>
                <w:ins w:id="3147" w:author="Chris Wright" w:date="2014-06-16T14:33:00Z"/>
              </w:rPr>
            </w:pPr>
            <w:ins w:id="3148" w:author="Chris Wright" w:date="2014-06-16T14:34:00Z">
              <w:r>
                <w:t xml:space="preserve">The uuid of the user that acknowledged the message, null if it has not yet been </w:t>
              </w:r>
            </w:ins>
            <w:ins w:id="3149" w:author="Chris Wright" w:date="2014-06-16T14:35:00Z">
              <w:r>
                <w:t>acknowledged</w:t>
              </w:r>
            </w:ins>
          </w:p>
        </w:tc>
      </w:tr>
      <w:tr w:rsidR="00FC17E6" w:rsidRPr="00CC22F1" w:rsidTr="00940983">
        <w:trPr>
          <w:trHeight w:val="113"/>
          <w:tblHeader w:val="0"/>
          <w:ins w:id="3150" w:author="Chris Wright" w:date="2014-06-16T14:33:00Z"/>
        </w:trPr>
        <w:tc>
          <w:tcPr>
            <w:tcW w:w="2777" w:type="dxa"/>
          </w:tcPr>
          <w:p w:rsidR="00FC17E6" w:rsidRDefault="00FC17E6" w:rsidP="00940983">
            <w:pPr>
              <w:pStyle w:val="Table-Text"/>
              <w:rPr>
                <w:ins w:id="3151" w:author="Chris Wright" w:date="2014-06-16T14:33:00Z"/>
              </w:rPr>
            </w:pPr>
            <w:ins w:id="3152" w:author="Chris Wright" w:date="2014-06-16T14:33:00Z">
              <w:r>
                <w:t>acknowledgeByUserName</w:t>
              </w:r>
            </w:ins>
          </w:p>
        </w:tc>
        <w:tc>
          <w:tcPr>
            <w:tcW w:w="1862" w:type="dxa"/>
          </w:tcPr>
          <w:p w:rsidR="00FC17E6" w:rsidRDefault="00FC17E6" w:rsidP="00940983">
            <w:pPr>
              <w:pStyle w:val="Table-Text"/>
              <w:rPr>
                <w:ins w:id="3153" w:author="Chris Wright" w:date="2014-06-16T14:33:00Z"/>
              </w:rPr>
            </w:pPr>
            <w:ins w:id="3154" w:author="Chris Wright" w:date="2014-06-16T14:34:00Z">
              <w:r>
                <w:t>string</w:t>
              </w:r>
            </w:ins>
          </w:p>
        </w:tc>
        <w:tc>
          <w:tcPr>
            <w:tcW w:w="4008" w:type="dxa"/>
          </w:tcPr>
          <w:p w:rsidR="00FC17E6" w:rsidRDefault="00FC17E6">
            <w:pPr>
              <w:pStyle w:val="Table-Text"/>
              <w:rPr>
                <w:ins w:id="3155" w:author="Chris Wright" w:date="2014-06-16T14:33:00Z"/>
              </w:rPr>
            </w:pPr>
            <w:ins w:id="3156" w:author="Chris Wright" w:date="2014-06-16T14:35:00Z">
              <w:r>
                <w:t>The name of the user that acknowledged the message, null if it has not yet been acknowledged</w:t>
              </w:r>
            </w:ins>
          </w:p>
        </w:tc>
      </w:tr>
    </w:tbl>
    <w:p w:rsidR="004374BC" w:rsidRDefault="004374BC" w:rsidP="004374BC">
      <w:pPr>
        <w:pStyle w:val="Heading3"/>
        <w:rPr>
          <w:ins w:id="3157" w:author="Chris Wright" w:date="2014-06-16T14:23:00Z"/>
        </w:rPr>
      </w:pPr>
      <w:ins w:id="3158" w:author="Chris Wright" w:date="2014-06-16T14:23:00Z">
        <w:r>
          <w:t>Example</w:t>
        </w:r>
      </w:ins>
    </w:p>
    <w:p w:rsidR="004374BC" w:rsidRDefault="004374BC" w:rsidP="004374BC">
      <w:pPr>
        <w:rPr>
          <w:ins w:id="3159" w:author="Chris Wright" w:date="2014-06-16T14:23:00Z"/>
        </w:rPr>
      </w:pPr>
      <w:ins w:id="3160" w:author="Chris Wright" w:date="2014-06-16T14:23:00Z">
        <w:r>
          <w:t xml:space="preserve">Below is an example of a </w:t>
        </w:r>
      </w:ins>
      <w:ins w:id="3161" w:author="Chris Wright" w:date="2014-06-16T15:02:00Z">
        <w:r w:rsidR="002C5DD5">
          <w:t>Message</w:t>
        </w:r>
      </w:ins>
      <w:ins w:id="3162" w:author="Chris Wright" w:date="2014-06-16T14:23:00Z">
        <w:r>
          <w:t xml:space="preserve"> get command request and response:</w:t>
        </w:r>
      </w:ins>
    </w:p>
    <w:p w:rsidR="004374BC" w:rsidRDefault="004374BC" w:rsidP="004374BC">
      <w:pPr>
        <w:rPr>
          <w:ins w:id="3163" w:author="Chris Wright" w:date="2014-06-16T14:23:00Z"/>
        </w:rPr>
      </w:pPr>
      <w:ins w:id="3164" w:author="Chris Wright" w:date="2014-06-16T14:23:00Z">
        <w:r>
          <w:t>Request:</w:t>
        </w:r>
      </w:ins>
    </w:p>
    <w:p w:rsidR="004374BC" w:rsidRDefault="002C5DD5" w:rsidP="004374BC">
      <w:pPr>
        <w:pStyle w:val="Code"/>
        <w:rPr>
          <w:ins w:id="3165" w:author="Chris Wright" w:date="2014-06-16T14:23:00Z"/>
        </w:rPr>
      </w:pPr>
      <w:ins w:id="3166" w:author="Chris Wright" w:date="2014-06-16T14:23:00Z">
        <w:r>
          <w:t>GET /</w:t>
        </w:r>
      </w:ins>
      <w:ins w:id="3167" w:author="Chris Wright" w:date="2014-06-16T15:02:00Z">
        <w:r>
          <w:t>messages</w:t>
        </w:r>
      </w:ins>
      <w:ins w:id="3168" w:author="Chris Wright" w:date="2014-06-16T14:23:00Z">
        <w:r w:rsidR="004374BC">
          <w:t>/</w:t>
        </w:r>
      </w:ins>
      <w:ins w:id="3169" w:author="Chris Wright" w:date="2014-06-16T15:04:00Z">
        <w:r>
          <w:t>dcd25ec0-2a15-11e3-aa6e-0990200c1b68</w:t>
        </w:r>
      </w:ins>
      <w:ins w:id="3170" w:author="Chris Wright" w:date="2014-06-16T14:23:00Z">
        <w:r w:rsidR="004374BC">
          <w:t xml:space="preserve"> HTTP/1.1</w:t>
        </w:r>
      </w:ins>
    </w:p>
    <w:p w:rsidR="004374BC" w:rsidRDefault="004374BC" w:rsidP="004374BC">
      <w:pPr>
        <w:pStyle w:val="Code"/>
        <w:rPr>
          <w:ins w:id="3171" w:author="Chris Wright" w:date="2014-06-16T14:23:00Z"/>
        </w:rPr>
      </w:pPr>
      <w:ins w:id="3172" w:author="Chris Wright" w:date="2014-06-16T14:23:00Z">
        <w:r>
          <w:t>Client-Transaction-Id: 14804288-e7f9-47f4-b832-3a3c81ecc953</w:t>
        </w:r>
      </w:ins>
    </w:p>
    <w:p w:rsidR="004374BC" w:rsidRDefault="004374BC" w:rsidP="004374BC">
      <w:pPr>
        <w:pStyle w:val="Code"/>
        <w:rPr>
          <w:ins w:id="3173" w:author="Chris Wright" w:date="2014-06-16T14:23:00Z"/>
        </w:rPr>
      </w:pPr>
      <w:ins w:id="3174" w:author="Chris Wright" w:date="2014-06-16T14:23:00Z">
        <w:r>
          <w:t>Accept: application/json</w:t>
        </w:r>
      </w:ins>
    </w:p>
    <w:p w:rsidR="004374BC" w:rsidRDefault="004374BC" w:rsidP="004374BC">
      <w:pPr>
        <w:pStyle w:val="Code"/>
        <w:rPr>
          <w:ins w:id="3175" w:author="Chris Wright" w:date="2014-06-16T14:23:00Z"/>
        </w:rPr>
      </w:pPr>
      <w:ins w:id="3176" w:author="Chris Wright" w:date="2014-06-16T14:23:00Z">
        <w:r>
          <w:t>User-Agent: Jersey/2.2 (Apache HttpClient 4.2.5)</w:t>
        </w:r>
      </w:ins>
    </w:p>
    <w:p w:rsidR="004374BC" w:rsidRDefault="004374BC" w:rsidP="004374BC">
      <w:pPr>
        <w:pStyle w:val="Code"/>
        <w:rPr>
          <w:ins w:id="3177" w:author="Chris Wright" w:date="2014-06-16T14:23:00Z"/>
        </w:rPr>
      </w:pPr>
      <w:ins w:id="3178" w:author="Chris Wright" w:date="2014-06-16T14:23:00Z">
        <w:r>
          <w:t>Host: api.discoverydns.com</w:t>
        </w:r>
      </w:ins>
    </w:p>
    <w:p w:rsidR="004374BC" w:rsidRDefault="004374BC" w:rsidP="004374BC">
      <w:pPr>
        <w:pStyle w:val="Code"/>
        <w:rPr>
          <w:ins w:id="3179" w:author="Chris Wright" w:date="2014-06-16T14:23:00Z"/>
        </w:rPr>
      </w:pPr>
      <w:ins w:id="3180" w:author="Chris Wright" w:date="2014-06-16T14:23:00Z">
        <w:r>
          <w:t>Connection: Keep-Alive</w:t>
        </w:r>
      </w:ins>
    </w:p>
    <w:p w:rsidR="004374BC" w:rsidRDefault="004374BC" w:rsidP="004374BC">
      <w:pPr>
        <w:pStyle w:val="Code"/>
        <w:rPr>
          <w:ins w:id="3181" w:author="Chris Wright" w:date="2014-06-16T14:23:00Z"/>
        </w:rPr>
      </w:pPr>
    </w:p>
    <w:p w:rsidR="004374BC" w:rsidRDefault="004374BC" w:rsidP="004374BC">
      <w:pPr>
        <w:rPr>
          <w:ins w:id="3182" w:author="Chris Wright" w:date="2014-06-16T14:23:00Z"/>
        </w:rPr>
      </w:pPr>
      <w:ins w:id="3183" w:author="Chris Wright" w:date="2014-06-16T14:23:00Z">
        <w:r>
          <w:t>Response:</w:t>
        </w:r>
      </w:ins>
    </w:p>
    <w:p w:rsidR="004374BC" w:rsidRDefault="004374BC" w:rsidP="004374BC">
      <w:pPr>
        <w:pStyle w:val="Code"/>
        <w:rPr>
          <w:ins w:id="3184" w:author="Chris Wright" w:date="2014-06-16T14:23:00Z"/>
        </w:rPr>
      </w:pPr>
      <w:ins w:id="3185" w:author="Chris Wright" w:date="2014-06-16T14:23:00Z">
        <w:r>
          <w:t>HTTP/1.1 200 OK</w:t>
        </w:r>
      </w:ins>
    </w:p>
    <w:p w:rsidR="004374BC" w:rsidRDefault="004374BC" w:rsidP="004374BC">
      <w:pPr>
        <w:pStyle w:val="Code"/>
        <w:rPr>
          <w:ins w:id="3186" w:author="Chris Wright" w:date="2014-06-16T14:23:00Z"/>
        </w:rPr>
      </w:pPr>
      <w:ins w:id="3187" w:author="Chris Wright" w:date="2014-06-16T14:23:00Z">
        <w:r>
          <w:t>Content-Type: application/json</w:t>
        </w:r>
      </w:ins>
    </w:p>
    <w:p w:rsidR="004374BC" w:rsidRDefault="004374BC" w:rsidP="004374BC">
      <w:pPr>
        <w:pStyle w:val="Code"/>
        <w:rPr>
          <w:ins w:id="3188" w:author="Chris Wright" w:date="2014-06-16T14:23:00Z"/>
        </w:rPr>
      </w:pPr>
      <w:ins w:id="3189" w:author="Chris Wright" w:date="2014-06-16T14:23:00Z">
        <w:r>
          <w:t>Cache-Control: private, no-transform, max-age=30</w:t>
        </w:r>
      </w:ins>
    </w:p>
    <w:p w:rsidR="004374BC" w:rsidRDefault="004374BC" w:rsidP="004374BC">
      <w:pPr>
        <w:pStyle w:val="Code"/>
        <w:rPr>
          <w:ins w:id="3190" w:author="Chris Wright" w:date="2014-06-16T14:23:00Z"/>
        </w:rPr>
      </w:pPr>
      <w:ins w:id="3191" w:author="Chris Wright" w:date="2014-06-16T14:23:00Z">
        <w:r>
          <w:t>Date: Sun, 06 Oct 2013 18:39:52 GMT</w:t>
        </w:r>
      </w:ins>
    </w:p>
    <w:p w:rsidR="004374BC" w:rsidRDefault="004374BC" w:rsidP="004374BC">
      <w:pPr>
        <w:pStyle w:val="Code"/>
        <w:rPr>
          <w:ins w:id="3192" w:author="Chris Wright" w:date="2014-06-16T14:23:00Z"/>
        </w:rPr>
      </w:pPr>
      <w:ins w:id="3193" w:author="Chris Wright" w:date="2014-06-16T14:23:00Z">
        <w:r>
          <w:t>Server-Transaction-Id: 5e2b0855-831e-4ced-a50f-1a926894ef0f</w:t>
        </w:r>
      </w:ins>
    </w:p>
    <w:p w:rsidR="004374BC" w:rsidRDefault="004374BC" w:rsidP="004374BC">
      <w:pPr>
        <w:pStyle w:val="Code"/>
        <w:rPr>
          <w:ins w:id="3194" w:author="Chris Wright" w:date="2014-06-16T14:23:00Z"/>
        </w:rPr>
      </w:pPr>
      <w:ins w:id="3195" w:author="Chris Wright" w:date="2014-06-16T14:23:00Z">
        <w:r>
          <w:t>Client-Transaction-Id: 14804288-e7f9-47f4-b832-3a3c81ecc953</w:t>
        </w:r>
      </w:ins>
    </w:p>
    <w:p w:rsidR="004374BC" w:rsidRDefault="004374BC" w:rsidP="004374BC">
      <w:pPr>
        <w:pStyle w:val="Code"/>
        <w:rPr>
          <w:ins w:id="3196" w:author="Chris Wright" w:date="2014-06-16T14:23:00Z"/>
        </w:rPr>
      </w:pPr>
      <w:ins w:id="3197" w:author="Chris Wright" w:date="2014-06-16T14:23:00Z">
        <w:r>
          <w:t>Content-Length: 1155</w:t>
        </w:r>
      </w:ins>
    </w:p>
    <w:p w:rsidR="004374BC" w:rsidRDefault="004374BC" w:rsidP="004374BC">
      <w:pPr>
        <w:pStyle w:val="Code"/>
        <w:rPr>
          <w:ins w:id="3198" w:author="Chris Wright" w:date="2014-06-16T14:23:00Z"/>
        </w:rPr>
      </w:pPr>
    </w:p>
    <w:p w:rsidR="004374BC" w:rsidRDefault="004374BC" w:rsidP="004374BC">
      <w:pPr>
        <w:pStyle w:val="Code"/>
        <w:rPr>
          <w:ins w:id="3199" w:author="Chris Wright" w:date="2014-06-16T14:23:00Z"/>
        </w:rPr>
      </w:pPr>
      <w:ins w:id="3200" w:author="Chris Wright" w:date="2014-06-16T14:23:00Z">
        <w:r>
          <w:lastRenderedPageBreak/>
          <w:t>{</w:t>
        </w:r>
      </w:ins>
    </w:p>
    <w:p w:rsidR="002C5DD5" w:rsidRDefault="004374BC" w:rsidP="002C5DD5">
      <w:pPr>
        <w:pStyle w:val="Code"/>
        <w:rPr>
          <w:ins w:id="3201" w:author="Chris Wright" w:date="2014-06-16T15:03:00Z"/>
        </w:rPr>
      </w:pPr>
      <w:ins w:id="3202" w:author="Chris Wright" w:date="2014-06-16T14:23:00Z">
        <w:r>
          <w:t xml:space="preserve">  </w:t>
        </w:r>
      </w:ins>
      <w:ins w:id="3203" w:author="Chris Wright" w:date="2014-06-16T15:03:00Z">
        <w:r w:rsidR="002C5DD5">
          <w:t>"</w:t>
        </w:r>
        <w:proofErr w:type="gramStart"/>
        <w:r w:rsidR="002C5DD5">
          <w:t>message</w:t>
        </w:r>
        <w:proofErr w:type="gramEnd"/>
        <w:r w:rsidR="002C5DD5">
          <w:t>" : {</w:t>
        </w:r>
      </w:ins>
    </w:p>
    <w:p w:rsidR="002C5DD5" w:rsidRDefault="002C5DD5" w:rsidP="002C5DD5">
      <w:pPr>
        <w:pStyle w:val="Code"/>
        <w:rPr>
          <w:ins w:id="3204" w:author="Chris Wright" w:date="2014-06-16T15:03:00Z"/>
        </w:rPr>
      </w:pPr>
      <w:ins w:id="3205" w:author="Chris Wright" w:date="2014-06-16T15:03:00Z">
        <w:r>
          <w:t xml:space="preserve">    "@uri</w:t>
        </w:r>
        <w:proofErr w:type="gramStart"/>
        <w:r>
          <w:t>" :</w:t>
        </w:r>
        <w:proofErr w:type="gramEnd"/>
        <w:r>
          <w:t xml:space="preserve"> "https://api.discoverydns.com/messages/dcd25ec0-2a15-11e3-aa6e-0990200c1b68",</w:t>
        </w:r>
      </w:ins>
    </w:p>
    <w:p w:rsidR="002C5DD5" w:rsidRDefault="002C5DD5" w:rsidP="002C5DD5">
      <w:pPr>
        <w:pStyle w:val="Code"/>
        <w:rPr>
          <w:ins w:id="3206" w:author="Chris Wright" w:date="2014-06-16T15:03:00Z"/>
        </w:rPr>
      </w:pPr>
      <w:ins w:id="3207" w:author="Chris Wright" w:date="2014-06-16T15:03:00Z">
        <w:r>
          <w:t xml:space="preserve">    "</w:t>
        </w:r>
        <w:proofErr w:type="gramStart"/>
        <w:r>
          <w:t>id</w:t>
        </w:r>
        <w:proofErr w:type="gramEnd"/>
        <w:r>
          <w:t>" : "dcd25ec0-2a15-11e3-aa6e-0990200c1b68",</w:t>
        </w:r>
      </w:ins>
    </w:p>
    <w:p w:rsidR="002C5DD5" w:rsidRDefault="002C5DD5" w:rsidP="002C5DD5">
      <w:pPr>
        <w:pStyle w:val="Code"/>
        <w:rPr>
          <w:ins w:id="3208" w:author="Chris Wright" w:date="2014-06-16T15:03:00Z"/>
        </w:rPr>
      </w:pPr>
      <w:ins w:id="3209" w:author="Chris Wright" w:date="2014-06-16T15:03:00Z">
        <w:r>
          <w:t xml:space="preserve">    "</w:t>
        </w:r>
        <w:proofErr w:type="gramStart"/>
        <w:r>
          <w:t>messageCode</w:t>
        </w:r>
        <w:proofErr w:type="gramEnd"/>
        <w:r>
          <w:t>" : "zoneUsageWarning",</w:t>
        </w:r>
      </w:ins>
    </w:p>
    <w:p w:rsidR="002C5DD5" w:rsidRDefault="002C5DD5" w:rsidP="002C5DD5">
      <w:pPr>
        <w:pStyle w:val="Code"/>
        <w:rPr>
          <w:ins w:id="3210" w:author="Chris Wright" w:date="2014-06-16T15:03:00Z"/>
        </w:rPr>
      </w:pPr>
      <w:ins w:id="3211" w:author="Chris Wright" w:date="2014-06-16T15:03:00Z">
        <w:r>
          <w:t xml:space="preserve">    "</w:t>
        </w:r>
        <w:proofErr w:type="gramStart"/>
        <w:r>
          <w:t>targetAccountId</w:t>
        </w:r>
        <w:proofErr w:type="gramEnd"/>
        <w:r>
          <w:t>" : "ccc25ec0-2ee5-11e3-aa6e-0800200c9a66",</w:t>
        </w:r>
      </w:ins>
    </w:p>
    <w:p w:rsidR="002C5DD5" w:rsidRDefault="002C5DD5" w:rsidP="002C5DD5">
      <w:pPr>
        <w:pStyle w:val="Code"/>
        <w:rPr>
          <w:ins w:id="3212" w:author="Chris Wright" w:date="2014-06-16T15:03:00Z"/>
        </w:rPr>
      </w:pPr>
      <w:ins w:id="3213" w:author="Chris Wright" w:date="2014-06-16T15:03:00Z">
        <w:r>
          <w:t xml:space="preserve">    "</w:t>
        </w:r>
        <w:proofErr w:type="gramStart"/>
        <w:r>
          <w:t>targetAccountName</w:t>
        </w:r>
        <w:proofErr w:type="gramEnd"/>
        <w:r>
          <w:t>" : "Example Account</w:t>
        </w:r>
      </w:ins>
      <w:ins w:id="3214" w:author="Chris Wright" w:date="2014-06-16T15:04:00Z">
        <w:r>
          <w:t>",</w:t>
        </w:r>
      </w:ins>
    </w:p>
    <w:p w:rsidR="002C5DD5" w:rsidRDefault="002C5DD5" w:rsidP="002C5DD5">
      <w:pPr>
        <w:pStyle w:val="Code"/>
        <w:rPr>
          <w:ins w:id="3215" w:author="Chris Wright" w:date="2014-06-16T15:03:00Z"/>
        </w:rPr>
      </w:pPr>
      <w:ins w:id="3216" w:author="Chris Wright" w:date="2014-06-16T15:03:00Z">
        <w:r>
          <w:t xml:space="preserve">    "</w:t>
        </w:r>
        <w:proofErr w:type="gramStart"/>
        <w:r>
          <w:t>enqueueDate</w:t>
        </w:r>
        <w:proofErr w:type="gramEnd"/>
        <w:r>
          <w:t>" : "2014-02-25T02:13:15.088",</w:t>
        </w:r>
      </w:ins>
    </w:p>
    <w:p w:rsidR="002C5DD5" w:rsidRDefault="002C5DD5" w:rsidP="002C5DD5">
      <w:pPr>
        <w:pStyle w:val="Code"/>
        <w:rPr>
          <w:ins w:id="3217" w:author="Chris Wright" w:date="2014-06-16T15:03:00Z"/>
        </w:rPr>
      </w:pPr>
      <w:ins w:id="3218" w:author="Chris Wright" w:date="2014-06-16T15:03:00Z">
        <w:r>
          <w:t xml:space="preserve">    "</w:t>
        </w:r>
        <w:proofErr w:type="gramStart"/>
        <w:r>
          <w:t>subject</w:t>
        </w:r>
        <w:proofErr w:type="gramEnd"/>
        <w:r>
          <w:t>" : "Warning: test.com</w:t>
        </w:r>
        <w:r w:rsidRPr="00554CFE">
          <w:t xml:space="preserve"> has reached </w:t>
        </w:r>
        <w:r>
          <w:t>75.1</w:t>
        </w:r>
        <w:r w:rsidRPr="00554CFE">
          <w:t>% of allowed query utilisation</w:t>
        </w:r>
        <w:r>
          <w:t>",</w:t>
        </w:r>
      </w:ins>
    </w:p>
    <w:p w:rsidR="002C5DD5" w:rsidRDefault="002C5DD5" w:rsidP="002C5DD5">
      <w:pPr>
        <w:pStyle w:val="Code"/>
        <w:rPr>
          <w:ins w:id="3219" w:author="Chris Wright" w:date="2014-06-16T15:04:00Z"/>
        </w:rPr>
      </w:pPr>
      <w:ins w:id="3220" w:author="Chris Wright" w:date="2014-06-16T15:03:00Z">
        <w:r>
          <w:t xml:space="preserve">    "</w:t>
        </w:r>
        <w:proofErr w:type="gramStart"/>
        <w:r>
          <w:t>message</w:t>
        </w:r>
        <w:proofErr w:type="gramEnd"/>
        <w:r>
          <w:t>" : "</w:t>
        </w:r>
        <w:r w:rsidRPr="00554CFE">
          <w:t xml:space="preserve"> </w:t>
        </w:r>
        <w:r>
          <w:t>The zone test.com (2049ee97-0940-4451-a422-7010fec8c781) has used 75.1</w:t>
        </w:r>
        <w:r w:rsidRPr="00554CFE">
          <w:t>% of its allowed qu</w:t>
        </w:r>
        <w:r>
          <w:t>ery utilisation - 7500 of 10000</w:t>
        </w:r>
        <w:r w:rsidRPr="00554CFE">
          <w:t xml:space="preserve"> queries.</w:t>
        </w:r>
        <w:r>
          <w:t>",</w:t>
        </w:r>
      </w:ins>
    </w:p>
    <w:p w:rsidR="002C5DD5" w:rsidRDefault="002C5DD5" w:rsidP="002C5DD5">
      <w:pPr>
        <w:pStyle w:val="Code"/>
        <w:rPr>
          <w:ins w:id="3221" w:author="Chris Wright" w:date="2014-06-16T15:04:00Z"/>
        </w:rPr>
      </w:pPr>
      <w:ins w:id="3222" w:author="Chris Wright" w:date="2014-06-16T15:04:00Z">
        <w:r>
          <w:t xml:space="preserve">    "</w:t>
        </w:r>
        <w:proofErr w:type="gramStart"/>
        <w:r>
          <w:t>acknowledgeDate</w:t>
        </w:r>
        <w:proofErr w:type="gramEnd"/>
        <w:r>
          <w:t xml:space="preserve">" : </w:t>
        </w:r>
      </w:ins>
      <w:ins w:id="3223" w:author="Chris Wright" w:date="2014-06-16T15:05:00Z">
        <w:r>
          <w:t>null</w:t>
        </w:r>
      </w:ins>
      <w:ins w:id="3224" w:author="Chris Wright" w:date="2014-06-16T15:04:00Z">
        <w:r>
          <w:t>,</w:t>
        </w:r>
      </w:ins>
    </w:p>
    <w:p w:rsidR="002C5DD5" w:rsidRDefault="002C5DD5" w:rsidP="002C5DD5">
      <w:pPr>
        <w:pStyle w:val="Code"/>
        <w:rPr>
          <w:ins w:id="3225" w:author="Chris Wright" w:date="2014-06-16T15:04:00Z"/>
        </w:rPr>
      </w:pPr>
      <w:ins w:id="3226" w:author="Chris Wright" w:date="2014-06-16T15:04:00Z">
        <w:r>
          <w:t xml:space="preserve">    "</w:t>
        </w:r>
        <w:proofErr w:type="gramStart"/>
        <w:r>
          <w:t>acknowledgeByUserId</w:t>
        </w:r>
        <w:proofErr w:type="gramEnd"/>
        <w:r>
          <w:t xml:space="preserve">" : </w:t>
        </w:r>
      </w:ins>
      <w:ins w:id="3227" w:author="Chris Wright" w:date="2014-06-16T15:05:00Z">
        <w:r>
          <w:t>null</w:t>
        </w:r>
      </w:ins>
      <w:ins w:id="3228" w:author="Chris Wright" w:date="2014-06-16T15:04:00Z">
        <w:r>
          <w:t>,</w:t>
        </w:r>
      </w:ins>
    </w:p>
    <w:p w:rsidR="002C5DD5" w:rsidRDefault="002C5DD5" w:rsidP="002C5DD5">
      <w:pPr>
        <w:pStyle w:val="Code"/>
        <w:rPr>
          <w:ins w:id="3229" w:author="Chris Wright" w:date="2014-06-16T15:03:00Z"/>
        </w:rPr>
      </w:pPr>
      <w:ins w:id="3230" w:author="Chris Wright" w:date="2014-06-16T15:04:00Z">
        <w:r>
          <w:t xml:space="preserve">    "</w:t>
        </w:r>
        <w:proofErr w:type="gramStart"/>
        <w:r>
          <w:t>acknowledgeByUserName</w:t>
        </w:r>
      </w:ins>
      <w:proofErr w:type="gramEnd"/>
      <w:ins w:id="3231" w:author="Chris Wright" w:date="2014-06-16T15:05:00Z">
        <w:r>
          <w:t>" : null,</w:t>
        </w:r>
      </w:ins>
    </w:p>
    <w:p w:rsidR="002C5DD5" w:rsidRDefault="002C5DD5" w:rsidP="002C5DD5">
      <w:pPr>
        <w:pStyle w:val="Code"/>
        <w:rPr>
          <w:ins w:id="3232" w:author="Chris Wright" w:date="2014-06-16T15:03:00Z"/>
        </w:rPr>
      </w:pPr>
      <w:ins w:id="3233" w:author="Chris Wright" w:date="2014-06-16T15:03:00Z">
        <w:r>
          <w:t xml:space="preserve">    "</w:t>
        </w:r>
        <w:proofErr w:type="gramStart"/>
        <w:r>
          <w:t>parameters</w:t>
        </w:r>
        <w:proofErr w:type="gramEnd"/>
        <w:r>
          <w:t>" : {</w:t>
        </w:r>
      </w:ins>
    </w:p>
    <w:p w:rsidR="002C5DD5" w:rsidRDefault="002C5DD5" w:rsidP="002C5DD5">
      <w:pPr>
        <w:pStyle w:val="Code"/>
        <w:rPr>
          <w:ins w:id="3234" w:author="Chris Wright" w:date="2014-06-16T15:03:00Z"/>
        </w:rPr>
      </w:pPr>
      <w:ins w:id="3235" w:author="Chris Wright" w:date="2014-06-16T15:03:00Z">
        <w:r>
          <w:t xml:space="preserve">      "</w:t>
        </w:r>
        <w:proofErr w:type="gramStart"/>
        <w:r>
          <w:t>zoneName</w:t>
        </w:r>
        <w:proofErr w:type="gramEnd"/>
        <w:r>
          <w:t>" : "test.com",</w:t>
        </w:r>
      </w:ins>
    </w:p>
    <w:p w:rsidR="002C5DD5" w:rsidRDefault="002C5DD5" w:rsidP="002C5DD5">
      <w:pPr>
        <w:pStyle w:val="Code"/>
        <w:rPr>
          <w:ins w:id="3236" w:author="Chris Wright" w:date="2014-06-16T15:03:00Z"/>
        </w:rPr>
      </w:pPr>
      <w:ins w:id="3237" w:author="Chris Wright" w:date="2014-06-16T15:03:00Z">
        <w:r>
          <w:t xml:space="preserve">      "</w:t>
        </w:r>
        <w:proofErr w:type="gramStart"/>
        <w:r>
          <w:t>zoneId</w:t>
        </w:r>
        <w:proofErr w:type="gramEnd"/>
        <w:r>
          <w:t>" : "2049ee97-0940-4451-a422-7010fec8c781",</w:t>
        </w:r>
      </w:ins>
    </w:p>
    <w:p w:rsidR="002C5DD5" w:rsidRDefault="002C5DD5" w:rsidP="002C5DD5">
      <w:pPr>
        <w:pStyle w:val="Code"/>
        <w:rPr>
          <w:ins w:id="3238" w:author="Chris Wright" w:date="2014-06-16T15:03:00Z"/>
        </w:rPr>
      </w:pPr>
      <w:ins w:id="3239" w:author="Chris Wright" w:date="2014-06-16T15:03:00Z">
        <w:r>
          <w:t xml:space="preserve">      "</w:t>
        </w:r>
        <w:proofErr w:type="gramStart"/>
        <w:r>
          <w:t>percentUsed</w:t>
        </w:r>
        <w:proofErr w:type="gramEnd"/>
        <w:r>
          <w:t>" : "75.1",</w:t>
        </w:r>
      </w:ins>
    </w:p>
    <w:p w:rsidR="002C5DD5" w:rsidRDefault="002C5DD5" w:rsidP="002C5DD5">
      <w:pPr>
        <w:pStyle w:val="Code"/>
        <w:rPr>
          <w:ins w:id="3240" w:author="Chris Wright" w:date="2014-06-16T15:03:00Z"/>
        </w:rPr>
      </w:pPr>
      <w:ins w:id="3241" w:author="Chris Wright" w:date="2014-06-16T15:03:00Z">
        <w:r>
          <w:t xml:space="preserve">      "</w:t>
        </w:r>
        <w:proofErr w:type="gramStart"/>
        <w:r>
          <w:t>currentUsage</w:t>
        </w:r>
        <w:proofErr w:type="gramEnd"/>
        <w:r>
          <w:t>" : "7500",</w:t>
        </w:r>
      </w:ins>
    </w:p>
    <w:p w:rsidR="002C5DD5" w:rsidRDefault="002C5DD5" w:rsidP="002C5DD5">
      <w:pPr>
        <w:pStyle w:val="Code"/>
        <w:rPr>
          <w:ins w:id="3242" w:author="Chris Wright" w:date="2014-06-16T15:03:00Z"/>
        </w:rPr>
      </w:pPr>
      <w:ins w:id="3243" w:author="Chris Wright" w:date="2014-06-16T15:03:00Z">
        <w:r>
          <w:t xml:space="preserve">      "</w:t>
        </w:r>
        <w:proofErr w:type="gramStart"/>
        <w:r>
          <w:t>usageLimit</w:t>
        </w:r>
        <w:proofErr w:type="gramEnd"/>
        <w:r>
          <w:t>" : "10000"</w:t>
        </w:r>
      </w:ins>
    </w:p>
    <w:p w:rsidR="002C5DD5" w:rsidRDefault="002C5DD5" w:rsidP="002C5DD5">
      <w:pPr>
        <w:pStyle w:val="Code"/>
        <w:rPr>
          <w:ins w:id="3244" w:author="Chris Wright" w:date="2014-06-16T15:03:00Z"/>
        </w:rPr>
      </w:pPr>
      <w:ins w:id="3245" w:author="Chris Wright" w:date="2014-06-16T15:03:00Z">
        <w:r>
          <w:t xml:space="preserve">    }</w:t>
        </w:r>
      </w:ins>
    </w:p>
    <w:p w:rsidR="002C5DD5" w:rsidRDefault="002C5DD5" w:rsidP="002C5DD5">
      <w:pPr>
        <w:pStyle w:val="Code"/>
        <w:rPr>
          <w:ins w:id="3246" w:author="Chris Wright" w:date="2014-06-16T15:03:00Z"/>
        </w:rPr>
      </w:pPr>
      <w:ins w:id="3247" w:author="Chris Wright" w:date="2014-06-16T15:03:00Z">
        <w:r>
          <w:t xml:space="preserve">  }</w:t>
        </w:r>
      </w:ins>
    </w:p>
    <w:p w:rsidR="004374BC" w:rsidRPr="003C5BA5" w:rsidRDefault="004374BC" w:rsidP="002C5DD5">
      <w:pPr>
        <w:pStyle w:val="Code"/>
        <w:rPr>
          <w:ins w:id="3248" w:author="Chris Wright" w:date="2014-06-16T14:23:00Z"/>
        </w:rPr>
      </w:pPr>
      <w:ins w:id="3249" w:author="Chris Wright" w:date="2014-06-16T14:23:00Z">
        <w:r>
          <w:t>}</w:t>
        </w:r>
      </w:ins>
    </w:p>
    <w:p w:rsidR="000D6A03" w:rsidRDefault="000D6A03" w:rsidP="000D6A03">
      <w:pPr>
        <w:pStyle w:val="Heading2"/>
        <w:rPr>
          <w:ins w:id="3250" w:author="Arnaud Dumont" w:date="2014-02-24T15:37:00Z"/>
        </w:rPr>
      </w:pPr>
      <w:ins w:id="3251" w:author="Arnaud Dumont" w:date="2014-02-24T15:37:00Z">
        <w:r>
          <w:t>Message Acknowledge Command</w:t>
        </w:r>
        <w:bookmarkEnd w:id="2987"/>
      </w:ins>
    </w:p>
    <w:p w:rsidR="000D6A03" w:rsidRDefault="000D6A03" w:rsidP="000D6A03">
      <w:pPr>
        <w:rPr>
          <w:ins w:id="3252" w:author="Arnaud Dumont" w:date="2014-02-24T15:37:00Z"/>
        </w:rPr>
      </w:pPr>
      <w:ins w:id="3253" w:author="Arnaud Dumont" w:date="2014-02-24T15:37:00Z">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w:t>
        </w:r>
      </w:ins>
      <w:ins w:id="3254" w:author="Arnaud Dumont" w:date="2014-02-24T15:38:00Z">
        <w:r>
          <w:t>m</w:t>
        </w:r>
      </w:ins>
      <w:ins w:id="3255" w:author="Arnaud Dumont" w:date="2014-02-24T15:37:00Z">
        <w:r w:rsidRPr="00C45DEE">
          <w:t>.</w:t>
        </w:r>
      </w:ins>
    </w:p>
    <w:p w:rsidR="000D6A03" w:rsidRDefault="000D6A03" w:rsidP="000D6A03">
      <w:pPr>
        <w:pStyle w:val="Heading3"/>
        <w:rPr>
          <w:ins w:id="3256" w:author="Arnaud Dumont" w:date="2014-02-24T15:37:00Z"/>
        </w:rPr>
      </w:pPr>
      <w:ins w:id="3257" w:author="Arnaud Dumont" w:date="2014-02-24T15:37:00Z">
        <w:r>
          <w:t>Request</w:t>
        </w:r>
      </w:ins>
    </w:p>
    <w:p w:rsidR="000D6A03" w:rsidRDefault="000D6A03" w:rsidP="000D6A03">
      <w:pPr>
        <w:rPr>
          <w:ins w:id="3258" w:author="Arnaud Dumont" w:date="2014-02-24T15:37:00Z"/>
        </w:rPr>
      </w:pPr>
      <w:ins w:id="3259" w:author="Arnaud Dumont" w:date="2014-02-24T15:37:00Z">
        <w:r w:rsidRPr="00C45DEE">
          <w:t>A request should be made to the specified URI including the indicated headers</w:t>
        </w:r>
        <w:r>
          <w:t>,</w:t>
        </w:r>
        <w:r w:rsidRPr="00C45DEE">
          <w:t xml:space="preserve"> and if required a request body in the format specified.</w:t>
        </w:r>
      </w:ins>
    </w:p>
    <w:p w:rsidR="000D6A03" w:rsidRDefault="000D6A03" w:rsidP="000D6A03">
      <w:pPr>
        <w:pStyle w:val="FakeHeading4"/>
        <w:rPr>
          <w:ins w:id="3260" w:author="Arnaud Dumont" w:date="2014-02-24T15:37:00Z"/>
        </w:rPr>
      </w:pPr>
      <w:ins w:id="3261" w:author="Arnaud Dumont" w:date="2014-02-24T15:37:00Z">
        <w:r>
          <w:t>URI</w:t>
        </w:r>
      </w:ins>
    </w:p>
    <w:p w:rsidR="000D6A03" w:rsidRPr="002E186D" w:rsidRDefault="000D6A03" w:rsidP="000D6A03">
      <w:pPr>
        <w:rPr>
          <w:ins w:id="3262" w:author="Arnaud Dumont" w:date="2014-02-24T15:37:00Z"/>
        </w:rPr>
      </w:pPr>
      <w:ins w:id="3263" w:author="Arnaud Dumont" w:date="2014-02-24T15:37: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3264" w:author="Arnaud Dumont" w:date="2014-02-24T15:37:00Z"/>
        </w:trPr>
        <w:tc>
          <w:tcPr>
            <w:tcW w:w="1843" w:type="dxa"/>
            <w:shd w:val="clear" w:color="auto" w:fill="BFBFBF" w:themeFill="background1" w:themeFillShade="BF"/>
          </w:tcPr>
          <w:p w:rsidR="000D6A03" w:rsidRPr="00750051" w:rsidRDefault="000D6A03" w:rsidP="001217ED">
            <w:pPr>
              <w:pStyle w:val="Table-Header"/>
              <w:rPr>
                <w:ins w:id="3265" w:author="Arnaud Dumont" w:date="2014-02-24T15:37:00Z"/>
              </w:rPr>
            </w:pPr>
            <w:ins w:id="3266" w:author="Arnaud Dumont" w:date="2014-02-24T15:37:00Z">
              <w:r>
                <w:lastRenderedPageBreak/>
                <w:t>HTTP Method</w:t>
              </w:r>
            </w:ins>
          </w:p>
        </w:tc>
        <w:tc>
          <w:tcPr>
            <w:tcW w:w="6804" w:type="dxa"/>
            <w:shd w:val="clear" w:color="auto" w:fill="BFBFBF" w:themeFill="background1" w:themeFillShade="BF"/>
          </w:tcPr>
          <w:p w:rsidR="000D6A03" w:rsidRDefault="000D6A03" w:rsidP="001217ED">
            <w:pPr>
              <w:pStyle w:val="Table-Header"/>
              <w:rPr>
                <w:ins w:id="3267" w:author="Arnaud Dumont" w:date="2014-02-24T15:37:00Z"/>
              </w:rPr>
            </w:pPr>
            <w:ins w:id="3268" w:author="Arnaud Dumont" w:date="2014-02-24T15:37:00Z">
              <w:r>
                <w:t>Request URI</w:t>
              </w:r>
            </w:ins>
          </w:p>
        </w:tc>
      </w:tr>
      <w:tr w:rsidR="000D6A03" w:rsidRPr="00CC22F1" w:rsidTr="001217ED">
        <w:trPr>
          <w:trHeight w:val="113"/>
          <w:tblHeader w:val="0"/>
          <w:ins w:id="3269" w:author="Arnaud Dumont" w:date="2014-02-24T15:37:00Z"/>
        </w:trPr>
        <w:tc>
          <w:tcPr>
            <w:tcW w:w="1843" w:type="dxa"/>
          </w:tcPr>
          <w:p w:rsidR="000D6A03" w:rsidRDefault="000D6A03" w:rsidP="001217ED">
            <w:pPr>
              <w:pStyle w:val="Table-Text"/>
              <w:rPr>
                <w:ins w:id="3270" w:author="Arnaud Dumont" w:date="2014-02-24T15:37:00Z"/>
              </w:rPr>
            </w:pPr>
            <w:ins w:id="3271" w:author="Arnaud Dumont" w:date="2014-02-24T15:38:00Z">
              <w:r>
                <w:t>PUT</w:t>
              </w:r>
            </w:ins>
          </w:p>
        </w:tc>
        <w:tc>
          <w:tcPr>
            <w:tcW w:w="6804" w:type="dxa"/>
          </w:tcPr>
          <w:p w:rsidR="000D6A03" w:rsidRDefault="000D6A03" w:rsidP="001217ED">
            <w:pPr>
              <w:pStyle w:val="Table-Text"/>
              <w:rPr>
                <w:ins w:id="3272" w:author="Arnaud Dumont" w:date="2014-02-24T15:37:00Z"/>
              </w:rPr>
            </w:pPr>
            <w:ins w:id="3273" w:author="Arnaud Dumont" w:date="2014-02-24T15:37:00Z">
              <w:r w:rsidRPr="00C45DEE">
                <w:t>https://{service-address}/</w:t>
              </w:r>
              <w:r>
                <w:t>messages</w:t>
              </w:r>
            </w:ins>
            <w:ins w:id="3274" w:author="Arnaud Dumont" w:date="2014-02-24T15:38:00Z">
              <w:r>
                <w:t>/{id}/acknowledge</w:t>
              </w:r>
            </w:ins>
          </w:p>
        </w:tc>
      </w:tr>
    </w:tbl>
    <w:p w:rsidR="000D6A03" w:rsidRDefault="000D6A03" w:rsidP="000D6A03">
      <w:pPr>
        <w:rPr>
          <w:ins w:id="3275" w:author="Arnaud Dumont" w:date="2014-02-24T15:37:00Z"/>
        </w:rPr>
      </w:pPr>
      <w:ins w:id="3276" w:author="Arnaud Dumont" w:date="2014-02-24T15:37: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3277" w:author="Arnaud Dumont" w:date="2014-02-24T15:37:00Z"/>
        </w:trPr>
        <w:tc>
          <w:tcPr>
            <w:tcW w:w="1843" w:type="dxa"/>
            <w:shd w:val="clear" w:color="auto" w:fill="BFBFBF" w:themeFill="background1" w:themeFillShade="BF"/>
          </w:tcPr>
          <w:p w:rsidR="000D6A03" w:rsidRPr="00750051" w:rsidRDefault="000D6A03" w:rsidP="001217ED">
            <w:pPr>
              <w:pStyle w:val="Table-Header"/>
              <w:rPr>
                <w:ins w:id="3278" w:author="Arnaud Dumont" w:date="2014-02-24T15:37:00Z"/>
              </w:rPr>
            </w:pPr>
            <w:ins w:id="3279" w:author="Arnaud Dumont" w:date="2014-02-24T15:37:00Z">
              <w:r>
                <w:t>Field</w:t>
              </w:r>
            </w:ins>
          </w:p>
        </w:tc>
        <w:tc>
          <w:tcPr>
            <w:tcW w:w="6804" w:type="dxa"/>
            <w:shd w:val="clear" w:color="auto" w:fill="BFBFBF" w:themeFill="background1" w:themeFillShade="BF"/>
          </w:tcPr>
          <w:p w:rsidR="000D6A03" w:rsidRDefault="000D6A03" w:rsidP="001217ED">
            <w:pPr>
              <w:pStyle w:val="Table-Header"/>
              <w:rPr>
                <w:ins w:id="3280" w:author="Arnaud Dumont" w:date="2014-02-24T15:37:00Z"/>
              </w:rPr>
            </w:pPr>
            <w:ins w:id="3281" w:author="Arnaud Dumont" w:date="2014-02-24T15:37:00Z">
              <w:r>
                <w:t>Description</w:t>
              </w:r>
            </w:ins>
          </w:p>
        </w:tc>
      </w:tr>
      <w:tr w:rsidR="000D6A03" w:rsidRPr="00CC22F1" w:rsidTr="001217ED">
        <w:trPr>
          <w:trHeight w:val="113"/>
          <w:tblHeader w:val="0"/>
          <w:ins w:id="3282" w:author="Arnaud Dumont" w:date="2014-02-24T15:37:00Z"/>
        </w:trPr>
        <w:tc>
          <w:tcPr>
            <w:tcW w:w="1843" w:type="dxa"/>
          </w:tcPr>
          <w:p w:rsidR="000D6A03" w:rsidRDefault="000D6A03" w:rsidP="001217ED">
            <w:pPr>
              <w:pStyle w:val="Table-Text"/>
              <w:rPr>
                <w:ins w:id="3283" w:author="Arnaud Dumont" w:date="2014-02-24T15:37:00Z"/>
              </w:rPr>
            </w:pPr>
            <w:ins w:id="3284" w:author="Arnaud Dumont" w:date="2014-02-24T15:37:00Z">
              <w:r>
                <w:t>service-address</w:t>
              </w:r>
            </w:ins>
          </w:p>
        </w:tc>
        <w:tc>
          <w:tcPr>
            <w:tcW w:w="6804" w:type="dxa"/>
          </w:tcPr>
          <w:p w:rsidR="000D6A03" w:rsidRDefault="000D6A03" w:rsidP="001217ED">
            <w:pPr>
              <w:pStyle w:val="Table-Text"/>
              <w:rPr>
                <w:ins w:id="3285" w:author="Arnaud Dumont" w:date="2014-02-24T15:37:00Z"/>
              </w:rPr>
            </w:pPr>
            <w:ins w:id="3286" w:author="Arnaud Dumont" w:date="2014-02-24T15:37:00Z">
              <w:r>
                <w:t>The service address as described in section 2.2</w:t>
              </w:r>
            </w:ins>
          </w:p>
        </w:tc>
      </w:tr>
      <w:tr w:rsidR="000D6A03" w:rsidRPr="00CC22F1" w:rsidTr="001217ED">
        <w:trPr>
          <w:trHeight w:val="113"/>
          <w:tblHeader w:val="0"/>
          <w:ins w:id="3287" w:author="Arnaud Dumont" w:date="2014-02-24T15:38:00Z"/>
        </w:trPr>
        <w:tc>
          <w:tcPr>
            <w:tcW w:w="1843" w:type="dxa"/>
          </w:tcPr>
          <w:p w:rsidR="000D6A03" w:rsidRDefault="000D6A03" w:rsidP="001217ED">
            <w:pPr>
              <w:pStyle w:val="Table-Text"/>
              <w:rPr>
                <w:ins w:id="3288" w:author="Arnaud Dumont" w:date="2014-02-24T15:38:00Z"/>
              </w:rPr>
            </w:pPr>
            <w:ins w:id="3289" w:author="Arnaud Dumont" w:date="2014-02-24T15:38:00Z">
              <w:r>
                <w:t>id</w:t>
              </w:r>
            </w:ins>
          </w:p>
        </w:tc>
        <w:tc>
          <w:tcPr>
            <w:tcW w:w="6804" w:type="dxa"/>
          </w:tcPr>
          <w:p w:rsidR="000D6A03" w:rsidRDefault="000D6A03" w:rsidP="000D6A03">
            <w:pPr>
              <w:pStyle w:val="Table-Text"/>
              <w:rPr>
                <w:ins w:id="3290" w:author="Arnaud Dumont" w:date="2014-02-24T15:38:00Z"/>
              </w:rPr>
            </w:pPr>
            <w:ins w:id="3291" w:author="Arnaud Dumont" w:date="2014-02-24T15:38:00Z">
              <w:r>
                <w:t>The id of the message you want to acknowledge</w:t>
              </w:r>
            </w:ins>
          </w:p>
        </w:tc>
      </w:tr>
    </w:tbl>
    <w:p w:rsidR="000D6A03" w:rsidRDefault="000D6A03" w:rsidP="000D6A03">
      <w:pPr>
        <w:pStyle w:val="FakeHeading4"/>
        <w:rPr>
          <w:ins w:id="3292" w:author="Arnaud Dumont" w:date="2014-02-24T15:37:00Z"/>
        </w:rPr>
      </w:pPr>
      <w:ins w:id="3293" w:author="Arnaud Dumont" w:date="2014-02-24T15:37:00Z">
        <w:r>
          <w:t>Query Parameters</w:t>
        </w:r>
      </w:ins>
    </w:p>
    <w:p w:rsidR="00D90631" w:rsidRPr="008A0F29" w:rsidRDefault="00D90631" w:rsidP="00D90631">
      <w:pPr>
        <w:rPr>
          <w:ins w:id="3294" w:author="Arnaud Dumont" w:date="2014-02-24T15:39:00Z"/>
        </w:rPr>
      </w:pPr>
      <w:ins w:id="3295" w:author="Arnaud Dumont" w:date="2014-02-24T15:39:00Z">
        <w:r w:rsidRPr="008A0F29">
          <w:t>Not allowed for this command</w:t>
        </w:r>
        <w:r>
          <w:t>.</w:t>
        </w:r>
      </w:ins>
    </w:p>
    <w:p w:rsidR="000D6A03" w:rsidRPr="00C45DEE" w:rsidRDefault="000D6A03" w:rsidP="000D6A03">
      <w:pPr>
        <w:pStyle w:val="FakeHeading4"/>
        <w:rPr>
          <w:ins w:id="3296" w:author="Arnaud Dumont" w:date="2014-02-24T15:37:00Z"/>
        </w:rPr>
      </w:pPr>
      <w:ins w:id="3297" w:author="Arnaud Dumont" w:date="2014-02-24T15:37:00Z">
        <w:r w:rsidRPr="00C45DEE">
          <w:t>Request Headers</w:t>
        </w:r>
      </w:ins>
    </w:p>
    <w:p w:rsidR="000D6A03" w:rsidRPr="00C45DEE" w:rsidRDefault="000D6A03" w:rsidP="000D6A03">
      <w:pPr>
        <w:rPr>
          <w:ins w:id="3298" w:author="Arnaud Dumont" w:date="2014-02-24T15:37:00Z"/>
        </w:rPr>
      </w:pPr>
      <w:ins w:id="3299" w:author="Arnaud Dumont" w:date="2014-02-24T15:37:00Z">
        <w:r w:rsidRPr="00C45DEE">
          <w:t xml:space="preserve">Only the standard request headers described in section </w:t>
        </w:r>
        <w:r w:rsidRPr="005375DB">
          <w:t>2.6 a</w:t>
        </w:r>
        <w:r w:rsidRPr="00C45DEE">
          <w:t>re supported</w:t>
        </w:r>
        <w:r>
          <w:t>.</w:t>
        </w:r>
      </w:ins>
    </w:p>
    <w:p w:rsidR="000D6A03" w:rsidRPr="00C45DEE" w:rsidRDefault="000D6A03" w:rsidP="000D6A03">
      <w:pPr>
        <w:pStyle w:val="FakeHeading4"/>
        <w:rPr>
          <w:ins w:id="3300" w:author="Arnaud Dumont" w:date="2014-02-24T15:37:00Z"/>
        </w:rPr>
      </w:pPr>
      <w:ins w:id="3301" w:author="Arnaud Dumont" w:date="2014-02-24T15:37:00Z">
        <w:r w:rsidRPr="00C45DEE">
          <w:t>Request Body</w:t>
        </w:r>
      </w:ins>
    </w:p>
    <w:p w:rsidR="000D6A03" w:rsidRPr="00C45DEE" w:rsidRDefault="000D6A03" w:rsidP="000D6A03">
      <w:pPr>
        <w:rPr>
          <w:ins w:id="3302" w:author="Arnaud Dumont" w:date="2014-02-24T15:37:00Z"/>
        </w:rPr>
      </w:pPr>
      <w:ins w:id="3303" w:author="Arnaud Dumont" w:date="2014-02-24T15:37:00Z">
        <w:r w:rsidRPr="00C45DEE">
          <w:t>Not allowed for this command</w:t>
        </w:r>
        <w:r>
          <w:t>.</w:t>
        </w:r>
      </w:ins>
    </w:p>
    <w:p w:rsidR="000D6A03" w:rsidRPr="00C45DEE" w:rsidRDefault="000D6A03" w:rsidP="000D6A03">
      <w:pPr>
        <w:pStyle w:val="Heading3"/>
        <w:rPr>
          <w:ins w:id="3304" w:author="Arnaud Dumont" w:date="2014-02-24T15:37:00Z"/>
          <w:rFonts w:eastAsiaTheme="minorHAnsi"/>
        </w:rPr>
      </w:pPr>
      <w:ins w:id="3305" w:author="Arnaud Dumont" w:date="2014-02-24T15:37:00Z">
        <w:r w:rsidRPr="00C45DEE">
          <w:rPr>
            <w:rFonts w:eastAsiaTheme="minorHAnsi"/>
          </w:rPr>
          <w:t>Response</w:t>
        </w:r>
      </w:ins>
    </w:p>
    <w:p w:rsidR="000D6A03" w:rsidRPr="00C45DEE" w:rsidRDefault="000D6A03" w:rsidP="000D6A03">
      <w:pPr>
        <w:rPr>
          <w:ins w:id="3306" w:author="Arnaud Dumont" w:date="2014-02-24T15:37:00Z"/>
        </w:rPr>
      </w:pPr>
      <w:ins w:id="3307" w:author="Arnaud Dumont" w:date="2014-02-24T15:37:00Z">
        <w:r w:rsidRPr="00C45DEE">
          <w:t>The response will include a status code, response headers encoded according to the relevant header.</w:t>
        </w:r>
      </w:ins>
    </w:p>
    <w:p w:rsidR="000D6A03" w:rsidRPr="00C45DEE" w:rsidRDefault="000D6A03" w:rsidP="000D6A03">
      <w:pPr>
        <w:pStyle w:val="FakeHeading4"/>
        <w:rPr>
          <w:ins w:id="3308" w:author="Arnaud Dumont" w:date="2014-02-24T15:37:00Z"/>
        </w:rPr>
      </w:pPr>
      <w:ins w:id="3309" w:author="Arnaud Dumont" w:date="2014-02-24T15:37:00Z">
        <w:r w:rsidRPr="00C45DEE">
          <w:t>Status Code</w:t>
        </w:r>
      </w:ins>
    </w:p>
    <w:p w:rsidR="000D6A03" w:rsidRPr="00C45DEE" w:rsidRDefault="00D90631" w:rsidP="000D6A03">
      <w:pPr>
        <w:rPr>
          <w:ins w:id="3310" w:author="Arnaud Dumont" w:date="2014-02-24T15:37:00Z"/>
        </w:rPr>
      </w:pPr>
      <w:ins w:id="3311" w:author="Arnaud Dumont" w:date="2014-02-24T15:41:00Z">
        <w:r w:rsidRPr="001C310D">
          <w:t xml:space="preserve">On success this command will return </w:t>
        </w:r>
      </w:ins>
      <w:ins w:id="3312" w:author="Chris Wright" w:date="2014-06-16T15:06:00Z">
        <w:r w:rsidR="00974E04" w:rsidRPr="00510DD6">
          <w:t>http status code 200 (OK)</w:t>
        </w:r>
      </w:ins>
      <w:ins w:id="3313" w:author="Arnaud Dumont" w:date="2014-02-24T15:41:00Z">
        <w:del w:id="3314" w:author="Chris Wright" w:date="2014-06-16T15:06:00Z">
          <w:r w:rsidRPr="001C310D" w:rsidDel="00974E04">
            <w:delText>http status code 204 (NO CONTENT)</w:delText>
          </w:r>
        </w:del>
        <w:r w:rsidRPr="001C310D">
          <w:t>.</w:t>
        </w:r>
      </w:ins>
    </w:p>
    <w:p w:rsidR="000D6A03" w:rsidRPr="00C45DEE" w:rsidRDefault="000D6A03" w:rsidP="000D6A03">
      <w:pPr>
        <w:pStyle w:val="FakeHeading4"/>
        <w:rPr>
          <w:ins w:id="3315" w:author="Arnaud Dumont" w:date="2014-02-24T15:37:00Z"/>
        </w:rPr>
      </w:pPr>
      <w:ins w:id="3316" w:author="Arnaud Dumont" w:date="2014-02-24T15:37:00Z">
        <w:r w:rsidRPr="00C45DEE">
          <w:t>Response Headers</w:t>
        </w:r>
      </w:ins>
    </w:p>
    <w:p w:rsidR="000D6A03" w:rsidRPr="00C45DEE" w:rsidRDefault="000D6A03" w:rsidP="000D6A03">
      <w:pPr>
        <w:rPr>
          <w:ins w:id="3317" w:author="Arnaud Dumont" w:date="2014-02-24T15:37:00Z"/>
        </w:rPr>
      </w:pPr>
      <w:ins w:id="3318" w:author="Arnaud Dumont" w:date="2014-02-24T15:37:00Z">
        <w:r w:rsidRPr="00C45DEE">
          <w:t xml:space="preserve">Only the standard response headers described in section </w:t>
        </w:r>
        <w:r>
          <w:t>2.7</w:t>
        </w:r>
        <w:r w:rsidRPr="00C45DEE">
          <w:t xml:space="preserve"> are returned.</w:t>
        </w:r>
      </w:ins>
    </w:p>
    <w:p w:rsidR="000D6A03" w:rsidRDefault="000D6A03" w:rsidP="000D6A03">
      <w:pPr>
        <w:pStyle w:val="FakeHeading4"/>
        <w:rPr>
          <w:ins w:id="3319" w:author="Arnaud Dumont" w:date="2014-02-24T15:37:00Z"/>
        </w:rPr>
      </w:pPr>
      <w:ins w:id="3320" w:author="Arnaud Dumont" w:date="2014-02-24T15:37:00Z">
        <w:r w:rsidRPr="00C45DEE">
          <w:t>Response Body</w:t>
        </w:r>
      </w:ins>
    </w:p>
    <w:p w:rsidR="00974E04" w:rsidRDefault="00D90631" w:rsidP="00974E04">
      <w:pPr>
        <w:rPr>
          <w:ins w:id="3321" w:author="Chris Wright" w:date="2014-06-16T15:06:00Z"/>
        </w:rPr>
      </w:pPr>
      <w:ins w:id="3322" w:author="Arnaud Dumont" w:date="2014-02-24T15:40:00Z">
        <w:del w:id="3323" w:author="Chris Wright" w:date="2014-06-16T15:06:00Z">
          <w:r w:rsidRPr="00B76AC6" w:rsidDel="00974E04">
            <w:delText>Not required for this command.</w:delText>
          </w:r>
        </w:del>
      </w:ins>
      <w:ins w:id="3324" w:author="Chris Wright" w:date="2014-06-16T15:06:00Z">
        <w:r w:rsidR="00974E04" w:rsidRPr="00510DD6">
          <w:t xml:space="preserve">A JSON representation of the </w:t>
        </w:r>
        <w:r w:rsidR="00974E04">
          <w:t>message</w:t>
        </w:r>
        <w:r w:rsidR="00974E04" w:rsidRPr="00510DD6">
          <w:t xml:space="preserve"> object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62"/>
        <w:gridCol w:w="4008"/>
      </w:tblGrid>
      <w:tr w:rsidR="00974E04" w:rsidRPr="00CC22F1" w:rsidTr="00940983">
        <w:trPr>
          <w:tblHeader w:val="0"/>
          <w:ins w:id="3325" w:author="Chris Wright" w:date="2014-06-16T15:06:00Z"/>
        </w:trPr>
        <w:tc>
          <w:tcPr>
            <w:tcW w:w="2777" w:type="dxa"/>
            <w:shd w:val="clear" w:color="auto" w:fill="BFBFBF" w:themeFill="background1" w:themeFillShade="BF"/>
          </w:tcPr>
          <w:p w:rsidR="00974E04" w:rsidRPr="00750051" w:rsidRDefault="00974E04" w:rsidP="00940983">
            <w:pPr>
              <w:pStyle w:val="Table-Header"/>
              <w:rPr>
                <w:ins w:id="3326" w:author="Chris Wright" w:date="2014-06-16T15:06:00Z"/>
              </w:rPr>
            </w:pPr>
            <w:ins w:id="3327" w:author="Chris Wright" w:date="2014-06-16T15:06:00Z">
              <w:r>
                <w:t>Field Name</w:t>
              </w:r>
            </w:ins>
          </w:p>
        </w:tc>
        <w:tc>
          <w:tcPr>
            <w:tcW w:w="1862" w:type="dxa"/>
            <w:shd w:val="clear" w:color="auto" w:fill="BFBFBF" w:themeFill="background1" w:themeFillShade="BF"/>
          </w:tcPr>
          <w:p w:rsidR="00974E04" w:rsidRDefault="00974E04" w:rsidP="00940983">
            <w:pPr>
              <w:pStyle w:val="Table-Header"/>
              <w:rPr>
                <w:ins w:id="3328" w:author="Chris Wright" w:date="2014-06-16T15:06:00Z"/>
              </w:rPr>
            </w:pPr>
            <w:ins w:id="3329" w:author="Chris Wright" w:date="2014-06-16T15:06:00Z">
              <w:r>
                <w:t>Type</w:t>
              </w:r>
            </w:ins>
          </w:p>
        </w:tc>
        <w:tc>
          <w:tcPr>
            <w:tcW w:w="4008" w:type="dxa"/>
            <w:shd w:val="clear" w:color="auto" w:fill="BFBFBF" w:themeFill="background1" w:themeFillShade="BF"/>
          </w:tcPr>
          <w:p w:rsidR="00974E04" w:rsidRDefault="00974E04" w:rsidP="00940983">
            <w:pPr>
              <w:pStyle w:val="Table-Header"/>
              <w:rPr>
                <w:ins w:id="3330" w:author="Chris Wright" w:date="2014-06-16T15:06:00Z"/>
              </w:rPr>
            </w:pPr>
            <w:ins w:id="3331" w:author="Chris Wright" w:date="2014-06-16T15:06:00Z">
              <w:r>
                <w:t>Description</w:t>
              </w:r>
            </w:ins>
          </w:p>
        </w:tc>
      </w:tr>
      <w:tr w:rsidR="00974E04" w:rsidTr="00940983">
        <w:trPr>
          <w:trHeight w:val="113"/>
          <w:tblHeader w:val="0"/>
          <w:ins w:id="3332" w:author="Chris Wright" w:date="2014-06-16T15:06:00Z"/>
        </w:trPr>
        <w:tc>
          <w:tcPr>
            <w:tcW w:w="2777" w:type="dxa"/>
          </w:tcPr>
          <w:p w:rsidR="00974E04" w:rsidRDefault="00974E04" w:rsidP="00940983">
            <w:pPr>
              <w:pStyle w:val="Table-Text"/>
              <w:rPr>
                <w:ins w:id="3333" w:author="Chris Wright" w:date="2014-06-16T15:06:00Z"/>
              </w:rPr>
            </w:pPr>
            <w:ins w:id="3334" w:author="Chris Wright" w:date="2014-06-16T15:06:00Z">
              <w:r>
                <w:t>@uri</w:t>
              </w:r>
            </w:ins>
          </w:p>
        </w:tc>
        <w:tc>
          <w:tcPr>
            <w:tcW w:w="1862" w:type="dxa"/>
          </w:tcPr>
          <w:p w:rsidR="00974E04" w:rsidRDefault="00974E04" w:rsidP="00940983">
            <w:pPr>
              <w:pStyle w:val="Table-Text"/>
              <w:rPr>
                <w:ins w:id="3335" w:author="Chris Wright" w:date="2014-06-16T15:06:00Z"/>
              </w:rPr>
            </w:pPr>
            <w:ins w:id="3336" w:author="Chris Wright" w:date="2014-06-16T15:06:00Z">
              <w:r>
                <w:t>string</w:t>
              </w:r>
            </w:ins>
          </w:p>
        </w:tc>
        <w:tc>
          <w:tcPr>
            <w:tcW w:w="4008" w:type="dxa"/>
          </w:tcPr>
          <w:p w:rsidR="00974E04" w:rsidRDefault="00974E04" w:rsidP="00940983">
            <w:pPr>
              <w:pStyle w:val="Table-Text"/>
              <w:rPr>
                <w:ins w:id="3337" w:author="Chris Wright" w:date="2014-06-16T15:06:00Z"/>
              </w:rPr>
            </w:pPr>
            <w:ins w:id="3338" w:author="Chris Wright" w:date="2014-06-16T15:06:00Z">
              <w:r>
                <w:t>The URI that corresponds to the full details of the object</w:t>
              </w:r>
            </w:ins>
          </w:p>
        </w:tc>
      </w:tr>
      <w:tr w:rsidR="00974E04" w:rsidRPr="00CC22F1" w:rsidTr="00940983">
        <w:trPr>
          <w:trHeight w:val="113"/>
          <w:tblHeader w:val="0"/>
          <w:ins w:id="3339" w:author="Chris Wright" w:date="2014-06-16T15:06:00Z"/>
        </w:trPr>
        <w:tc>
          <w:tcPr>
            <w:tcW w:w="2777" w:type="dxa"/>
          </w:tcPr>
          <w:p w:rsidR="00974E04" w:rsidRDefault="00974E04" w:rsidP="00940983">
            <w:pPr>
              <w:pStyle w:val="Table-Text"/>
              <w:rPr>
                <w:ins w:id="3340" w:author="Chris Wright" w:date="2014-06-16T15:06:00Z"/>
              </w:rPr>
            </w:pPr>
            <w:ins w:id="3341" w:author="Chris Wright" w:date="2014-06-16T15:06:00Z">
              <w:r>
                <w:t>id</w:t>
              </w:r>
            </w:ins>
          </w:p>
        </w:tc>
        <w:tc>
          <w:tcPr>
            <w:tcW w:w="1862" w:type="dxa"/>
          </w:tcPr>
          <w:p w:rsidR="00974E04" w:rsidRDefault="00974E04" w:rsidP="00940983">
            <w:pPr>
              <w:pStyle w:val="Table-Text"/>
              <w:rPr>
                <w:ins w:id="3342" w:author="Chris Wright" w:date="2014-06-16T15:06:00Z"/>
              </w:rPr>
            </w:pPr>
            <w:ins w:id="3343" w:author="Chris Wright" w:date="2014-06-16T15:06:00Z">
              <w:r>
                <w:t>uuid</w:t>
              </w:r>
            </w:ins>
          </w:p>
        </w:tc>
        <w:tc>
          <w:tcPr>
            <w:tcW w:w="4008" w:type="dxa"/>
          </w:tcPr>
          <w:p w:rsidR="00974E04" w:rsidRDefault="00974E04" w:rsidP="00940983">
            <w:pPr>
              <w:pStyle w:val="Table-Text"/>
              <w:rPr>
                <w:ins w:id="3344" w:author="Chris Wright" w:date="2014-06-16T15:06:00Z"/>
              </w:rPr>
            </w:pPr>
            <w:ins w:id="3345" w:author="Chris Wright" w:date="2014-06-16T15:06:00Z">
              <w:r>
                <w:t>The UUID of the object</w:t>
              </w:r>
            </w:ins>
          </w:p>
        </w:tc>
      </w:tr>
      <w:tr w:rsidR="00974E04" w:rsidRPr="00CC22F1" w:rsidTr="00940983">
        <w:trPr>
          <w:trHeight w:val="113"/>
          <w:tblHeader w:val="0"/>
          <w:ins w:id="3346" w:author="Chris Wright" w:date="2014-06-16T15:06:00Z"/>
        </w:trPr>
        <w:tc>
          <w:tcPr>
            <w:tcW w:w="2777" w:type="dxa"/>
          </w:tcPr>
          <w:p w:rsidR="00974E04" w:rsidRDefault="00974E04" w:rsidP="00940983">
            <w:pPr>
              <w:pStyle w:val="Table-Text"/>
              <w:rPr>
                <w:ins w:id="3347" w:author="Chris Wright" w:date="2014-06-16T15:06:00Z"/>
              </w:rPr>
            </w:pPr>
            <w:ins w:id="3348" w:author="Chris Wright" w:date="2014-06-16T15:06:00Z">
              <w:r>
                <w:t>messageCode</w:t>
              </w:r>
            </w:ins>
          </w:p>
        </w:tc>
        <w:tc>
          <w:tcPr>
            <w:tcW w:w="1862" w:type="dxa"/>
          </w:tcPr>
          <w:p w:rsidR="00974E04" w:rsidRDefault="00974E04" w:rsidP="00940983">
            <w:pPr>
              <w:pStyle w:val="Table-Text"/>
              <w:rPr>
                <w:ins w:id="3349" w:author="Chris Wright" w:date="2014-06-16T15:06:00Z"/>
              </w:rPr>
            </w:pPr>
            <w:ins w:id="3350" w:author="Chris Wright" w:date="2014-06-16T15:06:00Z">
              <w:r>
                <w:t>string</w:t>
              </w:r>
            </w:ins>
          </w:p>
        </w:tc>
        <w:tc>
          <w:tcPr>
            <w:tcW w:w="4008" w:type="dxa"/>
          </w:tcPr>
          <w:p w:rsidR="00974E04" w:rsidRDefault="00974E04" w:rsidP="00940983">
            <w:pPr>
              <w:pStyle w:val="Table-Text"/>
              <w:rPr>
                <w:ins w:id="3351" w:author="Chris Wright" w:date="2014-06-16T15:06:00Z"/>
              </w:rPr>
            </w:pPr>
            <w:ins w:id="3352" w:author="Chris Wright" w:date="2014-06-16T15:06:00Z">
              <w:r>
                <w:t>The type of the message. See list of types provided in the Message Poll Command.</w:t>
              </w:r>
            </w:ins>
          </w:p>
        </w:tc>
      </w:tr>
      <w:tr w:rsidR="00974E04" w:rsidRPr="00CC22F1" w:rsidTr="00940983">
        <w:trPr>
          <w:trHeight w:val="113"/>
          <w:tblHeader w:val="0"/>
          <w:ins w:id="3353" w:author="Chris Wright" w:date="2014-06-16T15:06:00Z"/>
        </w:trPr>
        <w:tc>
          <w:tcPr>
            <w:tcW w:w="2777" w:type="dxa"/>
          </w:tcPr>
          <w:p w:rsidR="00974E04" w:rsidRDefault="00974E04" w:rsidP="00940983">
            <w:pPr>
              <w:pStyle w:val="Table-Text"/>
              <w:rPr>
                <w:ins w:id="3354" w:author="Chris Wright" w:date="2014-06-16T15:06:00Z"/>
              </w:rPr>
            </w:pPr>
            <w:ins w:id="3355" w:author="Chris Wright" w:date="2014-06-16T15:06:00Z">
              <w:r>
                <w:t>target</w:t>
              </w:r>
              <w:r w:rsidRPr="00DE117E">
                <w:t>AccountId</w:t>
              </w:r>
            </w:ins>
          </w:p>
        </w:tc>
        <w:tc>
          <w:tcPr>
            <w:tcW w:w="1862" w:type="dxa"/>
          </w:tcPr>
          <w:p w:rsidR="00974E04" w:rsidRDefault="00974E04" w:rsidP="00940983">
            <w:pPr>
              <w:pStyle w:val="Table-Text"/>
              <w:rPr>
                <w:ins w:id="3356" w:author="Chris Wright" w:date="2014-06-16T15:06:00Z"/>
              </w:rPr>
            </w:pPr>
            <w:ins w:id="3357" w:author="Chris Wright" w:date="2014-06-16T15:06:00Z">
              <w:r>
                <w:t>uuid</w:t>
              </w:r>
            </w:ins>
          </w:p>
        </w:tc>
        <w:tc>
          <w:tcPr>
            <w:tcW w:w="4008" w:type="dxa"/>
          </w:tcPr>
          <w:p w:rsidR="00974E04" w:rsidRDefault="00974E04" w:rsidP="00940983">
            <w:pPr>
              <w:pStyle w:val="Table-Text"/>
              <w:rPr>
                <w:ins w:id="3358" w:author="Chris Wright" w:date="2014-06-16T15:06:00Z"/>
              </w:rPr>
            </w:pPr>
            <w:ins w:id="3359" w:author="Chris Wright" w:date="2014-06-16T15:06:00Z">
              <w:r>
                <w:t>The UUID of the account this message is for</w:t>
              </w:r>
            </w:ins>
          </w:p>
        </w:tc>
      </w:tr>
      <w:tr w:rsidR="00974E04" w:rsidRPr="00CC22F1" w:rsidTr="00940983">
        <w:trPr>
          <w:trHeight w:val="113"/>
          <w:tblHeader w:val="0"/>
          <w:ins w:id="3360" w:author="Chris Wright" w:date="2014-06-16T15:06:00Z"/>
        </w:trPr>
        <w:tc>
          <w:tcPr>
            <w:tcW w:w="2777" w:type="dxa"/>
          </w:tcPr>
          <w:p w:rsidR="00974E04" w:rsidRDefault="00974E04" w:rsidP="00940983">
            <w:pPr>
              <w:pStyle w:val="Table-Text"/>
              <w:rPr>
                <w:ins w:id="3361" w:author="Chris Wright" w:date="2014-06-16T15:06:00Z"/>
              </w:rPr>
            </w:pPr>
            <w:ins w:id="3362" w:author="Chris Wright" w:date="2014-06-16T15:06:00Z">
              <w:r>
                <w:t>targetAccountName</w:t>
              </w:r>
            </w:ins>
          </w:p>
        </w:tc>
        <w:tc>
          <w:tcPr>
            <w:tcW w:w="1862" w:type="dxa"/>
          </w:tcPr>
          <w:p w:rsidR="00974E04" w:rsidRDefault="00974E04" w:rsidP="00940983">
            <w:pPr>
              <w:pStyle w:val="Table-Text"/>
              <w:rPr>
                <w:ins w:id="3363" w:author="Chris Wright" w:date="2014-06-16T15:06:00Z"/>
              </w:rPr>
            </w:pPr>
            <w:ins w:id="3364" w:author="Chris Wright" w:date="2014-06-16T15:06:00Z">
              <w:r>
                <w:t>string</w:t>
              </w:r>
            </w:ins>
          </w:p>
        </w:tc>
        <w:tc>
          <w:tcPr>
            <w:tcW w:w="4008" w:type="dxa"/>
          </w:tcPr>
          <w:p w:rsidR="00974E04" w:rsidRDefault="00974E04" w:rsidP="00940983">
            <w:pPr>
              <w:pStyle w:val="Table-Text"/>
              <w:rPr>
                <w:ins w:id="3365" w:author="Chris Wright" w:date="2014-06-16T15:06:00Z"/>
              </w:rPr>
            </w:pPr>
            <w:ins w:id="3366" w:author="Chris Wright" w:date="2014-06-16T15:06:00Z">
              <w:r>
                <w:t>The name of the account this message is for</w:t>
              </w:r>
            </w:ins>
          </w:p>
        </w:tc>
      </w:tr>
      <w:tr w:rsidR="00974E04" w:rsidRPr="00CC22F1" w:rsidTr="00940983">
        <w:trPr>
          <w:trHeight w:val="113"/>
          <w:tblHeader w:val="0"/>
          <w:ins w:id="3367" w:author="Chris Wright" w:date="2014-06-16T15:06:00Z"/>
        </w:trPr>
        <w:tc>
          <w:tcPr>
            <w:tcW w:w="2777" w:type="dxa"/>
          </w:tcPr>
          <w:p w:rsidR="00974E04" w:rsidRDefault="00974E04" w:rsidP="00940983">
            <w:pPr>
              <w:pStyle w:val="Table-Text"/>
              <w:rPr>
                <w:ins w:id="3368" w:author="Chris Wright" w:date="2014-06-16T15:06:00Z"/>
              </w:rPr>
            </w:pPr>
            <w:ins w:id="3369" w:author="Chris Wright" w:date="2014-06-16T15:06:00Z">
              <w:r>
                <w:t>enqueueDate</w:t>
              </w:r>
            </w:ins>
          </w:p>
        </w:tc>
        <w:tc>
          <w:tcPr>
            <w:tcW w:w="1862" w:type="dxa"/>
          </w:tcPr>
          <w:p w:rsidR="00974E04" w:rsidRDefault="00974E04" w:rsidP="00940983">
            <w:pPr>
              <w:pStyle w:val="Table-Text"/>
              <w:rPr>
                <w:ins w:id="3370" w:author="Chris Wright" w:date="2014-06-16T15:06:00Z"/>
              </w:rPr>
            </w:pPr>
            <w:ins w:id="3371" w:author="Chris Wright" w:date="2014-06-16T15:06:00Z">
              <w:r>
                <w:t>timestamp</w:t>
              </w:r>
            </w:ins>
          </w:p>
        </w:tc>
        <w:tc>
          <w:tcPr>
            <w:tcW w:w="4008" w:type="dxa"/>
          </w:tcPr>
          <w:p w:rsidR="00974E04" w:rsidRDefault="00974E04" w:rsidP="00940983">
            <w:pPr>
              <w:pStyle w:val="Table-Text"/>
              <w:rPr>
                <w:ins w:id="3372" w:author="Chris Wright" w:date="2014-06-16T15:06:00Z"/>
              </w:rPr>
            </w:pPr>
            <w:ins w:id="3373" w:author="Chris Wright" w:date="2014-06-16T15:06:00Z">
              <w:r>
                <w:t>The date and time in UTC that this message was en-queued</w:t>
              </w:r>
            </w:ins>
          </w:p>
        </w:tc>
      </w:tr>
      <w:tr w:rsidR="00974E04" w:rsidRPr="00CC22F1" w:rsidTr="00940983">
        <w:trPr>
          <w:trHeight w:val="113"/>
          <w:tblHeader w:val="0"/>
          <w:ins w:id="3374" w:author="Chris Wright" w:date="2014-06-16T15:06:00Z"/>
        </w:trPr>
        <w:tc>
          <w:tcPr>
            <w:tcW w:w="2777" w:type="dxa"/>
          </w:tcPr>
          <w:p w:rsidR="00974E04" w:rsidRPr="00DE117E" w:rsidRDefault="00974E04" w:rsidP="00940983">
            <w:pPr>
              <w:pStyle w:val="Table-Text"/>
              <w:rPr>
                <w:ins w:id="3375" w:author="Chris Wright" w:date="2014-06-16T15:06:00Z"/>
              </w:rPr>
            </w:pPr>
            <w:ins w:id="3376" w:author="Chris Wright" w:date="2014-06-16T15:06:00Z">
              <w:r>
                <w:lastRenderedPageBreak/>
                <w:t>parameters</w:t>
              </w:r>
            </w:ins>
          </w:p>
        </w:tc>
        <w:tc>
          <w:tcPr>
            <w:tcW w:w="1862" w:type="dxa"/>
          </w:tcPr>
          <w:p w:rsidR="00974E04" w:rsidRDefault="00974E04" w:rsidP="00940983">
            <w:pPr>
              <w:pStyle w:val="Table-Text"/>
              <w:rPr>
                <w:ins w:id="3377" w:author="Chris Wright" w:date="2014-06-16T15:06:00Z"/>
              </w:rPr>
            </w:pPr>
            <w:ins w:id="3378" w:author="Chris Wright" w:date="2014-06-16T15:06:00Z">
              <w:r>
                <w:t>map</w:t>
              </w:r>
            </w:ins>
          </w:p>
        </w:tc>
        <w:tc>
          <w:tcPr>
            <w:tcW w:w="4008" w:type="dxa"/>
          </w:tcPr>
          <w:p w:rsidR="00974E04" w:rsidRDefault="00974E04" w:rsidP="00940983">
            <w:pPr>
              <w:pStyle w:val="Table-Text"/>
              <w:rPr>
                <w:ins w:id="3379" w:author="Chris Wright" w:date="2014-06-16T15:06:00Z"/>
              </w:rPr>
            </w:pPr>
            <w:ins w:id="3380" w:author="Chris Wright" w:date="2014-06-16T15:06:00Z">
              <w:r>
                <w:t>A JSON map of the parameters of the message (see Message Poll Command) – for machine use.</w:t>
              </w:r>
            </w:ins>
          </w:p>
        </w:tc>
      </w:tr>
      <w:tr w:rsidR="00974E04" w:rsidRPr="00CC22F1" w:rsidTr="00940983">
        <w:trPr>
          <w:trHeight w:val="113"/>
          <w:tblHeader w:val="0"/>
          <w:ins w:id="3381" w:author="Chris Wright" w:date="2014-06-16T15:06:00Z"/>
        </w:trPr>
        <w:tc>
          <w:tcPr>
            <w:tcW w:w="2777" w:type="dxa"/>
          </w:tcPr>
          <w:p w:rsidR="00974E04" w:rsidRDefault="00974E04" w:rsidP="00940983">
            <w:pPr>
              <w:pStyle w:val="Table-Text"/>
              <w:rPr>
                <w:ins w:id="3382" w:author="Chris Wright" w:date="2014-06-16T15:06:00Z"/>
              </w:rPr>
            </w:pPr>
            <w:ins w:id="3383" w:author="Chris Wright" w:date="2014-06-16T15:06:00Z">
              <w:r>
                <w:t>subject</w:t>
              </w:r>
            </w:ins>
          </w:p>
        </w:tc>
        <w:tc>
          <w:tcPr>
            <w:tcW w:w="1862" w:type="dxa"/>
          </w:tcPr>
          <w:p w:rsidR="00974E04" w:rsidRDefault="00974E04" w:rsidP="00940983">
            <w:pPr>
              <w:pStyle w:val="Table-Text"/>
              <w:rPr>
                <w:ins w:id="3384" w:author="Chris Wright" w:date="2014-06-16T15:06:00Z"/>
              </w:rPr>
            </w:pPr>
            <w:ins w:id="3385" w:author="Chris Wright" w:date="2014-06-16T15:06:00Z">
              <w:r>
                <w:t>string</w:t>
              </w:r>
            </w:ins>
          </w:p>
        </w:tc>
        <w:tc>
          <w:tcPr>
            <w:tcW w:w="4008" w:type="dxa"/>
          </w:tcPr>
          <w:p w:rsidR="00974E04" w:rsidRDefault="00974E04" w:rsidP="00940983">
            <w:pPr>
              <w:pStyle w:val="Table-Text"/>
              <w:rPr>
                <w:ins w:id="3386" w:author="Chris Wright" w:date="2014-06-16T15:06:00Z"/>
              </w:rPr>
            </w:pPr>
            <w:ins w:id="3387" w:author="Chris Wright" w:date="2014-06-16T15:06:00Z">
              <w:r>
                <w:t>The human readable subject of the message</w:t>
              </w:r>
            </w:ins>
          </w:p>
        </w:tc>
      </w:tr>
      <w:tr w:rsidR="00974E04" w:rsidRPr="00CC22F1" w:rsidTr="00940983">
        <w:trPr>
          <w:trHeight w:val="113"/>
          <w:tblHeader w:val="0"/>
          <w:ins w:id="3388" w:author="Chris Wright" w:date="2014-06-16T15:06:00Z"/>
        </w:trPr>
        <w:tc>
          <w:tcPr>
            <w:tcW w:w="2777" w:type="dxa"/>
          </w:tcPr>
          <w:p w:rsidR="00974E04" w:rsidRDefault="00974E04" w:rsidP="00940983">
            <w:pPr>
              <w:pStyle w:val="Table-Text"/>
              <w:rPr>
                <w:ins w:id="3389" w:author="Chris Wright" w:date="2014-06-16T15:06:00Z"/>
              </w:rPr>
            </w:pPr>
            <w:ins w:id="3390" w:author="Chris Wright" w:date="2014-06-16T15:06:00Z">
              <w:r w:rsidRPr="00136CBE">
                <w:t>message</w:t>
              </w:r>
            </w:ins>
          </w:p>
        </w:tc>
        <w:tc>
          <w:tcPr>
            <w:tcW w:w="1862" w:type="dxa"/>
          </w:tcPr>
          <w:p w:rsidR="00974E04" w:rsidRDefault="00974E04" w:rsidP="00940983">
            <w:pPr>
              <w:pStyle w:val="Table-Text"/>
              <w:rPr>
                <w:ins w:id="3391" w:author="Chris Wright" w:date="2014-06-16T15:06:00Z"/>
              </w:rPr>
            </w:pPr>
            <w:ins w:id="3392" w:author="Chris Wright" w:date="2014-06-16T15:06:00Z">
              <w:r>
                <w:t>string</w:t>
              </w:r>
            </w:ins>
          </w:p>
        </w:tc>
        <w:tc>
          <w:tcPr>
            <w:tcW w:w="4008" w:type="dxa"/>
          </w:tcPr>
          <w:p w:rsidR="00974E04" w:rsidRDefault="00974E04" w:rsidP="00940983">
            <w:pPr>
              <w:pStyle w:val="Table-Text"/>
              <w:rPr>
                <w:ins w:id="3393" w:author="Chris Wright" w:date="2014-06-16T15:06:00Z"/>
              </w:rPr>
            </w:pPr>
            <w:ins w:id="3394" w:author="Chris Wright" w:date="2014-06-16T15:06:00Z">
              <w:r>
                <w:t>The human-readable contents of the message</w:t>
              </w:r>
            </w:ins>
          </w:p>
        </w:tc>
      </w:tr>
      <w:tr w:rsidR="00974E04" w:rsidRPr="00CC22F1" w:rsidTr="00940983">
        <w:trPr>
          <w:trHeight w:val="113"/>
          <w:tblHeader w:val="0"/>
          <w:ins w:id="3395" w:author="Chris Wright" w:date="2014-06-16T15:06:00Z"/>
        </w:trPr>
        <w:tc>
          <w:tcPr>
            <w:tcW w:w="2777" w:type="dxa"/>
          </w:tcPr>
          <w:p w:rsidR="00974E04" w:rsidRPr="00136CBE" w:rsidRDefault="00974E04" w:rsidP="00940983">
            <w:pPr>
              <w:pStyle w:val="Table-Text"/>
              <w:rPr>
                <w:ins w:id="3396" w:author="Chris Wright" w:date="2014-06-16T15:06:00Z"/>
              </w:rPr>
            </w:pPr>
            <w:ins w:id="3397" w:author="Chris Wright" w:date="2014-06-16T15:06:00Z">
              <w:r>
                <w:t>acknowledgeDate</w:t>
              </w:r>
            </w:ins>
          </w:p>
        </w:tc>
        <w:tc>
          <w:tcPr>
            <w:tcW w:w="1862" w:type="dxa"/>
          </w:tcPr>
          <w:p w:rsidR="00974E04" w:rsidRDefault="00974E04" w:rsidP="00940983">
            <w:pPr>
              <w:pStyle w:val="Table-Text"/>
              <w:rPr>
                <w:ins w:id="3398" w:author="Chris Wright" w:date="2014-06-16T15:06:00Z"/>
              </w:rPr>
            </w:pPr>
            <w:ins w:id="3399" w:author="Chris Wright" w:date="2014-06-16T15:06:00Z">
              <w:r>
                <w:t>timestamp</w:t>
              </w:r>
            </w:ins>
          </w:p>
        </w:tc>
        <w:tc>
          <w:tcPr>
            <w:tcW w:w="4008" w:type="dxa"/>
          </w:tcPr>
          <w:p w:rsidR="00974E04" w:rsidRDefault="00974E04" w:rsidP="00940983">
            <w:pPr>
              <w:pStyle w:val="Table-Text"/>
              <w:rPr>
                <w:ins w:id="3400" w:author="Chris Wright" w:date="2014-06-16T15:06:00Z"/>
              </w:rPr>
            </w:pPr>
            <w:ins w:id="3401" w:author="Chris Wright" w:date="2014-06-16T15:06:00Z">
              <w:r>
                <w:t>The date and time in UTC that this message was acknowledge, null if it has not yet been acknowledged</w:t>
              </w:r>
            </w:ins>
          </w:p>
        </w:tc>
      </w:tr>
      <w:tr w:rsidR="00974E04" w:rsidRPr="00CC22F1" w:rsidTr="00940983">
        <w:trPr>
          <w:trHeight w:val="113"/>
          <w:tblHeader w:val="0"/>
          <w:ins w:id="3402" w:author="Chris Wright" w:date="2014-06-16T15:06:00Z"/>
        </w:trPr>
        <w:tc>
          <w:tcPr>
            <w:tcW w:w="2777" w:type="dxa"/>
          </w:tcPr>
          <w:p w:rsidR="00974E04" w:rsidRDefault="00974E04" w:rsidP="00940983">
            <w:pPr>
              <w:pStyle w:val="Table-Text"/>
              <w:rPr>
                <w:ins w:id="3403" w:author="Chris Wright" w:date="2014-06-16T15:06:00Z"/>
              </w:rPr>
            </w:pPr>
            <w:ins w:id="3404" w:author="Chris Wright" w:date="2014-06-16T15:06:00Z">
              <w:r>
                <w:t>acknowledgeByUserId</w:t>
              </w:r>
            </w:ins>
          </w:p>
        </w:tc>
        <w:tc>
          <w:tcPr>
            <w:tcW w:w="1862" w:type="dxa"/>
          </w:tcPr>
          <w:p w:rsidR="00974E04" w:rsidRDefault="00974E04" w:rsidP="00940983">
            <w:pPr>
              <w:pStyle w:val="Table-Text"/>
              <w:rPr>
                <w:ins w:id="3405" w:author="Chris Wright" w:date="2014-06-16T15:06:00Z"/>
              </w:rPr>
            </w:pPr>
            <w:ins w:id="3406" w:author="Chris Wright" w:date="2014-06-16T15:06:00Z">
              <w:r>
                <w:t>uuid</w:t>
              </w:r>
            </w:ins>
          </w:p>
        </w:tc>
        <w:tc>
          <w:tcPr>
            <w:tcW w:w="4008" w:type="dxa"/>
          </w:tcPr>
          <w:p w:rsidR="00974E04" w:rsidRDefault="00974E04" w:rsidP="00940983">
            <w:pPr>
              <w:pStyle w:val="Table-Text"/>
              <w:rPr>
                <w:ins w:id="3407" w:author="Chris Wright" w:date="2014-06-16T15:06:00Z"/>
              </w:rPr>
            </w:pPr>
            <w:ins w:id="3408" w:author="Chris Wright" w:date="2014-06-16T15:06:00Z">
              <w:r>
                <w:t>The uuid of the user that acknowledged the message, null if it has not yet been acknowledged</w:t>
              </w:r>
            </w:ins>
          </w:p>
        </w:tc>
      </w:tr>
      <w:tr w:rsidR="00974E04" w:rsidRPr="00CC22F1" w:rsidTr="00940983">
        <w:trPr>
          <w:trHeight w:val="113"/>
          <w:tblHeader w:val="0"/>
          <w:ins w:id="3409" w:author="Chris Wright" w:date="2014-06-16T15:06:00Z"/>
        </w:trPr>
        <w:tc>
          <w:tcPr>
            <w:tcW w:w="2777" w:type="dxa"/>
          </w:tcPr>
          <w:p w:rsidR="00974E04" w:rsidRDefault="00974E04" w:rsidP="00940983">
            <w:pPr>
              <w:pStyle w:val="Table-Text"/>
              <w:rPr>
                <w:ins w:id="3410" w:author="Chris Wright" w:date="2014-06-16T15:06:00Z"/>
              </w:rPr>
            </w:pPr>
            <w:ins w:id="3411" w:author="Chris Wright" w:date="2014-06-16T15:06:00Z">
              <w:r>
                <w:t>acknowledgeByUserName</w:t>
              </w:r>
            </w:ins>
          </w:p>
        </w:tc>
        <w:tc>
          <w:tcPr>
            <w:tcW w:w="1862" w:type="dxa"/>
          </w:tcPr>
          <w:p w:rsidR="00974E04" w:rsidRDefault="00974E04" w:rsidP="00940983">
            <w:pPr>
              <w:pStyle w:val="Table-Text"/>
              <w:rPr>
                <w:ins w:id="3412" w:author="Chris Wright" w:date="2014-06-16T15:06:00Z"/>
              </w:rPr>
            </w:pPr>
            <w:ins w:id="3413" w:author="Chris Wright" w:date="2014-06-16T15:06:00Z">
              <w:r>
                <w:t>string</w:t>
              </w:r>
            </w:ins>
          </w:p>
        </w:tc>
        <w:tc>
          <w:tcPr>
            <w:tcW w:w="4008" w:type="dxa"/>
          </w:tcPr>
          <w:p w:rsidR="00974E04" w:rsidRDefault="00974E04" w:rsidP="00940983">
            <w:pPr>
              <w:pStyle w:val="Table-Text"/>
              <w:rPr>
                <w:ins w:id="3414" w:author="Chris Wright" w:date="2014-06-16T15:06:00Z"/>
              </w:rPr>
            </w:pPr>
            <w:ins w:id="3415" w:author="Chris Wright" w:date="2014-06-16T15:06:00Z">
              <w:r>
                <w:t>The name of the user that acknowledged the message, null if it has not yet been acknowledged</w:t>
              </w:r>
            </w:ins>
          </w:p>
        </w:tc>
      </w:tr>
    </w:tbl>
    <w:p w:rsidR="00974E04" w:rsidDel="00974E04" w:rsidRDefault="00974E04" w:rsidP="00D90631">
      <w:pPr>
        <w:rPr>
          <w:ins w:id="3416" w:author="Arnaud Dumont" w:date="2014-02-24T15:40:00Z"/>
          <w:del w:id="3417" w:author="Chris Wright" w:date="2014-06-16T15:06:00Z"/>
        </w:rPr>
      </w:pPr>
    </w:p>
    <w:p w:rsidR="00D90631" w:rsidRDefault="00D90631" w:rsidP="00D90631">
      <w:pPr>
        <w:pStyle w:val="Heading3"/>
        <w:rPr>
          <w:ins w:id="3418" w:author="Arnaud Dumont" w:date="2014-02-24T15:40:00Z"/>
        </w:rPr>
      </w:pPr>
      <w:ins w:id="3419" w:author="Arnaud Dumont" w:date="2014-02-24T15:40:00Z">
        <w:r>
          <w:t>Example</w:t>
        </w:r>
      </w:ins>
    </w:p>
    <w:p w:rsidR="00D90631" w:rsidRDefault="00D90631" w:rsidP="00D90631">
      <w:pPr>
        <w:rPr>
          <w:ins w:id="3420" w:author="Arnaud Dumont" w:date="2014-02-24T15:40:00Z"/>
        </w:rPr>
      </w:pPr>
      <w:ins w:id="3421" w:author="Arnaud Dumont" w:date="2014-02-24T15:40:00Z">
        <w:r>
          <w:t xml:space="preserve">Below is an example of a message </w:t>
        </w:r>
        <w:proofErr w:type="gramStart"/>
        <w:r>
          <w:t>acknowledge</w:t>
        </w:r>
        <w:proofErr w:type="gramEnd"/>
        <w:r>
          <w:t xml:space="preserve"> command request and response:</w:t>
        </w:r>
      </w:ins>
    </w:p>
    <w:p w:rsidR="00D90631" w:rsidRDefault="00D90631" w:rsidP="00D90631">
      <w:pPr>
        <w:rPr>
          <w:ins w:id="3422" w:author="Arnaud Dumont" w:date="2014-02-24T15:40:00Z"/>
        </w:rPr>
      </w:pPr>
      <w:ins w:id="3423" w:author="Arnaud Dumont" w:date="2014-02-24T15:40:00Z">
        <w:r>
          <w:t>Request:</w:t>
        </w:r>
      </w:ins>
    </w:p>
    <w:p w:rsidR="00D90631" w:rsidRDefault="00D90631" w:rsidP="00D90631">
      <w:pPr>
        <w:pStyle w:val="Code"/>
        <w:rPr>
          <w:ins w:id="3424" w:author="Arnaud Dumont" w:date="2014-02-24T15:40:00Z"/>
        </w:rPr>
      </w:pPr>
      <w:ins w:id="3425" w:author="Arnaud Dumont" w:date="2014-02-24T15:40:00Z">
        <w:r>
          <w:t>PUT /messages/94f1f3fb-d4a9-482c-9d74-7e95e647bbe2/acknowledge HTTP/1.1</w:t>
        </w:r>
      </w:ins>
    </w:p>
    <w:p w:rsidR="00D90631" w:rsidRDefault="00D90631" w:rsidP="00D90631">
      <w:pPr>
        <w:pStyle w:val="Code"/>
        <w:rPr>
          <w:ins w:id="3426" w:author="Arnaud Dumont" w:date="2014-02-24T15:40:00Z"/>
        </w:rPr>
      </w:pPr>
      <w:ins w:id="3427" w:author="Arnaud Dumont" w:date="2014-02-24T15:40:00Z">
        <w:r>
          <w:t>Client-Transaction-Id: ba7b4e7d-843c-4217-b868-ab6274ff57ba</w:t>
        </w:r>
      </w:ins>
    </w:p>
    <w:p w:rsidR="00D90631" w:rsidRDefault="00D90631" w:rsidP="00D90631">
      <w:pPr>
        <w:pStyle w:val="Code"/>
        <w:rPr>
          <w:ins w:id="3428" w:author="Arnaud Dumont" w:date="2014-02-24T15:40:00Z"/>
        </w:rPr>
      </w:pPr>
      <w:ins w:id="3429" w:author="Arnaud Dumont" w:date="2014-02-24T15:40:00Z">
        <w:r>
          <w:t>X-Requested-By: DiscoveryDNS Reseller API Client</w:t>
        </w:r>
      </w:ins>
    </w:p>
    <w:p w:rsidR="00D90631" w:rsidRDefault="00D90631" w:rsidP="00D90631">
      <w:pPr>
        <w:pStyle w:val="Code"/>
        <w:rPr>
          <w:ins w:id="3430" w:author="Arnaud Dumont" w:date="2014-02-24T15:40:00Z"/>
        </w:rPr>
      </w:pPr>
      <w:ins w:id="3431" w:author="Arnaud Dumont" w:date="2014-02-24T15:40:00Z">
        <w:r>
          <w:t>User-Agent: Jersey/2.2 (Apache HttpClient 4.2.5)</w:t>
        </w:r>
      </w:ins>
    </w:p>
    <w:p w:rsidR="00D90631" w:rsidRDefault="00D90631" w:rsidP="00D90631">
      <w:pPr>
        <w:pStyle w:val="Code"/>
        <w:rPr>
          <w:ins w:id="3432" w:author="Arnaud Dumont" w:date="2014-02-24T15:40:00Z"/>
        </w:rPr>
      </w:pPr>
      <w:ins w:id="3433" w:author="Arnaud Dumont" w:date="2014-02-24T15:40:00Z">
        <w:r>
          <w:t>Host: api.discoverydns.com</w:t>
        </w:r>
      </w:ins>
    </w:p>
    <w:p w:rsidR="00D90631" w:rsidRDefault="00D90631" w:rsidP="00D90631">
      <w:pPr>
        <w:pStyle w:val="Code"/>
        <w:rPr>
          <w:ins w:id="3434" w:author="Arnaud Dumont" w:date="2014-02-24T15:40:00Z"/>
        </w:rPr>
      </w:pPr>
      <w:ins w:id="3435" w:author="Arnaud Dumont" w:date="2014-02-24T15:40:00Z">
        <w:r>
          <w:t>Connection: Keep-Alive</w:t>
        </w:r>
      </w:ins>
    </w:p>
    <w:p w:rsidR="00D90631" w:rsidRPr="00B76AC6" w:rsidRDefault="00D90631" w:rsidP="00D90631">
      <w:pPr>
        <w:pStyle w:val="Code"/>
        <w:rPr>
          <w:ins w:id="3436" w:author="Arnaud Dumont" w:date="2014-02-24T15:40:00Z"/>
        </w:rPr>
      </w:pPr>
    </w:p>
    <w:p w:rsidR="00974E04" w:rsidRDefault="00974E04" w:rsidP="00974E04">
      <w:pPr>
        <w:rPr>
          <w:ins w:id="3437" w:author="Chris Wright" w:date="2014-06-16T15:07:00Z"/>
        </w:rPr>
      </w:pPr>
      <w:ins w:id="3438" w:author="Chris Wright" w:date="2014-06-16T15:07:00Z">
        <w:r>
          <w:t>Response:</w:t>
        </w:r>
      </w:ins>
    </w:p>
    <w:p w:rsidR="00974E04" w:rsidRDefault="00974E04" w:rsidP="00974E04">
      <w:pPr>
        <w:pStyle w:val="Code"/>
        <w:rPr>
          <w:ins w:id="3439" w:author="Chris Wright" w:date="2014-06-16T15:07:00Z"/>
        </w:rPr>
      </w:pPr>
      <w:ins w:id="3440" w:author="Chris Wright" w:date="2014-06-16T15:07:00Z">
        <w:r>
          <w:t>HTTP/1.1 200 OK</w:t>
        </w:r>
      </w:ins>
    </w:p>
    <w:p w:rsidR="00974E04" w:rsidRDefault="00974E04" w:rsidP="00974E04">
      <w:pPr>
        <w:pStyle w:val="Code"/>
        <w:rPr>
          <w:ins w:id="3441" w:author="Chris Wright" w:date="2014-06-16T15:07:00Z"/>
        </w:rPr>
      </w:pPr>
      <w:ins w:id="3442" w:author="Chris Wright" w:date="2014-06-16T15:07:00Z">
        <w:r>
          <w:t>Content-Type: application/json</w:t>
        </w:r>
      </w:ins>
    </w:p>
    <w:p w:rsidR="00974E04" w:rsidRDefault="00974E04" w:rsidP="00974E04">
      <w:pPr>
        <w:pStyle w:val="Code"/>
        <w:rPr>
          <w:ins w:id="3443" w:author="Chris Wright" w:date="2014-06-16T15:07:00Z"/>
        </w:rPr>
      </w:pPr>
      <w:ins w:id="3444" w:author="Chris Wright" w:date="2014-06-16T15:07:00Z">
        <w:r>
          <w:t>Cache-Control: private, no-transform, max-age=30</w:t>
        </w:r>
      </w:ins>
    </w:p>
    <w:p w:rsidR="00974E04" w:rsidRDefault="00974E04" w:rsidP="00974E04">
      <w:pPr>
        <w:pStyle w:val="Code"/>
        <w:rPr>
          <w:ins w:id="3445" w:author="Chris Wright" w:date="2014-06-16T15:07:00Z"/>
        </w:rPr>
      </w:pPr>
      <w:ins w:id="3446" w:author="Chris Wright" w:date="2014-06-16T15:07:00Z">
        <w:r>
          <w:t>Date: Sun, 06 Oct 2013 18:39:52 GMT</w:t>
        </w:r>
      </w:ins>
    </w:p>
    <w:p w:rsidR="00974E04" w:rsidRDefault="00974E04" w:rsidP="00974E04">
      <w:pPr>
        <w:pStyle w:val="Code"/>
        <w:rPr>
          <w:ins w:id="3447" w:author="Chris Wright" w:date="2014-06-16T15:07:00Z"/>
        </w:rPr>
      </w:pPr>
      <w:ins w:id="3448" w:author="Chris Wright" w:date="2014-06-16T15:07:00Z">
        <w:r>
          <w:t>Server-Transaction-Id: 5e2b0855-831e-4ced-a50f-1a926894ef0f</w:t>
        </w:r>
      </w:ins>
    </w:p>
    <w:p w:rsidR="00974E04" w:rsidRDefault="00974E04" w:rsidP="00974E04">
      <w:pPr>
        <w:pStyle w:val="Code"/>
        <w:rPr>
          <w:ins w:id="3449" w:author="Chris Wright" w:date="2014-06-16T15:07:00Z"/>
        </w:rPr>
      </w:pPr>
      <w:ins w:id="3450" w:author="Chris Wright" w:date="2014-06-16T15:07:00Z">
        <w:r>
          <w:t>Client-Transaction-Id: 14804288-e7f9-47f4-b832-3a3c81ecc953</w:t>
        </w:r>
      </w:ins>
    </w:p>
    <w:p w:rsidR="00974E04" w:rsidRDefault="00974E04" w:rsidP="00974E04">
      <w:pPr>
        <w:pStyle w:val="Code"/>
        <w:rPr>
          <w:ins w:id="3451" w:author="Chris Wright" w:date="2014-06-16T15:07:00Z"/>
        </w:rPr>
      </w:pPr>
      <w:ins w:id="3452" w:author="Chris Wright" w:date="2014-06-16T15:07:00Z">
        <w:r>
          <w:t>Content-Length: 1155</w:t>
        </w:r>
      </w:ins>
    </w:p>
    <w:p w:rsidR="00974E04" w:rsidRDefault="00974E04" w:rsidP="00974E04">
      <w:pPr>
        <w:pStyle w:val="Code"/>
        <w:rPr>
          <w:ins w:id="3453" w:author="Chris Wright" w:date="2014-06-16T15:07:00Z"/>
        </w:rPr>
      </w:pPr>
    </w:p>
    <w:p w:rsidR="00974E04" w:rsidRDefault="00974E04" w:rsidP="00974E04">
      <w:pPr>
        <w:pStyle w:val="Code"/>
        <w:rPr>
          <w:ins w:id="3454" w:author="Chris Wright" w:date="2014-06-16T15:07:00Z"/>
        </w:rPr>
      </w:pPr>
      <w:ins w:id="3455" w:author="Chris Wright" w:date="2014-06-16T15:07:00Z">
        <w:r>
          <w:t>{</w:t>
        </w:r>
      </w:ins>
    </w:p>
    <w:p w:rsidR="00974E04" w:rsidRDefault="00974E04" w:rsidP="00974E04">
      <w:pPr>
        <w:pStyle w:val="Code"/>
        <w:rPr>
          <w:ins w:id="3456" w:author="Chris Wright" w:date="2014-06-16T15:07:00Z"/>
        </w:rPr>
      </w:pPr>
      <w:ins w:id="3457" w:author="Chris Wright" w:date="2014-06-16T15:07:00Z">
        <w:r>
          <w:t xml:space="preserve">  "</w:t>
        </w:r>
        <w:proofErr w:type="gramStart"/>
        <w:r>
          <w:t>message</w:t>
        </w:r>
        <w:proofErr w:type="gramEnd"/>
        <w:r>
          <w:t>" : {</w:t>
        </w:r>
      </w:ins>
    </w:p>
    <w:p w:rsidR="00974E04" w:rsidRDefault="00974E04" w:rsidP="00974E04">
      <w:pPr>
        <w:pStyle w:val="Code"/>
        <w:rPr>
          <w:ins w:id="3458" w:author="Chris Wright" w:date="2014-06-16T15:07:00Z"/>
        </w:rPr>
      </w:pPr>
      <w:ins w:id="3459" w:author="Chris Wright" w:date="2014-06-16T15:07:00Z">
        <w:r>
          <w:t xml:space="preserve">    "@uri</w:t>
        </w:r>
        <w:proofErr w:type="gramStart"/>
        <w:r>
          <w:t>" :</w:t>
        </w:r>
        <w:proofErr w:type="gramEnd"/>
        <w:r>
          <w:t xml:space="preserve"> "https://api.discoverydns.com/messages/94f1f3fb-d4a9-482c-9d74-7e95e647bbe2",</w:t>
        </w:r>
      </w:ins>
    </w:p>
    <w:p w:rsidR="00974E04" w:rsidRDefault="00974E04" w:rsidP="00974E04">
      <w:pPr>
        <w:pStyle w:val="Code"/>
        <w:rPr>
          <w:ins w:id="3460" w:author="Chris Wright" w:date="2014-06-16T15:07:00Z"/>
        </w:rPr>
      </w:pPr>
      <w:ins w:id="3461" w:author="Chris Wright" w:date="2014-06-16T15:07:00Z">
        <w:r>
          <w:t xml:space="preserve">    "</w:t>
        </w:r>
        <w:proofErr w:type="gramStart"/>
        <w:r>
          <w:t>id</w:t>
        </w:r>
        <w:proofErr w:type="gramEnd"/>
        <w:r>
          <w:t>" : "94f1f3fb-d4a9-482c-9d74-7e95e647bbe2",</w:t>
        </w:r>
      </w:ins>
    </w:p>
    <w:p w:rsidR="00974E04" w:rsidRDefault="00974E04" w:rsidP="00974E04">
      <w:pPr>
        <w:pStyle w:val="Code"/>
        <w:rPr>
          <w:ins w:id="3462" w:author="Chris Wright" w:date="2014-06-16T15:07:00Z"/>
        </w:rPr>
      </w:pPr>
      <w:ins w:id="3463" w:author="Chris Wright" w:date="2014-06-16T15:07:00Z">
        <w:r>
          <w:t xml:space="preserve">    "</w:t>
        </w:r>
        <w:proofErr w:type="gramStart"/>
        <w:r>
          <w:t>messageCode</w:t>
        </w:r>
        <w:proofErr w:type="gramEnd"/>
        <w:r>
          <w:t>" : "zoneUsageWarning",</w:t>
        </w:r>
      </w:ins>
    </w:p>
    <w:p w:rsidR="00974E04" w:rsidRDefault="00974E04" w:rsidP="00974E04">
      <w:pPr>
        <w:pStyle w:val="Code"/>
        <w:rPr>
          <w:ins w:id="3464" w:author="Chris Wright" w:date="2014-06-16T15:07:00Z"/>
        </w:rPr>
      </w:pPr>
      <w:ins w:id="3465" w:author="Chris Wright" w:date="2014-06-16T15:07:00Z">
        <w:r>
          <w:t xml:space="preserve">    "</w:t>
        </w:r>
        <w:proofErr w:type="gramStart"/>
        <w:r>
          <w:t>targetAccountId</w:t>
        </w:r>
        <w:proofErr w:type="gramEnd"/>
        <w:r>
          <w:t>" : "ccc25ec0-2ee5-11e3-aa6e-0800200c9a66",</w:t>
        </w:r>
      </w:ins>
    </w:p>
    <w:p w:rsidR="00974E04" w:rsidRDefault="00974E04" w:rsidP="00974E04">
      <w:pPr>
        <w:pStyle w:val="Code"/>
        <w:rPr>
          <w:ins w:id="3466" w:author="Chris Wright" w:date="2014-06-16T15:07:00Z"/>
        </w:rPr>
      </w:pPr>
      <w:ins w:id="3467" w:author="Chris Wright" w:date="2014-06-16T15:07:00Z">
        <w:r>
          <w:lastRenderedPageBreak/>
          <w:t xml:space="preserve">    "</w:t>
        </w:r>
        <w:proofErr w:type="gramStart"/>
        <w:r>
          <w:t>targetAccountName</w:t>
        </w:r>
        <w:proofErr w:type="gramEnd"/>
        <w:r>
          <w:t>" : "Example Account",</w:t>
        </w:r>
      </w:ins>
    </w:p>
    <w:p w:rsidR="00974E04" w:rsidRDefault="00974E04" w:rsidP="00974E04">
      <w:pPr>
        <w:pStyle w:val="Code"/>
        <w:rPr>
          <w:ins w:id="3468" w:author="Chris Wright" w:date="2014-06-16T15:07:00Z"/>
        </w:rPr>
      </w:pPr>
      <w:ins w:id="3469" w:author="Chris Wright" w:date="2014-06-16T15:07:00Z">
        <w:r>
          <w:t xml:space="preserve">    "</w:t>
        </w:r>
        <w:proofErr w:type="gramStart"/>
        <w:r>
          <w:t>enqueueDate</w:t>
        </w:r>
        <w:proofErr w:type="gramEnd"/>
        <w:r>
          <w:t>" : "2014-02-25T02:13:15.088",</w:t>
        </w:r>
      </w:ins>
    </w:p>
    <w:p w:rsidR="00974E04" w:rsidRDefault="00974E04" w:rsidP="00974E04">
      <w:pPr>
        <w:pStyle w:val="Code"/>
        <w:rPr>
          <w:ins w:id="3470" w:author="Chris Wright" w:date="2014-06-16T15:07:00Z"/>
        </w:rPr>
      </w:pPr>
      <w:ins w:id="3471" w:author="Chris Wright" w:date="2014-06-16T15:07:00Z">
        <w:r>
          <w:t xml:space="preserve">    "</w:t>
        </w:r>
        <w:proofErr w:type="gramStart"/>
        <w:r>
          <w:t>subject</w:t>
        </w:r>
        <w:proofErr w:type="gramEnd"/>
        <w:r>
          <w:t>" : "Warning: test.com</w:t>
        </w:r>
        <w:r w:rsidRPr="00554CFE">
          <w:t xml:space="preserve"> has reached </w:t>
        </w:r>
        <w:r>
          <w:t>75.1</w:t>
        </w:r>
        <w:r w:rsidRPr="00554CFE">
          <w:t>% of allowed query utilisation</w:t>
        </w:r>
        <w:r>
          <w:t>",</w:t>
        </w:r>
      </w:ins>
    </w:p>
    <w:p w:rsidR="00974E04" w:rsidRDefault="00974E04" w:rsidP="00974E04">
      <w:pPr>
        <w:pStyle w:val="Code"/>
        <w:rPr>
          <w:ins w:id="3472" w:author="Chris Wright" w:date="2014-06-16T15:07:00Z"/>
        </w:rPr>
      </w:pPr>
      <w:ins w:id="3473" w:author="Chris Wright" w:date="2014-06-16T15:07:00Z">
        <w:r>
          <w:t xml:space="preserve">    "</w:t>
        </w:r>
        <w:proofErr w:type="gramStart"/>
        <w:r>
          <w:t>message</w:t>
        </w:r>
        <w:proofErr w:type="gramEnd"/>
        <w:r>
          <w:t>" : "</w:t>
        </w:r>
        <w:r w:rsidRPr="00554CFE">
          <w:t xml:space="preserve"> </w:t>
        </w:r>
        <w:r>
          <w:t>The zone test.com (2049ee97-0940-4451-a422-7010fec8c781) has used 75.1</w:t>
        </w:r>
        <w:r w:rsidRPr="00554CFE">
          <w:t>% of its allowed qu</w:t>
        </w:r>
        <w:r>
          <w:t>ery utilisation - 7500 of 10000</w:t>
        </w:r>
        <w:r w:rsidRPr="00554CFE">
          <w:t xml:space="preserve"> queries.</w:t>
        </w:r>
        <w:r>
          <w:t>",</w:t>
        </w:r>
      </w:ins>
    </w:p>
    <w:p w:rsidR="00974E04" w:rsidRDefault="00974E04" w:rsidP="00974E04">
      <w:pPr>
        <w:pStyle w:val="Code"/>
        <w:rPr>
          <w:ins w:id="3474" w:author="Chris Wright" w:date="2014-06-16T15:07:00Z"/>
        </w:rPr>
      </w:pPr>
      <w:ins w:id="3475" w:author="Chris Wright" w:date="2014-06-16T15:07:00Z">
        <w:r>
          <w:t xml:space="preserve">    "</w:t>
        </w:r>
        <w:proofErr w:type="gramStart"/>
        <w:r>
          <w:t>acknowledgeDate</w:t>
        </w:r>
        <w:proofErr w:type="gramEnd"/>
        <w:r>
          <w:t>" : "2014-02-25T02:13:15.088",</w:t>
        </w:r>
      </w:ins>
    </w:p>
    <w:p w:rsidR="00974E04" w:rsidRDefault="00974E04" w:rsidP="00974E04">
      <w:pPr>
        <w:pStyle w:val="Code"/>
        <w:rPr>
          <w:ins w:id="3476" w:author="Chris Wright" w:date="2014-06-16T15:07:00Z"/>
        </w:rPr>
      </w:pPr>
      <w:ins w:id="3477" w:author="Chris Wright" w:date="2014-06-16T15:07:00Z">
        <w:r>
          <w:t xml:space="preserve">    "</w:t>
        </w:r>
        <w:proofErr w:type="gramStart"/>
        <w:r>
          <w:t>acknowledgeByUserId</w:t>
        </w:r>
        <w:proofErr w:type="gramEnd"/>
        <w:r>
          <w:t xml:space="preserve">" : </w:t>
        </w:r>
      </w:ins>
      <w:ins w:id="3478" w:author="Chris Wright" w:date="2014-06-16T15:08:00Z">
        <w:r>
          <w:t>"ba7b4e7d-843c-4217-b868-ab6274ff57ba"</w:t>
        </w:r>
      </w:ins>
      <w:ins w:id="3479" w:author="Chris Wright" w:date="2014-06-16T15:07:00Z">
        <w:r>
          <w:t>,</w:t>
        </w:r>
      </w:ins>
    </w:p>
    <w:p w:rsidR="00974E04" w:rsidRDefault="00974E04" w:rsidP="00974E04">
      <w:pPr>
        <w:pStyle w:val="Code"/>
        <w:rPr>
          <w:ins w:id="3480" w:author="Chris Wright" w:date="2014-06-16T15:07:00Z"/>
        </w:rPr>
      </w:pPr>
      <w:ins w:id="3481" w:author="Chris Wright" w:date="2014-06-16T15:07:00Z">
        <w:r>
          <w:t xml:space="preserve">    "</w:t>
        </w:r>
        <w:proofErr w:type="gramStart"/>
        <w:r>
          <w:t>acknowledgeByUserName</w:t>
        </w:r>
        <w:proofErr w:type="gramEnd"/>
        <w:r>
          <w:t xml:space="preserve">" : </w:t>
        </w:r>
      </w:ins>
      <w:ins w:id="3482" w:author="Chris Wright" w:date="2014-06-16T15:08:00Z">
        <w:r>
          <w:t>"Example Users Name"</w:t>
        </w:r>
      </w:ins>
      <w:ins w:id="3483" w:author="Chris Wright" w:date="2014-06-16T15:07:00Z">
        <w:r>
          <w:t>,</w:t>
        </w:r>
      </w:ins>
    </w:p>
    <w:p w:rsidR="00974E04" w:rsidRDefault="00974E04" w:rsidP="00974E04">
      <w:pPr>
        <w:pStyle w:val="Code"/>
        <w:rPr>
          <w:ins w:id="3484" w:author="Chris Wright" w:date="2014-06-16T15:07:00Z"/>
        </w:rPr>
      </w:pPr>
      <w:ins w:id="3485" w:author="Chris Wright" w:date="2014-06-16T15:07:00Z">
        <w:r>
          <w:t xml:space="preserve">    "</w:t>
        </w:r>
        <w:proofErr w:type="gramStart"/>
        <w:r>
          <w:t>parameters</w:t>
        </w:r>
        <w:proofErr w:type="gramEnd"/>
        <w:r>
          <w:t>" : {</w:t>
        </w:r>
      </w:ins>
    </w:p>
    <w:p w:rsidR="00974E04" w:rsidRDefault="00974E04" w:rsidP="00974E04">
      <w:pPr>
        <w:pStyle w:val="Code"/>
        <w:rPr>
          <w:ins w:id="3486" w:author="Chris Wright" w:date="2014-06-16T15:07:00Z"/>
        </w:rPr>
      </w:pPr>
      <w:ins w:id="3487" w:author="Chris Wright" w:date="2014-06-16T15:07:00Z">
        <w:r>
          <w:t xml:space="preserve">      "</w:t>
        </w:r>
        <w:proofErr w:type="gramStart"/>
        <w:r>
          <w:t>zoneName</w:t>
        </w:r>
        <w:proofErr w:type="gramEnd"/>
        <w:r>
          <w:t>" : "test.com",</w:t>
        </w:r>
      </w:ins>
    </w:p>
    <w:p w:rsidR="00974E04" w:rsidRDefault="00974E04" w:rsidP="00974E04">
      <w:pPr>
        <w:pStyle w:val="Code"/>
        <w:rPr>
          <w:ins w:id="3488" w:author="Chris Wright" w:date="2014-06-16T15:07:00Z"/>
        </w:rPr>
      </w:pPr>
      <w:ins w:id="3489" w:author="Chris Wright" w:date="2014-06-16T15:07:00Z">
        <w:r>
          <w:t xml:space="preserve">      "</w:t>
        </w:r>
        <w:proofErr w:type="gramStart"/>
        <w:r>
          <w:t>zoneId</w:t>
        </w:r>
        <w:proofErr w:type="gramEnd"/>
        <w:r>
          <w:t>" : "2049ee97-0940-4451-a422-7010fec8c781",</w:t>
        </w:r>
      </w:ins>
    </w:p>
    <w:p w:rsidR="00974E04" w:rsidRDefault="00974E04" w:rsidP="00974E04">
      <w:pPr>
        <w:pStyle w:val="Code"/>
        <w:rPr>
          <w:ins w:id="3490" w:author="Chris Wright" w:date="2014-06-16T15:07:00Z"/>
        </w:rPr>
      </w:pPr>
      <w:ins w:id="3491" w:author="Chris Wright" w:date="2014-06-16T15:07:00Z">
        <w:r>
          <w:t xml:space="preserve">      "</w:t>
        </w:r>
        <w:proofErr w:type="gramStart"/>
        <w:r>
          <w:t>percentUsed</w:t>
        </w:r>
        <w:proofErr w:type="gramEnd"/>
        <w:r>
          <w:t>" : "75.1",</w:t>
        </w:r>
      </w:ins>
    </w:p>
    <w:p w:rsidR="00974E04" w:rsidRDefault="00974E04" w:rsidP="00974E04">
      <w:pPr>
        <w:pStyle w:val="Code"/>
        <w:rPr>
          <w:ins w:id="3492" w:author="Chris Wright" w:date="2014-06-16T15:07:00Z"/>
        </w:rPr>
      </w:pPr>
      <w:ins w:id="3493" w:author="Chris Wright" w:date="2014-06-16T15:07:00Z">
        <w:r>
          <w:t xml:space="preserve">      "</w:t>
        </w:r>
        <w:proofErr w:type="gramStart"/>
        <w:r>
          <w:t>currentUsage</w:t>
        </w:r>
        <w:proofErr w:type="gramEnd"/>
        <w:r>
          <w:t>" : "7500",</w:t>
        </w:r>
      </w:ins>
    </w:p>
    <w:p w:rsidR="00974E04" w:rsidRDefault="00974E04" w:rsidP="00974E04">
      <w:pPr>
        <w:pStyle w:val="Code"/>
        <w:rPr>
          <w:ins w:id="3494" w:author="Chris Wright" w:date="2014-06-16T15:07:00Z"/>
        </w:rPr>
      </w:pPr>
      <w:ins w:id="3495" w:author="Chris Wright" w:date="2014-06-16T15:07:00Z">
        <w:r>
          <w:t xml:space="preserve">      "</w:t>
        </w:r>
        <w:proofErr w:type="gramStart"/>
        <w:r>
          <w:t>usageLimit</w:t>
        </w:r>
        <w:proofErr w:type="gramEnd"/>
        <w:r>
          <w:t>" : "10000"</w:t>
        </w:r>
      </w:ins>
    </w:p>
    <w:p w:rsidR="00974E04" w:rsidRDefault="00974E04" w:rsidP="00974E04">
      <w:pPr>
        <w:pStyle w:val="Code"/>
        <w:rPr>
          <w:ins w:id="3496" w:author="Chris Wright" w:date="2014-06-16T15:07:00Z"/>
        </w:rPr>
      </w:pPr>
      <w:ins w:id="3497" w:author="Chris Wright" w:date="2014-06-16T15:07:00Z">
        <w:r>
          <w:t xml:space="preserve">    }</w:t>
        </w:r>
      </w:ins>
    </w:p>
    <w:p w:rsidR="00974E04" w:rsidRDefault="00974E04" w:rsidP="00974E04">
      <w:pPr>
        <w:pStyle w:val="Code"/>
        <w:rPr>
          <w:ins w:id="3498" w:author="Chris Wright" w:date="2014-06-16T15:07:00Z"/>
        </w:rPr>
      </w:pPr>
      <w:ins w:id="3499" w:author="Chris Wright" w:date="2014-06-16T15:07:00Z">
        <w:r>
          <w:t xml:space="preserve">  }</w:t>
        </w:r>
      </w:ins>
    </w:p>
    <w:p w:rsidR="00974E04" w:rsidRPr="003C5BA5" w:rsidRDefault="00974E04" w:rsidP="00974E04">
      <w:pPr>
        <w:pStyle w:val="Code"/>
        <w:rPr>
          <w:ins w:id="3500" w:author="Chris Wright" w:date="2014-06-16T15:07:00Z"/>
        </w:rPr>
      </w:pPr>
      <w:ins w:id="3501" w:author="Chris Wright" w:date="2014-06-16T15:07:00Z">
        <w:r>
          <w:t>}</w:t>
        </w:r>
      </w:ins>
    </w:p>
    <w:p w:rsidR="00D90631" w:rsidDel="00974E04" w:rsidRDefault="00D90631" w:rsidP="00D90631">
      <w:pPr>
        <w:spacing w:before="0" w:after="200"/>
        <w:rPr>
          <w:ins w:id="3502" w:author="Arnaud Dumont" w:date="2014-02-24T15:40:00Z"/>
          <w:del w:id="3503" w:author="Chris Wright" w:date="2014-06-16T15:07:00Z"/>
        </w:rPr>
      </w:pPr>
      <w:ins w:id="3504" w:author="Arnaud Dumont" w:date="2014-02-24T15:40:00Z">
        <w:del w:id="3505" w:author="Chris Wright" w:date="2014-06-16T15:07:00Z">
          <w:r w:rsidRPr="00B76AC6" w:rsidDel="00974E04">
            <w:delText>Response:</w:delText>
          </w:r>
        </w:del>
      </w:ins>
    </w:p>
    <w:p w:rsidR="00D90631" w:rsidDel="00974E04" w:rsidRDefault="00D90631" w:rsidP="00D90631">
      <w:pPr>
        <w:pStyle w:val="Code"/>
        <w:rPr>
          <w:ins w:id="3506" w:author="Arnaud Dumont" w:date="2014-02-24T15:40:00Z"/>
          <w:del w:id="3507" w:author="Chris Wright" w:date="2014-06-16T15:07:00Z"/>
        </w:rPr>
      </w:pPr>
      <w:ins w:id="3508" w:author="Arnaud Dumont" w:date="2014-02-24T15:40:00Z">
        <w:del w:id="3509" w:author="Chris Wright" w:date="2014-06-16T15:07:00Z">
          <w:r w:rsidDel="00974E04">
            <w:delText>HTTP/1.1 204 No Content</w:delText>
          </w:r>
        </w:del>
      </w:ins>
    </w:p>
    <w:p w:rsidR="00D90631" w:rsidDel="00974E04" w:rsidRDefault="00D90631" w:rsidP="00D90631">
      <w:pPr>
        <w:pStyle w:val="Code"/>
        <w:rPr>
          <w:ins w:id="3510" w:author="Arnaud Dumont" w:date="2014-02-24T15:40:00Z"/>
          <w:del w:id="3511" w:author="Chris Wright" w:date="2014-06-16T15:07:00Z"/>
        </w:rPr>
      </w:pPr>
      <w:ins w:id="3512" w:author="Arnaud Dumont" w:date="2014-02-24T15:40:00Z">
        <w:del w:id="3513" w:author="Chris Wright" w:date="2014-06-16T15:07:00Z">
          <w:r w:rsidDel="00974E04">
            <w:delText>Cache-Control: private, no-transform, max-age=30</w:delText>
          </w:r>
        </w:del>
      </w:ins>
    </w:p>
    <w:p w:rsidR="00D90631" w:rsidDel="00974E04" w:rsidRDefault="00D90631" w:rsidP="00D90631">
      <w:pPr>
        <w:pStyle w:val="Code"/>
        <w:rPr>
          <w:ins w:id="3514" w:author="Arnaud Dumont" w:date="2014-02-24T15:40:00Z"/>
          <w:del w:id="3515" w:author="Chris Wright" w:date="2014-06-16T15:07:00Z"/>
        </w:rPr>
      </w:pPr>
      <w:ins w:id="3516" w:author="Arnaud Dumont" w:date="2014-02-24T15:40:00Z">
        <w:del w:id="3517" w:author="Chris Wright" w:date="2014-06-16T15:07:00Z">
          <w:r w:rsidDel="00974E04">
            <w:delText>Date: Mon, 07 Oct 2013 16:34:09 GMT</w:delText>
          </w:r>
        </w:del>
      </w:ins>
    </w:p>
    <w:p w:rsidR="00D90631" w:rsidDel="00974E04" w:rsidRDefault="00D90631" w:rsidP="00D90631">
      <w:pPr>
        <w:pStyle w:val="Code"/>
        <w:rPr>
          <w:ins w:id="3518" w:author="Arnaud Dumont" w:date="2014-02-24T15:40:00Z"/>
          <w:del w:id="3519" w:author="Chris Wright" w:date="2014-06-16T15:07:00Z"/>
        </w:rPr>
      </w:pPr>
      <w:ins w:id="3520" w:author="Arnaud Dumont" w:date="2014-02-24T15:40:00Z">
        <w:del w:id="3521" w:author="Chris Wright" w:date="2014-06-16T15:07:00Z">
          <w:r w:rsidDel="00974E04">
            <w:delText>Server-Transaction-Id: 486e426e-7406-4b39-984b-b2ab8b4188a7</w:delText>
          </w:r>
        </w:del>
      </w:ins>
    </w:p>
    <w:p w:rsidR="00D90631" w:rsidDel="00974E04" w:rsidRDefault="00D90631" w:rsidP="00D90631">
      <w:pPr>
        <w:pStyle w:val="Code"/>
        <w:rPr>
          <w:ins w:id="3522" w:author="Arnaud Dumont" w:date="2014-02-24T15:40:00Z"/>
          <w:del w:id="3523" w:author="Chris Wright" w:date="2014-06-16T15:07:00Z"/>
        </w:rPr>
      </w:pPr>
      <w:ins w:id="3524" w:author="Arnaud Dumont" w:date="2014-02-24T15:40:00Z">
        <w:del w:id="3525" w:author="Chris Wright" w:date="2014-06-16T15:07:00Z">
          <w:r w:rsidDel="00974E04">
            <w:delText>Client-Transaction-Id: ba7b4e7d-843c-4217-b868-ab6274ff57ba</w:delText>
          </w:r>
        </w:del>
      </w:ins>
    </w:p>
    <w:p w:rsidR="00D90631" w:rsidDel="00974E04" w:rsidRDefault="00D90631" w:rsidP="00D90631">
      <w:pPr>
        <w:pStyle w:val="Code"/>
        <w:rPr>
          <w:ins w:id="3526" w:author="Arnaud Dumont" w:date="2014-02-24T15:40:00Z"/>
          <w:del w:id="3527" w:author="Chris Wright" w:date="2014-06-16T15:07:00Z"/>
        </w:rPr>
      </w:pPr>
    </w:p>
    <w:p w:rsidR="00F2022B" w:rsidDel="00D024A1" w:rsidRDefault="00F2022B" w:rsidP="00F2022B">
      <w:pPr>
        <w:rPr>
          <w:del w:id="3528" w:author="Arnaud Dumont" w:date="2014-02-24T15:53:00Z"/>
        </w:rPr>
      </w:pPr>
    </w:p>
    <w:p w:rsidR="00F51719" w:rsidRDefault="00F51719" w:rsidP="00F2022B">
      <w:pPr>
        <w:rPr>
          <w:ins w:id="3529" w:author="Arnaud Dumont" w:date="2014-02-14T09:41:00Z"/>
        </w:rPr>
      </w:pPr>
    </w:p>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6185" w:rsidRDefault="00096185" w:rsidP="00626767">
      <w:pPr>
        <w:spacing w:before="0" w:after="0" w:line="240" w:lineRule="auto"/>
      </w:pPr>
      <w:r>
        <w:separator/>
      </w:r>
    </w:p>
  </w:endnote>
  <w:endnote w:type="continuationSeparator" w:id="0">
    <w:p w:rsidR="00096185" w:rsidRDefault="00096185"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983" w:rsidRPr="00B26A5F" w:rsidRDefault="00940983" w:rsidP="00B26A5F">
    <w:pPr>
      <w:pStyle w:val="Footer"/>
    </w:pPr>
    <w:r>
      <w:rPr>
        <w:caps/>
        <w:noProof/>
        <w:color w:val="auto"/>
        <w:lang w:eastAsia="en-AU"/>
      </w:rPr>
      <w:drawing>
        <wp:anchor distT="0" distB="0" distL="114300" distR="114300" simplePos="0" relativeHeight="251777024" behindDoc="0" locked="0" layoutInCell="1" allowOverlap="1" wp14:anchorId="6E6E9684" wp14:editId="23914422">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16EFA1B3" wp14:editId="021AFF3C">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940983" w:rsidRPr="0075277E" w:rsidRDefault="00940983"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940983" w:rsidRPr="0075277E" w:rsidRDefault="00940983"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5B01CE">
      <w:rPr>
        <w:noProof/>
      </w:rPr>
      <w:t>VI</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60BE64E8" wp14:editId="0331F666">
              <wp:simplePos x="0" y="0"/>
              <wp:positionH relativeFrom="page">
                <wp:align>center</wp:align>
              </wp:positionH>
              <wp:positionV relativeFrom="paragraph">
                <wp:posOffset>161925</wp:posOffset>
              </wp:positionV>
              <wp:extent cx="5399405" cy="2311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940983" w:rsidRPr="00A33A1B" w:rsidRDefault="00940983" w:rsidP="00CA0A87">
                          <w:pPr>
                            <w:pStyle w:val="Classification"/>
                          </w:pPr>
                          <w:fldSimple w:instr=" STYLEREF  &quot;Document Classification&quot; ">
                            <w:r w:rsidR="005B01C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425.15pt;height:18.2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9Vx2fw4C&#10;AAD5AwAADgAAAAAAAAAAAAAAAAAuAgAAZHJzL2Uyb0RvYy54bWxQSwECLQAUAAYACAAAACEAJViM&#10;E94AAAAGAQAADwAAAAAAAAAAAAAAAABoBAAAZHJzL2Rvd25yZXYueG1sUEsFBgAAAAAEAAQA8wAA&#10;AHMFAAAAAA==&#10;" filled="f" stroked="f">
              <v:textbox style="mso-fit-shape-to-text:t">
                <w:txbxContent>
                  <w:p w:rsidR="00940983" w:rsidRPr="00A33A1B" w:rsidRDefault="00940983" w:rsidP="00CA0A87">
                    <w:pPr>
                      <w:pStyle w:val="Classification"/>
                    </w:pPr>
                    <w:fldSimple w:instr=" STYLEREF  &quot;Document Classification&quot; ">
                      <w:r w:rsidR="005B01CE">
                        <w:rPr>
                          <w:noProof/>
                        </w:rPr>
                        <w:t>Public</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940983" w:rsidRDefault="00940983" w:rsidP="00B26A5F">
        <w:pPr>
          <w:pStyle w:val="Footer"/>
        </w:pPr>
        <w:r>
          <w:rPr>
            <w:caps/>
            <w:noProof/>
            <w:color w:val="auto"/>
            <w:lang w:eastAsia="en-AU"/>
          </w:rPr>
          <w:drawing>
            <wp:anchor distT="0" distB="0" distL="114300" distR="114300" simplePos="0" relativeHeight="251756544" behindDoc="0" locked="0" layoutInCell="1" allowOverlap="1" wp14:anchorId="2EC65091" wp14:editId="090D9649">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94B1D33" wp14:editId="01AC0D9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940983" w:rsidRPr="0075277E" w:rsidRDefault="00940983"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940983" w:rsidRPr="0075277E" w:rsidRDefault="00940983"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5B01CE">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40920816" wp14:editId="3D4D109B">
                  <wp:simplePos x="0" y="0"/>
                  <wp:positionH relativeFrom="page">
                    <wp:align>center</wp:align>
                  </wp:positionH>
                  <wp:positionV relativeFrom="paragraph">
                    <wp:posOffset>161925</wp:posOffset>
                  </wp:positionV>
                  <wp:extent cx="5399405" cy="2311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940983" w:rsidRPr="00A33A1B" w:rsidRDefault="00940983" w:rsidP="00CA0A87">
                              <w:pPr>
                                <w:pStyle w:val="Classification"/>
                              </w:pPr>
                              <w:fldSimple w:instr=" STYLEREF  &quot;Document Classification&quot; ">
                                <w:r w:rsidR="005B01C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425.15pt;height:18.2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" filled="f" stroked="f">
                  <v:textbox style="mso-fit-shape-to-text:t">
                    <w:txbxContent>
                      <w:p w:rsidR="00940983" w:rsidRPr="00A33A1B" w:rsidRDefault="00940983" w:rsidP="00CA0A87">
                        <w:pPr>
                          <w:pStyle w:val="Classification"/>
                        </w:pPr>
                        <w:fldSimple w:instr=" STYLEREF  &quot;Document Classification&quot; ">
                          <w:r w:rsidR="005B01CE">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983" w:rsidRDefault="00940983">
    <w:pPr>
      <w:pStyle w:val="Footer"/>
    </w:pPr>
    <w:r>
      <w:rPr>
        <w:noProof/>
        <w:lang w:eastAsia="en-AU"/>
      </w:rPr>
      <mc:AlternateContent>
        <mc:Choice Requires="wpg">
          <w:drawing>
            <wp:anchor distT="0" distB="0" distL="114300" distR="114300" simplePos="0" relativeHeight="251749376" behindDoc="0" locked="0" layoutInCell="1" allowOverlap="1" wp14:anchorId="194A2105" wp14:editId="4BE1740A">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940983" w:rsidRPr="00587DD8" w:rsidRDefault="0094098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940983" w:rsidRPr="00587DD8" w:rsidRDefault="00940983"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940983" w:rsidRPr="00587DD8" w:rsidRDefault="00940983">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940983" w:rsidRPr="00587DD8" w:rsidRDefault="00940983"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232D7874" wp14:editId="2272C54C">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983" w:rsidRDefault="00940983"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940983" w:rsidRPr="0075277E" w:rsidRDefault="00940983"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940983" w:rsidRPr="0075277E" w:rsidRDefault="00940983"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1E09EC">
      <w:rPr>
        <w:noProof/>
      </w:rPr>
      <w:t>94</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399405" cy="2311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940983" w:rsidRPr="00A33A1B" w:rsidRDefault="00940983" w:rsidP="00CA0A87">
                          <w:pPr>
                            <w:pStyle w:val="Classification"/>
                          </w:pPr>
                          <w:fldSimple w:instr=" STYLEREF  &quot;Document Classification&quot; ">
                            <w:r w:rsidR="001E09EC">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425.15pt;height:18.2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ViY/7g4C&#10;AAD5AwAADgAAAAAAAAAAAAAAAAAuAgAAZHJzL2Uyb0RvYy54bWxQSwECLQAUAAYACAAAACEAJViM&#10;E94AAAAGAQAADwAAAAAAAAAAAAAAAABoBAAAZHJzL2Rvd25yZXYueG1sUEsFBgAAAAAEAAQA8wAA&#10;AHMFAAAAAA==&#10;" filled="f" stroked="f">
              <v:textbox style="mso-fit-shape-to-text:t">
                <w:txbxContent>
                  <w:p w:rsidR="00940983" w:rsidRPr="00A33A1B" w:rsidRDefault="00940983" w:rsidP="00CA0A87">
                    <w:pPr>
                      <w:pStyle w:val="Classification"/>
                    </w:pPr>
                    <w:fldSimple w:instr=" STYLEREF  &quot;Document Classification&quot; ">
                      <w:r w:rsidR="001E09EC">
                        <w:rPr>
                          <w:noProof/>
                        </w:rPr>
                        <w:t>Public</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940983" w:rsidRDefault="00940983" w:rsidP="00B26A5F">
        <w:pPr>
          <w:pStyle w:val="Footer"/>
        </w:pPr>
        <w:r>
          <w:rPr>
            <w:caps/>
            <w:noProof/>
            <w:color w:val="auto"/>
            <w:lang w:eastAsia="en-AU"/>
          </w:rPr>
          <w:drawing>
            <wp:anchor distT="0" distB="0" distL="114300" distR="114300" simplePos="0" relativeHeight="251780096" behindDoc="0" locked="0" layoutInCell="1" allowOverlap="1" wp14:anchorId="7AC34737" wp14:editId="3090103A">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21CB55AB" wp14:editId="10A2375F">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940983" w:rsidRPr="0075277E" w:rsidRDefault="00940983"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940983" w:rsidRPr="0075277E" w:rsidRDefault="00940983"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1E09EC">
          <w:rPr>
            <w:noProof/>
          </w:rPr>
          <w:t>93</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3A32FE78" wp14:editId="51591BF5">
                  <wp:simplePos x="0" y="0"/>
                  <wp:positionH relativeFrom="page">
                    <wp:align>center</wp:align>
                  </wp:positionH>
                  <wp:positionV relativeFrom="paragraph">
                    <wp:posOffset>161925</wp:posOffset>
                  </wp:positionV>
                  <wp:extent cx="5399405" cy="2311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940983" w:rsidRPr="00A33A1B" w:rsidRDefault="00940983" w:rsidP="00CA0A87">
                              <w:pPr>
                                <w:pStyle w:val="Classification"/>
                              </w:pPr>
                              <w:fldSimple w:instr=" STYLEREF  &quot;Document Classification&quot; ">
                                <w:r w:rsidR="001E09EC">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425.15pt;height:18.2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EKLqJMP&#10;AgAA+QMAAA4AAAAAAAAAAAAAAAAALgIAAGRycy9lMm9Eb2MueG1sUEsBAi0AFAAGAAgAAAAhACVY&#10;jBPeAAAABgEAAA8AAAAAAAAAAAAAAAAAaQQAAGRycy9kb3ducmV2LnhtbFBLBQYAAAAABAAEAPMA&#10;AAB0BQAAAAA=&#10;" filled="f" stroked="f">
                  <v:textbox style="mso-fit-shape-to-text:t">
                    <w:txbxContent>
                      <w:p w:rsidR="00940983" w:rsidRPr="00A33A1B" w:rsidRDefault="00940983" w:rsidP="00CA0A87">
                        <w:pPr>
                          <w:pStyle w:val="Classification"/>
                        </w:pPr>
                        <w:fldSimple w:instr=" STYLEREF  &quot;Document Classification&quot; ">
                          <w:r w:rsidR="001E09EC">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983" w:rsidRPr="00B26A5F" w:rsidRDefault="00940983"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940983" w:rsidRPr="0075277E" w:rsidRDefault="00940983"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940983" w:rsidRPr="0075277E" w:rsidRDefault="00940983"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5B01CE">
      <w:rPr>
        <w:noProof/>
      </w:rPr>
      <w:t>100</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940983" w:rsidRDefault="00940983" w:rsidP="00B26A5F">
        <w:pPr>
          <w:pStyle w:val="Footer"/>
        </w:pPr>
        <w:r>
          <w:t xml:space="preserve">Page </w:t>
        </w:r>
        <w:r>
          <w:fldChar w:fldCharType="begin"/>
        </w:r>
        <w:r>
          <w:instrText xml:space="preserve"> PAGE   \* MERGEFORMAT </w:instrText>
        </w:r>
        <w:r>
          <w:fldChar w:fldCharType="separate"/>
        </w:r>
        <w:r>
          <w:rPr>
            <w:noProof/>
          </w:rPr>
          <w:t>97</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38F07530" wp14:editId="7BCC7DBD">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940983" w:rsidRPr="0075277E" w:rsidRDefault="00940983"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940983" w:rsidRPr="0075277E" w:rsidRDefault="00940983"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6F00AA8D" wp14:editId="079BDCD6">
                  <wp:simplePos x="0" y="0"/>
                  <wp:positionH relativeFrom="page">
                    <wp:align>center</wp:align>
                  </wp:positionH>
                  <wp:positionV relativeFrom="paragraph">
                    <wp:posOffset>161925</wp:posOffset>
                  </wp:positionV>
                  <wp:extent cx="5399405" cy="2311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940983" w:rsidRPr="00A33A1B" w:rsidRDefault="00940983" w:rsidP="00CA0A87">
                              <w:pPr>
                                <w:pStyle w:val="Classification"/>
                              </w:pPr>
                              <w:fldSimple w:instr=" STYLEREF  &quot;Document Classification&quot; ">
                                <w:r>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940983" w:rsidRPr="00A33A1B" w:rsidRDefault="00940983" w:rsidP="00CA0A87">
                        <w:pPr>
                          <w:pStyle w:val="Classification"/>
                        </w:pPr>
                        <w:fldSimple w:instr=" STYLEREF  &quot;Document Classification&quot; ">
                          <w:r>
                            <w:rPr>
                              <w:noProof/>
                            </w:rPr>
                            <w:t>Public</w:t>
                          </w:r>
                        </w:fldSimple>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983" w:rsidRPr="002D6CE7" w:rsidRDefault="00940983"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940983" w:rsidRPr="00587DD8" w:rsidRDefault="00940983"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940983" w:rsidRPr="00587DD8" w:rsidRDefault="00940983"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C62338" w:rsidRPr="00587DD8" w:rsidRDefault="00C62338"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C62338" w:rsidRPr="00587DD8" w:rsidRDefault="00C62338"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983" w:rsidRPr="00E50380" w:rsidRDefault="00940983"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940983" w:rsidRPr="00587DD8" w:rsidRDefault="00940983"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940983" w:rsidRPr="00587DD8" w:rsidRDefault="00940983"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C62338" w:rsidRPr="00587DD8" w:rsidRDefault="00C62338"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C62338" w:rsidRPr="00587DD8" w:rsidRDefault="00C62338"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6185" w:rsidRDefault="00096185" w:rsidP="00626767">
      <w:pPr>
        <w:spacing w:before="0" w:after="0" w:line="240" w:lineRule="auto"/>
      </w:pPr>
      <w:r>
        <w:separator/>
      </w:r>
    </w:p>
  </w:footnote>
  <w:footnote w:type="continuationSeparator" w:id="0">
    <w:p w:rsidR="00096185" w:rsidRDefault="00096185"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983" w:rsidRDefault="00940983" w:rsidP="001D418F">
    <w:pPr>
      <w:pStyle w:val="Header"/>
      <w:rPr>
        <w:noProof/>
      </w:rPr>
    </w:pPr>
    <w:fldSimple w:instr=" STYLEREF  &quot;Document Title&quot; ">
      <w:r w:rsidR="005B01CE">
        <w:rPr>
          <w:noProof/>
        </w:rPr>
        <w:t>DiscoveryDNS API</w:t>
      </w:r>
    </w:fldSimple>
  </w:p>
  <w:p w:rsidR="00940983" w:rsidRDefault="00940983"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983" w:rsidRDefault="00940983" w:rsidP="001D418F">
    <w:pPr>
      <w:pStyle w:val="Header"/>
    </w:pPr>
    <w:sdt>
      <w:sdtPr>
        <w:id w:val="-267088073"/>
        <w:docPartObj>
          <w:docPartGallery w:val="Page Numbers (Margins)"/>
          <w:docPartUnique/>
        </w:docPartObj>
      </w:sdtPr>
      <w:sdtContent/>
    </w:sdt>
    <w:r>
      <w:fldChar w:fldCharType="begin"/>
    </w:r>
    <w:r>
      <w:instrText xml:space="preserve"> STYLEREF  "Document Title" </w:instrText>
    </w:r>
    <w:r>
      <w:fldChar w:fldCharType="separate"/>
    </w:r>
    <w:r w:rsidR="005B01CE">
      <w:rPr>
        <w:noProof/>
      </w:rPr>
      <w:t>DiscoveryDNS API</w:t>
    </w:r>
    <w:r>
      <w:fldChar w:fldCharType="end"/>
    </w:r>
  </w:p>
  <w:p w:rsidR="00940983" w:rsidRPr="001D418F" w:rsidRDefault="00940983"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983" w:rsidRDefault="00940983">
    <w:pPr>
      <w:pStyle w:val="Header"/>
    </w:pPr>
    <w:r>
      <w:rPr>
        <w:noProof/>
        <w:lang w:eastAsia="en-AU"/>
      </w:rPr>
      <w:drawing>
        <wp:anchor distT="0" distB="0" distL="114300" distR="114300" simplePos="0" relativeHeight="251730944" behindDoc="0" locked="0" layoutInCell="1" allowOverlap="1" wp14:anchorId="5082E845" wp14:editId="4915705D">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56847CB2" wp14:editId="33B09B7F">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983" w:rsidRDefault="00940983" w:rsidP="00F51719">
    <w:pPr>
      <w:pStyle w:val="Header"/>
      <w:rPr>
        <w:noProof/>
      </w:rPr>
    </w:pPr>
    <w:fldSimple w:instr=" STYLEREF  &quot;Document Title&quot; ">
      <w:r w:rsidR="001E09EC">
        <w:rPr>
          <w:noProof/>
        </w:rPr>
        <w:t>DiscoveryDNS API</w:t>
      </w:r>
    </w:fldSimple>
  </w:p>
  <w:p w:rsidR="00940983" w:rsidRDefault="00940983"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983" w:rsidRDefault="00940983" w:rsidP="00851FA0">
    <w:pPr>
      <w:pStyle w:val="Header"/>
    </w:pPr>
    <w:sdt>
      <w:sdtPr>
        <w:id w:val="375118503"/>
        <w:docPartObj>
          <w:docPartGallery w:val="Page Numbers (Margins)"/>
          <w:docPartUnique/>
        </w:docPartObj>
      </w:sdtPr>
      <w:sdtContent/>
    </w:sdt>
    <w:r>
      <w:fldChar w:fldCharType="begin"/>
    </w:r>
    <w:r>
      <w:instrText xml:space="preserve"> STYLEREF  "Document Title" </w:instrText>
    </w:r>
    <w:r>
      <w:fldChar w:fldCharType="separate"/>
    </w:r>
    <w:r w:rsidR="001E09EC">
      <w:rPr>
        <w:noProof/>
      </w:rPr>
      <w:t>DiscoveryDNS API</w:t>
    </w:r>
    <w:r>
      <w:fldChar w:fldCharType="end"/>
    </w:r>
  </w:p>
  <w:p w:rsidR="00940983" w:rsidRDefault="00940983"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983" w:rsidRPr="00166B34" w:rsidRDefault="00940983" w:rsidP="00F51719">
    <w:pPr>
      <w:pStyle w:val="Header"/>
    </w:pPr>
    <w:fldSimple w:instr=" STYLEREF  &quot;Document Title&quot; ">
      <w:r w:rsidR="005B01CE">
        <w:rPr>
          <w:noProof/>
        </w:rPr>
        <w:t>DiscoveryDNS API</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983" w:rsidRDefault="00940983" w:rsidP="00851FA0">
    <w:pPr>
      <w:pStyle w:val="Header"/>
    </w:pPr>
    <w:sdt>
      <w:sdtPr>
        <w:id w:val="-1152597269"/>
        <w:docPartObj>
          <w:docPartGallery w:val="Page Numbers (Margins)"/>
          <w:docPartUnique/>
        </w:docPartObj>
      </w:sdtPr>
      <w:sdtContent/>
    </w:sdt>
    <w:r>
      <w:fldChar w:fldCharType="begin"/>
    </w:r>
    <w:r>
      <w:instrText xml:space="preserve"> STYLEREF  "Document Title" </w:instrText>
    </w:r>
    <w:r>
      <w:fldChar w:fldCharType="separate"/>
    </w:r>
    <w:r>
      <w:rPr>
        <w:noProof/>
      </w:rPr>
      <w:t>DiscoveryDNS API</w:t>
    </w:r>
    <w:r>
      <w:fldChar w:fldCharType="end"/>
    </w:r>
  </w:p>
  <w:p w:rsidR="00940983" w:rsidRDefault="00940983"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983" w:rsidRDefault="00940983" w:rsidP="00224DB4">
    <w:pPr>
      <w:pStyle w:val="Header"/>
      <w:tabs>
        <w:tab w:val="left" w:pos="1770"/>
        <w:tab w:val="center" w:pos="4252"/>
      </w:tabs>
      <w:jc w:val="left"/>
      <w:rPr>
        <w:noProof/>
        <w:lang w:eastAsia="en-AU"/>
      </w:rPr>
    </w:pPr>
  </w:p>
  <w:p w:rsidR="00940983" w:rsidRDefault="00940983"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940983" w:rsidRPr="006B764C" w:rsidRDefault="00940983" w:rsidP="00224DB4">
    <w:pPr>
      <w:pStyle w:val="Header"/>
      <w:tabs>
        <w:tab w:val="left" w:pos="1770"/>
        <w:tab w:val="center" w:pos="4252"/>
      </w:tabs>
      <w:jc w:val="left"/>
    </w:pPr>
    <w:sdt>
      <w:sdtPr>
        <w:id w:val="-535121330"/>
        <w:docPartObj>
          <w:docPartGallery w:val="Page Numbers (Margins)"/>
          <w:docPartUnique/>
        </w:docPartObj>
      </w:sdt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983" w:rsidRPr="00166B34" w:rsidRDefault="00940983" w:rsidP="00851FA0">
    <w:pPr>
      <w:pStyle w:val="Header"/>
    </w:pPr>
    <w:sdt>
      <w:sdtPr>
        <w:id w:val="1820148210"/>
        <w:docPartObj>
          <w:docPartGallery w:val="Page Numbers (Margins)"/>
          <w:docPartUnique/>
        </w:docPartObj>
      </w:sdtPr>
      <w:sdtContent/>
    </w:sdt>
    <w:r>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SortMethod w:val="0000"/>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352A"/>
    <w:rsid w:val="00023729"/>
    <w:rsid w:val="00025B78"/>
    <w:rsid w:val="00026A42"/>
    <w:rsid w:val="00026DB3"/>
    <w:rsid w:val="00027171"/>
    <w:rsid w:val="00031D21"/>
    <w:rsid w:val="000323F3"/>
    <w:rsid w:val="00032601"/>
    <w:rsid w:val="000327B1"/>
    <w:rsid w:val="00033879"/>
    <w:rsid w:val="000341AC"/>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6185"/>
    <w:rsid w:val="00097FDE"/>
    <w:rsid w:val="000A024E"/>
    <w:rsid w:val="000A0CF1"/>
    <w:rsid w:val="000B204F"/>
    <w:rsid w:val="000B2A5C"/>
    <w:rsid w:val="000B7FD7"/>
    <w:rsid w:val="000C0E82"/>
    <w:rsid w:val="000C1487"/>
    <w:rsid w:val="000C36B7"/>
    <w:rsid w:val="000C492B"/>
    <w:rsid w:val="000C5A6A"/>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4EB0"/>
    <w:rsid w:val="000F50D8"/>
    <w:rsid w:val="000F5DCF"/>
    <w:rsid w:val="000F6795"/>
    <w:rsid w:val="0010123B"/>
    <w:rsid w:val="0010129A"/>
    <w:rsid w:val="00101B4D"/>
    <w:rsid w:val="00104BFB"/>
    <w:rsid w:val="001071FC"/>
    <w:rsid w:val="001103C0"/>
    <w:rsid w:val="00110E6B"/>
    <w:rsid w:val="00111A2B"/>
    <w:rsid w:val="00112154"/>
    <w:rsid w:val="0011407F"/>
    <w:rsid w:val="00114191"/>
    <w:rsid w:val="00114EB1"/>
    <w:rsid w:val="00115722"/>
    <w:rsid w:val="00117D02"/>
    <w:rsid w:val="00120360"/>
    <w:rsid w:val="00120FA3"/>
    <w:rsid w:val="001217ED"/>
    <w:rsid w:val="00121D7C"/>
    <w:rsid w:val="0012259F"/>
    <w:rsid w:val="00122C1E"/>
    <w:rsid w:val="0012372B"/>
    <w:rsid w:val="00123BDC"/>
    <w:rsid w:val="00124005"/>
    <w:rsid w:val="001248DE"/>
    <w:rsid w:val="0012591B"/>
    <w:rsid w:val="00134CC4"/>
    <w:rsid w:val="00135D0D"/>
    <w:rsid w:val="00136CBE"/>
    <w:rsid w:val="00136E7D"/>
    <w:rsid w:val="00141CD6"/>
    <w:rsid w:val="00141D07"/>
    <w:rsid w:val="00142403"/>
    <w:rsid w:val="0014435C"/>
    <w:rsid w:val="00144694"/>
    <w:rsid w:val="00144C85"/>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5838"/>
    <w:rsid w:val="00187054"/>
    <w:rsid w:val="00192E97"/>
    <w:rsid w:val="001933C9"/>
    <w:rsid w:val="0019456C"/>
    <w:rsid w:val="00194855"/>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310D"/>
    <w:rsid w:val="001C4841"/>
    <w:rsid w:val="001C4EE7"/>
    <w:rsid w:val="001C5DA7"/>
    <w:rsid w:val="001D166F"/>
    <w:rsid w:val="001D2521"/>
    <w:rsid w:val="001D2DB8"/>
    <w:rsid w:val="001D30DA"/>
    <w:rsid w:val="001D3424"/>
    <w:rsid w:val="001D417F"/>
    <w:rsid w:val="001D418F"/>
    <w:rsid w:val="001D6F44"/>
    <w:rsid w:val="001E09EC"/>
    <w:rsid w:val="001E09FD"/>
    <w:rsid w:val="001E25FF"/>
    <w:rsid w:val="001E57F7"/>
    <w:rsid w:val="001E6855"/>
    <w:rsid w:val="001F05CD"/>
    <w:rsid w:val="001F08AC"/>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3465"/>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D93"/>
    <w:rsid w:val="002C5C36"/>
    <w:rsid w:val="002C5C58"/>
    <w:rsid w:val="002C5DD5"/>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2448"/>
    <w:rsid w:val="00322A2C"/>
    <w:rsid w:val="003230CB"/>
    <w:rsid w:val="00323508"/>
    <w:rsid w:val="00325480"/>
    <w:rsid w:val="0032550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4BC"/>
    <w:rsid w:val="00437A20"/>
    <w:rsid w:val="0044328B"/>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E0DD4"/>
    <w:rsid w:val="004E1334"/>
    <w:rsid w:val="004E1A90"/>
    <w:rsid w:val="004E2AC6"/>
    <w:rsid w:val="004E2EF4"/>
    <w:rsid w:val="004E301B"/>
    <w:rsid w:val="004E308D"/>
    <w:rsid w:val="004E347B"/>
    <w:rsid w:val="004E35B7"/>
    <w:rsid w:val="004F01BF"/>
    <w:rsid w:val="004F075C"/>
    <w:rsid w:val="004F16CB"/>
    <w:rsid w:val="004F1AA2"/>
    <w:rsid w:val="004F5ECE"/>
    <w:rsid w:val="004F6887"/>
    <w:rsid w:val="0050301E"/>
    <w:rsid w:val="00503173"/>
    <w:rsid w:val="00503C74"/>
    <w:rsid w:val="005056E3"/>
    <w:rsid w:val="00505DFD"/>
    <w:rsid w:val="00506009"/>
    <w:rsid w:val="005061EE"/>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4CEC"/>
    <w:rsid w:val="00554CFE"/>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779"/>
    <w:rsid w:val="005B01CE"/>
    <w:rsid w:val="005B27E9"/>
    <w:rsid w:val="005B4387"/>
    <w:rsid w:val="005B768B"/>
    <w:rsid w:val="005B7FB5"/>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1F8"/>
    <w:rsid w:val="005E7CCC"/>
    <w:rsid w:val="005F0AE1"/>
    <w:rsid w:val="005F3E66"/>
    <w:rsid w:val="005F4217"/>
    <w:rsid w:val="00600244"/>
    <w:rsid w:val="00600BA1"/>
    <w:rsid w:val="00600CF5"/>
    <w:rsid w:val="0060332B"/>
    <w:rsid w:val="0060648E"/>
    <w:rsid w:val="00615B0C"/>
    <w:rsid w:val="00616D35"/>
    <w:rsid w:val="0062110D"/>
    <w:rsid w:val="00621DC4"/>
    <w:rsid w:val="00622E29"/>
    <w:rsid w:val="00623FF3"/>
    <w:rsid w:val="006242A4"/>
    <w:rsid w:val="00624A7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D01"/>
    <w:rsid w:val="00674541"/>
    <w:rsid w:val="006747DA"/>
    <w:rsid w:val="00676D1B"/>
    <w:rsid w:val="00677464"/>
    <w:rsid w:val="00680229"/>
    <w:rsid w:val="006809BF"/>
    <w:rsid w:val="00681AA6"/>
    <w:rsid w:val="00681B3A"/>
    <w:rsid w:val="00682425"/>
    <w:rsid w:val="006828C9"/>
    <w:rsid w:val="00683186"/>
    <w:rsid w:val="00683739"/>
    <w:rsid w:val="00684821"/>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0EFC"/>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8D9"/>
    <w:rsid w:val="00837F79"/>
    <w:rsid w:val="00840644"/>
    <w:rsid w:val="00841E28"/>
    <w:rsid w:val="0084219F"/>
    <w:rsid w:val="00843A9F"/>
    <w:rsid w:val="008462B7"/>
    <w:rsid w:val="008465D1"/>
    <w:rsid w:val="00851FA0"/>
    <w:rsid w:val="00852B2A"/>
    <w:rsid w:val="00852B68"/>
    <w:rsid w:val="00854657"/>
    <w:rsid w:val="00855A8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708"/>
    <w:rsid w:val="008B5C97"/>
    <w:rsid w:val="008B6275"/>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504F"/>
    <w:rsid w:val="008E7702"/>
    <w:rsid w:val="008F0E1B"/>
    <w:rsid w:val="008F1E2C"/>
    <w:rsid w:val="008F3FD3"/>
    <w:rsid w:val="008F774B"/>
    <w:rsid w:val="009002CF"/>
    <w:rsid w:val="00900E96"/>
    <w:rsid w:val="00904FBA"/>
    <w:rsid w:val="00904FEE"/>
    <w:rsid w:val="00905BCD"/>
    <w:rsid w:val="00906238"/>
    <w:rsid w:val="00911495"/>
    <w:rsid w:val="00911ACC"/>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7790"/>
    <w:rsid w:val="00937E98"/>
    <w:rsid w:val="009402DB"/>
    <w:rsid w:val="00940983"/>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1B66"/>
    <w:rsid w:val="00963840"/>
    <w:rsid w:val="0096393E"/>
    <w:rsid w:val="00964E94"/>
    <w:rsid w:val="00965A0F"/>
    <w:rsid w:val="00965FC8"/>
    <w:rsid w:val="009661B9"/>
    <w:rsid w:val="00973E03"/>
    <w:rsid w:val="00973F21"/>
    <w:rsid w:val="00974709"/>
    <w:rsid w:val="00974E04"/>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22E5"/>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2F2F"/>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5905"/>
    <w:rsid w:val="00C26F16"/>
    <w:rsid w:val="00C2715E"/>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75EB"/>
    <w:rsid w:val="00C50759"/>
    <w:rsid w:val="00C52C63"/>
    <w:rsid w:val="00C52F40"/>
    <w:rsid w:val="00C53B68"/>
    <w:rsid w:val="00C56EE9"/>
    <w:rsid w:val="00C56F99"/>
    <w:rsid w:val="00C5705C"/>
    <w:rsid w:val="00C600A0"/>
    <w:rsid w:val="00C605C4"/>
    <w:rsid w:val="00C61907"/>
    <w:rsid w:val="00C62338"/>
    <w:rsid w:val="00C63048"/>
    <w:rsid w:val="00C63B98"/>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56F25"/>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87DAD"/>
    <w:rsid w:val="00D90631"/>
    <w:rsid w:val="00D93C2D"/>
    <w:rsid w:val="00D94639"/>
    <w:rsid w:val="00D94C9A"/>
    <w:rsid w:val="00D94F34"/>
    <w:rsid w:val="00D95D39"/>
    <w:rsid w:val="00D968C2"/>
    <w:rsid w:val="00D97FBB"/>
    <w:rsid w:val="00DA26A6"/>
    <w:rsid w:val="00DA2B0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6A9A"/>
    <w:rsid w:val="00DC76E3"/>
    <w:rsid w:val="00DD0158"/>
    <w:rsid w:val="00DD2EC9"/>
    <w:rsid w:val="00DD5D5C"/>
    <w:rsid w:val="00DD6214"/>
    <w:rsid w:val="00DD7750"/>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2B6B"/>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CD9"/>
    <w:rsid w:val="00EA482C"/>
    <w:rsid w:val="00EA697C"/>
    <w:rsid w:val="00EB0542"/>
    <w:rsid w:val="00EB196C"/>
    <w:rsid w:val="00EB4EC2"/>
    <w:rsid w:val="00EC0644"/>
    <w:rsid w:val="00EC0AE2"/>
    <w:rsid w:val="00EC18F5"/>
    <w:rsid w:val="00EC222F"/>
    <w:rsid w:val="00EC41C2"/>
    <w:rsid w:val="00EC433F"/>
    <w:rsid w:val="00EC4595"/>
    <w:rsid w:val="00EC45FD"/>
    <w:rsid w:val="00EC575A"/>
    <w:rsid w:val="00EC7F87"/>
    <w:rsid w:val="00ED0716"/>
    <w:rsid w:val="00ED22D4"/>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105FE"/>
    <w:rsid w:val="00F11091"/>
    <w:rsid w:val="00F13CF7"/>
    <w:rsid w:val="00F14418"/>
    <w:rsid w:val="00F15B41"/>
    <w:rsid w:val="00F15E82"/>
    <w:rsid w:val="00F17C75"/>
    <w:rsid w:val="00F2022B"/>
    <w:rsid w:val="00F2102A"/>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2C7"/>
    <w:rsid w:val="00FB6D16"/>
    <w:rsid w:val="00FB6E78"/>
    <w:rsid w:val="00FB749C"/>
    <w:rsid w:val="00FB7EEB"/>
    <w:rsid w:val="00FC0305"/>
    <w:rsid w:val="00FC071E"/>
    <w:rsid w:val="00FC17E6"/>
    <w:rsid w:val="00FC4701"/>
    <w:rsid w:val="00FC51D9"/>
    <w:rsid w:val="00FC6262"/>
    <w:rsid w:val="00FC66F2"/>
    <w:rsid w:val="00FC6D27"/>
    <w:rsid w:val="00FC6E04"/>
    <w:rsid w:val="00FC6E24"/>
    <w:rsid w:val="00FC7D26"/>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127.0.0.1:18443/zones/a5e086bc-78a9-41a2-ac71-20a5bebc44eb/queryUsage?searchEndDate=2013-12-20&amp;searchGranularity=hourly&amp;searchStartDate=2013-12-20&amp;searchGroupUsage=false"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3441A"/>
    <w:rsid w:val="004F4AAA"/>
    <w:rsid w:val="00574D34"/>
    <w:rsid w:val="005979F3"/>
    <w:rsid w:val="006258B7"/>
    <w:rsid w:val="00647D4D"/>
    <w:rsid w:val="007B1801"/>
    <w:rsid w:val="007D0FEB"/>
    <w:rsid w:val="008C10DB"/>
    <w:rsid w:val="008D4A4B"/>
    <w:rsid w:val="009D57DF"/>
    <w:rsid w:val="00A95329"/>
    <w:rsid w:val="00C90508"/>
    <w:rsid w:val="00CB73F8"/>
    <w:rsid w:val="00E64317"/>
    <w:rsid w:val="00E65C81"/>
    <w:rsid w:val="00E736A6"/>
    <w:rsid w:val="00EC1B9C"/>
    <w:rsid w:val="00ED1530"/>
    <w:rsid w:val="00F46C64"/>
    <w:rsid w:val="00F955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6311D1-D056-4174-AD18-C09EC3AA7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107</Pages>
  <Words>21850</Words>
  <Characters>124545</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146103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2</cp:revision>
  <cp:lastPrinted>2013-09-16T03:58:00Z</cp:lastPrinted>
  <dcterms:created xsi:type="dcterms:W3CDTF">2014-06-16T06:16:00Z</dcterms:created>
  <dcterms:modified xsi:type="dcterms:W3CDTF">2014-06-16T06:16:00Z</dcterms:modified>
</cp:coreProperties>
</file>