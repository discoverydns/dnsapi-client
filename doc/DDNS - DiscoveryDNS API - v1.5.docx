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2-14T09:41:00Z">
        <w:r w:rsidR="009451C4">
          <w:rPr>
            <w:noProof/>
          </w:rPr>
          <w:t>14 February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2D7CF7" w:rsidP="0066380E">
            <w:pPr>
              <w:pStyle w:val="DocumentTableText"/>
              <w:rPr>
                <w:vanish/>
              </w:rPr>
            </w:pPr>
            <w:fldSimple w:instr=" FILENAME  \* Caps \p  \* MERGEFORMAT ">
              <w:r w:rsidR="00BE142B">
                <w:rPr>
                  <w:noProof/>
                  <w:vanish/>
                </w:rPr>
                <w:t>U:\DDNS - Discoverydns API - V1.2.Docx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7" w:author="Arnaud Dumont" w:date="2014-02-14T09:41:00Z">
              <w:r w:rsidR="009451C4">
                <w:rPr>
                  <w:noProof/>
                  <w:vanish/>
                </w:rPr>
                <w:t>2014/02/11 - 14:02:00</w:t>
              </w:r>
            </w:ins>
            <w:del w:id="8"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proofErr w:type="gramStart"/>
      <w:r>
        <w:t>Developers and System Integrators</w:t>
      </w:r>
      <w:r w:rsidR="00676D1B">
        <w:t>.</w:t>
      </w:r>
      <w:proofErr w:type="gramEnd"/>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C3237B"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379212210" w:history="1">
        <w:r w:rsidR="00C3237B" w:rsidRPr="00903D15">
          <w:rPr>
            <w:rStyle w:val="Hyperlink"/>
            <w:noProof/>
          </w:rPr>
          <w:t>1</w:t>
        </w:r>
        <w:r w:rsidR="00C3237B">
          <w:rPr>
            <w:rFonts w:eastAsiaTheme="minorEastAsia"/>
            <w:b w:val="0"/>
            <w:noProof/>
            <w:sz w:val="22"/>
            <w:szCs w:val="22"/>
            <w:lang w:eastAsia="en-AU"/>
          </w:rPr>
          <w:tab/>
        </w:r>
        <w:r w:rsidR="00C3237B" w:rsidRPr="00903D15">
          <w:rPr>
            <w:rStyle w:val="Hyperlink"/>
            <w:noProof/>
          </w:rPr>
          <w:t>Introduction</w:t>
        </w:r>
        <w:r w:rsidR="00C3237B">
          <w:rPr>
            <w:noProof/>
            <w:webHidden/>
          </w:rPr>
          <w:tab/>
        </w:r>
        <w:r w:rsidR="00C3237B">
          <w:rPr>
            <w:noProof/>
            <w:webHidden/>
          </w:rPr>
          <w:fldChar w:fldCharType="begin"/>
        </w:r>
        <w:r w:rsidR="00C3237B">
          <w:rPr>
            <w:noProof/>
            <w:webHidden/>
          </w:rPr>
          <w:instrText xml:space="preserve"> PAGEREF _Toc379212210 \h </w:instrText>
        </w:r>
        <w:r w:rsidR="00C3237B">
          <w:rPr>
            <w:noProof/>
            <w:webHidden/>
          </w:rPr>
        </w:r>
        <w:r w:rsidR="00C3237B">
          <w:rPr>
            <w:noProof/>
            <w:webHidden/>
          </w:rPr>
          <w:fldChar w:fldCharType="separate"/>
        </w:r>
        <w:r w:rsidR="00C3237B">
          <w:rPr>
            <w:noProof/>
            <w:webHidden/>
          </w:rPr>
          <w:t>1</w:t>
        </w:r>
        <w:r w:rsidR="00C3237B">
          <w:rPr>
            <w:noProof/>
            <w:webHidden/>
          </w:rPr>
          <w:fldChar w:fldCharType="end"/>
        </w:r>
      </w:hyperlink>
    </w:p>
    <w:p w:rsidR="00C3237B" w:rsidRDefault="002D7CF7">
      <w:pPr>
        <w:pStyle w:val="TOC1"/>
        <w:rPr>
          <w:rFonts w:eastAsiaTheme="minorEastAsia"/>
          <w:b w:val="0"/>
          <w:noProof/>
          <w:sz w:val="22"/>
          <w:szCs w:val="22"/>
          <w:lang w:eastAsia="en-AU"/>
        </w:rPr>
      </w:pPr>
      <w:hyperlink w:anchor="_Toc379212211" w:history="1">
        <w:r w:rsidR="00C3237B" w:rsidRPr="00903D15">
          <w:rPr>
            <w:rStyle w:val="Hyperlink"/>
            <w:noProof/>
          </w:rPr>
          <w:t>2</w:t>
        </w:r>
        <w:r w:rsidR="00C3237B">
          <w:rPr>
            <w:rFonts w:eastAsiaTheme="minorEastAsia"/>
            <w:b w:val="0"/>
            <w:noProof/>
            <w:sz w:val="22"/>
            <w:szCs w:val="22"/>
            <w:lang w:eastAsia="en-AU"/>
          </w:rPr>
          <w:tab/>
        </w:r>
        <w:r w:rsidR="00C3237B" w:rsidRPr="00903D15">
          <w:rPr>
            <w:rStyle w:val="Hyperlink"/>
            <w:noProof/>
          </w:rPr>
          <w:t>General</w:t>
        </w:r>
        <w:r w:rsidR="00C3237B">
          <w:rPr>
            <w:noProof/>
            <w:webHidden/>
          </w:rPr>
          <w:tab/>
        </w:r>
        <w:r w:rsidR="00C3237B">
          <w:rPr>
            <w:noProof/>
            <w:webHidden/>
          </w:rPr>
          <w:fldChar w:fldCharType="begin"/>
        </w:r>
        <w:r w:rsidR="00C3237B">
          <w:rPr>
            <w:noProof/>
            <w:webHidden/>
          </w:rPr>
          <w:instrText xml:space="preserve"> PAGEREF _Toc379212211 \h </w:instrText>
        </w:r>
        <w:r w:rsidR="00C3237B">
          <w:rPr>
            <w:noProof/>
            <w:webHidden/>
          </w:rPr>
        </w:r>
        <w:r w:rsidR="00C3237B">
          <w:rPr>
            <w:noProof/>
            <w:webHidden/>
          </w:rPr>
          <w:fldChar w:fldCharType="separate"/>
        </w:r>
        <w:r w:rsidR="00C3237B">
          <w:rPr>
            <w:noProof/>
            <w:webHidden/>
          </w:rPr>
          <w:t>2</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12" w:history="1">
        <w:r w:rsidR="00C3237B" w:rsidRPr="00903D15">
          <w:rPr>
            <w:rStyle w:val="Hyperlink"/>
            <w:noProof/>
          </w:rPr>
          <w:t>2.1</w:t>
        </w:r>
        <w:r w:rsidR="00C3237B">
          <w:rPr>
            <w:rFonts w:eastAsiaTheme="minorEastAsia"/>
            <w:noProof/>
            <w:sz w:val="22"/>
            <w:szCs w:val="22"/>
            <w:lang w:eastAsia="en-AU"/>
          </w:rPr>
          <w:tab/>
        </w:r>
        <w:r w:rsidR="00C3237B" w:rsidRPr="00903D15">
          <w:rPr>
            <w:rStyle w:val="Hyperlink"/>
            <w:noProof/>
          </w:rPr>
          <w:t>Data Types</w:t>
        </w:r>
        <w:r w:rsidR="00C3237B">
          <w:rPr>
            <w:noProof/>
            <w:webHidden/>
          </w:rPr>
          <w:tab/>
        </w:r>
        <w:r w:rsidR="00C3237B">
          <w:rPr>
            <w:noProof/>
            <w:webHidden/>
          </w:rPr>
          <w:fldChar w:fldCharType="begin"/>
        </w:r>
        <w:r w:rsidR="00C3237B">
          <w:rPr>
            <w:noProof/>
            <w:webHidden/>
          </w:rPr>
          <w:instrText xml:space="preserve"> PAGEREF _Toc379212212 \h </w:instrText>
        </w:r>
        <w:r w:rsidR="00C3237B">
          <w:rPr>
            <w:noProof/>
            <w:webHidden/>
          </w:rPr>
        </w:r>
        <w:r w:rsidR="00C3237B">
          <w:rPr>
            <w:noProof/>
            <w:webHidden/>
          </w:rPr>
          <w:fldChar w:fldCharType="separate"/>
        </w:r>
        <w:r w:rsidR="00C3237B">
          <w:rPr>
            <w:noProof/>
            <w:webHidden/>
          </w:rPr>
          <w:t>2</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13" w:history="1">
        <w:r w:rsidR="00C3237B" w:rsidRPr="00903D15">
          <w:rPr>
            <w:rStyle w:val="Hyperlink"/>
            <w:noProof/>
          </w:rPr>
          <w:t>2.2</w:t>
        </w:r>
        <w:r w:rsidR="00C3237B">
          <w:rPr>
            <w:rFonts w:eastAsiaTheme="minorEastAsia"/>
            <w:noProof/>
            <w:sz w:val="22"/>
            <w:szCs w:val="22"/>
            <w:lang w:eastAsia="en-AU"/>
          </w:rPr>
          <w:tab/>
        </w:r>
        <w:r w:rsidR="00C3237B" w:rsidRPr="00903D15">
          <w:rPr>
            <w:rStyle w:val="Hyperlink"/>
            <w:noProof/>
          </w:rPr>
          <w:t>Protocol Overview</w:t>
        </w:r>
        <w:r w:rsidR="00C3237B">
          <w:rPr>
            <w:noProof/>
            <w:webHidden/>
          </w:rPr>
          <w:tab/>
        </w:r>
        <w:r w:rsidR="00C3237B">
          <w:rPr>
            <w:noProof/>
            <w:webHidden/>
          </w:rPr>
          <w:fldChar w:fldCharType="begin"/>
        </w:r>
        <w:r w:rsidR="00C3237B">
          <w:rPr>
            <w:noProof/>
            <w:webHidden/>
          </w:rPr>
          <w:instrText xml:space="preserve"> PAGEREF _Toc379212213 \h </w:instrText>
        </w:r>
        <w:r w:rsidR="00C3237B">
          <w:rPr>
            <w:noProof/>
            <w:webHidden/>
          </w:rPr>
        </w:r>
        <w:r w:rsidR="00C3237B">
          <w:rPr>
            <w:noProof/>
            <w:webHidden/>
          </w:rPr>
          <w:fldChar w:fldCharType="separate"/>
        </w:r>
        <w:r w:rsidR="00C3237B">
          <w:rPr>
            <w:noProof/>
            <w:webHidden/>
          </w:rPr>
          <w:t>3</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14" w:history="1">
        <w:r w:rsidR="00C3237B" w:rsidRPr="00903D15">
          <w:rPr>
            <w:rStyle w:val="Hyperlink"/>
            <w:noProof/>
          </w:rPr>
          <w:t>2.3</w:t>
        </w:r>
        <w:r w:rsidR="00C3237B">
          <w:rPr>
            <w:rFonts w:eastAsiaTheme="minorEastAsia"/>
            <w:noProof/>
            <w:sz w:val="22"/>
            <w:szCs w:val="22"/>
            <w:lang w:eastAsia="en-AU"/>
          </w:rPr>
          <w:tab/>
        </w:r>
        <w:r w:rsidR="00C3237B" w:rsidRPr="00903D15">
          <w:rPr>
            <w:rStyle w:val="Hyperlink"/>
            <w:noProof/>
          </w:rPr>
          <w:t>Authentication</w:t>
        </w:r>
        <w:r w:rsidR="00C3237B">
          <w:rPr>
            <w:noProof/>
            <w:webHidden/>
          </w:rPr>
          <w:tab/>
        </w:r>
        <w:r w:rsidR="00C3237B">
          <w:rPr>
            <w:noProof/>
            <w:webHidden/>
          </w:rPr>
          <w:fldChar w:fldCharType="begin"/>
        </w:r>
        <w:r w:rsidR="00C3237B">
          <w:rPr>
            <w:noProof/>
            <w:webHidden/>
          </w:rPr>
          <w:instrText xml:space="preserve"> PAGEREF _Toc379212214 \h </w:instrText>
        </w:r>
        <w:r w:rsidR="00C3237B">
          <w:rPr>
            <w:noProof/>
            <w:webHidden/>
          </w:rPr>
        </w:r>
        <w:r w:rsidR="00C3237B">
          <w:rPr>
            <w:noProof/>
            <w:webHidden/>
          </w:rPr>
          <w:fldChar w:fldCharType="separate"/>
        </w:r>
        <w:r w:rsidR="00C3237B">
          <w:rPr>
            <w:noProof/>
            <w:webHidden/>
          </w:rPr>
          <w:t>3</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15" w:history="1">
        <w:r w:rsidR="00C3237B" w:rsidRPr="00903D15">
          <w:rPr>
            <w:rStyle w:val="Hyperlink"/>
            <w:noProof/>
          </w:rPr>
          <w:t>2.4</w:t>
        </w:r>
        <w:r w:rsidR="00C3237B">
          <w:rPr>
            <w:rFonts w:eastAsiaTheme="minorEastAsia"/>
            <w:noProof/>
            <w:sz w:val="22"/>
            <w:szCs w:val="22"/>
            <w:lang w:eastAsia="en-AU"/>
          </w:rPr>
          <w:tab/>
        </w:r>
        <w:r w:rsidR="00C3237B" w:rsidRPr="00903D15">
          <w:rPr>
            <w:rStyle w:val="Hyperlink"/>
            <w:noProof/>
          </w:rPr>
          <w:t>Update Version Check</w:t>
        </w:r>
        <w:r w:rsidR="00C3237B">
          <w:rPr>
            <w:noProof/>
            <w:webHidden/>
          </w:rPr>
          <w:tab/>
        </w:r>
        <w:r w:rsidR="00C3237B">
          <w:rPr>
            <w:noProof/>
            <w:webHidden/>
          </w:rPr>
          <w:fldChar w:fldCharType="begin"/>
        </w:r>
        <w:r w:rsidR="00C3237B">
          <w:rPr>
            <w:noProof/>
            <w:webHidden/>
          </w:rPr>
          <w:instrText xml:space="preserve"> PAGEREF _Toc379212215 \h </w:instrText>
        </w:r>
        <w:r w:rsidR="00C3237B">
          <w:rPr>
            <w:noProof/>
            <w:webHidden/>
          </w:rPr>
        </w:r>
        <w:r w:rsidR="00C3237B">
          <w:rPr>
            <w:noProof/>
            <w:webHidden/>
          </w:rPr>
          <w:fldChar w:fldCharType="separate"/>
        </w:r>
        <w:r w:rsidR="00C3237B">
          <w:rPr>
            <w:noProof/>
            <w:webHidden/>
          </w:rPr>
          <w:t>3</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16" w:history="1">
        <w:r w:rsidR="00C3237B" w:rsidRPr="00903D15">
          <w:rPr>
            <w:rStyle w:val="Hyperlink"/>
            <w:noProof/>
          </w:rPr>
          <w:t>2.5</w:t>
        </w:r>
        <w:r w:rsidR="00C3237B">
          <w:rPr>
            <w:rFonts w:eastAsiaTheme="minorEastAsia"/>
            <w:noProof/>
            <w:sz w:val="22"/>
            <w:szCs w:val="22"/>
            <w:lang w:eastAsia="en-AU"/>
          </w:rPr>
          <w:tab/>
        </w:r>
        <w:r w:rsidR="00C3237B" w:rsidRPr="00903D15">
          <w:rPr>
            <w:rStyle w:val="Hyperlink"/>
            <w:noProof/>
          </w:rPr>
          <w:t>E-Tag Evaluation</w:t>
        </w:r>
        <w:r w:rsidR="00C3237B">
          <w:rPr>
            <w:noProof/>
            <w:webHidden/>
          </w:rPr>
          <w:tab/>
        </w:r>
        <w:r w:rsidR="00C3237B">
          <w:rPr>
            <w:noProof/>
            <w:webHidden/>
          </w:rPr>
          <w:fldChar w:fldCharType="begin"/>
        </w:r>
        <w:r w:rsidR="00C3237B">
          <w:rPr>
            <w:noProof/>
            <w:webHidden/>
          </w:rPr>
          <w:instrText xml:space="preserve"> PAGEREF _Toc379212216 \h </w:instrText>
        </w:r>
        <w:r w:rsidR="00C3237B">
          <w:rPr>
            <w:noProof/>
            <w:webHidden/>
          </w:rPr>
        </w:r>
        <w:r w:rsidR="00C3237B">
          <w:rPr>
            <w:noProof/>
            <w:webHidden/>
          </w:rPr>
          <w:fldChar w:fldCharType="separate"/>
        </w:r>
        <w:r w:rsidR="00C3237B">
          <w:rPr>
            <w:noProof/>
            <w:webHidden/>
          </w:rPr>
          <w:t>4</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17" w:history="1">
        <w:r w:rsidR="00C3237B" w:rsidRPr="00903D15">
          <w:rPr>
            <w:rStyle w:val="Hyperlink"/>
            <w:noProof/>
          </w:rPr>
          <w:t>2.6</w:t>
        </w:r>
        <w:r w:rsidR="00C3237B">
          <w:rPr>
            <w:rFonts w:eastAsiaTheme="minorEastAsia"/>
            <w:noProof/>
            <w:sz w:val="22"/>
            <w:szCs w:val="22"/>
            <w:lang w:eastAsia="en-AU"/>
          </w:rPr>
          <w:tab/>
        </w:r>
        <w:r w:rsidR="00C3237B" w:rsidRPr="00903D15">
          <w:rPr>
            <w:rStyle w:val="Hyperlink"/>
            <w:noProof/>
          </w:rPr>
          <w:t>General Request Headers</w:t>
        </w:r>
        <w:r w:rsidR="00C3237B">
          <w:rPr>
            <w:noProof/>
            <w:webHidden/>
          </w:rPr>
          <w:tab/>
        </w:r>
        <w:r w:rsidR="00C3237B">
          <w:rPr>
            <w:noProof/>
            <w:webHidden/>
          </w:rPr>
          <w:fldChar w:fldCharType="begin"/>
        </w:r>
        <w:r w:rsidR="00C3237B">
          <w:rPr>
            <w:noProof/>
            <w:webHidden/>
          </w:rPr>
          <w:instrText xml:space="preserve"> PAGEREF _Toc379212217 \h </w:instrText>
        </w:r>
        <w:r w:rsidR="00C3237B">
          <w:rPr>
            <w:noProof/>
            <w:webHidden/>
          </w:rPr>
        </w:r>
        <w:r w:rsidR="00C3237B">
          <w:rPr>
            <w:noProof/>
            <w:webHidden/>
          </w:rPr>
          <w:fldChar w:fldCharType="separate"/>
        </w:r>
        <w:r w:rsidR="00C3237B">
          <w:rPr>
            <w:noProof/>
            <w:webHidden/>
          </w:rPr>
          <w:t>4</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18" w:history="1">
        <w:r w:rsidR="00C3237B" w:rsidRPr="00903D15">
          <w:rPr>
            <w:rStyle w:val="Hyperlink"/>
            <w:noProof/>
          </w:rPr>
          <w:t>2.7</w:t>
        </w:r>
        <w:r w:rsidR="00C3237B">
          <w:rPr>
            <w:rFonts w:eastAsiaTheme="minorEastAsia"/>
            <w:noProof/>
            <w:sz w:val="22"/>
            <w:szCs w:val="22"/>
            <w:lang w:eastAsia="en-AU"/>
          </w:rPr>
          <w:tab/>
        </w:r>
        <w:r w:rsidR="00C3237B" w:rsidRPr="00903D15">
          <w:rPr>
            <w:rStyle w:val="Hyperlink"/>
            <w:noProof/>
          </w:rPr>
          <w:t>General Response Headers</w:t>
        </w:r>
        <w:r w:rsidR="00C3237B">
          <w:rPr>
            <w:noProof/>
            <w:webHidden/>
          </w:rPr>
          <w:tab/>
        </w:r>
        <w:r w:rsidR="00C3237B">
          <w:rPr>
            <w:noProof/>
            <w:webHidden/>
          </w:rPr>
          <w:fldChar w:fldCharType="begin"/>
        </w:r>
        <w:r w:rsidR="00C3237B">
          <w:rPr>
            <w:noProof/>
            <w:webHidden/>
          </w:rPr>
          <w:instrText xml:space="preserve"> PAGEREF _Toc379212218 \h </w:instrText>
        </w:r>
        <w:r w:rsidR="00C3237B">
          <w:rPr>
            <w:noProof/>
            <w:webHidden/>
          </w:rPr>
        </w:r>
        <w:r w:rsidR="00C3237B">
          <w:rPr>
            <w:noProof/>
            <w:webHidden/>
          </w:rPr>
          <w:fldChar w:fldCharType="separate"/>
        </w:r>
        <w:r w:rsidR="00C3237B">
          <w:rPr>
            <w:noProof/>
            <w:webHidden/>
          </w:rPr>
          <w:t>5</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19" w:history="1">
        <w:r w:rsidR="00C3237B" w:rsidRPr="00903D15">
          <w:rPr>
            <w:rStyle w:val="Hyperlink"/>
            <w:noProof/>
          </w:rPr>
          <w:t>2.8</w:t>
        </w:r>
        <w:r w:rsidR="00C3237B">
          <w:rPr>
            <w:rFonts w:eastAsiaTheme="minorEastAsia"/>
            <w:noProof/>
            <w:sz w:val="22"/>
            <w:szCs w:val="22"/>
            <w:lang w:eastAsia="en-AU"/>
          </w:rPr>
          <w:tab/>
        </w:r>
        <w:r w:rsidR="00C3237B" w:rsidRPr="00903D15">
          <w:rPr>
            <w:rStyle w:val="Hyperlink"/>
            <w:noProof/>
          </w:rPr>
          <w:t>Errors and Failures</w:t>
        </w:r>
        <w:r w:rsidR="00C3237B">
          <w:rPr>
            <w:noProof/>
            <w:webHidden/>
          </w:rPr>
          <w:tab/>
        </w:r>
        <w:r w:rsidR="00C3237B">
          <w:rPr>
            <w:noProof/>
            <w:webHidden/>
          </w:rPr>
          <w:fldChar w:fldCharType="begin"/>
        </w:r>
        <w:r w:rsidR="00C3237B">
          <w:rPr>
            <w:noProof/>
            <w:webHidden/>
          </w:rPr>
          <w:instrText xml:space="preserve"> PAGEREF _Toc379212219 \h </w:instrText>
        </w:r>
        <w:r w:rsidR="00C3237B">
          <w:rPr>
            <w:noProof/>
            <w:webHidden/>
          </w:rPr>
        </w:r>
        <w:r w:rsidR="00C3237B">
          <w:rPr>
            <w:noProof/>
            <w:webHidden/>
          </w:rPr>
          <w:fldChar w:fldCharType="separate"/>
        </w:r>
        <w:r w:rsidR="00C3237B">
          <w:rPr>
            <w:noProof/>
            <w:webHidden/>
          </w:rPr>
          <w:t>5</w:t>
        </w:r>
        <w:r w:rsidR="00C3237B">
          <w:rPr>
            <w:noProof/>
            <w:webHidden/>
          </w:rPr>
          <w:fldChar w:fldCharType="end"/>
        </w:r>
      </w:hyperlink>
    </w:p>
    <w:p w:rsidR="00C3237B" w:rsidRDefault="002D7CF7">
      <w:pPr>
        <w:pStyle w:val="TOC1"/>
        <w:rPr>
          <w:rFonts w:eastAsiaTheme="minorEastAsia"/>
          <w:b w:val="0"/>
          <w:noProof/>
          <w:sz w:val="22"/>
          <w:szCs w:val="22"/>
          <w:lang w:eastAsia="en-AU"/>
        </w:rPr>
      </w:pPr>
      <w:hyperlink w:anchor="_Toc379212220" w:history="1">
        <w:r w:rsidR="00C3237B" w:rsidRPr="00903D15">
          <w:rPr>
            <w:rStyle w:val="Hyperlink"/>
            <w:noProof/>
          </w:rPr>
          <w:t>3</w:t>
        </w:r>
        <w:r w:rsidR="00C3237B">
          <w:rPr>
            <w:rFonts w:eastAsiaTheme="minorEastAsia"/>
            <w:b w:val="0"/>
            <w:noProof/>
            <w:sz w:val="22"/>
            <w:szCs w:val="22"/>
            <w:lang w:eastAsia="en-AU"/>
          </w:rPr>
          <w:tab/>
        </w:r>
        <w:r w:rsidR="00C3237B" w:rsidRPr="00903D15">
          <w:rPr>
            <w:rStyle w:val="Hyperlink"/>
            <w:noProof/>
          </w:rPr>
          <w:t>Account Commands</w:t>
        </w:r>
        <w:r w:rsidR="00C3237B">
          <w:rPr>
            <w:noProof/>
            <w:webHidden/>
          </w:rPr>
          <w:tab/>
        </w:r>
        <w:r w:rsidR="00C3237B">
          <w:rPr>
            <w:noProof/>
            <w:webHidden/>
          </w:rPr>
          <w:fldChar w:fldCharType="begin"/>
        </w:r>
        <w:r w:rsidR="00C3237B">
          <w:rPr>
            <w:noProof/>
            <w:webHidden/>
          </w:rPr>
          <w:instrText xml:space="preserve"> PAGEREF _Toc379212220 \h </w:instrText>
        </w:r>
        <w:r w:rsidR="00C3237B">
          <w:rPr>
            <w:noProof/>
            <w:webHidden/>
          </w:rPr>
        </w:r>
        <w:r w:rsidR="00C3237B">
          <w:rPr>
            <w:noProof/>
            <w:webHidden/>
          </w:rPr>
          <w:fldChar w:fldCharType="separate"/>
        </w:r>
        <w:r w:rsidR="00C3237B">
          <w:rPr>
            <w:noProof/>
            <w:webHidden/>
          </w:rPr>
          <w:t>6</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21" w:history="1">
        <w:r w:rsidR="00C3237B" w:rsidRPr="00903D15">
          <w:rPr>
            <w:rStyle w:val="Hyperlink"/>
            <w:noProof/>
          </w:rPr>
          <w:t>3.1</w:t>
        </w:r>
        <w:r w:rsidR="00C3237B">
          <w:rPr>
            <w:rFonts w:eastAsiaTheme="minorEastAsia"/>
            <w:noProof/>
            <w:sz w:val="22"/>
            <w:szCs w:val="22"/>
            <w:lang w:eastAsia="en-AU"/>
          </w:rPr>
          <w:tab/>
        </w:r>
        <w:r w:rsidR="00C3237B" w:rsidRPr="00903D15">
          <w:rPr>
            <w:rStyle w:val="Hyperlink"/>
            <w:noProof/>
          </w:rPr>
          <w:t>Account Get Command</w:t>
        </w:r>
        <w:r w:rsidR="00C3237B">
          <w:rPr>
            <w:noProof/>
            <w:webHidden/>
          </w:rPr>
          <w:tab/>
        </w:r>
        <w:r w:rsidR="00C3237B">
          <w:rPr>
            <w:noProof/>
            <w:webHidden/>
          </w:rPr>
          <w:fldChar w:fldCharType="begin"/>
        </w:r>
        <w:r w:rsidR="00C3237B">
          <w:rPr>
            <w:noProof/>
            <w:webHidden/>
          </w:rPr>
          <w:instrText xml:space="preserve"> PAGEREF _Toc379212221 \h </w:instrText>
        </w:r>
        <w:r w:rsidR="00C3237B">
          <w:rPr>
            <w:noProof/>
            <w:webHidden/>
          </w:rPr>
        </w:r>
        <w:r w:rsidR="00C3237B">
          <w:rPr>
            <w:noProof/>
            <w:webHidden/>
          </w:rPr>
          <w:fldChar w:fldCharType="separate"/>
        </w:r>
        <w:r w:rsidR="00C3237B">
          <w:rPr>
            <w:noProof/>
            <w:webHidden/>
          </w:rPr>
          <w:t>6</w:t>
        </w:r>
        <w:r w:rsidR="00C3237B">
          <w:rPr>
            <w:noProof/>
            <w:webHidden/>
          </w:rPr>
          <w:fldChar w:fldCharType="end"/>
        </w:r>
      </w:hyperlink>
    </w:p>
    <w:p w:rsidR="00C3237B" w:rsidRDefault="002D7CF7">
      <w:pPr>
        <w:pStyle w:val="TOC1"/>
        <w:rPr>
          <w:rFonts w:eastAsiaTheme="minorEastAsia"/>
          <w:b w:val="0"/>
          <w:noProof/>
          <w:sz w:val="22"/>
          <w:szCs w:val="22"/>
          <w:lang w:eastAsia="en-AU"/>
        </w:rPr>
      </w:pPr>
      <w:hyperlink w:anchor="_Toc379212222" w:history="1">
        <w:r w:rsidR="00C3237B" w:rsidRPr="00903D15">
          <w:rPr>
            <w:rStyle w:val="Hyperlink"/>
            <w:noProof/>
          </w:rPr>
          <w:t>4</w:t>
        </w:r>
        <w:r w:rsidR="00C3237B">
          <w:rPr>
            <w:rFonts w:eastAsiaTheme="minorEastAsia"/>
            <w:b w:val="0"/>
            <w:noProof/>
            <w:sz w:val="22"/>
            <w:szCs w:val="22"/>
            <w:lang w:eastAsia="en-AU"/>
          </w:rPr>
          <w:tab/>
        </w:r>
        <w:r w:rsidR="00C3237B" w:rsidRPr="00903D15">
          <w:rPr>
            <w:rStyle w:val="Hyperlink"/>
            <w:noProof/>
          </w:rPr>
          <w:t>User Commands</w:t>
        </w:r>
        <w:r w:rsidR="00C3237B">
          <w:rPr>
            <w:noProof/>
            <w:webHidden/>
          </w:rPr>
          <w:tab/>
        </w:r>
        <w:r w:rsidR="00C3237B">
          <w:rPr>
            <w:noProof/>
            <w:webHidden/>
          </w:rPr>
          <w:fldChar w:fldCharType="begin"/>
        </w:r>
        <w:r w:rsidR="00C3237B">
          <w:rPr>
            <w:noProof/>
            <w:webHidden/>
          </w:rPr>
          <w:instrText xml:space="preserve"> PAGEREF _Toc379212222 \h </w:instrText>
        </w:r>
        <w:r w:rsidR="00C3237B">
          <w:rPr>
            <w:noProof/>
            <w:webHidden/>
          </w:rPr>
        </w:r>
        <w:r w:rsidR="00C3237B">
          <w:rPr>
            <w:noProof/>
            <w:webHidden/>
          </w:rPr>
          <w:fldChar w:fldCharType="separate"/>
        </w:r>
        <w:r w:rsidR="00C3237B">
          <w:rPr>
            <w:noProof/>
            <w:webHidden/>
          </w:rPr>
          <w:t>10</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23" w:history="1">
        <w:r w:rsidR="00C3237B" w:rsidRPr="00903D15">
          <w:rPr>
            <w:rStyle w:val="Hyperlink"/>
            <w:noProof/>
          </w:rPr>
          <w:t>4.1</w:t>
        </w:r>
        <w:r w:rsidR="00C3237B">
          <w:rPr>
            <w:rFonts w:eastAsiaTheme="minorEastAsia"/>
            <w:noProof/>
            <w:sz w:val="22"/>
            <w:szCs w:val="22"/>
            <w:lang w:eastAsia="en-AU"/>
          </w:rPr>
          <w:tab/>
        </w:r>
        <w:r w:rsidR="00C3237B" w:rsidRPr="00903D15">
          <w:rPr>
            <w:rStyle w:val="Hyperlink"/>
            <w:noProof/>
          </w:rPr>
          <w:t>User Get Command</w:t>
        </w:r>
        <w:r w:rsidR="00C3237B">
          <w:rPr>
            <w:noProof/>
            <w:webHidden/>
          </w:rPr>
          <w:tab/>
        </w:r>
        <w:r w:rsidR="00C3237B">
          <w:rPr>
            <w:noProof/>
            <w:webHidden/>
          </w:rPr>
          <w:fldChar w:fldCharType="begin"/>
        </w:r>
        <w:r w:rsidR="00C3237B">
          <w:rPr>
            <w:noProof/>
            <w:webHidden/>
          </w:rPr>
          <w:instrText xml:space="preserve"> PAGEREF _Toc379212223 \h </w:instrText>
        </w:r>
        <w:r w:rsidR="00C3237B">
          <w:rPr>
            <w:noProof/>
            <w:webHidden/>
          </w:rPr>
        </w:r>
        <w:r w:rsidR="00C3237B">
          <w:rPr>
            <w:noProof/>
            <w:webHidden/>
          </w:rPr>
          <w:fldChar w:fldCharType="separate"/>
        </w:r>
        <w:r w:rsidR="00C3237B">
          <w:rPr>
            <w:noProof/>
            <w:webHidden/>
          </w:rPr>
          <w:t>10</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24" w:history="1">
        <w:r w:rsidR="00C3237B" w:rsidRPr="00903D15">
          <w:rPr>
            <w:rStyle w:val="Hyperlink"/>
            <w:noProof/>
          </w:rPr>
          <w:t>4.2</w:t>
        </w:r>
        <w:r w:rsidR="00C3237B">
          <w:rPr>
            <w:rFonts w:eastAsiaTheme="minorEastAsia"/>
            <w:noProof/>
            <w:sz w:val="22"/>
            <w:szCs w:val="22"/>
            <w:lang w:eastAsia="en-AU"/>
          </w:rPr>
          <w:tab/>
        </w:r>
        <w:r w:rsidR="00C3237B" w:rsidRPr="00903D15">
          <w:rPr>
            <w:rStyle w:val="Hyperlink"/>
            <w:noProof/>
          </w:rPr>
          <w:t>User List Command</w:t>
        </w:r>
        <w:r w:rsidR="00C3237B">
          <w:rPr>
            <w:noProof/>
            <w:webHidden/>
          </w:rPr>
          <w:tab/>
        </w:r>
        <w:r w:rsidR="00C3237B">
          <w:rPr>
            <w:noProof/>
            <w:webHidden/>
          </w:rPr>
          <w:fldChar w:fldCharType="begin"/>
        </w:r>
        <w:r w:rsidR="00C3237B">
          <w:rPr>
            <w:noProof/>
            <w:webHidden/>
          </w:rPr>
          <w:instrText xml:space="preserve"> PAGEREF _Toc379212224 \h </w:instrText>
        </w:r>
        <w:r w:rsidR="00C3237B">
          <w:rPr>
            <w:noProof/>
            <w:webHidden/>
          </w:rPr>
        </w:r>
        <w:r w:rsidR="00C3237B">
          <w:rPr>
            <w:noProof/>
            <w:webHidden/>
          </w:rPr>
          <w:fldChar w:fldCharType="separate"/>
        </w:r>
        <w:r w:rsidR="00C3237B">
          <w:rPr>
            <w:noProof/>
            <w:webHidden/>
          </w:rPr>
          <w:t>13</w:t>
        </w:r>
        <w:r w:rsidR="00C3237B">
          <w:rPr>
            <w:noProof/>
            <w:webHidden/>
          </w:rPr>
          <w:fldChar w:fldCharType="end"/>
        </w:r>
      </w:hyperlink>
    </w:p>
    <w:p w:rsidR="00C3237B" w:rsidRDefault="002D7CF7">
      <w:pPr>
        <w:pStyle w:val="TOC1"/>
        <w:rPr>
          <w:rFonts w:eastAsiaTheme="minorEastAsia"/>
          <w:b w:val="0"/>
          <w:noProof/>
          <w:sz w:val="22"/>
          <w:szCs w:val="22"/>
          <w:lang w:eastAsia="en-AU"/>
        </w:rPr>
      </w:pPr>
      <w:hyperlink w:anchor="_Toc379212225" w:history="1">
        <w:r w:rsidR="00C3237B" w:rsidRPr="00903D15">
          <w:rPr>
            <w:rStyle w:val="Hyperlink"/>
            <w:noProof/>
          </w:rPr>
          <w:t>5</w:t>
        </w:r>
        <w:r w:rsidR="00C3237B">
          <w:rPr>
            <w:rFonts w:eastAsiaTheme="minorEastAsia"/>
            <w:b w:val="0"/>
            <w:noProof/>
            <w:sz w:val="22"/>
            <w:szCs w:val="22"/>
            <w:lang w:eastAsia="en-AU"/>
          </w:rPr>
          <w:tab/>
        </w:r>
        <w:r w:rsidR="00C3237B" w:rsidRPr="00903D15">
          <w:rPr>
            <w:rStyle w:val="Hyperlink"/>
            <w:noProof/>
          </w:rPr>
          <w:t>Name Server Interface Set Commands</w:t>
        </w:r>
        <w:r w:rsidR="00C3237B">
          <w:rPr>
            <w:noProof/>
            <w:webHidden/>
          </w:rPr>
          <w:tab/>
        </w:r>
        <w:r w:rsidR="00C3237B">
          <w:rPr>
            <w:noProof/>
            <w:webHidden/>
          </w:rPr>
          <w:fldChar w:fldCharType="begin"/>
        </w:r>
        <w:r w:rsidR="00C3237B">
          <w:rPr>
            <w:noProof/>
            <w:webHidden/>
          </w:rPr>
          <w:instrText xml:space="preserve"> PAGEREF _Toc379212225 \h </w:instrText>
        </w:r>
        <w:r w:rsidR="00C3237B">
          <w:rPr>
            <w:noProof/>
            <w:webHidden/>
          </w:rPr>
        </w:r>
        <w:r w:rsidR="00C3237B">
          <w:rPr>
            <w:noProof/>
            <w:webHidden/>
          </w:rPr>
          <w:fldChar w:fldCharType="separate"/>
        </w:r>
        <w:r w:rsidR="00C3237B">
          <w:rPr>
            <w:noProof/>
            <w:webHidden/>
          </w:rPr>
          <w:t>17</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26" w:history="1">
        <w:r w:rsidR="00C3237B" w:rsidRPr="00903D15">
          <w:rPr>
            <w:rStyle w:val="Hyperlink"/>
            <w:noProof/>
          </w:rPr>
          <w:t>5.1</w:t>
        </w:r>
        <w:r w:rsidR="00C3237B">
          <w:rPr>
            <w:rFonts w:eastAsiaTheme="minorEastAsia"/>
            <w:noProof/>
            <w:sz w:val="22"/>
            <w:szCs w:val="22"/>
            <w:lang w:eastAsia="en-AU"/>
          </w:rPr>
          <w:tab/>
        </w:r>
        <w:r w:rsidR="00C3237B" w:rsidRPr="00903D15">
          <w:rPr>
            <w:rStyle w:val="Hyperlink"/>
            <w:noProof/>
          </w:rPr>
          <w:t>Name Server Interface Set Get Command</w:t>
        </w:r>
        <w:r w:rsidR="00C3237B">
          <w:rPr>
            <w:noProof/>
            <w:webHidden/>
          </w:rPr>
          <w:tab/>
        </w:r>
        <w:r w:rsidR="00C3237B">
          <w:rPr>
            <w:noProof/>
            <w:webHidden/>
          </w:rPr>
          <w:fldChar w:fldCharType="begin"/>
        </w:r>
        <w:r w:rsidR="00C3237B">
          <w:rPr>
            <w:noProof/>
            <w:webHidden/>
          </w:rPr>
          <w:instrText xml:space="preserve"> PAGEREF _Toc379212226 \h </w:instrText>
        </w:r>
        <w:r w:rsidR="00C3237B">
          <w:rPr>
            <w:noProof/>
            <w:webHidden/>
          </w:rPr>
        </w:r>
        <w:r w:rsidR="00C3237B">
          <w:rPr>
            <w:noProof/>
            <w:webHidden/>
          </w:rPr>
          <w:fldChar w:fldCharType="separate"/>
        </w:r>
        <w:r w:rsidR="00C3237B">
          <w:rPr>
            <w:noProof/>
            <w:webHidden/>
          </w:rPr>
          <w:t>17</w:t>
        </w:r>
        <w:r w:rsidR="00C3237B">
          <w:rPr>
            <w:noProof/>
            <w:webHidden/>
          </w:rPr>
          <w:fldChar w:fldCharType="end"/>
        </w:r>
      </w:hyperlink>
    </w:p>
    <w:p w:rsidR="00C3237B" w:rsidRDefault="002D7CF7">
      <w:pPr>
        <w:pStyle w:val="TOC1"/>
        <w:rPr>
          <w:rFonts w:eastAsiaTheme="minorEastAsia"/>
          <w:b w:val="0"/>
          <w:noProof/>
          <w:sz w:val="22"/>
          <w:szCs w:val="22"/>
          <w:lang w:eastAsia="en-AU"/>
        </w:rPr>
      </w:pPr>
      <w:hyperlink w:anchor="_Toc379212227" w:history="1">
        <w:r w:rsidR="00C3237B" w:rsidRPr="00903D15">
          <w:rPr>
            <w:rStyle w:val="Hyperlink"/>
            <w:noProof/>
          </w:rPr>
          <w:t>6</w:t>
        </w:r>
        <w:r w:rsidR="00C3237B">
          <w:rPr>
            <w:rFonts w:eastAsiaTheme="minorEastAsia"/>
            <w:b w:val="0"/>
            <w:noProof/>
            <w:sz w:val="22"/>
            <w:szCs w:val="22"/>
            <w:lang w:eastAsia="en-AU"/>
          </w:rPr>
          <w:tab/>
        </w:r>
        <w:r w:rsidR="00C3237B" w:rsidRPr="00903D15">
          <w:rPr>
            <w:rStyle w:val="Hyperlink"/>
            <w:noProof/>
          </w:rPr>
          <w:t>Name Server Set Commands</w:t>
        </w:r>
        <w:r w:rsidR="00C3237B">
          <w:rPr>
            <w:noProof/>
            <w:webHidden/>
          </w:rPr>
          <w:tab/>
        </w:r>
        <w:r w:rsidR="00C3237B">
          <w:rPr>
            <w:noProof/>
            <w:webHidden/>
          </w:rPr>
          <w:fldChar w:fldCharType="begin"/>
        </w:r>
        <w:r w:rsidR="00C3237B">
          <w:rPr>
            <w:noProof/>
            <w:webHidden/>
          </w:rPr>
          <w:instrText xml:space="preserve"> PAGEREF _Toc379212227 \h </w:instrText>
        </w:r>
        <w:r w:rsidR="00C3237B">
          <w:rPr>
            <w:noProof/>
            <w:webHidden/>
          </w:rPr>
        </w:r>
        <w:r w:rsidR="00C3237B">
          <w:rPr>
            <w:noProof/>
            <w:webHidden/>
          </w:rPr>
          <w:fldChar w:fldCharType="separate"/>
        </w:r>
        <w:r w:rsidR="00C3237B">
          <w:rPr>
            <w:noProof/>
            <w:webHidden/>
          </w:rPr>
          <w:t>21</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28" w:history="1">
        <w:r w:rsidR="00C3237B" w:rsidRPr="00903D15">
          <w:rPr>
            <w:rStyle w:val="Hyperlink"/>
            <w:noProof/>
          </w:rPr>
          <w:t>6.1</w:t>
        </w:r>
        <w:r w:rsidR="00C3237B">
          <w:rPr>
            <w:rFonts w:eastAsiaTheme="minorEastAsia"/>
            <w:noProof/>
            <w:sz w:val="22"/>
            <w:szCs w:val="22"/>
            <w:lang w:eastAsia="en-AU"/>
          </w:rPr>
          <w:tab/>
        </w:r>
        <w:r w:rsidR="00C3237B" w:rsidRPr="00903D15">
          <w:rPr>
            <w:rStyle w:val="Hyperlink"/>
            <w:noProof/>
          </w:rPr>
          <w:t>Name Server Set Get Command</w:t>
        </w:r>
        <w:r w:rsidR="00C3237B">
          <w:rPr>
            <w:noProof/>
            <w:webHidden/>
          </w:rPr>
          <w:tab/>
        </w:r>
        <w:r w:rsidR="00C3237B">
          <w:rPr>
            <w:noProof/>
            <w:webHidden/>
          </w:rPr>
          <w:fldChar w:fldCharType="begin"/>
        </w:r>
        <w:r w:rsidR="00C3237B">
          <w:rPr>
            <w:noProof/>
            <w:webHidden/>
          </w:rPr>
          <w:instrText xml:space="preserve"> PAGEREF _Toc379212228 \h </w:instrText>
        </w:r>
        <w:r w:rsidR="00C3237B">
          <w:rPr>
            <w:noProof/>
            <w:webHidden/>
          </w:rPr>
        </w:r>
        <w:r w:rsidR="00C3237B">
          <w:rPr>
            <w:noProof/>
            <w:webHidden/>
          </w:rPr>
          <w:fldChar w:fldCharType="separate"/>
        </w:r>
        <w:r w:rsidR="00C3237B">
          <w:rPr>
            <w:noProof/>
            <w:webHidden/>
          </w:rPr>
          <w:t>21</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29" w:history="1">
        <w:r w:rsidR="00C3237B" w:rsidRPr="00903D15">
          <w:rPr>
            <w:rStyle w:val="Hyperlink"/>
            <w:noProof/>
          </w:rPr>
          <w:t>6.2</w:t>
        </w:r>
        <w:r w:rsidR="00C3237B">
          <w:rPr>
            <w:rFonts w:eastAsiaTheme="minorEastAsia"/>
            <w:noProof/>
            <w:sz w:val="22"/>
            <w:szCs w:val="22"/>
            <w:lang w:eastAsia="en-AU"/>
          </w:rPr>
          <w:tab/>
        </w:r>
        <w:r w:rsidR="00C3237B" w:rsidRPr="00903D15">
          <w:rPr>
            <w:rStyle w:val="Hyperlink"/>
            <w:noProof/>
          </w:rPr>
          <w:t>Name Server Set List Command</w:t>
        </w:r>
        <w:r w:rsidR="00C3237B">
          <w:rPr>
            <w:noProof/>
            <w:webHidden/>
          </w:rPr>
          <w:tab/>
        </w:r>
        <w:r w:rsidR="00C3237B">
          <w:rPr>
            <w:noProof/>
            <w:webHidden/>
          </w:rPr>
          <w:fldChar w:fldCharType="begin"/>
        </w:r>
        <w:r w:rsidR="00C3237B">
          <w:rPr>
            <w:noProof/>
            <w:webHidden/>
          </w:rPr>
          <w:instrText xml:space="preserve"> PAGEREF _Toc379212229 \h </w:instrText>
        </w:r>
        <w:r w:rsidR="00C3237B">
          <w:rPr>
            <w:noProof/>
            <w:webHidden/>
          </w:rPr>
        </w:r>
        <w:r w:rsidR="00C3237B">
          <w:rPr>
            <w:noProof/>
            <w:webHidden/>
          </w:rPr>
          <w:fldChar w:fldCharType="separate"/>
        </w:r>
        <w:r w:rsidR="00C3237B">
          <w:rPr>
            <w:noProof/>
            <w:webHidden/>
          </w:rPr>
          <w:t>24</w:t>
        </w:r>
        <w:r w:rsidR="00C3237B">
          <w:rPr>
            <w:noProof/>
            <w:webHidden/>
          </w:rPr>
          <w:fldChar w:fldCharType="end"/>
        </w:r>
      </w:hyperlink>
    </w:p>
    <w:p w:rsidR="00C3237B" w:rsidRDefault="002D7CF7">
      <w:pPr>
        <w:pStyle w:val="TOC1"/>
        <w:rPr>
          <w:rFonts w:eastAsiaTheme="minorEastAsia"/>
          <w:b w:val="0"/>
          <w:noProof/>
          <w:sz w:val="22"/>
          <w:szCs w:val="22"/>
          <w:lang w:eastAsia="en-AU"/>
        </w:rPr>
      </w:pPr>
      <w:hyperlink w:anchor="_Toc379212230" w:history="1">
        <w:r w:rsidR="00C3237B" w:rsidRPr="00903D15">
          <w:rPr>
            <w:rStyle w:val="Hyperlink"/>
            <w:noProof/>
          </w:rPr>
          <w:t>7</w:t>
        </w:r>
        <w:r w:rsidR="00C3237B">
          <w:rPr>
            <w:rFonts w:eastAsiaTheme="minorEastAsia"/>
            <w:b w:val="0"/>
            <w:noProof/>
            <w:sz w:val="22"/>
            <w:szCs w:val="22"/>
            <w:lang w:eastAsia="en-AU"/>
          </w:rPr>
          <w:tab/>
        </w:r>
        <w:r w:rsidR="00C3237B" w:rsidRPr="00903D15">
          <w:rPr>
            <w:rStyle w:val="Hyperlink"/>
            <w:noProof/>
          </w:rPr>
          <w:t>Plan Commands</w:t>
        </w:r>
        <w:r w:rsidR="00C3237B">
          <w:rPr>
            <w:noProof/>
            <w:webHidden/>
          </w:rPr>
          <w:tab/>
        </w:r>
        <w:r w:rsidR="00C3237B">
          <w:rPr>
            <w:noProof/>
            <w:webHidden/>
          </w:rPr>
          <w:fldChar w:fldCharType="begin"/>
        </w:r>
        <w:r w:rsidR="00C3237B">
          <w:rPr>
            <w:noProof/>
            <w:webHidden/>
          </w:rPr>
          <w:instrText xml:space="preserve"> PAGEREF _Toc379212230 \h </w:instrText>
        </w:r>
        <w:r w:rsidR="00C3237B">
          <w:rPr>
            <w:noProof/>
            <w:webHidden/>
          </w:rPr>
        </w:r>
        <w:r w:rsidR="00C3237B">
          <w:rPr>
            <w:noProof/>
            <w:webHidden/>
          </w:rPr>
          <w:fldChar w:fldCharType="separate"/>
        </w:r>
        <w:r w:rsidR="00C3237B">
          <w:rPr>
            <w:noProof/>
            <w:webHidden/>
          </w:rPr>
          <w:t>28</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31" w:history="1">
        <w:r w:rsidR="00C3237B" w:rsidRPr="00903D15">
          <w:rPr>
            <w:rStyle w:val="Hyperlink"/>
            <w:noProof/>
          </w:rPr>
          <w:t>7.1</w:t>
        </w:r>
        <w:r w:rsidR="00C3237B">
          <w:rPr>
            <w:rFonts w:eastAsiaTheme="minorEastAsia"/>
            <w:noProof/>
            <w:sz w:val="22"/>
            <w:szCs w:val="22"/>
            <w:lang w:eastAsia="en-AU"/>
          </w:rPr>
          <w:tab/>
        </w:r>
        <w:r w:rsidR="00C3237B" w:rsidRPr="00903D15">
          <w:rPr>
            <w:rStyle w:val="Hyperlink"/>
            <w:noProof/>
          </w:rPr>
          <w:t>Plan Get Command</w:t>
        </w:r>
        <w:r w:rsidR="00C3237B">
          <w:rPr>
            <w:noProof/>
            <w:webHidden/>
          </w:rPr>
          <w:tab/>
        </w:r>
        <w:r w:rsidR="00C3237B">
          <w:rPr>
            <w:noProof/>
            <w:webHidden/>
          </w:rPr>
          <w:fldChar w:fldCharType="begin"/>
        </w:r>
        <w:r w:rsidR="00C3237B">
          <w:rPr>
            <w:noProof/>
            <w:webHidden/>
          </w:rPr>
          <w:instrText xml:space="preserve"> PAGEREF _Toc379212231 \h </w:instrText>
        </w:r>
        <w:r w:rsidR="00C3237B">
          <w:rPr>
            <w:noProof/>
            <w:webHidden/>
          </w:rPr>
        </w:r>
        <w:r w:rsidR="00C3237B">
          <w:rPr>
            <w:noProof/>
            <w:webHidden/>
          </w:rPr>
          <w:fldChar w:fldCharType="separate"/>
        </w:r>
        <w:r w:rsidR="00C3237B">
          <w:rPr>
            <w:noProof/>
            <w:webHidden/>
          </w:rPr>
          <w:t>28</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32" w:history="1">
        <w:r w:rsidR="00C3237B" w:rsidRPr="00903D15">
          <w:rPr>
            <w:rStyle w:val="Hyperlink"/>
            <w:noProof/>
          </w:rPr>
          <w:t>7.2</w:t>
        </w:r>
        <w:r w:rsidR="00C3237B">
          <w:rPr>
            <w:rFonts w:eastAsiaTheme="minorEastAsia"/>
            <w:noProof/>
            <w:sz w:val="22"/>
            <w:szCs w:val="22"/>
            <w:lang w:eastAsia="en-AU"/>
          </w:rPr>
          <w:tab/>
        </w:r>
        <w:r w:rsidR="00C3237B" w:rsidRPr="00903D15">
          <w:rPr>
            <w:rStyle w:val="Hyperlink"/>
            <w:noProof/>
          </w:rPr>
          <w:t>Plan List Command</w:t>
        </w:r>
        <w:r w:rsidR="00C3237B">
          <w:rPr>
            <w:noProof/>
            <w:webHidden/>
          </w:rPr>
          <w:tab/>
        </w:r>
        <w:r w:rsidR="00C3237B">
          <w:rPr>
            <w:noProof/>
            <w:webHidden/>
          </w:rPr>
          <w:fldChar w:fldCharType="begin"/>
        </w:r>
        <w:r w:rsidR="00C3237B">
          <w:rPr>
            <w:noProof/>
            <w:webHidden/>
          </w:rPr>
          <w:instrText xml:space="preserve"> PAGEREF _Toc379212232 \h </w:instrText>
        </w:r>
        <w:r w:rsidR="00C3237B">
          <w:rPr>
            <w:noProof/>
            <w:webHidden/>
          </w:rPr>
        </w:r>
        <w:r w:rsidR="00C3237B">
          <w:rPr>
            <w:noProof/>
            <w:webHidden/>
          </w:rPr>
          <w:fldChar w:fldCharType="separate"/>
        </w:r>
        <w:r w:rsidR="00C3237B">
          <w:rPr>
            <w:noProof/>
            <w:webHidden/>
          </w:rPr>
          <w:t>32</w:t>
        </w:r>
        <w:r w:rsidR="00C3237B">
          <w:rPr>
            <w:noProof/>
            <w:webHidden/>
          </w:rPr>
          <w:fldChar w:fldCharType="end"/>
        </w:r>
      </w:hyperlink>
    </w:p>
    <w:p w:rsidR="00C3237B" w:rsidRDefault="002D7CF7">
      <w:pPr>
        <w:pStyle w:val="TOC1"/>
        <w:rPr>
          <w:rFonts w:eastAsiaTheme="minorEastAsia"/>
          <w:b w:val="0"/>
          <w:noProof/>
          <w:sz w:val="22"/>
          <w:szCs w:val="22"/>
          <w:lang w:eastAsia="en-AU"/>
        </w:rPr>
      </w:pPr>
      <w:hyperlink w:anchor="_Toc379212233" w:history="1">
        <w:r w:rsidR="00C3237B" w:rsidRPr="00903D15">
          <w:rPr>
            <w:rStyle w:val="Hyperlink"/>
            <w:noProof/>
          </w:rPr>
          <w:t>8</w:t>
        </w:r>
        <w:r w:rsidR="00C3237B">
          <w:rPr>
            <w:rFonts w:eastAsiaTheme="minorEastAsia"/>
            <w:b w:val="0"/>
            <w:noProof/>
            <w:sz w:val="22"/>
            <w:szCs w:val="22"/>
            <w:lang w:eastAsia="en-AU"/>
          </w:rPr>
          <w:tab/>
        </w:r>
        <w:r w:rsidR="00C3237B" w:rsidRPr="00903D15">
          <w:rPr>
            <w:rStyle w:val="Hyperlink"/>
            <w:noProof/>
          </w:rPr>
          <w:t>Zone Commands</w:t>
        </w:r>
        <w:r w:rsidR="00C3237B">
          <w:rPr>
            <w:noProof/>
            <w:webHidden/>
          </w:rPr>
          <w:tab/>
        </w:r>
        <w:r w:rsidR="00C3237B">
          <w:rPr>
            <w:noProof/>
            <w:webHidden/>
          </w:rPr>
          <w:fldChar w:fldCharType="begin"/>
        </w:r>
        <w:r w:rsidR="00C3237B">
          <w:rPr>
            <w:noProof/>
            <w:webHidden/>
          </w:rPr>
          <w:instrText xml:space="preserve"> PAGEREF _Toc379212233 \h </w:instrText>
        </w:r>
        <w:r w:rsidR="00C3237B">
          <w:rPr>
            <w:noProof/>
            <w:webHidden/>
          </w:rPr>
        </w:r>
        <w:r w:rsidR="00C3237B">
          <w:rPr>
            <w:noProof/>
            <w:webHidden/>
          </w:rPr>
          <w:fldChar w:fldCharType="separate"/>
        </w:r>
        <w:r w:rsidR="00C3237B">
          <w:rPr>
            <w:noProof/>
            <w:webHidden/>
          </w:rPr>
          <w:t>36</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34" w:history="1">
        <w:r w:rsidR="00C3237B" w:rsidRPr="00903D15">
          <w:rPr>
            <w:rStyle w:val="Hyperlink"/>
            <w:noProof/>
          </w:rPr>
          <w:t>8.1</w:t>
        </w:r>
        <w:r w:rsidR="00C3237B">
          <w:rPr>
            <w:rFonts w:eastAsiaTheme="minorEastAsia"/>
            <w:noProof/>
            <w:sz w:val="22"/>
            <w:szCs w:val="22"/>
            <w:lang w:eastAsia="en-AU"/>
          </w:rPr>
          <w:tab/>
        </w:r>
        <w:r w:rsidR="00C3237B" w:rsidRPr="00903D15">
          <w:rPr>
            <w:rStyle w:val="Hyperlink"/>
            <w:noProof/>
          </w:rPr>
          <w:t>Zone Get Command</w:t>
        </w:r>
        <w:r w:rsidR="00C3237B">
          <w:rPr>
            <w:noProof/>
            <w:webHidden/>
          </w:rPr>
          <w:tab/>
        </w:r>
        <w:r w:rsidR="00C3237B">
          <w:rPr>
            <w:noProof/>
            <w:webHidden/>
          </w:rPr>
          <w:fldChar w:fldCharType="begin"/>
        </w:r>
        <w:r w:rsidR="00C3237B">
          <w:rPr>
            <w:noProof/>
            <w:webHidden/>
          </w:rPr>
          <w:instrText xml:space="preserve"> PAGEREF _Toc379212234 \h </w:instrText>
        </w:r>
        <w:r w:rsidR="00C3237B">
          <w:rPr>
            <w:noProof/>
            <w:webHidden/>
          </w:rPr>
        </w:r>
        <w:r w:rsidR="00C3237B">
          <w:rPr>
            <w:noProof/>
            <w:webHidden/>
          </w:rPr>
          <w:fldChar w:fldCharType="separate"/>
        </w:r>
        <w:r w:rsidR="00C3237B">
          <w:rPr>
            <w:noProof/>
            <w:webHidden/>
          </w:rPr>
          <w:t>36</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35" w:history="1">
        <w:r w:rsidR="00C3237B" w:rsidRPr="00903D15">
          <w:rPr>
            <w:rStyle w:val="Hyperlink"/>
            <w:noProof/>
          </w:rPr>
          <w:t>8.2</w:t>
        </w:r>
        <w:r w:rsidR="00C3237B">
          <w:rPr>
            <w:rFonts w:eastAsiaTheme="minorEastAsia"/>
            <w:noProof/>
            <w:sz w:val="22"/>
            <w:szCs w:val="22"/>
            <w:lang w:eastAsia="en-AU"/>
          </w:rPr>
          <w:tab/>
        </w:r>
        <w:r w:rsidR="00C3237B" w:rsidRPr="00903D15">
          <w:rPr>
            <w:rStyle w:val="Hyperlink"/>
            <w:noProof/>
          </w:rPr>
          <w:t>Zone List Command</w:t>
        </w:r>
        <w:r w:rsidR="00C3237B">
          <w:rPr>
            <w:noProof/>
            <w:webHidden/>
          </w:rPr>
          <w:tab/>
        </w:r>
        <w:r w:rsidR="00C3237B">
          <w:rPr>
            <w:noProof/>
            <w:webHidden/>
          </w:rPr>
          <w:fldChar w:fldCharType="begin"/>
        </w:r>
        <w:r w:rsidR="00C3237B">
          <w:rPr>
            <w:noProof/>
            <w:webHidden/>
          </w:rPr>
          <w:instrText xml:space="preserve"> PAGEREF _Toc379212235 \h </w:instrText>
        </w:r>
        <w:r w:rsidR="00C3237B">
          <w:rPr>
            <w:noProof/>
            <w:webHidden/>
          </w:rPr>
        </w:r>
        <w:r w:rsidR="00C3237B">
          <w:rPr>
            <w:noProof/>
            <w:webHidden/>
          </w:rPr>
          <w:fldChar w:fldCharType="separate"/>
        </w:r>
        <w:r w:rsidR="00C3237B">
          <w:rPr>
            <w:noProof/>
            <w:webHidden/>
          </w:rPr>
          <w:t>50</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36" w:history="1">
        <w:r w:rsidR="00C3237B" w:rsidRPr="00903D15">
          <w:rPr>
            <w:rStyle w:val="Hyperlink"/>
            <w:noProof/>
          </w:rPr>
          <w:t>8.3</w:t>
        </w:r>
        <w:r w:rsidR="00C3237B">
          <w:rPr>
            <w:rFonts w:eastAsiaTheme="minorEastAsia"/>
            <w:noProof/>
            <w:sz w:val="22"/>
            <w:szCs w:val="22"/>
            <w:lang w:eastAsia="en-AU"/>
          </w:rPr>
          <w:tab/>
        </w:r>
        <w:r w:rsidR="00C3237B" w:rsidRPr="00903D15">
          <w:rPr>
            <w:rStyle w:val="Hyperlink"/>
            <w:noProof/>
          </w:rPr>
          <w:t>Zone Create Command</w:t>
        </w:r>
        <w:r w:rsidR="00C3237B">
          <w:rPr>
            <w:noProof/>
            <w:webHidden/>
          </w:rPr>
          <w:tab/>
        </w:r>
        <w:r w:rsidR="00C3237B">
          <w:rPr>
            <w:noProof/>
            <w:webHidden/>
          </w:rPr>
          <w:fldChar w:fldCharType="begin"/>
        </w:r>
        <w:r w:rsidR="00C3237B">
          <w:rPr>
            <w:noProof/>
            <w:webHidden/>
          </w:rPr>
          <w:instrText xml:space="preserve"> PAGEREF _Toc379212236 \h </w:instrText>
        </w:r>
        <w:r w:rsidR="00C3237B">
          <w:rPr>
            <w:noProof/>
            <w:webHidden/>
          </w:rPr>
        </w:r>
        <w:r w:rsidR="00C3237B">
          <w:rPr>
            <w:noProof/>
            <w:webHidden/>
          </w:rPr>
          <w:fldChar w:fldCharType="separate"/>
        </w:r>
        <w:r w:rsidR="00C3237B">
          <w:rPr>
            <w:noProof/>
            <w:webHidden/>
          </w:rPr>
          <w:t>54</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37" w:history="1">
        <w:r w:rsidR="00C3237B" w:rsidRPr="00903D15">
          <w:rPr>
            <w:rStyle w:val="Hyperlink"/>
            <w:noProof/>
          </w:rPr>
          <w:t>8.4</w:t>
        </w:r>
        <w:r w:rsidR="00C3237B">
          <w:rPr>
            <w:rFonts w:eastAsiaTheme="minorEastAsia"/>
            <w:noProof/>
            <w:sz w:val="22"/>
            <w:szCs w:val="22"/>
            <w:lang w:eastAsia="en-AU"/>
          </w:rPr>
          <w:tab/>
        </w:r>
        <w:r w:rsidR="00C3237B" w:rsidRPr="00903D15">
          <w:rPr>
            <w:rStyle w:val="Hyperlink"/>
            <w:noProof/>
          </w:rPr>
          <w:t>Zone Update Command</w:t>
        </w:r>
        <w:r w:rsidR="00C3237B">
          <w:rPr>
            <w:noProof/>
            <w:webHidden/>
          </w:rPr>
          <w:tab/>
        </w:r>
        <w:r w:rsidR="00C3237B">
          <w:rPr>
            <w:noProof/>
            <w:webHidden/>
          </w:rPr>
          <w:fldChar w:fldCharType="begin"/>
        </w:r>
        <w:r w:rsidR="00C3237B">
          <w:rPr>
            <w:noProof/>
            <w:webHidden/>
          </w:rPr>
          <w:instrText xml:space="preserve"> PAGEREF _Toc379212237 \h </w:instrText>
        </w:r>
        <w:r w:rsidR="00C3237B">
          <w:rPr>
            <w:noProof/>
            <w:webHidden/>
          </w:rPr>
        </w:r>
        <w:r w:rsidR="00C3237B">
          <w:rPr>
            <w:noProof/>
            <w:webHidden/>
          </w:rPr>
          <w:fldChar w:fldCharType="separate"/>
        </w:r>
        <w:r w:rsidR="00C3237B">
          <w:rPr>
            <w:noProof/>
            <w:webHidden/>
          </w:rPr>
          <w:t>61</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38" w:history="1">
        <w:r w:rsidR="00C3237B" w:rsidRPr="00903D15">
          <w:rPr>
            <w:rStyle w:val="Hyperlink"/>
            <w:noProof/>
          </w:rPr>
          <w:t>8.5</w:t>
        </w:r>
        <w:r w:rsidR="00C3237B">
          <w:rPr>
            <w:rFonts w:eastAsiaTheme="minorEastAsia"/>
            <w:noProof/>
            <w:sz w:val="22"/>
            <w:szCs w:val="22"/>
            <w:lang w:eastAsia="en-AU"/>
          </w:rPr>
          <w:tab/>
        </w:r>
        <w:r w:rsidR="00C3237B" w:rsidRPr="00903D15">
          <w:rPr>
            <w:rStyle w:val="Hyperlink"/>
            <w:noProof/>
          </w:rPr>
          <w:t>Zone Update Resource Records Command</w:t>
        </w:r>
        <w:r w:rsidR="00C3237B">
          <w:rPr>
            <w:noProof/>
            <w:webHidden/>
          </w:rPr>
          <w:tab/>
        </w:r>
        <w:r w:rsidR="00C3237B">
          <w:rPr>
            <w:noProof/>
            <w:webHidden/>
          </w:rPr>
          <w:fldChar w:fldCharType="begin"/>
        </w:r>
        <w:r w:rsidR="00C3237B">
          <w:rPr>
            <w:noProof/>
            <w:webHidden/>
          </w:rPr>
          <w:instrText xml:space="preserve"> PAGEREF _Toc379212238 \h </w:instrText>
        </w:r>
        <w:r w:rsidR="00C3237B">
          <w:rPr>
            <w:noProof/>
            <w:webHidden/>
          </w:rPr>
        </w:r>
        <w:r w:rsidR="00C3237B">
          <w:rPr>
            <w:noProof/>
            <w:webHidden/>
          </w:rPr>
          <w:fldChar w:fldCharType="separate"/>
        </w:r>
        <w:r w:rsidR="00C3237B">
          <w:rPr>
            <w:noProof/>
            <w:webHidden/>
          </w:rPr>
          <w:t>68</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39" w:history="1">
        <w:r w:rsidR="00C3237B" w:rsidRPr="00903D15">
          <w:rPr>
            <w:rStyle w:val="Hyperlink"/>
            <w:noProof/>
          </w:rPr>
          <w:t>8.6</w:t>
        </w:r>
        <w:r w:rsidR="00C3237B">
          <w:rPr>
            <w:rFonts w:eastAsiaTheme="minorEastAsia"/>
            <w:noProof/>
            <w:sz w:val="22"/>
            <w:szCs w:val="22"/>
            <w:lang w:eastAsia="en-AU"/>
          </w:rPr>
          <w:tab/>
        </w:r>
        <w:r w:rsidR="00C3237B" w:rsidRPr="00903D15">
          <w:rPr>
            <w:rStyle w:val="Hyperlink"/>
            <w:noProof/>
          </w:rPr>
          <w:t>Zone Delete Command</w:t>
        </w:r>
        <w:r w:rsidR="00C3237B">
          <w:rPr>
            <w:noProof/>
            <w:webHidden/>
          </w:rPr>
          <w:tab/>
        </w:r>
        <w:r w:rsidR="00C3237B">
          <w:rPr>
            <w:noProof/>
            <w:webHidden/>
          </w:rPr>
          <w:fldChar w:fldCharType="begin"/>
        </w:r>
        <w:r w:rsidR="00C3237B">
          <w:rPr>
            <w:noProof/>
            <w:webHidden/>
          </w:rPr>
          <w:instrText xml:space="preserve"> PAGEREF _Toc379212239 \h </w:instrText>
        </w:r>
        <w:r w:rsidR="00C3237B">
          <w:rPr>
            <w:noProof/>
            <w:webHidden/>
          </w:rPr>
        </w:r>
        <w:r w:rsidR="00C3237B">
          <w:rPr>
            <w:noProof/>
            <w:webHidden/>
          </w:rPr>
          <w:fldChar w:fldCharType="separate"/>
        </w:r>
        <w:r w:rsidR="00C3237B">
          <w:rPr>
            <w:noProof/>
            <w:webHidden/>
          </w:rPr>
          <w:t>76</w:t>
        </w:r>
        <w:r w:rsidR="00C3237B">
          <w:rPr>
            <w:noProof/>
            <w:webHidden/>
          </w:rPr>
          <w:fldChar w:fldCharType="end"/>
        </w:r>
      </w:hyperlink>
    </w:p>
    <w:p w:rsidR="00C3237B" w:rsidRDefault="002D7CF7">
      <w:pPr>
        <w:pStyle w:val="TOC2"/>
        <w:rPr>
          <w:rFonts w:eastAsiaTheme="minorEastAsia"/>
          <w:noProof/>
          <w:sz w:val="22"/>
          <w:szCs w:val="22"/>
          <w:lang w:eastAsia="en-AU"/>
        </w:rPr>
      </w:pPr>
      <w:hyperlink w:anchor="_Toc379212240" w:history="1">
        <w:r w:rsidR="00C3237B" w:rsidRPr="00903D15">
          <w:rPr>
            <w:rStyle w:val="Hyperlink"/>
            <w:noProof/>
          </w:rPr>
          <w:t>8.7</w:t>
        </w:r>
        <w:r w:rsidR="00C3237B">
          <w:rPr>
            <w:rFonts w:eastAsiaTheme="minorEastAsia"/>
            <w:noProof/>
            <w:sz w:val="22"/>
            <w:szCs w:val="22"/>
            <w:lang w:eastAsia="en-AU"/>
          </w:rPr>
          <w:tab/>
        </w:r>
        <w:r w:rsidR="00C3237B" w:rsidRPr="00903D15">
          <w:rPr>
            <w:rStyle w:val="Hyperlink"/>
            <w:noProof/>
          </w:rPr>
          <w:t>Zone Get Query Usage Command</w:t>
        </w:r>
        <w:r w:rsidR="00C3237B">
          <w:rPr>
            <w:noProof/>
            <w:webHidden/>
          </w:rPr>
          <w:tab/>
        </w:r>
        <w:r w:rsidR="00C3237B">
          <w:rPr>
            <w:noProof/>
            <w:webHidden/>
          </w:rPr>
          <w:fldChar w:fldCharType="begin"/>
        </w:r>
        <w:r w:rsidR="00C3237B">
          <w:rPr>
            <w:noProof/>
            <w:webHidden/>
          </w:rPr>
          <w:instrText xml:space="preserve"> PAGEREF _Toc379212240 \h </w:instrText>
        </w:r>
        <w:r w:rsidR="00C3237B">
          <w:rPr>
            <w:noProof/>
            <w:webHidden/>
          </w:rPr>
        </w:r>
        <w:r w:rsidR="00C3237B">
          <w:rPr>
            <w:noProof/>
            <w:webHidden/>
          </w:rPr>
          <w:fldChar w:fldCharType="separate"/>
        </w:r>
        <w:r w:rsidR="00C3237B">
          <w:rPr>
            <w:noProof/>
            <w:webHidden/>
          </w:rPr>
          <w:t>78</w:t>
        </w:r>
        <w:r w:rsidR="00C3237B">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9" w:name="_Toc379212210"/>
      <w:r>
        <w:lastRenderedPageBreak/>
        <w:t>Introduction</w:t>
      </w:r>
      <w:bookmarkEnd w:id="9"/>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0" w:name="_Toc379212211"/>
      <w:r>
        <w:lastRenderedPageBreak/>
        <w:t>General</w:t>
      </w:r>
      <w:bookmarkEnd w:id="10"/>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1" w:name="_Toc379212212"/>
      <w:r>
        <w:t>Data Types</w:t>
      </w:r>
      <w:bookmarkEnd w:id="11"/>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2" w:name="_Toc379212213"/>
      <w:r>
        <w:lastRenderedPageBreak/>
        <w:t>Protocol Overview</w:t>
      </w:r>
      <w:bookmarkEnd w:id="12"/>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 For objects all fields are returned, however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13" w:name="_Toc379212214"/>
      <w:r>
        <w:t>Authentication</w:t>
      </w:r>
      <w:bookmarkEnd w:id="13"/>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proofErr w:type="gramStart"/>
      <w:r>
        <w:t>as</w:t>
      </w:r>
      <w:proofErr w:type="gramEnd"/>
      <w:r>
        <w:t xml:space="preserve">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w:t>
      </w:r>
      <w:proofErr w:type="gramStart"/>
      <w:r w:rsidR="00B001D7">
        <w:t xml:space="preserve">of  </w:t>
      </w:r>
      <w:r>
        <w:t>which</w:t>
      </w:r>
      <w:proofErr w:type="gramEnd"/>
      <w:r>
        <w:t xml:space="preserve">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14" w:name="_Toc379212215"/>
      <w:r>
        <w:t>Update Version Check</w:t>
      </w:r>
      <w:bookmarkEnd w:id="14"/>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w:t>
      </w:r>
      <w:r>
        <w:lastRenderedPageBreak/>
        <w:t>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w:t>
      </w:r>
      <w:proofErr w:type="gramStart"/>
      <w:r>
        <w:t>in a concurrent modification error</w:t>
      </w:r>
      <w:r w:rsidR="00282022">
        <w:t>s</w:t>
      </w:r>
      <w:proofErr w:type="gramEnd"/>
      <w:r>
        <w:t xml:space="preserve"> if you are attempting to modify the same object on multiple connections at the same time (which should always be avoided).</w:t>
      </w:r>
    </w:p>
    <w:p w:rsidR="003A30DE" w:rsidRDefault="003A30DE" w:rsidP="003A30DE">
      <w:pPr>
        <w:pStyle w:val="Heading2"/>
      </w:pPr>
      <w:bookmarkStart w:id="15" w:name="_Toc379212216"/>
      <w:r>
        <w:t>E-Tag Evaluation</w:t>
      </w:r>
      <w:bookmarkEnd w:id="15"/>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16" w:name="_Toc379212217"/>
      <w:r>
        <w:t>General Request Headers</w:t>
      </w:r>
      <w:bookmarkEnd w:id="16"/>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17" w:name="_Toc379212218"/>
      <w:r>
        <w:lastRenderedPageBreak/>
        <w:t>General Response Headers</w:t>
      </w:r>
      <w:bookmarkEnd w:id="17"/>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18" w:name="_Toc379212219"/>
      <w:r>
        <w:t>Errors and Failures</w:t>
      </w:r>
      <w:bookmarkEnd w:id="18"/>
    </w:p>
    <w:p w:rsidR="00323508" w:rsidRDefault="00166EB9" w:rsidP="00323508">
      <w:r w:rsidRPr="00166EB9">
        <w:t xml:space="preserve">If any command encounters an error a HTTP status code </w:t>
      </w:r>
      <w:r w:rsidR="00117D02" w:rsidRPr="00166EB9">
        <w:t xml:space="preserve">will be returned </w:t>
      </w:r>
      <w:r w:rsidRPr="00166EB9">
        <w:t xml:space="preserve">indicating the nature of the </w:t>
      </w:r>
      <w:proofErr w:type="gramStart"/>
      <w:r w:rsidRPr="00166EB9">
        <w:t xml:space="preserve">error </w:t>
      </w:r>
      <w:r w:rsidR="00117D02">
        <w:t>,</w:t>
      </w:r>
      <w:proofErr w:type="gramEnd"/>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w:t>
      </w:r>
      <w:proofErr w:type="gramStart"/>
      <w:r>
        <w:t>error</w:t>
      </w:r>
      <w:proofErr w:type="gramEnd"/>
      <w:r>
        <w:t>" : {</w:t>
      </w:r>
    </w:p>
    <w:p w:rsidR="00166EB9" w:rsidRDefault="00166EB9" w:rsidP="00B548AE">
      <w:pPr>
        <w:pStyle w:val="Code"/>
      </w:pPr>
      <w:r>
        <w:t xml:space="preserve">    "</w:t>
      </w:r>
      <w:proofErr w:type="gramStart"/>
      <w:r>
        <w:t>message</w:t>
      </w:r>
      <w:proofErr w:type="gramEnd"/>
      <w:r>
        <w:t>"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9" w:name="_Toc379212220"/>
      <w:r>
        <w:lastRenderedPageBreak/>
        <w:t>Account Commands</w:t>
      </w:r>
      <w:bookmarkEnd w:id="19"/>
    </w:p>
    <w:p w:rsidR="00BB2638" w:rsidRDefault="00BB2638" w:rsidP="00BB2638">
      <w:pPr>
        <w:pStyle w:val="Heading2"/>
      </w:pPr>
      <w:bookmarkStart w:id="20" w:name="_Toc379212221"/>
      <w:r>
        <w:t>Account Get Command</w:t>
      </w:r>
      <w:bookmarkEnd w:id="20"/>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w:t>
      </w:r>
      <w:proofErr w:type="gramStart"/>
      <w:r>
        <w:t>account</w:t>
      </w:r>
      <w:proofErr w:type="gramEnd"/>
      <w:r>
        <w:t>" : {</w:t>
      </w:r>
    </w:p>
    <w:p w:rsidR="00831884" w:rsidRDefault="00831884" w:rsidP="00831884">
      <w:pPr>
        <w:pStyle w:val="Code"/>
      </w:pPr>
      <w:r>
        <w:t xml:space="preserve">    "@uri</w:t>
      </w:r>
      <w:proofErr w:type="gramStart"/>
      <w:r>
        <w:t>" :</w:t>
      </w:r>
      <w:proofErr w:type="gramEnd"/>
      <w:r>
        <w:t xml:space="preserve"> "https://api.discoverydns.com/accounts/3386a608-07ba-4a01-bb64-648205b8153b",</w:t>
      </w:r>
    </w:p>
    <w:p w:rsidR="00831884" w:rsidRDefault="00831884" w:rsidP="00831884">
      <w:pPr>
        <w:pStyle w:val="Code"/>
      </w:pPr>
      <w:r>
        <w:t xml:space="preserve">    "</w:t>
      </w:r>
      <w:proofErr w:type="gramStart"/>
      <w:r>
        <w:t>id</w:t>
      </w:r>
      <w:proofErr w:type="gramEnd"/>
      <w:r>
        <w:t>" : "3386a608-07ba-4a01-bb64-648205b8153b",</w:t>
      </w:r>
    </w:p>
    <w:p w:rsidR="00831884" w:rsidRDefault="00831884" w:rsidP="00831884">
      <w:pPr>
        <w:pStyle w:val="Code"/>
      </w:pPr>
      <w:r>
        <w:t xml:space="preserve">    "</w:t>
      </w:r>
      <w:proofErr w:type="gramStart"/>
      <w:r>
        <w:t>version</w:t>
      </w:r>
      <w:proofErr w:type="gramEnd"/>
      <w:r>
        <w:t>" : 0,</w:t>
      </w:r>
    </w:p>
    <w:p w:rsidR="00831884" w:rsidRDefault="00831884" w:rsidP="00831884">
      <w:pPr>
        <w:pStyle w:val="Code"/>
      </w:pPr>
      <w:r>
        <w:t xml:space="preserve">    "</w:t>
      </w:r>
      <w:proofErr w:type="gramStart"/>
      <w:r>
        <w:t>name</w:t>
      </w:r>
      <w:proofErr w:type="gramEnd"/>
      <w:r>
        <w:t>" : "Testing Account-_0.3",</w:t>
      </w:r>
    </w:p>
    <w:p w:rsidR="00831884" w:rsidRDefault="00831884" w:rsidP="00831884">
      <w:pPr>
        <w:pStyle w:val="Code"/>
      </w:pPr>
      <w:r>
        <w:t xml:space="preserve">    "</w:t>
      </w:r>
      <w:proofErr w:type="gramStart"/>
      <w:r>
        <w:t>identifier</w:t>
      </w:r>
      <w:proofErr w:type="gramEnd"/>
      <w:r>
        <w:t>" : "testing-acc_ou.nt3",</w:t>
      </w:r>
    </w:p>
    <w:p w:rsidR="00831884" w:rsidRDefault="00831884" w:rsidP="00831884">
      <w:pPr>
        <w:pStyle w:val="Code"/>
      </w:pPr>
      <w:r>
        <w:t xml:space="preserve">    "</w:t>
      </w:r>
      <w:proofErr w:type="gramStart"/>
      <w:r>
        <w:t>status</w:t>
      </w:r>
      <w:proofErr w:type="gramEnd"/>
      <w:r>
        <w:t>" : "active",</w:t>
      </w:r>
    </w:p>
    <w:p w:rsidR="00831884" w:rsidRDefault="00831884" w:rsidP="00831884">
      <w:pPr>
        <w:pStyle w:val="Code"/>
      </w:pPr>
      <w:r>
        <w:t xml:space="preserve">    "</w:t>
      </w:r>
      <w:proofErr w:type="gramStart"/>
      <w:r>
        <w:t>currency</w:t>
      </w:r>
      <w:proofErr w:type="gramEnd"/>
      <w:r>
        <w:t>" : "AUD",</w:t>
      </w:r>
    </w:p>
    <w:p w:rsidR="00831884" w:rsidRDefault="00831884" w:rsidP="00831884">
      <w:pPr>
        <w:pStyle w:val="Code"/>
      </w:pPr>
      <w:r>
        <w:t xml:space="preserve">    "</w:t>
      </w:r>
      <w:proofErr w:type="gramStart"/>
      <w:r>
        <w:t>minimumCommitment</w:t>
      </w:r>
      <w:proofErr w:type="gramEnd"/>
      <w:r>
        <w:t>" : 3.0,</w:t>
      </w:r>
    </w:p>
    <w:p w:rsidR="00831884" w:rsidRDefault="00831884" w:rsidP="00831884">
      <w:pPr>
        <w:pStyle w:val="Code"/>
      </w:pPr>
      <w:r>
        <w:t xml:space="preserve">    "</w:t>
      </w:r>
      <w:proofErr w:type="gramStart"/>
      <w:r>
        <w:t>minimumCommitmentStartDate</w:t>
      </w:r>
      <w:proofErr w:type="gramEnd"/>
      <w:r>
        <w:t>" : "2013-10-07T01:39:22.194",</w:t>
      </w:r>
    </w:p>
    <w:p w:rsidR="00831884" w:rsidRDefault="00831884" w:rsidP="00831884">
      <w:pPr>
        <w:pStyle w:val="Code"/>
      </w:pPr>
      <w:r>
        <w:t xml:space="preserve">    "</w:t>
      </w:r>
      <w:proofErr w:type="gramStart"/>
      <w:r>
        <w:t>createDate</w:t>
      </w:r>
      <w:proofErr w:type="gramEnd"/>
      <w:r>
        <w:t>" : "2013-10-07T01:39:22.194",</w:t>
      </w:r>
    </w:p>
    <w:p w:rsidR="00831884" w:rsidRDefault="00831884" w:rsidP="00831884">
      <w:pPr>
        <w:pStyle w:val="Code"/>
      </w:pPr>
      <w:r>
        <w:t xml:space="preserve">    "</w:t>
      </w:r>
      <w:proofErr w:type="gramStart"/>
      <w:r>
        <w:t>createAccountId</w:t>
      </w:r>
      <w:proofErr w:type="gramEnd"/>
      <w:r>
        <w:t>" : "f73af262-9531-11e2-9b25-2809b571161a",</w:t>
      </w:r>
    </w:p>
    <w:p w:rsidR="00831884" w:rsidRDefault="00831884" w:rsidP="00831884">
      <w:pPr>
        <w:pStyle w:val="Code"/>
      </w:pPr>
      <w:r>
        <w:t xml:space="preserve">    "</w:t>
      </w:r>
      <w:proofErr w:type="gramStart"/>
      <w:r>
        <w:t>createAccountIdentifier</w:t>
      </w:r>
      <w:proofErr w:type="gramEnd"/>
      <w:r>
        <w:t>" : "system",</w:t>
      </w:r>
    </w:p>
    <w:p w:rsidR="00831884" w:rsidRDefault="00831884" w:rsidP="00831884">
      <w:pPr>
        <w:pStyle w:val="Code"/>
      </w:pPr>
      <w:r>
        <w:t xml:space="preserve">    "</w:t>
      </w:r>
      <w:proofErr w:type="gramStart"/>
      <w:r>
        <w:t>createUserId</w:t>
      </w:r>
      <w:proofErr w:type="gramEnd"/>
      <w:r>
        <w:t>" : "ed848682-c1d9-11e2-86bc-e9b9e1409c4c",</w:t>
      </w:r>
    </w:p>
    <w:p w:rsidR="00831884" w:rsidRDefault="00831884" w:rsidP="00831884">
      <w:pPr>
        <w:pStyle w:val="Code"/>
      </w:pPr>
      <w:r>
        <w:t xml:space="preserve">    "</w:t>
      </w:r>
      <w:proofErr w:type="gramStart"/>
      <w:r>
        <w:t>createUserName</w:t>
      </w:r>
      <w:proofErr w:type="gramEnd"/>
      <w:r>
        <w:t>" : "System Admin",</w:t>
      </w:r>
    </w:p>
    <w:p w:rsidR="00831884" w:rsidRDefault="00831884" w:rsidP="00831884">
      <w:pPr>
        <w:pStyle w:val="Code"/>
      </w:pPr>
      <w:r>
        <w:t xml:space="preserve">    "</w:t>
      </w:r>
      <w:proofErr w:type="gramStart"/>
      <w:r>
        <w:t>lastUpdateDate</w:t>
      </w:r>
      <w:proofErr w:type="gramEnd"/>
      <w:r>
        <w:t>" : "2013-10-07T01:39:22.194",</w:t>
      </w:r>
    </w:p>
    <w:p w:rsidR="00831884" w:rsidRDefault="00831884" w:rsidP="00831884">
      <w:pPr>
        <w:pStyle w:val="Code"/>
      </w:pPr>
      <w:r>
        <w:t xml:space="preserve">    "</w:t>
      </w:r>
      <w:proofErr w:type="gramStart"/>
      <w:r>
        <w:t>lastUpdateAccountId</w:t>
      </w:r>
      <w:proofErr w:type="gramEnd"/>
      <w:r>
        <w:t>" : "f73af262-9531-11e2-9b25-2809b571161a",</w:t>
      </w:r>
    </w:p>
    <w:p w:rsidR="00831884" w:rsidRDefault="00831884" w:rsidP="00831884">
      <w:pPr>
        <w:pStyle w:val="Code"/>
      </w:pPr>
      <w:r>
        <w:t xml:space="preserve">    "</w:t>
      </w:r>
      <w:proofErr w:type="gramStart"/>
      <w:r>
        <w:t>lastUpdateAccountIdentifier</w:t>
      </w:r>
      <w:proofErr w:type="gramEnd"/>
      <w:r>
        <w:t>" : "system",</w:t>
      </w:r>
    </w:p>
    <w:p w:rsidR="00831884" w:rsidRDefault="00831884" w:rsidP="00831884">
      <w:pPr>
        <w:pStyle w:val="Code"/>
      </w:pPr>
      <w:r>
        <w:t xml:space="preserve">    "</w:t>
      </w:r>
      <w:proofErr w:type="gramStart"/>
      <w:r>
        <w:t>lastUpdateUserId</w:t>
      </w:r>
      <w:proofErr w:type="gramEnd"/>
      <w:r>
        <w:t>" : "ed848682-c1d9-11e2-86bc-e9b9e1409c4c",</w:t>
      </w:r>
    </w:p>
    <w:p w:rsidR="00831884" w:rsidRDefault="00831884" w:rsidP="00831884">
      <w:pPr>
        <w:pStyle w:val="Code"/>
      </w:pPr>
      <w:r>
        <w:t xml:space="preserve">    "</w:t>
      </w:r>
      <w:proofErr w:type="gramStart"/>
      <w:r>
        <w:t>lastUpdateUserName</w:t>
      </w:r>
      <w:proofErr w:type="gramEnd"/>
      <w:r>
        <w:t>"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21" w:name="_Toc379212222"/>
      <w:r>
        <w:lastRenderedPageBreak/>
        <w:t>User Commands</w:t>
      </w:r>
      <w:bookmarkEnd w:id="21"/>
    </w:p>
    <w:p w:rsidR="00323508" w:rsidRDefault="008A0F29" w:rsidP="008A0F29">
      <w:pPr>
        <w:pStyle w:val="Heading2"/>
      </w:pPr>
      <w:bookmarkStart w:id="22" w:name="_Toc379212223"/>
      <w:r>
        <w:t>User Get Command</w:t>
      </w:r>
      <w:bookmarkEnd w:id="22"/>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w:t>
      </w:r>
      <w:proofErr w:type="gramStart"/>
      <w:r>
        <w:t>user</w:t>
      </w:r>
      <w:proofErr w:type="gramEnd"/>
      <w:r>
        <w:t>" : {</w:t>
      </w:r>
    </w:p>
    <w:p w:rsidR="008A0F29" w:rsidRDefault="008A0F29" w:rsidP="008A0F29">
      <w:pPr>
        <w:pStyle w:val="Code"/>
      </w:pPr>
      <w:r>
        <w:t xml:space="preserve">    "@uri</w:t>
      </w:r>
      <w:proofErr w:type="gramStart"/>
      <w:r>
        <w:t>" :</w:t>
      </w:r>
      <w:proofErr w:type="gramEnd"/>
      <w:r>
        <w:t xml:space="preserve"> "https://api.discoverydns.com/users/273cf562-da2e-4f3d-82b7-f13e4e374b1f",</w:t>
      </w:r>
    </w:p>
    <w:p w:rsidR="008A0F29" w:rsidRDefault="008A0F29" w:rsidP="008A0F29">
      <w:pPr>
        <w:pStyle w:val="Code"/>
      </w:pPr>
      <w:r>
        <w:t xml:space="preserve">    "</w:t>
      </w:r>
      <w:proofErr w:type="gramStart"/>
      <w:r>
        <w:t>id</w:t>
      </w:r>
      <w:proofErr w:type="gramEnd"/>
      <w:r>
        <w:t>" : "273cf562-da2e-4f3d-82b7-f13e4e374b1f",</w:t>
      </w:r>
    </w:p>
    <w:p w:rsidR="008A0F29" w:rsidRDefault="008A0F29" w:rsidP="008A0F29">
      <w:pPr>
        <w:pStyle w:val="Code"/>
      </w:pPr>
      <w:r>
        <w:t xml:space="preserve">    "</w:t>
      </w:r>
      <w:proofErr w:type="gramStart"/>
      <w:r>
        <w:t>version</w:t>
      </w:r>
      <w:proofErr w:type="gramEnd"/>
      <w:r>
        <w:t>" : 0,</w:t>
      </w:r>
    </w:p>
    <w:p w:rsidR="008A0F29" w:rsidRDefault="008A0F29" w:rsidP="008A0F29">
      <w:pPr>
        <w:pStyle w:val="Code"/>
      </w:pPr>
      <w:r>
        <w:t xml:space="preserve">    "</w:t>
      </w:r>
      <w:proofErr w:type="gramStart"/>
      <w:r>
        <w:t>username</w:t>
      </w:r>
      <w:proofErr w:type="gramEnd"/>
      <w:r>
        <w:t>" : "test-ing_us.er4",</w:t>
      </w:r>
    </w:p>
    <w:p w:rsidR="008A0F29" w:rsidRDefault="008A0F29" w:rsidP="008A0F29">
      <w:pPr>
        <w:pStyle w:val="Code"/>
      </w:pPr>
      <w:r>
        <w:t xml:space="preserve">    "</w:t>
      </w:r>
      <w:proofErr w:type="gramStart"/>
      <w:r>
        <w:t>status</w:t>
      </w:r>
      <w:proofErr w:type="gramEnd"/>
      <w:r>
        <w:t>" : "active",</w:t>
      </w:r>
    </w:p>
    <w:p w:rsidR="008A0F29" w:rsidRDefault="008A0F29" w:rsidP="008A0F29">
      <w:pPr>
        <w:pStyle w:val="Code"/>
      </w:pPr>
      <w:r>
        <w:t xml:space="preserve">    "</w:t>
      </w:r>
      <w:proofErr w:type="gramStart"/>
      <w:r>
        <w:t>name</w:t>
      </w:r>
      <w:proofErr w:type="gramEnd"/>
      <w:r>
        <w:t>" : "Testing Us.e-_r4",</w:t>
      </w:r>
    </w:p>
    <w:p w:rsidR="008A0F29" w:rsidRDefault="008A0F29" w:rsidP="008A0F29">
      <w:pPr>
        <w:pStyle w:val="Code"/>
      </w:pPr>
      <w:r>
        <w:t xml:space="preserve">    "</w:t>
      </w:r>
      <w:proofErr w:type="gramStart"/>
      <w:r>
        <w:t>email</w:t>
      </w:r>
      <w:proofErr w:type="gramEnd"/>
      <w:r>
        <w:t>" : "testing-user4@example.com",</w:t>
      </w:r>
    </w:p>
    <w:p w:rsidR="008A0F29" w:rsidRDefault="008A0F29" w:rsidP="008A0F29">
      <w:pPr>
        <w:pStyle w:val="Code"/>
      </w:pPr>
      <w:r>
        <w:t xml:space="preserve">    "</w:t>
      </w:r>
      <w:proofErr w:type="gramStart"/>
      <w:r>
        <w:t>passwordExpireDate</w:t>
      </w:r>
      <w:proofErr w:type="gramEnd"/>
      <w:r>
        <w:t>" : "2013-10-07T03:51:31.455",</w:t>
      </w:r>
    </w:p>
    <w:p w:rsidR="008A0F29" w:rsidRDefault="008A0F29" w:rsidP="008A0F29">
      <w:pPr>
        <w:pStyle w:val="Code"/>
      </w:pPr>
      <w:r>
        <w:t xml:space="preserve">    "</w:t>
      </w:r>
      <w:proofErr w:type="gramStart"/>
      <w:r>
        <w:t>sponsorAccountId</w:t>
      </w:r>
      <w:proofErr w:type="gramEnd"/>
      <w:r>
        <w:t>" : "f73af262-9531-11e2-9b25-2809b571161a",</w:t>
      </w:r>
    </w:p>
    <w:p w:rsidR="008A0F29" w:rsidRDefault="008A0F29" w:rsidP="008A0F29">
      <w:pPr>
        <w:pStyle w:val="Code"/>
      </w:pPr>
      <w:r>
        <w:t xml:space="preserve">    "</w:t>
      </w:r>
      <w:proofErr w:type="gramStart"/>
      <w:r>
        <w:t>sponsorAccountIdentifier</w:t>
      </w:r>
      <w:proofErr w:type="gramEnd"/>
      <w:r>
        <w:t>" : "system",</w:t>
      </w:r>
    </w:p>
    <w:p w:rsidR="008A0F29" w:rsidRDefault="008A0F29" w:rsidP="008A0F29">
      <w:pPr>
        <w:pStyle w:val="Code"/>
      </w:pPr>
      <w:r>
        <w:t xml:space="preserve">    "</w:t>
      </w:r>
      <w:proofErr w:type="gramStart"/>
      <w:r>
        <w:t>createDate</w:t>
      </w:r>
      <w:proofErr w:type="gramEnd"/>
      <w:r>
        <w:t>" : "2013-10-07T03:51:31.455",</w:t>
      </w:r>
    </w:p>
    <w:p w:rsidR="008A0F29" w:rsidRDefault="008A0F29" w:rsidP="008A0F29">
      <w:pPr>
        <w:pStyle w:val="Code"/>
      </w:pPr>
      <w:r>
        <w:t xml:space="preserve">    "</w:t>
      </w:r>
      <w:proofErr w:type="gramStart"/>
      <w:r>
        <w:t>createAccountId</w:t>
      </w:r>
      <w:proofErr w:type="gramEnd"/>
      <w:r>
        <w:t>" : "f73af262-9531-11e2-9b25-2809b571161a",</w:t>
      </w:r>
    </w:p>
    <w:p w:rsidR="008A0F29" w:rsidRDefault="008A0F29" w:rsidP="008A0F29">
      <w:pPr>
        <w:pStyle w:val="Code"/>
      </w:pPr>
      <w:r>
        <w:lastRenderedPageBreak/>
        <w:t xml:space="preserve">    "</w:t>
      </w:r>
      <w:proofErr w:type="gramStart"/>
      <w:r>
        <w:t>createAccountIdentifier</w:t>
      </w:r>
      <w:proofErr w:type="gramEnd"/>
      <w:r>
        <w:t>" : "system",</w:t>
      </w:r>
    </w:p>
    <w:p w:rsidR="008A0F29" w:rsidRDefault="008A0F29" w:rsidP="008A0F29">
      <w:pPr>
        <w:pStyle w:val="Code"/>
      </w:pPr>
      <w:r>
        <w:t xml:space="preserve">    "</w:t>
      </w:r>
      <w:proofErr w:type="gramStart"/>
      <w:r>
        <w:t>createUserId</w:t>
      </w:r>
      <w:proofErr w:type="gramEnd"/>
      <w:r>
        <w:t>" : "ed848682-c1d9-11e2-86bc-e9b9e1409c4c",</w:t>
      </w:r>
    </w:p>
    <w:p w:rsidR="008A0F29" w:rsidRDefault="008A0F29" w:rsidP="008A0F29">
      <w:pPr>
        <w:pStyle w:val="Code"/>
      </w:pPr>
      <w:r>
        <w:t xml:space="preserve">    "</w:t>
      </w:r>
      <w:proofErr w:type="gramStart"/>
      <w:r>
        <w:t>createUserName</w:t>
      </w:r>
      <w:proofErr w:type="gramEnd"/>
      <w:r>
        <w:t>" : "System Admin",</w:t>
      </w:r>
    </w:p>
    <w:p w:rsidR="008A0F29" w:rsidRDefault="008A0F29" w:rsidP="008A0F29">
      <w:pPr>
        <w:pStyle w:val="Code"/>
      </w:pPr>
      <w:r>
        <w:t xml:space="preserve">    "</w:t>
      </w:r>
      <w:proofErr w:type="gramStart"/>
      <w:r>
        <w:t>lastUpdateDate</w:t>
      </w:r>
      <w:proofErr w:type="gramEnd"/>
      <w:r>
        <w:t>" : "2013-10-07T03:51:31.455",</w:t>
      </w:r>
    </w:p>
    <w:p w:rsidR="008A0F29" w:rsidRDefault="008A0F29" w:rsidP="008A0F29">
      <w:pPr>
        <w:pStyle w:val="Code"/>
      </w:pPr>
      <w:r>
        <w:t xml:space="preserve">    "</w:t>
      </w:r>
      <w:proofErr w:type="gramStart"/>
      <w:r>
        <w:t>lastUpdateAccountId</w:t>
      </w:r>
      <w:proofErr w:type="gramEnd"/>
      <w:r>
        <w:t>" : "f73af262-9531-11e2-9b25-2809b571161a",</w:t>
      </w:r>
    </w:p>
    <w:p w:rsidR="008A0F29" w:rsidRDefault="008A0F29" w:rsidP="008A0F29">
      <w:pPr>
        <w:pStyle w:val="Code"/>
      </w:pPr>
      <w:r>
        <w:t xml:space="preserve">    "</w:t>
      </w:r>
      <w:proofErr w:type="gramStart"/>
      <w:r>
        <w:t>lastUpdateAccountIdentifier</w:t>
      </w:r>
      <w:proofErr w:type="gramEnd"/>
      <w:r>
        <w:t>" : "system",</w:t>
      </w:r>
    </w:p>
    <w:p w:rsidR="008A0F29" w:rsidRDefault="008A0F29" w:rsidP="008A0F29">
      <w:pPr>
        <w:pStyle w:val="Code"/>
      </w:pPr>
      <w:r>
        <w:t xml:space="preserve">    "</w:t>
      </w:r>
      <w:proofErr w:type="gramStart"/>
      <w:r>
        <w:t>lastUpdateUserId</w:t>
      </w:r>
      <w:proofErr w:type="gramEnd"/>
      <w:r>
        <w:t>" : "ed848682-c1d9-11e2-86bc-e9b9e1409c4c",</w:t>
      </w:r>
    </w:p>
    <w:p w:rsidR="008A0F29" w:rsidRDefault="008A0F29" w:rsidP="008A0F29">
      <w:pPr>
        <w:pStyle w:val="Code"/>
      </w:pPr>
      <w:r>
        <w:t xml:space="preserve">    "</w:t>
      </w:r>
      <w:proofErr w:type="gramStart"/>
      <w:r>
        <w:t>lastUpdateUserName</w:t>
      </w:r>
      <w:proofErr w:type="gramEnd"/>
      <w:r>
        <w:t>" : "System Admin",</w:t>
      </w:r>
    </w:p>
    <w:p w:rsidR="008A0F29" w:rsidRDefault="008A0F29" w:rsidP="008A0F29">
      <w:pPr>
        <w:pStyle w:val="Code"/>
      </w:pPr>
      <w:r>
        <w:t xml:space="preserve">    "</w:t>
      </w:r>
      <w:proofErr w:type="gramStart"/>
      <w:r>
        <w:t>roles</w:t>
      </w:r>
      <w:proofErr w:type="gramEnd"/>
      <w:r>
        <w:t>"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3" w:name="_Toc379212224"/>
      <w:r>
        <w:t>User List Command</w:t>
      </w:r>
      <w:bookmarkEnd w:id="23"/>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w:t>
      </w:r>
      <w:proofErr w:type="gramStart"/>
      <w:r>
        <w:t>?searchStatus</w:t>
      </w:r>
      <w:proofErr w:type="gramEnd"/>
      <w:r>
        <w:t>=active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w:t>
      </w:r>
      <w:proofErr w:type="gramStart"/>
      <w:r>
        <w:t>users</w:t>
      </w:r>
      <w:proofErr w:type="gramEnd"/>
      <w:r>
        <w:t>" : {</w:t>
      </w:r>
    </w:p>
    <w:p w:rsidR="00636EB2" w:rsidRDefault="00636EB2" w:rsidP="00636EB2">
      <w:pPr>
        <w:pStyle w:val="Code"/>
      </w:pPr>
      <w:r>
        <w:t xml:space="preserve">    "@uri</w:t>
      </w:r>
      <w:proofErr w:type="gramStart"/>
      <w:r>
        <w:t>" :</w:t>
      </w:r>
      <w:proofErr w:type="gramEnd"/>
      <w:r>
        <w:t xml:space="preserve"> "https://api.discoverydns.com/users/?searchStatus=active",</w:t>
      </w:r>
    </w:p>
    <w:p w:rsidR="00636EB2" w:rsidRDefault="00636EB2" w:rsidP="00636EB2">
      <w:pPr>
        <w:pStyle w:val="Code"/>
      </w:pPr>
      <w:r>
        <w:t xml:space="preserve">    "</w:t>
      </w:r>
      <w:proofErr w:type="gramStart"/>
      <w:r>
        <w:t>userList</w:t>
      </w:r>
      <w:proofErr w:type="gramEnd"/>
      <w:r>
        <w:t>" : [ {</w:t>
      </w:r>
    </w:p>
    <w:p w:rsidR="00636EB2" w:rsidRDefault="00636EB2" w:rsidP="00636EB2">
      <w:pPr>
        <w:pStyle w:val="Code"/>
      </w:pPr>
      <w:r>
        <w:t xml:space="preserve">      "@uri</w:t>
      </w:r>
      <w:proofErr w:type="gramStart"/>
      <w:r>
        <w:t>" :</w:t>
      </w:r>
      <w:proofErr w:type="gramEnd"/>
      <w:r>
        <w:t xml:space="preserve"> "https://api.discoverydns.com/users/ed848682-c1d9-11e2-86bc-e9b9e1409c4c",</w:t>
      </w:r>
    </w:p>
    <w:p w:rsidR="00636EB2" w:rsidRDefault="00636EB2" w:rsidP="00636EB2">
      <w:pPr>
        <w:pStyle w:val="Code"/>
      </w:pPr>
      <w:r>
        <w:t xml:space="preserve">      "</w:t>
      </w:r>
      <w:proofErr w:type="gramStart"/>
      <w:r>
        <w:t>id</w:t>
      </w:r>
      <w:proofErr w:type="gramEnd"/>
      <w:r>
        <w:t>" : "ed848682-c1d9-11e2-86bc-e9b9e1409c4c",</w:t>
      </w:r>
    </w:p>
    <w:p w:rsidR="00636EB2" w:rsidRDefault="00636EB2" w:rsidP="00636EB2">
      <w:pPr>
        <w:pStyle w:val="Code"/>
      </w:pPr>
      <w:r>
        <w:t xml:space="preserve">      "</w:t>
      </w:r>
      <w:proofErr w:type="gramStart"/>
      <w:r>
        <w:t>username</w:t>
      </w:r>
      <w:proofErr w:type="gramEnd"/>
      <w:r>
        <w:t>" : "admin",</w:t>
      </w:r>
    </w:p>
    <w:p w:rsidR="00636EB2" w:rsidRDefault="00636EB2" w:rsidP="00636EB2">
      <w:pPr>
        <w:pStyle w:val="Code"/>
      </w:pPr>
      <w:r>
        <w:t xml:space="preserve">      "</w:t>
      </w:r>
      <w:proofErr w:type="gramStart"/>
      <w:r>
        <w:t>name</w:t>
      </w:r>
      <w:proofErr w:type="gramEnd"/>
      <w:r>
        <w:t>" : "System Admin",</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"2013-10-08T10:27:30.931",</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"https://api.discoverydns.com/users/03fe4fef-4297-483e-89ae-580dd1cf1188",</w:t>
      </w:r>
    </w:p>
    <w:p w:rsidR="00636EB2" w:rsidRDefault="00636EB2" w:rsidP="00636EB2">
      <w:pPr>
        <w:pStyle w:val="Code"/>
      </w:pPr>
      <w:r>
        <w:t xml:space="preserve">      "</w:t>
      </w:r>
      <w:proofErr w:type="gramStart"/>
      <w:r>
        <w:t>id</w:t>
      </w:r>
      <w:proofErr w:type="gramEnd"/>
      <w:r>
        <w:t>" : "03fe4fef-4297-483e-89ae-580dd1cf1188",</w:t>
      </w:r>
    </w:p>
    <w:p w:rsidR="00636EB2" w:rsidRDefault="00636EB2" w:rsidP="00636EB2">
      <w:pPr>
        <w:pStyle w:val="Code"/>
      </w:pPr>
      <w:r>
        <w:t xml:space="preserve">      "</w:t>
      </w:r>
      <w:proofErr w:type="gramStart"/>
      <w:r>
        <w:t>username</w:t>
      </w:r>
      <w:proofErr w:type="gramEnd"/>
      <w:r>
        <w:t>" : "test-ing_us.er4",</w:t>
      </w:r>
    </w:p>
    <w:p w:rsidR="00636EB2" w:rsidRDefault="00636EB2" w:rsidP="00636EB2">
      <w:pPr>
        <w:pStyle w:val="Code"/>
      </w:pPr>
      <w:r>
        <w:lastRenderedPageBreak/>
        <w:t xml:space="preserve">      "</w:t>
      </w:r>
      <w:proofErr w:type="gramStart"/>
      <w:r>
        <w:t>name</w:t>
      </w:r>
      <w:proofErr w:type="gramEnd"/>
      <w:r>
        <w:t>" : "Testing Us.e-_r4",</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"2013-10-07T23:27:38.187",</w:t>
      </w:r>
    </w:p>
    <w:p w:rsidR="00636EB2" w:rsidRDefault="00636EB2" w:rsidP="00636EB2">
      <w:pPr>
        <w:pStyle w:val="Code"/>
      </w:pPr>
      <w:r>
        <w:t xml:space="preserve">      "</w:t>
      </w:r>
      <w:proofErr w:type="gramStart"/>
      <w:r>
        <w:t>lastUpdateDate</w:t>
      </w:r>
      <w:proofErr w:type="gramEnd"/>
      <w:r>
        <w:t>" : null</w:t>
      </w:r>
    </w:p>
    <w:p w:rsidR="00636EB2" w:rsidRDefault="00636EB2" w:rsidP="00636EB2">
      <w:pPr>
        <w:pStyle w:val="Code"/>
      </w:pPr>
      <w:r>
        <w:t xml:space="preserve">    }, {</w:t>
      </w:r>
    </w:p>
    <w:p w:rsidR="00636EB2" w:rsidRDefault="00636EB2" w:rsidP="00636EB2">
      <w:pPr>
        <w:pStyle w:val="Code"/>
      </w:pPr>
      <w:r>
        <w:t xml:space="preserve">      "@uri</w:t>
      </w:r>
      <w:proofErr w:type="gramStart"/>
      <w:r>
        <w:t>" :</w:t>
      </w:r>
      <w:proofErr w:type="gramEnd"/>
      <w:r>
        <w:t xml:space="preserve"> "https://api.discoverydns.com/users/24c03b98-bdae-43c3-a97a-f00c83c38151",</w:t>
      </w:r>
    </w:p>
    <w:p w:rsidR="00636EB2" w:rsidRDefault="00636EB2" w:rsidP="00636EB2">
      <w:pPr>
        <w:pStyle w:val="Code"/>
      </w:pPr>
      <w:r>
        <w:t xml:space="preserve">      "</w:t>
      </w:r>
      <w:proofErr w:type="gramStart"/>
      <w:r>
        <w:t>id</w:t>
      </w:r>
      <w:proofErr w:type="gramEnd"/>
      <w:r>
        <w:t>" : "24c03b98-bdae-43c3-a97a-f00c83c38151",</w:t>
      </w:r>
    </w:p>
    <w:p w:rsidR="00636EB2" w:rsidRDefault="00636EB2" w:rsidP="00636EB2">
      <w:pPr>
        <w:pStyle w:val="Code"/>
      </w:pPr>
      <w:r>
        <w:t xml:space="preserve">      "</w:t>
      </w:r>
      <w:proofErr w:type="gramStart"/>
      <w:r>
        <w:t>username</w:t>
      </w:r>
      <w:proofErr w:type="gramEnd"/>
      <w:r>
        <w:t>" : "test-ing_us.er5",</w:t>
      </w:r>
    </w:p>
    <w:p w:rsidR="00636EB2" w:rsidRDefault="00636EB2" w:rsidP="00636EB2">
      <w:pPr>
        <w:pStyle w:val="Code"/>
      </w:pPr>
      <w:r>
        <w:t xml:space="preserve">      "</w:t>
      </w:r>
      <w:proofErr w:type="gramStart"/>
      <w:r>
        <w:t>name</w:t>
      </w:r>
      <w:proofErr w:type="gramEnd"/>
      <w:r>
        <w:t>" : "Testing Us.e-_r5",</w:t>
      </w:r>
    </w:p>
    <w:p w:rsidR="00636EB2" w:rsidRDefault="00636EB2" w:rsidP="00636EB2">
      <w:pPr>
        <w:pStyle w:val="Code"/>
      </w:pPr>
      <w:r>
        <w:t xml:space="preserve">      "</w:t>
      </w:r>
      <w:proofErr w:type="gramStart"/>
      <w:r>
        <w:t>status</w:t>
      </w:r>
      <w:proofErr w:type="gramEnd"/>
      <w:r>
        <w:t>" : "active",</w:t>
      </w:r>
    </w:p>
    <w:p w:rsidR="00636EB2" w:rsidRDefault="00636EB2" w:rsidP="00636EB2">
      <w:pPr>
        <w:pStyle w:val="Code"/>
      </w:pPr>
      <w:r>
        <w:t xml:space="preserve">      "</w:t>
      </w:r>
      <w:proofErr w:type="gramStart"/>
      <w:r>
        <w:t>createDate</w:t>
      </w:r>
      <w:proofErr w:type="gramEnd"/>
      <w:r>
        <w:t>" : "2013-10-06T23:27:38.273",</w:t>
      </w:r>
    </w:p>
    <w:p w:rsidR="00636EB2" w:rsidRDefault="00636EB2" w:rsidP="00636EB2">
      <w:pPr>
        <w:pStyle w:val="Code"/>
      </w:pPr>
      <w:r>
        <w:t xml:space="preserve">      "</w:t>
      </w:r>
      <w:proofErr w:type="gramStart"/>
      <w:r>
        <w:t>lastUpdateDate</w:t>
      </w:r>
      <w:proofErr w:type="gramEnd"/>
      <w:r>
        <w:t>" : "2013-10-07T23:27:38.273"</w:t>
      </w:r>
    </w:p>
    <w:p w:rsidR="00636EB2" w:rsidRDefault="00636EB2" w:rsidP="00636EB2">
      <w:pPr>
        <w:pStyle w:val="Code"/>
      </w:pPr>
      <w:r>
        <w:t xml:space="preserve">    } ],</w:t>
      </w:r>
    </w:p>
    <w:p w:rsidR="00636EB2" w:rsidRDefault="00636EB2" w:rsidP="00636EB2">
      <w:pPr>
        <w:pStyle w:val="Code"/>
      </w:pPr>
      <w:r>
        <w:t xml:space="preserve">    "</w:t>
      </w:r>
      <w:proofErr w:type="gramStart"/>
      <w:r>
        <w:t>totalCount</w:t>
      </w:r>
      <w:proofErr w:type="gramEnd"/>
      <w:r>
        <w: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4" w:name="_Toc379212225"/>
      <w:r>
        <w:lastRenderedPageBreak/>
        <w:t>Name Server Interface Set Commands</w:t>
      </w:r>
      <w:bookmarkEnd w:id="24"/>
    </w:p>
    <w:p w:rsidR="003A30DE" w:rsidRDefault="003A30DE" w:rsidP="003A30DE">
      <w:pPr>
        <w:pStyle w:val="Heading2"/>
      </w:pPr>
      <w:bookmarkStart w:id="25" w:name="_Toc379212226"/>
      <w:r>
        <w:t>Name Server Interface Set Get Command</w:t>
      </w:r>
      <w:bookmarkEnd w:id="25"/>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w:t>
      </w:r>
      <w:proofErr w:type="gramStart"/>
      <w:r>
        <w:t>nameServerInterfaceSet</w:t>
      </w:r>
      <w:proofErr w:type="gramEnd"/>
      <w:r>
        <w:t xml:space="preserve">" : </w:t>
      </w:r>
    </w:p>
    <w:p w:rsidR="00306ED7" w:rsidRDefault="00306ED7" w:rsidP="00306ED7">
      <w:pPr>
        <w:pStyle w:val="Code"/>
      </w:pPr>
      <w:r>
        <w:t xml:space="preserve">    "@uri</w:t>
      </w:r>
      <w:proofErr w:type="gramStart"/>
      <w:r>
        <w:t>" :</w:t>
      </w:r>
      <w:proofErr w:type="gramEnd"/>
      <w:r>
        <w:t xml:space="preserve"> "https://api.discoverydns.com/nameserverinterfacesets/c166a51f-99d9-4be4-8f32-5d69155116b7",</w:t>
      </w:r>
    </w:p>
    <w:p w:rsidR="00306ED7" w:rsidRDefault="00306ED7" w:rsidP="00306ED7">
      <w:pPr>
        <w:pStyle w:val="Code"/>
      </w:pPr>
      <w:r>
        <w:t xml:space="preserve">    "</w:t>
      </w:r>
      <w:proofErr w:type="gramStart"/>
      <w:r>
        <w:t>id</w:t>
      </w:r>
      <w:proofErr w:type="gramEnd"/>
      <w:r>
        <w:t>" : "c166a51f-99d9-4be4-8f32-5d69155116b7",</w:t>
      </w:r>
    </w:p>
    <w:p w:rsidR="00306ED7" w:rsidRDefault="00306ED7" w:rsidP="00306ED7">
      <w:pPr>
        <w:pStyle w:val="Code"/>
      </w:pPr>
      <w:r>
        <w:t xml:space="preserve">    "</w:t>
      </w:r>
      <w:proofErr w:type="gramStart"/>
      <w:r>
        <w:t>name</w:t>
      </w:r>
      <w:proofErr w:type="gramEnd"/>
      <w:r>
        <w:t>" : "Test-ing NameServer_Interfa.ceSet0",</w:t>
      </w:r>
    </w:p>
    <w:p w:rsidR="00306ED7" w:rsidRDefault="00306ED7" w:rsidP="00306ED7">
      <w:pPr>
        <w:pStyle w:val="Code"/>
      </w:pPr>
      <w:r>
        <w:t xml:space="preserve">    "</w:t>
      </w:r>
      <w:proofErr w:type="gramStart"/>
      <w:r>
        <w:t>version</w:t>
      </w:r>
      <w:proofErr w:type="gramEnd"/>
      <w:r>
        <w:t>" : 0,</w:t>
      </w:r>
    </w:p>
    <w:p w:rsidR="00306ED7" w:rsidRDefault="00306ED7" w:rsidP="00306ED7">
      <w:pPr>
        <w:pStyle w:val="Code"/>
      </w:pPr>
      <w:r>
        <w:t xml:space="preserve">    "</w:t>
      </w:r>
      <w:proofErr w:type="gramStart"/>
      <w:r>
        <w:t>status</w:t>
      </w:r>
      <w:proofErr w:type="gramEnd"/>
      <w:r>
        <w:t>" : "active",</w:t>
      </w:r>
    </w:p>
    <w:p w:rsidR="00306ED7" w:rsidRDefault="00306ED7" w:rsidP="00306ED7">
      <w:pPr>
        <w:pStyle w:val="Code"/>
      </w:pPr>
      <w:r>
        <w:t xml:space="preserve">    "</w:t>
      </w:r>
      <w:proofErr w:type="gramStart"/>
      <w:r>
        <w:t>createDate</w:t>
      </w:r>
      <w:proofErr w:type="gramEnd"/>
      <w:r>
        <w:t>" : "2013-10-07T04:11:47.209",</w:t>
      </w:r>
    </w:p>
    <w:p w:rsidR="00306ED7" w:rsidRDefault="00306ED7" w:rsidP="00306ED7">
      <w:pPr>
        <w:pStyle w:val="Code"/>
      </w:pPr>
      <w:r>
        <w:t xml:space="preserve">    "</w:t>
      </w:r>
      <w:proofErr w:type="gramStart"/>
      <w:r>
        <w:t>createAccountId</w:t>
      </w:r>
      <w:proofErr w:type="gramEnd"/>
      <w:r>
        <w:t>" : "f73af262-9531-11e2-9b25-2809b571161a",</w:t>
      </w:r>
    </w:p>
    <w:p w:rsidR="00306ED7" w:rsidRDefault="00306ED7" w:rsidP="00306ED7">
      <w:pPr>
        <w:pStyle w:val="Code"/>
      </w:pPr>
      <w:r>
        <w:t xml:space="preserve">    "</w:t>
      </w:r>
      <w:proofErr w:type="gramStart"/>
      <w:r>
        <w:t>createAccountIdentifier</w:t>
      </w:r>
      <w:proofErr w:type="gramEnd"/>
      <w:r>
        <w:t>" : "system",</w:t>
      </w:r>
    </w:p>
    <w:p w:rsidR="00306ED7" w:rsidRDefault="00306ED7" w:rsidP="00306ED7">
      <w:pPr>
        <w:pStyle w:val="Code"/>
      </w:pPr>
      <w:r>
        <w:t xml:space="preserve">    "</w:t>
      </w:r>
      <w:proofErr w:type="gramStart"/>
      <w:r>
        <w:t>createUserId</w:t>
      </w:r>
      <w:proofErr w:type="gramEnd"/>
      <w:r>
        <w:t>" : "ed848682-c1d9-11e2-86bc-e9b9e1409c4c",</w:t>
      </w:r>
    </w:p>
    <w:p w:rsidR="00306ED7" w:rsidRDefault="00306ED7" w:rsidP="00306ED7">
      <w:pPr>
        <w:pStyle w:val="Code"/>
      </w:pPr>
      <w:r>
        <w:t xml:space="preserve">    "</w:t>
      </w:r>
      <w:proofErr w:type="gramStart"/>
      <w:r>
        <w:t>createUserName</w:t>
      </w:r>
      <w:proofErr w:type="gramEnd"/>
      <w:r>
        <w:t>" : "System Admin",</w:t>
      </w:r>
    </w:p>
    <w:p w:rsidR="00306ED7" w:rsidRDefault="00306ED7" w:rsidP="00306ED7">
      <w:pPr>
        <w:pStyle w:val="Code"/>
      </w:pPr>
      <w:r>
        <w:t xml:space="preserve">    "</w:t>
      </w:r>
      <w:proofErr w:type="gramStart"/>
      <w:r>
        <w:t>lastUpdateDate</w:t>
      </w:r>
      <w:proofErr w:type="gramEnd"/>
      <w:r>
        <w:t>" : "2013-10-07T04:11:47.209",</w:t>
      </w:r>
    </w:p>
    <w:p w:rsidR="00306ED7" w:rsidRDefault="00306ED7" w:rsidP="00306ED7">
      <w:pPr>
        <w:pStyle w:val="Code"/>
      </w:pPr>
      <w:r>
        <w:t xml:space="preserve">    "</w:t>
      </w:r>
      <w:proofErr w:type="gramStart"/>
      <w:r>
        <w:t>lastUpdateAccountId</w:t>
      </w:r>
      <w:proofErr w:type="gramEnd"/>
      <w:r>
        <w:t>" : "f73af262-9531-11e2-9b25-2809b571161a",</w:t>
      </w:r>
    </w:p>
    <w:p w:rsidR="00306ED7" w:rsidRDefault="00306ED7" w:rsidP="00306ED7">
      <w:pPr>
        <w:pStyle w:val="Code"/>
      </w:pPr>
      <w:r>
        <w:t xml:space="preserve">    "</w:t>
      </w:r>
      <w:proofErr w:type="gramStart"/>
      <w:r>
        <w:t>lastUpdateAccountIdentifier</w:t>
      </w:r>
      <w:proofErr w:type="gramEnd"/>
      <w:r>
        <w:t>" : "system",</w:t>
      </w:r>
    </w:p>
    <w:p w:rsidR="00306ED7" w:rsidRDefault="00306ED7" w:rsidP="00306ED7">
      <w:pPr>
        <w:pStyle w:val="Code"/>
      </w:pPr>
      <w:r>
        <w:lastRenderedPageBreak/>
        <w:t xml:space="preserve">    "</w:t>
      </w:r>
      <w:proofErr w:type="gramStart"/>
      <w:r>
        <w:t>lastUpdateUserId</w:t>
      </w:r>
      <w:proofErr w:type="gramEnd"/>
      <w:r>
        <w:t>" : "ed848682-c1d9-11e2-86bc-e9b9e1409c4c",</w:t>
      </w:r>
    </w:p>
    <w:p w:rsidR="00306ED7" w:rsidRDefault="00306ED7" w:rsidP="00306ED7">
      <w:pPr>
        <w:pStyle w:val="Code"/>
      </w:pPr>
      <w:r>
        <w:t xml:space="preserve">    "</w:t>
      </w:r>
      <w:proofErr w:type="gramStart"/>
      <w:r>
        <w:t>lastUpdateUserName</w:t>
      </w:r>
      <w:proofErr w:type="gramEnd"/>
      <w:r>
        <w:t>" : "System Admin",</w:t>
      </w:r>
    </w:p>
    <w:p w:rsidR="00306ED7" w:rsidRDefault="00306ED7" w:rsidP="00306ED7">
      <w:pPr>
        <w:pStyle w:val="Code"/>
      </w:pPr>
      <w:r>
        <w:t xml:space="preserve">    "</w:t>
      </w:r>
      <w:proofErr w:type="gramStart"/>
      <w:r>
        <w:t>nameServerInterfaces</w:t>
      </w:r>
      <w:proofErr w:type="gramEnd"/>
      <w:r>
        <w:t>" : [ {</w:t>
      </w:r>
    </w:p>
    <w:p w:rsidR="00306ED7" w:rsidRDefault="00306ED7" w:rsidP="00306ED7">
      <w:pPr>
        <w:pStyle w:val="Code"/>
      </w:pPr>
      <w:r>
        <w:t xml:space="preserve">      "</w:t>
      </w:r>
      <w:proofErr w:type="gramStart"/>
      <w:r>
        <w:t>order</w:t>
      </w:r>
      <w:proofErr w:type="gramEnd"/>
      <w:r>
        <w:t>" : 1,</w:t>
      </w:r>
    </w:p>
    <w:p w:rsidR="00306ED7" w:rsidRDefault="00306ED7" w:rsidP="00306ED7">
      <w:pPr>
        <w:pStyle w:val="Code"/>
      </w:pPr>
      <w:r>
        <w:t xml:space="preserve">      "</w:t>
      </w:r>
      <w:proofErr w:type="gramStart"/>
      <w:r>
        <w:t>name</w:t>
      </w:r>
      <w:proofErr w:type="gramEnd"/>
      <w:r>
        <w:t>" : "test-ing nameserver_interface0",</w:t>
      </w:r>
    </w:p>
    <w:p w:rsidR="00306ED7" w:rsidRDefault="00306ED7" w:rsidP="00306ED7">
      <w:pPr>
        <w:pStyle w:val="Code"/>
      </w:pPr>
      <w:r>
        <w:t xml:space="preserve">      "ipv4Address</w:t>
      </w:r>
      <w:proofErr w:type="gramStart"/>
      <w:r>
        <w:t>" :</w:t>
      </w:r>
      <w:proofErr w:type="gramEnd"/>
      <w:r>
        <w:t xml:space="preserve"> "231.241.83.103",</w:t>
      </w:r>
    </w:p>
    <w:p w:rsidR="00306ED7" w:rsidRDefault="00306ED7" w:rsidP="00306ED7">
      <w:pPr>
        <w:pStyle w:val="Code"/>
      </w:pPr>
      <w:r>
        <w:t xml:space="preserve">      "ipv6Address</w:t>
      </w:r>
      <w:proofErr w:type="gramStart"/>
      <w:r>
        <w:t>" :</w:t>
      </w:r>
      <w:proofErr w:type="gramEnd"/>
      <w:r>
        <w:t xml:space="preserve"> "e2a4:8bcf:a23a:5bd8:7c58:187e:9ab5:e2ad"</w:t>
      </w:r>
    </w:p>
    <w:p w:rsidR="00306ED7" w:rsidRDefault="00306ED7" w:rsidP="00306ED7">
      <w:pPr>
        <w:pStyle w:val="Code"/>
      </w:pPr>
      <w:r>
        <w:t xml:space="preserve">    }, {</w:t>
      </w:r>
    </w:p>
    <w:p w:rsidR="00306ED7" w:rsidRDefault="00306ED7" w:rsidP="00306ED7">
      <w:pPr>
        <w:pStyle w:val="Code"/>
      </w:pPr>
      <w:r>
        <w:t xml:space="preserve">      "</w:t>
      </w:r>
      <w:proofErr w:type="gramStart"/>
      <w:r>
        <w:t>order</w:t>
      </w:r>
      <w:proofErr w:type="gramEnd"/>
      <w:r>
        <w:t>" : 2,</w:t>
      </w:r>
    </w:p>
    <w:p w:rsidR="00306ED7" w:rsidRDefault="00306ED7" w:rsidP="00306ED7">
      <w:pPr>
        <w:pStyle w:val="Code"/>
      </w:pPr>
      <w:r>
        <w:t xml:space="preserve">      "</w:t>
      </w:r>
      <w:proofErr w:type="gramStart"/>
      <w:r>
        <w:t>name</w:t>
      </w:r>
      <w:proofErr w:type="gramEnd"/>
      <w:r>
        <w:t>" : "test-ing nameserver_interface1",</w:t>
      </w:r>
    </w:p>
    <w:p w:rsidR="00306ED7" w:rsidRDefault="00306ED7" w:rsidP="00306ED7">
      <w:pPr>
        <w:pStyle w:val="Code"/>
      </w:pPr>
      <w:r>
        <w:t xml:space="preserve">      "ipv4Address</w:t>
      </w:r>
      <w:proofErr w:type="gramStart"/>
      <w:r>
        <w:t>" :</w:t>
      </w:r>
      <w:proofErr w:type="gramEnd"/>
      <w:r>
        <w:t xml:space="preserve"> "95.252.48.206",</w:t>
      </w:r>
    </w:p>
    <w:p w:rsidR="00306ED7" w:rsidRDefault="00306ED7" w:rsidP="00306ED7">
      <w:pPr>
        <w:pStyle w:val="Code"/>
      </w:pPr>
      <w:r>
        <w:t xml:space="preserve">      "ipv6Address</w:t>
      </w:r>
      <w:proofErr w:type="gramStart"/>
      <w:r>
        <w:t>" :</w:t>
      </w:r>
      <w:proofErr w:type="gramEnd"/>
      <w:r>
        <w:t xml:space="preserve">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6" w:name="_Toc379212227"/>
      <w:r>
        <w:lastRenderedPageBreak/>
        <w:t>Name Server Set Commands</w:t>
      </w:r>
      <w:bookmarkEnd w:id="26"/>
    </w:p>
    <w:p w:rsidR="003A30DE" w:rsidRDefault="003A30DE" w:rsidP="003A30DE">
      <w:pPr>
        <w:pStyle w:val="Heading2"/>
      </w:pPr>
      <w:bookmarkStart w:id="27" w:name="_Toc379212228"/>
      <w:r>
        <w:t>Name Server Set Get Command</w:t>
      </w:r>
      <w:bookmarkEnd w:id="27"/>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w:t>
      </w:r>
      <w:proofErr w:type="gramStart"/>
      <w:r>
        <w:t>nameServerSet</w:t>
      </w:r>
      <w:proofErr w:type="gramEnd"/>
      <w:r>
        <w:t>" : {</w:t>
      </w:r>
    </w:p>
    <w:p w:rsidR="006747DA" w:rsidRDefault="006747DA" w:rsidP="006747DA">
      <w:pPr>
        <w:pStyle w:val="Code"/>
      </w:pPr>
      <w:r>
        <w:t xml:space="preserve">    "@uri</w:t>
      </w:r>
      <w:proofErr w:type="gramStart"/>
      <w:r>
        <w:t>" :</w:t>
      </w:r>
      <w:proofErr w:type="gramEnd"/>
      <w:r>
        <w:t xml:space="preserve"> "https://127.0.0.1:28443/nameserversets/111eba68-9531-4b79-aea3-74d05a3d441c",</w:t>
      </w:r>
    </w:p>
    <w:p w:rsidR="006747DA" w:rsidRDefault="006747DA" w:rsidP="006747DA">
      <w:pPr>
        <w:pStyle w:val="Code"/>
      </w:pPr>
      <w:r>
        <w:t xml:space="preserve">    "</w:t>
      </w:r>
      <w:proofErr w:type="gramStart"/>
      <w:r>
        <w:t>id</w:t>
      </w:r>
      <w:proofErr w:type="gramEnd"/>
      <w:r>
        <w:t>" : "111eba68-9531-4b79-aea3-74d05a3d441c",</w:t>
      </w:r>
    </w:p>
    <w:p w:rsidR="006747DA" w:rsidRDefault="006747DA" w:rsidP="006747DA">
      <w:pPr>
        <w:pStyle w:val="Code"/>
      </w:pPr>
      <w:r>
        <w:t xml:space="preserve">    "</w:t>
      </w:r>
      <w:proofErr w:type="gramStart"/>
      <w:r>
        <w:t>version</w:t>
      </w:r>
      <w:proofErr w:type="gramEnd"/>
      <w:r>
        <w:t>" : 0,</w:t>
      </w:r>
    </w:p>
    <w:p w:rsidR="006747DA" w:rsidRDefault="006747DA" w:rsidP="006747DA">
      <w:pPr>
        <w:pStyle w:val="Code"/>
      </w:pPr>
      <w:r>
        <w:lastRenderedPageBreak/>
        <w:t xml:space="preserve">    "</w:t>
      </w:r>
      <w:proofErr w:type="gramStart"/>
      <w:r>
        <w:t>name</w:t>
      </w:r>
      <w:proofErr w:type="gramEnd"/>
      <w:r>
        <w:t>" : "Test-ing Name.Server_Set0",</w:t>
      </w:r>
    </w:p>
    <w:p w:rsidR="006747DA" w:rsidRDefault="006747DA" w:rsidP="006747DA">
      <w:pPr>
        <w:pStyle w:val="Code"/>
      </w:pPr>
      <w:r>
        <w:t xml:space="preserve">    "</w:t>
      </w:r>
      <w:proofErr w:type="gramStart"/>
      <w:r>
        <w:t>prefix</w:t>
      </w:r>
      <w:proofErr w:type="gramEnd"/>
      <w:r>
        <w:t>" : "testingprefix",</w:t>
      </w:r>
    </w:p>
    <w:p w:rsidR="006747DA" w:rsidRDefault="006747DA" w:rsidP="006747DA">
      <w:pPr>
        <w:pStyle w:val="Code"/>
      </w:pPr>
      <w:r>
        <w:t xml:space="preserve">    "</w:t>
      </w:r>
      <w:proofErr w:type="gramStart"/>
      <w:r>
        <w:t>domainName</w:t>
      </w:r>
      <w:proofErr w:type="gramEnd"/>
      <w:r>
        <w:t>" : "testing-domainName0.com",</w:t>
      </w:r>
    </w:p>
    <w:p w:rsidR="006747DA" w:rsidRDefault="006747DA" w:rsidP="006747DA">
      <w:pPr>
        <w:pStyle w:val="Code"/>
      </w:pPr>
      <w:r>
        <w:t xml:space="preserve">    "</w:t>
      </w:r>
      <w:proofErr w:type="gramStart"/>
      <w:r>
        <w:t>email</w:t>
      </w:r>
      <w:proofErr w:type="gramEnd"/>
      <w:r>
        <w:t>" : "testing-emailAddress0@example.com",</w:t>
      </w:r>
    </w:p>
    <w:p w:rsidR="006747DA" w:rsidRDefault="006747DA" w:rsidP="006747DA">
      <w:pPr>
        <w:pStyle w:val="Code"/>
      </w:pPr>
      <w:r>
        <w:t xml:space="preserve">    "</w:t>
      </w:r>
      <w:proofErr w:type="gramStart"/>
      <w:r>
        <w:t>nameServerInterfaceSetId</w:t>
      </w:r>
      <w:proofErr w:type="gramEnd"/>
      <w:r>
        <w:t>" : "66e0e2af-cade-4fcd-8e92-4f5b0536628b",</w:t>
      </w:r>
    </w:p>
    <w:p w:rsidR="006747DA" w:rsidRDefault="006747DA" w:rsidP="006747DA">
      <w:pPr>
        <w:pStyle w:val="Code"/>
      </w:pPr>
      <w:r>
        <w:t xml:space="preserve">    "</w:t>
      </w:r>
      <w:proofErr w:type="gramStart"/>
      <w:r>
        <w:t>nameServerInterfaceSetName</w:t>
      </w:r>
      <w:proofErr w:type="gramEnd"/>
      <w:r>
        <w:t>" : "Test-ing NameServer_Interfa.ceSet0",</w:t>
      </w:r>
    </w:p>
    <w:p w:rsidR="006747DA" w:rsidRDefault="006747DA" w:rsidP="006747DA">
      <w:pPr>
        <w:pStyle w:val="Code"/>
      </w:pPr>
      <w:r>
        <w:t xml:space="preserve">    "</w:t>
      </w:r>
      <w:proofErr w:type="gramStart"/>
      <w:r>
        <w:t>createDate</w:t>
      </w:r>
      <w:proofErr w:type="gramEnd"/>
      <w:r>
        <w:t>" : "2013-10-07T05:39:52.288",</w:t>
      </w:r>
    </w:p>
    <w:p w:rsidR="006747DA" w:rsidRDefault="006747DA" w:rsidP="006747DA">
      <w:pPr>
        <w:pStyle w:val="Code"/>
      </w:pPr>
      <w:r>
        <w:t xml:space="preserve">    "</w:t>
      </w:r>
      <w:proofErr w:type="gramStart"/>
      <w:r>
        <w:t>createAccountId</w:t>
      </w:r>
      <w:proofErr w:type="gramEnd"/>
      <w:r>
        <w:t>" : "f73af262-9531-11e2-9b25-2809b571161a",</w:t>
      </w:r>
    </w:p>
    <w:p w:rsidR="006747DA" w:rsidRDefault="006747DA" w:rsidP="006747DA">
      <w:pPr>
        <w:pStyle w:val="Code"/>
      </w:pPr>
      <w:r>
        <w:t xml:space="preserve">    "</w:t>
      </w:r>
      <w:proofErr w:type="gramStart"/>
      <w:r>
        <w:t>createAccountIdentifier</w:t>
      </w:r>
      <w:proofErr w:type="gramEnd"/>
      <w:r>
        <w:t>" : "system",</w:t>
      </w:r>
    </w:p>
    <w:p w:rsidR="006747DA" w:rsidRDefault="006747DA" w:rsidP="006747DA">
      <w:pPr>
        <w:pStyle w:val="Code"/>
      </w:pPr>
      <w:r>
        <w:t xml:space="preserve">    "</w:t>
      </w:r>
      <w:proofErr w:type="gramStart"/>
      <w:r>
        <w:t>createUserId</w:t>
      </w:r>
      <w:proofErr w:type="gramEnd"/>
      <w:r>
        <w:t>" : "ed848682-c1d9-11e2-86bc-e9b9e1409c4c",</w:t>
      </w:r>
    </w:p>
    <w:p w:rsidR="006747DA" w:rsidRDefault="006747DA" w:rsidP="006747DA">
      <w:pPr>
        <w:pStyle w:val="Code"/>
      </w:pPr>
      <w:r>
        <w:t xml:space="preserve">    "</w:t>
      </w:r>
      <w:proofErr w:type="gramStart"/>
      <w:r>
        <w:t>createUserName</w:t>
      </w:r>
      <w:proofErr w:type="gramEnd"/>
      <w:r>
        <w:t>" : "System Admin",</w:t>
      </w:r>
    </w:p>
    <w:p w:rsidR="006747DA" w:rsidRDefault="006747DA" w:rsidP="006747DA">
      <w:pPr>
        <w:pStyle w:val="Code"/>
      </w:pPr>
      <w:r>
        <w:t xml:space="preserve">    "</w:t>
      </w:r>
      <w:proofErr w:type="gramStart"/>
      <w:r>
        <w:t>lastUpdateDate</w:t>
      </w:r>
      <w:proofErr w:type="gramEnd"/>
      <w:r>
        <w:t>" : "2013-10-07T05:39:52.302",</w:t>
      </w:r>
    </w:p>
    <w:p w:rsidR="006747DA" w:rsidRDefault="006747DA" w:rsidP="006747DA">
      <w:pPr>
        <w:pStyle w:val="Code"/>
      </w:pPr>
      <w:r>
        <w:t xml:space="preserve">    "</w:t>
      </w:r>
      <w:proofErr w:type="gramStart"/>
      <w:r>
        <w:t>lastUpdateAccountId</w:t>
      </w:r>
      <w:proofErr w:type="gramEnd"/>
      <w:r>
        <w:t>" : "f73af262-9531-11e2-9b25-2809b571161a",</w:t>
      </w:r>
    </w:p>
    <w:p w:rsidR="006747DA" w:rsidRDefault="006747DA" w:rsidP="006747DA">
      <w:pPr>
        <w:pStyle w:val="Code"/>
      </w:pPr>
      <w:r>
        <w:t xml:space="preserve">    "</w:t>
      </w:r>
      <w:proofErr w:type="gramStart"/>
      <w:r>
        <w:t>lastUpdateAccountIdentifier</w:t>
      </w:r>
      <w:proofErr w:type="gramEnd"/>
      <w:r>
        <w:t>" : "system",</w:t>
      </w:r>
    </w:p>
    <w:p w:rsidR="006747DA" w:rsidRDefault="006747DA" w:rsidP="006747DA">
      <w:pPr>
        <w:pStyle w:val="Code"/>
      </w:pPr>
      <w:r>
        <w:t xml:space="preserve">    "</w:t>
      </w:r>
      <w:proofErr w:type="gramStart"/>
      <w:r>
        <w:t>lastUpdateUserId</w:t>
      </w:r>
      <w:proofErr w:type="gramEnd"/>
      <w:r>
        <w:t>" : "ed848682-c1d9-11e2-86bc-e9b9e1409c4c",</w:t>
      </w:r>
    </w:p>
    <w:p w:rsidR="006747DA" w:rsidRDefault="006747DA" w:rsidP="006747DA">
      <w:pPr>
        <w:pStyle w:val="Code"/>
      </w:pPr>
      <w:r>
        <w:t xml:space="preserve">    "</w:t>
      </w:r>
      <w:proofErr w:type="gramStart"/>
      <w:r>
        <w:t>lastUpdateUserName</w:t>
      </w:r>
      <w:proofErr w:type="gramEnd"/>
      <w:r>
        <w:t>" : "System Admin",</w:t>
      </w:r>
    </w:p>
    <w:p w:rsidR="006747DA" w:rsidRDefault="006747DA" w:rsidP="006747DA">
      <w:pPr>
        <w:pStyle w:val="Code"/>
      </w:pPr>
      <w:r>
        <w:t xml:space="preserve">    "</w:t>
      </w:r>
      <w:proofErr w:type="gramStart"/>
      <w:r>
        <w:t>nameServerInterfaceSetInterfaces</w:t>
      </w:r>
      <w:proofErr w:type="gramEnd"/>
      <w:r>
        <w:t>" : [ {</w:t>
      </w:r>
    </w:p>
    <w:p w:rsidR="006747DA" w:rsidRDefault="006747DA" w:rsidP="006747DA">
      <w:pPr>
        <w:pStyle w:val="Code"/>
      </w:pPr>
      <w:r>
        <w:t xml:space="preserve">      "</w:t>
      </w:r>
      <w:proofErr w:type="gramStart"/>
      <w:r>
        <w:t>order</w:t>
      </w:r>
      <w:proofErr w:type="gramEnd"/>
      <w:r>
        <w:t>" : 1,</w:t>
      </w:r>
    </w:p>
    <w:p w:rsidR="006747DA" w:rsidRDefault="006747DA" w:rsidP="006747DA">
      <w:pPr>
        <w:pStyle w:val="Code"/>
      </w:pPr>
      <w:r>
        <w:t xml:space="preserve">      "</w:t>
      </w:r>
      <w:proofErr w:type="gramStart"/>
      <w:r>
        <w:t>name</w:t>
      </w:r>
      <w:proofErr w:type="gramEnd"/>
      <w:r>
        <w:t>" : "test-ing nameserver_interface0",</w:t>
      </w:r>
    </w:p>
    <w:p w:rsidR="006747DA" w:rsidRDefault="006747DA" w:rsidP="006747DA">
      <w:pPr>
        <w:pStyle w:val="Code"/>
      </w:pPr>
      <w:r>
        <w:t xml:space="preserve">      "ipv4Address</w:t>
      </w:r>
      <w:proofErr w:type="gramStart"/>
      <w:r>
        <w:t>" :</w:t>
      </w:r>
      <w:proofErr w:type="gramEnd"/>
      <w:r>
        <w:t xml:space="preserve"> "11.64.205.86",</w:t>
      </w:r>
    </w:p>
    <w:p w:rsidR="006747DA" w:rsidRDefault="006747DA" w:rsidP="006747DA">
      <w:pPr>
        <w:pStyle w:val="Code"/>
      </w:pPr>
      <w:r>
        <w:t xml:space="preserve">      "ipv6Address</w:t>
      </w:r>
      <w:proofErr w:type="gramStart"/>
      <w:r>
        <w:t>" :</w:t>
      </w:r>
      <w:proofErr w:type="gramEnd"/>
      <w:r>
        <w:t xml:space="preserve"> "d602:9d85:325f:b46b:892e:b5:5f7b:ee4c"</w:t>
      </w:r>
    </w:p>
    <w:p w:rsidR="006747DA" w:rsidRDefault="006747DA" w:rsidP="006747DA">
      <w:pPr>
        <w:pStyle w:val="Code"/>
      </w:pPr>
      <w:r>
        <w:t xml:space="preserve">    }, {</w:t>
      </w:r>
    </w:p>
    <w:p w:rsidR="006747DA" w:rsidRDefault="006747DA" w:rsidP="006747DA">
      <w:pPr>
        <w:pStyle w:val="Code"/>
      </w:pPr>
      <w:r>
        <w:t xml:space="preserve">      "</w:t>
      </w:r>
      <w:proofErr w:type="gramStart"/>
      <w:r>
        <w:t>order</w:t>
      </w:r>
      <w:proofErr w:type="gramEnd"/>
      <w:r>
        <w:t>" : 2,</w:t>
      </w:r>
    </w:p>
    <w:p w:rsidR="006747DA" w:rsidRDefault="006747DA" w:rsidP="006747DA">
      <w:pPr>
        <w:pStyle w:val="Code"/>
      </w:pPr>
      <w:r>
        <w:t xml:space="preserve">      "</w:t>
      </w:r>
      <w:proofErr w:type="gramStart"/>
      <w:r>
        <w:t>name</w:t>
      </w:r>
      <w:proofErr w:type="gramEnd"/>
      <w:r>
        <w:t>" : "test-ing nameserver_interface1",</w:t>
      </w:r>
    </w:p>
    <w:p w:rsidR="006747DA" w:rsidRDefault="006747DA" w:rsidP="006747DA">
      <w:pPr>
        <w:pStyle w:val="Code"/>
      </w:pPr>
      <w:r>
        <w:t xml:space="preserve">      "ipv4Address</w:t>
      </w:r>
      <w:proofErr w:type="gramStart"/>
      <w:r>
        <w:t>" :</w:t>
      </w:r>
      <w:proofErr w:type="gramEnd"/>
      <w:r>
        <w:t xml:space="preserve"> "100.228.29.153",</w:t>
      </w:r>
    </w:p>
    <w:p w:rsidR="006747DA" w:rsidRDefault="006747DA" w:rsidP="006747DA">
      <w:pPr>
        <w:pStyle w:val="Code"/>
      </w:pPr>
      <w:r>
        <w:t xml:space="preserve">      "ipv6Address</w:t>
      </w:r>
      <w:proofErr w:type="gramStart"/>
      <w:r>
        <w:t>" :</w:t>
      </w:r>
      <w:proofErr w:type="gramEnd"/>
      <w:r>
        <w:t xml:space="preserve">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8" w:name="_Toc379212229"/>
      <w:r>
        <w:t>Name Server Set List Command</w:t>
      </w:r>
      <w:bookmarkEnd w:id="28"/>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 xml:space="preserve">Below is an example of a name server set list command request and </w:t>
      </w:r>
      <w:proofErr w:type="gramStart"/>
      <w:r w:rsidRPr="00510DD6">
        <w:t>response:</w:t>
      </w:r>
      <w:proofErr w:type="gramEnd"/>
    </w:p>
    <w:p w:rsidR="00510DD6" w:rsidRDefault="00510DD6" w:rsidP="009D6534">
      <w:r>
        <w:t>Request:</w:t>
      </w:r>
    </w:p>
    <w:p w:rsidR="00510DD6" w:rsidRDefault="00510DD6" w:rsidP="00510DD6">
      <w:pPr>
        <w:pStyle w:val="Code"/>
      </w:pPr>
      <w:r>
        <w:t>GET /nameserversets/</w:t>
      </w:r>
      <w:proofErr w:type="gramStart"/>
      <w:r>
        <w:t>?searchName</w:t>
      </w:r>
      <w:proofErr w:type="gramEnd"/>
      <w:r>
        <w:t>=server&amp;searchStatus=active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w:t>
      </w:r>
      <w:proofErr w:type="gramStart"/>
      <w:r>
        <w:t>nameServerSets</w:t>
      </w:r>
      <w:proofErr w:type="gramEnd"/>
      <w:r>
        <w:t>" : {</w:t>
      </w:r>
    </w:p>
    <w:p w:rsidR="00510DD6" w:rsidRDefault="00510DD6" w:rsidP="00510DD6">
      <w:pPr>
        <w:pStyle w:val="Code"/>
      </w:pPr>
      <w:r>
        <w:t xml:space="preserve">    "@uri</w:t>
      </w:r>
      <w:proofErr w:type="gramStart"/>
      <w:r>
        <w:t>" :</w:t>
      </w:r>
      <w:proofErr w:type="gramEnd"/>
      <w:r>
        <w:t xml:space="preserve"> "https://api.discoverydns.com/nameserversets/?searchName=server&amp;searchStatus=active ",</w:t>
      </w:r>
    </w:p>
    <w:p w:rsidR="00510DD6" w:rsidRDefault="00510DD6" w:rsidP="00510DD6">
      <w:pPr>
        <w:pStyle w:val="Code"/>
      </w:pPr>
      <w:r>
        <w:t xml:space="preserve">    "</w:t>
      </w:r>
      <w:proofErr w:type="gramStart"/>
      <w:r>
        <w:t>nameServerSetList</w:t>
      </w:r>
      <w:proofErr w:type="gramEnd"/>
      <w:r>
        <w:t>" : [ {</w:t>
      </w:r>
    </w:p>
    <w:p w:rsidR="00510DD6" w:rsidRDefault="00510DD6" w:rsidP="00510DD6">
      <w:pPr>
        <w:pStyle w:val="Code"/>
      </w:pPr>
      <w:r>
        <w:t xml:space="preserve">      "@uri</w:t>
      </w:r>
      <w:proofErr w:type="gramStart"/>
      <w:r>
        <w:t>" :</w:t>
      </w:r>
      <w:proofErr w:type="gramEnd"/>
      <w:r>
        <w:t xml:space="preserve"> "https://api.discoverydns.com/nameserversets/c15871f7-1c13-4429-9093-95b25b78594e",</w:t>
      </w:r>
    </w:p>
    <w:p w:rsidR="00510DD6" w:rsidRDefault="00510DD6" w:rsidP="00510DD6">
      <w:pPr>
        <w:pStyle w:val="Code"/>
      </w:pPr>
      <w:r>
        <w:t xml:space="preserve">      "</w:t>
      </w:r>
      <w:proofErr w:type="gramStart"/>
      <w:r>
        <w:t>id</w:t>
      </w:r>
      <w:proofErr w:type="gramEnd"/>
      <w:r>
        <w:t>" : "c15871f7-1c13-4429-9093-95b25b78594e",</w:t>
      </w:r>
    </w:p>
    <w:p w:rsidR="00510DD6" w:rsidRDefault="00510DD6" w:rsidP="00510DD6">
      <w:pPr>
        <w:pStyle w:val="Code"/>
      </w:pPr>
      <w:r>
        <w:t xml:space="preserve">      "</w:t>
      </w:r>
      <w:proofErr w:type="gramStart"/>
      <w:r>
        <w:t>name</w:t>
      </w:r>
      <w:proofErr w:type="gramEnd"/>
      <w:r>
        <w:t>" : "Test-ing Name.Server_Set0",</w:t>
      </w:r>
    </w:p>
    <w:p w:rsidR="00510DD6" w:rsidRDefault="00510DD6" w:rsidP="00510DD6">
      <w:pPr>
        <w:pStyle w:val="Code"/>
      </w:pPr>
      <w:r>
        <w:t xml:space="preserve">      "</w:t>
      </w:r>
      <w:proofErr w:type="gramStart"/>
      <w:r>
        <w:t>createDate</w:t>
      </w:r>
      <w:proofErr w:type="gramEnd"/>
      <w:r>
        <w:t>" : "2013-10-07T10:56:00.584",</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"https://api.discoverydns.com/nameserversets/6c2e4093-7ad2-453c-a91e-b7ee5e52572e",</w:t>
      </w:r>
    </w:p>
    <w:p w:rsidR="00510DD6" w:rsidRDefault="00510DD6" w:rsidP="00510DD6">
      <w:pPr>
        <w:pStyle w:val="Code"/>
      </w:pPr>
      <w:r>
        <w:t xml:space="preserve">      "</w:t>
      </w:r>
      <w:proofErr w:type="gramStart"/>
      <w:r>
        <w:t>id</w:t>
      </w:r>
      <w:proofErr w:type="gramEnd"/>
      <w:r>
        <w:t>" : "6c2e4093-7ad2-453c-a91e-b7ee5e52572e",</w:t>
      </w:r>
    </w:p>
    <w:p w:rsidR="00510DD6" w:rsidRDefault="00510DD6" w:rsidP="00510DD6">
      <w:pPr>
        <w:pStyle w:val="Code"/>
      </w:pPr>
      <w:r>
        <w:t xml:space="preserve">      "</w:t>
      </w:r>
      <w:proofErr w:type="gramStart"/>
      <w:r>
        <w:t>name</w:t>
      </w:r>
      <w:proofErr w:type="gramEnd"/>
      <w:r>
        <w:t>" : "Test-ing Name.Server_Set1",</w:t>
      </w:r>
    </w:p>
    <w:p w:rsidR="00510DD6" w:rsidRDefault="00510DD6" w:rsidP="00510DD6">
      <w:pPr>
        <w:pStyle w:val="Code"/>
      </w:pPr>
      <w:r>
        <w:t xml:space="preserve">      "</w:t>
      </w:r>
      <w:proofErr w:type="gramStart"/>
      <w:r>
        <w:t>createDate</w:t>
      </w:r>
      <w:proofErr w:type="gramEnd"/>
      <w:r>
        <w:t>" : "2013-10-07T10:56:00.606",</w:t>
      </w:r>
    </w:p>
    <w:p w:rsidR="00510DD6" w:rsidRDefault="00510DD6" w:rsidP="00510DD6">
      <w:pPr>
        <w:pStyle w:val="Code"/>
      </w:pPr>
      <w:r>
        <w:t xml:space="preserve">      "</w:t>
      </w:r>
      <w:proofErr w:type="gramStart"/>
      <w:r>
        <w:t>lastUpdateDate</w:t>
      </w:r>
      <w:proofErr w:type="gramEnd"/>
      <w:r>
        <w:t>" : null</w:t>
      </w:r>
    </w:p>
    <w:p w:rsidR="00510DD6" w:rsidRDefault="00510DD6" w:rsidP="00510DD6">
      <w:pPr>
        <w:pStyle w:val="Code"/>
      </w:pPr>
      <w:r>
        <w:t xml:space="preserve">    }, {</w:t>
      </w:r>
    </w:p>
    <w:p w:rsidR="00510DD6" w:rsidRDefault="00510DD6" w:rsidP="00510DD6">
      <w:pPr>
        <w:pStyle w:val="Code"/>
      </w:pPr>
      <w:r>
        <w:t xml:space="preserve">      "@uri</w:t>
      </w:r>
      <w:proofErr w:type="gramStart"/>
      <w:r>
        <w:t>" :</w:t>
      </w:r>
      <w:proofErr w:type="gramEnd"/>
      <w:r>
        <w:t xml:space="preserve"> "https://api.discoverydns.com/nameserversets/42dd3870-98a6-46f3-b923-3318c107ac02",</w:t>
      </w:r>
    </w:p>
    <w:p w:rsidR="00510DD6" w:rsidRDefault="00510DD6" w:rsidP="00510DD6">
      <w:pPr>
        <w:pStyle w:val="Code"/>
      </w:pPr>
      <w:r>
        <w:t xml:space="preserve">      "</w:t>
      </w:r>
      <w:proofErr w:type="gramStart"/>
      <w:r>
        <w:t>id</w:t>
      </w:r>
      <w:proofErr w:type="gramEnd"/>
      <w:r>
        <w:t>" : "42dd3870-98a6-46f3-b923-3318c107ac02",</w:t>
      </w:r>
    </w:p>
    <w:p w:rsidR="00510DD6" w:rsidRDefault="00510DD6" w:rsidP="00510DD6">
      <w:pPr>
        <w:pStyle w:val="Code"/>
      </w:pPr>
      <w:r>
        <w:t xml:space="preserve">      "</w:t>
      </w:r>
      <w:proofErr w:type="gramStart"/>
      <w:r>
        <w:t>name</w:t>
      </w:r>
      <w:proofErr w:type="gramEnd"/>
      <w:r>
        <w:t>" : "Test-ing Name.Server_Set2",</w:t>
      </w:r>
    </w:p>
    <w:p w:rsidR="00510DD6" w:rsidRDefault="00510DD6" w:rsidP="00510DD6">
      <w:pPr>
        <w:pStyle w:val="Code"/>
      </w:pPr>
      <w:r>
        <w:t xml:space="preserve">      "</w:t>
      </w:r>
      <w:proofErr w:type="gramStart"/>
      <w:r>
        <w:t>createDate</w:t>
      </w:r>
      <w:proofErr w:type="gramEnd"/>
      <w:r>
        <w:t>" : "2013-10-07T00:56:00.616",</w:t>
      </w:r>
    </w:p>
    <w:p w:rsidR="00510DD6" w:rsidRDefault="00510DD6" w:rsidP="00510DD6">
      <w:pPr>
        <w:pStyle w:val="Code"/>
      </w:pPr>
      <w:r>
        <w:t xml:space="preserve">      "</w:t>
      </w:r>
      <w:proofErr w:type="gramStart"/>
      <w:r>
        <w:t>lastUpdateDate</w:t>
      </w:r>
      <w:proofErr w:type="gramEnd"/>
      <w:r>
        <w:t>" : "2013-10-07T05:39:52.302",</w:t>
      </w:r>
    </w:p>
    <w:p w:rsidR="00510DD6" w:rsidRDefault="00510DD6" w:rsidP="00510DD6">
      <w:pPr>
        <w:pStyle w:val="Code"/>
      </w:pPr>
      <w:r>
        <w:t xml:space="preserve">    } ],</w:t>
      </w:r>
    </w:p>
    <w:p w:rsidR="00510DD6" w:rsidRDefault="00510DD6" w:rsidP="00510DD6">
      <w:pPr>
        <w:pStyle w:val="Code"/>
      </w:pPr>
      <w:r>
        <w:t xml:space="preserve">    "</w:t>
      </w:r>
      <w:proofErr w:type="gramStart"/>
      <w:r>
        <w:t>totalCount</w:t>
      </w:r>
      <w:proofErr w:type="gramEnd"/>
      <w:r>
        <w: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9" w:name="_Toc379212230"/>
      <w:r>
        <w:lastRenderedPageBreak/>
        <w:t>Plan Commands</w:t>
      </w:r>
      <w:bookmarkEnd w:id="29"/>
    </w:p>
    <w:p w:rsidR="003A30DE" w:rsidRDefault="003A30DE" w:rsidP="003A30DE">
      <w:pPr>
        <w:pStyle w:val="Heading2"/>
      </w:pPr>
      <w:bookmarkStart w:id="30" w:name="_Toc379212231"/>
      <w:r>
        <w:t>Plan Get Command</w:t>
      </w:r>
      <w:bookmarkEnd w:id="30"/>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w:t>
      </w:r>
      <w:proofErr w:type="gramStart"/>
      <w:r>
        <w:t>plan</w:t>
      </w:r>
      <w:proofErr w:type="gramEnd"/>
      <w:r>
        <w:t>" : {</w:t>
      </w:r>
    </w:p>
    <w:p w:rsidR="003C5BA5" w:rsidRDefault="003C5BA5" w:rsidP="003C5BA5">
      <w:pPr>
        <w:pStyle w:val="Code"/>
      </w:pPr>
      <w:r>
        <w:t xml:space="preserve">    "@uri</w:t>
      </w:r>
      <w:proofErr w:type="gramStart"/>
      <w:r>
        <w:t>" :</w:t>
      </w:r>
      <w:proofErr w:type="gramEnd"/>
      <w:r>
        <w:t xml:space="preserve"> "https://api.discoverydns.com/plans/786d87db-e4d2-4eb8-9709-755868528bdf",</w:t>
      </w:r>
    </w:p>
    <w:p w:rsidR="003C5BA5" w:rsidRDefault="003C5BA5" w:rsidP="003C5BA5">
      <w:pPr>
        <w:pStyle w:val="Code"/>
      </w:pPr>
      <w:r>
        <w:t xml:space="preserve">    "</w:t>
      </w:r>
      <w:proofErr w:type="gramStart"/>
      <w:r>
        <w:t>id</w:t>
      </w:r>
      <w:proofErr w:type="gramEnd"/>
      <w:r>
        <w:t>" : "786d87db-e4d2-4eb8-9709-755868528bdf",</w:t>
      </w:r>
    </w:p>
    <w:p w:rsidR="003C5BA5" w:rsidRDefault="003C5BA5" w:rsidP="003C5BA5">
      <w:pPr>
        <w:pStyle w:val="Code"/>
      </w:pPr>
      <w:r>
        <w:t xml:space="preserve">    "</w:t>
      </w:r>
      <w:proofErr w:type="gramStart"/>
      <w:r>
        <w:t>version</w:t>
      </w:r>
      <w:proofErr w:type="gramEnd"/>
      <w:r>
        <w:t>" : 0,</w:t>
      </w:r>
    </w:p>
    <w:p w:rsidR="003C5BA5" w:rsidRDefault="003C5BA5" w:rsidP="003C5BA5">
      <w:pPr>
        <w:pStyle w:val="Code"/>
      </w:pPr>
      <w:r>
        <w:t xml:space="preserve">    "</w:t>
      </w:r>
      <w:proofErr w:type="gramStart"/>
      <w:r>
        <w:t>name</w:t>
      </w:r>
      <w:proofErr w:type="gramEnd"/>
      <w:r>
        <w:t>" : "testing-plan_.meh la0",</w:t>
      </w:r>
    </w:p>
    <w:p w:rsidR="003C5BA5" w:rsidRDefault="003C5BA5" w:rsidP="003C5BA5">
      <w:pPr>
        <w:pStyle w:val="Code"/>
      </w:pPr>
      <w:r>
        <w:t xml:space="preserve">    "</w:t>
      </w:r>
      <w:proofErr w:type="gramStart"/>
      <w:r>
        <w:t>status</w:t>
      </w:r>
      <w:proofErr w:type="gramEnd"/>
      <w:r>
        <w:t>" : "active",</w:t>
      </w:r>
    </w:p>
    <w:p w:rsidR="003C5BA5" w:rsidRDefault="003C5BA5" w:rsidP="003C5BA5">
      <w:pPr>
        <w:pStyle w:val="Code"/>
      </w:pPr>
      <w:r>
        <w:t xml:space="preserve">    "</w:t>
      </w:r>
      <w:proofErr w:type="gramStart"/>
      <w:r>
        <w:t>baseMonthlyRate</w:t>
      </w:r>
      <w:proofErr w:type="gramEnd"/>
      <w:r>
        <w:t>" : 1.0,</w:t>
      </w:r>
    </w:p>
    <w:p w:rsidR="003C5BA5" w:rsidRDefault="003C5BA5" w:rsidP="003C5BA5">
      <w:pPr>
        <w:pStyle w:val="Code"/>
      </w:pPr>
      <w:r>
        <w:t xml:space="preserve">    "</w:t>
      </w:r>
      <w:proofErr w:type="gramStart"/>
      <w:r>
        <w:t>currency</w:t>
      </w:r>
      <w:proofErr w:type="gramEnd"/>
      <w:r>
        <w:t>" : "AUD",</w:t>
      </w:r>
    </w:p>
    <w:p w:rsidR="003C5BA5" w:rsidRDefault="003C5BA5" w:rsidP="003C5BA5">
      <w:pPr>
        <w:pStyle w:val="Code"/>
      </w:pPr>
      <w:r>
        <w:t xml:space="preserve">    "</w:t>
      </w:r>
      <w:proofErr w:type="gramStart"/>
      <w:r>
        <w:t>excessGraceMonths</w:t>
      </w:r>
      <w:proofErr w:type="gramEnd"/>
      <w:r>
        <w:t>" : 2,</w:t>
      </w:r>
    </w:p>
    <w:p w:rsidR="003C5BA5" w:rsidRDefault="003C5BA5" w:rsidP="003C5BA5">
      <w:pPr>
        <w:pStyle w:val="Code"/>
      </w:pPr>
      <w:r>
        <w:t xml:space="preserve">    "</w:t>
      </w:r>
      <w:proofErr w:type="gramStart"/>
      <w:r>
        <w:t>excessGraceMonthsPeriod</w:t>
      </w:r>
      <w:proofErr w:type="gramEnd"/>
      <w:r>
        <w:t>" : 3,</w:t>
      </w:r>
    </w:p>
    <w:p w:rsidR="003C5BA5" w:rsidRDefault="003C5BA5" w:rsidP="003C5BA5">
      <w:pPr>
        <w:pStyle w:val="Code"/>
      </w:pPr>
      <w:r>
        <w:t xml:space="preserve">    "</w:t>
      </w:r>
      <w:proofErr w:type="gramStart"/>
      <w:r>
        <w:t>trialPeriod</w:t>
      </w:r>
      <w:proofErr w:type="gramEnd"/>
      <w:r>
        <w:t>" : 4,</w:t>
      </w:r>
    </w:p>
    <w:p w:rsidR="003C5BA5" w:rsidRDefault="003C5BA5" w:rsidP="003C5BA5">
      <w:pPr>
        <w:pStyle w:val="Code"/>
      </w:pPr>
      <w:r>
        <w:t xml:space="preserve">    "</w:t>
      </w:r>
      <w:proofErr w:type="gramStart"/>
      <w:r>
        <w:t>createDate</w:t>
      </w:r>
      <w:proofErr w:type="gramEnd"/>
      <w:r>
        <w:t>" : "2013-10-07T05:53:20.302",</w:t>
      </w:r>
    </w:p>
    <w:p w:rsidR="003C5BA5" w:rsidRDefault="003C5BA5" w:rsidP="003C5BA5">
      <w:pPr>
        <w:pStyle w:val="Code"/>
      </w:pPr>
      <w:r>
        <w:t xml:space="preserve">    "</w:t>
      </w:r>
      <w:proofErr w:type="gramStart"/>
      <w:r>
        <w:t>createAccountId</w:t>
      </w:r>
      <w:proofErr w:type="gramEnd"/>
      <w:r>
        <w:t>" : "f73af262-9531-11e2-9b25-2809b571161a",</w:t>
      </w:r>
    </w:p>
    <w:p w:rsidR="003C5BA5" w:rsidRDefault="003C5BA5" w:rsidP="003C5BA5">
      <w:pPr>
        <w:pStyle w:val="Code"/>
      </w:pPr>
      <w:r>
        <w:t xml:space="preserve">    "</w:t>
      </w:r>
      <w:proofErr w:type="gramStart"/>
      <w:r>
        <w:t>createAccountIdentifier</w:t>
      </w:r>
      <w:proofErr w:type="gramEnd"/>
      <w:r>
        <w:t>" : "system",</w:t>
      </w:r>
    </w:p>
    <w:p w:rsidR="003C5BA5" w:rsidRDefault="003C5BA5" w:rsidP="003C5BA5">
      <w:pPr>
        <w:pStyle w:val="Code"/>
      </w:pPr>
      <w:r>
        <w:t xml:space="preserve">    "</w:t>
      </w:r>
      <w:proofErr w:type="gramStart"/>
      <w:r>
        <w:t>createUserId</w:t>
      </w:r>
      <w:proofErr w:type="gramEnd"/>
      <w:r>
        <w:t>" : "ed848682-c1d9-11e2-86bc-e9b9e1409c4c",</w:t>
      </w:r>
    </w:p>
    <w:p w:rsidR="003C5BA5" w:rsidRDefault="003C5BA5" w:rsidP="003C5BA5">
      <w:pPr>
        <w:pStyle w:val="Code"/>
      </w:pPr>
      <w:r>
        <w:t xml:space="preserve">    "</w:t>
      </w:r>
      <w:proofErr w:type="gramStart"/>
      <w:r>
        <w:t>createUserName</w:t>
      </w:r>
      <w:proofErr w:type="gramEnd"/>
      <w:r>
        <w:t>" : "System Admin",</w:t>
      </w:r>
    </w:p>
    <w:p w:rsidR="003C5BA5" w:rsidRDefault="003C5BA5" w:rsidP="003C5BA5">
      <w:pPr>
        <w:pStyle w:val="Code"/>
      </w:pPr>
      <w:r>
        <w:t xml:space="preserve">    "</w:t>
      </w:r>
      <w:proofErr w:type="gramStart"/>
      <w:r>
        <w:t>lastUpdateDate</w:t>
      </w:r>
      <w:proofErr w:type="gramEnd"/>
      <w:r>
        <w:t>" : "2013-10-07T05:53:20.302",</w:t>
      </w:r>
    </w:p>
    <w:p w:rsidR="003C5BA5" w:rsidRDefault="003C5BA5" w:rsidP="003C5BA5">
      <w:pPr>
        <w:pStyle w:val="Code"/>
      </w:pPr>
      <w:r>
        <w:t xml:space="preserve">    "</w:t>
      </w:r>
      <w:proofErr w:type="gramStart"/>
      <w:r>
        <w:t>lastUpdateAccountId</w:t>
      </w:r>
      <w:proofErr w:type="gramEnd"/>
      <w:r>
        <w:t>" : "f73af262-9531-11e2-9b25-2809b571161a",</w:t>
      </w:r>
    </w:p>
    <w:p w:rsidR="003C5BA5" w:rsidRDefault="003C5BA5" w:rsidP="003C5BA5">
      <w:pPr>
        <w:pStyle w:val="Code"/>
      </w:pPr>
      <w:r>
        <w:t xml:space="preserve">    "</w:t>
      </w:r>
      <w:proofErr w:type="gramStart"/>
      <w:r>
        <w:t>lastUpdateAccountIdentifier</w:t>
      </w:r>
      <w:proofErr w:type="gramEnd"/>
      <w:r>
        <w:t>" : "system",</w:t>
      </w:r>
    </w:p>
    <w:p w:rsidR="003C5BA5" w:rsidRDefault="003C5BA5" w:rsidP="003C5BA5">
      <w:pPr>
        <w:pStyle w:val="Code"/>
      </w:pPr>
      <w:r>
        <w:t xml:space="preserve">    "</w:t>
      </w:r>
      <w:proofErr w:type="gramStart"/>
      <w:r>
        <w:t>lastUpdateUserId</w:t>
      </w:r>
      <w:proofErr w:type="gramEnd"/>
      <w:r>
        <w:t>" : "ed848682-c1d9-11e2-86bc-e9b9e1409c4c",</w:t>
      </w:r>
    </w:p>
    <w:p w:rsidR="003C5BA5" w:rsidRDefault="003C5BA5" w:rsidP="003C5BA5">
      <w:pPr>
        <w:pStyle w:val="Code"/>
      </w:pPr>
      <w:r>
        <w:t xml:space="preserve">    "</w:t>
      </w:r>
      <w:proofErr w:type="gramStart"/>
      <w:r>
        <w:t>lastUpdateUserName</w:t>
      </w:r>
      <w:proofErr w:type="gramEnd"/>
      <w:r>
        <w:t>" : "System Admin",</w:t>
      </w:r>
    </w:p>
    <w:p w:rsidR="003C5BA5" w:rsidRDefault="003C5BA5" w:rsidP="003C5BA5">
      <w:pPr>
        <w:pStyle w:val="Code"/>
      </w:pPr>
      <w:r>
        <w:t xml:space="preserve">    "</w:t>
      </w:r>
      <w:proofErr w:type="gramStart"/>
      <w:r>
        <w:t>units</w:t>
      </w:r>
      <w:proofErr w:type="gramEnd"/>
      <w:r>
        <w:t>" : [ {</w:t>
      </w:r>
    </w:p>
    <w:p w:rsidR="003C5BA5" w:rsidRDefault="003C5BA5" w:rsidP="003C5BA5">
      <w:pPr>
        <w:pStyle w:val="Code"/>
      </w:pPr>
      <w:r>
        <w:t xml:space="preserve">      "</w:t>
      </w:r>
      <w:proofErr w:type="gramStart"/>
      <w:r>
        <w:t>unitType</w:t>
      </w:r>
      <w:proofErr w:type="gramEnd"/>
      <w:r>
        <w:t>" : "queries",</w:t>
      </w:r>
    </w:p>
    <w:p w:rsidR="003C5BA5" w:rsidRDefault="003C5BA5" w:rsidP="003C5BA5">
      <w:pPr>
        <w:pStyle w:val="Code"/>
      </w:pPr>
      <w:r>
        <w:t xml:space="preserve">      "</w:t>
      </w:r>
      <w:proofErr w:type="gramStart"/>
      <w:r>
        <w:t>includedUnits</w:t>
      </w:r>
      <w:proofErr w:type="gramEnd"/>
      <w:r>
        <w:t>" : 0,</w:t>
      </w:r>
    </w:p>
    <w:p w:rsidR="003C5BA5" w:rsidRDefault="003C5BA5" w:rsidP="003C5BA5">
      <w:pPr>
        <w:pStyle w:val="Code"/>
      </w:pPr>
      <w:r>
        <w:t xml:space="preserve">      "</w:t>
      </w:r>
      <w:proofErr w:type="gramStart"/>
      <w:r>
        <w:t>excessUnitsBatchSize</w:t>
      </w:r>
      <w:proofErr w:type="gramEnd"/>
      <w:r>
        <w:t>" : 0,</w:t>
      </w:r>
    </w:p>
    <w:p w:rsidR="003C5BA5" w:rsidRDefault="003C5BA5" w:rsidP="003C5BA5">
      <w:pPr>
        <w:pStyle w:val="Code"/>
      </w:pPr>
      <w:r>
        <w:t xml:space="preserve">      "</w:t>
      </w:r>
      <w:proofErr w:type="gramStart"/>
      <w:r>
        <w:t>excessUnitsBatchRate</w:t>
      </w:r>
      <w:proofErr w:type="gramEnd"/>
      <w:r>
        <w:t>" : 0.0</w:t>
      </w:r>
    </w:p>
    <w:p w:rsidR="003C5BA5" w:rsidRDefault="003C5BA5" w:rsidP="003C5BA5">
      <w:pPr>
        <w:pStyle w:val="Code"/>
      </w:pPr>
      <w:r>
        <w:t xml:space="preserve">    } ],</w:t>
      </w:r>
    </w:p>
    <w:p w:rsidR="003C5BA5" w:rsidRDefault="003C5BA5" w:rsidP="003C5BA5">
      <w:pPr>
        <w:pStyle w:val="Code"/>
      </w:pPr>
      <w:r>
        <w:t xml:space="preserve">    "</w:t>
      </w:r>
      <w:proofErr w:type="gramStart"/>
      <w:r>
        <w:t>features</w:t>
      </w:r>
      <w:proofErr w:type="gramEnd"/>
      <w:r>
        <w:t>" : [ {</w:t>
      </w:r>
    </w:p>
    <w:p w:rsidR="003C5BA5" w:rsidRDefault="003C5BA5" w:rsidP="003C5BA5">
      <w:pPr>
        <w:pStyle w:val="Code"/>
      </w:pPr>
      <w:r>
        <w:lastRenderedPageBreak/>
        <w:t xml:space="preserve">      "</w:t>
      </w:r>
      <w:proofErr w:type="gramStart"/>
      <w:r>
        <w:t>featureType</w:t>
      </w:r>
      <w:proofErr w:type="gramEnd"/>
      <w:r>
        <w:t>" : "brandedNameServers",</w:t>
      </w:r>
    </w:p>
    <w:p w:rsidR="003C5BA5" w:rsidRDefault="003C5BA5" w:rsidP="003C5BA5">
      <w:pPr>
        <w:pStyle w:val="Code"/>
      </w:pPr>
      <w:r>
        <w:t xml:space="preserve">      "</w:t>
      </w:r>
      <w:proofErr w:type="gramStart"/>
      <w:r>
        <w:t>additionalRate</w:t>
      </w:r>
      <w:proofErr w:type="gramEnd"/>
      <w:r>
        <w:t>"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31" w:name="_Toc379212232"/>
      <w:r>
        <w:t>Plan List Command</w:t>
      </w:r>
      <w:bookmarkEnd w:id="31"/>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w:t>
      </w:r>
      <w:proofErr w:type="gramStart"/>
      <w:r>
        <w:t>?searchStatus</w:t>
      </w:r>
      <w:proofErr w:type="gramEnd"/>
      <w:r>
        <w:t>=active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w:t>
      </w:r>
      <w:proofErr w:type="gramStart"/>
      <w:r>
        <w:t>plans</w:t>
      </w:r>
      <w:proofErr w:type="gramEnd"/>
      <w:r>
        <w:t>" : {</w:t>
      </w:r>
    </w:p>
    <w:p w:rsidR="005375DB" w:rsidRDefault="005375DB" w:rsidP="005375DB">
      <w:pPr>
        <w:pStyle w:val="Code"/>
      </w:pPr>
      <w:r>
        <w:t xml:space="preserve">    "@uri</w:t>
      </w:r>
      <w:proofErr w:type="gramStart"/>
      <w:r>
        <w:t>" :</w:t>
      </w:r>
      <w:proofErr w:type="gramEnd"/>
      <w:r>
        <w:t xml:space="preserve"> "https://api.discoverydns.com/plans/",</w:t>
      </w:r>
    </w:p>
    <w:p w:rsidR="005375DB" w:rsidRDefault="005375DB" w:rsidP="005375DB">
      <w:pPr>
        <w:pStyle w:val="Code"/>
      </w:pPr>
      <w:r>
        <w:t xml:space="preserve">    "</w:t>
      </w:r>
      <w:proofErr w:type="gramStart"/>
      <w:r>
        <w:t>planList</w:t>
      </w:r>
      <w:proofErr w:type="gramEnd"/>
      <w:r>
        <w:t>" : [ {</w:t>
      </w:r>
    </w:p>
    <w:p w:rsidR="005375DB" w:rsidRDefault="005375DB" w:rsidP="005375DB">
      <w:pPr>
        <w:pStyle w:val="Code"/>
      </w:pPr>
      <w:r>
        <w:t xml:space="preserve">      "@uri</w:t>
      </w:r>
      <w:proofErr w:type="gramStart"/>
      <w:r>
        <w:t>" :</w:t>
      </w:r>
      <w:proofErr w:type="gramEnd"/>
      <w:r>
        <w:t xml:space="preserve"> "https://api.discoverydns.com/plans/66697e68-d6d6-4e29-8adc-6337db256489",</w:t>
      </w:r>
    </w:p>
    <w:p w:rsidR="005375DB" w:rsidRDefault="005375DB" w:rsidP="005375DB">
      <w:pPr>
        <w:pStyle w:val="Code"/>
      </w:pPr>
      <w:r>
        <w:t xml:space="preserve">      "</w:t>
      </w:r>
      <w:proofErr w:type="gramStart"/>
      <w:r>
        <w:t>id</w:t>
      </w:r>
      <w:proofErr w:type="gramEnd"/>
      <w:r>
        <w:t>" : "66697e68-d6d6-4e29-8adc-6337db256489",</w:t>
      </w:r>
    </w:p>
    <w:p w:rsidR="005375DB" w:rsidRDefault="005375DB" w:rsidP="005375DB">
      <w:pPr>
        <w:pStyle w:val="Code"/>
      </w:pPr>
      <w:r>
        <w:t xml:space="preserve">      "</w:t>
      </w:r>
      <w:proofErr w:type="gramStart"/>
      <w:r>
        <w:t>name</w:t>
      </w:r>
      <w:proofErr w:type="gramEnd"/>
      <w:r>
        <w:t>" : "testing-plan_.meh la0",</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"2013-10-08T00:42:32.270",</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"https://api.discoverydns.com/plans/c6426a35-9435-4b66-9cf4-3a046a946701",</w:t>
      </w:r>
    </w:p>
    <w:p w:rsidR="005375DB" w:rsidRDefault="005375DB" w:rsidP="005375DB">
      <w:pPr>
        <w:pStyle w:val="Code"/>
      </w:pPr>
      <w:r>
        <w:t xml:space="preserve">      "</w:t>
      </w:r>
      <w:proofErr w:type="gramStart"/>
      <w:r>
        <w:t>id</w:t>
      </w:r>
      <w:proofErr w:type="gramEnd"/>
      <w:r>
        <w:t>" : "c6426a35-9435-4b66-9cf4-3a046a946701",</w:t>
      </w:r>
    </w:p>
    <w:p w:rsidR="005375DB" w:rsidRDefault="005375DB" w:rsidP="005375DB">
      <w:pPr>
        <w:pStyle w:val="Code"/>
      </w:pPr>
      <w:r>
        <w:t xml:space="preserve">      "</w:t>
      </w:r>
      <w:proofErr w:type="gramStart"/>
      <w:r>
        <w:t>name</w:t>
      </w:r>
      <w:proofErr w:type="gramEnd"/>
      <w:r>
        <w:t>" : "testing-plan_.meh la1",</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"2013-10-08T00:42:32.287",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t xml:space="preserve">      "@uri</w:t>
      </w:r>
      <w:proofErr w:type="gramStart"/>
      <w:r>
        <w:t>" :</w:t>
      </w:r>
      <w:proofErr w:type="gramEnd"/>
      <w:r>
        <w:t xml:space="preserve"> "https://api.discoverydns.com/plans/e2a2d665-839d-4234-b0a8-329b5000e1d6",</w:t>
      </w:r>
    </w:p>
    <w:p w:rsidR="005375DB" w:rsidRDefault="005375DB" w:rsidP="005375DB">
      <w:pPr>
        <w:pStyle w:val="Code"/>
      </w:pPr>
      <w:r>
        <w:t xml:space="preserve">      "</w:t>
      </w:r>
      <w:proofErr w:type="gramStart"/>
      <w:r>
        <w:t>id</w:t>
      </w:r>
      <w:proofErr w:type="gramEnd"/>
      <w:r>
        <w:t>" : "e2a2d665-839d-4234-b0a8-329b5000e1d6",</w:t>
      </w:r>
    </w:p>
    <w:p w:rsidR="005375DB" w:rsidRDefault="005375DB" w:rsidP="005375DB">
      <w:pPr>
        <w:pStyle w:val="Code"/>
      </w:pPr>
      <w:r>
        <w:t xml:space="preserve">      "</w:t>
      </w:r>
      <w:proofErr w:type="gramStart"/>
      <w:r>
        <w:t>name</w:t>
      </w:r>
      <w:proofErr w:type="gramEnd"/>
      <w:r>
        <w:t>" : "testing-plan_.meh la2",</w:t>
      </w:r>
    </w:p>
    <w:p w:rsidR="005375DB" w:rsidRDefault="005375DB" w:rsidP="005375DB">
      <w:pPr>
        <w:pStyle w:val="Code"/>
      </w:pPr>
      <w:r>
        <w:t xml:space="preserve">      "</w:t>
      </w:r>
      <w:proofErr w:type="gramStart"/>
      <w:r>
        <w:t>status</w:t>
      </w:r>
      <w:proofErr w:type="gramEnd"/>
      <w:r>
        <w:t>" : "active",</w:t>
      </w:r>
    </w:p>
    <w:p w:rsidR="005375DB" w:rsidRDefault="005375DB" w:rsidP="005375DB">
      <w:pPr>
        <w:pStyle w:val="Code"/>
      </w:pPr>
      <w:r>
        <w:t xml:space="preserve">      "</w:t>
      </w:r>
      <w:proofErr w:type="gramStart"/>
      <w:r>
        <w:t>createDate</w:t>
      </w:r>
      <w:proofErr w:type="gramEnd"/>
      <w:r>
        <w:t>" : "2013-10-08T00:42:32.297",</w:t>
      </w:r>
    </w:p>
    <w:p w:rsidR="005375DB" w:rsidRDefault="005375DB" w:rsidP="005375DB">
      <w:pPr>
        <w:pStyle w:val="Code"/>
      </w:pPr>
      <w:r>
        <w:t xml:space="preserve">      "</w:t>
      </w:r>
      <w:proofErr w:type="gramStart"/>
      <w:r>
        <w:t>lastUpdateDate</w:t>
      </w:r>
      <w:proofErr w:type="gramEnd"/>
      <w:r>
        <w:t>" : null</w:t>
      </w:r>
    </w:p>
    <w:p w:rsidR="005375DB" w:rsidRDefault="005375DB" w:rsidP="005375DB">
      <w:pPr>
        <w:pStyle w:val="Code"/>
      </w:pPr>
      <w:r>
        <w:t xml:space="preserve">    } ],</w:t>
      </w:r>
    </w:p>
    <w:p w:rsidR="005375DB" w:rsidRDefault="005375DB" w:rsidP="005375DB">
      <w:pPr>
        <w:pStyle w:val="Code"/>
      </w:pPr>
      <w:r>
        <w:lastRenderedPageBreak/>
        <w:t xml:space="preserve">    "</w:t>
      </w:r>
      <w:proofErr w:type="gramStart"/>
      <w:r>
        <w:t>totalCount</w:t>
      </w:r>
      <w:proofErr w:type="gramEnd"/>
      <w:r>
        <w: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32" w:name="_Toc379212233"/>
      <w:r>
        <w:lastRenderedPageBreak/>
        <w:t>Zone Commands</w:t>
      </w:r>
      <w:bookmarkEnd w:id="32"/>
    </w:p>
    <w:p w:rsidR="004836FD" w:rsidRDefault="003A30DE" w:rsidP="003A30DE">
      <w:pPr>
        <w:pStyle w:val="Heading2"/>
      </w:pPr>
      <w:bookmarkStart w:id="33" w:name="_Toc379212234"/>
      <w:r>
        <w:t>Zone Get Command</w:t>
      </w:r>
      <w:bookmarkEnd w:id="33"/>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38262C">
            <w:pPr>
              <w:pStyle w:val="Table-Text"/>
            </w:pPr>
            <w:r>
              <w:t xml:space="preserve">If “raw”, all the type-specific RData fields of each resource record will be returned in a </w:t>
            </w:r>
            <w:proofErr w:type="gramStart"/>
            <w:r>
              <w:t>single  string</w:t>
            </w:r>
            <w:proofErr w:type="gramEnd"/>
            <w:r>
              <w:t xml:space="preserve"> “rdata” field that is as the resource record would be entered into a BIND compatiable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34" w:author="Arnaud Dumont" w:date="2014-02-11T13:48:00Z"/>
        </w:trPr>
        <w:tc>
          <w:tcPr>
            <w:tcW w:w="2965" w:type="dxa"/>
          </w:tcPr>
          <w:p w:rsidR="00BD038E" w:rsidRDefault="00BD038E" w:rsidP="000E46A1">
            <w:pPr>
              <w:pStyle w:val="Table-Text"/>
              <w:rPr>
                <w:ins w:id="35" w:author="Arnaud Dumont" w:date="2014-02-11T13:48:00Z"/>
              </w:rPr>
            </w:pPr>
            <w:ins w:id="36" w:author="Arnaud Dumont" w:date="2014-02-11T13:49:00Z">
              <w:r w:rsidRPr="00BD038E">
                <w:t>zskRollOverState</w:t>
              </w:r>
            </w:ins>
          </w:p>
        </w:tc>
        <w:tc>
          <w:tcPr>
            <w:tcW w:w="2175" w:type="dxa"/>
          </w:tcPr>
          <w:p w:rsidR="00BD038E" w:rsidRDefault="00BD038E" w:rsidP="000E46A1">
            <w:pPr>
              <w:pStyle w:val="Table-Text"/>
              <w:rPr>
                <w:ins w:id="37" w:author="Arnaud Dumont" w:date="2014-02-11T13:48:00Z"/>
              </w:rPr>
            </w:pPr>
            <w:ins w:id="38" w:author="Arnaud Dumont" w:date="2014-02-11T13:49:00Z">
              <w:r>
                <w:t>string</w:t>
              </w:r>
            </w:ins>
          </w:p>
        </w:tc>
        <w:tc>
          <w:tcPr>
            <w:tcW w:w="3507" w:type="dxa"/>
          </w:tcPr>
          <w:p w:rsidR="00BD038E" w:rsidRDefault="00BD038E" w:rsidP="00D279A5">
            <w:pPr>
              <w:pStyle w:val="Table-Text"/>
              <w:rPr>
                <w:ins w:id="39" w:author="Arnaud Dumont" w:date="2014-02-11T13:48:00Z"/>
              </w:rPr>
            </w:pPr>
            <w:ins w:id="40" w:author="Arnaud Dumont" w:date="2014-02-11T13:49:00Z">
              <w:r>
                <w:t xml:space="preserve">The </w:t>
              </w:r>
              <w:r w:rsidRPr="00BD038E">
                <w:t>state of the zone in the ZSK roll over process</w:t>
              </w:r>
            </w:ins>
            <w:ins w:id="41" w:author="Arnaud Dumont" w:date="2014-02-11T13:52:00Z">
              <w:r w:rsidR="00D279A5">
                <w:t>, if the zone is DNSSEC-signed. This</w:t>
              </w:r>
            </w:ins>
            <w:ins w:id="42" w:author="Arnaud Dumont" w:date="2014-02-11T13:49:00Z">
              <w:r>
                <w:t xml:space="preserve"> enables</w:t>
              </w:r>
              <w:r w:rsidRPr="00BD038E">
                <w:t xml:space="preserve"> the zone's Zone Signing Keys to be replaced after a certain period of time</w:t>
              </w:r>
            </w:ins>
            <w:ins w:id="43" w:author="Arnaud Dumont" w:date="2014-02-11T13:52:00Z">
              <w:r w:rsidR="00D279A5">
                <w:t>, for security purpose</w:t>
              </w:r>
            </w:ins>
          </w:p>
        </w:tc>
      </w:tr>
      <w:tr w:rsidR="00BD038E" w:rsidTr="00B26960">
        <w:trPr>
          <w:trHeight w:val="113"/>
          <w:tblHeader w:val="0"/>
          <w:ins w:id="44" w:author="Arnaud Dumont" w:date="2014-02-11T13:48:00Z"/>
        </w:trPr>
        <w:tc>
          <w:tcPr>
            <w:tcW w:w="2965" w:type="dxa"/>
          </w:tcPr>
          <w:p w:rsidR="00BD038E" w:rsidRDefault="00BD038E" w:rsidP="000E46A1">
            <w:pPr>
              <w:pStyle w:val="Table-Text"/>
              <w:rPr>
                <w:ins w:id="45" w:author="Arnaud Dumont" w:date="2014-02-11T13:48:00Z"/>
              </w:rPr>
            </w:pPr>
            <w:ins w:id="46" w:author="Arnaud Dumont" w:date="2014-02-11T13:51:00Z">
              <w:r w:rsidRPr="00BD038E">
                <w:t>zskNextActionDate</w:t>
              </w:r>
            </w:ins>
          </w:p>
        </w:tc>
        <w:tc>
          <w:tcPr>
            <w:tcW w:w="2175" w:type="dxa"/>
          </w:tcPr>
          <w:p w:rsidR="00BD038E" w:rsidRDefault="00BD038E" w:rsidP="000E46A1">
            <w:pPr>
              <w:pStyle w:val="Table-Text"/>
              <w:rPr>
                <w:ins w:id="47" w:author="Arnaud Dumont" w:date="2014-02-11T13:48:00Z"/>
              </w:rPr>
            </w:pPr>
            <w:ins w:id="48" w:author="Arnaud Dumont" w:date="2014-02-11T13:51:00Z">
              <w:r>
                <w:t>timestamp</w:t>
              </w:r>
            </w:ins>
          </w:p>
        </w:tc>
        <w:tc>
          <w:tcPr>
            <w:tcW w:w="3507" w:type="dxa"/>
          </w:tcPr>
          <w:p w:rsidR="00BD038E" w:rsidRDefault="00BD038E" w:rsidP="000E46A1">
            <w:pPr>
              <w:pStyle w:val="Table-Text"/>
              <w:rPr>
                <w:ins w:id="49" w:author="Arnaud Dumont" w:date="2014-02-11T13:48:00Z"/>
              </w:rPr>
            </w:pPr>
            <w:ins w:id="50" w:author="Arnaud Dumont" w:date="2014-02-11T13:51:00Z">
              <w:r w:rsidRPr="00BD038E">
                <w:t>The next date of an action for the zone in the ZSK roll over process, if the zone is DNSSEC-signed</w:t>
              </w:r>
            </w:ins>
          </w:p>
        </w:tc>
      </w:tr>
      <w:tr w:rsidR="00BD038E" w:rsidTr="00B26960">
        <w:trPr>
          <w:trHeight w:val="113"/>
          <w:tblHeader w:val="0"/>
          <w:ins w:id="51" w:author="Arnaud Dumont" w:date="2014-02-11T13:48:00Z"/>
        </w:trPr>
        <w:tc>
          <w:tcPr>
            <w:tcW w:w="2965" w:type="dxa"/>
          </w:tcPr>
          <w:p w:rsidR="00BD038E" w:rsidRDefault="00BD038E" w:rsidP="000E46A1">
            <w:pPr>
              <w:pStyle w:val="Table-Text"/>
              <w:rPr>
                <w:ins w:id="52" w:author="Arnaud Dumont" w:date="2014-02-11T13:48:00Z"/>
              </w:rPr>
            </w:pPr>
            <w:ins w:id="53" w:author="Arnaud Dumont" w:date="2014-02-11T13:51:00Z">
              <w:r w:rsidRPr="00BD038E">
                <w:t>zskRRSIGRegenerationDate</w:t>
              </w:r>
            </w:ins>
          </w:p>
        </w:tc>
        <w:tc>
          <w:tcPr>
            <w:tcW w:w="2175" w:type="dxa"/>
          </w:tcPr>
          <w:p w:rsidR="00BD038E" w:rsidRDefault="00BD038E" w:rsidP="000E46A1">
            <w:pPr>
              <w:pStyle w:val="Table-Text"/>
              <w:rPr>
                <w:ins w:id="54" w:author="Arnaud Dumont" w:date="2014-02-11T13:48:00Z"/>
              </w:rPr>
            </w:pPr>
            <w:ins w:id="55" w:author="Arnaud Dumont" w:date="2014-02-11T13:51:00Z">
              <w:r>
                <w:t>timestamp</w:t>
              </w:r>
            </w:ins>
          </w:p>
        </w:tc>
        <w:tc>
          <w:tcPr>
            <w:tcW w:w="3507" w:type="dxa"/>
          </w:tcPr>
          <w:p w:rsidR="00BD038E" w:rsidRDefault="00BD038E" w:rsidP="000E46A1">
            <w:pPr>
              <w:pStyle w:val="Table-Text"/>
              <w:rPr>
                <w:ins w:id="56" w:author="Arnaud Dumont" w:date="2014-02-11T13:48:00Z"/>
              </w:rPr>
            </w:pPr>
            <w:ins w:id="57" w:author="Arnaud Dumont" w:date="2014-02-11T13:51:00Z">
              <w:r w:rsidRPr="00BD038E">
                <w:t>The next date of the zone's RRSIG records re-generation, if the zone is DNSSEC-signed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lastRenderedPageBreak/>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58"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lastRenderedPageBreak/>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B26960" w:rsidRDefault="00C81587" w:rsidP="000E46A1">
      <w:r w:rsidRPr="00C81587">
        <w:t>TLSA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lastRenderedPageBreak/>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“TLSA”</w:t>
            </w:r>
          </w:p>
        </w:tc>
      </w:tr>
      <w:tr w:rsidR="00C81587" w:rsidTr="00A11CBE">
        <w:trPr>
          <w:trHeight w:val="113"/>
          <w:tblHeader w:val="0"/>
        </w:trPr>
        <w:tc>
          <w:tcPr>
            <w:tcW w:w="2965" w:type="dxa"/>
          </w:tcPr>
          <w:p w:rsidR="00C81587" w:rsidRDefault="00C81587" w:rsidP="00C81587">
            <w:pPr>
              <w:pStyle w:val="Table-Text"/>
            </w:pPr>
            <w:r w:rsidRPr="00A60CE8">
              <w:t>certificateUsage</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certificate usage value for the record</w:t>
            </w:r>
          </w:p>
        </w:tc>
      </w:tr>
      <w:tr w:rsidR="00C81587" w:rsidTr="00A11CBE">
        <w:trPr>
          <w:trHeight w:val="113"/>
          <w:tblHeader w:val="0"/>
        </w:trPr>
        <w:tc>
          <w:tcPr>
            <w:tcW w:w="2965" w:type="dxa"/>
          </w:tcPr>
          <w:p w:rsidR="00C81587" w:rsidRPr="00A60CE8" w:rsidRDefault="00C81587" w:rsidP="00C81587">
            <w:pPr>
              <w:pStyle w:val="Table-Text"/>
            </w:pPr>
            <w:r>
              <w:t>selector</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selector of the TLSA record</w:t>
            </w:r>
          </w:p>
        </w:tc>
      </w:tr>
      <w:tr w:rsidR="00C81587" w:rsidTr="00A11CBE">
        <w:trPr>
          <w:trHeight w:val="113"/>
          <w:tblHeader w:val="0"/>
        </w:trPr>
        <w:tc>
          <w:tcPr>
            <w:tcW w:w="2965" w:type="dxa"/>
          </w:tcPr>
          <w:p w:rsidR="00C81587" w:rsidRDefault="00C81587" w:rsidP="00C81587">
            <w:pPr>
              <w:pStyle w:val="Table-Text"/>
            </w:pPr>
            <w:r>
              <w:t>matchingType</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matching type of the TLSA record</w:t>
            </w:r>
          </w:p>
        </w:tc>
      </w:tr>
      <w:tr w:rsidR="00C81587" w:rsidTr="00A11CBE">
        <w:trPr>
          <w:trHeight w:val="113"/>
          <w:tblHeader w:val="0"/>
        </w:trPr>
        <w:tc>
          <w:tcPr>
            <w:tcW w:w="2965" w:type="dxa"/>
          </w:tcPr>
          <w:p w:rsidR="00C81587" w:rsidRDefault="00C81587" w:rsidP="00C81587">
            <w:pPr>
              <w:pStyle w:val="Table-Text"/>
            </w:pPr>
            <w:r w:rsidRPr="00A60CE8">
              <w:t>certificateAssociationData</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certificate date for the TLSA record</w:t>
            </w:r>
          </w:p>
        </w:tc>
      </w:tr>
    </w:tbl>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w:t>
      </w:r>
      <w:proofErr w:type="gramStart"/>
      <w:r>
        <w:t>zone</w:t>
      </w:r>
      <w:proofErr w:type="gramEnd"/>
      <w:r>
        <w:t>" : {</w:t>
      </w:r>
    </w:p>
    <w:p w:rsidR="00997F9F" w:rsidRDefault="00997F9F" w:rsidP="00997F9F">
      <w:pPr>
        <w:pStyle w:val="Code"/>
      </w:pPr>
      <w:r>
        <w:t xml:space="preserve">    "@uri</w:t>
      </w:r>
      <w:proofErr w:type="gramStart"/>
      <w:r>
        <w:t>" :</w:t>
      </w:r>
      <w:proofErr w:type="gramEnd"/>
      <w:r>
        <w:t xml:space="preserve"> "https://api.discoverydns.com/zones/6d1a66d3-2307-4dde-8077-1ac6f6f3d244",</w:t>
      </w:r>
    </w:p>
    <w:p w:rsidR="00997F9F" w:rsidRDefault="00997F9F" w:rsidP="00997F9F">
      <w:pPr>
        <w:pStyle w:val="Code"/>
      </w:pPr>
      <w:r>
        <w:t xml:space="preserve">    "</w:t>
      </w:r>
      <w:proofErr w:type="gramStart"/>
      <w:r>
        <w:t>id</w:t>
      </w:r>
      <w:proofErr w:type="gramEnd"/>
      <w:r>
        <w:t>" : "6d1a66d3-2307-4dde-8077-1ac6f6f3d244",</w:t>
      </w:r>
    </w:p>
    <w:p w:rsidR="00997F9F" w:rsidRDefault="00997F9F" w:rsidP="00997F9F">
      <w:pPr>
        <w:pStyle w:val="Code"/>
      </w:pPr>
      <w:r>
        <w:t xml:space="preserve">    "</w:t>
      </w:r>
      <w:proofErr w:type="gramStart"/>
      <w:r>
        <w:t>version</w:t>
      </w:r>
      <w:proofErr w:type="gramEnd"/>
      <w:r>
        <w:t>" : 0,</w:t>
      </w:r>
    </w:p>
    <w:p w:rsidR="00997F9F" w:rsidRDefault="00997F9F" w:rsidP="00997F9F">
      <w:pPr>
        <w:pStyle w:val="Code"/>
      </w:pPr>
      <w:r>
        <w:t xml:space="preserve">    "</w:t>
      </w:r>
      <w:proofErr w:type="gramStart"/>
      <w:r>
        <w:t>name</w:t>
      </w:r>
      <w:proofErr w:type="gramEnd"/>
      <w:r>
        <w:t>" : "example.com.au",</w:t>
      </w:r>
    </w:p>
    <w:p w:rsidR="00997F9F" w:rsidRDefault="00997F9F" w:rsidP="00997F9F">
      <w:pPr>
        <w:pStyle w:val="Code"/>
      </w:pPr>
      <w:r>
        <w:t xml:space="preserve">    "</w:t>
      </w:r>
      <w:proofErr w:type="gramStart"/>
      <w:r>
        <w:t>serial</w:t>
      </w:r>
      <w:proofErr w:type="gramEnd"/>
      <w:r>
        <w:t>" : 1,</w:t>
      </w:r>
    </w:p>
    <w:p w:rsidR="00997F9F" w:rsidRDefault="00997F9F" w:rsidP="00997F9F">
      <w:pPr>
        <w:pStyle w:val="Code"/>
      </w:pPr>
      <w:r>
        <w:t xml:space="preserve">    "</w:t>
      </w:r>
      <w:proofErr w:type="gramStart"/>
      <w:r>
        <w:t>brandedNameServers</w:t>
      </w:r>
      <w:proofErr w:type="gramEnd"/>
      <w:r>
        <w:t>" : false,</w:t>
      </w:r>
    </w:p>
    <w:p w:rsidR="00997F9F" w:rsidRDefault="00997F9F" w:rsidP="00997F9F">
      <w:pPr>
        <w:pStyle w:val="Code"/>
        <w:rPr>
          <w:ins w:id="59" w:author="Arnaud Dumont" w:date="2014-02-11T13:56:00Z"/>
        </w:rPr>
      </w:pPr>
      <w:r>
        <w:t xml:space="preserve">    "</w:t>
      </w:r>
      <w:proofErr w:type="gramStart"/>
      <w:r>
        <w:t>dnssecSigned</w:t>
      </w:r>
      <w:proofErr w:type="gramEnd"/>
      <w:r>
        <w:t>" : true,</w:t>
      </w:r>
    </w:p>
    <w:p w:rsidR="006242A4" w:rsidRDefault="006242A4" w:rsidP="00997F9F">
      <w:pPr>
        <w:pStyle w:val="Code"/>
        <w:rPr>
          <w:ins w:id="60" w:author="Arnaud Dumont" w:date="2014-02-11T13:57:00Z"/>
        </w:rPr>
      </w:pPr>
      <w:ins w:id="61" w:author="Arnaud Dumont" w:date="2014-02-11T13:56:00Z">
        <w:r>
          <w:t xml:space="preserve">    </w:t>
        </w:r>
      </w:ins>
      <w:ins w:id="62" w:author="Arnaud Dumont" w:date="2014-02-11T13:57:00Z">
        <w:r>
          <w:t>"</w:t>
        </w:r>
        <w:proofErr w:type="gramStart"/>
        <w:r w:rsidRPr="006242A4">
          <w:t>zskRollOverState</w:t>
        </w:r>
        <w:proofErr w:type="gramEnd"/>
        <w:r>
          <w:t>" : "scheduled",</w:t>
        </w:r>
      </w:ins>
    </w:p>
    <w:p w:rsidR="006242A4" w:rsidRDefault="006242A4" w:rsidP="00997F9F">
      <w:pPr>
        <w:pStyle w:val="Code"/>
        <w:rPr>
          <w:ins w:id="63" w:author="Arnaud Dumont" w:date="2014-02-11T13:58:00Z"/>
        </w:rPr>
      </w:pPr>
      <w:ins w:id="64" w:author="Arnaud Dumont" w:date="2014-02-11T13:57:00Z">
        <w:r>
          <w:t xml:space="preserve">    "</w:t>
        </w:r>
      </w:ins>
      <w:proofErr w:type="gramStart"/>
      <w:ins w:id="65" w:author="Arnaud Dumont" w:date="2014-02-11T13:58:00Z">
        <w:r w:rsidRPr="006242A4">
          <w:t>zskNextActionDate</w:t>
        </w:r>
      </w:ins>
      <w:proofErr w:type="gramEnd"/>
      <w:ins w:id="66" w:author="Arnaud Dumont" w:date="2014-02-11T13:57:00Z">
        <w:r>
          <w:t>" : "</w:t>
        </w:r>
      </w:ins>
      <w:ins w:id="67" w:author="Arnaud Dumont" w:date="2014-02-11T13:58:00Z">
        <w:r w:rsidR="005056E3">
          <w:t>2013-11-07T07:46:29.927</w:t>
        </w:r>
        <w:r>
          <w:t>",</w:t>
        </w:r>
      </w:ins>
    </w:p>
    <w:p w:rsidR="006242A4" w:rsidRDefault="006242A4" w:rsidP="00997F9F">
      <w:pPr>
        <w:pStyle w:val="Code"/>
      </w:pPr>
      <w:ins w:id="68" w:author="Arnaud Dumont" w:date="2014-02-11T13:58:00Z">
        <w:r>
          <w:t xml:space="preserve">    "</w:t>
        </w:r>
        <w:proofErr w:type="gramStart"/>
        <w:r w:rsidR="005056E3" w:rsidRPr="005056E3">
          <w:t>zskRRSIGRegenerationDate</w:t>
        </w:r>
        <w:proofErr w:type="gramEnd"/>
        <w:r>
          <w:t>" : "</w:t>
        </w:r>
        <w:r w:rsidR="005056E3">
          <w:t>2013-03-07T07:46:29.927</w:t>
        </w:r>
        <w:r>
          <w:t>",</w:t>
        </w:r>
      </w:ins>
    </w:p>
    <w:p w:rsidR="00997F9F" w:rsidRDefault="00997F9F" w:rsidP="00997F9F">
      <w:pPr>
        <w:pStyle w:val="Code"/>
      </w:pPr>
      <w:r>
        <w:t xml:space="preserve">    "</w:t>
      </w:r>
      <w:proofErr w:type="gramStart"/>
      <w:r>
        <w:t>group</w:t>
      </w:r>
      <w:proofErr w:type="gramEnd"/>
      <w:r>
        <w:t>" : "mygroup",</w:t>
      </w:r>
    </w:p>
    <w:p w:rsidR="00997F9F" w:rsidRDefault="00997F9F" w:rsidP="00997F9F">
      <w:pPr>
        <w:pStyle w:val="Code"/>
      </w:pPr>
      <w:r>
        <w:t xml:space="preserve">    "</w:t>
      </w:r>
      <w:proofErr w:type="gramStart"/>
      <w:r>
        <w:t>nameServerSetId</w:t>
      </w:r>
      <w:proofErr w:type="gramEnd"/>
      <w:r>
        <w:t>" : "1646f4e7-36ce-4cb5-b9a0-9853c15fc195",</w:t>
      </w:r>
    </w:p>
    <w:p w:rsidR="00997F9F" w:rsidRDefault="00997F9F" w:rsidP="00997F9F">
      <w:pPr>
        <w:pStyle w:val="Code"/>
      </w:pPr>
      <w:r>
        <w:lastRenderedPageBreak/>
        <w:t xml:space="preserve">    "</w:t>
      </w:r>
      <w:proofErr w:type="gramStart"/>
      <w:r>
        <w:t>nameServerSetName</w:t>
      </w:r>
      <w:proofErr w:type="gramEnd"/>
      <w:r>
        <w:t>" : "Test-ing Name.Server_Set0",</w:t>
      </w:r>
    </w:p>
    <w:p w:rsidR="00997F9F" w:rsidRDefault="00997F9F" w:rsidP="00997F9F">
      <w:pPr>
        <w:pStyle w:val="Code"/>
      </w:pPr>
      <w:r>
        <w:t xml:space="preserve">    "</w:t>
      </w:r>
      <w:proofErr w:type="gramStart"/>
      <w:r>
        <w:t>nameServerInterfaceSetId</w:t>
      </w:r>
      <w:proofErr w:type="gramEnd"/>
      <w:r>
        <w:t>" : "292cf312-2dc4-4f4b-a273-63d072c98f03",</w:t>
      </w:r>
    </w:p>
    <w:p w:rsidR="00997F9F" w:rsidRDefault="00997F9F" w:rsidP="00997F9F">
      <w:pPr>
        <w:pStyle w:val="Code"/>
      </w:pPr>
      <w:r>
        <w:t xml:space="preserve">    "</w:t>
      </w:r>
      <w:proofErr w:type="gramStart"/>
      <w:r>
        <w:t>nameServerInterfaceSetName</w:t>
      </w:r>
      <w:proofErr w:type="gramEnd"/>
      <w:r>
        <w:t>" : "Test-ing NameServer_Interfa.ceSet0",</w:t>
      </w:r>
    </w:p>
    <w:p w:rsidR="00997F9F" w:rsidRDefault="00997F9F" w:rsidP="00997F9F">
      <w:pPr>
        <w:pStyle w:val="Code"/>
      </w:pPr>
      <w:r>
        <w:t xml:space="preserve">    "</w:t>
      </w:r>
      <w:proofErr w:type="gramStart"/>
      <w:r>
        <w:t>planId</w:t>
      </w:r>
      <w:proofErr w:type="gramEnd"/>
      <w:r>
        <w:t>" : "2aa93a2a-914b-4107-9c34-864e991f6c86",</w:t>
      </w:r>
    </w:p>
    <w:p w:rsidR="00997F9F" w:rsidRDefault="00997F9F" w:rsidP="00997F9F">
      <w:pPr>
        <w:pStyle w:val="Code"/>
      </w:pPr>
      <w:r>
        <w:t xml:space="preserve">    "</w:t>
      </w:r>
      <w:proofErr w:type="gramStart"/>
      <w:r>
        <w:t>planName</w:t>
      </w:r>
      <w:proofErr w:type="gramEnd"/>
      <w:r>
        <w:t>" : "testing-plan_.meh la0",</w:t>
      </w:r>
    </w:p>
    <w:p w:rsidR="00997F9F" w:rsidRDefault="00997F9F" w:rsidP="00997F9F">
      <w:pPr>
        <w:pStyle w:val="Code"/>
      </w:pPr>
      <w:r>
        <w:t xml:space="preserve">    "</w:t>
      </w:r>
      <w:proofErr w:type="gramStart"/>
      <w:r>
        <w:t>sponsorAccountId</w:t>
      </w:r>
      <w:proofErr w:type="gramEnd"/>
      <w:r>
        <w:t>" : "f73af262-9531-11e2-9b25-2809b571161a",</w:t>
      </w:r>
    </w:p>
    <w:p w:rsidR="00997F9F" w:rsidRDefault="00997F9F" w:rsidP="00997F9F">
      <w:pPr>
        <w:pStyle w:val="Code"/>
      </w:pPr>
      <w:r>
        <w:t xml:space="preserve">    "</w:t>
      </w:r>
      <w:proofErr w:type="gramStart"/>
      <w:r>
        <w:t>sponsorAccountIdentifier</w:t>
      </w:r>
      <w:proofErr w:type="gramEnd"/>
      <w:r>
        <w:t>" : "system",</w:t>
      </w:r>
    </w:p>
    <w:p w:rsidR="00997F9F" w:rsidRDefault="00997F9F" w:rsidP="00997F9F">
      <w:pPr>
        <w:pStyle w:val="Code"/>
      </w:pPr>
      <w:r>
        <w:t xml:space="preserve">    "</w:t>
      </w:r>
      <w:proofErr w:type="gramStart"/>
      <w:r>
        <w:t>createDate</w:t>
      </w:r>
      <w:proofErr w:type="gramEnd"/>
      <w:r>
        <w:t>" : "2013-10-07T07:46:29.901",</w:t>
      </w:r>
    </w:p>
    <w:p w:rsidR="00997F9F" w:rsidRDefault="00997F9F" w:rsidP="00997F9F">
      <w:pPr>
        <w:pStyle w:val="Code"/>
      </w:pPr>
      <w:r>
        <w:t xml:space="preserve">    "</w:t>
      </w:r>
      <w:proofErr w:type="gramStart"/>
      <w:r>
        <w:t>createAccountId</w:t>
      </w:r>
      <w:proofErr w:type="gramEnd"/>
      <w:r>
        <w:t>" : "f73af262-9531-11e2-9b25-2809b571161a",</w:t>
      </w:r>
    </w:p>
    <w:p w:rsidR="00997F9F" w:rsidRDefault="00997F9F" w:rsidP="00997F9F">
      <w:pPr>
        <w:pStyle w:val="Code"/>
      </w:pPr>
      <w:r>
        <w:t xml:space="preserve">    "</w:t>
      </w:r>
      <w:proofErr w:type="gramStart"/>
      <w:r>
        <w:t>createAccountIdentifier</w:t>
      </w:r>
      <w:proofErr w:type="gramEnd"/>
      <w:r>
        <w:t>" : "system",</w:t>
      </w:r>
    </w:p>
    <w:p w:rsidR="00997F9F" w:rsidRDefault="00997F9F" w:rsidP="00997F9F">
      <w:pPr>
        <w:pStyle w:val="Code"/>
      </w:pPr>
      <w:r>
        <w:t xml:space="preserve">    "</w:t>
      </w:r>
      <w:proofErr w:type="gramStart"/>
      <w:r>
        <w:t>createUserId</w:t>
      </w:r>
      <w:proofErr w:type="gramEnd"/>
      <w:r>
        <w:t>" : "ed848682-c1d9-11e2-86bc-e9b9e1409c4c",</w:t>
      </w:r>
    </w:p>
    <w:p w:rsidR="00997F9F" w:rsidRDefault="00997F9F" w:rsidP="00997F9F">
      <w:pPr>
        <w:pStyle w:val="Code"/>
      </w:pPr>
      <w:r>
        <w:t xml:space="preserve">    "</w:t>
      </w:r>
      <w:proofErr w:type="gramStart"/>
      <w:r>
        <w:t>createUserName</w:t>
      </w:r>
      <w:proofErr w:type="gramEnd"/>
      <w:r>
        <w:t>" : "System Admin",</w:t>
      </w:r>
    </w:p>
    <w:p w:rsidR="00997F9F" w:rsidRDefault="00997F9F" w:rsidP="00997F9F">
      <w:pPr>
        <w:pStyle w:val="Code"/>
      </w:pPr>
      <w:r>
        <w:t xml:space="preserve">    "</w:t>
      </w:r>
      <w:proofErr w:type="gramStart"/>
      <w:r>
        <w:t>lastUpdateDate</w:t>
      </w:r>
      <w:proofErr w:type="gramEnd"/>
      <w:r>
        <w:t>" : "2013-10-07T07:46:29.927",</w:t>
      </w:r>
    </w:p>
    <w:p w:rsidR="00997F9F" w:rsidRDefault="00997F9F" w:rsidP="00997F9F">
      <w:pPr>
        <w:pStyle w:val="Code"/>
      </w:pPr>
      <w:r>
        <w:t xml:space="preserve">    "</w:t>
      </w:r>
      <w:proofErr w:type="gramStart"/>
      <w:r>
        <w:t>lastUpdateAccountId</w:t>
      </w:r>
      <w:proofErr w:type="gramEnd"/>
      <w:r>
        <w:t>" : "f73af262-9531-11e2-9b25-2809b571161a",</w:t>
      </w:r>
    </w:p>
    <w:p w:rsidR="00997F9F" w:rsidRDefault="00997F9F" w:rsidP="00997F9F">
      <w:pPr>
        <w:pStyle w:val="Code"/>
      </w:pPr>
      <w:r>
        <w:t xml:space="preserve">    "</w:t>
      </w:r>
      <w:proofErr w:type="gramStart"/>
      <w:r>
        <w:t>lastUpdateAccountIdentifier</w:t>
      </w:r>
      <w:proofErr w:type="gramEnd"/>
      <w:r>
        <w:t>" : "system",</w:t>
      </w:r>
    </w:p>
    <w:p w:rsidR="00997F9F" w:rsidRDefault="00997F9F" w:rsidP="00997F9F">
      <w:pPr>
        <w:pStyle w:val="Code"/>
      </w:pPr>
      <w:r>
        <w:t xml:space="preserve">    "</w:t>
      </w:r>
      <w:proofErr w:type="gramStart"/>
      <w:r>
        <w:t>lastUpdateUserId</w:t>
      </w:r>
      <w:proofErr w:type="gramEnd"/>
      <w:r>
        <w:t>" : "ed848682-c1d9-11e2-86bc-e9b9e1409c4c",</w:t>
      </w:r>
    </w:p>
    <w:p w:rsidR="00997F9F" w:rsidRDefault="00997F9F" w:rsidP="00997F9F">
      <w:pPr>
        <w:pStyle w:val="Code"/>
      </w:pPr>
      <w:r>
        <w:t xml:space="preserve">    "</w:t>
      </w:r>
      <w:proofErr w:type="gramStart"/>
      <w:r>
        <w:t>lastUpdateUserName</w:t>
      </w:r>
      <w:proofErr w:type="gramEnd"/>
      <w:r>
        <w:t>" : "System Admin",</w:t>
      </w:r>
    </w:p>
    <w:p w:rsidR="0027130A" w:rsidRDefault="0027130A" w:rsidP="0027130A">
      <w:pPr>
        <w:pStyle w:val="Code"/>
      </w:pPr>
      <w:r>
        <w:t xml:space="preserve">    "</w:t>
      </w:r>
      <w:proofErr w:type="gramStart"/>
      <w:r w:rsidRPr="0027130A">
        <w:t>delegationResourceRecords</w:t>
      </w:r>
      <w:proofErr w:type="gramEnd"/>
      <w:r>
        <w:t>" : [ {      "name"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"127.0.0.2"</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"NS",</w:t>
      </w:r>
    </w:p>
    <w:p w:rsidR="0027130A" w:rsidRDefault="0027130A" w:rsidP="0027130A">
      <w:pPr>
        <w:pStyle w:val="Code"/>
      </w:pPr>
      <w:r>
        <w:t xml:space="preserve">      "</w:t>
      </w:r>
      <w:proofErr w:type="gramStart"/>
      <w:r>
        <w:t>target</w:t>
      </w:r>
      <w:proofErr w:type="gramEnd"/>
      <w:r>
        <w:t>" : "ns1.hosting.com."</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w:t>
      </w:r>
    </w:p>
    <w:p w:rsidR="0027130A" w:rsidRDefault="0027130A" w:rsidP="0027130A">
      <w:pPr>
        <w:pStyle w:val="Code"/>
      </w:pPr>
      <w:r>
        <w:t xml:space="preserve">      "</w:t>
      </w:r>
      <w:proofErr w:type="gramStart"/>
      <w:r>
        <w:t>address</w:t>
      </w:r>
      <w:proofErr w:type="gramEnd"/>
      <w:r>
        <w:t>" : "127.0.0.1"</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lastRenderedPageBreak/>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"2001:dcd:2::5"</w:t>
      </w:r>
    </w:p>
    <w:p w:rsidR="0027130A" w:rsidRDefault="0027130A" w:rsidP="0027130A">
      <w:pPr>
        <w:pStyle w:val="Code"/>
      </w:pPr>
      <w:r>
        <w:t xml:space="preserve">    }, {</w:t>
      </w:r>
    </w:p>
    <w:p w:rsidR="0027130A" w:rsidRDefault="0027130A" w:rsidP="0027130A">
      <w:pPr>
        <w:pStyle w:val="Code"/>
      </w:pPr>
      <w:r>
        <w:t xml:space="preserve">      "</w:t>
      </w:r>
      <w:proofErr w:type="gramStart"/>
      <w:r>
        <w:t>name</w:t>
      </w:r>
      <w:proofErr w:type="gramEnd"/>
      <w:r>
        <w:t>" : "www.example.com.au.",</w:t>
      </w:r>
    </w:p>
    <w:p w:rsidR="0027130A" w:rsidRDefault="0027130A" w:rsidP="0027130A">
      <w:pPr>
        <w:pStyle w:val="Code"/>
      </w:pPr>
      <w:r>
        <w:t xml:space="preserve">      "</w:t>
      </w:r>
      <w:proofErr w:type="gramStart"/>
      <w:r>
        <w:t>class</w:t>
      </w:r>
      <w:proofErr w:type="gramEnd"/>
      <w:r>
        <w:t>" : "IN",</w:t>
      </w:r>
    </w:p>
    <w:p w:rsidR="0027130A" w:rsidRDefault="0027130A" w:rsidP="0027130A">
      <w:pPr>
        <w:pStyle w:val="Code"/>
      </w:pPr>
      <w:r>
        <w:t xml:space="preserve">      "</w:t>
      </w:r>
      <w:proofErr w:type="gramStart"/>
      <w:r>
        <w:t>ttl</w:t>
      </w:r>
      <w:proofErr w:type="gramEnd"/>
      <w:r>
        <w:t>" : "3600",</w:t>
      </w:r>
    </w:p>
    <w:p w:rsidR="0027130A" w:rsidRDefault="0027130A" w:rsidP="0027130A">
      <w:pPr>
        <w:pStyle w:val="Code"/>
      </w:pPr>
      <w:r>
        <w:t xml:space="preserve">      "</w:t>
      </w:r>
      <w:proofErr w:type="gramStart"/>
      <w:r>
        <w:t>type</w:t>
      </w:r>
      <w:proofErr w:type="gramEnd"/>
      <w:r>
        <w:t>" : "AAAA",</w:t>
      </w:r>
    </w:p>
    <w:p w:rsidR="0027130A" w:rsidRDefault="0027130A" w:rsidP="0027130A">
      <w:pPr>
        <w:pStyle w:val="Code"/>
      </w:pPr>
      <w:r>
        <w:t xml:space="preserve">      "</w:t>
      </w:r>
      <w:proofErr w:type="gramStart"/>
      <w:r>
        <w:t>address</w:t>
      </w:r>
      <w:proofErr w:type="gramEnd"/>
      <w:r>
        <w:t>" : "2001:dcd:2::6"</w:t>
      </w:r>
    </w:p>
    <w:p w:rsidR="0027130A" w:rsidRDefault="0027130A" w:rsidP="00997F9F">
      <w:pPr>
        <w:pStyle w:val="Code"/>
      </w:pPr>
      <w:r>
        <w:t xml:space="preserve">    } ],</w:t>
      </w:r>
    </w:p>
    <w:p w:rsidR="00997F9F" w:rsidRDefault="00997F9F" w:rsidP="00997F9F">
      <w:pPr>
        <w:pStyle w:val="Code"/>
      </w:pPr>
      <w:r>
        <w:t xml:space="preserve">    "</w:t>
      </w:r>
      <w:proofErr w:type="gramStart"/>
      <w:r>
        <w:t>ddnsResourceRecords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lastRenderedPageBreak/>
        <w:t xml:space="preserve">      "</w:t>
      </w:r>
      <w:proofErr w:type="gramStart"/>
      <w:r>
        <w:t>address</w:t>
      </w:r>
      <w:proofErr w:type="gramEnd"/>
      <w:r>
        <w:t>" : "2001:dcd:2::6"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resourceRecords</w:t>
      </w:r>
      <w:proofErr w:type="gramEnd"/>
      <w:r>
        <w:t>" :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"DS",</w:t>
      </w:r>
    </w:p>
    <w:p w:rsidR="00997F9F" w:rsidRDefault="00997F9F" w:rsidP="00997F9F">
      <w:pPr>
        <w:pStyle w:val="Code"/>
      </w:pPr>
      <w:r>
        <w:t xml:space="preserve">      "</w:t>
      </w:r>
      <w:proofErr w:type="gramStart"/>
      <w:r>
        <w:t>footprint</w:t>
      </w:r>
      <w:proofErr w:type="gramEnd"/>
      <w:r>
        <w:t>" : "30909",</w:t>
      </w:r>
    </w:p>
    <w:p w:rsidR="00997F9F" w:rsidRDefault="00997F9F" w:rsidP="00997F9F">
      <w:pPr>
        <w:pStyle w:val="Code"/>
      </w:pPr>
      <w:r>
        <w:t xml:space="preserve">      "</w:t>
      </w:r>
      <w:proofErr w:type="gramStart"/>
      <w:r>
        <w:t>algorithm</w:t>
      </w:r>
      <w:proofErr w:type="gramEnd"/>
      <w:r>
        <w:t>" : "8",</w:t>
      </w:r>
    </w:p>
    <w:p w:rsidR="00997F9F" w:rsidRDefault="00997F9F" w:rsidP="00997F9F">
      <w:pPr>
        <w:pStyle w:val="Code"/>
      </w:pPr>
      <w:r>
        <w:t xml:space="preserve">      "</w:t>
      </w:r>
      <w:proofErr w:type="gramStart"/>
      <w:r>
        <w:t>digestId</w:t>
      </w:r>
      <w:proofErr w:type="gramEnd"/>
      <w:r>
        <w:t>" : "2",</w:t>
      </w:r>
    </w:p>
    <w:p w:rsidR="00997F9F" w:rsidRDefault="00997F9F" w:rsidP="00997F9F">
      <w:pPr>
        <w:pStyle w:val="Code"/>
      </w:pPr>
      <w:r>
        <w:t xml:space="preserve">      "</w:t>
      </w:r>
      <w:proofErr w:type="gramStart"/>
      <w:r>
        <w:t>digest</w:t>
      </w:r>
      <w:proofErr w:type="gramEnd"/>
      <w:r>
        <w: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"CERT",</w:t>
      </w:r>
    </w:p>
    <w:p w:rsidR="00997F9F" w:rsidRDefault="00997F9F" w:rsidP="00997F9F">
      <w:pPr>
        <w:pStyle w:val="Code"/>
      </w:pPr>
      <w:r>
        <w:t xml:space="preserve">      "</w:t>
      </w:r>
      <w:proofErr w:type="gramStart"/>
      <w:r>
        <w:t>certType</w:t>
      </w:r>
      <w:proofErr w:type="gramEnd"/>
      <w:r>
        <w:t>" : "1",</w:t>
      </w:r>
    </w:p>
    <w:p w:rsidR="00997F9F" w:rsidRDefault="00997F9F" w:rsidP="00997F9F">
      <w:pPr>
        <w:pStyle w:val="Code"/>
      </w:pPr>
      <w:r>
        <w:t xml:space="preserve">      "</w:t>
      </w:r>
      <w:proofErr w:type="gramStart"/>
      <w:r>
        <w:t>keyTag</w:t>
      </w:r>
      <w:proofErr w:type="gramEnd"/>
      <w:r>
        <w:t>" : "4761",</w:t>
      </w:r>
    </w:p>
    <w:p w:rsidR="00997F9F" w:rsidRDefault="00997F9F" w:rsidP="00997F9F">
      <w:pPr>
        <w:pStyle w:val="Code"/>
      </w:pPr>
      <w:r>
        <w:t xml:space="preserve">      "</w:t>
      </w:r>
      <w:proofErr w:type="gramStart"/>
      <w:r>
        <w:t>algorithm</w:t>
      </w:r>
      <w:proofErr w:type="gramEnd"/>
      <w:r>
        <w:t>" : "5",</w:t>
      </w:r>
    </w:p>
    <w:p w:rsidR="00997F9F" w:rsidRDefault="00997F9F" w:rsidP="00997F9F">
      <w:pPr>
        <w:pStyle w:val="Code"/>
      </w:pPr>
      <w:r>
        <w:t xml:space="preserve">      "</w:t>
      </w:r>
      <w:proofErr w:type="gramStart"/>
      <w:r>
        <w:t>cert</w:t>
      </w:r>
      <w:proofErr w:type="gramEnd"/>
      <w:r>
        <w: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"MX",</w:t>
      </w:r>
    </w:p>
    <w:p w:rsidR="00997F9F" w:rsidRDefault="00997F9F" w:rsidP="00997F9F">
      <w:pPr>
        <w:pStyle w:val="Code"/>
      </w:pPr>
      <w:r>
        <w:lastRenderedPageBreak/>
        <w:t xml:space="preserve">      "</w:t>
      </w:r>
      <w:proofErr w:type="gramStart"/>
      <w:r>
        <w:t>priority</w:t>
      </w:r>
      <w:proofErr w:type="gramEnd"/>
      <w:r>
        <w:t>" : "10",</w:t>
      </w:r>
    </w:p>
    <w:p w:rsidR="00997F9F" w:rsidRDefault="00997F9F" w:rsidP="00997F9F">
      <w:pPr>
        <w:pStyle w:val="Code"/>
      </w:pPr>
      <w:r>
        <w:t xml:space="preserve">      "</w:t>
      </w:r>
      <w:proofErr w:type="gramStart"/>
      <w:r>
        <w:t>target</w:t>
      </w:r>
      <w:proofErr w:type="gramEnd"/>
      <w:r>
        <w:t>" : "mx01.ausregistry.net.au."</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"AAAA",</w:t>
      </w:r>
    </w:p>
    <w:p w:rsidR="00997F9F" w:rsidRDefault="00997F9F" w:rsidP="00997F9F">
      <w:pPr>
        <w:pStyle w:val="Code"/>
      </w:pPr>
      <w:r>
        <w:t xml:space="preserve">      "</w:t>
      </w:r>
      <w:proofErr w:type="gramStart"/>
      <w:r>
        <w:t>address</w:t>
      </w:r>
      <w:proofErr w:type="gramEnd"/>
      <w:r>
        <w:t>" : "2001:dcd:2::5"</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"SSHFP",</w:t>
      </w:r>
    </w:p>
    <w:p w:rsidR="00997F9F" w:rsidRDefault="00997F9F" w:rsidP="00997F9F">
      <w:pPr>
        <w:pStyle w:val="Code"/>
      </w:pPr>
      <w:r>
        <w:t xml:space="preserve">      "</w:t>
      </w:r>
      <w:proofErr w:type="gramStart"/>
      <w:r>
        <w:t>algorithm</w:t>
      </w:r>
      <w:proofErr w:type="gramEnd"/>
      <w:r>
        <w:t>" : "2",</w:t>
      </w:r>
    </w:p>
    <w:p w:rsidR="00997F9F" w:rsidRDefault="00997F9F" w:rsidP="00997F9F">
      <w:pPr>
        <w:pStyle w:val="Code"/>
      </w:pPr>
      <w:r>
        <w:t xml:space="preserve">      "</w:t>
      </w:r>
      <w:proofErr w:type="gramStart"/>
      <w:r>
        <w:t>digestType</w:t>
      </w:r>
      <w:proofErr w:type="gramEnd"/>
      <w:r>
        <w:t>" : "1",</w:t>
      </w:r>
    </w:p>
    <w:p w:rsidR="00997F9F" w:rsidRDefault="00997F9F" w:rsidP="00997F9F">
      <w:pPr>
        <w:pStyle w:val="Code"/>
      </w:pPr>
      <w:r>
        <w:t xml:space="preserve">      "</w:t>
      </w:r>
      <w:proofErr w:type="gramStart"/>
      <w:r>
        <w:t>fingerprint</w:t>
      </w:r>
      <w:proofErr w:type="gramEnd"/>
      <w:r>
        <w:t>" : "290E37C5B5DB9A1C455E648A41AF3CC83F99F102"</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"NAPTR",</w:t>
      </w:r>
    </w:p>
    <w:p w:rsidR="00997F9F" w:rsidRDefault="00997F9F" w:rsidP="00997F9F">
      <w:pPr>
        <w:pStyle w:val="Code"/>
      </w:pPr>
      <w:r>
        <w:t xml:space="preserve">      "</w:t>
      </w:r>
      <w:proofErr w:type="gramStart"/>
      <w:r>
        <w:t>order</w:t>
      </w:r>
      <w:proofErr w:type="gramEnd"/>
      <w:r>
        <w:t>" : "10",</w:t>
      </w:r>
    </w:p>
    <w:p w:rsidR="00997F9F" w:rsidRDefault="00997F9F" w:rsidP="00997F9F">
      <w:pPr>
        <w:pStyle w:val="Code"/>
      </w:pPr>
      <w:r>
        <w:t xml:space="preserve">      "</w:t>
      </w:r>
      <w:proofErr w:type="gramStart"/>
      <w:r>
        <w:t>preference</w:t>
      </w:r>
      <w:proofErr w:type="gramEnd"/>
      <w:r>
        <w:t>" : "101",</w:t>
      </w:r>
    </w:p>
    <w:p w:rsidR="00997F9F" w:rsidRDefault="00997F9F" w:rsidP="00997F9F">
      <w:pPr>
        <w:pStyle w:val="Code"/>
      </w:pPr>
      <w:r>
        <w:t xml:space="preserve">      "</w:t>
      </w:r>
      <w:proofErr w:type="gramStart"/>
      <w:r>
        <w:t>flags</w:t>
      </w:r>
      <w:proofErr w:type="gramEnd"/>
      <w:r>
        <w:t>" : "u",</w:t>
      </w:r>
    </w:p>
    <w:p w:rsidR="00997F9F" w:rsidRDefault="00997F9F" w:rsidP="00997F9F">
      <w:pPr>
        <w:pStyle w:val="Code"/>
      </w:pPr>
      <w:r>
        <w:t xml:space="preserve">      "</w:t>
      </w:r>
      <w:proofErr w:type="gramStart"/>
      <w:r>
        <w:t>service</w:t>
      </w:r>
      <w:proofErr w:type="gramEnd"/>
      <w:r>
        <w:t>" : "E2U+h323",</w:t>
      </w:r>
    </w:p>
    <w:p w:rsidR="00997F9F" w:rsidRDefault="00997F9F" w:rsidP="00997F9F">
      <w:pPr>
        <w:pStyle w:val="Code"/>
      </w:pPr>
      <w:r>
        <w:t xml:space="preserve">      "</w:t>
      </w:r>
      <w:proofErr w:type="gramStart"/>
      <w:r>
        <w:t>regexp</w:t>
      </w:r>
      <w:proofErr w:type="gramEnd"/>
      <w:r>
        <w:t>" : "!^.*$!h323:info@example.com!",</w:t>
      </w:r>
    </w:p>
    <w:p w:rsidR="00997F9F" w:rsidRDefault="00997F9F" w:rsidP="00997F9F">
      <w:pPr>
        <w:pStyle w:val="Code"/>
      </w:pPr>
      <w:r>
        <w:t xml:space="preserve">      "</w:t>
      </w:r>
      <w:proofErr w:type="gramStart"/>
      <w:r>
        <w:t>replacement</w:t>
      </w:r>
      <w:proofErr w:type="gramEnd"/>
      <w:r>
        <w:t>" : "."</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"CNAME",</w:t>
      </w:r>
    </w:p>
    <w:p w:rsidR="00997F9F" w:rsidRDefault="00997F9F" w:rsidP="00997F9F">
      <w:pPr>
        <w:pStyle w:val="Code"/>
      </w:pPr>
      <w:r>
        <w:t xml:space="preserve">      "</w:t>
      </w:r>
      <w:proofErr w:type="gramStart"/>
      <w:r>
        <w:t>target</w:t>
      </w:r>
      <w:proofErr w:type="gramEnd"/>
      <w:r>
        <w:t>" : "www.someother.thing.net."</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"LOC",</w:t>
      </w:r>
    </w:p>
    <w:p w:rsidR="00997F9F" w:rsidRDefault="00997F9F" w:rsidP="00997F9F">
      <w:pPr>
        <w:pStyle w:val="Code"/>
      </w:pPr>
      <w:r>
        <w:lastRenderedPageBreak/>
        <w:t xml:space="preserve">      "</w:t>
      </w:r>
      <w:proofErr w:type="gramStart"/>
      <w:r>
        <w:t>size</w:t>
      </w:r>
      <w:proofErr w:type="gramEnd"/>
      <w:r>
        <w:t>" : "0m",</w:t>
      </w:r>
    </w:p>
    <w:p w:rsidR="00997F9F" w:rsidRDefault="00997F9F" w:rsidP="00997F9F">
      <w:pPr>
        <w:pStyle w:val="Code"/>
      </w:pPr>
      <w:r>
        <w:t xml:space="preserve">      "</w:t>
      </w:r>
      <w:proofErr w:type="gramStart"/>
      <w:r>
        <w:t>hPrecision</w:t>
      </w:r>
      <w:proofErr w:type="gramEnd"/>
      <w:r>
        <w:t>" : "0m",</w:t>
      </w:r>
    </w:p>
    <w:p w:rsidR="00997F9F" w:rsidRDefault="00997F9F" w:rsidP="00997F9F">
      <w:pPr>
        <w:pStyle w:val="Code"/>
      </w:pPr>
      <w:r>
        <w:t xml:space="preserve">      "</w:t>
      </w:r>
      <w:proofErr w:type="gramStart"/>
      <w:r>
        <w:t>vPrecision</w:t>
      </w:r>
      <w:proofErr w:type="gramEnd"/>
      <w:r>
        <w:t>" : "0m",</w:t>
      </w:r>
    </w:p>
    <w:p w:rsidR="00997F9F" w:rsidRDefault="00997F9F" w:rsidP="00997F9F">
      <w:pPr>
        <w:pStyle w:val="Code"/>
      </w:pPr>
      <w:r>
        <w:t xml:space="preserve">      "</w:t>
      </w:r>
      <w:proofErr w:type="gramStart"/>
      <w:r>
        <w:t>latitude</w:t>
      </w:r>
      <w:proofErr w:type="gramEnd"/>
      <w:r>
        <w:t>" : "51 30 12.748 N",</w:t>
      </w:r>
    </w:p>
    <w:p w:rsidR="00997F9F" w:rsidRDefault="00997F9F" w:rsidP="00997F9F">
      <w:pPr>
        <w:pStyle w:val="Code"/>
      </w:pPr>
      <w:r>
        <w:t xml:space="preserve">      "</w:t>
      </w:r>
      <w:proofErr w:type="gramStart"/>
      <w:r>
        <w:t>longitude</w:t>
      </w:r>
      <w:proofErr w:type="gramEnd"/>
      <w:r>
        <w:t>" : "0 7 39.611 W",</w:t>
      </w:r>
    </w:p>
    <w:p w:rsidR="00997F9F" w:rsidRDefault="00997F9F" w:rsidP="00997F9F">
      <w:pPr>
        <w:pStyle w:val="Code"/>
      </w:pPr>
      <w:r>
        <w:t xml:space="preserve">      "</w:t>
      </w:r>
      <w:proofErr w:type="gramStart"/>
      <w:r>
        <w:t>altitude</w:t>
      </w:r>
      <w:proofErr w:type="gramEnd"/>
      <w:r>
        <w:t>" : "0m"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"SOA",</w:t>
      </w:r>
    </w:p>
    <w:p w:rsidR="00997F9F" w:rsidRDefault="00997F9F" w:rsidP="00997F9F">
      <w:pPr>
        <w:pStyle w:val="Code"/>
      </w:pPr>
      <w:r>
        <w:t xml:space="preserve">      "</w:t>
      </w:r>
      <w:proofErr w:type="gramStart"/>
      <w:r>
        <w:t>host</w:t>
      </w:r>
      <w:proofErr w:type="gramEnd"/>
      <w:r>
        <w:t>" : "w.au.",</w:t>
      </w:r>
    </w:p>
    <w:p w:rsidR="00997F9F" w:rsidRDefault="00997F9F" w:rsidP="00997F9F">
      <w:pPr>
        <w:pStyle w:val="Code"/>
      </w:pPr>
      <w:r>
        <w:t xml:space="preserve">      "</w:t>
      </w:r>
      <w:proofErr w:type="gramStart"/>
      <w:r>
        <w:t>admin</w:t>
      </w:r>
      <w:proofErr w:type="gramEnd"/>
      <w:r>
        <w:t>" : "dns.ausregistry.net.au.",</w:t>
      </w:r>
    </w:p>
    <w:p w:rsidR="00997F9F" w:rsidRDefault="00997F9F" w:rsidP="00997F9F">
      <w:pPr>
        <w:pStyle w:val="Code"/>
      </w:pPr>
      <w:r>
        <w:t xml:space="preserve">      "</w:t>
      </w:r>
      <w:proofErr w:type="gramStart"/>
      <w:r>
        <w:t>serial</w:t>
      </w:r>
      <w:proofErr w:type="gramEnd"/>
      <w:r>
        <w:t>" : "2061150353",</w:t>
      </w:r>
    </w:p>
    <w:p w:rsidR="00997F9F" w:rsidRDefault="00997F9F" w:rsidP="00997F9F">
      <w:pPr>
        <w:pStyle w:val="Code"/>
      </w:pPr>
      <w:r>
        <w:t xml:space="preserve">      "</w:t>
      </w:r>
      <w:proofErr w:type="gramStart"/>
      <w:r>
        <w:t>refresh</w:t>
      </w:r>
      <w:proofErr w:type="gramEnd"/>
      <w:r>
        <w:t>" : "14400",</w:t>
      </w:r>
    </w:p>
    <w:p w:rsidR="00997F9F" w:rsidRDefault="00997F9F" w:rsidP="00997F9F">
      <w:pPr>
        <w:pStyle w:val="Code"/>
      </w:pPr>
      <w:r>
        <w:t xml:space="preserve">      "</w:t>
      </w:r>
      <w:proofErr w:type="gramStart"/>
      <w:r>
        <w:t>retry</w:t>
      </w:r>
      <w:proofErr w:type="gramEnd"/>
      <w:r>
        <w:t>" : "3600",</w:t>
      </w:r>
    </w:p>
    <w:p w:rsidR="00997F9F" w:rsidRDefault="00997F9F" w:rsidP="00997F9F">
      <w:pPr>
        <w:pStyle w:val="Code"/>
      </w:pPr>
      <w:r>
        <w:t xml:space="preserve">      "</w:t>
      </w:r>
      <w:proofErr w:type="gramStart"/>
      <w:r>
        <w:t>expire</w:t>
      </w:r>
      <w:proofErr w:type="gramEnd"/>
      <w:r>
        <w:t>" : "3600000",</w:t>
      </w:r>
    </w:p>
    <w:p w:rsidR="00997F9F" w:rsidRDefault="00997F9F" w:rsidP="00997F9F">
      <w:pPr>
        <w:pStyle w:val="Code"/>
      </w:pPr>
      <w:r>
        <w:t xml:space="preserve">      "</w:t>
      </w:r>
      <w:proofErr w:type="gramStart"/>
      <w:r>
        <w:t>minimum</w:t>
      </w:r>
      <w:proofErr w:type="gramEnd"/>
      <w:r>
        <w:t>" : "14400"</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"SRV",</w:t>
      </w:r>
    </w:p>
    <w:p w:rsidR="00997F9F" w:rsidRDefault="00997F9F" w:rsidP="00997F9F">
      <w:pPr>
        <w:pStyle w:val="Code"/>
      </w:pPr>
      <w:r>
        <w:t xml:space="preserve">      "</w:t>
      </w:r>
      <w:proofErr w:type="gramStart"/>
      <w:r>
        <w:t>priority</w:t>
      </w:r>
      <w:proofErr w:type="gramEnd"/>
      <w:r>
        <w:t>" : "0",</w:t>
      </w:r>
    </w:p>
    <w:p w:rsidR="00997F9F" w:rsidRDefault="00997F9F" w:rsidP="00997F9F">
      <w:pPr>
        <w:pStyle w:val="Code"/>
      </w:pPr>
      <w:r>
        <w:t xml:space="preserve">      "</w:t>
      </w:r>
      <w:proofErr w:type="gramStart"/>
      <w:r>
        <w:t>weight</w:t>
      </w:r>
      <w:proofErr w:type="gramEnd"/>
      <w:r>
        <w:t>" : "5",</w:t>
      </w:r>
    </w:p>
    <w:p w:rsidR="00997F9F" w:rsidRDefault="00997F9F" w:rsidP="00997F9F">
      <w:pPr>
        <w:pStyle w:val="Code"/>
      </w:pPr>
      <w:r>
        <w:t xml:space="preserve">      "</w:t>
      </w:r>
      <w:proofErr w:type="gramStart"/>
      <w:r>
        <w:t>port</w:t>
      </w:r>
      <w:proofErr w:type="gramEnd"/>
      <w:r>
        <w:t>" : "5060",</w:t>
      </w:r>
    </w:p>
    <w:p w:rsidR="00997F9F" w:rsidRDefault="00997F9F" w:rsidP="00997F9F">
      <w:pPr>
        <w:pStyle w:val="Code"/>
      </w:pPr>
      <w:r>
        <w:t xml:space="preserve">      "</w:t>
      </w:r>
      <w:proofErr w:type="gramStart"/>
      <w:r>
        <w:t>target</w:t>
      </w:r>
      <w:proofErr w:type="gramEnd"/>
      <w:r>
        <w:t>" : "sipserver.example.com."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"NS",</w:t>
      </w:r>
    </w:p>
    <w:p w:rsidR="00997F9F" w:rsidRDefault="00997F9F" w:rsidP="00997F9F">
      <w:pPr>
        <w:pStyle w:val="Code"/>
      </w:pPr>
      <w:r>
        <w:t xml:space="preserve">      "</w:t>
      </w:r>
      <w:proofErr w:type="gramStart"/>
      <w:r>
        <w:t>target</w:t>
      </w:r>
      <w:proofErr w:type="gramEnd"/>
      <w:r>
        <w:t>" : "ns1.hosting.com."</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"SPF",</w:t>
      </w:r>
    </w:p>
    <w:p w:rsidR="00997F9F" w:rsidRDefault="00997F9F" w:rsidP="00997F9F">
      <w:pPr>
        <w:pStyle w:val="Code"/>
      </w:pPr>
      <w:r>
        <w:lastRenderedPageBreak/>
        <w:t xml:space="preserve">      "</w:t>
      </w:r>
      <w:proofErr w:type="gramStart"/>
      <w:r>
        <w:t>strings</w:t>
      </w:r>
      <w:proofErr w:type="gramEnd"/>
      <w:r>
        <w:t>" : "v=spf1 ip4:192.0.2.0/24 ip4:198.51.100.123 a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"TXT",</w:t>
      </w:r>
    </w:p>
    <w:p w:rsidR="00997F9F" w:rsidRDefault="00997F9F" w:rsidP="00997F9F">
      <w:pPr>
        <w:pStyle w:val="Code"/>
      </w:pPr>
      <w:r>
        <w:t xml:space="preserve">      "</w:t>
      </w:r>
      <w:proofErr w:type="gramStart"/>
      <w:r>
        <w:t>strings</w:t>
      </w:r>
      <w:proofErr w:type="gramEnd"/>
      <w:r>
        <w:t>"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"A",</w:t>
      </w:r>
    </w:p>
    <w:p w:rsidR="00997F9F" w:rsidRDefault="00997F9F" w:rsidP="00997F9F">
      <w:pPr>
        <w:pStyle w:val="Code"/>
      </w:pPr>
      <w:r>
        <w:t xml:space="preserve">      "</w:t>
      </w:r>
      <w:proofErr w:type="gramStart"/>
      <w:r>
        <w:t>address</w:t>
      </w:r>
      <w:proofErr w:type="gramEnd"/>
      <w:r>
        <w:t>" : "127.0.0.1"</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"TLSA",</w:t>
      </w:r>
    </w:p>
    <w:p w:rsidR="00997F9F" w:rsidRDefault="00997F9F" w:rsidP="00997F9F">
      <w:pPr>
        <w:pStyle w:val="Code"/>
      </w:pPr>
      <w:r>
        <w:t xml:space="preserve">      "</w:t>
      </w:r>
      <w:proofErr w:type="gramStart"/>
      <w:r>
        <w:t>certificateUsage</w:t>
      </w:r>
      <w:proofErr w:type="gramEnd"/>
      <w:r>
        <w:t>" : "3",</w:t>
      </w:r>
    </w:p>
    <w:p w:rsidR="00997F9F" w:rsidRDefault="00997F9F" w:rsidP="00997F9F">
      <w:pPr>
        <w:pStyle w:val="Code"/>
      </w:pPr>
      <w:r>
        <w:t xml:space="preserve">      "</w:t>
      </w:r>
      <w:proofErr w:type="gramStart"/>
      <w:r>
        <w:t>selector</w:t>
      </w:r>
      <w:proofErr w:type="gramEnd"/>
      <w:r>
        <w:t>" : "0",</w:t>
      </w:r>
    </w:p>
    <w:p w:rsidR="00997F9F" w:rsidRDefault="00997F9F" w:rsidP="00997F9F">
      <w:pPr>
        <w:pStyle w:val="Code"/>
      </w:pPr>
      <w:r>
        <w:t xml:space="preserve">      "</w:t>
      </w:r>
      <w:proofErr w:type="gramStart"/>
      <w:r>
        <w:t>matchingType</w:t>
      </w:r>
      <w:proofErr w:type="gramEnd"/>
      <w:r>
        <w:t>" : "1",</w:t>
      </w:r>
    </w:p>
    <w:p w:rsidR="00997F9F" w:rsidRDefault="00997F9F" w:rsidP="00997F9F">
      <w:pPr>
        <w:pStyle w:val="Code"/>
      </w:pPr>
      <w:r>
        <w:t xml:space="preserve">      "</w:t>
      </w:r>
      <w:proofErr w:type="gramStart"/>
      <w:r>
        <w:t>certificateAssociationData</w:t>
      </w:r>
      <w:proofErr w:type="gramEnd"/>
      <w:r>
        <w:t>"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w:t>
      </w:r>
      <w:proofErr w:type="gramStart"/>
      <w:r>
        <w:t>name</w:t>
      </w:r>
      <w:proofErr w:type="gramEnd"/>
      <w:r>
        <w:t>" : "www.example.com.au.",</w:t>
      </w:r>
    </w:p>
    <w:p w:rsidR="00997F9F" w:rsidRDefault="00997F9F" w:rsidP="00997F9F">
      <w:pPr>
        <w:pStyle w:val="Code"/>
      </w:pPr>
      <w:r>
        <w:t xml:space="preserve">      "</w:t>
      </w:r>
      <w:proofErr w:type="gramStart"/>
      <w:r>
        <w:t>class</w:t>
      </w:r>
      <w:proofErr w:type="gramEnd"/>
      <w:r>
        <w:t>" : "IN",</w:t>
      </w:r>
    </w:p>
    <w:p w:rsidR="00997F9F" w:rsidRDefault="00997F9F" w:rsidP="00997F9F">
      <w:pPr>
        <w:pStyle w:val="Code"/>
      </w:pPr>
      <w:r>
        <w:t xml:space="preserve">      "</w:t>
      </w:r>
      <w:proofErr w:type="gramStart"/>
      <w:r>
        <w:t>ttl</w:t>
      </w:r>
      <w:proofErr w:type="gramEnd"/>
      <w:r>
        <w:t>" : "3600",</w:t>
      </w:r>
    </w:p>
    <w:p w:rsidR="00997F9F" w:rsidRDefault="00997F9F" w:rsidP="00997F9F">
      <w:pPr>
        <w:pStyle w:val="Code"/>
      </w:pPr>
      <w:r>
        <w:t xml:space="preserve">      "</w:t>
      </w:r>
      <w:proofErr w:type="gramStart"/>
      <w:r>
        <w:t>type</w:t>
      </w:r>
      <w:proofErr w:type="gramEnd"/>
      <w:r>
        <w:t>" : "PTR",</w:t>
      </w:r>
    </w:p>
    <w:p w:rsidR="00997F9F" w:rsidRDefault="00997F9F" w:rsidP="00997F9F">
      <w:pPr>
        <w:pStyle w:val="Code"/>
      </w:pPr>
      <w:r>
        <w:t xml:space="preserve">      "</w:t>
      </w:r>
      <w:proofErr w:type="gramStart"/>
      <w:r>
        <w:t>target</w:t>
      </w:r>
      <w:proofErr w:type="gramEnd"/>
      <w:r>
        <w: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69" w:name="_Toc379212235"/>
      <w:r>
        <w:t>Zone List Command</w:t>
      </w:r>
      <w:bookmarkEnd w:id="69"/>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70" w:author="Arnaud Dumont" w:date="2014-02-11T14:01:00Z">
        <w:r w:rsidRPr="006D6E92" w:rsidDel="00144694">
          <w:delText xml:space="preserve">plans </w:delText>
        </w:r>
      </w:del>
      <w:ins w:id="71"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72" w:author="Arnaud Dumont" w:date="2014-02-11T14:01:00Z">
        <w:r w:rsidRPr="006D6E92" w:rsidDel="00144694">
          <w:delText xml:space="preserve">user </w:delText>
        </w:r>
      </w:del>
      <w:ins w:id="73"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6D6E92" w:rsidP="006D6E92">
            <w:pPr>
              <w:pStyle w:val="Table-Text"/>
            </w:pPr>
            <w:r>
              <w:t>status</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status of the plan</w:t>
            </w:r>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74" w:author="Arnaud Dumont" w:date="2014-02-11T14:02:00Z">
        <w:r w:rsidDel="00144694">
          <w:delText xml:space="preserve">user </w:delText>
        </w:r>
      </w:del>
      <w:ins w:id="75"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w:t>
      </w:r>
      <w:proofErr w:type="gramStart"/>
      <w:r>
        <w:t>?searchBrandedNameServers</w:t>
      </w:r>
      <w:proofErr w:type="gramEnd"/>
      <w:r>
        <w:t>=false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lastRenderedPageBreak/>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w:t>
      </w:r>
      <w:proofErr w:type="gramStart"/>
      <w:r>
        <w:t>zones</w:t>
      </w:r>
      <w:proofErr w:type="gramEnd"/>
      <w:r>
        <w:t>" : {</w:t>
      </w:r>
    </w:p>
    <w:p w:rsidR="006D6E92" w:rsidRDefault="006D6E92" w:rsidP="006D6E92">
      <w:pPr>
        <w:pStyle w:val="Code"/>
      </w:pPr>
      <w:r>
        <w:t xml:space="preserve">    "@uri</w:t>
      </w:r>
      <w:proofErr w:type="gramStart"/>
      <w:r>
        <w:t>" :</w:t>
      </w:r>
      <w:proofErr w:type="gramEnd"/>
      <w:r>
        <w:t xml:space="preserve"> "https://api.discoverydns.com/zones/?searchBrandedNameServers=false",</w:t>
      </w:r>
    </w:p>
    <w:p w:rsidR="006D6E92" w:rsidRDefault="006D6E92" w:rsidP="006D6E92">
      <w:pPr>
        <w:pStyle w:val="Code"/>
      </w:pPr>
      <w:r>
        <w:t xml:space="preserve">    "</w:t>
      </w:r>
      <w:proofErr w:type="gramStart"/>
      <w:r>
        <w:t>zoneList</w:t>
      </w:r>
      <w:proofErr w:type="gramEnd"/>
      <w:r>
        <w:t>" : [ {</w:t>
      </w:r>
    </w:p>
    <w:p w:rsidR="006D6E92" w:rsidRDefault="006D6E92" w:rsidP="006D6E92">
      <w:pPr>
        <w:pStyle w:val="Code"/>
      </w:pPr>
      <w:r>
        <w:t xml:space="preserve">      "@uri</w:t>
      </w:r>
      <w:proofErr w:type="gramStart"/>
      <w:r>
        <w:t>" :</w:t>
      </w:r>
      <w:proofErr w:type="gramEnd"/>
      <w:r>
        <w:t xml:space="preserve"> "https://api.discoverydns.com/zones/fbac657e-e280-4a77-8c36-e6d13b6fa663",</w:t>
      </w:r>
    </w:p>
    <w:p w:rsidR="006D6E92" w:rsidRDefault="006D6E92" w:rsidP="006D6E92">
      <w:pPr>
        <w:pStyle w:val="Code"/>
      </w:pPr>
      <w:r>
        <w:t xml:space="preserve">      "</w:t>
      </w:r>
      <w:proofErr w:type="gramStart"/>
      <w:r>
        <w:t>id</w:t>
      </w:r>
      <w:proofErr w:type="gramEnd"/>
      <w:r>
        <w:t>" : "fbac657e-e280-4a77-8c36-e6d13b6fa663",</w:t>
      </w:r>
    </w:p>
    <w:p w:rsidR="006D6E92" w:rsidRDefault="006D6E92" w:rsidP="006D6E92">
      <w:pPr>
        <w:pStyle w:val="Code"/>
      </w:pPr>
      <w:r>
        <w:t xml:space="preserve">      "</w:t>
      </w:r>
      <w:proofErr w:type="gramStart"/>
      <w:r>
        <w:t>name</w:t>
      </w:r>
      <w:proofErr w:type="gramEnd"/>
      <w:r>
        <w:t>" : "testingzone0.com",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"2013-10-08T00:58:38.645",</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"https://api.discoverydns.com/zones/daee0537-8f54-40d3-8dd2-574c430f9256",</w:t>
      </w:r>
    </w:p>
    <w:p w:rsidR="006D6E92" w:rsidRDefault="006D6E92" w:rsidP="006D6E92">
      <w:pPr>
        <w:pStyle w:val="Code"/>
      </w:pPr>
      <w:r>
        <w:t xml:space="preserve">      "</w:t>
      </w:r>
      <w:proofErr w:type="gramStart"/>
      <w:r>
        <w:t>id</w:t>
      </w:r>
      <w:proofErr w:type="gramEnd"/>
      <w:r>
        <w:t>" : "daee0537-8f54-40d3-8dd2-574c430f9256",</w:t>
      </w:r>
    </w:p>
    <w:p w:rsidR="006D6E92" w:rsidRDefault="006D6E92" w:rsidP="006D6E92">
      <w:pPr>
        <w:pStyle w:val="Code"/>
      </w:pPr>
      <w:r>
        <w:t xml:space="preserve">      "</w:t>
      </w:r>
      <w:proofErr w:type="gramStart"/>
      <w:r>
        <w:t>name</w:t>
      </w:r>
      <w:proofErr w:type="gramEnd"/>
      <w:r>
        <w:t>" : "testingzone1.com",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"2013-10-08T00:58:38.686",</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"@uri</w:t>
      </w:r>
      <w:proofErr w:type="gramStart"/>
      <w:r>
        <w:t>" :</w:t>
      </w:r>
      <w:proofErr w:type="gramEnd"/>
      <w:r>
        <w:t xml:space="preserve"> "https://api.discoverydns.com/zones/a0c2c6ab-5bfd-4fad-a90c-06be5eee2bd6",</w:t>
      </w:r>
    </w:p>
    <w:p w:rsidR="006D6E92" w:rsidRDefault="006D6E92" w:rsidP="006D6E92">
      <w:pPr>
        <w:pStyle w:val="Code"/>
      </w:pPr>
      <w:r>
        <w:t xml:space="preserve">      "</w:t>
      </w:r>
      <w:proofErr w:type="gramStart"/>
      <w:r>
        <w:t>id</w:t>
      </w:r>
      <w:proofErr w:type="gramEnd"/>
      <w:r>
        <w:t>" : "a0c2c6ab-5bfd-4fad-a90c-06be5eee2bd6",</w:t>
      </w:r>
    </w:p>
    <w:p w:rsidR="006D6E92" w:rsidRDefault="006D6E92" w:rsidP="006D6E92">
      <w:pPr>
        <w:pStyle w:val="Code"/>
      </w:pPr>
      <w:r>
        <w:t xml:space="preserve">      "</w:t>
      </w:r>
      <w:proofErr w:type="gramStart"/>
      <w:r>
        <w:t>name</w:t>
      </w:r>
      <w:proofErr w:type="gramEnd"/>
      <w:r>
        <w:t>" : "testingzone2.com",</w:t>
      </w:r>
    </w:p>
    <w:p w:rsidR="006D6E92" w:rsidRDefault="006D6E92" w:rsidP="006D6E92">
      <w:pPr>
        <w:pStyle w:val="Code"/>
      </w:pPr>
      <w:r>
        <w:t xml:space="preserve">      "</w:t>
      </w:r>
      <w:proofErr w:type="gramStart"/>
      <w:r>
        <w:t>brandedNameServers</w:t>
      </w:r>
      <w:proofErr w:type="gramEnd"/>
      <w:r>
        <w:t>" : false,</w:t>
      </w:r>
    </w:p>
    <w:p w:rsidR="006D6E92" w:rsidRDefault="006D6E92" w:rsidP="006D6E92">
      <w:pPr>
        <w:pStyle w:val="Code"/>
      </w:pPr>
      <w:r>
        <w:lastRenderedPageBreak/>
        <w:t xml:space="preserve">      "</w:t>
      </w:r>
      <w:proofErr w:type="gramStart"/>
      <w:r>
        <w:t>dnssecSigned</w:t>
      </w:r>
      <w:proofErr w:type="gramEnd"/>
      <w:r>
        <w:t>" : true,</w:t>
      </w:r>
    </w:p>
    <w:p w:rsidR="006D6E92" w:rsidRDefault="006D6E92" w:rsidP="006D6E92">
      <w:pPr>
        <w:pStyle w:val="Code"/>
      </w:pPr>
      <w:r>
        <w:t xml:space="preserve">      "</w:t>
      </w:r>
      <w:proofErr w:type="gramStart"/>
      <w:r>
        <w:t>createDate</w:t>
      </w:r>
      <w:proofErr w:type="gramEnd"/>
      <w:r>
        <w:t>" : "2013-10-08T00:58:38.709",</w:t>
      </w:r>
    </w:p>
    <w:p w:rsidR="006D6E92" w:rsidRDefault="006D6E92" w:rsidP="006D6E92">
      <w:pPr>
        <w:pStyle w:val="Code"/>
      </w:pPr>
      <w:r>
        <w:t xml:space="preserve">      "</w:t>
      </w:r>
      <w:proofErr w:type="gramStart"/>
      <w:r>
        <w:t>lastUpdateDate</w:t>
      </w:r>
      <w:proofErr w:type="gramEnd"/>
      <w:r>
        <w:t>" : null</w:t>
      </w:r>
    </w:p>
    <w:p w:rsidR="006D6E92" w:rsidRDefault="006D6E92" w:rsidP="006D6E92">
      <w:pPr>
        <w:pStyle w:val="Code"/>
      </w:pPr>
      <w:r>
        <w:t xml:space="preserve">    } ],</w:t>
      </w:r>
    </w:p>
    <w:p w:rsidR="006D6E92" w:rsidRDefault="006D6E92" w:rsidP="006D6E92">
      <w:pPr>
        <w:pStyle w:val="Code"/>
      </w:pPr>
      <w:r>
        <w:t xml:space="preserve">    "</w:t>
      </w:r>
      <w:proofErr w:type="gramStart"/>
      <w:r>
        <w:t>totalCount</w:t>
      </w:r>
      <w:proofErr w:type="gramEnd"/>
      <w:r>
        <w: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76" w:name="_Toc379212236"/>
      <w:r>
        <w:t>Zone Create Command</w:t>
      </w:r>
      <w:bookmarkEnd w:id="76"/>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38262C">
            <w:pPr>
              <w:pStyle w:val="Table-Text"/>
            </w:pPr>
            <w:r>
              <w:t xml:space="preserve">If “raw”, all the type-specific RData fields of each resource record will be returned in a </w:t>
            </w:r>
            <w:proofErr w:type="gramStart"/>
            <w:r>
              <w:t>single  string</w:t>
            </w:r>
            <w:proofErr w:type="gramEnd"/>
            <w:r>
              <w:t xml:space="preserve"> “rdata” field that is as the resource record would be entered into a BIND compatiable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lastRenderedPageBreak/>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proofErr w:type="gramStart"/>
      <w:r w:rsidRPr="00B513A3">
        <w:t>A JSON representation of the details of the zone object</w:t>
      </w:r>
      <w:proofErr w:type="gramEnd"/>
      <w:r w:rsidRPr="00B513A3">
        <w:t xml:space="preserve">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lastRenderedPageBreak/>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77" w:author="Arnaud Dumont" w:date="2014-02-11T13:55:00Z"/>
        </w:trPr>
        <w:tc>
          <w:tcPr>
            <w:tcW w:w="2965" w:type="dxa"/>
          </w:tcPr>
          <w:p w:rsidR="00D279A5" w:rsidRDefault="00D279A5" w:rsidP="00B513A3">
            <w:pPr>
              <w:pStyle w:val="Table-Text"/>
              <w:rPr>
                <w:ins w:id="78" w:author="Arnaud Dumont" w:date="2014-02-11T13:55:00Z"/>
              </w:rPr>
            </w:pPr>
            <w:ins w:id="79" w:author="Arnaud Dumont" w:date="2014-02-11T13:55:00Z">
              <w:r w:rsidRPr="00BD038E">
                <w:t>zskRollOverState</w:t>
              </w:r>
            </w:ins>
          </w:p>
        </w:tc>
        <w:tc>
          <w:tcPr>
            <w:tcW w:w="2175" w:type="dxa"/>
          </w:tcPr>
          <w:p w:rsidR="00D279A5" w:rsidRDefault="00D279A5" w:rsidP="00B513A3">
            <w:pPr>
              <w:pStyle w:val="Table-Text"/>
              <w:rPr>
                <w:ins w:id="80" w:author="Arnaud Dumont" w:date="2014-02-11T13:55:00Z"/>
              </w:rPr>
            </w:pPr>
            <w:ins w:id="81" w:author="Arnaud Dumont" w:date="2014-02-11T13:55:00Z">
              <w:r>
                <w:t>string</w:t>
              </w:r>
            </w:ins>
          </w:p>
        </w:tc>
        <w:tc>
          <w:tcPr>
            <w:tcW w:w="3507" w:type="dxa"/>
          </w:tcPr>
          <w:p w:rsidR="00D279A5" w:rsidRDefault="00D279A5" w:rsidP="00B513A3">
            <w:pPr>
              <w:pStyle w:val="Table-Text"/>
              <w:rPr>
                <w:ins w:id="82" w:author="Arnaud Dumont" w:date="2014-02-11T13:55:00Z"/>
              </w:rPr>
            </w:pPr>
            <w:ins w:id="83"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84" w:author="Arnaud Dumont" w:date="2014-02-11T13:55:00Z"/>
        </w:trPr>
        <w:tc>
          <w:tcPr>
            <w:tcW w:w="2965" w:type="dxa"/>
          </w:tcPr>
          <w:p w:rsidR="00D279A5" w:rsidRDefault="00D279A5" w:rsidP="00B513A3">
            <w:pPr>
              <w:pStyle w:val="Table-Text"/>
              <w:rPr>
                <w:ins w:id="85" w:author="Arnaud Dumont" w:date="2014-02-11T13:55:00Z"/>
              </w:rPr>
            </w:pPr>
            <w:ins w:id="86" w:author="Arnaud Dumont" w:date="2014-02-11T13:55:00Z">
              <w:r w:rsidRPr="00BD038E">
                <w:t>zskNextActionDate</w:t>
              </w:r>
            </w:ins>
          </w:p>
        </w:tc>
        <w:tc>
          <w:tcPr>
            <w:tcW w:w="2175" w:type="dxa"/>
          </w:tcPr>
          <w:p w:rsidR="00D279A5" w:rsidRDefault="00D279A5" w:rsidP="00B513A3">
            <w:pPr>
              <w:pStyle w:val="Table-Text"/>
              <w:rPr>
                <w:ins w:id="87" w:author="Arnaud Dumont" w:date="2014-02-11T13:55:00Z"/>
              </w:rPr>
            </w:pPr>
            <w:ins w:id="88" w:author="Arnaud Dumont" w:date="2014-02-11T13:55:00Z">
              <w:r>
                <w:t>timestamp</w:t>
              </w:r>
            </w:ins>
          </w:p>
        </w:tc>
        <w:tc>
          <w:tcPr>
            <w:tcW w:w="3507" w:type="dxa"/>
          </w:tcPr>
          <w:p w:rsidR="00D279A5" w:rsidRDefault="00D279A5" w:rsidP="00B513A3">
            <w:pPr>
              <w:pStyle w:val="Table-Text"/>
              <w:rPr>
                <w:ins w:id="89" w:author="Arnaud Dumont" w:date="2014-02-11T13:55:00Z"/>
              </w:rPr>
            </w:pPr>
            <w:ins w:id="90" w:author="Arnaud Dumont" w:date="2014-02-11T13:55:00Z">
              <w:r w:rsidRPr="00BD038E">
                <w:t>The next date of an action for the zone in the ZSK roll over process, if the zone is DNSSEC-signed</w:t>
              </w:r>
            </w:ins>
          </w:p>
        </w:tc>
      </w:tr>
      <w:tr w:rsidR="00D279A5" w:rsidTr="00A11CBE">
        <w:trPr>
          <w:trHeight w:val="113"/>
          <w:tblHeader w:val="0"/>
          <w:ins w:id="91" w:author="Arnaud Dumont" w:date="2014-02-11T13:55:00Z"/>
        </w:trPr>
        <w:tc>
          <w:tcPr>
            <w:tcW w:w="2965" w:type="dxa"/>
          </w:tcPr>
          <w:p w:rsidR="00D279A5" w:rsidRDefault="00D279A5" w:rsidP="00B513A3">
            <w:pPr>
              <w:pStyle w:val="Table-Text"/>
              <w:rPr>
                <w:ins w:id="92" w:author="Arnaud Dumont" w:date="2014-02-11T13:55:00Z"/>
              </w:rPr>
            </w:pPr>
            <w:ins w:id="93" w:author="Arnaud Dumont" w:date="2014-02-11T13:55:00Z">
              <w:r w:rsidRPr="00BD038E">
                <w:t>zskRRSIGRegenerationDate</w:t>
              </w:r>
            </w:ins>
          </w:p>
        </w:tc>
        <w:tc>
          <w:tcPr>
            <w:tcW w:w="2175" w:type="dxa"/>
          </w:tcPr>
          <w:p w:rsidR="00D279A5" w:rsidRDefault="00D279A5" w:rsidP="00B513A3">
            <w:pPr>
              <w:pStyle w:val="Table-Text"/>
              <w:rPr>
                <w:ins w:id="94" w:author="Arnaud Dumont" w:date="2014-02-11T13:55:00Z"/>
              </w:rPr>
            </w:pPr>
            <w:ins w:id="95" w:author="Arnaud Dumont" w:date="2014-02-11T13:55:00Z">
              <w:r>
                <w:t>timestamp</w:t>
              </w:r>
            </w:ins>
          </w:p>
        </w:tc>
        <w:tc>
          <w:tcPr>
            <w:tcW w:w="3507" w:type="dxa"/>
          </w:tcPr>
          <w:p w:rsidR="00D279A5" w:rsidRDefault="00D279A5" w:rsidP="00B513A3">
            <w:pPr>
              <w:pStyle w:val="Table-Text"/>
              <w:rPr>
                <w:ins w:id="96" w:author="Arnaud Dumont" w:date="2014-02-11T13:55:00Z"/>
              </w:rPr>
            </w:pPr>
            <w:ins w:id="97" w:author="Arnaud Dumont" w:date="2014-02-11T13:55:00Z">
              <w:r w:rsidRPr="00BD038E">
                <w:t>The next date of the zone's RRSIG records re-generation, if the zone is DNSSEC-signed</w:t>
              </w:r>
            </w:ins>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r>
              <w:t>nameServerSetId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r>
              <w:t>nameServerSetName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r>
              <w:t>nameServerInterfaceSetId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r>
              <w:t>nameServerInterfaceSetName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r>
              <w:t>planId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r>
              <w:t>planName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r>
              <w:t>sponsorAccountId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r>
              <w:t>sponsorAccountIdentifier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r w:rsidRPr="00AF6C94">
              <w:t>delegationResourceRecords</w:t>
            </w:r>
          </w:p>
        </w:tc>
        <w:tc>
          <w:tcPr>
            <w:tcW w:w="2175" w:type="dxa"/>
          </w:tcPr>
          <w:p w:rsidR="00D6384D" w:rsidRDefault="00D6384D" w:rsidP="00B513A3">
            <w:pPr>
              <w:pStyle w:val="Table-Text"/>
            </w:pPr>
            <w:r>
              <w:t>ResourceRecord[]</w:t>
            </w:r>
          </w:p>
        </w:tc>
        <w:tc>
          <w:tcPr>
            <w:tcW w:w="3507" w:type="dxa"/>
          </w:tcPr>
          <w:p w:rsidR="00D6384D" w:rsidRDefault="002D5B4F" w:rsidP="00B513A3">
            <w:pPr>
              <w:pStyle w:val="Table-Text"/>
            </w:pPr>
            <w:r>
              <w:t>The list of the resource records that are to be provide</w:t>
            </w:r>
            <w:ins w:id="98" w:author="Arnaud Dumont" w:date="2014-02-11T13:50:00Z">
              <w:r w:rsidR="00BD038E">
                <w:t>d</w:t>
              </w:r>
            </w:ins>
            <w:r>
              <w:t xml:space="preserv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r>
              <w:t>ddnsResourceRecords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r>
              <w:t>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r>
              <w:t>createDate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r>
              <w:t>createAccountId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r>
              <w:lastRenderedPageBreak/>
              <w:t>createAccountIdentifier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r>
              <w:t>createUserId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r>
              <w:t>createUserName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r>
              <w:t>lastUpdateDate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w:t>
      </w:r>
      <w:proofErr w:type="gramStart"/>
      <w:r w:rsidRPr="00B513A3">
        <w:t>records,</w:t>
      </w:r>
      <w:proofErr w:type="gramEnd"/>
      <w:r w:rsidRPr="00B513A3">
        <w:t xml:space="preserve">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 xml:space="preserve">Below is an example of a zone </w:t>
      </w:r>
      <w:proofErr w:type="gramStart"/>
      <w:r w:rsidRPr="00B513A3">
        <w:t>create</w:t>
      </w:r>
      <w:proofErr w:type="gramEnd"/>
      <w:r w:rsidRPr="00B513A3">
        <w:t xml:space="preserv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zoneCreate</w:t>
      </w:r>
      <w:proofErr w:type="gramEnd"/>
      <w:r>
        <w:t>"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brandedNameServers</w:t>
      </w:r>
      <w:proofErr w:type="gramEnd"/>
      <w:r>
        <w:t>" : true,</w:t>
      </w:r>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lastRenderedPageBreak/>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w:t>
      </w:r>
      <w:proofErr w:type="gramStart"/>
      <w:r>
        <w:t>zone</w:t>
      </w:r>
      <w:proofErr w:type="gramEnd"/>
      <w:r>
        <w:t>" : {</w:t>
      </w:r>
    </w:p>
    <w:p w:rsidR="00B513A3" w:rsidRDefault="00B513A3" w:rsidP="00B513A3">
      <w:pPr>
        <w:pStyle w:val="Code"/>
      </w:pPr>
      <w:r>
        <w:t xml:space="preserve">    "@uri</w:t>
      </w:r>
      <w:proofErr w:type="gramStart"/>
      <w:r>
        <w:t>" :</w:t>
      </w:r>
      <w:proofErr w:type="gramEnd"/>
      <w:r>
        <w:t xml:space="preserve"> "https://api.discoverydns.com/zones/01c7c0eb-3859-43a4-b302-972a42949e2c",</w:t>
      </w:r>
    </w:p>
    <w:p w:rsidR="00B513A3" w:rsidRDefault="00B513A3" w:rsidP="00B513A3">
      <w:pPr>
        <w:pStyle w:val="Code"/>
      </w:pPr>
      <w:r>
        <w:t xml:space="preserve">    "</w:t>
      </w:r>
      <w:proofErr w:type="gramStart"/>
      <w:r>
        <w:t>id</w:t>
      </w:r>
      <w:proofErr w:type="gramEnd"/>
      <w:r>
        <w:t>" : "01c7c0eb-3859-43a4-b302-972a42949e2c",</w:t>
      </w:r>
    </w:p>
    <w:p w:rsidR="00B513A3" w:rsidRDefault="00B513A3" w:rsidP="00B513A3">
      <w:pPr>
        <w:pStyle w:val="Code"/>
      </w:pPr>
      <w:r>
        <w:t xml:space="preserve">    "</w:t>
      </w:r>
      <w:proofErr w:type="gramStart"/>
      <w:r>
        <w:t>version</w:t>
      </w:r>
      <w:proofErr w:type="gramEnd"/>
      <w:r>
        <w:t>" : 0,</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brandedNameServers</w:t>
      </w:r>
      <w:proofErr w:type="gramEnd"/>
      <w:r>
        <w:t>" : true,</w:t>
      </w:r>
    </w:p>
    <w:p w:rsidR="00EA3CD9" w:rsidRDefault="00B513A3" w:rsidP="00EA3CD9">
      <w:pPr>
        <w:pStyle w:val="Code"/>
        <w:rPr>
          <w:ins w:id="99" w:author="Arnaud Dumont" w:date="2014-02-11T14:00:00Z"/>
        </w:rPr>
      </w:pPr>
      <w:r>
        <w:t xml:space="preserve">    "</w:t>
      </w:r>
      <w:proofErr w:type="gramStart"/>
      <w:r>
        <w:t>dnssecSigned</w:t>
      </w:r>
      <w:proofErr w:type="gramEnd"/>
      <w:r>
        <w:t>" : false,</w:t>
      </w:r>
    </w:p>
    <w:p w:rsidR="00EA3CD9" w:rsidRDefault="00EA3CD9" w:rsidP="00EA3CD9">
      <w:pPr>
        <w:pStyle w:val="Code"/>
        <w:rPr>
          <w:ins w:id="100" w:author="Arnaud Dumont" w:date="2014-02-11T14:00:00Z"/>
        </w:rPr>
      </w:pPr>
      <w:ins w:id="101" w:author="Arnaud Dumont" w:date="2014-02-11T14:00:00Z">
        <w:r>
          <w:t xml:space="preserve">    "</w:t>
        </w:r>
        <w:proofErr w:type="gramStart"/>
        <w:r w:rsidRPr="006242A4">
          <w:t>zskRollOverState</w:t>
        </w:r>
        <w:proofErr w:type="gramEnd"/>
        <w:r>
          <w:t>" : null,</w:t>
        </w:r>
      </w:ins>
    </w:p>
    <w:p w:rsidR="00EA3CD9" w:rsidRDefault="00EA3CD9" w:rsidP="00EA3CD9">
      <w:pPr>
        <w:pStyle w:val="Code"/>
        <w:rPr>
          <w:ins w:id="102" w:author="Arnaud Dumont" w:date="2014-02-11T14:00:00Z"/>
        </w:rPr>
      </w:pPr>
      <w:ins w:id="103" w:author="Arnaud Dumont" w:date="2014-02-11T14:00:00Z">
        <w:r>
          <w:t xml:space="preserve">    "</w:t>
        </w:r>
        <w:proofErr w:type="gramStart"/>
        <w:r w:rsidRPr="006242A4">
          <w:t>zskNextActionDate</w:t>
        </w:r>
        <w:proofErr w:type="gramEnd"/>
        <w:r>
          <w:t>" : null,</w:t>
        </w:r>
      </w:ins>
    </w:p>
    <w:p w:rsidR="00B513A3" w:rsidRDefault="00EA3CD9" w:rsidP="00B513A3">
      <w:pPr>
        <w:pStyle w:val="Code"/>
      </w:pPr>
      <w:ins w:id="104" w:author="Arnaud Dumont" w:date="2014-02-11T14:00:00Z">
        <w:r>
          <w:t xml:space="preserve">    "</w:t>
        </w:r>
        <w:proofErr w:type="gramStart"/>
        <w:r w:rsidRPr="005056E3">
          <w:t>zskRRSIGRegenerationDate</w:t>
        </w:r>
        <w:proofErr w:type="gramEnd"/>
        <w:r>
          <w:t>" : null,</w:t>
        </w:r>
      </w:ins>
    </w:p>
    <w:p w:rsidR="00B513A3" w:rsidRDefault="00B513A3" w:rsidP="00B513A3">
      <w:pPr>
        <w:pStyle w:val="Code"/>
      </w:pPr>
      <w:r>
        <w:t xml:space="preserve">    "</w:t>
      </w:r>
      <w:proofErr w:type="gramStart"/>
      <w:r>
        <w:t>group</w:t>
      </w:r>
      <w:proofErr w:type="gramEnd"/>
      <w:r>
        <w:t>" : "mygroup",</w:t>
      </w:r>
    </w:p>
    <w:p w:rsidR="00B513A3" w:rsidRDefault="00B513A3" w:rsidP="00B513A3">
      <w:pPr>
        <w:pStyle w:val="Code"/>
      </w:pPr>
      <w:r>
        <w:t xml:space="preserve">    "</w:t>
      </w:r>
      <w:proofErr w:type="gramStart"/>
      <w:r>
        <w:t>nameServerSetId</w:t>
      </w:r>
      <w:proofErr w:type="gramEnd"/>
      <w:r>
        <w:t>" : "75dc78a1-97b6-4b72-9a3d-7bf66d48746d",</w:t>
      </w:r>
    </w:p>
    <w:p w:rsidR="00B513A3" w:rsidRDefault="00B513A3" w:rsidP="00B513A3">
      <w:pPr>
        <w:pStyle w:val="Code"/>
      </w:pPr>
      <w:r>
        <w:t xml:space="preserve">    "</w:t>
      </w:r>
      <w:proofErr w:type="gramStart"/>
      <w:r>
        <w:t>nameServerSetName</w:t>
      </w:r>
      <w:proofErr w:type="gramEnd"/>
      <w:r>
        <w:t>" : "Test-ing Name.Server_Set0",</w:t>
      </w:r>
    </w:p>
    <w:p w:rsidR="00B513A3" w:rsidRDefault="00B513A3" w:rsidP="00B513A3">
      <w:pPr>
        <w:pStyle w:val="Code"/>
      </w:pPr>
      <w:r>
        <w:t xml:space="preserve">    "</w:t>
      </w:r>
      <w:proofErr w:type="gramStart"/>
      <w:r>
        <w:t>nameServerInterfaceSetId</w:t>
      </w:r>
      <w:proofErr w:type="gramEnd"/>
      <w:r>
        <w:t>" : "3172a76f-f9f0-40b8-93ea-2fbe4590e293",</w:t>
      </w:r>
    </w:p>
    <w:p w:rsidR="00B513A3" w:rsidRDefault="00B513A3" w:rsidP="00B513A3">
      <w:pPr>
        <w:pStyle w:val="Code"/>
      </w:pPr>
      <w:r>
        <w:t xml:space="preserve">    "</w:t>
      </w:r>
      <w:proofErr w:type="gramStart"/>
      <w:r>
        <w:t>nameServerInterfaceSetName</w:t>
      </w:r>
      <w:proofErr w:type="gramEnd"/>
      <w:r>
        <w:t>" : "Test-ing NameServer_Interfa.ceSet0",</w:t>
      </w:r>
    </w:p>
    <w:p w:rsidR="00B513A3" w:rsidRDefault="00B513A3" w:rsidP="00B513A3">
      <w:pPr>
        <w:pStyle w:val="Code"/>
      </w:pPr>
      <w:r>
        <w:t xml:space="preserve">    "</w:t>
      </w:r>
      <w:proofErr w:type="gramStart"/>
      <w:r>
        <w:t>planId</w:t>
      </w:r>
      <w:proofErr w:type="gramEnd"/>
      <w:r>
        <w:t>" : "43915703-6bd2-4ba9-af0a-ea590be939db",</w:t>
      </w:r>
    </w:p>
    <w:p w:rsidR="00B513A3" w:rsidRDefault="00B513A3" w:rsidP="00B513A3">
      <w:pPr>
        <w:pStyle w:val="Code"/>
      </w:pPr>
      <w:r>
        <w:t xml:space="preserve">    "</w:t>
      </w:r>
      <w:proofErr w:type="gramStart"/>
      <w:r>
        <w:t>planName</w:t>
      </w:r>
      <w:proofErr w:type="gramEnd"/>
      <w:r>
        <w:t>" : "testing-plan_.meh la0",</w:t>
      </w:r>
    </w:p>
    <w:p w:rsidR="00B513A3" w:rsidRDefault="00B513A3" w:rsidP="00B513A3">
      <w:pPr>
        <w:pStyle w:val="Code"/>
      </w:pPr>
      <w:r>
        <w:t xml:space="preserve">    "</w:t>
      </w:r>
      <w:proofErr w:type="gramStart"/>
      <w:r>
        <w:t>sponsorAccountId</w:t>
      </w:r>
      <w:proofErr w:type="gramEnd"/>
      <w:r>
        <w:t>" : "f73af262-9531-11e2-9b25-2809b571161a",</w:t>
      </w:r>
    </w:p>
    <w:p w:rsidR="00B513A3" w:rsidRDefault="00B513A3" w:rsidP="00B513A3">
      <w:pPr>
        <w:pStyle w:val="Code"/>
      </w:pPr>
      <w:r>
        <w:t xml:space="preserve">    "</w:t>
      </w:r>
      <w:proofErr w:type="gramStart"/>
      <w:r>
        <w:t>sponsorAccountIdentifier</w:t>
      </w:r>
      <w:proofErr w:type="gramEnd"/>
      <w:r>
        <w:t>" : "system",</w:t>
      </w:r>
    </w:p>
    <w:p w:rsidR="00B513A3" w:rsidRDefault="00B513A3" w:rsidP="00B513A3">
      <w:pPr>
        <w:pStyle w:val="Code"/>
      </w:pPr>
      <w:r>
        <w:t xml:space="preserve">    "</w:t>
      </w:r>
      <w:proofErr w:type="gramStart"/>
      <w:r>
        <w:t>createDate</w:t>
      </w:r>
      <w:proofErr w:type="gramEnd"/>
      <w:r>
        <w:t>" : "2013-10-08T02:01:05.920",</w:t>
      </w:r>
    </w:p>
    <w:p w:rsidR="00B513A3" w:rsidRDefault="00B513A3" w:rsidP="00B513A3">
      <w:pPr>
        <w:pStyle w:val="Code"/>
      </w:pPr>
      <w:r>
        <w:lastRenderedPageBreak/>
        <w:t xml:space="preserve">    "</w:t>
      </w:r>
      <w:proofErr w:type="gramStart"/>
      <w:r>
        <w:t>createAccountId</w:t>
      </w:r>
      <w:proofErr w:type="gramEnd"/>
      <w:r>
        <w:t>" : "f73af262-9531-11e2-9b25-2809b571161a",</w:t>
      </w:r>
    </w:p>
    <w:p w:rsidR="00B513A3" w:rsidRDefault="00B513A3" w:rsidP="00B513A3">
      <w:pPr>
        <w:pStyle w:val="Code"/>
      </w:pPr>
      <w:r>
        <w:t xml:space="preserve">    "</w:t>
      </w:r>
      <w:proofErr w:type="gramStart"/>
      <w:r>
        <w:t>createAccountIdentifier</w:t>
      </w:r>
      <w:proofErr w:type="gramEnd"/>
      <w:r>
        <w:t>" : "system",</w:t>
      </w:r>
    </w:p>
    <w:p w:rsidR="00B513A3" w:rsidRDefault="00B513A3" w:rsidP="00B513A3">
      <w:pPr>
        <w:pStyle w:val="Code"/>
      </w:pPr>
      <w:r>
        <w:t xml:space="preserve">    "</w:t>
      </w:r>
      <w:proofErr w:type="gramStart"/>
      <w:r>
        <w:t>createUserId</w:t>
      </w:r>
      <w:proofErr w:type="gramEnd"/>
      <w:r>
        <w:t>" : "ed848682-c1d9-11e2-86bc-e9b9e1409c4c",</w:t>
      </w:r>
    </w:p>
    <w:p w:rsidR="00B513A3" w:rsidRDefault="00B513A3" w:rsidP="00B513A3">
      <w:pPr>
        <w:pStyle w:val="Code"/>
      </w:pPr>
      <w:r>
        <w:t xml:space="preserve">    "</w:t>
      </w:r>
      <w:proofErr w:type="gramStart"/>
      <w:r>
        <w:t>createUserName</w:t>
      </w:r>
      <w:proofErr w:type="gramEnd"/>
      <w:r>
        <w:t>" : "System Admin",</w:t>
      </w:r>
    </w:p>
    <w:p w:rsidR="00B513A3" w:rsidRDefault="00B513A3" w:rsidP="00B513A3">
      <w:pPr>
        <w:pStyle w:val="Code"/>
      </w:pPr>
      <w:r>
        <w:t xml:space="preserve">    "</w:t>
      </w:r>
      <w:proofErr w:type="gramStart"/>
      <w:r>
        <w:t>lastUpdateDate</w:t>
      </w:r>
      <w:proofErr w:type="gramEnd"/>
      <w:r>
        <w:t>" : null,</w:t>
      </w:r>
    </w:p>
    <w:p w:rsidR="00B513A3" w:rsidRDefault="00B513A3" w:rsidP="00B513A3">
      <w:pPr>
        <w:pStyle w:val="Code"/>
      </w:pPr>
      <w:r>
        <w:t xml:space="preserve">    "</w:t>
      </w:r>
      <w:proofErr w:type="gramStart"/>
      <w:r>
        <w:t>lastUpdateAccountId</w:t>
      </w:r>
      <w:proofErr w:type="gramEnd"/>
      <w:r>
        <w:t>" : null,</w:t>
      </w:r>
    </w:p>
    <w:p w:rsidR="00B513A3" w:rsidRDefault="00B513A3" w:rsidP="00B513A3">
      <w:pPr>
        <w:pStyle w:val="Code"/>
      </w:pPr>
      <w:r>
        <w:t xml:space="preserve">    "</w:t>
      </w:r>
      <w:proofErr w:type="gramStart"/>
      <w:r>
        <w:t>lastUpdateAccountIdentifier</w:t>
      </w:r>
      <w:proofErr w:type="gramEnd"/>
      <w:r>
        <w:t>" : null,</w:t>
      </w:r>
    </w:p>
    <w:p w:rsidR="00B513A3" w:rsidRDefault="00B513A3" w:rsidP="00B513A3">
      <w:pPr>
        <w:pStyle w:val="Code"/>
      </w:pPr>
      <w:r>
        <w:t xml:space="preserve">    "</w:t>
      </w:r>
      <w:proofErr w:type="gramStart"/>
      <w:r>
        <w:t>lastUpdateUserId</w:t>
      </w:r>
      <w:proofErr w:type="gramEnd"/>
      <w:r>
        <w:t>" : null,</w:t>
      </w:r>
    </w:p>
    <w:p w:rsidR="00B513A3" w:rsidRDefault="00B513A3" w:rsidP="00B513A3">
      <w:pPr>
        <w:pStyle w:val="Code"/>
      </w:pPr>
      <w:r>
        <w:t xml:space="preserve">    "</w:t>
      </w:r>
      <w:proofErr w:type="gramStart"/>
      <w:r>
        <w:t>lastUpdateUserName</w:t>
      </w:r>
      <w:proofErr w:type="gramEnd"/>
      <w:r>
        <w:t>" : null,</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lastRenderedPageBreak/>
        <w:t xml:space="preserve">      "</w:t>
      </w:r>
      <w:proofErr w:type="gramStart"/>
      <w:r>
        <w:t>address</w:t>
      </w:r>
      <w:proofErr w:type="gramEnd"/>
      <w:r>
        <w:t>" : "2001:dcd:2::6"</w:t>
      </w:r>
    </w:p>
    <w:p w:rsidR="000C492B" w:rsidRDefault="000C492B" w:rsidP="00B513A3">
      <w:pPr>
        <w:pStyle w:val="Code"/>
      </w:pPr>
      <w:r>
        <w:t xml:space="preserve">    } ],</w:t>
      </w:r>
    </w:p>
    <w:p w:rsidR="00B513A3" w:rsidRDefault="00B513A3" w:rsidP="00B513A3">
      <w:pPr>
        <w:pStyle w:val="Code"/>
      </w:pPr>
      <w:r>
        <w:t xml:space="preserve">    "</w:t>
      </w:r>
      <w:proofErr w:type="gramStart"/>
      <w:r>
        <w:t>ddnsResourceRecords</w:t>
      </w:r>
      <w:proofErr w:type="gramEnd"/>
      <w:r>
        <w:t>" :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"testingprefix2.example.com.au."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"SOA",</w:t>
      </w:r>
    </w:p>
    <w:p w:rsidR="00B513A3" w:rsidRDefault="00B513A3" w:rsidP="00B513A3">
      <w:pPr>
        <w:pStyle w:val="Code"/>
      </w:pPr>
      <w:r>
        <w:t xml:space="preserve">      "</w:t>
      </w:r>
      <w:proofErr w:type="gramStart"/>
      <w:r>
        <w:t>host</w:t>
      </w:r>
      <w:proofErr w:type="gramEnd"/>
      <w:r>
        <w:t>" : "testingprefix1.example.com.au.",</w:t>
      </w:r>
    </w:p>
    <w:p w:rsidR="00B513A3" w:rsidRDefault="00B513A3" w:rsidP="00B513A3">
      <w:pPr>
        <w:pStyle w:val="Code"/>
      </w:pPr>
      <w:r>
        <w:t xml:space="preserve">      "</w:t>
      </w:r>
      <w:proofErr w:type="gramStart"/>
      <w:r>
        <w:t>admin</w:t>
      </w:r>
      <w:proofErr w:type="gramEnd"/>
      <w:r>
        <w:t>" : "dnsmaster.example.com.au.",</w:t>
      </w:r>
    </w:p>
    <w:p w:rsidR="00B513A3" w:rsidRDefault="00B513A3" w:rsidP="00B513A3">
      <w:pPr>
        <w:pStyle w:val="Code"/>
      </w:pPr>
      <w:r>
        <w:t xml:space="preserve">      "</w:t>
      </w:r>
      <w:proofErr w:type="gramStart"/>
      <w:r>
        <w:t>serial</w:t>
      </w:r>
      <w:proofErr w:type="gramEnd"/>
      <w:r>
        <w:t>" : "1",</w:t>
      </w:r>
    </w:p>
    <w:p w:rsidR="00B513A3" w:rsidRDefault="00B513A3" w:rsidP="00B513A3">
      <w:pPr>
        <w:pStyle w:val="Code"/>
      </w:pPr>
      <w:r>
        <w:t xml:space="preserve">      "</w:t>
      </w:r>
      <w:proofErr w:type="gramStart"/>
      <w:r>
        <w:t>refresh</w:t>
      </w:r>
      <w:proofErr w:type="gramEnd"/>
      <w:r>
        <w:t>" : "43200",</w:t>
      </w:r>
    </w:p>
    <w:p w:rsidR="00B513A3" w:rsidRDefault="00B513A3" w:rsidP="00B513A3">
      <w:pPr>
        <w:pStyle w:val="Code"/>
      </w:pPr>
      <w:r>
        <w:t xml:space="preserve">      "</w:t>
      </w:r>
      <w:proofErr w:type="gramStart"/>
      <w:r>
        <w:t>retry</w:t>
      </w:r>
      <w:proofErr w:type="gramEnd"/>
      <w:r>
        <w:t>" : "600",</w:t>
      </w:r>
    </w:p>
    <w:p w:rsidR="00B513A3" w:rsidRDefault="00B513A3" w:rsidP="00B513A3">
      <w:pPr>
        <w:pStyle w:val="Code"/>
      </w:pPr>
      <w:r>
        <w:t xml:space="preserve">      "</w:t>
      </w:r>
      <w:proofErr w:type="gramStart"/>
      <w:r>
        <w:t>expire</w:t>
      </w:r>
      <w:proofErr w:type="gramEnd"/>
      <w:r>
        <w:t>" : "1209600",</w:t>
      </w:r>
    </w:p>
    <w:p w:rsidR="00B513A3" w:rsidRDefault="00B513A3" w:rsidP="00B513A3">
      <w:pPr>
        <w:pStyle w:val="Code"/>
      </w:pPr>
      <w:r>
        <w:t xml:space="preserve">      "</w:t>
      </w:r>
      <w:proofErr w:type="gramStart"/>
      <w:r>
        <w:t>minimum</w:t>
      </w:r>
      <w:proofErr w:type="gramEnd"/>
      <w:r>
        <w:t>" : "600"</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"NS",</w:t>
      </w:r>
    </w:p>
    <w:p w:rsidR="00B513A3" w:rsidRDefault="00B513A3" w:rsidP="00B513A3">
      <w:pPr>
        <w:pStyle w:val="Code"/>
      </w:pPr>
      <w:r>
        <w:t xml:space="preserve">      "</w:t>
      </w:r>
      <w:proofErr w:type="gramStart"/>
      <w:r>
        <w:t>target</w:t>
      </w:r>
      <w:proofErr w:type="gramEnd"/>
      <w:r>
        <w:t>" : "testingprefix1.example.com.au."</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"55.209.212.66"</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"testingprefix1.example.com.au.",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"56d4:b70d:ac63:1add:19e1:2827:6865:1e75"</w:t>
      </w:r>
    </w:p>
    <w:p w:rsidR="00B513A3" w:rsidRDefault="00B513A3" w:rsidP="00B513A3">
      <w:pPr>
        <w:pStyle w:val="Code"/>
      </w:pPr>
      <w:r>
        <w:lastRenderedPageBreak/>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"AAAA",</w:t>
      </w:r>
    </w:p>
    <w:p w:rsidR="00B513A3" w:rsidRDefault="00B513A3" w:rsidP="00B513A3">
      <w:pPr>
        <w:pStyle w:val="Code"/>
      </w:pPr>
      <w:r>
        <w:t xml:space="preserve">      "</w:t>
      </w:r>
      <w:proofErr w:type="gramStart"/>
      <w:r>
        <w:t>address</w:t>
      </w:r>
      <w:proofErr w:type="gramEnd"/>
      <w:r>
        <w:t>" : "da30:fbca:cb38:6272:2778:744a:cb7c:c9c1"</w:t>
      </w:r>
    </w:p>
    <w:p w:rsidR="00B513A3" w:rsidRDefault="00B513A3" w:rsidP="00B513A3">
      <w:pPr>
        <w:pStyle w:val="Code"/>
      </w:pPr>
      <w:r>
        <w:t xml:space="preserve">    }, {</w:t>
      </w:r>
    </w:p>
    <w:p w:rsidR="00B513A3" w:rsidRDefault="00B513A3" w:rsidP="00B513A3">
      <w:pPr>
        <w:pStyle w:val="Code"/>
      </w:pPr>
      <w:r>
        <w:t xml:space="preserve">      "</w:t>
      </w:r>
      <w:proofErr w:type="gramStart"/>
      <w:r>
        <w:t>name</w:t>
      </w:r>
      <w:proofErr w:type="gramEnd"/>
      <w:r>
        <w:t>" : "testingprefix2.example.com.au.",</w:t>
      </w:r>
    </w:p>
    <w:p w:rsidR="00B513A3" w:rsidRDefault="00B513A3" w:rsidP="00B513A3">
      <w:pPr>
        <w:pStyle w:val="Code"/>
      </w:pPr>
      <w:r>
        <w:t xml:space="preserve">      "</w:t>
      </w:r>
      <w:proofErr w:type="gramStart"/>
      <w:r>
        <w:t>class</w:t>
      </w:r>
      <w:proofErr w:type="gramEnd"/>
      <w:r>
        <w:t>" : "IN",</w:t>
      </w:r>
    </w:p>
    <w:p w:rsidR="00B513A3" w:rsidRDefault="00B513A3" w:rsidP="00B513A3">
      <w:pPr>
        <w:pStyle w:val="Code"/>
      </w:pPr>
      <w:r>
        <w:t xml:space="preserve">      "</w:t>
      </w:r>
      <w:proofErr w:type="gramStart"/>
      <w:r>
        <w:t>ttl</w:t>
      </w:r>
      <w:proofErr w:type="gramEnd"/>
      <w:r>
        <w:t>" : "3600",</w:t>
      </w:r>
    </w:p>
    <w:p w:rsidR="00B513A3" w:rsidRDefault="00B513A3" w:rsidP="00B513A3">
      <w:pPr>
        <w:pStyle w:val="Code"/>
      </w:pPr>
      <w:r>
        <w:t xml:space="preserve">      "</w:t>
      </w:r>
      <w:proofErr w:type="gramStart"/>
      <w:r>
        <w:t>type</w:t>
      </w:r>
      <w:proofErr w:type="gramEnd"/>
      <w:r>
        <w:t>" : "A",</w:t>
      </w:r>
    </w:p>
    <w:p w:rsidR="00B513A3" w:rsidRDefault="00B513A3" w:rsidP="00B513A3">
      <w:pPr>
        <w:pStyle w:val="Code"/>
      </w:pPr>
      <w:r>
        <w:t xml:space="preserve">      "</w:t>
      </w:r>
      <w:proofErr w:type="gramStart"/>
      <w:r>
        <w:t>address</w:t>
      </w:r>
      <w:proofErr w:type="gramEnd"/>
      <w:r>
        <w:t>" : "35.53.132.162"</w:t>
      </w:r>
    </w:p>
    <w:p w:rsidR="00B513A3" w:rsidRDefault="00B513A3" w:rsidP="00B513A3">
      <w:pPr>
        <w:pStyle w:val="Code"/>
      </w:pPr>
      <w:r>
        <w:t xml:space="preserve">    } ],</w:t>
      </w:r>
    </w:p>
    <w:p w:rsidR="00B513A3" w:rsidRDefault="00B513A3" w:rsidP="00B513A3">
      <w:pPr>
        <w:pStyle w:val="Code"/>
      </w:pPr>
      <w:r>
        <w:t xml:space="preserve">    "</w:t>
      </w:r>
      <w:proofErr w:type="gramStart"/>
      <w:r>
        <w:t>resourceRecords</w:t>
      </w:r>
      <w:proofErr w:type="gramEnd"/>
      <w:r>
        <w:t>"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105" w:name="_Toc379212237"/>
      <w:r>
        <w:t>Zone Update Command</w:t>
      </w:r>
      <w:bookmarkEnd w:id="105"/>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r>
              <w:t>GET</w:t>
            </w:r>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38262C">
            <w:pPr>
              <w:pStyle w:val="Table-Text"/>
            </w:pPr>
            <w:r>
              <w:t xml:space="preserve">If “raw”, all the type-specific RData fields of each resource record will be returned in a </w:t>
            </w:r>
            <w:proofErr w:type="gramStart"/>
            <w:r>
              <w:t>single  string</w:t>
            </w:r>
            <w:proofErr w:type="gramEnd"/>
            <w:r>
              <w:t xml:space="preserve"> “rdata” field that is as the resource record would be entered into a BIND compatiable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A11CBE" w:rsidRPr="00CC22F1" w:rsidTr="00A11CBE">
        <w:trPr>
          <w:trHeight w:val="113"/>
          <w:tblHeader w:val="0"/>
        </w:trPr>
        <w:tc>
          <w:tcPr>
            <w:tcW w:w="1809" w:type="dxa"/>
          </w:tcPr>
          <w:p w:rsidR="00A11CBE" w:rsidRDefault="00A11CBE" w:rsidP="00A11CBE">
            <w:pPr>
              <w:pStyle w:val="Table-Text"/>
            </w:pPr>
            <w:r>
              <w:t>brandedNameServers</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boolean</w:t>
            </w:r>
          </w:p>
        </w:tc>
        <w:tc>
          <w:tcPr>
            <w:tcW w:w="3535" w:type="dxa"/>
          </w:tcPr>
          <w:p w:rsidR="00A11CBE" w:rsidRDefault="00A11CBE" w:rsidP="00A11CBE">
            <w:pPr>
              <w:pStyle w:val="Table-Text"/>
            </w:pPr>
            <w:r>
              <w:t>Whether or not the branded name servers feature is to be used for the zone</w:t>
            </w:r>
          </w:p>
        </w:tc>
      </w:tr>
      <w:tr w:rsidR="00A11CBE" w:rsidRPr="00CC22F1" w:rsidTr="00A11CBE">
        <w:trPr>
          <w:trHeight w:val="113"/>
          <w:tblHeader w:val="0"/>
        </w:trPr>
        <w:tc>
          <w:tcPr>
            <w:tcW w:w="1809" w:type="dxa"/>
          </w:tcPr>
          <w:p w:rsidR="00A11CBE" w:rsidRDefault="00A11CBE" w:rsidP="00A11CBE">
            <w:pPr>
              <w:pStyle w:val="Table-Text"/>
            </w:pPr>
            <w:r>
              <w:t>planId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UUID of the plan that is to be linked to the zone</w:t>
            </w:r>
          </w:p>
        </w:tc>
      </w:tr>
      <w:tr w:rsidR="00A11CBE" w:rsidRPr="00CC22F1" w:rsidTr="00A11CBE">
        <w:trPr>
          <w:trHeight w:val="113"/>
          <w:tblHeader w:val="0"/>
        </w:trPr>
        <w:tc>
          <w:tcPr>
            <w:tcW w:w="1809" w:type="dxa"/>
          </w:tcPr>
          <w:p w:rsidR="00A11CBE" w:rsidRDefault="00A11CBE" w:rsidP="00A11CBE">
            <w:pPr>
              <w:pStyle w:val="Table-Text"/>
            </w:pPr>
            <w:r>
              <w:t>group</w:t>
            </w:r>
          </w:p>
        </w:tc>
        <w:tc>
          <w:tcPr>
            <w:tcW w:w="1920" w:type="dxa"/>
          </w:tcPr>
          <w:p w:rsidR="00A11CBE" w:rsidRDefault="00A11CBE" w:rsidP="00A11CBE">
            <w:pPr>
              <w:pStyle w:val="Table-Text"/>
            </w:pPr>
            <w:r>
              <w:t>Yes</w:t>
            </w:r>
          </w:p>
        </w:tc>
        <w:tc>
          <w:tcPr>
            <w:tcW w:w="1383" w:type="dxa"/>
          </w:tcPr>
          <w:p w:rsidR="00A11CBE" w:rsidRDefault="00A11CBE" w:rsidP="00A11CBE">
            <w:pPr>
              <w:pStyle w:val="Table-Text"/>
            </w:pPr>
            <w:r>
              <w:t>string</w:t>
            </w:r>
          </w:p>
        </w:tc>
        <w:tc>
          <w:tcPr>
            <w:tcW w:w="3535" w:type="dxa"/>
          </w:tcPr>
          <w:p w:rsidR="00A11CBE" w:rsidRDefault="00A11CBE" w:rsidP="00A11CBE">
            <w:pPr>
              <w:pStyle w:val="Table-Text"/>
            </w:pPr>
            <w:r>
              <w:t>The grouping string for the grouping feature of the domain if desired</w:t>
            </w:r>
          </w:p>
        </w:tc>
      </w:tr>
      <w:tr w:rsidR="00A11CBE" w:rsidRPr="00CC22F1" w:rsidTr="00A11CBE">
        <w:trPr>
          <w:trHeight w:val="113"/>
          <w:tblHeader w:val="0"/>
        </w:trPr>
        <w:tc>
          <w:tcPr>
            <w:tcW w:w="1809" w:type="dxa"/>
          </w:tcPr>
          <w:p w:rsidR="00A11CBE" w:rsidRDefault="00A11CBE" w:rsidP="00A11CBE">
            <w:pPr>
              <w:pStyle w:val="Table-Text"/>
            </w:pPr>
            <w:r>
              <w:t>nameServerSetId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UUID of the name server set that is to be used for hosting the zone</w:t>
            </w:r>
          </w:p>
        </w:tc>
      </w:tr>
    </w:tbl>
    <w:p w:rsidR="00A11CBE" w:rsidRDefault="00A11CBE" w:rsidP="00A11CBE">
      <w:pPr>
        <w:pStyle w:val="Heading3"/>
      </w:pPr>
      <w:r>
        <w:lastRenderedPageBreak/>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106" w:author="Arnaud Dumont" w:date="2014-02-11T13:55:00Z"/>
        </w:trPr>
        <w:tc>
          <w:tcPr>
            <w:tcW w:w="2965" w:type="dxa"/>
          </w:tcPr>
          <w:p w:rsidR="00D279A5" w:rsidRDefault="00D279A5" w:rsidP="00A11CBE">
            <w:pPr>
              <w:pStyle w:val="Table-Text"/>
              <w:rPr>
                <w:ins w:id="107" w:author="Arnaud Dumont" w:date="2014-02-11T13:55:00Z"/>
              </w:rPr>
            </w:pPr>
            <w:ins w:id="108" w:author="Arnaud Dumont" w:date="2014-02-11T13:55:00Z">
              <w:r w:rsidRPr="00BD038E">
                <w:t>zskRollOverState</w:t>
              </w:r>
            </w:ins>
          </w:p>
        </w:tc>
        <w:tc>
          <w:tcPr>
            <w:tcW w:w="2175" w:type="dxa"/>
          </w:tcPr>
          <w:p w:rsidR="00D279A5" w:rsidRDefault="00D279A5" w:rsidP="00A11CBE">
            <w:pPr>
              <w:pStyle w:val="Table-Text"/>
              <w:rPr>
                <w:ins w:id="109" w:author="Arnaud Dumont" w:date="2014-02-11T13:55:00Z"/>
              </w:rPr>
            </w:pPr>
            <w:ins w:id="110" w:author="Arnaud Dumont" w:date="2014-02-11T13:55:00Z">
              <w:r>
                <w:t>string</w:t>
              </w:r>
            </w:ins>
          </w:p>
        </w:tc>
        <w:tc>
          <w:tcPr>
            <w:tcW w:w="3507" w:type="dxa"/>
          </w:tcPr>
          <w:p w:rsidR="00D279A5" w:rsidRDefault="00D279A5" w:rsidP="00A11CBE">
            <w:pPr>
              <w:pStyle w:val="Table-Text"/>
              <w:rPr>
                <w:ins w:id="111" w:author="Arnaud Dumont" w:date="2014-02-11T13:55:00Z"/>
              </w:rPr>
            </w:pPr>
            <w:ins w:id="112"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113" w:author="Arnaud Dumont" w:date="2014-02-11T13:55:00Z"/>
        </w:trPr>
        <w:tc>
          <w:tcPr>
            <w:tcW w:w="2965" w:type="dxa"/>
          </w:tcPr>
          <w:p w:rsidR="00D279A5" w:rsidRDefault="00D279A5" w:rsidP="00A11CBE">
            <w:pPr>
              <w:pStyle w:val="Table-Text"/>
              <w:rPr>
                <w:ins w:id="114" w:author="Arnaud Dumont" w:date="2014-02-11T13:55:00Z"/>
              </w:rPr>
            </w:pPr>
            <w:ins w:id="115" w:author="Arnaud Dumont" w:date="2014-02-11T13:55:00Z">
              <w:r w:rsidRPr="00BD038E">
                <w:t>zskNextActionDate</w:t>
              </w:r>
            </w:ins>
          </w:p>
        </w:tc>
        <w:tc>
          <w:tcPr>
            <w:tcW w:w="2175" w:type="dxa"/>
          </w:tcPr>
          <w:p w:rsidR="00D279A5" w:rsidRDefault="00D279A5" w:rsidP="00A11CBE">
            <w:pPr>
              <w:pStyle w:val="Table-Text"/>
              <w:rPr>
                <w:ins w:id="116" w:author="Arnaud Dumont" w:date="2014-02-11T13:55:00Z"/>
              </w:rPr>
            </w:pPr>
            <w:ins w:id="117" w:author="Arnaud Dumont" w:date="2014-02-11T13:55:00Z">
              <w:r>
                <w:t>timestamp</w:t>
              </w:r>
            </w:ins>
          </w:p>
        </w:tc>
        <w:tc>
          <w:tcPr>
            <w:tcW w:w="3507" w:type="dxa"/>
          </w:tcPr>
          <w:p w:rsidR="00D279A5" w:rsidRDefault="00D279A5" w:rsidP="00A11CBE">
            <w:pPr>
              <w:pStyle w:val="Table-Text"/>
              <w:rPr>
                <w:ins w:id="118" w:author="Arnaud Dumont" w:date="2014-02-11T13:55:00Z"/>
              </w:rPr>
            </w:pPr>
            <w:ins w:id="119" w:author="Arnaud Dumont" w:date="2014-02-11T13:55:00Z">
              <w:r w:rsidRPr="00BD038E">
                <w:t>The next date of an action for the zone in the ZSK roll over process, if the zone is DNSSEC-signed</w:t>
              </w:r>
            </w:ins>
          </w:p>
        </w:tc>
      </w:tr>
      <w:tr w:rsidR="00D279A5" w:rsidTr="00A11CBE">
        <w:trPr>
          <w:trHeight w:val="113"/>
          <w:tblHeader w:val="0"/>
          <w:ins w:id="120" w:author="Arnaud Dumont" w:date="2014-02-11T13:55:00Z"/>
        </w:trPr>
        <w:tc>
          <w:tcPr>
            <w:tcW w:w="2965" w:type="dxa"/>
          </w:tcPr>
          <w:p w:rsidR="00D279A5" w:rsidRDefault="00D279A5" w:rsidP="00A11CBE">
            <w:pPr>
              <w:pStyle w:val="Table-Text"/>
              <w:rPr>
                <w:ins w:id="121" w:author="Arnaud Dumont" w:date="2014-02-11T13:55:00Z"/>
              </w:rPr>
            </w:pPr>
            <w:ins w:id="122" w:author="Arnaud Dumont" w:date="2014-02-11T13:55:00Z">
              <w:r w:rsidRPr="00BD038E">
                <w:t>zskRRSIGRegenerationDate</w:t>
              </w:r>
            </w:ins>
          </w:p>
        </w:tc>
        <w:tc>
          <w:tcPr>
            <w:tcW w:w="2175" w:type="dxa"/>
          </w:tcPr>
          <w:p w:rsidR="00D279A5" w:rsidRDefault="00D279A5" w:rsidP="00A11CBE">
            <w:pPr>
              <w:pStyle w:val="Table-Text"/>
              <w:rPr>
                <w:ins w:id="123" w:author="Arnaud Dumont" w:date="2014-02-11T13:55:00Z"/>
              </w:rPr>
            </w:pPr>
            <w:ins w:id="124" w:author="Arnaud Dumont" w:date="2014-02-11T13:55:00Z">
              <w:r>
                <w:t>timestamp</w:t>
              </w:r>
            </w:ins>
          </w:p>
        </w:tc>
        <w:tc>
          <w:tcPr>
            <w:tcW w:w="3507" w:type="dxa"/>
          </w:tcPr>
          <w:p w:rsidR="00D279A5" w:rsidRDefault="00D279A5" w:rsidP="00A11CBE">
            <w:pPr>
              <w:pStyle w:val="Table-Text"/>
              <w:rPr>
                <w:ins w:id="125" w:author="Arnaud Dumont" w:date="2014-02-11T13:55:00Z"/>
              </w:rPr>
            </w:pPr>
            <w:ins w:id="126" w:author="Arnaud Dumont" w:date="2014-02-11T13:55:00Z">
              <w:r w:rsidRPr="00BD038E">
                <w:t>The next date of the zone's RRSIG records re-generation, if the zone is DNSSEC-signed</w:t>
              </w:r>
            </w:ins>
          </w:p>
        </w:tc>
      </w:tr>
      <w:tr w:rsidR="00A11CBE" w:rsidTr="00A11CBE">
        <w:trPr>
          <w:trHeight w:val="113"/>
          <w:tblHeader w:val="0"/>
        </w:trPr>
        <w:tc>
          <w:tcPr>
            <w:tcW w:w="2965" w:type="dxa"/>
          </w:tcPr>
          <w:p w:rsidR="00A11CBE" w:rsidRDefault="00A11CBE" w:rsidP="00A11CBE">
            <w:pPr>
              <w:pStyle w:val="Table-Text"/>
            </w:pPr>
            <w:r>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r>
              <w:t>nameServerSetId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r>
              <w:t>nameServerSetName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r>
              <w:t>nameServerInterfaceSetId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r>
              <w:t>nameServerInterfaceSetName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r>
              <w:lastRenderedPageBreak/>
              <w:t>planId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r>
              <w:t>planName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r>
              <w:t>sponsorAccountId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r>
              <w:t>sponsorAccountIdentifier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r w:rsidRPr="00AF6C94">
              <w:t>delegationResourceRecords</w:t>
            </w:r>
          </w:p>
        </w:tc>
        <w:tc>
          <w:tcPr>
            <w:tcW w:w="2175" w:type="dxa"/>
          </w:tcPr>
          <w:p w:rsidR="00D6384D" w:rsidRDefault="00D6384D" w:rsidP="00A11CBE">
            <w:pPr>
              <w:pStyle w:val="Table-Text"/>
            </w:pPr>
            <w:r>
              <w:t>ResourceRecord[]</w:t>
            </w:r>
          </w:p>
        </w:tc>
        <w:tc>
          <w:tcPr>
            <w:tcW w:w="3507" w:type="dxa"/>
          </w:tcPr>
          <w:p w:rsidR="00D6384D" w:rsidRDefault="002D5B4F" w:rsidP="00A11CBE">
            <w:pPr>
              <w:pStyle w:val="Table-Text"/>
            </w:pPr>
            <w:r>
              <w:t>The list of the resource records that are to be provide</w:t>
            </w:r>
            <w:ins w:id="127" w:author="Arnaud Dumont" w:date="2014-02-11T13:50:00Z">
              <w:r w:rsidR="00BD038E">
                <w:t>d</w:t>
              </w:r>
            </w:ins>
            <w:r>
              <w:t xml:space="preserv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r>
              <w:t>ddnsResourceRecords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r>
              <w:t>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r>
              <w:t>createDate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r>
              <w:t>createAccountId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r>
              <w:t>createAccountIdentifier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r>
              <w:t>createUserId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r>
              <w:t>createUserName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r>
              <w:t>lastUpdateDate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lastRenderedPageBreak/>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zoneUpdate</w:t>
      </w:r>
      <w:proofErr w:type="gramEnd"/>
      <w:r>
        <w:t>" : {</w:t>
      </w:r>
    </w:p>
    <w:p w:rsidR="00A11CBE" w:rsidRDefault="00A11CBE" w:rsidP="00A11CBE">
      <w:pPr>
        <w:pStyle w:val="Code"/>
      </w:pPr>
      <w:r>
        <w:t xml:space="preserve">    "</w:t>
      </w:r>
      <w:proofErr w:type="gramStart"/>
      <w:r>
        <w:t>version</w:t>
      </w:r>
      <w:proofErr w:type="gramEnd"/>
      <w:r>
        <w:t>" : 0,</w:t>
      </w:r>
    </w:p>
    <w:p w:rsidR="00A11CBE" w:rsidRDefault="00A11CBE" w:rsidP="00A11CBE">
      <w:pPr>
        <w:pStyle w:val="Code"/>
      </w:pPr>
      <w:r>
        <w:t xml:space="preserve">    "</w:t>
      </w:r>
      <w:proofErr w:type="gramStart"/>
      <w:r>
        <w:t>brandedNameServers</w:t>
      </w:r>
      <w:proofErr w:type="gramEnd"/>
      <w:r>
        <w:t>" : true,</w:t>
      </w:r>
    </w:p>
    <w:p w:rsidR="00A11CBE" w:rsidRDefault="00A11CBE" w:rsidP="00A11CBE">
      <w:pPr>
        <w:pStyle w:val="Code"/>
      </w:pPr>
      <w:r>
        <w:t xml:space="preserve">    "</w:t>
      </w:r>
      <w:proofErr w:type="gramStart"/>
      <w:r>
        <w:t>group</w:t>
      </w:r>
      <w:proofErr w:type="gramEnd"/>
      <w:r>
        <w:t>"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w:t>
      </w:r>
      <w:proofErr w:type="gramStart"/>
      <w:r>
        <w:t>zone</w:t>
      </w:r>
      <w:proofErr w:type="gramEnd"/>
      <w:r>
        <w:t>" : {</w:t>
      </w:r>
    </w:p>
    <w:p w:rsidR="00A11CBE" w:rsidRDefault="00A11CBE" w:rsidP="00A11CBE">
      <w:pPr>
        <w:pStyle w:val="Code"/>
      </w:pPr>
      <w:r>
        <w:t xml:space="preserve">    "@uri</w:t>
      </w:r>
      <w:proofErr w:type="gramStart"/>
      <w:r>
        <w:t>" :</w:t>
      </w:r>
      <w:proofErr w:type="gramEnd"/>
      <w:r>
        <w:t xml:space="preserve"> "https://api.discoverydns.com/zones/73bb9df3-191b-4ad6-9e6b-ed9eaf68d8ea",</w:t>
      </w:r>
    </w:p>
    <w:p w:rsidR="00A11CBE" w:rsidRDefault="00A11CBE" w:rsidP="00A11CBE">
      <w:pPr>
        <w:pStyle w:val="Code"/>
      </w:pPr>
      <w:r>
        <w:t xml:space="preserve">    "</w:t>
      </w:r>
      <w:proofErr w:type="gramStart"/>
      <w:r>
        <w:t>id</w:t>
      </w:r>
      <w:proofErr w:type="gramEnd"/>
      <w:r>
        <w:t>" : "73bb9df3-191b-4ad6-9e6b-ed9eaf68d8ea",</w:t>
      </w:r>
    </w:p>
    <w:p w:rsidR="00A11CBE" w:rsidRDefault="00A11CBE" w:rsidP="00A11CBE">
      <w:pPr>
        <w:pStyle w:val="Code"/>
      </w:pPr>
      <w:r>
        <w:t xml:space="preserve">    "</w:t>
      </w:r>
      <w:proofErr w:type="gramStart"/>
      <w:r>
        <w:t>version</w:t>
      </w:r>
      <w:proofErr w:type="gramEnd"/>
      <w:r>
        <w:t>" : 1,</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lastRenderedPageBreak/>
        <w:t xml:space="preserve">    "</w:t>
      </w:r>
      <w:proofErr w:type="gramStart"/>
      <w:r>
        <w:t>serial</w:t>
      </w:r>
      <w:proofErr w:type="gramEnd"/>
      <w:r>
        <w:t>" : 2,</w:t>
      </w:r>
    </w:p>
    <w:p w:rsidR="00A11CBE" w:rsidRDefault="00A11CBE" w:rsidP="00A11CBE">
      <w:pPr>
        <w:pStyle w:val="Code"/>
      </w:pPr>
      <w:r>
        <w:t xml:space="preserve">    "</w:t>
      </w:r>
      <w:proofErr w:type="gramStart"/>
      <w:r>
        <w:t>brandedNameServers</w:t>
      </w:r>
      <w:proofErr w:type="gramEnd"/>
      <w:r>
        <w:t>" : true,</w:t>
      </w:r>
    </w:p>
    <w:p w:rsidR="00EA3CD9" w:rsidRDefault="00A11CBE" w:rsidP="00EA3CD9">
      <w:pPr>
        <w:pStyle w:val="Code"/>
        <w:rPr>
          <w:ins w:id="128" w:author="Arnaud Dumont" w:date="2014-02-11T14:00:00Z"/>
        </w:rPr>
      </w:pPr>
      <w:r>
        <w:t xml:space="preserve">    "</w:t>
      </w:r>
      <w:proofErr w:type="gramStart"/>
      <w:r>
        <w:t>dnssecSigned</w:t>
      </w:r>
      <w:proofErr w:type="gramEnd"/>
      <w:r>
        <w:t>" : false,</w:t>
      </w:r>
    </w:p>
    <w:p w:rsidR="00EA3CD9" w:rsidRDefault="00EA3CD9" w:rsidP="00EA3CD9">
      <w:pPr>
        <w:pStyle w:val="Code"/>
        <w:rPr>
          <w:ins w:id="129" w:author="Arnaud Dumont" w:date="2014-02-11T14:00:00Z"/>
        </w:rPr>
      </w:pPr>
      <w:ins w:id="130" w:author="Arnaud Dumont" w:date="2014-02-11T14:00:00Z">
        <w:r>
          <w:t xml:space="preserve">    "</w:t>
        </w:r>
        <w:proofErr w:type="gramStart"/>
        <w:r w:rsidRPr="006242A4">
          <w:t>zskRollOverState</w:t>
        </w:r>
        <w:proofErr w:type="gramEnd"/>
        <w:r>
          <w:t>" : null,</w:t>
        </w:r>
      </w:ins>
    </w:p>
    <w:p w:rsidR="00EA3CD9" w:rsidRDefault="00EA3CD9" w:rsidP="00EA3CD9">
      <w:pPr>
        <w:pStyle w:val="Code"/>
        <w:rPr>
          <w:ins w:id="131" w:author="Arnaud Dumont" w:date="2014-02-11T14:00:00Z"/>
        </w:rPr>
      </w:pPr>
      <w:ins w:id="132" w:author="Arnaud Dumont" w:date="2014-02-11T14:00:00Z">
        <w:r>
          <w:t xml:space="preserve">    "</w:t>
        </w:r>
        <w:proofErr w:type="gramStart"/>
        <w:r w:rsidRPr="006242A4">
          <w:t>zskNextActionDate</w:t>
        </w:r>
        <w:proofErr w:type="gramEnd"/>
        <w:r>
          <w:t>" : null,</w:t>
        </w:r>
      </w:ins>
    </w:p>
    <w:p w:rsidR="00A11CBE" w:rsidRDefault="00EA3CD9" w:rsidP="00A11CBE">
      <w:pPr>
        <w:pStyle w:val="Code"/>
      </w:pPr>
      <w:ins w:id="133" w:author="Arnaud Dumont" w:date="2014-02-11T14:00:00Z">
        <w:r>
          <w:t xml:space="preserve">    "</w:t>
        </w:r>
        <w:proofErr w:type="gramStart"/>
        <w:r w:rsidRPr="005056E3">
          <w:t>zskRRSIGRegenerationDate</w:t>
        </w:r>
        <w:proofErr w:type="gramEnd"/>
        <w:r>
          <w:t>" : null,</w:t>
        </w:r>
      </w:ins>
    </w:p>
    <w:p w:rsidR="00A11CBE" w:rsidRDefault="00A11CBE" w:rsidP="00A11CBE">
      <w:pPr>
        <w:pStyle w:val="Code"/>
      </w:pPr>
      <w:r>
        <w:t xml:space="preserve">    "</w:t>
      </w:r>
      <w:proofErr w:type="gramStart"/>
      <w:r>
        <w:t>group</w:t>
      </w:r>
      <w:proofErr w:type="gramEnd"/>
      <w:r>
        <w:t>" : "mygroup",</w:t>
      </w:r>
    </w:p>
    <w:p w:rsidR="00A11CBE" w:rsidRDefault="00A11CBE" w:rsidP="00A11CBE">
      <w:pPr>
        <w:pStyle w:val="Code"/>
      </w:pPr>
      <w:r>
        <w:t xml:space="preserve">    "</w:t>
      </w:r>
      <w:proofErr w:type="gramStart"/>
      <w:r>
        <w:t>nameServerSetId</w:t>
      </w:r>
      <w:proofErr w:type="gramEnd"/>
      <w:r>
        <w:t>" : "a2624aec-b186-4323-b8b5-2e27645cce03",</w:t>
      </w:r>
    </w:p>
    <w:p w:rsidR="00A11CBE" w:rsidRDefault="00A11CBE" w:rsidP="00A11CBE">
      <w:pPr>
        <w:pStyle w:val="Code"/>
      </w:pPr>
      <w:r>
        <w:t xml:space="preserve">    "</w:t>
      </w:r>
      <w:proofErr w:type="gramStart"/>
      <w:r>
        <w:t>nameServerSetName</w:t>
      </w:r>
      <w:proofErr w:type="gramEnd"/>
      <w:r>
        <w:t>" : "Test-ing Name.Server_Set2",</w:t>
      </w:r>
    </w:p>
    <w:p w:rsidR="00A11CBE" w:rsidRDefault="00A11CBE" w:rsidP="00A11CBE">
      <w:pPr>
        <w:pStyle w:val="Code"/>
      </w:pPr>
      <w:r>
        <w:t xml:space="preserve">    "</w:t>
      </w:r>
      <w:proofErr w:type="gramStart"/>
      <w:r>
        <w:t>nameServerInterfaceSetId</w:t>
      </w:r>
      <w:proofErr w:type="gramEnd"/>
      <w:r>
        <w:t>" : "8b9b3487-9e3b-4f65-a453-b18cf3fea033",</w:t>
      </w:r>
    </w:p>
    <w:p w:rsidR="00A11CBE" w:rsidRDefault="00A11CBE" w:rsidP="00A11CBE">
      <w:pPr>
        <w:pStyle w:val="Code"/>
      </w:pPr>
      <w:r>
        <w:t xml:space="preserve">    "</w:t>
      </w:r>
      <w:proofErr w:type="gramStart"/>
      <w:r>
        <w:t>nameServerInterfaceSetName</w:t>
      </w:r>
      <w:proofErr w:type="gramEnd"/>
      <w:r>
        <w:t>" : "Test-ing NameServer_Interfa.ceSet0",</w:t>
      </w:r>
    </w:p>
    <w:p w:rsidR="00A11CBE" w:rsidRDefault="00A11CBE" w:rsidP="00A11CBE">
      <w:pPr>
        <w:pStyle w:val="Code"/>
      </w:pPr>
      <w:r>
        <w:t xml:space="preserve">    "</w:t>
      </w:r>
      <w:proofErr w:type="gramStart"/>
      <w:r>
        <w:t>planId</w:t>
      </w:r>
      <w:proofErr w:type="gramEnd"/>
      <w:r>
        <w:t>" : "cef85578-ee5a-4b0f-b77a-e45d713bccb7",</w:t>
      </w:r>
    </w:p>
    <w:p w:rsidR="00A11CBE" w:rsidRDefault="00A11CBE" w:rsidP="00A11CBE">
      <w:pPr>
        <w:pStyle w:val="Code"/>
      </w:pPr>
      <w:r>
        <w:t xml:space="preserve">    "</w:t>
      </w:r>
      <w:proofErr w:type="gramStart"/>
      <w:r>
        <w:t>planName</w:t>
      </w:r>
      <w:proofErr w:type="gramEnd"/>
      <w:r>
        <w:t>" : "testing-plan_.meh la1",</w:t>
      </w:r>
    </w:p>
    <w:p w:rsidR="00A11CBE" w:rsidRDefault="00A11CBE" w:rsidP="00A11CBE">
      <w:pPr>
        <w:pStyle w:val="Code"/>
      </w:pPr>
      <w:r>
        <w:t xml:space="preserve">    "</w:t>
      </w:r>
      <w:proofErr w:type="gramStart"/>
      <w:r>
        <w:t>sponsorAccountId</w:t>
      </w:r>
      <w:proofErr w:type="gramEnd"/>
      <w:r>
        <w:t>" : "f73af262-9531-11e2-9b25-2809b571161a",</w:t>
      </w:r>
    </w:p>
    <w:p w:rsidR="00A11CBE" w:rsidRDefault="00A11CBE" w:rsidP="00A11CBE">
      <w:pPr>
        <w:pStyle w:val="Code"/>
      </w:pPr>
      <w:r>
        <w:t xml:space="preserve">    "</w:t>
      </w:r>
      <w:proofErr w:type="gramStart"/>
      <w:r>
        <w:t>sponsorAccountIdentifier</w:t>
      </w:r>
      <w:proofErr w:type="gramEnd"/>
      <w:r>
        <w:t>" : "system",</w:t>
      </w:r>
    </w:p>
    <w:p w:rsidR="00A11CBE" w:rsidRDefault="00A11CBE" w:rsidP="00A11CBE">
      <w:pPr>
        <w:pStyle w:val="Code"/>
      </w:pPr>
      <w:r>
        <w:t xml:space="preserve">    "</w:t>
      </w:r>
      <w:proofErr w:type="gramStart"/>
      <w:r>
        <w:t>createDate</w:t>
      </w:r>
      <w:proofErr w:type="gramEnd"/>
      <w:r>
        <w:t>" : "2013-10-08T02:39:34.229",</w:t>
      </w:r>
    </w:p>
    <w:p w:rsidR="00A11CBE" w:rsidRDefault="00A11CBE" w:rsidP="00A11CBE">
      <w:pPr>
        <w:pStyle w:val="Code"/>
      </w:pPr>
      <w:r>
        <w:t xml:space="preserve">    "</w:t>
      </w:r>
      <w:proofErr w:type="gramStart"/>
      <w:r>
        <w:t>createAccountId</w:t>
      </w:r>
      <w:proofErr w:type="gramEnd"/>
      <w:r>
        <w:t>" : "f73af262-9531-11e2-9b25-2809b571161a",</w:t>
      </w:r>
    </w:p>
    <w:p w:rsidR="00A11CBE" w:rsidRDefault="00A11CBE" w:rsidP="00A11CBE">
      <w:pPr>
        <w:pStyle w:val="Code"/>
      </w:pPr>
      <w:r>
        <w:t xml:space="preserve">    "</w:t>
      </w:r>
      <w:proofErr w:type="gramStart"/>
      <w:r>
        <w:t>createAccountIdentifier</w:t>
      </w:r>
      <w:proofErr w:type="gramEnd"/>
      <w:r>
        <w:t>" : "system",</w:t>
      </w:r>
    </w:p>
    <w:p w:rsidR="00A11CBE" w:rsidRDefault="00A11CBE" w:rsidP="00A11CBE">
      <w:pPr>
        <w:pStyle w:val="Code"/>
      </w:pPr>
      <w:r>
        <w:t xml:space="preserve">    "</w:t>
      </w:r>
      <w:proofErr w:type="gramStart"/>
      <w:r>
        <w:t>createUserId</w:t>
      </w:r>
      <w:proofErr w:type="gramEnd"/>
      <w:r>
        <w:t>" : "ed848682-c1d9-11e2-86bc-e9b9e1409c4c",</w:t>
      </w:r>
    </w:p>
    <w:p w:rsidR="00A11CBE" w:rsidRDefault="00A11CBE" w:rsidP="00A11CBE">
      <w:pPr>
        <w:pStyle w:val="Code"/>
      </w:pPr>
      <w:r>
        <w:t xml:space="preserve">    "</w:t>
      </w:r>
      <w:proofErr w:type="gramStart"/>
      <w:r>
        <w:t>createUserName</w:t>
      </w:r>
      <w:proofErr w:type="gramEnd"/>
      <w:r>
        <w:t>" : "System Admin",</w:t>
      </w:r>
    </w:p>
    <w:p w:rsidR="00A11CBE" w:rsidRDefault="00A11CBE" w:rsidP="00A11CBE">
      <w:pPr>
        <w:pStyle w:val="Code"/>
      </w:pPr>
      <w:r>
        <w:t xml:space="preserve">    "</w:t>
      </w:r>
      <w:proofErr w:type="gramStart"/>
      <w:r>
        <w:t>lastUpdateDate</w:t>
      </w:r>
      <w:proofErr w:type="gramEnd"/>
      <w:r>
        <w:t>" : "2013-10-08T02:39:35.030",</w:t>
      </w:r>
    </w:p>
    <w:p w:rsidR="00A11CBE" w:rsidRDefault="00A11CBE" w:rsidP="00A11CBE">
      <w:pPr>
        <w:pStyle w:val="Code"/>
      </w:pPr>
      <w:r>
        <w:t xml:space="preserve">    "</w:t>
      </w:r>
      <w:proofErr w:type="gramStart"/>
      <w:r>
        <w:t>lastUpdateAccountId</w:t>
      </w:r>
      <w:proofErr w:type="gramEnd"/>
      <w:r>
        <w:t>" : "f73af262-9531-11e2-9b25-2809b571161a",</w:t>
      </w:r>
    </w:p>
    <w:p w:rsidR="00A11CBE" w:rsidRDefault="00A11CBE" w:rsidP="00A11CBE">
      <w:pPr>
        <w:pStyle w:val="Code"/>
      </w:pPr>
      <w:r>
        <w:t xml:space="preserve">    "</w:t>
      </w:r>
      <w:proofErr w:type="gramStart"/>
      <w:r>
        <w:t>lastUpdateAccountIdentifier</w:t>
      </w:r>
      <w:proofErr w:type="gramEnd"/>
      <w:r>
        <w:t>" : "system",</w:t>
      </w:r>
    </w:p>
    <w:p w:rsidR="00A11CBE" w:rsidRDefault="00A11CBE" w:rsidP="00A11CBE">
      <w:pPr>
        <w:pStyle w:val="Code"/>
      </w:pPr>
      <w:r>
        <w:t xml:space="preserve">    "</w:t>
      </w:r>
      <w:proofErr w:type="gramStart"/>
      <w:r>
        <w:t>lastUpdateUserId</w:t>
      </w:r>
      <w:proofErr w:type="gramEnd"/>
      <w:r>
        <w:t>" : "ed848682-c1d9-11e2-86bc-e9b9e1409c4c",</w:t>
      </w:r>
    </w:p>
    <w:p w:rsidR="00A11CBE" w:rsidRDefault="00A11CBE" w:rsidP="00A11CBE">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A11CBE">
      <w:pPr>
        <w:pStyle w:val="Code"/>
      </w:pPr>
      <w:r>
        <w:t xml:space="preserve">    } ],</w:t>
      </w:r>
    </w:p>
    <w:p w:rsidR="00A11CBE" w:rsidRDefault="00A11CBE" w:rsidP="00A11CBE">
      <w:pPr>
        <w:pStyle w:val="Code"/>
      </w:pPr>
      <w:r>
        <w:t xml:space="preserve">    "</w:t>
      </w:r>
      <w:proofErr w:type="gramStart"/>
      <w:r>
        <w:t>ddnsResourceRecords</w:t>
      </w:r>
      <w:proofErr w:type="gramEnd"/>
      <w:r>
        <w:t>" :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"28.139.29.213"</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"testingprefix2.testingzone0.com.",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"e9af:3538:61b9:aabd:e0d0:d063:299e:50de"</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"SOA",</w:t>
      </w:r>
    </w:p>
    <w:p w:rsidR="00A11CBE" w:rsidRDefault="00A11CBE" w:rsidP="00A11CBE">
      <w:pPr>
        <w:pStyle w:val="Code"/>
      </w:pPr>
      <w:r>
        <w:t xml:space="preserve">      "</w:t>
      </w:r>
      <w:proofErr w:type="gramStart"/>
      <w:r>
        <w:t>host</w:t>
      </w:r>
      <w:proofErr w:type="gramEnd"/>
      <w:r>
        <w:t>" : "testingprefix1.testingzone0.com.",</w:t>
      </w:r>
    </w:p>
    <w:p w:rsidR="00A11CBE" w:rsidRDefault="00A11CBE" w:rsidP="00A11CBE">
      <w:pPr>
        <w:pStyle w:val="Code"/>
      </w:pPr>
      <w:r>
        <w:t xml:space="preserve">      "</w:t>
      </w:r>
      <w:proofErr w:type="gramStart"/>
      <w:r>
        <w:t>admin</w:t>
      </w:r>
      <w:proofErr w:type="gramEnd"/>
      <w:r>
        <w:t>" : "dnsmaster.testingzone0.com.",</w:t>
      </w:r>
    </w:p>
    <w:p w:rsidR="00A11CBE" w:rsidRDefault="00A11CBE" w:rsidP="00A11CBE">
      <w:pPr>
        <w:pStyle w:val="Code"/>
      </w:pPr>
      <w:r>
        <w:t xml:space="preserve">      "</w:t>
      </w:r>
      <w:proofErr w:type="gramStart"/>
      <w:r>
        <w:t>serial</w:t>
      </w:r>
      <w:proofErr w:type="gramEnd"/>
      <w:r>
        <w:t>" : "2",</w:t>
      </w:r>
    </w:p>
    <w:p w:rsidR="00A11CBE" w:rsidRDefault="00A11CBE" w:rsidP="00A11CBE">
      <w:pPr>
        <w:pStyle w:val="Code"/>
      </w:pPr>
      <w:r>
        <w:lastRenderedPageBreak/>
        <w:t xml:space="preserve">      "</w:t>
      </w:r>
      <w:proofErr w:type="gramStart"/>
      <w:r>
        <w:t>refresh</w:t>
      </w:r>
      <w:proofErr w:type="gramEnd"/>
      <w:r>
        <w:t>" : "43200",</w:t>
      </w:r>
    </w:p>
    <w:p w:rsidR="00A11CBE" w:rsidRDefault="00A11CBE" w:rsidP="00A11CBE">
      <w:pPr>
        <w:pStyle w:val="Code"/>
      </w:pPr>
      <w:r>
        <w:t xml:space="preserve">      "</w:t>
      </w:r>
      <w:proofErr w:type="gramStart"/>
      <w:r>
        <w:t>retry</w:t>
      </w:r>
      <w:proofErr w:type="gramEnd"/>
      <w:r>
        <w:t>" : "600",</w:t>
      </w:r>
    </w:p>
    <w:p w:rsidR="00A11CBE" w:rsidRDefault="00A11CBE" w:rsidP="00A11CBE">
      <w:pPr>
        <w:pStyle w:val="Code"/>
      </w:pPr>
      <w:r>
        <w:t xml:space="preserve">      "</w:t>
      </w:r>
      <w:proofErr w:type="gramStart"/>
      <w:r>
        <w:t>expire</w:t>
      </w:r>
      <w:proofErr w:type="gramEnd"/>
      <w:r>
        <w:t>" : "1209600",</w:t>
      </w:r>
    </w:p>
    <w:p w:rsidR="00A11CBE" w:rsidRDefault="00A11CBE" w:rsidP="00A11CBE">
      <w:pPr>
        <w:pStyle w:val="Code"/>
      </w:pPr>
      <w:r>
        <w:t xml:space="preserve">      "</w:t>
      </w:r>
      <w:proofErr w:type="gramStart"/>
      <w:r>
        <w:t>minimum</w:t>
      </w:r>
      <w:proofErr w:type="gramEnd"/>
      <w:r>
        <w:t>" : "600"</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"testingprefix1.testingzone0.com.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"253.23.114.37"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"testingprefix1.testingzone0.com.",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"AAAA",</w:t>
      </w:r>
    </w:p>
    <w:p w:rsidR="00A11CBE" w:rsidRDefault="00A11CBE" w:rsidP="00A11CBE">
      <w:pPr>
        <w:pStyle w:val="Code"/>
      </w:pPr>
      <w:r>
        <w:t xml:space="preserve">      "</w:t>
      </w:r>
      <w:proofErr w:type="gramStart"/>
      <w:r>
        <w:t>address</w:t>
      </w:r>
      <w:proofErr w:type="gramEnd"/>
      <w:r>
        <w:t>" : "c1aa:8615:d789:a43e:bc5a:7cab:361a:47f7"</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"testingprefix2.testingzone0.com."</w:t>
      </w:r>
    </w:p>
    <w:p w:rsidR="00A11CBE" w:rsidRDefault="00A11CBE" w:rsidP="00A11CBE">
      <w:pPr>
        <w:pStyle w:val="Code"/>
      </w:pPr>
      <w:r>
        <w:t xml:space="preserve">    } ],</w:t>
      </w:r>
    </w:p>
    <w:p w:rsidR="00A11CBE" w:rsidRDefault="00A11CBE" w:rsidP="00A11CBE">
      <w:pPr>
        <w:pStyle w:val="Code"/>
      </w:pPr>
      <w:r>
        <w:t xml:space="preserve">    "</w:t>
      </w:r>
      <w:proofErr w:type="gramStart"/>
      <w:r>
        <w:t>resourceRecords</w:t>
      </w:r>
      <w:proofErr w:type="gramEnd"/>
      <w:r>
        <w:t>" :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"A",</w:t>
      </w:r>
    </w:p>
    <w:p w:rsidR="00A11CBE" w:rsidRDefault="00A11CBE" w:rsidP="00A11CBE">
      <w:pPr>
        <w:pStyle w:val="Code"/>
      </w:pPr>
      <w:r>
        <w:t xml:space="preserve">      "</w:t>
      </w:r>
      <w:proofErr w:type="gramStart"/>
      <w:r>
        <w:t>address</w:t>
      </w:r>
      <w:proofErr w:type="gramEnd"/>
      <w:r>
        <w:t>" : "1.2.3.4"</w:t>
      </w:r>
    </w:p>
    <w:p w:rsidR="00A11CBE" w:rsidRDefault="00A11CBE" w:rsidP="00A11CBE">
      <w:pPr>
        <w:pStyle w:val="Code"/>
      </w:pPr>
      <w:r>
        <w:t xml:space="preserve">    }, {</w:t>
      </w:r>
    </w:p>
    <w:p w:rsidR="00A11CBE" w:rsidRDefault="00A11CBE" w:rsidP="00A11CBE">
      <w:pPr>
        <w:pStyle w:val="Code"/>
      </w:pPr>
      <w:r>
        <w:t xml:space="preserve">      "</w:t>
      </w:r>
      <w:proofErr w:type="gramStart"/>
      <w:r>
        <w:t>name</w:t>
      </w:r>
      <w:proofErr w:type="gramEnd"/>
      <w:r>
        <w:t>" : "testingzone0.com.",</w:t>
      </w:r>
    </w:p>
    <w:p w:rsidR="00A11CBE" w:rsidRDefault="00A11CBE" w:rsidP="00A11CBE">
      <w:pPr>
        <w:pStyle w:val="Code"/>
      </w:pPr>
      <w:r>
        <w:t xml:space="preserve">      "</w:t>
      </w:r>
      <w:proofErr w:type="gramStart"/>
      <w:r>
        <w:t>class</w:t>
      </w:r>
      <w:proofErr w:type="gramEnd"/>
      <w:r>
        <w:t>" : "IN",</w:t>
      </w:r>
    </w:p>
    <w:p w:rsidR="00A11CBE" w:rsidRDefault="00A11CBE" w:rsidP="00A11CBE">
      <w:pPr>
        <w:pStyle w:val="Code"/>
      </w:pPr>
      <w:r>
        <w:lastRenderedPageBreak/>
        <w:t xml:space="preserve">      "</w:t>
      </w:r>
      <w:proofErr w:type="gramStart"/>
      <w:r>
        <w:t>ttl</w:t>
      </w:r>
      <w:proofErr w:type="gramEnd"/>
      <w:r>
        <w:t>" : "3600",</w:t>
      </w:r>
    </w:p>
    <w:p w:rsidR="00A11CBE" w:rsidRDefault="00A11CBE" w:rsidP="00A11CBE">
      <w:pPr>
        <w:pStyle w:val="Code"/>
      </w:pPr>
      <w:r>
        <w:t xml:space="preserve">      "</w:t>
      </w:r>
      <w:proofErr w:type="gramStart"/>
      <w:r>
        <w:t>type</w:t>
      </w:r>
      <w:proofErr w:type="gramEnd"/>
      <w:r>
        <w:t>" : "NS",</w:t>
      </w:r>
    </w:p>
    <w:p w:rsidR="00A11CBE" w:rsidRDefault="00A11CBE" w:rsidP="00A11CBE">
      <w:pPr>
        <w:pStyle w:val="Code"/>
      </w:pPr>
      <w:r>
        <w:t xml:space="preserve">      "</w:t>
      </w:r>
      <w:proofErr w:type="gramStart"/>
      <w:r>
        <w:t>target</w:t>
      </w:r>
      <w:proofErr w:type="gramEnd"/>
      <w:r>
        <w: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134" w:name="_Toc379212238"/>
      <w:r>
        <w:t>Zone Update Resource Records Command</w:t>
      </w:r>
      <w:bookmarkEnd w:id="134"/>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r>
              <w:t>GET</w:t>
            </w:r>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38262C">
            <w:pPr>
              <w:pStyle w:val="Table-Text"/>
            </w:pPr>
            <w:r>
              <w:t xml:space="preserve">If “raw”, all the type-specific RData fields of each resource record will be returned in a </w:t>
            </w:r>
            <w:proofErr w:type="gramStart"/>
            <w:r>
              <w:t>single  string</w:t>
            </w:r>
            <w:proofErr w:type="gramEnd"/>
            <w:r>
              <w:t xml:space="preserve"> “rdata” field that is as the resource record would be entered into a BIND compatiable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135" w:author="Arnaud Dumont" w:date="2014-02-11T13:55:00Z"/>
        </w:trPr>
        <w:tc>
          <w:tcPr>
            <w:tcW w:w="2965" w:type="dxa"/>
          </w:tcPr>
          <w:p w:rsidR="00D279A5" w:rsidRDefault="00D279A5" w:rsidP="001C310D">
            <w:pPr>
              <w:pStyle w:val="Table-Text"/>
              <w:rPr>
                <w:ins w:id="136" w:author="Arnaud Dumont" w:date="2014-02-11T13:55:00Z"/>
              </w:rPr>
            </w:pPr>
            <w:ins w:id="137" w:author="Arnaud Dumont" w:date="2014-02-11T13:55:00Z">
              <w:r w:rsidRPr="00BD038E">
                <w:t>zskRollOverState</w:t>
              </w:r>
            </w:ins>
          </w:p>
        </w:tc>
        <w:tc>
          <w:tcPr>
            <w:tcW w:w="2175" w:type="dxa"/>
          </w:tcPr>
          <w:p w:rsidR="00D279A5" w:rsidRDefault="00D279A5" w:rsidP="001C310D">
            <w:pPr>
              <w:pStyle w:val="Table-Text"/>
              <w:rPr>
                <w:ins w:id="138" w:author="Arnaud Dumont" w:date="2014-02-11T13:55:00Z"/>
              </w:rPr>
            </w:pPr>
            <w:ins w:id="139" w:author="Arnaud Dumont" w:date="2014-02-11T13:55:00Z">
              <w:r>
                <w:t>string</w:t>
              </w:r>
            </w:ins>
          </w:p>
        </w:tc>
        <w:tc>
          <w:tcPr>
            <w:tcW w:w="3507" w:type="dxa"/>
          </w:tcPr>
          <w:p w:rsidR="00D279A5" w:rsidRDefault="00D279A5" w:rsidP="001C310D">
            <w:pPr>
              <w:pStyle w:val="Table-Text"/>
              <w:rPr>
                <w:ins w:id="140" w:author="Arnaud Dumont" w:date="2014-02-11T13:55:00Z"/>
              </w:rPr>
            </w:pPr>
            <w:ins w:id="141"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6351FF">
        <w:trPr>
          <w:trHeight w:val="113"/>
          <w:tblHeader w:val="0"/>
          <w:ins w:id="142" w:author="Arnaud Dumont" w:date="2014-02-11T13:55:00Z"/>
        </w:trPr>
        <w:tc>
          <w:tcPr>
            <w:tcW w:w="2965" w:type="dxa"/>
          </w:tcPr>
          <w:p w:rsidR="00D279A5" w:rsidRDefault="00D279A5" w:rsidP="001C310D">
            <w:pPr>
              <w:pStyle w:val="Table-Text"/>
              <w:rPr>
                <w:ins w:id="143" w:author="Arnaud Dumont" w:date="2014-02-11T13:55:00Z"/>
              </w:rPr>
            </w:pPr>
            <w:ins w:id="144" w:author="Arnaud Dumont" w:date="2014-02-11T13:55:00Z">
              <w:r w:rsidRPr="00BD038E">
                <w:t>zskNextActionDate</w:t>
              </w:r>
            </w:ins>
          </w:p>
        </w:tc>
        <w:tc>
          <w:tcPr>
            <w:tcW w:w="2175" w:type="dxa"/>
          </w:tcPr>
          <w:p w:rsidR="00D279A5" w:rsidRDefault="00D279A5" w:rsidP="001C310D">
            <w:pPr>
              <w:pStyle w:val="Table-Text"/>
              <w:rPr>
                <w:ins w:id="145" w:author="Arnaud Dumont" w:date="2014-02-11T13:55:00Z"/>
              </w:rPr>
            </w:pPr>
            <w:ins w:id="146" w:author="Arnaud Dumont" w:date="2014-02-11T13:55:00Z">
              <w:r>
                <w:t>timestamp</w:t>
              </w:r>
            </w:ins>
          </w:p>
        </w:tc>
        <w:tc>
          <w:tcPr>
            <w:tcW w:w="3507" w:type="dxa"/>
          </w:tcPr>
          <w:p w:rsidR="00D279A5" w:rsidRDefault="00D279A5" w:rsidP="001C310D">
            <w:pPr>
              <w:pStyle w:val="Table-Text"/>
              <w:rPr>
                <w:ins w:id="147" w:author="Arnaud Dumont" w:date="2014-02-11T13:55:00Z"/>
              </w:rPr>
            </w:pPr>
            <w:ins w:id="148" w:author="Arnaud Dumont" w:date="2014-02-11T13:55:00Z">
              <w:r w:rsidRPr="00BD038E">
                <w:t>The next date of an action for the zone in the ZSK roll over process, if the zone is DNSSEC-signed</w:t>
              </w:r>
            </w:ins>
          </w:p>
        </w:tc>
      </w:tr>
      <w:tr w:rsidR="00D279A5" w:rsidTr="006351FF">
        <w:trPr>
          <w:trHeight w:val="113"/>
          <w:tblHeader w:val="0"/>
          <w:ins w:id="149" w:author="Arnaud Dumont" w:date="2014-02-11T13:55:00Z"/>
        </w:trPr>
        <w:tc>
          <w:tcPr>
            <w:tcW w:w="2965" w:type="dxa"/>
          </w:tcPr>
          <w:p w:rsidR="00D279A5" w:rsidRDefault="00D279A5" w:rsidP="001C310D">
            <w:pPr>
              <w:pStyle w:val="Table-Text"/>
              <w:rPr>
                <w:ins w:id="150" w:author="Arnaud Dumont" w:date="2014-02-11T13:55:00Z"/>
              </w:rPr>
            </w:pPr>
            <w:ins w:id="151" w:author="Arnaud Dumont" w:date="2014-02-11T13:55:00Z">
              <w:r w:rsidRPr="00BD038E">
                <w:t>zskRRSIGRegenerationDate</w:t>
              </w:r>
            </w:ins>
          </w:p>
        </w:tc>
        <w:tc>
          <w:tcPr>
            <w:tcW w:w="2175" w:type="dxa"/>
          </w:tcPr>
          <w:p w:rsidR="00D279A5" w:rsidRDefault="00D279A5" w:rsidP="001C310D">
            <w:pPr>
              <w:pStyle w:val="Table-Text"/>
              <w:rPr>
                <w:ins w:id="152" w:author="Arnaud Dumont" w:date="2014-02-11T13:55:00Z"/>
              </w:rPr>
            </w:pPr>
            <w:ins w:id="153" w:author="Arnaud Dumont" w:date="2014-02-11T13:55:00Z">
              <w:r>
                <w:t>timestamp</w:t>
              </w:r>
            </w:ins>
          </w:p>
        </w:tc>
        <w:tc>
          <w:tcPr>
            <w:tcW w:w="3507" w:type="dxa"/>
          </w:tcPr>
          <w:p w:rsidR="00D279A5" w:rsidRDefault="00D279A5" w:rsidP="001C310D">
            <w:pPr>
              <w:pStyle w:val="Table-Text"/>
              <w:rPr>
                <w:ins w:id="154" w:author="Arnaud Dumont" w:date="2014-02-11T13:55:00Z"/>
              </w:rPr>
            </w:pPr>
            <w:ins w:id="155" w:author="Arnaud Dumont" w:date="2014-02-11T13:55:00Z">
              <w:r w:rsidRPr="00BD038E">
                <w:t>The next date of the zone's RRSIG records re-generation, if the zone is DNSSEC-signed</w:t>
              </w:r>
            </w:ins>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r>
              <w:t>nameServerSetId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r>
              <w:t>nameServerSetName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r>
              <w:t>nameServerInterfaceSetId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r>
              <w:t>nameServerInterfaceSetName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r>
              <w:t>planId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r>
              <w:t>planName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r>
              <w:t>sponsorAccountId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r>
              <w:t>sponsorAccountIdentifier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r w:rsidRPr="00AF6C94">
              <w:t>delegationResourceRecords</w:t>
            </w:r>
          </w:p>
        </w:tc>
        <w:tc>
          <w:tcPr>
            <w:tcW w:w="2175" w:type="dxa"/>
          </w:tcPr>
          <w:p w:rsidR="00D6384D" w:rsidRDefault="00D6384D" w:rsidP="001C310D">
            <w:pPr>
              <w:pStyle w:val="Table-Text"/>
            </w:pPr>
            <w:r>
              <w:t>ResourceRecord[]</w:t>
            </w:r>
          </w:p>
        </w:tc>
        <w:tc>
          <w:tcPr>
            <w:tcW w:w="3507" w:type="dxa"/>
          </w:tcPr>
          <w:p w:rsidR="00D6384D" w:rsidRDefault="002D5B4F" w:rsidP="001C310D">
            <w:pPr>
              <w:pStyle w:val="Table-Text"/>
            </w:pPr>
            <w:r>
              <w:t>The list of the resource records that are to be provide</w:t>
            </w:r>
            <w:ins w:id="156" w:author="Arnaud Dumont" w:date="2014-02-11T13:50:00Z">
              <w:r w:rsidR="00BD038E">
                <w:t>d</w:t>
              </w:r>
            </w:ins>
            <w:r>
              <w:t xml:space="preserv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r>
              <w:lastRenderedPageBreak/>
              <w:t>ddnsResourceRecords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r>
              <w:t>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r>
              <w:t>createDate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r>
              <w:t>createAccountId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r>
              <w:t>createAccountIdentifier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r>
              <w:t>createUserId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r>
              <w:t>createUserName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r>
              <w:t>lastUpdateDate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w:t>
      </w:r>
      <w:proofErr w:type="gramStart"/>
      <w:r>
        <w:t>,application</w:t>
      </w:r>
      <w:proofErr w:type="gramEnd"/>
      <w:r>
        <w:t>/json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w:t>
      </w:r>
      <w:proofErr w:type="gramStart"/>
      <w:r>
        <w:t>zoneUpdateResourceRecords</w:t>
      </w:r>
      <w:proofErr w:type="gramEnd"/>
      <w:r>
        <w:t>" : {</w:t>
      </w:r>
    </w:p>
    <w:p w:rsidR="001C310D" w:rsidRDefault="001C310D" w:rsidP="001C310D">
      <w:pPr>
        <w:pStyle w:val="Code"/>
      </w:pPr>
      <w:r>
        <w:t xml:space="preserve">    "</w:t>
      </w:r>
      <w:proofErr w:type="gramStart"/>
      <w:r>
        <w:t>version</w:t>
      </w:r>
      <w:proofErr w:type="gramEnd"/>
      <w:r>
        <w:t>" : 0,</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w:t>
      </w:r>
      <w:proofErr w:type="gramStart"/>
      <w:r>
        <w:t>zone</w:t>
      </w:r>
      <w:proofErr w:type="gramEnd"/>
      <w:r>
        <w:t>" : {</w:t>
      </w:r>
    </w:p>
    <w:p w:rsidR="001C310D" w:rsidRDefault="001C310D" w:rsidP="001C310D">
      <w:pPr>
        <w:pStyle w:val="Code"/>
      </w:pPr>
      <w:r>
        <w:t xml:space="preserve">    "@uri</w:t>
      </w:r>
      <w:proofErr w:type="gramStart"/>
      <w:r>
        <w:t>" :</w:t>
      </w:r>
      <w:proofErr w:type="gramEnd"/>
      <w:r>
        <w:t xml:space="preserve"> "https://api.discoverydns.com/zones/41a6fe5c-96f2-427f-908d-55f0ba30331a",</w:t>
      </w:r>
    </w:p>
    <w:p w:rsidR="001C310D" w:rsidRDefault="001C310D" w:rsidP="001C310D">
      <w:pPr>
        <w:pStyle w:val="Code"/>
      </w:pPr>
      <w:r>
        <w:t xml:space="preserve">    "</w:t>
      </w:r>
      <w:proofErr w:type="gramStart"/>
      <w:r>
        <w:t>id</w:t>
      </w:r>
      <w:proofErr w:type="gramEnd"/>
      <w:r>
        <w:t>" : "41a6fe5c-96f2-427f-908d-55f0ba30331a",</w:t>
      </w:r>
    </w:p>
    <w:p w:rsidR="001C310D" w:rsidRDefault="001C310D" w:rsidP="001C310D">
      <w:pPr>
        <w:pStyle w:val="Code"/>
      </w:pPr>
      <w:r>
        <w:t xml:space="preserve">    "</w:t>
      </w:r>
      <w:proofErr w:type="gramStart"/>
      <w:r>
        <w:t>version</w:t>
      </w:r>
      <w:proofErr w:type="gramEnd"/>
      <w:r>
        <w:t>" : 1,</w:t>
      </w:r>
    </w:p>
    <w:p w:rsidR="001C310D" w:rsidRDefault="001C310D" w:rsidP="001C310D">
      <w:pPr>
        <w:pStyle w:val="Code"/>
      </w:pPr>
      <w:r>
        <w:t xml:space="preserve">    "</w:t>
      </w:r>
      <w:proofErr w:type="gramStart"/>
      <w:r>
        <w:t>name</w:t>
      </w:r>
      <w:proofErr w:type="gramEnd"/>
      <w:r>
        <w:t>" : "example.com.au",</w:t>
      </w:r>
    </w:p>
    <w:p w:rsidR="001C310D" w:rsidRDefault="001C310D" w:rsidP="001C310D">
      <w:pPr>
        <w:pStyle w:val="Code"/>
      </w:pPr>
      <w:r>
        <w:t xml:space="preserve">    "</w:t>
      </w:r>
      <w:proofErr w:type="gramStart"/>
      <w:r>
        <w:t>serial</w:t>
      </w:r>
      <w:proofErr w:type="gramEnd"/>
      <w:r>
        <w:t>" : 2,</w:t>
      </w:r>
    </w:p>
    <w:p w:rsidR="001C310D" w:rsidRDefault="001C310D" w:rsidP="001C310D">
      <w:pPr>
        <w:pStyle w:val="Code"/>
      </w:pPr>
      <w:r>
        <w:t xml:space="preserve">    "</w:t>
      </w:r>
      <w:proofErr w:type="gramStart"/>
      <w:r>
        <w:t>brandedNameServers</w:t>
      </w:r>
      <w:proofErr w:type="gramEnd"/>
      <w:r>
        <w:t>" : false,</w:t>
      </w:r>
    </w:p>
    <w:p w:rsidR="00616D35" w:rsidRDefault="001C310D" w:rsidP="00616D35">
      <w:pPr>
        <w:pStyle w:val="Code"/>
        <w:rPr>
          <w:ins w:id="157" w:author="Arnaud Dumont" w:date="2014-02-11T13:59:00Z"/>
        </w:rPr>
      </w:pPr>
      <w:r>
        <w:t xml:space="preserve">    "</w:t>
      </w:r>
      <w:proofErr w:type="gramStart"/>
      <w:r>
        <w:t>dnssecSigned</w:t>
      </w:r>
      <w:proofErr w:type="gramEnd"/>
      <w:r>
        <w:t>" : true,</w:t>
      </w:r>
    </w:p>
    <w:p w:rsidR="00616D35" w:rsidRDefault="00616D35" w:rsidP="00616D35">
      <w:pPr>
        <w:pStyle w:val="Code"/>
        <w:rPr>
          <w:ins w:id="158" w:author="Arnaud Dumont" w:date="2014-02-11T13:59:00Z"/>
        </w:rPr>
      </w:pPr>
      <w:ins w:id="159" w:author="Arnaud Dumont" w:date="2014-02-11T13:59:00Z">
        <w:r>
          <w:t xml:space="preserve">    "</w:t>
        </w:r>
        <w:proofErr w:type="gramStart"/>
        <w:r w:rsidRPr="006242A4">
          <w:t>zskRollOverState</w:t>
        </w:r>
        <w:proofErr w:type="gramEnd"/>
        <w:r>
          <w:t>" : "scheduled",</w:t>
        </w:r>
      </w:ins>
    </w:p>
    <w:p w:rsidR="00616D35" w:rsidRDefault="00616D35" w:rsidP="00616D35">
      <w:pPr>
        <w:pStyle w:val="Code"/>
        <w:rPr>
          <w:ins w:id="160" w:author="Arnaud Dumont" w:date="2014-02-11T13:59:00Z"/>
        </w:rPr>
      </w:pPr>
      <w:ins w:id="161" w:author="Arnaud Dumont" w:date="2014-02-11T13:59:00Z">
        <w:r>
          <w:t xml:space="preserve">    "</w:t>
        </w:r>
        <w:proofErr w:type="gramStart"/>
        <w:r w:rsidRPr="006242A4">
          <w:t>zskNextActionDate</w:t>
        </w:r>
        <w:proofErr w:type="gramEnd"/>
        <w:r>
          <w:t>" : "2013-11-07T07:46:29.927",</w:t>
        </w:r>
      </w:ins>
    </w:p>
    <w:p w:rsidR="001C310D" w:rsidRDefault="00616D35" w:rsidP="001C310D">
      <w:pPr>
        <w:pStyle w:val="Code"/>
      </w:pPr>
      <w:ins w:id="162" w:author="Arnaud Dumont" w:date="2014-02-11T13:59:00Z">
        <w:r>
          <w:t xml:space="preserve">    "</w:t>
        </w:r>
        <w:proofErr w:type="gramStart"/>
        <w:r w:rsidRPr="005056E3">
          <w:t>zskRRSIGRegenerationDate</w:t>
        </w:r>
        <w:proofErr w:type="gramEnd"/>
        <w:r>
          <w:t>" : "2013-03-07T07:46:29.927",</w:t>
        </w:r>
      </w:ins>
    </w:p>
    <w:p w:rsidR="001C310D" w:rsidRDefault="001C310D" w:rsidP="001C310D">
      <w:pPr>
        <w:pStyle w:val="Code"/>
      </w:pPr>
      <w:r>
        <w:t xml:space="preserve">    "</w:t>
      </w:r>
      <w:proofErr w:type="gramStart"/>
      <w:r>
        <w:t>group</w:t>
      </w:r>
      <w:proofErr w:type="gramEnd"/>
      <w:r>
        <w:t>" : "mygroup",</w:t>
      </w:r>
    </w:p>
    <w:p w:rsidR="001C310D" w:rsidRDefault="001C310D" w:rsidP="001C310D">
      <w:pPr>
        <w:pStyle w:val="Code"/>
      </w:pPr>
      <w:r>
        <w:t xml:space="preserve">    "</w:t>
      </w:r>
      <w:proofErr w:type="gramStart"/>
      <w:r>
        <w:t>nameServerSetId</w:t>
      </w:r>
      <w:proofErr w:type="gramEnd"/>
      <w:r>
        <w:t>" : "72e316bb-42b3-41b6-ac39-62b37f5d6a8c",</w:t>
      </w:r>
    </w:p>
    <w:p w:rsidR="001C310D" w:rsidRDefault="001C310D" w:rsidP="001C310D">
      <w:pPr>
        <w:pStyle w:val="Code"/>
      </w:pPr>
      <w:r>
        <w:t xml:space="preserve">    "</w:t>
      </w:r>
      <w:proofErr w:type="gramStart"/>
      <w:r>
        <w:t>nameServerSetName</w:t>
      </w:r>
      <w:proofErr w:type="gramEnd"/>
      <w:r>
        <w:t>" : "Test-ing Name.Server_Set0",</w:t>
      </w:r>
    </w:p>
    <w:p w:rsidR="001C310D" w:rsidRDefault="001C310D" w:rsidP="001C310D">
      <w:pPr>
        <w:pStyle w:val="Code"/>
      </w:pPr>
      <w:r>
        <w:t xml:space="preserve">    "</w:t>
      </w:r>
      <w:proofErr w:type="gramStart"/>
      <w:r>
        <w:t>nameServerInterfaceSetId</w:t>
      </w:r>
      <w:proofErr w:type="gramEnd"/>
      <w:r>
        <w:t>" : "9cbb4446-f3ca-4996-9100-7a8d6e16e3db",</w:t>
      </w:r>
    </w:p>
    <w:p w:rsidR="001C310D" w:rsidRDefault="001C310D" w:rsidP="001C310D">
      <w:pPr>
        <w:pStyle w:val="Code"/>
      </w:pPr>
      <w:r>
        <w:t xml:space="preserve">    "</w:t>
      </w:r>
      <w:proofErr w:type="gramStart"/>
      <w:r>
        <w:t>nameServerInterfaceSetName</w:t>
      </w:r>
      <w:proofErr w:type="gramEnd"/>
      <w:r>
        <w:t>" : "Test-ing NameServer_Interfa.ceSet0",</w:t>
      </w:r>
    </w:p>
    <w:p w:rsidR="001C310D" w:rsidRDefault="001C310D" w:rsidP="001C310D">
      <w:pPr>
        <w:pStyle w:val="Code"/>
      </w:pPr>
      <w:r>
        <w:t xml:space="preserve">    "</w:t>
      </w:r>
      <w:proofErr w:type="gramStart"/>
      <w:r>
        <w:t>planId</w:t>
      </w:r>
      <w:proofErr w:type="gramEnd"/>
      <w:r>
        <w:t>" : "34d70aa6-aaab-4392-b786-8835f208c30a",</w:t>
      </w:r>
    </w:p>
    <w:p w:rsidR="001C310D" w:rsidRDefault="001C310D" w:rsidP="001C310D">
      <w:pPr>
        <w:pStyle w:val="Code"/>
      </w:pPr>
      <w:r>
        <w:t xml:space="preserve">    "</w:t>
      </w:r>
      <w:proofErr w:type="gramStart"/>
      <w:r>
        <w:t>planName</w:t>
      </w:r>
      <w:proofErr w:type="gramEnd"/>
      <w:r>
        <w:t>" : "testing-plan_.meh la0",</w:t>
      </w:r>
    </w:p>
    <w:p w:rsidR="001C310D" w:rsidRDefault="001C310D" w:rsidP="001C310D">
      <w:pPr>
        <w:pStyle w:val="Code"/>
      </w:pPr>
      <w:r>
        <w:t xml:space="preserve">    "</w:t>
      </w:r>
      <w:proofErr w:type="gramStart"/>
      <w:r>
        <w:t>sponsorAccountId</w:t>
      </w:r>
      <w:proofErr w:type="gramEnd"/>
      <w:r>
        <w:t>" : "f73af262-9531-11e2-9b25-2809b571161a",</w:t>
      </w:r>
    </w:p>
    <w:p w:rsidR="001C310D" w:rsidRDefault="001C310D" w:rsidP="001C310D">
      <w:pPr>
        <w:pStyle w:val="Code"/>
      </w:pPr>
      <w:r>
        <w:t xml:space="preserve">    "</w:t>
      </w:r>
      <w:proofErr w:type="gramStart"/>
      <w:r>
        <w:t>sponsorAccountIdentifier</w:t>
      </w:r>
      <w:proofErr w:type="gramEnd"/>
      <w:r>
        <w:t>" : "system",</w:t>
      </w:r>
    </w:p>
    <w:p w:rsidR="001C310D" w:rsidRDefault="001C310D" w:rsidP="001C310D">
      <w:pPr>
        <w:pStyle w:val="Code"/>
      </w:pPr>
      <w:r>
        <w:t xml:space="preserve">    "</w:t>
      </w:r>
      <w:proofErr w:type="gramStart"/>
      <w:r>
        <w:t>createDate</w:t>
      </w:r>
      <w:proofErr w:type="gramEnd"/>
      <w:r>
        <w:t>" : "2013-10-08T02:56:00.383",</w:t>
      </w:r>
    </w:p>
    <w:p w:rsidR="001C310D" w:rsidRDefault="001C310D" w:rsidP="001C310D">
      <w:pPr>
        <w:pStyle w:val="Code"/>
      </w:pPr>
      <w:r>
        <w:t xml:space="preserve">    "</w:t>
      </w:r>
      <w:proofErr w:type="gramStart"/>
      <w:r>
        <w:t>createAccountId</w:t>
      </w:r>
      <w:proofErr w:type="gramEnd"/>
      <w:r>
        <w:t>" : "f73af262-9531-11e2-9b25-2809b571161a",</w:t>
      </w:r>
    </w:p>
    <w:p w:rsidR="001C310D" w:rsidRDefault="001C310D" w:rsidP="001C310D">
      <w:pPr>
        <w:pStyle w:val="Code"/>
      </w:pPr>
      <w:r>
        <w:t xml:space="preserve">    "</w:t>
      </w:r>
      <w:proofErr w:type="gramStart"/>
      <w:r>
        <w:t>createAccountIdentifier</w:t>
      </w:r>
      <w:proofErr w:type="gramEnd"/>
      <w:r>
        <w:t>" : "system",</w:t>
      </w:r>
    </w:p>
    <w:p w:rsidR="001C310D" w:rsidRDefault="001C310D" w:rsidP="001C310D">
      <w:pPr>
        <w:pStyle w:val="Code"/>
      </w:pPr>
      <w:r>
        <w:t xml:space="preserve">    "</w:t>
      </w:r>
      <w:proofErr w:type="gramStart"/>
      <w:r>
        <w:t>createUserId</w:t>
      </w:r>
      <w:proofErr w:type="gramEnd"/>
      <w:r>
        <w:t>" : "ed848682-c1d9-11e2-86bc-e9b9e1409c4c",</w:t>
      </w:r>
    </w:p>
    <w:p w:rsidR="001C310D" w:rsidRDefault="001C310D" w:rsidP="001C310D">
      <w:pPr>
        <w:pStyle w:val="Code"/>
      </w:pPr>
      <w:r>
        <w:t xml:space="preserve">    "</w:t>
      </w:r>
      <w:proofErr w:type="gramStart"/>
      <w:r>
        <w:t>createUserName</w:t>
      </w:r>
      <w:proofErr w:type="gramEnd"/>
      <w:r>
        <w:t>" : "System Admin",</w:t>
      </w:r>
    </w:p>
    <w:p w:rsidR="001C310D" w:rsidRDefault="001C310D" w:rsidP="001C310D">
      <w:pPr>
        <w:pStyle w:val="Code"/>
      </w:pPr>
      <w:r>
        <w:t xml:space="preserve">    "</w:t>
      </w:r>
      <w:proofErr w:type="gramStart"/>
      <w:r>
        <w:t>lastUpdateDate</w:t>
      </w:r>
      <w:proofErr w:type="gramEnd"/>
      <w:r>
        <w:t>" : "2013-10-08T02:56:01.255",</w:t>
      </w:r>
    </w:p>
    <w:p w:rsidR="001C310D" w:rsidRDefault="001C310D" w:rsidP="001C310D">
      <w:pPr>
        <w:pStyle w:val="Code"/>
      </w:pPr>
      <w:r>
        <w:t xml:space="preserve">    "</w:t>
      </w:r>
      <w:proofErr w:type="gramStart"/>
      <w:r>
        <w:t>lastUpdateAccountId</w:t>
      </w:r>
      <w:proofErr w:type="gramEnd"/>
      <w:r>
        <w:t>" : "f73af262-9531-11e2-9b25-2809b571161a",</w:t>
      </w:r>
    </w:p>
    <w:p w:rsidR="001C310D" w:rsidRDefault="001C310D" w:rsidP="001C310D">
      <w:pPr>
        <w:pStyle w:val="Code"/>
      </w:pPr>
      <w:r>
        <w:t xml:space="preserve">    "</w:t>
      </w:r>
      <w:proofErr w:type="gramStart"/>
      <w:r>
        <w:t>lastUpdateAccountIdentifier</w:t>
      </w:r>
      <w:proofErr w:type="gramEnd"/>
      <w:r>
        <w:t>" : "system",</w:t>
      </w:r>
    </w:p>
    <w:p w:rsidR="001C310D" w:rsidRDefault="001C310D" w:rsidP="001C310D">
      <w:pPr>
        <w:pStyle w:val="Code"/>
      </w:pPr>
      <w:r>
        <w:t xml:space="preserve">    "</w:t>
      </w:r>
      <w:proofErr w:type="gramStart"/>
      <w:r>
        <w:t>lastUpdateUserId</w:t>
      </w:r>
      <w:proofErr w:type="gramEnd"/>
      <w:r>
        <w:t>" : "ed848682-c1d9-11e2-86bc-e9b9e1409c4c",</w:t>
      </w:r>
    </w:p>
    <w:p w:rsidR="001C310D" w:rsidRDefault="001C310D" w:rsidP="001C310D">
      <w:pPr>
        <w:pStyle w:val="Code"/>
      </w:pPr>
      <w:r>
        <w:t xml:space="preserve">    "</w:t>
      </w:r>
      <w:proofErr w:type="gramStart"/>
      <w:r>
        <w:t>lastUpdateUserName</w:t>
      </w:r>
      <w:proofErr w:type="gramEnd"/>
      <w:r>
        <w:t>" : "System Admin",</w:t>
      </w:r>
    </w:p>
    <w:p w:rsidR="000C492B" w:rsidRDefault="000C492B" w:rsidP="000C492B">
      <w:pPr>
        <w:pStyle w:val="Code"/>
      </w:pPr>
      <w:r>
        <w:t xml:space="preserve">    "</w:t>
      </w:r>
      <w:proofErr w:type="gramStart"/>
      <w:r w:rsidRPr="0027130A">
        <w:t>delegationResourceRecords</w:t>
      </w:r>
      <w:proofErr w:type="gramEnd"/>
      <w:r>
        <w:t>" :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"127.0.0.2"</w:t>
      </w:r>
    </w:p>
    <w:p w:rsidR="000C492B" w:rsidRDefault="000C492B" w:rsidP="000C492B">
      <w:pPr>
        <w:pStyle w:val="Code"/>
      </w:pPr>
      <w:r>
        <w:t xml:space="preserve">    }, {</w:t>
      </w:r>
    </w:p>
    <w:p w:rsidR="000C492B" w:rsidRDefault="000C492B" w:rsidP="000C492B">
      <w:pPr>
        <w:pStyle w:val="Code"/>
      </w:pPr>
      <w:r>
        <w:lastRenderedPageBreak/>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"NS",</w:t>
      </w:r>
    </w:p>
    <w:p w:rsidR="000C492B" w:rsidRDefault="000C492B" w:rsidP="000C492B">
      <w:pPr>
        <w:pStyle w:val="Code"/>
      </w:pPr>
      <w:r>
        <w:t xml:space="preserve">      "</w:t>
      </w:r>
      <w:proofErr w:type="gramStart"/>
      <w:r>
        <w:t>target</w:t>
      </w:r>
      <w:proofErr w:type="gramEnd"/>
      <w:r>
        <w:t>" : "ns1.hosting.com."</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w:t>
      </w:r>
    </w:p>
    <w:p w:rsidR="000C492B" w:rsidRDefault="000C492B" w:rsidP="000C492B">
      <w:pPr>
        <w:pStyle w:val="Code"/>
      </w:pPr>
      <w:r>
        <w:t xml:space="preserve">      "</w:t>
      </w:r>
      <w:proofErr w:type="gramStart"/>
      <w:r>
        <w:t>address</w:t>
      </w:r>
      <w:proofErr w:type="gramEnd"/>
      <w:r>
        <w:t>" : "127.0.0.1"</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"2001:dcd:2::5"</w:t>
      </w:r>
    </w:p>
    <w:p w:rsidR="000C492B" w:rsidRDefault="000C492B" w:rsidP="000C492B">
      <w:pPr>
        <w:pStyle w:val="Code"/>
      </w:pPr>
      <w:r>
        <w:t xml:space="preserve">    }, {</w:t>
      </w:r>
    </w:p>
    <w:p w:rsidR="000C492B" w:rsidRDefault="000C492B" w:rsidP="000C492B">
      <w:pPr>
        <w:pStyle w:val="Code"/>
      </w:pPr>
      <w:r>
        <w:t xml:space="preserve">      "</w:t>
      </w:r>
      <w:proofErr w:type="gramStart"/>
      <w:r>
        <w:t>name</w:t>
      </w:r>
      <w:proofErr w:type="gramEnd"/>
      <w:r>
        <w:t>" : "www.example.com.au.",</w:t>
      </w:r>
    </w:p>
    <w:p w:rsidR="000C492B" w:rsidRDefault="000C492B" w:rsidP="000C492B">
      <w:pPr>
        <w:pStyle w:val="Code"/>
      </w:pPr>
      <w:r>
        <w:t xml:space="preserve">      "</w:t>
      </w:r>
      <w:proofErr w:type="gramStart"/>
      <w:r>
        <w:t>class</w:t>
      </w:r>
      <w:proofErr w:type="gramEnd"/>
      <w:r>
        <w:t>" : "IN",</w:t>
      </w:r>
    </w:p>
    <w:p w:rsidR="000C492B" w:rsidRDefault="000C492B" w:rsidP="000C492B">
      <w:pPr>
        <w:pStyle w:val="Code"/>
      </w:pPr>
      <w:r>
        <w:t xml:space="preserve">      "</w:t>
      </w:r>
      <w:proofErr w:type="gramStart"/>
      <w:r>
        <w:t>ttl</w:t>
      </w:r>
      <w:proofErr w:type="gramEnd"/>
      <w:r>
        <w:t>" : "3600",</w:t>
      </w:r>
    </w:p>
    <w:p w:rsidR="000C492B" w:rsidRDefault="000C492B" w:rsidP="000C492B">
      <w:pPr>
        <w:pStyle w:val="Code"/>
      </w:pPr>
      <w:r>
        <w:t xml:space="preserve">      "</w:t>
      </w:r>
      <w:proofErr w:type="gramStart"/>
      <w:r>
        <w:t>type</w:t>
      </w:r>
      <w:proofErr w:type="gramEnd"/>
      <w:r>
        <w:t>" : "AAAA",</w:t>
      </w:r>
    </w:p>
    <w:p w:rsidR="000C492B" w:rsidRDefault="000C492B" w:rsidP="000C492B">
      <w:pPr>
        <w:pStyle w:val="Code"/>
      </w:pPr>
      <w:r>
        <w:t xml:space="preserve">      "</w:t>
      </w:r>
      <w:proofErr w:type="gramStart"/>
      <w:r>
        <w:t>address</w:t>
      </w:r>
      <w:proofErr w:type="gramEnd"/>
      <w:r>
        <w:t>" : "2001:dcd:2::6"</w:t>
      </w:r>
    </w:p>
    <w:p w:rsidR="000C492B" w:rsidRDefault="000C492B" w:rsidP="001C310D">
      <w:pPr>
        <w:pStyle w:val="Code"/>
      </w:pPr>
      <w:r>
        <w:t xml:space="preserve">    } ],</w:t>
      </w:r>
    </w:p>
    <w:p w:rsidR="001C310D" w:rsidRDefault="001C310D" w:rsidP="001C310D">
      <w:pPr>
        <w:pStyle w:val="Code"/>
      </w:pPr>
      <w:r>
        <w:t xml:space="preserve">    "</w:t>
      </w:r>
      <w:proofErr w:type="gramStart"/>
      <w:r>
        <w:t>ddnsResourceRecords</w:t>
      </w:r>
      <w:proofErr w:type="gramEnd"/>
      <w:r>
        <w:t>" :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"SOA",</w:t>
      </w:r>
    </w:p>
    <w:p w:rsidR="001C310D" w:rsidRDefault="001C310D" w:rsidP="001C310D">
      <w:pPr>
        <w:pStyle w:val="Code"/>
      </w:pPr>
      <w:r>
        <w:t xml:space="preserve">      "</w:t>
      </w:r>
      <w:proofErr w:type="gramStart"/>
      <w:r>
        <w:t>host</w:t>
      </w:r>
      <w:proofErr w:type="gramEnd"/>
      <w:r>
        <w:t>" : "host.com.",</w:t>
      </w:r>
    </w:p>
    <w:p w:rsidR="001C310D" w:rsidRDefault="001C310D" w:rsidP="001C310D">
      <w:pPr>
        <w:pStyle w:val="Code"/>
      </w:pPr>
      <w:r>
        <w:t xml:space="preserve">      "</w:t>
      </w:r>
      <w:proofErr w:type="gramStart"/>
      <w:r>
        <w:t>admin</w:t>
      </w:r>
      <w:proofErr w:type="gramEnd"/>
      <w:r>
        <w:t>" : "mail.com.",</w:t>
      </w:r>
    </w:p>
    <w:p w:rsidR="001C310D" w:rsidRDefault="001C310D" w:rsidP="001C310D">
      <w:pPr>
        <w:pStyle w:val="Code"/>
      </w:pPr>
      <w:r>
        <w:t xml:space="preserve">      "</w:t>
      </w:r>
      <w:proofErr w:type="gramStart"/>
      <w:r>
        <w:t>serial</w:t>
      </w:r>
      <w:proofErr w:type="gramEnd"/>
      <w:r>
        <w:t>" : "1",</w:t>
      </w:r>
    </w:p>
    <w:p w:rsidR="001C310D" w:rsidRDefault="001C310D" w:rsidP="001C310D">
      <w:pPr>
        <w:pStyle w:val="Code"/>
      </w:pPr>
      <w:r>
        <w:t xml:space="preserve">      "</w:t>
      </w:r>
      <w:proofErr w:type="gramStart"/>
      <w:r>
        <w:t>refresh</w:t>
      </w:r>
      <w:proofErr w:type="gramEnd"/>
      <w:r>
        <w:t>" : "2",</w:t>
      </w:r>
    </w:p>
    <w:p w:rsidR="001C310D" w:rsidRDefault="001C310D" w:rsidP="001C310D">
      <w:pPr>
        <w:pStyle w:val="Code"/>
      </w:pPr>
      <w:r>
        <w:t xml:space="preserve">      "</w:t>
      </w:r>
      <w:proofErr w:type="gramStart"/>
      <w:r>
        <w:t>retry</w:t>
      </w:r>
      <w:proofErr w:type="gramEnd"/>
      <w:r>
        <w:t>" : "3",</w:t>
      </w:r>
    </w:p>
    <w:p w:rsidR="001C310D" w:rsidRDefault="001C310D" w:rsidP="001C310D">
      <w:pPr>
        <w:pStyle w:val="Code"/>
      </w:pPr>
      <w:r>
        <w:t xml:space="preserve">      "</w:t>
      </w:r>
      <w:proofErr w:type="gramStart"/>
      <w:r>
        <w:t>expire</w:t>
      </w:r>
      <w:proofErr w:type="gramEnd"/>
      <w:r>
        <w:t>" : "4",</w:t>
      </w:r>
    </w:p>
    <w:p w:rsidR="001C310D" w:rsidRDefault="001C310D" w:rsidP="001C310D">
      <w:pPr>
        <w:pStyle w:val="Code"/>
      </w:pPr>
      <w:r>
        <w:t xml:space="preserve">      "</w:t>
      </w:r>
      <w:proofErr w:type="gramStart"/>
      <w:r>
        <w:t>minimum</w:t>
      </w:r>
      <w:proofErr w:type="gramEnd"/>
      <w:r>
        <w:t>" : "5"</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"testingzone0.com.",</w:t>
      </w:r>
    </w:p>
    <w:p w:rsidR="001C310D" w:rsidRDefault="001C310D" w:rsidP="001C310D">
      <w:pPr>
        <w:pStyle w:val="Code"/>
      </w:pPr>
      <w:r>
        <w:lastRenderedPageBreak/>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"target2.com."</w:t>
      </w:r>
    </w:p>
    <w:p w:rsidR="001C310D" w:rsidRDefault="001C310D" w:rsidP="001C310D">
      <w:pPr>
        <w:pStyle w:val="Code"/>
      </w:pPr>
      <w:r>
        <w:t xml:space="preserve">    } ],</w:t>
      </w:r>
    </w:p>
    <w:p w:rsidR="001C310D" w:rsidRDefault="001C310D" w:rsidP="001C310D">
      <w:pPr>
        <w:pStyle w:val="Code"/>
      </w:pPr>
      <w:r>
        <w:t xml:space="preserve">    "</w:t>
      </w:r>
      <w:proofErr w:type="gramStart"/>
      <w:r>
        <w:t>resourceRecords</w:t>
      </w:r>
      <w:proofErr w:type="gramEnd"/>
      <w:r>
        <w:t>" : [ {</w:t>
      </w:r>
    </w:p>
    <w:p w:rsidR="001C310D" w:rsidRDefault="001C310D" w:rsidP="001C310D">
      <w:pPr>
        <w:pStyle w:val="Code"/>
      </w:pPr>
      <w:r>
        <w:t xml:space="preserve">      "</w:t>
      </w:r>
      <w:proofErr w:type="gramStart"/>
      <w:r>
        <w:t>name</w:t>
      </w:r>
      <w:proofErr w:type="gramEnd"/>
      <w:r>
        <w:t>" : "blah.example.com.au.",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"NS",</w:t>
      </w:r>
    </w:p>
    <w:p w:rsidR="001C310D" w:rsidRDefault="001C310D" w:rsidP="001C310D">
      <w:pPr>
        <w:pStyle w:val="Code"/>
      </w:pPr>
      <w:r>
        <w:t xml:space="preserve">      "</w:t>
      </w:r>
      <w:proofErr w:type="gramStart"/>
      <w:r>
        <w:t>target</w:t>
      </w:r>
      <w:proofErr w:type="gramEnd"/>
      <w:r>
        <w:t>" : "ns1.hosting.com."</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w:t>
      </w:r>
    </w:p>
    <w:p w:rsidR="001C310D" w:rsidRDefault="001C310D" w:rsidP="001C310D">
      <w:pPr>
        <w:pStyle w:val="Code"/>
      </w:pPr>
      <w:r>
        <w:t xml:space="preserve">      "</w:t>
      </w:r>
      <w:proofErr w:type="gramStart"/>
      <w:r>
        <w:t>address</w:t>
      </w:r>
      <w:proofErr w:type="gramEnd"/>
      <w:r>
        <w:t>" : "127.0.0.1"</w:t>
      </w:r>
    </w:p>
    <w:p w:rsidR="001C310D" w:rsidRDefault="001C310D" w:rsidP="001C310D">
      <w:pPr>
        <w:pStyle w:val="Code"/>
      </w:pPr>
      <w:r>
        <w:t xml:space="preserve">    }, {</w:t>
      </w:r>
    </w:p>
    <w:p w:rsidR="001C310D" w:rsidRDefault="001C310D" w:rsidP="001C310D">
      <w:pPr>
        <w:pStyle w:val="Code"/>
      </w:pPr>
      <w:r>
        <w:t xml:space="preserve">      "</w:t>
      </w:r>
      <w:proofErr w:type="gramStart"/>
      <w:r>
        <w:t>name</w:t>
      </w:r>
      <w:proofErr w:type="gramEnd"/>
      <w:r>
        <w:t>" : "www.example.com.au.",</w:t>
      </w:r>
    </w:p>
    <w:p w:rsidR="001C310D" w:rsidRDefault="001C310D" w:rsidP="001C310D">
      <w:pPr>
        <w:pStyle w:val="Code"/>
      </w:pPr>
      <w:r>
        <w:t xml:space="preserve">      "</w:t>
      </w:r>
      <w:proofErr w:type="gramStart"/>
      <w:r>
        <w:t>class</w:t>
      </w:r>
      <w:proofErr w:type="gramEnd"/>
      <w:r>
        <w:t>" : "IN",</w:t>
      </w:r>
    </w:p>
    <w:p w:rsidR="001C310D" w:rsidRDefault="001C310D" w:rsidP="001C310D">
      <w:pPr>
        <w:pStyle w:val="Code"/>
      </w:pPr>
      <w:r>
        <w:t xml:space="preserve">      "</w:t>
      </w:r>
      <w:proofErr w:type="gramStart"/>
      <w:r>
        <w:t>ttl</w:t>
      </w:r>
      <w:proofErr w:type="gramEnd"/>
      <w:r>
        <w:t>" : "3600",</w:t>
      </w:r>
    </w:p>
    <w:p w:rsidR="001C310D" w:rsidRDefault="001C310D" w:rsidP="001C310D">
      <w:pPr>
        <w:pStyle w:val="Code"/>
      </w:pPr>
      <w:r>
        <w:t xml:space="preserve">      "</w:t>
      </w:r>
      <w:proofErr w:type="gramStart"/>
      <w:r>
        <w:t>type</w:t>
      </w:r>
      <w:proofErr w:type="gramEnd"/>
      <w:r>
        <w:t>" : "AAAA",</w:t>
      </w:r>
    </w:p>
    <w:p w:rsidR="001C310D" w:rsidRDefault="001C310D" w:rsidP="001C310D">
      <w:pPr>
        <w:pStyle w:val="Code"/>
      </w:pPr>
      <w:r>
        <w:t xml:space="preserve">      "</w:t>
      </w:r>
      <w:proofErr w:type="gramStart"/>
      <w:r>
        <w:t>address</w:t>
      </w:r>
      <w:proofErr w:type="gramEnd"/>
      <w:r>
        <w:t>"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163" w:name="_Toc379212239"/>
      <w:r>
        <w:t>Zone Delete Command</w:t>
      </w:r>
      <w:bookmarkEnd w:id="163"/>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Below is an example of a zone get 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164" w:name="_Toc379212240"/>
      <w:r>
        <w:t>Zone Get Query Usage Command</w:t>
      </w:r>
      <w:bookmarkEnd w:id="164"/>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w:t>
      </w:r>
      <w:proofErr w:type="gramStart"/>
      <w:r w:rsidRPr="00547C1B">
        <w:t>zoneGetQueryUsage</w:t>
      </w:r>
      <w:proofErr w:type="gramEnd"/>
      <w:r w:rsidRPr="00547C1B">
        <w:t>" : {</w:t>
      </w:r>
    </w:p>
    <w:p w:rsidR="00547C1B" w:rsidRDefault="00547C1B" w:rsidP="00547C1B">
      <w:pPr>
        <w:pStyle w:val="Code"/>
      </w:pPr>
      <w:r w:rsidRPr="00547C1B">
        <w:t xml:space="preserve">    "</w:t>
      </w:r>
      <w:proofErr w:type="gramStart"/>
      <w:r w:rsidRPr="00547C1B">
        <w:t>id</w:t>
      </w:r>
      <w:proofErr w:type="gramEnd"/>
      <w:r w:rsidRPr="00547C1B">
        <w:t>" : "a5e086bc-78a9-41a2-ac71-20a5bebc44eb",</w:t>
      </w:r>
    </w:p>
    <w:p w:rsidR="00547C1B" w:rsidRPr="00547C1B" w:rsidRDefault="00547C1B" w:rsidP="00547C1B">
      <w:pPr>
        <w:pStyle w:val="Code"/>
      </w:pPr>
      <w:r w:rsidRPr="00547C1B">
        <w:t xml:space="preserve">    "</w:t>
      </w:r>
      <w:proofErr w:type="gramStart"/>
      <w:r w:rsidRPr="00547C1B">
        <w:t>totalRecordCount</w:t>
      </w:r>
      <w:proofErr w:type="gramEnd"/>
      <w:r w:rsidRPr="00547C1B">
        <w:t xml:space="preserve">" : </w:t>
      </w:r>
      <w:r>
        <w:t>24</w:t>
      </w:r>
      <w:r w:rsidRPr="00547C1B">
        <w:t>,</w:t>
      </w:r>
    </w:p>
    <w:p w:rsidR="00547C1B" w:rsidRPr="00547C1B" w:rsidRDefault="00547C1B" w:rsidP="00547C1B">
      <w:pPr>
        <w:pStyle w:val="Code"/>
      </w:pPr>
      <w:r w:rsidRPr="00547C1B">
        <w:t xml:space="preserve">    "@uri</w:t>
      </w:r>
      <w:proofErr w:type="gramStart"/>
      <w:r w:rsidRPr="00547C1B">
        <w:t>" :</w:t>
      </w:r>
      <w:proofErr w:type="gramEnd"/>
      <w:r w:rsidRPr="00547C1B">
        <w:t xml:space="preserve">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w:t>
      </w:r>
      <w:proofErr w:type="gramStart"/>
      <w:r w:rsidRPr="00547C1B">
        <w:t>zoneQueryUsageRecords</w:t>
      </w:r>
      <w:proofErr w:type="gramEnd"/>
      <w:r w:rsidRPr="00547C1B">
        <w:t>" :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04:00:00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06:00:00</w:t>
      </w:r>
      <w:r w:rsidR="00964E94">
        <w:t>.00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09:00:00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w:t>
      </w:r>
      <w:proofErr w:type="gramStart"/>
      <w:r w:rsidRPr="00547C1B">
        <w:t>count</w:t>
      </w:r>
      <w:proofErr w:type="gramEnd"/>
      <w:r w:rsidRPr="00547C1B">
        <w: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15:00:00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16:00:00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17:00:00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18:00:00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19:00:00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20:00:00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21:00:00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22:00:00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w:t>
      </w:r>
      <w:proofErr w:type="gramStart"/>
      <w:r w:rsidRPr="00547C1B">
        <w:t>timestamp</w:t>
      </w:r>
      <w:proofErr w:type="gramEnd"/>
      <w:r w:rsidRPr="00547C1B">
        <w:t>" : "2013-12-20</w:t>
      </w:r>
      <w:r w:rsidR="00964E94">
        <w:t>T</w:t>
      </w:r>
      <w:r w:rsidRPr="00547C1B">
        <w:t>23:00:00</w:t>
      </w:r>
      <w:r w:rsidR="00964E94">
        <w:t>.000</w:t>
      </w:r>
      <w:r w:rsidRPr="00547C1B">
        <w:t>",</w:t>
      </w:r>
    </w:p>
    <w:p w:rsidR="00547C1B" w:rsidRPr="00547C1B" w:rsidRDefault="00547C1B" w:rsidP="00547C1B">
      <w:pPr>
        <w:pStyle w:val="Code"/>
      </w:pPr>
      <w:r w:rsidRPr="00547C1B">
        <w:t xml:space="preserve">      "</w:t>
      </w:r>
      <w:proofErr w:type="gramStart"/>
      <w:r w:rsidRPr="00547C1B">
        <w:t>count</w:t>
      </w:r>
      <w:proofErr w:type="gramEnd"/>
      <w:r w:rsidRPr="00547C1B">
        <w: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165" w:author="Arnaud Dumont" w:date="2014-02-14T09:41:00Z"/>
        </w:rPr>
      </w:pPr>
      <w:ins w:id="166" w:author="Arnaud Dumont" w:date="2014-02-14T09:41:00Z">
        <w:r>
          <w:t xml:space="preserve">Zone Get </w:t>
        </w:r>
      </w:ins>
      <w:ins w:id="167" w:author="Arnaud Dumont" w:date="2014-02-14T09:42:00Z">
        <w:r>
          <w:t>Zone File</w:t>
        </w:r>
      </w:ins>
      <w:ins w:id="168" w:author="Arnaud Dumont" w:date="2014-02-14T09:41:00Z">
        <w:r>
          <w:t xml:space="preserve"> Command</w:t>
        </w:r>
      </w:ins>
    </w:p>
    <w:p w:rsidR="009451C4" w:rsidRDefault="009451C4" w:rsidP="009451C4">
      <w:pPr>
        <w:rPr>
          <w:ins w:id="169" w:author="Arnaud Dumont" w:date="2014-02-14T09:41:00Z"/>
        </w:rPr>
      </w:pPr>
      <w:ins w:id="170" w:author="Arnaud Dumont" w:date="2014-02-14T09:41:00Z">
        <w:r>
          <w:t>This command is used to get the full zone file of the zone.</w:t>
        </w:r>
      </w:ins>
    </w:p>
    <w:p w:rsidR="009451C4" w:rsidRDefault="009451C4" w:rsidP="009451C4">
      <w:pPr>
        <w:pStyle w:val="Heading3"/>
        <w:numPr>
          <w:ilvl w:val="2"/>
          <w:numId w:val="29"/>
        </w:numPr>
        <w:ind w:left="0"/>
        <w:rPr>
          <w:ins w:id="171" w:author="Arnaud Dumont" w:date="2014-02-14T09:41:00Z"/>
        </w:rPr>
      </w:pPr>
      <w:ins w:id="172" w:author="Arnaud Dumont" w:date="2014-02-14T09:41:00Z">
        <w:r>
          <w:lastRenderedPageBreak/>
          <w:t>Request</w:t>
        </w:r>
      </w:ins>
    </w:p>
    <w:p w:rsidR="009451C4" w:rsidRDefault="009451C4" w:rsidP="009451C4">
      <w:pPr>
        <w:rPr>
          <w:ins w:id="173" w:author="Arnaud Dumont" w:date="2014-02-14T09:41:00Z"/>
        </w:rPr>
      </w:pPr>
      <w:ins w:id="174" w:author="Arnaud Dumont" w:date="2014-02-14T09:41:00Z">
        <w:r>
          <w:t>A request should be made to the specified URI including the indicated headers.</w:t>
        </w:r>
      </w:ins>
    </w:p>
    <w:p w:rsidR="009451C4" w:rsidRDefault="009451C4" w:rsidP="009451C4">
      <w:pPr>
        <w:pStyle w:val="FakeHeading4"/>
        <w:rPr>
          <w:ins w:id="175" w:author="Arnaud Dumont" w:date="2014-02-14T09:41:00Z"/>
        </w:rPr>
      </w:pPr>
      <w:ins w:id="176" w:author="Arnaud Dumont" w:date="2014-02-14T09:41:00Z">
        <w:r>
          <w:t>URI</w:t>
        </w:r>
      </w:ins>
    </w:p>
    <w:p w:rsidR="009451C4" w:rsidRDefault="009451C4" w:rsidP="009451C4">
      <w:pPr>
        <w:rPr>
          <w:ins w:id="177" w:author="Arnaud Dumont" w:date="2014-02-14T09:41:00Z"/>
        </w:rPr>
      </w:pPr>
      <w:ins w:id="178"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179"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180" w:author="Arnaud Dumont" w:date="2014-02-14T09:41:00Z"/>
              </w:rPr>
            </w:pPr>
            <w:ins w:id="181"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182" w:author="Arnaud Dumont" w:date="2014-02-14T09:41:00Z"/>
              </w:rPr>
            </w:pPr>
            <w:ins w:id="183" w:author="Arnaud Dumont" w:date="2014-02-14T09:41:00Z">
              <w:r>
                <w:t>Request URI</w:t>
              </w:r>
            </w:ins>
          </w:p>
        </w:tc>
      </w:tr>
      <w:tr w:rsidR="009451C4" w:rsidTr="009451C4">
        <w:trPr>
          <w:trHeight w:val="113"/>
          <w:ins w:id="184"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185" w:author="Arnaud Dumont" w:date="2014-02-14T09:41:00Z"/>
              </w:rPr>
            </w:pPr>
            <w:ins w:id="186"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187" w:author="Arnaud Dumont" w:date="2014-02-14T09:41:00Z"/>
              </w:rPr>
            </w:pPr>
            <w:ins w:id="188" w:author="Arnaud Dumont" w:date="2014-02-14T09:41:00Z">
              <w:r>
                <w:t>https://{service-address}/zones/{id}/zoneFile/</w:t>
              </w:r>
            </w:ins>
          </w:p>
        </w:tc>
      </w:tr>
    </w:tbl>
    <w:p w:rsidR="009451C4" w:rsidRDefault="009451C4" w:rsidP="009451C4">
      <w:pPr>
        <w:rPr>
          <w:ins w:id="189" w:author="Arnaud Dumont" w:date="2014-02-14T09:41:00Z"/>
        </w:rPr>
      </w:pPr>
      <w:ins w:id="190"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191"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192" w:author="Arnaud Dumont" w:date="2014-02-14T09:41:00Z"/>
              </w:rPr>
            </w:pPr>
            <w:ins w:id="193"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194" w:author="Arnaud Dumont" w:date="2014-02-14T09:41:00Z"/>
              </w:rPr>
            </w:pPr>
            <w:ins w:id="195" w:author="Arnaud Dumont" w:date="2014-02-14T09:41:00Z">
              <w:r>
                <w:t>Description</w:t>
              </w:r>
            </w:ins>
          </w:p>
        </w:tc>
      </w:tr>
      <w:tr w:rsidR="009451C4" w:rsidTr="009451C4">
        <w:trPr>
          <w:trHeight w:val="113"/>
          <w:ins w:id="196"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197" w:author="Arnaud Dumont" w:date="2014-02-14T09:41:00Z"/>
              </w:rPr>
            </w:pPr>
            <w:ins w:id="198"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199" w:author="Arnaud Dumont" w:date="2014-02-14T09:41:00Z"/>
              </w:rPr>
            </w:pPr>
            <w:ins w:id="200" w:author="Arnaud Dumont" w:date="2014-02-14T09:41:00Z">
              <w:r>
                <w:t>The service address as described in section 2.2</w:t>
              </w:r>
            </w:ins>
          </w:p>
        </w:tc>
      </w:tr>
      <w:tr w:rsidR="009451C4" w:rsidTr="009451C4">
        <w:trPr>
          <w:trHeight w:val="113"/>
          <w:ins w:id="201"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202" w:author="Arnaud Dumont" w:date="2014-02-14T09:41:00Z"/>
              </w:rPr>
            </w:pPr>
            <w:ins w:id="203"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204" w:author="Arnaud Dumont" w:date="2014-02-14T09:41:00Z"/>
              </w:rPr>
            </w:pPr>
            <w:ins w:id="205" w:author="Arnaud Dumont" w:date="2014-02-14T09:41:00Z">
              <w:r>
                <w:t>The id of the zone whose zone file you want to get</w:t>
              </w:r>
            </w:ins>
          </w:p>
        </w:tc>
      </w:tr>
    </w:tbl>
    <w:p w:rsidR="009451C4" w:rsidRDefault="009451C4" w:rsidP="009451C4">
      <w:pPr>
        <w:pStyle w:val="FakeHeading4"/>
        <w:rPr>
          <w:ins w:id="206" w:author="Arnaud Dumont" w:date="2014-02-14T09:41:00Z"/>
        </w:rPr>
      </w:pPr>
      <w:ins w:id="207" w:author="Arnaud Dumont" w:date="2014-02-14T09:41:00Z">
        <w:r>
          <w:t>Query Parameters</w:t>
        </w:r>
      </w:ins>
    </w:p>
    <w:p w:rsidR="009451C4" w:rsidRDefault="009451C4" w:rsidP="009451C4">
      <w:pPr>
        <w:rPr>
          <w:ins w:id="208" w:author="Arnaud Dumont" w:date="2014-02-14T09:41:00Z"/>
        </w:rPr>
      </w:pPr>
      <w:ins w:id="209" w:author="Arnaud Dumont" w:date="2014-02-14T09:41:00Z">
        <w:r>
          <w:t>Not allowed for this command</w:t>
        </w:r>
      </w:ins>
    </w:p>
    <w:p w:rsidR="009451C4" w:rsidRDefault="009451C4" w:rsidP="009451C4">
      <w:pPr>
        <w:pStyle w:val="FakeHeading4"/>
        <w:rPr>
          <w:ins w:id="210" w:author="Arnaud Dumont" w:date="2014-02-14T09:41:00Z"/>
        </w:rPr>
      </w:pPr>
      <w:ins w:id="211" w:author="Arnaud Dumont" w:date="2014-02-14T09:41:00Z">
        <w:r>
          <w:t>Request Headers</w:t>
        </w:r>
      </w:ins>
    </w:p>
    <w:p w:rsidR="009451C4" w:rsidRDefault="00944786" w:rsidP="009451C4">
      <w:pPr>
        <w:rPr>
          <w:ins w:id="212" w:author="Arnaud Dumont" w:date="2014-02-14T09:41:00Z"/>
        </w:rPr>
      </w:pPr>
      <w:ins w:id="213"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214"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215"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216" w:author="Arnaud Dumont" w:date="2014-02-14T09:41:00Z"/>
              </w:rPr>
            </w:pPr>
            <w:ins w:id="217"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218" w:author="Arnaud Dumont" w:date="2014-02-14T09:41:00Z"/>
              </w:rPr>
            </w:pPr>
            <w:ins w:id="219"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220" w:author="Arnaud Dumont" w:date="2014-02-14T09:41:00Z"/>
              </w:rPr>
            </w:pPr>
            <w:ins w:id="221"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222" w:author="Arnaud Dumont" w:date="2014-02-14T09:41:00Z"/>
              </w:rPr>
            </w:pPr>
            <w:ins w:id="223" w:author="Arnaud Dumont" w:date="2014-02-14T09:41:00Z">
              <w:r>
                <w:t>Description</w:t>
              </w:r>
            </w:ins>
          </w:p>
        </w:tc>
      </w:tr>
      <w:tr w:rsidR="00944786" w:rsidTr="009451C4">
        <w:trPr>
          <w:trHeight w:val="113"/>
          <w:ins w:id="224"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225" w:author="Arnaud Dumont" w:date="2014-02-14T09:41:00Z"/>
              </w:rPr>
            </w:pPr>
            <w:ins w:id="226"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227" w:author="Arnaud Dumont" w:date="2014-02-14T09:41:00Z"/>
              </w:rPr>
            </w:pPr>
            <w:ins w:id="228"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229" w:author="Arnaud Dumont" w:date="2014-02-14T09:41:00Z"/>
              </w:rPr>
            </w:pPr>
            <w:ins w:id="230"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231" w:author="Arnaud Dumont" w:date="2014-02-14T09:41:00Z"/>
              </w:rPr>
            </w:pPr>
            <w:ins w:id="232" w:author="Arnaud Dumont" w:date="2014-02-14T09:44:00Z">
              <w:r>
                <w:t>The content type to accept in the response. Set this to ‘text/dns’.</w:t>
              </w:r>
            </w:ins>
          </w:p>
        </w:tc>
      </w:tr>
    </w:tbl>
    <w:p w:rsidR="009451C4" w:rsidRDefault="009451C4" w:rsidP="009451C4">
      <w:pPr>
        <w:pStyle w:val="FakeHeading4"/>
        <w:rPr>
          <w:ins w:id="233" w:author="Arnaud Dumont" w:date="2014-02-14T09:41:00Z"/>
        </w:rPr>
      </w:pPr>
      <w:ins w:id="234" w:author="Arnaud Dumont" w:date="2014-02-14T09:41:00Z">
        <w:r>
          <w:t>Request Body</w:t>
        </w:r>
      </w:ins>
    </w:p>
    <w:p w:rsidR="009451C4" w:rsidRDefault="009451C4" w:rsidP="009451C4">
      <w:pPr>
        <w:rPr>
          <w:ins w:id="235" w:author="Arnaud Dumont" w:date="2014-02-14T09:41:00Z"/>
        </w:rPr>
      </w:pPr>
      <w:ins w:id="236" w:author="Arnaud Dumont" w:date="2014-02-14T09:41:00Z">
        <w:r>
          <w:t>Not allowed for this command.</w:t>
        </w:r>
      </w:ins>
    </w:p>
    <w:p w:rsidR="009451C4" w:rsidRDefault="009451C4" w:rsidP="009451C4">
      <w:pPr>
        <w:pStyle w:val="Heading3"/>
        <w:numPr>
          <w:ilvl w:val="2"/>
          <w:numId w:val="29"/>
        </w:numPr>
        <w:ind w:left="0"/>
        <w:rPr>
          <w:ins w:id="237" w:author="Arnaud Dumont" w:date="2014-02-14T09:41:00Z"/>
        </w:rPr>
      </w:pPr>
      <w:ins w:id="238" w:author="Arnaud Dumont" w:date="2014-02-14T09:41:00Z">
        <w:r>
          <w:t>Response</w:t>
        </w:r>
      </w:ins>
    </w:p>
    <w:p w:rsidR="009451C4" w:rsidRDefault="009451C4" w:rsidP="009451C4">
      <w:pPr>
        <w:rPr>
          <w:ins w:id="239" w:author="Arnaud Dumont" w:date="2014-02-14T09:41:00Z"/>
        </w:rPr>
      </w:pPr>
      <w:ins w:id="240" w:author="Arnaud Dumont" w:date="2014-02-14T09:41:00Z">
        <w:r>
          <w:t>The response will include a status code, response headers and a response body encoded according to the relevant header.</w:t>
        </w:r>
      </w:ins>
    </w:p>
    <w:p w:rsidR="009451C4" w:rsidRDefault="009451C4" w:rsidP="009451C4">
      <w:pPr>
        <w:pStyle w:val="FakeHeading4"/>
        <w:rPr>
          <w:ins w:id="241" w:author="Arnaud Dumont" w:date="2014-02-14T09:41:00Z"/>
        </w:rPr>
      </w:pPr>
      <w:ins w:id="242" w:author="Arnaud Dumont" w:date="2014-02-14T09:41:00Z">
        <w:r>
          <w:t>Status Code</w:t>
        </w:r>
      </w:ins>
    </w:p>
    <w:p w:rsidR="009451C4" w:rsidRDefault="009451C4" w:rsidP="009451C4">
      <w:pPr>
        <w:rPr>
          <w:ins w:id="243" w:author="Arnaud Dumont" w:date="2014-02-14T09:41:00Z"/>
        </w:rPr>
      </w:pPr>
      <w:ins w:id="244" w:author="Arnaud Dumont" w:date="2014-02-14T09:41:00Z">
        <w:r>
          <w:t>On success this command will return http status code 200 (OK).</w:t>
        </w:r>
      </w:ins>
    </w:p>
    <w:p w:rsidR="009451C4" w:rsidRDefault="009451C4" w:rsidP="009451C4">
      <w:pPr>
        <w:pStyle w:val="FakeHeading4"/>
        <w:rPr>
          <w:ins w:id="245" w:author="Arnaud Dumont" w:date="2014-02-14T09:41:00Z"/>
        </w:rPr>
      </w:pPr>
      <w:ins w:id="246" w:author="Arnaud Dumont" w:date="2014-02-14T09:41:00Z">
        <w:r>
          <w:t>Response Headers</w:t>
        </w:r>
      </w:ins>
    </w:p>
    <w:p w:rsidR="009451C4" w:rsidRDefault="009451C4" w:rsidP="009451C4">
      <w:pPr>
        <w:rPr>
          <w:ins w:id="247" w:author="Arnaud Dumont" w:date="2014-02-14T09:48:00Z"/>
        </w:rPr>
      </w:pPr>
      <w:ins w:id="248" w:author="Arnaud Dumont" w:date="2014-02-14T09:41:00Z">
        <w:r>
          <w:t>Only the standard response headers described in section 2.7 are returned</w:t>
        </w:r>
      </w:ins>
      <w:ins w:id="249"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250" w:author="Arnaud Dumont" w:date="2014-02-14T09:48:00Z"/>
        </w:trPr>
        <w:tc>
          <w:tcPr>
            <w:tcW w:w="1843" w:type="dxa"/>
            <w:shd w:val="clear" w:color="auto" w:fill="BFBFBF" w:themeFill="background1" w:themeFillShade="BF"/>
          </w:tcPr>
          <w:p w:rsidR="004E2AC6" w:rsidRPr="00750051" w:rsidRDefault="004E2AC6" w:rsidP="002D7CF7">
            <w:pPr>
              <w:pStyle w:val="Table-Header"/>
              <w:rPr>
                <w:ins w:id="251" w:author="Arnaud Dumont" w:date="2014-02-14T09:48:00Z"/>
              </w:rPr>
            </w:pPr>
            <w:ins w:id="252"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253" w:author="Arnaud Dumont" w:date="2014-02-14T09:48:00Z"/>
              </w:rPr>
            </w:pPr>
            <w:ins w:id="254"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255" w:author="Arnaud Dumont" w:date="2014-02-14T09:48:00Z"/>
              </w:rPr>
            </w:pPr>
            <w:ins w:id="256" w:author="Arnaud Dumont" w:date="2014-02-14T09:48:00Z">
              <w:r>
                <w:t>Description</w:t>
              </w:r>
            </w:ins>
          </w:p>
        </w:tc>
      </w:tr>
      <w:tr w:rsidR="004E2AC6" w:rsidRPr="00CC22F1" w:rsidTr="002D7CF7">
        <w:trPr>
          <w:trHeight w:val="113"/>
          <w:tblHeader w:val="0"/>
          <w:ins w:id="257" w:author="Arnaud Dumont" w:date="2014-02-14T09:48:00Z"/>
        </w:trPr>
        <w:tc>
          <w:tcPr>
            <w:tcW w:w="1843" w:type="dxa"/>
          </w:tcPr>
          <w:p w:rsidR="004E2AC6" w:rsidRDefault="004E2AC6" w:rsidP="002D7CF7">
            <w:pPr>
              <w:pStyle w:val="Table-Text"/>
              <w:rPr>
                <w:ins w:id="258" w:author="Arnaud Dumont" w:date="2014-02-14T09:48:00Z"/>
              </w:rPr>
            </w:pPr>
            <w:ins w:id="259" w:author="Arnaud Dumont" w:date="2014-02-14T09:48:00Z">
              <w:r>
                <w:t>Content-Type</w:t>
              </w:r>
            </w:ins>
          </w:p>
        </w:tc>
        <w:tc>
          <w:tcPr>
            <w:tcW w:w="1418" w:type="dxa"/>
          </w:tcPr>
          <w:p w:rsidR="004E2AC6" w:rsidRDefault="004E2AC6" w:rsidP="002D7CF7">
            <w:pPr>
              <w:pStyle w:val="Table-Text"/>
              <w:rPr>
                <w:ins w:id="260" w:author="Arnaud Dumont" w:date="2014-02-14T09:48:00Z"/>
              </w:rPr>
            </w:pPr>
            <w:ins w:id="261" w:author="Arnaud Dumont" w:date="2014-02-14T09:48:00Z">
              <w:r>
                <w:t>No</w:t>
              </w:r>
            </w:ins>
          </w:p>
        </w:tc>
        <w:tc>
          <w:tcPr>
            <w:tcW w:w="5386" w:type="dxa"/>
          </w:tcPr>
          <w:p w:rsidR="004E2AC6" w:rsidRDefault="004E2AC6" w:rsidP="004E2AC6">
            <w:pPr>
              <w:pStyle w:val="Table-Text"/>
              <w:rPr>
                <w:ins w:id="262" w:author="Arnaud Dumont" w:date="2014-02-14T09:48:00Z"/>
              </w:rPr>
            </w:pPr>
            <w:ins w:id="263" w:author="Arnaud Dumont" w:date="2014-02-14T09:49:00Z">
              <w:r>
                <w:t>T</w:t>
              </w:r>
            </w:ins>
            <w:ins w:id="264" w:author="Arnaud Dumont" w:date="2014-02-14T09:48:00Z">
              <w:r>
                <w:t>his will be ‘</w:t>
              </w:r>
            </w:ins>
            <w:ins w:id="265" w:author="Arnaud Dumont" w:date="2014-02-14T09:49:00Z">
              <w:r>
                <w:t>text/dns</w:t>
              </w:r>
            </w:ins>
            <w:ins w:id="266" w:author="Arnaud Dumont" w:date="2014-02-14T09:48:00Z">
              <w:r>
                <w:t>’ only.</w:t>
              </w:r>
            </w:ins>
          </w:p>
        </w:tc>
      </w:tr>
    </w:tbl>
    <w:p w:rsidR="009451C4" w:rsidRDefault="009451C4" w:rsidP="009451C4">
      <w:pPr>
        <w:pStyle w:val="FakeHeading4"/>
        <w:rPr>
          <w:ins w:id="267" w:author="Arnaud Dumont" w:date="2014-02-14T09:41:00Z"/>
        </w:rPr>
      </w:pPr>
      <w:ins w:id="268" w:author="Arnaud Dumont" w:date="2014-02-14T09:41:00Z">
        <w:r>
          <w:t>Response Body</w:t>
        </w:r>
      </w:ins>
    </w:p>
    <w:p w:rsidR="009451C4" w:rsidRDefault="009451C4" w:rsidP="009451C4">
      <w:pPr>
        <w:rPr>
          <w:ins w:id="269" w:author="Arnaud Dumont" w:date="2014-02-14T09:41:00Z"/>
        </w:rPr>
      </w:pPr>
      <w:ins w:id="270" w:author="Arnaud Dumont" w:date="2014-02-14T09:41:00Z">
        <w:r>
          <w:t xml:space="preserve">A </w:t>
        </w:r>
      </w:ins>
      <w:ins w:id="271" w:author="Arnaud Dumont" w:date="2014-02-14T09:50:00Z">
        <w:r w:rsidR="00E067D5">
          <w:t>zone file</w:t>
        </w:r>
      </w:ins>
      <w:ins w:id="272" w:author="Arnaud Dumont" w:date="2014-02-14T09:41:00Z">
        <w:r>
          <w:t xml:space="preserve"> representation</w:t>
        </w:r>
      </w:ins>
      <w:ins w:id="273" w:author="Arnaud Dumont" w:date="2014-02-14T09:50:00Z">
        <w:r w:rsidR="00E067D5">
          <w:t xml:space="preserve">, as described in </w:t>
        </w:r>
      </w:ins>
      <w:ins w:id="274"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275" w:author="Arnaud Dumont" w:date="2014-02-14T09:41:00Z"/>
        </w:rPr>
      </w:pPr>
      <w:ins w:id="276" w:author="Arnaud Dumont" w:date="2014-02-14T09:41:00Z">
        <w:r>
          <w:t>Example</w:t>
        </w:r>
      </w:ins>
    </w:p>
    <w:p w:rsidR="009451C4" w:rsidRDefault="009451C4" w:rsidP="009451C4">
      <w:pPr>
        <w:rPr>
          <w:ins w:id="277" w:author="Arnaud Dumont" w:date="2014-02-14T09:41:00Z"/>
        </w:rPr>
      </w:pPr>
      <w:ins w:id="278" w:author="Arnaud Dumont" w:date="2014-02-14T09:41:00Z">
        <w:r>
          <w:t>Below is an example of a zone get query usage command request and response:</w:t>
        </w:r>
      </w:ins>
    </w:p>
    <w:p w:rsidR="009451C4" w:rsidRDefault="009451C4" w:rsidP="009451C4">
      <w:pPr>
        <w:rPr>
          <w:ins w:id="279" w:author="Arnaud Dumont" w:date="2014-02-14T09:41:00Z"/>
        </w:rPr>
      </w:pPr>
      <w:ins w:id="280" w:author="Arnaud Dumont" w:date="2014-02-14T09:41:00Z">
        <w:r>
          <w:t>Request:</w:t>
        </w:r>
      </w:ins>
    </w:p>
    <w:p w:rsidR="009451C4" w:rsidRDefault="009451C4" w:rsidP="009451C4">
      <w:pPr>
        <w:pStyle w:val="Code"/>
        <w:rPr>
          <w:ins w:id="281" w:author="Arnaud Dumont" w:date="2014-02-14T09:41:00Z"/>
        </w:rPr>
      </w:pPr>
      <w:ins w:id="282" w:author="Arnaud Dumont" w:date="2014-02-14T09:41:00Z">
        <w:r>
          <w:t>GET /zones/41a6fe5c-96f2-427f-908d-55f0ba30331a/</w:t>
        </w:r>
      </w:ins>
      <w:ins w:id="283" w:author="Arnaud Dumont" w:date="2014-02-14T09:52:00Z">
        <w:r w:rsidR="008D4CC9">
          <w:t>zoneFile</w:t>
        </w:r>
      </w:ins>
      <w:ins w:id="284" w:author="Arnaud Dumont" w:date="2014-02-14T09:41:00Z">
        <w:r>
          <w:t xml:space="preserve"> HTTP/1.1</w:t>
        </w:r>
      </w:ins>
    </w:p>
    <w:p w:rsidR="009451C4" w:rsidRDefault="009451C4" w:rsidP="009451C4">
      <w:pPr>
        <w:pStyle w:val="Code"/>
        <w:rPr>
          <w:ins w:id="285" w:author="Arnaud Dumont" w:date="2014-02-14T09:41:00Z"/>
        </w:rPr>
      </w:pPr>
      <w:ins w:id="286" w:author="Arnaud Dumont" w:date="2014-02-14T09:41:00Z">
        <w:r>
          <w:t>Client-Transaction-Id: 9b5cc71b-24ff-40ef-a801-9f9316bed583</w:t>
        </w:r>
      </w:ins>
    </w:p>
    <w:p w:rsidR="009451C4" w:rsidRDefault="009451C4" w:rsidP="009451C4">
      <w:pPr>
        <w:pStyle w:val="Code"/>
        <w:rPr>
          <w:ins w:id="287" w:author="Arnaud Dumont" w:date="2014-02-14T09:41:00Z"/>
        </w:rPr>
      </w:pPr>
      <w:ins w:id="288" w:author="Arnaud Dumont" w:date="2014-02-14T09:41:00Z">
        <w:r>
          <w:t xml:space="preserve">Accept: </w:t>
        </w:r>
      </w:ins>
      <w:ins w:id="289" w:author="Arnaud Dumont" w:date="2014-02-14T09:53:00Z">
        <w:r w:rsidR="00B91080">
          <w:t>text/dns</w:t>
        </w:r>
      </w:ins>
    </w:p>
    <w:p w:rsidR="009451C4" w:rsidRDefault="009451C4" w:rsidP="009451C4">
      <w:pPr>
        <w:pStyle w:val="Code"/>
        <w:rPr>
          <w:ins w:id="290" w:author="Arnaud Dumont" w:date="2014-02-14T09:41:00Z"/>
        </w:rPr>
      </w:pPr>
      <w:ins w:id="291" w:author="Arnaud Dumont" w:date="2014-02-14T09:41:00Z">
        <w:r>
          <w:t>User-Agent: Jersey/2.2 (Apache HttpClient 4.2.5)</w:t>
        </w:r>
      </w:ins>
    </w:p>
    <w:p w:rsidR="009451C4" w:rsidRDefault="009451C4" w:rsidP="009451C4">
      <w:pPr>
        <w:pStyle w:val="Code"/>
        <w:rPr>
          <w:ins w:id="292" w:author="Arnaud Dumont" w:date="2014-02-14T09:41:00Z"/>
        </w:rPr>
      </w:pPr>
      <w:ins w:id="293" w:author="Arnaud Dumont" w:date="2014-02-14T09:41:00Z">
        <w:r>
          <w:t>Host: api.discoverydns.com</w:t>
        </w:r>
      </w:ins>
    </w:p>
    <w:p w:rsidR="009451C4" w:rsidRDefault="009451C4" w:rsidP="009451C4">
      <w:pPr>
        <w:pStyle w:val="Code"/>
        <w:rPr>
          <w:ins w:id="294" w:author="Arnaud Dumont" w:date="2014-02-14T09:41:00Z"/>
        </w:rPr>
      </w:pPr>
      <w:ins w:id="295" w:author="Arnaud Dumont" w:date="2014-02-14T09:41:00Z">
        <w:r>
          <w:t>Connection: Keep-Alive</w:t>
        </w:r>
      </w:ins>
    </w:p>
    <w:p w:rsidR="009451C4" w:rsidRDefault="009451C4" w:rsidP="009451C4">
      <w:pPr>
        <w:pStyle w:val="Code"/>
        <w:rPr>
          <w:ins w:id="296" w:author="Arnaud Dumont" w:date="2014-02-14T09:41:00Z"/>
        </w:rPr>
      </w:pPr>
    </w:p>
    <w:p w:rsidR="009451C4" w:rsidRDefault="009451C4" w:rsidP="009451C4">
      <w:pPr>
        <w:rPr>
          <w:ins w:id="297" w:author="Arnaud Dumont" w:date="2014-02-14T09:41:00Z"/>
        </w:rPr>
      </w:pPr>
      <w:ins w:id="298" w:author="Arnaud Dumont" w:date="2014-02-14T09:41:00Z">
        <w:r>
          <w:t>Response:</w:t>
        </w:r>
      </w:ins>
    </w:p>
    <w:p w:rsidR="009451C4" w:rsidRDefault="009451C4" w:rsidP="009451C4">
      <w:pPr>
        <w:pStyle w:val="Code"/>
        <w:rPr>
          <w:ins w:id="299" w:author="Arnaud Dumont" w:date="2014-02-14T09:41:00Z"/>
        </w:rPr>
      </w:pPr>
      <w:ins w:id="300" w:author="Arnaud Dumont" w:date="2014-02-14T09:41:00Z">
        <w:r>
          <w:t>HTTP/1.1 200 OK</w:t>
        </w:r>
      </w:ins>
    </w:p>
    <w:p w:rsidR="009451C4" w:rsidRDefault="009451C4" w:rsidP="009451C4">
      <w:pPr>
        <w:pStyle w:val="Code"/>
        <w:rPr>
          <w:ins w:id="301" w:author="Arnaud Dumont" w:date="2014-02-14T09:41:00Z"/>
        </w:rPr>
      </w:pPr>
      <w:ins w:id="302" w:author="Arnaud Dumont" w:date="2014-02-14T09:41:00Z">
        <w:r>
          <w:t xml:space="preserve">Content-Type: </w:t>
        </w:r>
      </w:ins>
      <w:ins w:id="303" w:author="Arnaud Dumont" w:date="2014-02-14T09:53:00Z">
        <w:r w:rsidR="00B91080">
          <w:t>text/dns</w:t>
        </w:r>
      </w:ins>
    </w:p>
    <w:p w:rsidR="009451C4" w:rsidRDefault="009451C4" w:rsidP="009451C4">
      <w:pPr>
        <w:pStyle w:val="Code"/>
        <w:rPr>
          <w:ins w:id="304" w:author="Arnaud Dumont" w:date="2014-02-14T09:41:00Z"/>
        </w:rPr>
      </w:pPr>
      <w:ins w:id="305" w:author="Arnaud Dumont" w:date="2014-02-14T09:41:00Z">
        <w:r>
          <w:t>Cache-Control: private, no-transform, max-age=30</w:t>
        </w:r>
      </w:ins>
    </w:p>
    <w:p w:rsidR="009451C4" w:rsidRDefault="009451C4" w:rsidP="009451C4">
      <w:pPr>
        <w:pStyle w:val="Code"/>
        <w:rPr>
          <w:ins w:id="306" w:author="Arnaud Dumont" w:date="2014-02-14T09:41:00Z"/>
        </w:rPr>
      </w:pPr>
      <w:ins w:id="307" w:author="Arnaud Dumont" w:date="2014-02-14T09:41:00Z">
        <w:r>
          <w:t>Date: Sun, 06 Oct 2013 18:39:52 GMT</w:t>
        </w:r>
      </w:ins>
    </w:p>
    <w:p w:rsidR="009451C4" w:rsidRDefault="009451C4" w:rsidP="009451C4">
      <w:pPr>
        <w:pStyle w:val="Code"/>
        <w:rPr>
          <w:ins w:id="308" w:author="Arnaud Dumont" w:date="2014-02-14T09:41:00Z"/>
        </w:rPr>
      </w:pPr>
      <w:ins w:id="309" w:author="Arnaud Dumont" w:date="2014-02-14T09:41:00Z">
        <w:r>
          <w:t>Server-Transaction-Id: 5e2b0855-831e-4ced-a50f-1a926894ef0f</w:t>
        </w:r>
      </w:ins>
    </w:p>
    <w:p w:rsidR="009451C4" w:rsidRDefault="009451C4" w:rsidP="009451C4">
      <w:pPr>
        <w:pStyle w:val="Code"/>
        <w:rPr>
          <w:ins w:id="310" w:author="Arnaud Dumont" w:date="2014-02-14T09:41:00Z"/>
        </w:rPr>
      </w:pPr>
      <w:ins w:id="311" w:author="Arnaud Dumont" w:date="2014-02-14T09:41:00Z">
        <w:r>
          <w:t>Client-Transaction-Id: 9b5cc71b-24ff-40ef-a801-9f9316bed583</w:t>
        </w:r>
      </w:ins>
    </w:p>
    <w:p w:rsidR="009451C4" w:rsidRDefault="009451C4" w:rsidP="009451C4">
      <w:pPr>
        <w:pStyle w:val="Code"/>
        <w:rPr>
          <w:ins w:id="312" w:author="Arnaud Dumont" w:date="2014-02-14T09:53:00Z"/>
        </w:rPr>
      </w:pPr>
      <w:ins w:id="313" w:author="Arnaud Dumont" w:date="2014-02-14T09:41:00Z">
        <w:r>
          <w:t>Content-Length: 5866</w:t>
        </w:r>
      </w:ins>
    </w:p>
    <w:p w:rsidR="00B91080" w:rsidRDefault="00B91080" w:rsidP="009451C4">
      <w:pPr>
        <w:pStyle w:val="Code"/>
        <w:rPr>
          <w:ins w:id="314" w:author="Arnaud Dumont" w:date="2014-02-14T09:53:00Z"/>
        </w:rPr>
      </w:pPr>
    </w:p>
    <w:p w:rsidR="00D87DAD" w:rsidRDefault="00D87DAD" w:rsidP="00D87DAD">
      <w:pPr>
        <w:pStyle w:val="Code"/>
        <w:rPr>
          <w:ins w:id="315" w:author="Arnaud Dumont" w:date="2014-02-14T11:42:00Z"/>
        </w:rPr>
      </w:pPr>
      <w:proofErr w:type="gramStart"/>
      <w:ins w:id="316" w:author="Arnaud Dumont" w:date="2014-02-14T11:42:00Z">
        <w:r>
          <w:t>domain.com</w:t>
        </w:r>
        <w:r>
          <w:tab/>
          <w:t>3600</w:t>
        </w:r>
        <w:r>
          <w:tab/>
          <w:t>IN</w:t>
        </w:r>
        <w:r>
          <w:tab/>
          <w:t>SOA</w:t>
        </w:r>
        <w:r>
          <w:tab/>
          <w:t>dns1.discoverydns.com.</w:t>
        </w:r>
        <w:proofErr w:type="gramEnd"/>
        <w:r>
          <w:t xml:space="preserve"> </w:t>
        </w:r>
        <w:r>
          <w:t>d</w:t>
        </w:r>
        <w:bookmarkStart w:id="317" w:name="_GoBack"/>
        <w:bookmarkEnd w:id="317"/>
        <w:r>
          <w:t>nsadmin.discoverydns.com. 1 43200 600 1209600 600</w:t>
        </w:r>
      </w:ins>
    </w:p>
    <w:p w:rsidR="00D87DAD" w:rsidRDefault="00D87DAD" w:rsidP="00D87DAD">
      <w:pPr>
        <w:pStyle w:val="Code"/>
        <w:rPr>
          <w:ins w:id="318" w:author="Arnaud Dumont" w:date="2014-02-14T11:42:00Z"/>
        </w:rPr>
      </w:pPr>
      <w:proofErr w:type="gramStart"/>
      <w:ins w:id="319" w:author="Arnaud Dumont" w:date="2014-02-14T11:42:00Z">
        <w:r>
          <w:t>domain.com</w:t>
        </w:r>
        <w:r>
          <w:tab/>
          <w:t>3600</w:t>
        </w:r>
        <w:r>
          <w:tab/>
          <w:t>IN</w:t>
        </w:r>
        <w:r>
          <w:tab/>
          <w:t>NS</w:t>
        </w:r>
        <w:r>
          <w:tab/>
          <w:t>dns1.discoverydns.com.</w:t>
        </w:r>
        <w:proofErr w:type="gramEnd"/>
      </w:ins>
    </w:p>
    <w:p w:rsidR="00B91080" w:rsidRDefault="00D87DAD" w:rsidP="00D87DAD">
      <w:pPr>
        <w:pStyle w:val="Code"/>
        <w:rPr>
          <w:ins w:id="320" w:author="Arnaud Dumont" w:date="2014-02-14T09:41:00Z"/>
        </w:rPr>
      </w:pPr>
      <w:proofErr w:type="gramStart"/>
      <w:ins w:id="321" w:author="Arnaud Dumont" w:date="2014-02-14T11:42:00Z">
        <w:r>
          <w:t>domain.com</w:t>
        </w:r>
        <w:r>
          <w:tab/>
          <w:t>3600</w:t>
        </w:r>
        <w:r>
          <w:tab/>
          <w:t>IN</w:t>
        </w:r>
        <w:r>
          <w:tab/>
          <w:t>NS</w:t>
        </w:r>
        <w:r>
          <w:tab/>
          <w:t>dns2.discoverydns.com.</w:t>
        </w:r>
      </w:ins>
      <w:proofErr w:type="gramEnd"/>
    </w:p>
    <w:p w:rsidR="00F2022B" w:rsidRDefault="00F2022B" w:rsidP="00F2022B"/>
    <w:p w:rsidR="00F51719" w:rsidRDefault="00F51719" w:rsidP="00F2022B">
      <w:pPr>
        <w:rPr>
          <w:ins w:id="322"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005E" w:rsidRDefault="009C005E" w:rsidP="00626767">
      <w:pPr>
        <w:spacing w:before="0" w:after="0" w:line="240" w:lineRule="auto"/>
      </w:pPr>
      <w:r>
        <w:separator/>
      </w:r>
    </w:p>
  </w:endnote>
  <w:endnote w:type="continuationSeparator" w:id="0">
    <w:p w:rsidR="009C005E" w:rsidRDefault="009C005E"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Pr="00B26A5F" w:rsidRDefault="002D7CF7" w:rsidP="00B26A5F">
    <w:pPr>
      <w:pStyle w:val="Footer"/>
    </w:pPr>
    <w:r>
      <w:rPr>
        <w:caps/>
        <w:noProof/>
        <w:color w:val="auto"/>
        <w:lang w:eastAsia="en-AU"/>
      </w:rPr>
      <w:drawing>
        <wp:anchor distT="0" distB="0" distL="114300" distR="114300" simplePos="0" relativeHeight="251777024" behindDoc="0" locked="0" layoutInCell="1" allowOverlap="1" wp14:anchorId="4D0FB52F" wp14:editId="6EA6BCB0">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0DA1AC5E" wp14:editId="0E5E5284">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2D7CF7" w:rsidRPr="0075277E" w:rsidRDefault="002D7CF7"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2D7CF7" w:rsidRPr="0075277E" w:rsidRDefault="002D7CF7"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87DAD">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5390468D" wp14:editId="60EF7CB1">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2D7CF7" w:rsidRPr="00A33A1B" w:rsidRDefault="002D7CF7" w:rsidP="00CA0A87">
                          <w:pPr>
                            <w:pStyle w:val="Classification"/>
                          </w:pPr>
                          <w:fldSimple w:instr=" STYLEREF  &quot;Document Classification&quot; ">
                            <w:r w:rsidR="00D87DAD">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2D7CF7" w:rsidRPr="00A33A1B" w:rsidRDefault="002D7CF7" w:rsidP="00CA0A87">
                    <w:pPr>
                      <w:pStyle w:val="Classification"/>
                    </w:pPr>
                    <w:fldSimple w:instr=" STYLEREF  &quot;Document Classification&quot; ">
                      <w:r w:rsidR="00D87DAD">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2D7CF7" w:rsidRDefault="002D7CF7" w:rsidP="00B26A5F">
        <w:pPr>
          <w:pStyle w:val="Footer"/>
        </w:pPr>
        <w:r>
          <w:rPr>
            <w:caps/>
            <w:noProof/>
            <w:color w:val="auto"/>
            <w:lang w:eastAsia="en-AU"/>
          </w:rPr>
          <w:drawing>
            <wp:anchor distT="0" distB="0" distL="114300" distR="114300" simplePos="0" relativeHeight="251756544" behindDoc="0" locked="0" layoutInCell="1" allowOverlap="1" wp14:anchorId="18801723" wp14:editId="0504537D">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1203979D" wp14:editId="2EDC142A">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2D7CF7" w:rsidRPr="0075277E" w:rsidRDefault="002D7CF7"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2D7CF7" w:rsidRPr="0075277E" w:rsidRDefault="002D7CF7"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D87DAD">
          <w:rPr>
            <w:noProof/>
          </w:rPr>
          <w:t>III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BFE5697" wp14:editId="774CB5B2">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2D7CF7" w:rsidRPr="00A33A1B" w:rsidRDefault="002D7CF7" w:rsidP="00CA0A87">
                              <w:pPr>
                                <w:pStyle w:val="Classification"/>
                              </w:pPr>
                              <w:fldSimple w:instr=" STYLEREF  &quot;Document Classification&quot; ">
                                <w:r w:rsidR="00D87DAD">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2D7CF7" w:rsidRPr="00A33A1B" w:rsidRDefault="002D7CF7" w:rsidP="00CA0A87">
                        <w:pPr>
                          <w:pStyle w:val="Classification"/>
                        </w:pPr>
                        <w:fldSimple w:instr=" STYLEREF  &quot;Document Classification&quot; ">
                          <w:r w:rsidR="00D87DAD">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Default="002D7CF7">
    <w:pPr>
      <w:pStyle w:val="Footer"/>
    </w:pPr>
    <w:r>
      <w:rPr>
        <w:noProof/>
        <w:lang w:eastAsia="en-AU"/>
      </w:rPr>
      <mc:AlternateContent>
        <mc:Choice Requires="wpg">
          <w:drawing>
            <wp:anchor distT="0" distB="0" distL="114300" distR="114300" simplePos="0" relativeHeight="251749376" behindDoc="0" locked="0" layoutInCell="1" allowOverlap="1" wp14:anchorId="4693FC25" wp14:editId="363CF314">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2D7CF7" w:rsidRPr="00587DD8" w:rsidRDefault="002D7CF7">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2D7CF7" w:rsidRPr="00587DD8" w:rsidRDefault="002D7CF7"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2D7CF7" w:rsidRPr="00587DD8" w:rsidRDefault="002D7CF7">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2D7CF7" w:rsidRPr="00587DD8" w:rsidRDefault="002D7CF7"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B4625B9" wp14:editId="2D2213C8">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Default="002D7CF7"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2D7CF7" w:rsidRPr="0075277E" w:rsidRDefault="002D7CF7"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2D7CF7" w:rsidRPr="0075277E" w:rsidRDefault="002D7CF7"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D87DAD">
      <w:rPr>
        <w:noProof/>
      </w:rPr>
      <w:t>84</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2D7CF7" w:rsidRPr="00A33A1B" w:rsidRDefault="002D7CF7" w:rsidP="00CA0A87">
                          <w:pPr>
                            <w:pStyle w:val="Classification"/>
                          </w:pPr>
                          <w:fldSimple w:instr=" STYLEREF  &quot;Document Classification&quot; ">
                            <w:r w:rsidR="00D87DAD">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2D7CF7" w:rsidRPr="00A33A1B" w:rsidRDefault="002D7CF7" w:rsidP="00CA0A87">
                    <w:pPr>
                      <w:pStyle w:val="Classification"/>
                    </w:pPr>
                    <w:fldSimple w:instr=" STYLEREF  &quot;Document Classification&quot; ">
                      <w:r w:rsidR="00D87DAD">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2D7CF7" w:rsidRDefault="002D7CF7"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2D7CF7" w:rsidRPr="0075277E" w:rsidRDefault="002D7CF7"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2D7CF7" w:rsidRPr="0075277E" w:rsidRDefault="002D7CF7"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D87DAD">
          <w:rPr>
            <w:noProof/>
          </w:rPr>
          <w:t>83</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2D7CF7" w:rsidRPr="00A33A1B" w:rsidRDefault="002D7CF7" w:rsidP="00CA0A87">
                              <w:pPr>
                                <w:pStyle w:val="Classification"/>
                              </w:pPr>
                              <w:fldSimple w:instr=" STYLEREF  &quot;Document Classification&quot; ">
                                <w:r w:rsidR="00D87DAD">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2D7CF7" w:rsidRPr="00A33A1B" w:rsidRDefault="002D7CF7" w:rsidP="00CA0A87">
                        <w:pPr>
                          <w:pStyle w:val="Classification"/>
                        </w:pPr>
                        <w:fldSimple w:instr=" STYLEREF  &quot;Document Classification&quot; ">
                          <w:r w:rsidR="00D87DAD">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Pr="00B26A5F" w:rsidRDefault="002D7CF7"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2D7CF7" w:rsidRPr="0075277E" w:rsidRDefault="002D7CF7"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2D7CF7" w:rsidRPr="0075277E" w:rsidRDefault="002D7CF7"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86</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2D7CF7" w:rsidRDefault="002D7CF7" w:rsidP="00B26A5F">
        <w:pPr>
          <w:pStyle w:val="Footer"/>
        </w:pPr>
        <w:r>
          <w:t xml:space="preserve">Page </w:t>
        </w:r>
        <w:r>
          <w:fldChar w:fldCharType="begin"/>
        </w:r>
        <w:r>
          <w:instrText xml:space="preserve"> PAGE   \* MERGEFORMAT </w:instrText>
        </w:r>
        <w:r>
          <w:fldChar w:fldCharType="separate"/>
        </w:r>
        <w:r w:rsidR="00D87DAD">
          <w:rPr>
            <w:noProof/>
          </w:rPr>
          <w:t>85</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2D7CF7" w:rsidRPr="0075277E" w:rsidRDefault="002D7CF7"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2D7CF7" w:rsidRPr="0075277E" w:rsidRDefault="002D7CF7"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2D7CF7" w:rsidRPr="00A33A1B" w:rsidRDefault="002D7CF7" w:rsidP="00CA0A87">
                              <w:pPr>
                                <w:pStyle w:val="Classification"/>
                              </w:pPr>
                              <w:fldSimple w:instr=" STYLEREF  &quot;Document Classification&quot; ">
                                <w:r w:rsidR="00D87DAD">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2D7CF7" w:rsidRPr="00A33A1B" w:rsidRDefault="002D7CF7" w:rsidP="00CA0A87">
                        <w:pPr>
                          <w:pStyle w:val="Classification"/>
                        </w:pPr>
                        <w:fldSimple w:instr=" STYLEREF  &quot;Document Classification&quot; ">
                          <w:r w:rsidR="00D87DAD">
                            <w:rPr>
                              <w:noProof/>
                            </w:rPr>
                            <w:t>Public</w:t>
                          </w:r>
                        </w:fldSimple>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Pr="002D6CE7" w:rsidRDefault="002D7CF7"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2D7CF7" w:rsidRPr="00587DD8" w:rsidRDefault="002D7CF7"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2D7CF7" w:rsidRPr="00587DD8" w:rsidRDefault="002D7CF7"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2D7CF7" w:rsidRPr="00587DD8" w:rsidRDefault="002D7CF7"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2D7CF7" w:rsidRPr="00587DD8" w:rsidRDefault="002D7CF7"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Pr="00E50380" w:rsidRDefault="002D7CF7"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2D7CF7" w:rsidRPr="00587DD8" w:rsidRDefault="002D7CF7"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2D7CF7" w:rsidRPr="00587DD8" w:rsidRDefault="002D7CF7"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2D7CF7" w:rsidRPr="00587DD8" w:rsidRDefault="002D7CF7"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2D7CF7" w:rsidRPr="00587DD8" w:rsidRDefault="002D7CF7"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005E" w:rsidRDefault="009C005E" w:rsidP="00626767">
      <w:pPr>
        <w:spacing w:before="0" w:after="0" w:line="240" w:lineRule="auto"/>
      </w:pPr>
      <w:r>
        <w:separator/>
      </w:r>
    </w:p>
  </w:footnote>
  <w:footnote w:type="continuationSeparator" w:id="0">
    <w:p w:rsidR="009C005E" w:rsidRDefault="009C005E"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Default="002D7CF7" w:rsidP="001D418F">
    <w:pPr>
      <w:pStyle w:val="Header"/>
      <w:rPr>
        <w:noProof/>
      </w:rPr>
    </w:pPr>
    <w:fldSimple w:instr=" STYLEREF  &quot;Document Title&quot; ">
      <w:r w:rsidR="00D87DAD">
        <w:rPr>
          <w:noProof/>
        </w:rPr>
        <w:t>DiscoveryDNS API</w:t>
      </w:r>
    </w:fldSimple>
  </w:p>
  <w:p w:rsidR="002D7CF7" w:rsidRDefault="002D7CF7"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Default="002D7CF7" w:rsidP="001D418F">
    <w:pPr>
      <w:pStyle w:val="Header"/>
    </w:pPr>
    <w:sdt>
      <w:sdtPr>
        <w:id w:val="-267088073"/>
        <w:docPartObj>
          <w:docPartGallery w:val="Page Numbers (Margins)"/>
          <w:docPartUnique/>
        </w:docPartObj>
      </w:sdtPr>
      <w:sdtContent/>
    </w:sdt>
    <w:r>
      <w:fldChar w:fldCharType="begin"/>
    </w:r>
    <w:r>
      <w:instrText xml:space="preserve"> STYLEREF  "Document Title" </w:instrText>
    </w:r>
    <w:r>
      <w:fldChar w:fldCharType="separate"/>
    </w:r>
    <w:r w:rsidR="00D87DAD">
      <w:rPr>
        <w:noProof/>
      </w:rPr>
      <w:t>DiscoveryDNS API</w:t>
    </w:r>
    <w:r>
      <w:fldChar w:fldCharType="end"/>
    </w:r>
  </w:p>
  <w:p w:rsidR="002D7CF7" w:rsidRPr="001D418F" w:rsidRDefault="002D7CF7"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Default="002D7CF7">
    <w:pPr>
      <w:pStyle w:val="Header"/>
    </w:pPr>
    <w:r>
      <w:rPr>
        <w:noProof/>
        <w:lang w:eastAsia="en-AU"/>
      </w:rPr>
      <w:drawing>
        <wp:anchor distT="0" distB="0" distL="114300" distR="114300" simplePos="0" relativeHeight="251730944" behindDoc="0" locked="0" layoutInCell="1" allowOverlap="1" wp14:anchorId="07511F77" wp14:editId="4E30D6CC">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42AD1D49" wp14:editId="064956C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Default="002D7CF7" w:rsidP="00F51719">
    <w:pPr>
      <w:pStyle w:val="Header"/>
      <w:rPr>
        <w:noProof/>
      </w:rPr>
    </w:pPr>
    <w:fldSimple w:instr=" STYLEREF  &quot;Document Title&quot; ">
      <w:r w:rsidR="00D87DAD">
        <w:rPr>
          <w:noProof/>
        </w:rPr>
        <w:t>DiscoveryDNS API</w:t>
      </w:r>
    </w:fldSimple>
  </w:p>
  <w:p w:rsidR="002D7CF7" w:rsidRDefault="002D7CF7"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Default="002D7CF7"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D87DAD">
      <w:rPr>
        <w:noProof/>
      </w:rPr>
      <w:t>DiscoveryDNS API</w:t>
    </w:r>
    <w:r>
      <w:fldChar w:fldCharType="end"/>
    </w:r>
  </w:p>
  <w:p w:rsidR="002D7CF7" w:rsidRDefault="002D7CF7"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Pr="00166B34" w:rsidRDefault="002D7CF7" w:rsidP="00F51719">
    <w:pPr>
      <w:pStyle w:val="Header"/>
    </w:pPr>
    <w:fldSimple w:instr=" STYLEREF  &quot;Document Title&quot; ">
      <w:r>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Default="002D7CF7"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sidR="00D87DAD">
      <w:rPr>
        <w:noProof/>
      </w:rPr>
      <w:t>DiscoveryDNS API</w:t>
    </w:r>
    <w:r>
      <w:fldChar w:fldCharType="end"/>
    </w:r>
  </w:p>
  <w:p w:rsidR="002D7CF7" w:rsidRDefault="002D7CF7"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Default="002D7CF7" w:rsidP="00224DB4">
    <w:pPr>
      <w:pStyle w:val="Header"/>
      <w:tabs>
        <w:tab w:val="left" w:pos="1770"/>
        <w:tab w:val="center" w:pos="4252"/>
      </w:tabs>
      <w:jc w:val="left"/>
      <w:rPr>
        <w:noProof/>
        <w:lang w:eastAsia="en-AU"/>
      </w:rPr>
    </w:pPr>
  </w:p>
  <w:p w:rsidR="002D7CF7" w:rsidRDefault="002D7CF7"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2D7CF7" w:rsidRPr="006B764C" w:rsidRDefault="002D7CF7"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7CF7" w:rsidRPr="00166B34" w:rsidRDefault="002D7CF7"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17D02"/>
    <w:rsid w:val="00120360"/>
    <w:rsid w:val="00120FA3"/>
    <w:rsid w:val="00121D7C"/>
    <w:rsid w:val="0012259F"/>
    <w:rsid w:val="00122C1E"/>
    <w:rsid w:val="0012372B"/>
    <w:rsid w:val="00123BDC"/>
    <w:rsid w:val="00124005"/>
    <w:rsid w:val="001248DE"/>
    <w:rsid w:val="0012591B"/>
    <w:rsid w:val="00134CC4"/>
    <w:rsid w:val="00135D0D"/>
    <w:rsid w:val="00136E7D"/>
    <w:rsid w:val="00141CD6"/>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6487"/>
    <w:rsid w:val="00266BD3"/>
    <w:rsid w:val="0027090F"/>
    <w:rsid w:val="0027130A"/>
    <w:rsid w:val="002742D2"/>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5C58"/>
    <w:rsid w:val="002C656C"/>
    <w:rsid w:val="002D0808"/>
    <w:rsid w:val="002D4243"/>
    <w:rsid w:val="002D478C"/>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E37"/>
    <w:rsid w:val="004534FD"/>
    <w:rsid w:val="00456229"/>
    <w:rsid w:val="004575EE"/>
    <w:rsid w:val="00457A8D"/>
    <w:rsid w:val="0046174E"/>
    <w:rsid w:val="00463574"/>
    <w:rsid w:val="00464466"/>
    <w:rsid w:val="004644E5"/>
    <w:rsid w:val="0046621C"/>
    <w:rsid w:val="00467EFB"/>
    <w:rsid w:val="00471F06"/>
    <w:rsid w:val="00471F50"/>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603E2"/>
    <w:rsid w:val="00660FDE"/>
    <w:rsid w:val="00661576"/>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F79"/>
    <w:rsid w:val="00840644"/>
    <w:rsid w:val="00841E28"/>
    <w:rsid w:val="00843A9F"/>
    <w:rsid w:val="008462B7"/>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B11F9"/>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A8"/>
    <w:rsid w:val="00D01463"/>
    <w:rsid w:val="00D04E9B"/>
    <w:rsid w:val="00D06193"/>
    <w:rsid w:val="00D0757A"/>
    <w:rsid w:val="00D105CF"/>
    <w:rsid w:val="00D11624"/>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BA0"/>
    <w:rsid w:val="00DE2ADE"/>
    <w:rsid w:val="00DE2B56"/>
    <w:rsid w:val="00DE33D8"/>
    <w:rsid w:val="00DE3CF2"/>
    <w:rsid w:val="00DE4697"/>
    <w:rsid w:val="00DE552B"/>
    <w:rsid w:val="00DF2D0B"/>
    <w:rsid w:val="00DF2EC7"/>
    <w:rsid w:val="00DF3B8F"/>
    <w:rsid w:val="00DF5632"/>
    <w:rsid w:val="00DF69FD"/>
    <w:rsid w:val="00DF769A"/>
    <w:rsid w:val="00E004C2"/>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4EC2"/>
    <w:rsid w:val="00EC0644"/>
    <w:rsid w:val="00EC0AE2"/>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3CF7"/>
    <w:rsid w:val="00F14418"/>
    <w:rsid w:val="00F15B41"/>
    <w:rsid w:val="00F15E82"/>
    <w:rsid w:val="00F17C75"/>
    <w:rsid w:val="00F2022B"/>
    <w:rsid w:val="00F21916"/>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7072"/>
    <w:rsid w:val="00F474F5"/>
    <w:rsid w:val="00F47CBE"/>
    <w:rsid w:val="00F51719"/>
    <w:rsid w:val="00F518B4"/>
    <w:rsid w:val="00F519C5"/>
    <w:rsid w:val="00F52411"/>
    <w:rsid w:val="00F53398"/>
    <w:rsid w:val="00F539D7"/>
    <w:rsid w:val="00F5445F"/>
    <w:rsid w:val="00F55315"/>
    <w:rsid w:val="00F55A0E"/>
    <w:rsid w:val="00F6106F"/>
    <w:rsid w:val="00F6225B"/>
    <w:rsid w:val="00F63251"/>
    <w:rsid w:val="00F64E6F"/>
    <w:rsid w:val="00F65D9F"/>
    <w:rsid w:val="00F6619A"/>
    <w:rsid w:val="00F66CD3"/>
    <w:rsid w:val="00F70F35"/>
    <w:rsid w:val="00F71DB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D16"/>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F4AAA"/>
    <w:rsid w:val="005979F3"/>
    <w:rsid w:val="006258B7"/>
    <w:rsid w:val="007D0FEB"/>
    <w:rsid w:val="008C10DB"/>
    <w:rsid w:val="009D57DF"/>
    <w:rsid w:val="00A95329"/>
    <w:rsid w:val="00C90508"/>
    <w:rsid w:val="00E643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F674E-276D-4C79-A35E-E73AC8DB0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90</Pages>
  <Words>18291</Words>
  <Characters>104261</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122308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20</cp:revision>
  <cp:lastPrinted>2013-09-16T03:58:00Z</cp:lastPrinted>
  <dcterms:created xsi:type="dcterms:W3CDTF">2014-02-03T06:33:00Z</dcterms:created>
  <dcterms:modified xsi:type="dcterms:W3CDTF">2014-02-14T00:43:00Z</dcterms:modified>
</cp:coreProperties>
</file>