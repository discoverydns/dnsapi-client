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proofErr w:type="spellStart"/>
      <w:r>
        <w:t>DiscoveryDNS</w:t>
      </w:r>
      <w:proofErr w:type="spellEnd"/>
      <w:r>
        <w:t xml:space="preserve">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2-20T10:43:00Z">
        <w:r w:rsidR="004725FB">
          <w:rPr>
            <w:noProof/>
          </w:rPr>
          <w:t>20 February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proofErr w:type="spellStart"/>
            <w:r w:rsidR="009D62FC" w:rsidRPr="00BB564C">
              <w:rPr>
                <w:vanish/>
                <w:lang w:eastAsia="en-AU"/>
              </w:rPr>
              <w:t>rdataFormat</w:t>
            </w:r>
            <w:proofErr w:type="spellEnd"/>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w:t>
            </w:r>
            <w:proofErr w:type="spellStart"/>
            <w:r w:rsidR="00C90BE2">
              <w:rPr>
                <w:vanish/>
                <w:lang w:eastAsia="en-AU"/>
              </w:rPr>
              <w:t>searchNameSearchType</w:t>
            </w:r>
            <w:proofErr w:type="spellEnd"/>
            <w:r w:rsidR="00C90BE2">
              <w:rPr>
                <w:vanish/>
                <w:lang w:eastAsia="en-AU"/>
              </w:rPr>
              <w:t xml:space="preserv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3D5F36" w:rsidP="00B46C8B">
            <w:pPr>
              <w:pStyle w:val="DocumentTableText"/>
              <w:rPr>
                <w:vanish/>
              </w:rPr>
            </w:pPr>
            <w:fldSimple w:instr=" FILENAME  \* Caps \p  \* MERGEFORMAT ">
              <w:r w:rsidR="00BE142B">
                <w:rPr>
                  <w:noProof/>
                  <w:vanish/>
                </w:rPr>
                <w:t>U:\DDNS - Discoverydns API - V1.</w:t>
              </w:r>
              <w:del w:id="8" w:author="Arnaud Dumont" w:date="2014-02-20T10:46:00Z">
                <w:r w:rsidR="00BE142B" w:rsidDel="00B46C8B">
                  <w:rPr>
                    <w:noProof/>
                    <w:vanish/>
                  </w:rPr>
                  <w:delText>2</w:delText>
                </w:r>
              </w:del>
              <w:ins w:id="9"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0" w:author="Arnaud Dumont" w:date="2014-02-20T10:46:00Z">
              <w:r w:rsidR="003D5F36">
                <w:rPr>
                  <w:noProof/>
                  <w:vanish/>
                </w:rPr>
                <w:t>2014/02/20 - 10:46:00</w:t>
              </w:r>
            </w:ins>
            <w:del w:id="11" w:author="Arnaud Dumont" w:date="2014-02-20T10:46:00Z">
              <w:r w:rsidR="004725FB" w:rsidDel="003D5F36">
                <w:rPr>
                  <w:noProof/>
                  <w:vanish/>
                </w:rPr>
                <w:delText>2014/02/14 - 11:43:00</w:delText>
              </w:r>
            </w:del>
            <w:del w:id="12"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proofErr w:type="spellStart"/>
      <w:r>
        <w:t>DiscoveryDNS</w:t>
      </w:r>
      <w:proofErr w:type="spellEnd"/>
      <w:r>
        <w:t xml:space="preserve"> provides a global DNS service to ARI Registry Services’ clients around the world.</w:t>
      </w:r>
      <w:r w:rsidR="005A5779" w:rsidRPr="005A5779">
        <w:t xml:space="preserve"> </w:t>
      </w:r>
      <w:r w:rsidR="005A5779">
        <w:t xml:space="preserve">ARI Registry Services launched </w:t>
      </w:r>
      <w:proofErr w:type="spellStart"/>
      <w:r w:rsidR="005A5779">
        <w:t>DiscoveryDNS</w:t>
      </w:r>
      <w:proofErr w:type="spellEnd"/>
      <w:r w:rsidR="005A5779">
        <w:t xml:space="preserve">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 xml:space="preserve">The purpose of this document is to provide an overview of the </w:t>
      </w:r>
      <w:proofErr w:type="spellStart"/>
      <w:r>
        <w:t>DiscoveryDNS</w:t>
      </w:r>
      <w:proofErr w:type="spellEnd"/>
      <w:r>
        <w:t xml:space="preserve"> Reseller system API</w:t>
      </w:r>
      <w:r w:rsidR="005A5779">
        <w:t xml:space="preserve">, supporting Developers and System Integrators to integrate their systems with </w:t>
      </w:r>
      <w:proofErr w:type="spellStart"/>
      <w:r w:rsidR="005A5779">
        <w:t>DiscoveryDNS</w:t>
      </w:r>
      <w:proofErr w:type="spellEnd"/>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proofErr w:type="spellStart"/>
      <w:r w:rsidR="005A5779">
        <w:t>DiscoveryDNS</w:t>
      </w:r>
      <w:proofErr w:type="spellEnd"/>
      <w:r w:rsidR="005A5779">
        <w:t xml:space="preserve">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D1313A" w:rsidRDefault="000323F3">
      <w:pPr>
        <w:pStyle w:val="TOC1"/>
        <w:rPr>
          <w:ins w:id="13" w:author="Arnaud Dumont" w:date="2014-02-20T11:49: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4" w:author="Arnaud Dumont" w:date="2014-02-20T11:49:00Z">
        <w:r w:rsidR="00D1313A" w:rsidRPr="004C656C">
          <w:rPr>
            <w:rStyle w:val="Hyperlink"/>
            <w:noProof/>
          </w:rPr>
          <w:fldChar w:fldCharType="begin"/>
        </w:r>
        <w:r w:rsidR="00D1313A" w:rsidRPr="004C656C">
          <w:rPr>
            <w:rStyle w:val="Hyperlink"/>
            <w:noProof/>
          </w:rPr>
          <w:instrText xml:space="preserve"> </w:instrText>
        </w:r>
        <w:r w:rsidR="00D1313A">
          <w:rPr>
            <w:noProof/>
          </w:rPr>
          <w:instrText>HYPERLINK \l "_Toc380660285"</w:instrText>
        </w:r>
        <w:r w:rsidR="00D1313A" w:rsidRPr="004C656C">
          <w:rPr>
            <w:rStyle w:val="Hyperlink"/>
            <w:noProof/>
          </w:rPr>
          <w:instrText xml:space="preserve"> </w:instrText>
        </w:r>
        <w:r w:rsidR="00D1313A" w:rsidRPr="004C656C">
          <w:rPr>
            <w:rStyle w:val="Hyperlink"/>
            <w:noProof/>
          </w:rPr>
        </w:r>
        <w:r w:rsidR="00D1313A" w:rsidRPr="004C656C">
          <w:rPr>
            <w:rStyle w:val="Hyperlink"/>
            <w:noProof/>
          </w:rPr>
          <w:fldChar w:fldCharType="separate"/>
        </w:r>
        <w:r w:rsidR="00D1313A" w:rsidRPr="004C656C">
          <w:rPr>
            <w:rStyle w:val="Hyperlink"/>
            <w:noProof/>
          </w:rPr>
          <w:t>1</w:t>
        </w:r>
        <w:r w:rsidR="00D1313A">
          <w:rPr>
            <w:rFonts w:eastAsiaTheme="minorEastAsia"/>
            <w:b w:val="0"/>
            <w:noProof/>
            <w:sz w:val="22"/>
            <w:szCs w:val="22"/>
            <w:lang w:eastAsia="en-AU"/>
          </w:rPr>
          <w:tab/>
        </w:r>
        <w:r w:rsidR="00D1313A" w:rsidRPr="004C656C">
          <w:rPr>
            <w:rStyle w:val="Hyperlink"/>
            <w:noProof/>
          </w:rPr>
          <w:t>Introduction</w:t>
        </w:r>
        <w:r w:rsidR="00D1313A">
          <w:rPr>
            <w:noProof/>
            <w:webHidden/>
          </w:rPr>
          <w:tab/>
        </w:r>
        <w:r w:rsidR="00D1313A">
          <w:rPr>
            <w:noProof/>
            <w:webHidden/>
          </w:rPr>
          <w:fldChar w:fldCharType="begin"/>
        </w:r>
        <w:r w:rsidR="00D1313A">
          <w:rPr>
            <w:noProof/>
            <w:webHidden/>
          </w:rPr>
          <w:instrText xml:space="preserve"> PAGEREF _Toc380660285 \h </w:instrText>
        </w:r>
        <w:r w:rsidR="00D1313A">
          <w:rPr>
            <w:noProof/>
            <w:webHidden/>
          </w:rPr>
        </w:r>
      </w:ins>
      <w:r w:rsidR="00D1313A">
        <w:rPr>
          <w:noProof/>
          <w:webHidden/>
        </w:rPr>
        <w:fldChar w:fldCharType="separate"/>
      </w:r>
      <w:ins w:id="15" w:author="Arnaud Dumont" w:date="2014-02-20T11:49:00Z">
        <w:r w:rsidR="00D1313A">
          <w:rPr>
            <w:noProof/>
            <w:webHidden/>
          </w:rPr>
          <w:t>1</w:t>
        </w:r>
        <w:r w:rsidR="00D1313A">
          <w:rPr>
            <w:noProof/>
            <w:webHidden/>
          </w:rPr>
          <w:fldChar w:fldCharType="end"/>
        </w:r>
        <w:r w:rsidR="00D1313A" w:rsidRPr="004C656C">
          <w:rPr>
            <w:rStyle w:val="Hyperlink"/>
            <w:noProof/>
          </w:rPr>
          <w:fldChar w:fldCharType="end"/>
        </w:r>
      </w:ins>
    </w:p>
    <w:p w:rsidR="00D1313A" w:rsidRDefault="00D1313A">
      <w:pPr>
        <w:pStyle w:val="TOC1"/>
        <w:rPr>
          <w:ins w:id="16" w:author="Arnaud Dumont" w:date="2014-02-20T11:49:00Z"/>
          <w:rFonts w:eastAsiaTheme="minorEastAsia"/>
          <w:b w:val="0"/>
          <w:noProof/>
          <w:sz w:val="22"/>
          <w:szCs w:val="22"/>
          <w:lang w:eastAsia="en-AU"/>
        </w:rPr>
      </w:pPr>
      <w:ins w:id="17"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"_Toc380660286"</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w:t>
        </w:r>
        <w:r>
          <w:rPr>
            <w:rFonts w:eastAsiaTheme="minorEastAsia"/>
            <w:b w:val="0"/>
            <w:noProof/>
            <w:sz w:val="22"/>
            <w:szCs w:val="22"/>
            <w:lang w:eastAsia="en-AU"/>
          </w:rPr>
          <w:tab/>
        </w:r>
        <w:r w:rsidRPr="004C656C">
          <w:rPr>
            <w:rStyle w:val="Hyperlink"/>
            <w:noProof/>
          </w:rPr>
          <w:t>General</w:t>
        </w:r>
        <w:r>
          <w:rPr>
            <w:noProof/>
            <w:webHidden/>
          </w:rPr>
          <w:tab/>
        </w:r>
        <w:r>
          <w:rPr>
            <w:noProof/>
            <w:webHidden/>
          </w:rPr>
          <w:fldChar w:fldCharType="begin"/>
        </w:r>
        <w:r>
          <w:rPr>
            <w:noProof/>
            <w:webHidden/>
          </w:rPr>
          <w:instrText xml:space="preserve"> PAGEREF _Toc380660286 \h </w:instrText>
        </w:r>
        <w:r>
          <w:rPr>
            <w:noProof/>
            <w:webHidden/>
          </w:rPr>
        </w:r>
      </w:ins>
      <w:r>
        <w:rPr>
          <w:noProof/>
          <w:webHidden/>
        </w:rPr>
        <w:fldChar w:fldCharType="separate"/>
      </w:r>
      <w:ins w:id="18" w:author="Arnaud Dumont" w:date="2014-02-20T11:49:00Z">
        <w:r>
          <w:rPr>
            <w:noProof/>
            <w:webHidden/>
          </w:rPr>
          <w:t>2</w:t>
        </w:r>
        <w:r>
          <w:rPr>
            <w:noProof/>
            <w:webHidden/>
          </w:rPr>
          <w:fldChar w:fldCharType="end"/>
        </w:r>
        <w:r w:rsidRPr="004C656C">
          <w:rPr>
            <w:rStyle w:val="Hyperlink"/>
            <w:noProof/>
          </w:rPr>
          <w:fldChar w:fldCharType="end"/>
        </w:r>
      </w:ins>
    </w:p>
    <w:p w:rsidR="00D1313A" w:rsidRDefault="00D1313A">
      <w:pPr>
        <w:pStyle w:val="TOC2"/>
        <w:rPr>
          <w:ins w:id="19" w:author="Arnaud Dumont" w:date="2014-02-20T11:49:00Z"/>
          <w:rFonts w:eastAsiaTheme="minorEastAsia"/>
          <w:noProof/>
          <w:sz w:val="22"/>
          <w:szCs w:val="22"/>
          <w:lang w:eastAsia="en-AU"/>
        </w:rPr>
      </w:pPr>
      <w:ins w:id="20"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"_Toc380660287"</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2.1</w:t>
        </w:r>
        <w:r>
          <w:rPr>
            <w:rFonts w:eastAsiaTheme="minorEastAsia"/>
            <w:noProof/>
            <w:sz w:val="22"/>
            <w:szCs w:val="22"/>
            <w:lang w:eastAsia="en-AU"/>
          </w:rPr>
          <w:tab/>
        </w:r>
        <w:r w:rsidRPr="004C656C">
          <w:rPr>
            <w:rStyle w:val="Hyperlink"/>
            <w:noProof/>
          </w:rPr>
          <w:t>Data Types</w:t>
        </w:r>
        <w:r>
          <w:rPr>
            <w:noProof/>
            <w:webHidden/>
          </w:rPr>
          <w:tab/>
        </w:r>
        <w:r>
          <w:rPr>
            <w:noProof/>
            <w:webHidden/>
          </w:rPr>
          <w:fldChar w:fldCharType="begin"/>
        </w:r>
        <w:r>
          <w:rPr>
            <w:noProof/>
            <w:webHidden/>
          </w:rPr>
          <w:instrText xml:space="preserve"> PAGEREF _Toc380660287 \h </w:instrText>
        </w:r>
        <w:r>
          <w:rPr>
            <w:noProof/>
            <w:webHidden/>
          </w:rPr>
        </w:r>
      </w:ins>
      <w:r>
        <w:rPr>
          <w:noProof/>
          <w:webHidden/>
        </w:rPr>
        <w:fldChar w:fldCharType="separate"/>
      </w:r>
      <w:ins w:id="21" w:author="Arnaud Dumont" w:date="2014-02-20T11:49:00Z">
        <w:r>
          <w:rPr>
            <w:noProof/>
            <w:webHidden/>
          </w:rPr>
          <w:t>2</w:t>
        </w:r>
        <w:r>
          <w:rPr>
            <w:noProof/>
            <w:webHidden/>
          </w:rPr>
          <w:fldChar w:fldCharType="end"/>
        </w:r>
        <w:r w:rsidRPr="004C656C">
          <w:rPr>
            <w:rStyle w:val="Hyperlink"/>
            <w:noProof/>
          </w:rPr>
          <w:fldChar w:fldCharType="end"/>
        </w:r>
      </w:ins>
    </w:p>
    <w:p w:rsidR="00D1313A" w:rsidRDefault="00D1313A">
      <w:pPr>
        <w:pStyle w:val="TOC2"/>
        <w:rPr>
          <w:ins w:id="22" w:author="Arnaud Dumont" w:date="2014-02-20T11:49:00Z"/>
          <w:rFonts w:eastAsiaTheme="minorEastAsia"/>
          <w:noProof/>
          <w:sz w:val="22"/>
          <w:szCs w:val="22"/>
          <w:lang w:eastAsia="en-AU"/>
        </w:rPr>
      </w:pPr>
      <w:ins w:id="23"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"_Toc380660288"</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2.2</w:t>
        </w:r>
        <w:r>
          <w:rPr>
            <w:rFonts w:eastAsiaTheme="minorEastAsia"/>
            <w:noProof/>
            <w:sz w:val="22"/>
            <w:szCs w:val="22"/>
            <w:lang w:eastAsia="en-AU"/>
          </w:rPr>
          <w:tab/>
        </w:r>
        <w:r w:rsidRPr="004C656C">
          <w:rPr>
            <w:rStyle w:val="Hyperlink"/>
            <w:noProof/>
          </w:rPr>
          <w:t>Protocol Overview</w:t>
        </w:r>
        <w:r>
          <w:rPr>
            <w:noProof/>
            <w:webHidden/>
          </w:rPr>
          <w:tab/>
        </w:r>
        <w:r>
          <w:rPr>
            <w:noProof/>
            <w:webHidden/>
          </w:rPr>
          <w:fldChar w:fldCharType="begin"/>
        </w:r>
        <w:r>
          <w:rPr>
            <w:noProof/>
            <w:webHidden/>
          </w:rPr>
          <w:instrText xml:space="preserve"> PAGEREF _Toc380660288 \h </w:instrText>
        </w:r>
        <w:r>
          <w:rPr>
            <w:noProof/>
            <w:webHidden/>
          </w:rPr>
        </w:r>
      </w:ins>
      <w:r>
        <w:rPr>
          <w:noProof/>
          <w:webHidden/>
        </w:rPr>
        <w:fldChar w:fldCharType="separate"/>
      </w:r>
      <w:ins w:id="24" w:author="Arnaud Dumont" w:date="2014-02-20T11:49:00Z">
        <w:r>
          <w:rPr>
            <w:noProof/>
            <w:webHidden/>
          </w:rPr>
          <w:t>3</w:t>
        </w:r>
        <w:r>
          <w:rPr>
            <w:noProof/>
            <w:webHidden/>
          </w:rPr>
          <w:fldChar w:fldCharType="end"/>
        </w:r>
        <w:r w:rsidRPr="004C656C">
          <w:rPr>
            <w:rStyle w:val="Hyperlink"/>
            <w:noProof/>
          </w:rPr>
          <w:fldChar w:fldCharType="end"/>
        </w:r>
      </w:ins>
    </w:p>
    <w:p w:rsidR="00D1313A" w:rsidRDefault="00D1313A">
      <w:pPr>
        <w:pStyle w:val="TOC2"/>
        <w:rPr>
          <w:ins w:id="25" w:author="Arnaud Dumont" w:date="2014-02-20T11:49:00Z"/>
          <w:rFonts w:eastAsiaTheme="minorEastAsia"/>
          <w:noProof/>
          <w:sz w:val="22"/>
          <w:szCs w:val="22"/>
          <w:lang w:eastAsia="en-AU"/>
        </w:rPr>
      </w:pPr>
      <w:ins w:id="26"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"_Toc380660289"</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2.3</w:t>
        </w:r>
        <w:r>
          <w:rPr>
            <w:rFonts w:eastAsiaTheme="minorEastAsia"/>
            <w:noProof/>
            <w:sz w:val="22"/>
            <w:szCs w:val="22"/>
            <w:lang w:eastAsia="en-AU"/>
          </w:rPr>
          <w:tab/>
        </w:r>
        <w:r w:rsidRPr="004C656C">
          <w:rPr>
            <w:rStyle w:val="Hyperlink"/>
            <w:noProof/>
          </w:rPr>
          <w:t>Authentication</w:t>
        </w:r>
        <w:r>
          <w:rPr>
            <w:noProof/>
            <w:webHidden/>
          </w:rPr>
          <w:tab/>
        </w:r>
        <w:r>
          <w:rPr>
            <w:noProof/>
            <w:webHidden/>
          </w:rPr>
          <w:fldChar w:fldCharType="begin"/>
        </w:r>
        <w:r>
          <w:rPr>
            <w:noProof/>
            <w:webHidden/>
          </w:rPr>
          <w:instrText xml:space="preserve"> PAGEREF _Toc380660289 \h </w:instrText>
        </w:r>
        <w:r>
          <w:rPr>
            <w:noProof/>
            <w:webHidden/>
          </w:rPr>
        </w:r>
      </w:ins>
      <w:r>
        <w:rPr>
          <w:noProof/>
          <w:webHidden/>
        </w:rPr>
        <w:fldChar w:fldCharType="separate"/>
      </w:r>
      <w:ins w:id="27" w:author="Arnaud Dumont" w:date="2014-02-20T11:49:00Z">
        <w:r>
          <w:rPr>
            <w:noProof/>
            <w:webHidden/>
          </w:rPr>
          <w:t>3</w:t>
        </w:r>
        <w:r>
          <w:rPr>
            <w:noProof/>
            <w:webHidden/>
          </w:rPr>
          <w:fldChar w:fldCharType="end"/>
        </w:r>
        <w:r w:rsidRPr="004C656C">
          <w:rPr>
            <w:rStyle w:val="Hyperlink"/>
            <w:noProof/>
          </w:rPr>
          <w:fldChar w:fldCharType="end"/>
        </w:r>
      </w:ins>
    </w:p>
    <w:p w:rsidR="00D1313A" w:rsidRDefault="00D1313A">
      <w:pPr>
        <w:pStyle w:val="TOC2"/>
        <w:rPr>
          <w:ins w:id="28" w:author="Arnaud Dumont" w:date="2014-02-20T11:49:00Z"/>
          <w:rFonts w:eastAsiaTheme="minorEastAsia"/>
          <w:noProof/>
          <w:sz w:val="22"/>
          <w:szCs w:val="22"/>
          <w:lang w:eastAsia="en-AU"/>
        </w:rPr>
      </w:pPr>
      <w:ins w:id="29"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"_Toc380660290"</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2.4</w:t>
        </w:r>
        <w:r>
          <w:rPr>
            <w:rFonts w:eastAsiaTheme="minorEastAsia"/>
            <w:noProof/>
            <w:sz w:val="22"/>
            <w:szCs w:val="22"/>
            <w:lang w:eastAsia="en-AU"/>
          </w:rPr>
          <w:tab/>
        </w:r>
        <w:r w:rsidRPr="004C656C">
          <w:rPr>
            <w:rStyle w:val="Hyperlink"/>
            <w:noProof/>
          </w:rPr>
          <w:t>Update Version Check</w:t>
        </w:r>
        <w:r>
          <w:rPr>
            <w:noProof/>
            <w:webHidden/>
          </w:rPr>
          <w:tab/>
        </w:r>
        <w:r>
          <w:rPr>
            <w:noProof/>
            <w:webHidden/>
          </w:rPr>
          <w:fldChar w:fldCharType="begin"/>
        </w:r>
        <w:r>
          <w:rPr>
            <w:noProof/>
            <w:webHidden/>
          </w:rPr>
          <w:instrText xml:space="preserve"> PAGEREF _Toc380660290 \h </w:instrText>
        </w:r>
        <w:r>
          <w:rPr>
            <w:noProof/>
            <w:webHidden/>
          </w:rPr>
        </w:r>
      </w:ins>
      <w:r>
        <w:rPr>
          <w:noProof/>
          <w:webHidden/>
        </w:rPr>
        <w:fldChar w:fldCharType="separate"/>
      </w:r>
      <w:ins w:id="30" w:author="Arnaud Dumont" w:date="2014-02-20T11:49:00Z">
        <w:r>
          <w:rPr>
            <w:noProof/>
            <w:webHidden/>
          </w:rPr>
          <w:t>3</w:t>
        </w:r>
        <w:r>
          <w:rPr>
            <w:noProof/>
            <w:webHidden/>
          </w:rPr>
          <w:fldChar w:fldCharType="end"/>
        </w:r>
        <w:r w:rsidRPr="004C656C">
          <w:rPr>
            <w:rStyle w:val="Hyperlink"/>
            <w:noProof/>
          </w:rPr>
          <w:fldChar w:fldCharType="end"/>
        </w:r>
      </w:ins>
    </w:p>
    <w:p w:rsidR="00D1313A" w:rsidRDefault="00D1313A">
      <w:pPr>
        <w:pStyle w:val="TOC2"/>
        <w:rPr>
          <w:ins w:id="31" w:author="Arnaud Dumont" w:date="2014-02-20T11:49:00Z"/>
          <w:rFonts w:eastAsiaTheme="minorEastAsia"/>
          <w:noProof/>
          <w:sz w:val="22"/>
          <w:szCs w:val="22"/>
          <w:lang w:eastAsia="en-AU"/>
        </w:rPr>
      </w:pPr>
      <w:ins w:id="32"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"_Toc380660291"</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2.5</w:t>
        </w:r>
        <w:r>
          <w:rPr>
            <w:rFonts w:eastAsiaTheme="minorEastAsia"/>
            <w:noProof/>
            <w:sz w:val="22"/>
            <w:szCs w:val="22"/>
            <w:lang w:eastAsia="en-AU"/>
          </w:rPr>
          <w:tab/>
        </w:r>
        <w:r w:rsidRPr="004C656C">
          <w:rPr>
            <w:rStyle w:val="Hyperlink"/>
            <w:noProof/>
          </w:rPr>
          <w:t>E-Tag Evaluation</w:t>
        </w:r>
        <w:r>
          <w:rPr>
            <w:noProof/>
            <w:webHidden/>
          </w:rPr>
          <w:tab/>
        </w:r>
        <w:r>
          <w:rPr>
            <w:noProof/>
            <w:webHidden/>
          </w:rPr>
          <w:fldChar w:fldCharType="begin"/>
        </w:r>
        <w:r>
          <w:rPr>
            <w:noProof/>
            <w:webHidden/>
          </w:rPr>
          <w:instrText xml:space="preserve"> PAGEREF _Toc380660291 \h </w:instrText>
        </w:r>
        <w:r>
          <w:rPr>
            <w:noProof/>
            <w:webHidden/>
          </w:rPr>
        </w:r>
      </w:ins>
      <w:r>
        <w:rPr>
          <w:noProof/>
          <w:webHidden/>
        </w:rPr>
        <w:fldChar w:fldCharType="separate"/>
      </w:r>
      <w:ins w:id="33" w:author="Arnaud Dumont" w:date="2014-02-20T11:49:00Z">
        <w:r>
          <w:rPr>
            <w:noProof/>
            <w:webHidden/>
          </w:rPr>
          <w:t>4</w:t>
        </w:r>
        <w:r>
          <w:rPr>
            <w:noProof/>
            <w:webHidden/>
          </w:rPr>
          <w:fldChar w:fldCharType="end"/>
        </w:r>
        <w:r w:rsidRPr="004C656C">
          <w:rPr>
            <w:rStyle w:val="Hyperlink"/>
            <w:noProof/>
          </w:rPr>
          <w:fldChar w:fldCharType="end"/>
        </w:r>
      </w:ins>
    </w:p>
    <w:p w:rsidR="00D1313A" w:rsidRDefault="00D1313A">
      <w:pPr>
        <w:pStyle w:val="TOC2"/>
        <w:rPr>
          <w:ins w:id="34" w:author="Arnaud Dumont" w:date="2014-02-20T11:49:00Z"/>
          <w:rFonts w:eastAsiaTheme="minorEastAsia"/>
          <w:noProof/>
          <w:sz w:val="22"/>
          <w:szCs w:val="22"/>
          <w:lang w:eastAsia="en-AU"/>
        </w:rPr>
      </w:pPr>
      <w:ins w:id="35"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"_Toc380660292"</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2.6</w:t>
        </w:r>
        <w:r>
          <w:rPr>
            <w:rFonts w:eastAsiaTheme="minorEastAsia"/>
            <w:noProof/>
            <w:sz w:val="22"/>
            <w:szCs w:val="22"/>
            <w:lang w:eastAsia="en-AU"/>
          </w:rPr>
          <w:tab/>
        </w:r>
        <w:r w:rsidRPr="004C656C">
          <w:rPr>
            <w:rStyle w:val="Hyperlink"/>
            <w:noProof/>
          </w:rPr>
          <w:t>General Request Headers</w:t>
        </w:r>
        <w:r>
          <w:rPr>
            <w:noProof/>
            <w:webHidden/>
          </w:rPr>
          <w:tab/>
        </w:r>
        <w:r>
          <w:rPr>
            <w:noProof/>
            <w:webHidden/>
          </w:rPr>
          <w:fldChar w:fldCharType="begin"/>
        </w:r>
        <w:r>
          <w:rPr>
            <w:noProof/>
            <w:webHidden/>
          </w:rPr>
          <w:instrText xml:space="preserve"> PAGEREF _Toc380660292 \h </w:instrText>
        </w:r>
        <w:r>
          <w:rPr>
            <w:noProof/>
            <w:webHidden/>
          </w:rPr>
        </w:r>
      </w:ins>
      <w:r>
        <w:rPr>
          <w:noProof/>
          <w:webHidden/>
        </w:rPr>
        <w:fldChar w:fldCharType="separate"/>
      </w:r>
      <w:ins w:id="36" w:author="Arnaud Dumont" w:date="2014-02-20T11:49:00Z">
        <w:r>
          <w:rPr>
            <w:noProof/>
            <w:webHidden/>
          </w:rPr>
          <w:t>4</w:t>
        </w:r>
        <w:r>
          <w:rPr>
            <w:noProof/>
            <w:webHidden/>
          </w:rPr>
          <w:fldChar w:fldCharType="end"/>
        </w:r>
        <w:r w:rsidRPr="004C656C">
          <w:rPr>
            <w:rStyle w:val="Hyperlink"/>
            <w:noProof/>
          </w:rPr>
          <w:fldChar w:fldCharType="end"/>
        </w:r>
      </w:ins>
    </w:p>
    <w:p w:rsidR="00D1313A" w:rsidRDefault="00D1313A">
      <w:pPr>
        <w:pStyle w:val="TOC2"/>
        <w:rPr>
          <w:ins w:id="37" w:author="Arnaud Dumont" w:date="2014-02-20T11:49:00Z"/>
          <w:rFonts w:eastAsiaTheme="minorEastAsia"/>
          <w:noProof/>
          <w:sz w:val="22"/>
          <w:szCs w:val="22"/>
          <w:lang w:eastAsia="en-AU"/>
        </w:rPr>
      </w:pPr>
      <w:ins w:id="38"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"_Toc380660293"</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2.7</w:t>
        </w:r>
        <w:r>
          <w:rPr>
            <w:rFonts w:eastAsiaTheme="minorEastAsia"/>
            <w:noProof/>
            <w:sz w:val="22"/>
            <w:szCs w:val="22"/>
            <w:lang w:eastAsia="en-AU"/>
          </w:rPr>
          <w:tab/>
        </w:r>
        <w:r w:rsidRPr="004C656C">
          <w:rPr>
            <w:rStyle w:val="Hyperlink"/>
            <w:noProof/>
          </w:rPr>
          <w:t>General Response Headers</w:t>
        </w:r>
        <w:r>
          <w:rPr>
            <w:noProof/>
            <w:webHidden/>
          </w:rPr>
          <w:tab/>
        </w:r>
        <w:r>
          <w:rPr>
            <w:noProof/>
            <w:webHidden/>
          </w:rPr>
          <w:fldChar w:fldCharType="begin"/>
        </w:r>
        <w:r>
          <w:rPr>
            <w:noProof/>
            <w:webHidden/>
          </w:rPr>
          <w:instrText xml:space="preserve"> PAGEREF _Toc380660293 \h </w:instrText>
        </w:r>
        <w:r>
          <w:rPr>
            <w:noProof/>
            <w:webHidden/>
          </w:rPr>
        </w:r>
      </w:ins>
      <w:r>
        <w:rPr>
          <w:noProof/>
          <w:webHidden/>
        </w:rPr>
        <w:fldChar w:fldCharType="separate"/>
      </w:r>
      <w:ins w:id="39" w:author="Arnaud Dumont" w:date="2014-02-20T11:49:00Z">
        <w:r>
          <w:rPr>
            <w:noProof/>
            <w:webHidden/>
          </w:rPr>
          <w:t>5</w:t>
        </w:r>
        <w:r>
          <w:rPr>
            <w:noProof/>
            <w:webHidden/>
          </w:rPr>
          <w:fldChar w:fldCharType="end"/>
        </w:r>
        <w:r w:rsidRPr="004C656C">
          <w:rPr>
            <w:rStyle w:val="Hyperlink"/>
            <w:noProof/>
          </w:rPr>
          <w:fldChar w:fldCharType="end"/>
        </w:r>
      </w:ins>
    </w:p>
    <w:p w:rsidR="00D1313A" w:rsidRDefault="00D1313A">
      <w:pPr>
        <w:pStyle w:val="TOC2"/>
        <w:rPr>
          <w:ins w:id="40" w:author="Arnaud Dumont" w:date="2014-02-20T11:49:00Z"/>
          <w:rFonts w:eastAsiaTheme="minorEastAsia"/>
          <w:noProof/>
          <w:sz w:val="22"/>
          <w:szCs w:val="22"/>
          <w:lang w:eastAsia="en-AU"/>
        </w:rPr>
      </w:pPr>
      <w:ins w:id="41"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"_Toc380660294"</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2.8</w:t>
        </w:r>
        <w:r>
          <w:rPr>
            <w:rFonts w:eastAsiaTheme="minorEastAsia"/>
            <w:noProof/>
            <w:sz w:val="22"/>
            <w:szCs w:val="22"/>
            <w:lang w:eastAsia="en-AU"/>
          </w:rPr>
          <w:tab/>
        </w:r>
        <w:r w:rsidRPr="004C656C">
          <w:rPr>
            <w:rStyle w:val="Hyperlink"/>
            <w:noProof/>
          </w:rPr>
          <w:t>Errors and Failures</w:t>
        </w:r>
        <w:r>
          <w:rPr>
            <w:noProof/>
            <w:webHidden/>
          </w:rPr>
          <w:tab/>
        </w:r>
        <w:r>
          <w:rPr>
            <w:noProof/>
            <w:webHidden/>
          </w:rPr>
          <w:fldChar w:fldCharType="begin"/>
        </w:r>
        <w:r>
          <w:rPr>
            <w:noProof/>
            <w:webHidden/>
          </w:rPr>
          <w:instrText xml:space="preserve"> PAGEREF _Toc380660294 \h </w:instrText>
        </w:r>
        <w:r>
          <w:rPr>
            <w:noProof/>
            <w:webHidden/>
          </w:rPr>
        </w:r>
      </w:ins>
      <w:r>
        <w:rPr>
          <w:noProof/>
          <w:webHidden/>
        </w:rPr>
        <w:fldChar w:fldCharType="separate"/>
      </w:r>
      <w:ins w:id="42" w:author="Arnaud Dumont" w:date="2014-02-20T11:49:00Z">
        <w:r>
          <w:rPr>
            <w:noProof/>
            <w:webHidden/>
          </w:rPr>
          <w:t>5</w:t>
        </w:r>
        <w:r>
          <w:rPr>
            <w:noProof/>
            <w:webHidden/>
          </w:rPr>
          <w:fldChar w:fldCharType="end"/>
        </w:r>
        <w:r w:rsidRPr="004C656C">
          <w:rPr>
            <w:rStyle w:val="Hyperlink"/>
            <w:noProof/>
          </w:rPr>
          <w:fldChar w:fldCharType="end"/>
        </w:r>
      </w:ins>
    </w:p>
    <w:p w:rsidR="00D1313A" w:rsidRDefault="00D1313A">
      <w:pPr>
        <w:pStyle w:val="TOC1"/>
        <w:rPr>
          <w:ins w:id="43" w:author="Arnaud Dumont" w:date="2014-02-20T11:49:00Z"/>
          <w:rFonts w:eastAsiaTheme="minorEastAsia"/>
          <w:b w:val="0"/>
          <w:noProof/>
          <w:sz w:val="22"/>
          <w:szCs w:val="22"/>
          <w:lang w:eastAsia="en-AU"/>
        </w:rPr>
      </w:pPr>
      <w:ins w:id="44"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"_Toc380660295"</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3</w:t>
        </w:r>
        <w:r>
          <w:rPr>
            <w:rFonts w:eastAsiaTheme="minorEastAsia"/>
            <w:b w:val="0"/>
            <w:noProof/>
            <w:sz w:val="22"/>
            <w:szCs w:val="22"/>
            <w:lang w:eastAsia="en-AU"/>
          </w:rPr>
          <w:tab/>
        </w:r>
        <w:r w:rsidRPr="004C656C">
          <w:rPr>
            <w:rStyle w:val="Hyperlink"/>
            <w:noProof/>
          </w:rPr>
          <w:t>Account Commands</w:t>
        </w:r>
        <w:r>
          <w:rPr>
            <w:noProof/>
            <w:webHidden/>
          </w:rPr>
          <w:tab/>
        </w:r>
        <w:r>
          <w:rPr>
            <w:noProof/>
            <w:webHidden/>
          </w:rPr>
          <w:fldChar w:fldCharType="begin"/>
        </w:r>
        <w:r>
          <w:rPr>
            <w:noProof/>
            <w:webHidden/>
          </w:rPr>
          <w:instrText xml:space="preserve"> PAGEREF _Toc380660295 \h </w:instrText>
        </w:r>
        <w:r>
          <w:rPr>
            <w:noProof/>
            <w:webHidden/>
          </w:rPr>
        </w:r>
      </w:ins>
      <w:r>
        <w:rPr>
          <w:noProof/>
          <w:webHidden/>
        </w:rPr>
        <w:fldChar w:fldCharType="separate"/>
      </w:r>
      <w:ins w:id="45" w:author="Arnaud Dumont" w:date="2014-02-20T11:49:00Z">
        <w:r>
          <w:rPr>
            <w:noProof/>
            <w:webHidden/>
          </w:rPr>
          <w:t>6</w:t>
        </w:r>
        <w:r>
          <w:rPr>
            <w:noProof/>
            <w:webHidden/>
          </w:rPr>
          <w:fldChar w:fldCharType="end"/>
        </w:r>
        <w:r w:rsidRPr="004C656C">
          <w:rPr>
            <w:rStyle w:val="Hyperlink"/>
            <w:noProof/>
          </w:rPr>
          <w:fldChar w:fldCharType="end"/>
        </w:r>
      </w:ins>
    </w:p>
    <w:p w:rsidR="00D1313A" w:rsidRDefault="00D1313A">
      <w:pPr>
        <w:pStyle w:val="TOC2"/>
        <w:rPr>
          <w:ins w:id="46" w:author="Arnaud Dumont" w:date="2014-02-20T11:49:00Z"/>
          <w:rFonts w:eastAsiaTheme="minorEastAsia"/>
          <w:noProof/>
          <w:sz w:val="22"/>
          <w:szCs w:val="22"/>
          <w:lang w:eastAsia="en-AU"/>
        </w:rPr>
      </w:pPr>
      <w:ins w:id="47"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"_Toc380660296"</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3.1</w:t>
        </w:r>
        <w:r>
          <w:rPr>
            <w:rFonts w:eastAsiaTheme="minorEastAsia"/>
            <w:noProof/>
            <w:sz w:val="22"/>
            <w:szCs w:val="22"/>
            <w:lang w:eastAsia="en-AU"/>
          </w:rPr>
          <w:tab/>
        </w:r>
        <w:r w:rsidRPr="004C656C">
          <w:rPr>
            <w:rStyle w:val="Hyperlink"/>
            <w:noProof/>
          </w:rPr>
          <w:t>Account Get Command</w:t>
        </w:r>
        <w:r>
          <w:rPr>
            <w:noProof/>
            <w:webHidden/>
          </w:rPr>
          <w:tab/>
        </w:r>
        <w:r>
          <w:rPr>
            <w:noProof/>
            <w:webHidden/>
          </w:rPr>
          <w:fldChar w:fldCharType="begin"/>
        </w:r>
        <w:r>
          <w:rPr>
            <w:noProof/>
            <w:webHidden/>
          </w:rPr>
          <w:instrText xml:space="preserve"> PAGEREF _Toc380660296 \h </w:instrText>
        </w:r>
        <w:r>
          <w:rPr>
            <w:noProof/>
            <w:webHidden/>
          </w:rPr>
        </w:r>
      </w:ins>
      <w:r>
        <w:rPr>
          <w:noProof/>
          <w:webHidden/>
        </w:rPr>
        <w:fldChar w:fldCharType="separate"/>
      </w:r>
      <w:ins w:id="48" w:author="Arnaud Dumont" w:date="2014-02-20T11:49:00Z">
        <w:r>
          <w:rPr>
            <w:noProof/>
            <w:webHidden/>
          </w:rPr>
          <w:t>6</w:t>
        </w:r>
        <w:r>
          <w:rPr>
            <w:noProof/>
            <w:webHidden/>
          </w:rPr>
          <w:fldChar w:fldCharType="end"/>
        </w:r>
        <w:r w:rsidRPr="004C656C">
          <w:rPr>
            <w:rStyle w:val="Hyperlink"/>
            <w:noProof/>
          </w:rPr>
          <w:fldChar w:fldCharType="end"/>
        </w:r>
      </w:ins>
    </w:p>
    <w:p w:rsidR="00D1313A" w:rsidRDefault="00D1313A">
      <w:pPr>
        <w:pStyle w:val="TOC1"/>
        <w:rPr>
          <w:ins w:id="49" w:author="Arnaud Dumont" w:date="2014-02-20T11:49:00Z"/>
          <w:rFonts w:eastAsiaTheme="minorEastAsia"/>
          <w:b w:val="0"/>
          <w:noProof/>
          <w:sz w:val="22"/>
          <w:szCs w:val="22"/>
          <w:lang w:eastAsia="en-AU"/>
        </w:rPr>
      </w:pPr>
      <w:ins w:id="50"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"_Toc380660297"</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4</w:t>
        </w:r>
        <w:r>
          <w:rPr>
            <w:rFonts w:eastAsiaTheme="minorEastAsia"/>
            <w:b w:val="0"/>
            <w:noProof/>
            <w:sz w:val="22"/>
            <w:szCs w:val="22"/>
            <w:lang w:eastAsia="en-AU"/>
          </w:rPr>
          <w:tab/>
        </w:r>
        <w:r w:rsidRPr="004C656C">
          <w:rPr>
            <w:rStyle w:val="Hyperlink"/>
            <w:noProof/>
          </w:rPr>
          <w:t>User Commands</w:t>
        </w:r>
        <w:r>
          <w:rPr>
            <w:noProof/>
            <w:webHidden/>
          </w:rPr>
          <w:tab/>
        </w:r>
        <w:r>
          <w:rPr>
            <w:noProof/>
            <w:webHidden/>
          </w:rPr>
          <w:fldChar w:fldCharType="begin"/>
        </w:r>
        <w:r>
          <w:rPr>
            <w:noProof/>
            <w:webHidden/>
          </w:rPr>
          <w:instrText xml:space="preserve"> PAGEREF _Toc380660297 \h </w:instrText>
        </w:r>
        <w:r>
          <w:rPr>
            <w:noProof/>
            <w:webHidden/>
          </w:rPr>
        </w:r>
      </w:ins>
      <w:r>
        <w:rPr>
          <w:noProof/>
          <w:webHidden/>
        </w:rPr>
        <w:fldChar w:fldCharType="separate"/>
      </w:r>
      <w:ins w:id="51" w:author="Arnaud Dumont" w:date="2014-02-20T11:49:00Z">
        <w:r>
          <w:rPr>
            <w:noProof/>
            <w:webHidden/>
          </w:rPr>
          <w:t>10</w:t>
        </w:r>
        <w:r>
          <w:rPr>
            <w:noProof/>
            <w:webHidden/>
          </w:rPr>
          <w:fldChar w:fldCharType="end"/>
        </w:r>
        <w:r w:rsidRPr="004C656C">
          <w:rPr>
            <w:rStyle w:val="Hyperlink"/>
            <w:noProof/>
          </w:rPr>
          <w:fldChar w:fldCharType="end"/>
        </w:r>
      </w:ins>
    </w:p>
    <w:p w:rsidR="00D1313A" w:rsidRDefault="00D1313A">
      <w:pPr>
        <w:pStyle w:val="TOC2"/>
        <w:rPr>
          <w:ins w:id="52" w:author="Arnaud Dumont" w:date="2014-02-20T11:49:00Z"/>
          <w:rFonts w:eastAsiaTheme="minorEastAsia"/>
          <w:noProof/>
          <w:sz w:val="22"/>
          <w:szCs w:val="22"/>
          <w:lang w:eastAsia="en-AU"/>
        </w:rPr>
      </w:pPr>
      <w:ins w:id="53"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"_Toc380660298"</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4.1</w:t>
        </w:r>
        <w:r>
          <w:rPr>
            <w:rFonts w:eastAsiaTheme="minorEastAsia"/>
            <w:noProof/>
            <w:sz w:val="22"/>
            <w:szCs w:val="22"/>
            <w:lang w:eastAsia="en-AU"/>
          </w:rPr>
          <w:tab/>
        </w:r>
        <w:r w:rsidRPr="004C656C">
          <w:rPr>
            <w:rStyle w:val="Hyperlink"/>
            <w:noProof/>
          </w:rPr>
          <w:t>User Get Command</w:t>
        </w:r>
        <w:r>
          <w:rPr>
            <w:noProof/>
            <w:webHidden/>
          </w:rPr>
          <w:tab/>
        </w:r>
        <w:r>
          <w:rPr>
            <w:noProof/>
            <w:webHidden/>
          </w:rPr>
          <w:fldChar w:fldCharType="begin"/>
        </w:r>
        <w:r>
          <w:rPr>
            <w:noProof/>
            <w:webHidden/>
          </w:rPr>
          <w:instrText xml:space="preserve"> PAGEREF _Toc380660298 \h </w:instrText>
        </w:r>
        <w:r>
          <w:rPr>
            <w:noProof/>
            <w:webHidden/>
          </w:rPr>
        </w:r>
      </w:ins>
      <w:r>
        <w:rPr>
          <w:noProof/>
          <w:webHidden/>
        </w:rPr>
        <w:fldChar w:fldCharType="separate"/>
      </w:r>
      <w:ins w:id="54" w:author="Arnaud Dumont" w:date="2014-02-20T11:49:00Z">
        <w:r>
          <w:rPr>
            <w:noProof/>
            <w:webHidden/>
          </w:rPr>
          <w:t>10</w:t>
        </w:r>
        <w:r>
          <w:rPr>
            <w:noProof/>
            <w:webHidden/>
          </w:rPr>
          <w:fldChar w:fldCharType="end"/>
        </w:r>
        <w:r w:rsidRPr="004C656C">
          <w:rPr>
            <w:rStyle w:val="Hyperlink"/>
            <w:noProof/>
          </w:rPr>
          <w:fldChar w:fldCharType="end"/>
        </w:r>
      </w:ins>
    </w:p>
    <w:p w:rsidR="00D1313A" w:rsidRDefault="00D1313A">
      <w:pPr>
        <w:pStyle w:val="TOC2"/>
        <w:rPr>
          <w:ins w:id="55" w:author="Arnaud Dumont" w:date="2014-02-20T11:49:00Z"/>
          <w:rFonts w:eastAsiaTheme="minorEastAsia"/>
          <w:noProof/>
          <w:sz w:val="22"/>
          <w:szCs w:val="22"/>
          <w:lang w:eastAsia="en-AU"/>
        </w:rPr>
      </w:pPr>
      <w:ins w:id="56"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"_Toc380660299"</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4.2</w:t>
        </w:r>
        <w:r>
          <w:rPr>
            <w:rFonts w:eastAsiaTheme="minorEastAsia"/>
            <w:noProof/>
            <w:sz w:val="22"/>
            <w:szCs w:val="22"/>
            <w:lang w:eastAsia="en-AU"/>
          </w:rPr>
          <w:tab/>
        </w:r>
        <w:r w:rsidRPr="004C656C">
          <w:rPr>
            <w:rStyle w:val="Hyperlink"/>
            <w:noProof/>
          </w:rPr>
          <w:t>User List Command</w:t>
        </w:r>
        <w:r>
          <w:rPr>
            <w:noProof/>
            <w:webHidden/>
          </w:rPr>
          <w:tab/>
        </w:r>
        <w:r>
          <w:rPr>
            <w:noProof/>
            <w:webHidden/>
          </w:rPr>
          <w:fldChar w:fldCharType="begin"/>
        </w:r>
        <w:r>
          <w:rPr>
            <w:noProof/>
            <w:webHidden/>
          </w:rPr>
          <w:instrText xml:space="preserve"> PAGEREF _Toc380660299 \h </w:instrText>
        </w:r>
        <w:r>
          <w:rPr>
            <w:noProof/>
            <w:webHidden/>
          </w:rPr>
        </w:r>
      </w:ins>
      <w:r>
        <w:rPr>
          <w:noProof/>
          <w:webHidden/>
        </w:rPr>
        <w:fldChar w:fldCharType="separate"/>
      </w:r>
      <w:ins w:id="57" w:author="Arnaud Dumont" w:date="2014-02-20T11:49:00Z">
        <w:r>
          <w:rPr>
            <w:noProof/>
            <w:webHidden/>
          </w:rPr>
          <w:t>13</w:t>
        </w:r>
        <w:r>
          <w:rPr>
            <w:noProof/>
            <w:webHidden/>
          </w:rPr>
          <w:fldChar w:fldCharType="end"/>
        </w:r>
        <w:r w:rsidRPr="004C656C">
          <w:rPr>
            <w:rStyle w:val="Hyperlink"/>
            <w:noProof/>
          </w:rPr>
          <w:fldChar w:fldCharType="end"/>
        </w:r>
      </w:ins>
    </w:p>
    <w:p w:rsidR="00D1313A" w:rsidRDefault="00D1313A">
      <w:pPr>
        <w:pStyle w:val="TOC1"/>
        <w:rPr>
          <w:ins w:id="58" w:author="Arnaud Dumont" w:date="2014-02-20T11:49:00Z"/>
          <w:rFonts w:eastAsiaTheme="minorEastAsia"/>
          <w:b w:val="0"/>
          <w:noProof/>
          <w:sz w:val="22"/>
          <w:szCs w:val="22"/>
          <w:lang w:eastAsia="en-AU"/>
        </w:rPr>
      </w:pPr>
      <w:ins w:id="59"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"_Toc380660300"</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5</w:t>
        </w:r>
        <w:r>
          <w:rPr>
            <w:rFonts w:eastAsiaTheme="minorEastAsia"/>
            <w:b w:val="0"/>
            <w:noProof/>
            <w:sz w:val="22"/>
            <w:szCs w:val="22"/>
            <w:lang w:eastAsia="en-AU"/>
          </w:rPr>
          <w:tab/>
        </w:r>
        <w:r w:rsidRPr="004C656C">
          <w:rPr>
            <w:rStyle w:val="Hyperlink"/>
            <w:noProof/>
          </w:rPr>
          <w:t>Name Server Interface Set Commands</w:t>
        </w:r>
        <w:r>
          <w:rPr>
            <w:noProof/>
            <w:webHidden/>
          </w:rPr>
          <w:tab/>
        </w:r>
        <w:r>
          <w:rPr>
            <w:noProof/>
            <w:webHidden/>
          </w:rPr>
          <w:fldChar w:fldCharType="begin"/>
        </w:r>
        <w:r>
          <w:rPr>
            <w:noProof/>
            <w:webHidden/>
          </w:rPr>
          <w:instrText xml:space="preserve"> PAGEREF _Toc380660300 \h </w:instrText>
        </w:r>
        <w:r>
          <w:rPr>
            <w:noProof/>
            <w:webHidden/>
          </w:rPr>
        </w:r>
      </w:ins>
      <w:r>
        <w:rPr>
          <w:noProof/>
          <w:webHidden/>
        </w:rPr>
        <w:fldChar w:fldCharType="separate"/>
      </w:r>
      <w:ins w:id="60" w:author="Arnaud Dumont" w:date="2014-02-20T11:49:00Z">
        <w:r>
          <w:rPr>
            <w:noProof/>
            <w:webHidden/>
          </w:rPr>
          <w:t>17</w:t>
        </w:r>
        <w:r>
          <w:rPr>
            <w:noProof/>
            <w:webHidden/>
          </w:rPr>
          <w:fldChar w:fldCharType="end"/>
        </w:r>
        <w:r w:rsidRPr="004C656C">
          <w:rPr>
            <w:rStyle w:val="Hyperlink"/>
            <w:noProof/>
          </w:rPr>
          <w:fldChar w:fldCharType="end"/>
        </w:r>
      </w:ins>
    </w:p>
    <w:p w:rsidR="00D1313A" w:rsidRDefault="00D1313A">
      <w:pPr>
        <w:pStyle w:val="TOC2"/>
        <w:rPr>
          <w:ins w:id="61" w:author="Arnaud Dumont" w:date="2014-02-20T11:49:00Z"/>
          <w:rFonts w:eastAsiaTheme="minorEastAsia"/>
          <w:noProof/>
          <w:sz w:val="22"/>
          <w:szCs w:val="22"/>
          <w:lang w:eastAsia="en-AU"/>
        </w:rPr>
      </w:pPr>
      <w:ins w:id="62"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"_Toc380660301"</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5.1</w:t>
        </w:r>
        <w:r>
          <w:rPr>
            <w:rFonts w:eastAsiaTheme="minorEastAsia"/>
            <w:noProof/>
            <w:sz w:val="22"/>
            <w:szCs w:val="22"/>
            <w:lang w:eastAsia="en-AU"/>
          </w:rPr>
          <w:tab/>
        </w:r>
        <w:r w:rsidRPr="004C656C">
          <w:rPr>
            <w:rStyle w:val="Hyperlink"/>
            <w:noProof/>
          </w:rPr>
          <w:t>Name Server Interface Set Get Command</w:t>
        </w:r>
        <w:r>
          <w:rPr>
            <w:noProof/>
            <w:webHidden/>
          </w:rPr>
          <w:tab/>
        </w:r>
        <w:r>
          <w:rPr>
            <w:noProof/>
            <w:webHidden/>
          </w:rPr>
          <w:fldChar w:fldCharType="begin"/>
        </w:r>
        <w:r>
          <w:rPr>
            <w:noProof/>
            <w:webHidden/>
          </w:rPr>
          <w:instrText xml:space="preserve"> PAGEREF _Toc380660301 \h </w:instrText>
        </w:r>
        <w:r>
          <w:rPr>
            <w:noProof/>
            <w:webHidden/>
          </w:rPr>
        </w:r>
      </w:ins>
      <w:r>
        <w:rPr>
          <w:noProof/>
          <w:webHidden/>
        </w:rPr>
        <w:fldChar w:fldCharType="separate"/>
      </w:r>
      <w:ins w:id="63" w:author="Arnaud Dumont" w:date="2014-02-20T11:49:00Z">
        <w:r>
          <w:rPr>
            <w:noProof/>
            <w:webHidden/>
          </w:rPr>
          <w:t>17</w:t>
        </w:r>
        <w:r>
          <w:rPr>
            <w:noProof/>
            <w:webHidden/>
          </w:rPr>
          <w:fldChar w:fldCharType="end"/>
        </w:r>
        <w:r w:rsidRPr="004C656C">
          <w:rPr>
            <w:rStyle w:val="Hyperlink"/>
            <w:noProof/>
          </w:rPr>
          <w:fldChar w:fldCharType="end"/>
        </w:r>
      </w:ins>
    </w:p>
    <w:p w:rsidR="00D1313A" w:rsidRDefault="00D1313A">
      <w:pPr>
        <w:pStyle w:val="TOC1"/>
        <w:rPr>
          <w:ins w:id="64" w:author="Arnaud Dumont" w:date="2014-02-20T11:49:00Z"/>
          <w:rFonts w:eastAsiaTheme="minorEastAsia"/>
          <w:b w:val="0"/>
          <w:noProof/>
          <w:sz w:val="22"/>
          <w:szCs w:val="22"/>
          <w:lang w:eastAsia="en-AU"/>
        </w:rPr>
      </w:pPr>
      <w:ins w:id="65"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"_Toc380660302"</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6</w:t>
        </w:r>
        <w:r>
          <w:rPr>
            <w:rFonts w:eastAsiaTheme="minorEastAsia"/>
            <w:b w:val="0"/>
            <w:noProof/>
            <w:sz w:val="22"/>
            <w:szCs w:val="22"/>
            <w:lang w:eastAsia="en-AU"/>
          </w:rPr>
          <w:tab/>
        </w:r>
        <w:r w:rsidRPr="004C656C">
          <w:rPr>
            <w:rStyle w:val="Hyperlink"/>
            <w:noProof/>
          </w:rPr>
          <w:t>Name Server Set Commands</w:t>
        </w:r>
        <w:r>
          <w:rPr>
            <w:noProof/>
            <w:webHidden/>
          </w:rPr>
          <w:tab/>
        </w:r>
        <w:r>
          <w:rPr>
            <w:noProof/>
            <w:webHidden/>
          </w:rPr>
          <w:fldChar w:fldCharType="begin"/>
        </w:r>
        <w:r>
          <w:rPr>
            <w:noProof/>
            <w:webHidden/>
          </w:rPr>
          <w:instrText xml:space="preserve"> PAGEREF _Toc380660302 \h </w:instrText>
        </w:r>
        <w:r>
          <w:rPr>
            <w:noProof/>
            <w:webHidden/>
          </w:rPr>
        </w:r>
      </w:ins>
      <w:r>
        <w:rPr>
          <w:noProof/>
          <w:webHidden/>
        </w:rPr>
        <w:fldChar w:fldCharType="separate"/>
      </w:r>
      <w:ins w:id="66" w:author="Arnaud Dumont" w:date="2014-02-20T11:49:00Z">
        <w:r>
          <w:rPr>
            <w:noProof/>
            <w:webHidden/>
          </w:rPr>
          <w:t>21</w:t>
        </w:r>
        <w:r>
          <w:rPr>
            <w:noProof/>
            <w:webHidden/>
          </w:rPr>
          <w:fldChar w:fldCharType="end"/>
        </w:r>
        <w:r w:rsidRPr="004C656C">
          <w:rPr>
            <w:rStyle w:val="Hyperlink"/>
            <w:noProof/>
          </w:rPr>
          <w:fldChar w:fldCharType="end"/>
        </w:r>
      </w:ins>
    </w:p>
    <w:p w:rsidR="00D1313A" w:rsidRDefault="00D1313A">
      <w:pPr>
        <w:pStyle w:val="TOC2"/>
        <w:rPr>
          <w:ins w:id="67" w:author="Arnaud Dumont" w:date="2014-02-20T11:49:00Z"/>
          <w:rFonts w:eastAsiaTheme="minorEastAsia"/>
          <w:noProof/>
          <w:sz w:val="22"/>
          <w:szCs w:val="22"/>
          <w:lang w:eastAsia="en-AU"/>
        </w:rPr>
      </w:pPr>
      <w:ins w:id="68"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"_Toc380660303"</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6.1</w:t>
        </w:r>
        <w:r>
          <w:rPr>
            <w:rFonts w:eastAsiaTheme="minorEastAsia"/>
            <w:noProof/>
            <w:sz w:val="22"/>
            <w:szCs w:val="22"/>
            <w:lang w:eastAsia="en-AU"/>
          </w:rPr>
          <w:tab/>
        </w:r>
        <w:r w:rsidRPr="004C656C">
          <w:rPr>
            <w:rStyle w:val="Hyperlink"/>
            <w:noProof/>
          </w:rPr>
          <w:t>Name Server Set Get Command</w:t>
        </w:r>
        <w:r>
          <w:rPr>
            <w:noProof/>
            <w:webHidden/>
          </w:rPr>
          <w:tab/>
        </w:r>
        <w:r>
          <w:rPr>
            <w:noProof/>
            <w:webHidden/>
          </w:rPr>
          <w:fldChar w:fldCharType="begin"/>
        </w:r>
        <w:r>
          <w:rPr>
            <w:noProof/>
            <w:webHidden/>
          </w:rPr>
          <w:instrText xml:space="preserve"> PAGEREF _Toc380660303 \h </w:instrText>
        </w:r>
        <w:r>
          <w:rPr>
            <w:noProof/>
            <w:webHidden/>
          </w:rPr>
        </w:r>
      </w:ins>
      <w:r>
        <w:rPr>
          <w:noProof/>
          <w:webHidden/>
        </w:rPr>
        <w:fldChar w:fldCharType="separate"/>
      </w:r>
      <w:ins w:id="69" w:author="Arnaud Dumont" w:date="2014-02-20T11:49:00Z">
        <w:r>
          <w:rPr>
            <w:noProof/>
            <w:webHidden/>
          </w:rPr>
          <w:t>21</w:t>
        </w:r>
        <w:r>
          <w:rPr>
            <w:noProof/>
            <w:webHidden/>
          </w:rPr>
          <w:fldChar w:fldCharType="end"/>
        </w:r>
        <w:r w:rsidRPr="004C656C">
          <w:rPr>
            <w:rStyle w:val="Hyperlink"/>
            <w:noProof/>
          </w:rPr>
          <w:fldChar w:fldCharType="end"/>
        </w:r>
      </w:ins>
    </w:p>
    <w:p w:rsidR="00D1313A" w:rsidRDefault="00D1313A">
      <w:pPr>
        <w:pStyle w:val="TOC2"/>
        <w:rPr>
          <w:ins w:id="70" w:author="Arnaud Dumont" w:date="2014-02-20T11:49:00Z"/>
          <w:rFonts w:eastAsiaTheme="minorEastAsia"/>
          <w:noProof/>
          <w:sz w:val="22"/>
          <w:szCs w:val="22"/>
          <w:lang w:eastAsia="en-AU"/>
        </w:rPr>
      </w:pPr>
      <w:ins w:id="71"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"_Toc380660304"</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6.2</w:t>
        </w:r>
        <w:r>
          <w:rPr>
            <w:rFonts w:eastAsiaTheme="minorEastAsia"/>
            <w:noProof/>
            <w:sz w:val="22"/>
            <w:szCs w:val="22"/>
            <w:lang w:eastAsia="en-AU"/>
          </w:rPr>
          <w:tab/>
        </w:r>
        <w:r w:rsidRPr="004C656C">
          <w:rPr>
            <w:rStyle w:val="Hyperlink"/>
            <w:noProof/>
          </w:rPr>
          <w:t>Name Server Set List Command</w:t>
        </w:r>
        <w:r>
          <w:rPr>
            <w:noProof/>
            <w:webHidden/>
          </w:rPr>
          <w:tab/>
        </w:r>
        <w:r>
          <w:rPr>
            <w:noProof/>
            <w:webHidden/>
          </w:rPr>
          <w:fldChar w:fldCharType="begin"/>
        </w:r>
        <w:r>
          <w:rPr>
            <w:noProof/>
            <w:webHidden/>
          </w:rPr>
          <w:instrText xml:space="preserve"> PAGEREF _Toc380660304 \h </w:instrText>
        </w:r>
        <w:r>
          <w:rPr>
            <w:noProof/>
            <w:webHidden/>
          </w:rPr>
        </w:r>
      </w:ins>
      <w:r>
        <w:rPr>
          <w:noProof/>
          <w:webHidden/>
        </w:rPr>
        <w:fldChar w:fldCharType="separate"/>
      </w:r>
      <w:ins w:id="72" w:author="Arnaud Dumont" w:date="2014-02-20T11:49:00Z">
        <w:r>
          <w:rPr>
            <w:noProof/>
            <w:webHidden/>
          </w:rPr>
          <w:t>24</w:t>
        </w:r>
        <w:r>
          <w:rPr>
            <w:noProof/>
            <w:webHidden/>
          </w:rPr>
          <w:fldChar w:fldCharType="end"/>
        </w:r>
        <w:r w:rsidRPr="004C656C">
          <w:rPr>
            <w:rStyle w:val="Hyperlink"/>
            <w:noProof/>
          </w:rPr>
          <w:fldChar w:fldCharType="end"/>
        </w:r>
      </w:ins>
    </w:p>
    <w:p w:rsidR="00D1313A" w:rsidRDefault="00D1313A">
      <w:pPr>
        <w:pStyle w:val="TOC1"/>
        <w:rPr>
          <w:ins w:id="73" w:author="Arnaud Dumont" w:date="2014-02-20T11:49:00Z"/>
          <w:rFonts w:eastAsiaTheme="minorEastAsia"/>
          <w:b w:val="0"/>
          <w:noProof/>
          <w:sz w:val="22"/>
          <w:szCs w:val="22"/>
          <w:lang w:eastAsia="en-AU"/>
        </w:rPr>
      </w:pPr>
      <w:ins w:id="74"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"_Toc380660305"</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7</w:t>
        </w:r>
        <w:r>
          <w:rPr>
            <w:rFonts w:eastAsiaTheme="minorEastAsia"/>
            <w:b w:val="0"/>
            <w:noProof/>
            <w:sz w:val="22"/>
            <w:szCs w:val="22"/>
            <w:lang w:eastAsia="en-AU"/>
          </w:rPr>
          <w:tab/>
        </w:r>
        <w:r w:rsidRPr="004C656C">
          <w:rPr>
            <w:rStyle w:val="Hyperlink"/>
            <w:noProof/>
          </w:rPr>
          <w:t>Plan Commands</w:t>
        </w:r>
        <w:r>
          <w:rPr>
            <w:noProof/>
            <w:webHidden/>
          </w:rPr>
          <w:tab/>
        </w:r>
        <w:r>
          <w:rPr>
            <w:noProof/>
            <w:webHidden/>
          </w:rPr>
          <w:fldChar w:fldCharType="begin"/>
        </w:r>
        <w:r>
          <w:rPr>
            <w:noProof/>
            <w:webHidden/>
          </w:rPr>
          <w:instrText xml:space="preserve"> PAGEREF _Toc380660305 \h </w:instrText>
        </w:r>
        <w:r>
          <w:rPr>
            <w:noProof/>
            <w:webHidden/>
          </w:rPr>
        </w:r>
      </w:ins>
      <w:r>
        <w:rPr>
          <w:noProof/>
          <w:webHidden/>
        </w:rPr>
        <w:fldChar w:fldCharType="separate"/>
      </w:r>
      <w:ins w:id="75" w:author="Arnaud Dumont" w:date="2014-02-20T11:49:00Z">
        <w:r>
          <w:rPr>
            <w:noProof/>
            <w:webHidden/>
          </w:rPr>
          <w:t>28</w:t>
        </w:r>
        <w:r>
          <w:rPr>
            <w:noProof/>
            <w:webHidden/>
          </w:rPr>
          <w:fldChar w:fldCharType="end"/>
        </w:r>
        <w:r w:rsidRPr="004C656C">
          <w:rPr>
            <w:rStyle w:val="Hyperlink"/>
            <w:noProof/>
          </w:rPr>
          <w:fldChar w:fldCharType="end"/>
        </w:r>
      </w:ins>
    </w:p>
    <w:p w:rsidR="00D1313A" w:rsidRDefault="00D1313A">
      <w:pPr>
        <w:pStyle w:val="TOC2"/>
        <w:rPr>
          <w:ins w:id="76" w:author="Arnaud Dumont" w:date="2014-02-20T11:49:00Z"/>
          <w:rFonts w:eastAsiaTheme="minorEastAsia"/>
          <w:noProof/>
          <w:sz w:val="22"/>
          <w:szCs w:val="22"/>
          <w:lang w:eastAsia="en-AU"/>
        </w:rPr>
      </w:pPr>
      <w:ins w:id="77"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"_Toc380660306"</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7.1</w:t>
        </w:r>
        <w:r>
          <w:rPr>
            <w:rFonts w:eastAsiaTheme="minorEastAsia"/>
            <w:noProof/>
            <w:sz w:val="22"/>
            <w:szCs w:val="22"/>
            <w:lang w:eastAsia="en-AU"/>
          </w:rPr>
          <w:tab/>
        </w:r>
        <w:r w:rsidRPr="004C656C">
          <w:rPr>
            <w:rStyle w:val="Hyperlink"/>
            <w:noProof/>
          </w:rPr>
          <w:t>Plan Get Command</w:t>
        </w:r>
        <w:r>
          <w:rPr>
            <w:noProof/>
            <w:webHidden/>
          </w:rPr>
          <w:tab/>
        </w:r>
        <w:r>
          <w:rPr>
            <w:noProof/>
            <w:webHidden/>
          </w:rPr>
          <w:fldChar w:fldCharType="begin"/>
        </w:r>
        <w:r>
          <w:rPr>
            <w:noProof/>
            <w:webHidden/>
          </w:rPr>
          <w:instrText xml:space="preserve"> PAGEREF _Toc380660306 \h </w:instrText>
        </w:r>
        <w:r>
          <w:rPr>
            <w:noProof/>
            <w:webHidden/>
          </w:rPr>
        </w:r>
      </w:ins>
      <w:r>
        <w:rPr>
          <w:noProof/>
          <w:webHidden/>
        </w:rPr>
        <w:fldChar w:fldCharType="separate"/>
      </w:r>
      <w:ins w:id="78" w:author="Arnaud Dumont" w:date="2014-02-20T11:49:00Z">
        <w:r>
          <w:rPr>
            <w:noProof/>
            <w:webHidden/>
          </w:rPr>
          <w:t>28</w:t>
        </w:r>
        <w:r>
          <w:rPr>
            <w:noProof/>
            <w:webHidden/>
          </w:rPr>
          <w:fldChar w:fldCharType="end"/>
        </w:r>
        <w:r w:rsidRPr="004C656C">
          <w:rPr>
            <w:rStyle w:val="Hyperlink"/>
            <w:noProof/>
          </w:rPr>
          <w:fldChar w:fldCharType="end"/>
        </w:r>
      </w:ins>
    </w:p>
    <w:p w:rsidR="00D1313A" w:rsidRDefault="00D1313A">
      <w:pPr>
        <w:pStyle w:val="TOC2"/>
        <w:rPr>
          <w:ins w:id="79" w:author="Arnaud Dumont" w:date="2014-02-20T11:49:00Z"/>
          <w:rFonts w:eastAsiaTheme="minorEastAsia"/>
          <w:noProof/>
          <w:sz w:val="22"/>
          <w:szCs w:val="22"/>
          <w:lang w:eastAsia="en-AU"/>
        </w:rPr>
      </w:pPr>
      <w:ins w:id="80"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"_Toc380660307"</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7.2</w:t>
        </w:r>
        <w:r>
          <w:rPr>
            <w:rFonts w:eastAsiaTheme="minorEastAsia"/>
            <w:noProof/>
            <w:sz w:val="22"/>
            <w:szCs w:val="22"/>
            <w:lang w:eastAsia="en-AU"/>
          </w:rPr>
          <w:tab/>
        </w:r>
        <w:r w:rsidRPr="004C656C">
          <w:rPr>
            <w:rStyle w:val="Hyperlink"/>
            <w:noProof/>
          </w:rPr>
          <w:t>Plan List Command</w:t>
        </w:r>
        <w:r>
          <w:rPr>
            <w:noProof/>
            <w:webHidden/>
          </w:rPr>
          <w:tab/>
        </w:r>
        <w:r>
          <w:rPr>
            <w:noProof/>
            <w:webHidden/>
          </w:rPr>
          <w:fldChar w:fldCharType="begin"/>
        </w:r>
        <w:r>
          <w:rPr>
            <w:noProof/>
            <w:webHidden/>
          </w:rPr>
          <w:instrText xml:space="preserve"> PAGEREF _Toc380660307 \h </w:instrText>
        </w:r>
        <w:r>
          <w:rPr>
            <w:noProof/>
            <w:webHidden/>
          </w:rPr>
        </w:r>
      </w:ins>
      <w:r>
        <w:rPr>
          <w:noProof/>
          <w:webHidden/>
        </w:rPr>
        <w:fldChar w:fldCharType="separate"/>
      </w:r>
      <w:ins w:id="81" w:author="Arnaud Dumont" w:date="2014-02-20T11:49:00Z">
        <w:r>
          <w:rPr>
            <w:noProof/>
            <w:webHidden/>
          </w:rPr>
          <w:t>32</w:t>
        </w:r>
        <w:r>
          <w:rPr>
            <w:noProof/>
            <w:webHidden/>
          </w:rPr>
          <w:fldChar w:fldCharType="end"/>
        </w:r>
        <w:r w:rsidRPr="004C656C">
          <w:rPr>
            <w:rStyle w:val="Hyperlink"/>
            <w:noProof/>
          </w:rPr>
          <w:fldChar w:fldCharType="end"/>
        </w:r>
      </w:ins>
    </w:p>
    <w:p w:rsidR="00D1313A" w:rsidRDefault="00D1313A">
      <w:pPr>
        <w:pStyle w:val="TOC1"/>
        <w:rPr>
          <w:ins w:id="82" w:author="Arnaud Dumont" w:date="2014-02-20T11:49:00Z"/>
          <w:rFonts w:eastAsiaTheme="minorEastAsia"/>
          <w:b w:val="0"/>
          <w:noProof/>
          <w:sz w:val="22"/>
          <w:szCs w:val="22"/>
          <w:lang w:eastAsia="en-AU"/>
        </w:rPr>
      </w:pPr>
      <w:ins w:id="83"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"_Toc380660308"</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w:t>
        </w:r>
        <w:r>
          <w:rPr>
            <w:rFonts w:eastAsiaTheme="minorEastAsia"/>
            <w:b w:val="0"/>
            <w:noProof/>
            <w:sz w:val="22"/>
            <w:szCs w:val="22"/>
            <w:lang w:eastAsia="en-AU"/>
          </w:rPr>
          <w:tab/>
        </w:r>
        <w:r w:rsidRPr="004C656C">
          <w:rPr>
            <w:rStyle w:val="Hyperlink"/>
            <w:noProof/>
          </w:rPr>
          <w:t>Zone Commands</w:t>
        </w:r>
        <w:r>
          <w:rPr>
            <w:noProof/>
            <w:webHidden/>
          </w:rPr>
          <w:tab/>
        </w:r>
        <w:r>
          <w:rPr>
            <w:noProof/>
            <w:webHidden/>
          </w:rPr>
          <w:fldChar w:fldCharType="begin"/>
        </w:r>
        <w:r>
          <w:rPr>
            <w:noProof/>
            <w:webHidden/>
          </w:rPr>
          <w:instrText xml:space="preserve"> PAGEREF _Toc380660308 \h </w:instrText>
        </w:r>
        <w:r>
          <w:rPr>
            <w:noProof/>
            <w:webHidden/>
          </w:rPr>
        </w:r>
      </w:ins>
      <w:r>
        <w:rPr>
          <w:noProof/>
          <w:webHidden/>
        </w:rPr>
        <w:fldChar w:fldCharType="separate"/>
      </w:r>
      <w:ins w:id="84" w:author="Arnaud Dumont" w:date="2014-02-20T11:49:00Z">
        <w:r>
          <w:rPr>
            <w:noProof/>
            <w:webHidden/>
          </w:rPr>
          <w:t>36</w:t>
        </w:r>
        <w:r>
          <w:rPr>
            <w:noProof/>
            <w:webHidden/>
          </w:rPr>
          <w:fldChar w:fldCharType="end"/>
        </w:r>
        <w:r w:rsidRPr="004C656C">
          <w:rPr>
            <w:rStyle w:val="Hyperlink"/>
            <w:noProof/>
          </w:rPr>
          <w:fldChar w:fldCharType="end"/>
        </w:r>
      </w:ins>
    </w:p>
    <w:p w:rsidR="00D1313A" w:rsidRDefault="00D1313A">
      <w:pPr>
        <w:pStyle w:val="TOC2"/>
        <w:rPr>
          <w:ins w:id="85" w:author="Arnaud Dumont" w:date="2014-02-20T11:49:00Z"/>
          <w:rFonts w:eastAsiaTheme="minorEastAsia"/>
          <w:noProof/>
          <w:sz w:val="22"/>
          <w:szCs w:val="22"/>
          <w:lang w:eastAsia="en-AU"/>
        </w:rPr>
      </w:pPr>
      <w:ins w:id="86"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"_Toc380660309"</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8.1</w:t>
        </w:r>
        <w:r>
          <w:rPr>
            <w:rFonts w:eastAsiaTheme="minorEastAsia"/>
            <w:noProof/>
            <w:sz w:val="22"/>
            <w:szCs w:val="22"/>
            <w:lang w:eastAsia="en-AU"/>
          </w:rPr>
          <w:tab/>
        </w:r>
        <w:r w:rsidRPr="004C656C">
          <w:rPr>
            <w:rStyle w:val="Hyperlink"/>
            <w:noProof/>
          </w:rPr>
          <w:t>Zone Get Command</w:t>
        </w:r>
        <w:r>
          <w:rPr>
            <w:noProof/>
            <w:webHidden/>
          </w:rPr>
          <w:tab/>
        </w:r>
        <w:r>
          <w:rPr>
            <w:noProof/>
            <w:webHidden/>
          </w:rPr>
          <w:fldChar w:fldCharType="begin"/>
        </w:r>
        <w:r>
          <w:rPr>
            <w:noProof/>
            <w:webHidden/>
          </w:rPr>
          <w:instrText xml:space="preserve"> PAGEREF _Toc380660309 \h </w:instrText>
        </w:r>
        <w:r>
          <w:rPr>
            <w:noProof/>
            <w:webHidden/>
          </w:rPr>
        </w:r>
      </w:ins>
      <w:r>
        <w:rPr>
          <w:noProof/>
          <w:webHidden/>
        </w:rPr>
        <w:fldChar w:fldCharType="separate"/>
      </w:r>
      <w:ins w:id="87" w:author="Arnaud Dumont" w:date="2014-02-20T11:49:00Z">
        <w:r>
          <w:rPr>
            <w:noProof/>
            <w:webHidden/>
          </w:rPr>
          <w:t>36</w:t>
        </w:r>
        <w:r>
          <w:rPr>
            <w:noProof/>
            <w:webHidden/>
          </w:rPr>
          <w:fldChar w:fldCharType="end"/>
        </w:r>
        <w:r w:rsidRPr="004C656C">
          <w:rPr>
            <w:rStyle w:val="Hyperlink"/>
            <w:noProof/>
          </w:rPr>
          <w:fldChar w:fldCharType="end"/>
        </w:r>
      </w:ins>
    </w:p>
    <w:p w:rsidR="00D1313A" w:rsidRDefault="00D1313A">
      <w:pPr>
        <w:pStyle w:val="TOC2"/>
        <w:rPr>
          <w:ins w:id="88" w:author="Arnaud Dumont" w:date="2014-02-20T11:49:00Z"/>
          <w:rFonts w:eastAsiaTheme="minorEastAsia"/>
          <w:noProof/>
          <w:sz w:val="22"/>
          <w:szCs w:val="22"/>
          <w:lang w:eastAsia="en-AU"/>
        </w:rPr>
      </w:pPr>
      <w:ins w:id="89"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"_Toc380660310"</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8.2</w:t>
        </w:r>
        <w:r>
          <w:rPr>
            <w:rFonts w:eastAsiaTheme="minorEastAsia"/>
            <w:noProof/>
            <w:sz w:val="22"/>
            <w:szCs w:val="22"/>
            <w:lang w:eastAsia="en-AU"/>
          </w:rPr>
          <w:tab/>
        </w:r>
        <w:r w:rsidRPr="004C656C">
          <w:rPr>
            <w:rStyle w:val="Hyperlink"/>
            <w:noProof/>
          </w:rPr>
          <w:t>Zone List Command</w:t>
        </w:r>
        <w:r>
          <w:rPr>
            <w:noProof/>
            <w:webHidden/>
          </w:rPr>
          <w:tab/>
        </w:r>
        <w:r>
          <w:rPr>
            <w:noProof/>
            <w:webHidden/>
          </w:rPr>
          <w:fldChar w:fldCharType="begin"/>
        </w:r>
        <w:r>
          <w:rPr>
            <w:noProof/>
            <w:webHidden/>
          </w:rPr>
          <w:instrText xml:space="preserve"> PAGEREF _Toc380660310 \h </w:instrText>
        </w:r>
        <w:r>
          <w:rPr>
            <w:noProof/>
            <w:webHidden/>
          </w:rPr>
        </w:r>
      </w:ins>
      <w:r>
        <w:rPr>
          <w:noProof/>
          <w:webHidden/>
        </w:rPr>
        <w:fldChar w:fldCharType="separate"/>
      </w:r>
      <w:ins w:id="90" w:author="Arnaud Dumont" w:date="2014-02-20T11:49:00Z">
        <w:r>
          <w:rPr>
            <w:noProof/>
            <w:webHidden/>
          </w:rPr>
          <w:t>50</w:t>
        </w:r>
        <w:r>
          <w:rPr>
            <w:noProof/>
            <w:webHidden/>
          </w:rPr>
          <w:fldChar w:fldCharType="end"/>
        </w:r>
        <w:r w:rsidRPr="004C656C">
          <w:rPr>
            <w:rStyle w:val="Hyperlink"/>
            <w:noProof/>
          </w:rPr>
          <w:fldChar w:fldCharType="end"/>
        </w:r>
      </w:ins>
    </w:p>
    <w:p w:rsidR="00D1313A" w:rsidRDefault="00D1313A">
      <w:pPr>
        <w:pStyle w:val="TOC2"/>
        <w:rPr>
          <w:ins w:id="91" w:author="Arnaud Dumont" w:date="2014-02-20T11:49:00Z"/>
          <w:rFonts w:eastAsiaTheme="minorEastAsia"/>
          <w:noProof/>
          <w:sz w:val="22"/>
          <w:szCs w:val="22"/>
          <w:lang w:eastAsia="en-AU"/>
        </w:rPr>
      </w:pPr>
      <w:ins w:id="92"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"_Toc380660311"</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8.3</w:t>
        </w:r>
        <w:r>
          <w:rPr>
            <w:rFonts w:eastAsiaTheme="minorEastAsia"/>
            <w:noProof/>
            <w:sz w:val="22"/>
            <w:szCs w:val="22"/>
            <w:lang w:eastAsia="en-AU"/>
          </w:rPr>
          <w:tab/>
        </w:r>
        <w:r w:rsidRPr="004C656C">
          <w:rPr>
            <w:rStyle w:val="Hyperlink"/>
            <w:noProof/>
          </w:rPr>
          <w:t>Zone Create Command</w:t>
        </w:r>
        <w:r>
          <w:rPr>
            <w:noProof/>
            <w:webHidden/>
          </w:rPr>
          <w:tab/>
        </w:r>
        <w:r>
          <w:rPr>
            <w:noProof/>
            <w:webHidden/>
          </w:rPr>
          <w:fldChar w:fldCharType="begin"/>
        </w:r>
        <w:r>
          <w:rPr>
            <w:noProof/>
            <w:webHidden/>
          </w:rPr>
          <w:instrText xml:space="preserve"> PAGEREF _Toc380660311 \h </w:instrText>
        </w:r>
        <w:r>
          <w:rPr>
            <w:noProof/>
            <w:webHidden/>
          </w:rPr>
        </w:r>
      </w:ins>
      <w:r>
        <w:rPr>
          <w:noProof/>
          <w:webHidden/>
        </w:rPr>
        <w:fldChar w:fldCharType="separate"/>
      </w:r>
      <w:ins w:id="93" w:author="Arnaud Dumont" w:date="2014-02-20T11:49:00Z">
        <w:r>
          <w:rPr>
            <w:noProof/>
            <w:webHidden/>
          </w:rPr>
          <w:t>54</w:t>
        </w:r>
        <w:r>
          <w:rPr>
            <w:noProof/>
            <w:webHidden/>
          </w:rPr>
          <w:fldChar w:fldCharType="end"/>
        </w:r>
        <w:r w:rsidRPr="004C656C">
          <w:rPr>
            <w:rStyle w:val="Hyperlink"/>
            <w:noProof/>
          </w:rPr>
          <w:fldChar w:fldCharType="end"/>
        </w:r>
      </w:ins>
    </w:p>
    <w:p w:rsidR="00D1313A" w:rsidRDefault="00D1313A">
      <w:pPr>
        <w:pStyle w:val="TOC2"/>
        <w:rPr>
          <w:ins w:id="94" w:author="Arnaud Dumont" w:date="2014-02-20T11:49:00Z"/>
          <w:rFonts w:eastAsiaTheme="minorEastAsia"/>
          <w:noProof/>
          <w:sz w:val="22"/>
          <w:szCs w:val="22"/>
          <w:lang w:eastAsia="en-AU"/>
        </w:rPr>
      </w:pPr>
      <w:ins w:id="95"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"_Toc380660312"</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8.4</w:t>
        </w:r>
        <w:r>
          <w:rPr>
            <w:rFonts w:eastAsiaTheme="minorEastAsia"/>
            <w:noProof/>
            <w:sz w:val="22"/>
            <w:szCs w:val="22"/>
            <w:lang w:eastAsia="en-AU"/>
          </w:rPr>
          <w:tab/>
        </w:r>
        <w:r w:rsidRPr="004C656C">
          <w:rPr>
            <w:rStyle w:val="Hyperlink"/>
            <w:noProof/>
          </w:rPr>
          <w:t>Zone Update Command</w:t>
        </w:r>
        <w:r>
          <w:rPr>
            <w:noProof/>
            <w:webHidden/>
          </w:rPr>
          <w:tab/>
        </w:r>
        <w:r>
          <w:rPr>
            <w:noProof/>
            <w:webHidden/>
          </w:rPr>
          <w:fldChar w:fldCharType="begin"/>
        </w:r>
        <w:r>
          <w:rPr>
            <w:noProof/>
            <w:webHidden/>
          </w:rPr>
          <w:instrText xml:space="preserve"> PAGEREF _Toc380660312 \h </w:instrText>
        </w:r>
        <w:r>
          <w:rPr>
            <w:noProof/>
            <w:webHidden/>
          </w:rPr>
        </w:r>
      </w:ins>
      <w:r>
        <w:rPr>
          <w:noProof/>
          <w:webHidden/>
        </w:rPr>
        <w:fldChar w:fldCharType="separate"/>
      </w:r>
      <w:ins w:id="96" w:author="Arnaud Dumont" w:date="2014-02-20T11:49:00Z">
        <w:r>
          <w:rPr>
            <w:noProof/>
            <w:webHidden/>
          </w:rPr>
          <w:t>61</w:t>
        </w:r>
        <w:r>
          <w:rPr>
            <w:noProof/>
            <w:webHidden/>
          </w:rPr>
          <w:fldChar w:fldCharType="end"/>
        </w:r>
        <w:r w:rsidRPr="004C656C">
          <w:rPr>
            <w:rStyle w:val="Hyperlink"/>
            <w:noProof/>
          </w:rPr>
          <w:fldChar w:fldCharType="end"/>
        </w:r>
      </w:ins>
    </w:p>
    <w:p w:rsidR="00D1313A" w:rsidRDefault="00D1313A">
      <w:pPr>
        <w:pStyle w:val="TOC2"/>
        <w:rPr>
          <w:ins w:id="97" w:author="Arnaud Dumont" w:date="2014-02-20T11:49:00Z"/>
          <w:rFonts w:eastAsiaTheme="minorEastAsia"/>
          <w:noProof/>
          <w:sz w:val="22"/>
          <w:szCs w:val="22"/>
          <w:lang w:eastAsia="en-AU"/>
        </w:rPr>
      </w:pPr>
      <w:ins w:id="98"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"_Toc380660313"</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8.5</w:t>
        </w:r>
        <w:r>
          <w:rPr>
            <w:rFonts w:eastAsiaTheme="minorEastAsia"/>
            <w:noProof/>
            <w:sz w:val="22"/>
            <w:szCs w:val="22"/>
            <w:lang w:eastAsia="en-AU"/>
          </w:rPr>
          <w:tab/>
        </w:r>
        <w:r w:rsidRPr="004C656C">
          <w:rPr>
            <w:rStyle w:val="Hyperlink"/>
            <w:noProof/>
          </w:rPr>
          <w:t>Zone Update Resource Records Command</w:t>
        </w:r>
        <w:r>
          <w:rPr>
            <w:noProof/>
            <w:webHidden/>
          </w:rPr>
          <w:tab/>
        </w:r>
        <w:r>
          <w:rPr>
            <w:noProof/>
            <w:webHidden/>
          </w:rPr>
          <w:fldChar w:fldCharType="begin"/>
        </w:r>
        <w:r>
          <w:rPr>
            <w:noProof/>
            <w:webHidden/>
          </w:rPr>
          <w:instrText xml:space="preserve"> PAGEREF _Toc380660313 \h </w:instrText>
        </w:r>
        <w:r>
          <w:rPr>
            <w:noProof/>
            <w:webHidden/>
          </w:rPr>
        </w:r>
      </w:ins>
      <w:r>
        <w:rPr>
          <w:noProof/>
          <w:webHidden/>
        </w:rPr>
        <w:fldChar w:fldCharType="separate"/>
      </w:r>
      <w:ins w:id="99" w:author="Arnaud Dumont" w:date="2014-02-20T11:49:00Z">
        <w:r>
          <w:rPr>
            <w:noProof/>
            <w:webHidden/>
          </w:rPr>
          <w:t>69</w:t>
        </w:r>
        <w:r>
          <w:rPr>
            <w:noProof/>
            <w:webHidden/>
          </w:rPr>
          <w:fldChar w:fldCharType="end"/>
        </w:r>
        <w:r w:rsidRPr="004C656C">
          <w:rPr>
            <w:rStyle w:val="Hyperlink"/>
            <w:noProof/>
          </w:rPr>
          <w:fldChar w:fldCharType="end"/>
        </w:r>
      </w:ins>
    </w:p>
    <w:p w:rsidR="00D1313A" w:rsidRDefault="00D1313A">
      <w:pPr>
        <w:pStyle w:val="TOC2"/>
        <w:rPr>
          <w:ins w:id="100" w:author="Arnaud Dumont" w:date="2014-02-20T11:49:00Z"/>
          <w:rFonts w:eastAsiaTheme="minorEastAsia"/>
          <w:noProof/>
          <w:sz w:val="22"/>
          <w:szCs w:val="22"/>
          <w:lang w:eastAsia="en-AU"/>
        </w:rPr>
      </w:pPr>
      <w:ins w:id="101"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"_Toc380660314"</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8.6</w:t>
        </w:r>
        <w:r>
          <w:rPr>
            <w:rFonts w:eastAsiaTheme="minorEastAsia"/>
            <w:noProof/>
            <w:sz w:val="22"/>
            <w:szCs w:val="22"/>
            <w:lang w:eastAsia="en-AU"/>
          </w:rPr>
          <w:tab/>
        </w:r>
        <w:r w:rsidRPr="004C656C">
          <w:rPr>
            <w:rStyle w:val="Hyperlink"/>
            <w:noProof/>
          </w:rPr>
          <w:t>Zone Delete Command</w:t>
        </w:r>
        <w:r>
          <w:rPr>
            <w:noProof/>
            <w:webHidden/>
          </w:rPr>
          <w:tab/>
        </w:r>
        <w:r>
          <w:rPr>
            <w:noProof/>
            <w:webHidden/>
          </w:rPr>
          <w:fldChar w:fldCharType="begin"/>
        </w:r>
        <w:r>
          <w:rPr>
            <w:noProof/>
            <w:webHidden/>
          </w:rPr>
          <w:instrText xml:space="preserve"> PAGEREF _Toc380660314 \h </w:instrText>
        </w:r>
        <w:r>
          <w:rPr>
            <w:noProof/>
            <w:webHidden/>
          </w:rPr>
        </w:r>
      </w:ins>
      <w:r>
        <w:rPr>
          <w:noProof/>
          <w:webHidden/>
        </w:rPr>
        <w:fldChar w:fldCharType="separate"/>
      </w:r>
      <w:ins w:id="102" w:author="Arnaud Dumont" w:date="2014-02-20T11:49:00Z">
        <w:r>
          <w:rPr>
            <w:noProof/>
            <w:webHidden/>
          </w:rPr>
          <w:t>77</w:t>
        </w:r>
        <w:r>
          <w:rPr>
            <w:noProof/>
            <w:webHidden/>
          </w:rPr>
          <w:fldChar w:fldCharType="end"/>
        </w:r>
        <w:r w:rsidRPr="004C656C">
          <w:rPr>
            <w:rStyle w:val="Hyperlink"/>
            <w:noProof/>
          </w:rPr>
          <w:fldChar w:fldCharType="end"/>
        </w:r>
      </w:ins>
    </w:p>
    <w:p w:rsidR="00D1313A" w:rsidRDefault="00D1313A">
      <w:pPr>
        <w:pStyle w:val="TOC2"/>
        <w:rPr>
          <w:ins w:id="103" w:author="Arnaud Dumont" w:date="2014-02-20T11:49:00Z"/>
          <w:rFonts w:eastAsiaTheme="minorEastAsia"/>
          <w:noProof/>
          <w:sz w:val="22"/>
          <w:szCs w:val="22"/>
          <w:lang w:eastAsia="en-AU"/>
        </w:rPr>
      </w:pPr>
      <w:ins w:id="104"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"_Toc380660315"</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8.7</w:t>
        </w:r>
        <w:r>
          <w:rPr>
            <w:rFonts w:eastAsiaTheme="minorEastAsia"/>
            <w:noProof/>
            <w:sz w:val="22"/>
            <w:szCs w:val="22"/>
            <w:lang w:eastAsia="en-AU"/>
          </w:rPr>
          <w:tab/>
        </w:r>
        <w:r w:rsidRPr="004C656C">
          <w:rPr>
            <w:rStyle w:val="Hyperlink"/>
            <w:noProof/>
          </w:rPr>
          <w:t>Zone Get Query Usage Command</w:t>
        </w:r>
        <w:r>
          <w:rPr>
            <w:noProof/>
            <w:webHidden/>
          </w:rPr>
          <w:tab/>
        </w:r>
        <w:r>
          <w:rPr>
            <w:noProof/>
            <w:webHidden/>
          </w:rPr>
          <w:fldChar w:fldCharType="begin"/>
        </w:r>
        <w:r>
          <w:rPr>
            <w:noProof/>
            <w:webHidden/>
          </w:rPr>
          <w:instrText xml:space="preserve"> PAGEREF _Toc380660315 \h </w:instrText>
        </w:r>
        <w:r>
          <w:rPr>
            <w:noProof/>
            <w:webHidden/>
          </w:rPr>
        </w:r>
      </w:ins>
      <w:r>
        <w:rPr>
          <w:noProof/>
          <w:webHidden/>
        </w:rPr>
        <w:fldChar w:fldCharType="separate"/>
      </w:r>
      <w:ins w:id="105" w:author="Arnaud Dumont" w:date="2014-02-20T11:49:00Z">
        <w:r>
          <w:rPr>
            <w:noProof/>
            <w:webHidden/>
          </w:rPr>
          <w:t>79</w:t>
        </w:r>
        <w:r>
          <w:rPr>
            <w:noProof/>
            <w:webHidden/>
          </w:rPr>
          <w:fldChar w:fldCharType="end"/>
        </w:r>
        <w:r w:rsidRPr="004C656C">
          <w:rPr>
            <w:rStyle w:val="Hyperlink"/>
            <w:noProof/>
          </w:rPr>
          <w:fldChar w:fldCharType="end"/>
        </w:r>
      </w:ins>
    </w:p>
    <w:p w:rsidR="00D1313A" w:rsidRDefault="00D1313A">
      <w:pPr>
        <w:pStyle w:val="TOC2"/>
        <w:rPr>
          <w:ins w:id="106" w:author="Arnaud Dumont" w:date="2014-02-20T11:49:00Z"/>
          <w:rFonts w:eastAsiaTheme="minorEastAsia"/>
          <w:noProof/>
          <w:sz w:val="22"/>
          <w:szCs w:val="22"/>
          <w:lang w:eastAsia="en-AU"/>
        </w:rPr>
      </w:pPr>
      <w:ins w:id="107" w:author="Arnaud Dumont" w:date="2014-02-20T11:49:00Z">
        <w:r w:rsidRPr="004C656C">
          <w:rPr>
            <w:rStyle w:val="Hyperlink"/>
            <w:noProof/>
          </w:rPr>
          <w:fldChar w:fldCharType="begin"/>
        </w:r>
        <w:r w:rsidRPr="004C656C">
          <w:rPr>
            <w:rStyle w:val="Hyperlink"/>
            <w:noProof/>
          </w:rPr>
          <w:instrText xml:space="preserve"> </w:instrText>
        </w:r>
        <w:r>
          <w:rPr>
            <w:noProof/>
          </w:rPr>
          <w:instrText>HYPERLINK \l "_Toc380660316"</w:instrText>
        </w:r>
        <w:r w:rsidRPr="004C656C">
          <w:rPr>
            <w:rStyle w:val="Hyperlink"/>
            <w:noProof/>
          </w:rPr>
          <w:instrText xml:space="preserve"> </w:instrText>
        </w:r>
        <w:r w:rsidRPr="004C656C">
          <w:rPr>
            <w:rStyle w:val="Hyperlink"/>
            <w:noProof/>
          </w:rPr>
        </w:r>
        <w:r w:rsidRPr="004C656C">
          <w:rPr>
            <w:rStyle w:val="Hyperlink"/>
            <w:noProof/>
          </w:rPr>
          <w:fldChar w:fldCharType="separate"/>
        </w:r>
        <w:r w:rsidRPr="004C656C">
          <w:rPr>
            <w:rStyle w:val="Hyperlink"/>
            <w:noProof/>
          </w:rPr>
          <w:t>8.8</w:t>
        </w:r>
        <w:r>
          <w:rPr>
            <w:rFonts w:eastAsiaTheme="minorEastAsia"/>
            <w:noProof/>
            <w:sz w:val="22"/>
            <w:szCs w:val="22"/>
            <w:lang w:eastAsia="en-AU"/>
          </w:rPr>
          <w:tab/>
        </w:r>
        <w:r w:rsidRPr="004C656C">
          <w:rPr>
            <w:rStyle w:val="Hyperlink"/>
            <w:noProof/>
          </w:rPr>
          <w:t>Zone Get Zone File Command</w:t>
        </w:r>
        <w:r>
          <w:rPr>
            <w:noProof/>
            <w:webHidden/>
          </w:rPr>
          <w:tab/>
        </w:r>
        <w:r>
          <w:rPr>
            <w:noProof/>
            <w:webHidden/>
          </w:rPr>
          <w:fldChar w:fldCharType="begin"/>
        </w:r>
        <w:r>
          <w:rPr>
            <w:noProof/>
            <w:webHidden/>
          </w:rPr>
          <w:instrText xml:space="preserve"> PAGEREF _Toc380660316 \h </w:instrText>
        </w:r>
        <w:r>
          <w:rPr>
            <w:noProof/>
            <w:webHidden/>
          </w:rPr>
        </w:r>
      </w:ins>
      <w:r>
        <w:rPr>
          <w:noProof/>
          <w:webHidden/>
        </w:rPr>
        <w:fldChar w:fldCharType="separate"/>
      </w:r>
      <w:ins w:id="108" w:author="Arnaud Dumont" w:date="2014-02-20T11:49:00Z">
        <w:r>
          <w:rPr>
            <w:noProof/>
            <w:webHidden/>
          </w:rPr>
          <w:t>83</w:t>
        </w:r>
        <w:r>
          <w:rPr>
            <w:noProof/>
            <w:webHidden/>
          </w:rPr>
          <w:fldChar w:fldCharType="end"/>
        </w:r>
        <w:r w:rsidRPr="004C656C">
          <w:rPr>
            <w:rStyle w:val="Hyperlink"/>
            <w:noProof/>
          </w:rPr>
          <w:fldChar w:fldCharType="end"/>
        </w:r>
      </w:ins>
    </w:p>
    <w:p w:rsidR="00C3237B" w:rsidDel="00D1313A" w:rsidRDefault="00C3237B">
      <w:pPr>
        <w:pStyle w:val="TOC1"/>
        <w:rPr>
          <w:del w:id="109" w:author="Arnaud Dumont" w:date="2014-02-20T11:49:00Z"/>
          <w:rFonts w:eastAsiaTheme="minorEastAsia"/>
          <w:b w:val="0"/>
          <w:noProof/>
          <w:sz w:val="22"/>
          <w:szCs w:val="22"/>
          <w:lang w:eastAsia="en-AU"/>
        </w:rPr>
      </w:pPr>
      <w:del w:id="110" w:author="Arnaud Dumont" w:date="2014-02-20T11:49:00Z">
        <w:r w:rsidRPr="00D1313A" w:rsidDel="00D1313A">
          <w:rPr>
            <w:noProof/>
          </w:rPr>
          <w:lastRenderedPageBreak/>
          <w:delText>1</w:delText>
        </w:r>
        <w:r w:rsidDel="00D1313A">
          <w:rPr>
            <w:rFonts w:eastAsiaTheme="minorEastAsia"/>
            <w:b w:val="0"/>
            <w:noProof/>
            <w:sz w:val="22"/>
            <w:szCs w:val="22"/>
            <w:lang w:eastAsia="en-AU"/>
          </w:rPr>
          <w:tab/>
        </w:r>
        <w:r w:rsidRPr="00D1313A" w:rsidDel="00D1313A">
          <w:rPr>
            <w:noProof/>
          </w:rPr>
          <w:delText>Introduction</w:delText>
        </w:r>
        <w:r w:rsidDel="00D1313A">
          <w:rPr>
            <w:noProof/>
            <w:webHidden/>
          </w:rPr>
          <w:tab/>
        </w:r>
        <w:r w:rsidR="00D1313A" w:rsidDel="00D1313A">
          <w:rPr>
            <w:noProof/>
            <w:webHidden/>
          </w:rPr>
          <w:delText>1</w:delText>
        </w:r>
      </w:del>
    </w:p>
    <w:p w:rsidR="00C3237B" w:rsidDel="00D1313A" w:rsidRDefault="00C3237B">
      <w:pPr>
        <w:pStyle w:val="TOC1"/>
        <w:rPr>
          <w:del w:id="111" w:author="Arnaud Dumont" w:date="2014-02-20T11:49:00Z"/>
          <w:rFonts w:eastAsiaTheme="minorEastAsia"/>
          <w:b w:val="0"/>
          <w:noProof/>
          <w:sz w:val="22"/>
          <w:szCs w:val="22"/>
          <w:lang w:eastAsia="en-AU"/>
        </w:rPr>
      </w:pPr>
      <w:del w:id="112" w:author="Arnaud Dumont" w:date="2014-02-20T11:49:00Z">
        <w:r w:rsidRPr="00D1313A" w:rsidDel="00D1313A">
          <w:rPr>
            <w:noProof/>
          </w:rPr>
          <w:delText>2</w:delText>
        </w:r>
        <w:r w:rsidDel="00D1313A">
          <w:rPr>
            <w:rFonts w:eastAsiaTheme="minorEastAsia"/>
            <w:b w:val="0"/>
            <w:noProof/>
            <w:sz w:val="22"/>
            <w:szCs w:val="22"/>
            <w:lang w:eastAsia="en-AU"/>
          </w:rPr>
          <w:tab/>
        </w:r>
        <w:r w:rsidRPr="00D1313A" w:rsidDel="00D1313A">
          <w:rPr>
            <w:noProof/>
          </w:rPr>
          <w:delText>General</w:delText>
        </w:r>
        <w:r w:rsidDel="00D1313A">
          <w:rPr>
            <w:noProof/>
            <w:webHidden/>
          </w:rPr>
          <w:tab/>
        </w:r>
        <w:r w:rsidR="00D1313A" w:rsidDel="00D1313A">
          <w:rPr>
            <w:noProof/>
            <w:webHidden/>
          </w:rPr>
          <w:delText>2</w:delText>
        </w:r>
      </w:del>
    </w:p>
    <w:p w:rsidR="00C3237B" w:rsidDel="00D1313A" w:rsidRDefault="00C3237B">
      <w:pPr>
        <w:pStyle w:val="TOC2"/>
        <w:rPr>
          <w:del w:id="113" w:author="Arnaud Dumont" w:date="2014-02-20T11:49:00Z"/>
          <w:rFonts w:eastAsiaTheme="minorEastAsia"/>
          <w:noProof/>
          <w:sz w:val="22"/>
          <w:szCs w:val="22"/>
          <w:lang w:eastAsia="en-AU"/>
        </w:rPr>
      </w:pPr>
      <w:del w:id="114" w:author="Arnaud Dumont" w:date="2014-02-20T11:49:00Z">
        <w:r w:rsidRPr="00D1313A" w:rsidDel="00D1313A">
          <w:rPr>
            <w:noProof/>
          </w:rPr>
          <w:delText>2.1</w:delText>
        </w:r>
        <w:r w:rsidDel="00D1313A">
          <w:rPr>
            <w:rFonts w:eastAsiaTheme="minorEastAsia"/>
            <w:noProof/>
            <w:sz w:val="22"/>
            <w:szCs w:val="22"/>
            <w:lang w:eastAsia="en-AU"/>
          </w:rPr>
          <w:tab/>
        </w:r>
        <w:r w:rsidRPr="00D1313A" w:rsidDel="00D1313A">
          <w:rPr>
            <w:noProof/>
          </w:rPr>
          <w:delText>Data Types</w:delText>
        </w:r>
        <w:r w:rsidDel="00D1313A">
          <w:rPr>
            <w:noProof/>
            <w:webHidden/>
          </w:rPr>
          <w:tab/>
        </w:r>
        <w:r w:rsidR="00D1313A" w:rsidDel="00D1313A">
          <w:rPr>
            <w:noProof/>
            <w:webHidden/>
          </w:rPr>
          <w:delText>2</w:delText>
        </w:r>
      </w:del>
    </w:p>
    <w:p w:rsidR="00C3237B" w:rsidDel="00D1313A" w:rsidRDefault="00C3237B">
      <w:pPr>
        <w:pStyle w:val="TOC2"/>
        <w:rPr>
          <w:del w:id="115" w:author="Arnaud Dumont" w:date="2014-02-20T11:49:00Z"/>
          <w:rFonts w:eastAsiaTheme="minorEastAsia"/>
          <w:noProof/>
          <w:sz w:val="22"/>
          <w:szCs w:val="22"/>
          <w:lang w:eastAsia="en-AU"/>
        </w:rPr>
      </w:pPr>
      <w:del w:id="116" w:author="Arnaud Dumont" w:date="2014-02-20T11:49:00Z">
        <w:r w:rsidRPr="00D1313A" w:rsidDel="00D1313A">
          <w:rPr>
            <w:noProof/>
          </w:rPr>
          <w:delText>2.2</w:delText>
        </w:r>
        <w:r w:rsidDel="00D1313A">
          <w:rPr>
            <w:rFonts w:eastAsiaTheme="minorEastAsia"/>
            <w:noProof/>
            <w:sz w:val="22"/>
            <w:szCs w:val="22"/>
            <w:lang w:eastAsia="en-AU"/>
          </w:rPr>
          <w:tab/>
        </w:r>
        <w:r w:rsidRPr="00D1313A" w:rsidDel="00D1313A">
          <w:rPr>
            <w:noProof/>
          </w:rPr>
          <w:delText>Protocol Overview</w:delText>
        </w:r>
        <w:r w:rsidDel="00D1313A">
          <w:rPr>
            <w:noProof/>
            <w:webHidden/>
          </w:rPr>
          <w:tab/>
        </w:r>
        <w:r w:rsidR="00D1313A" w:rsidDel="00D1313A">
          <w:rPr>
            <w:noProof/>
            <w:webHidden/>
          </w:rPr>
          <w:delText>3</w:delText>
        </w:r>
      </w:del>
    </w:p>
    <w:p w:rsidR="00C3237B" w:rsidDel="00D1313A" w:rsidRDefault="00C3237B">
      <w:pPr>
        <w:pStyle w:val="TOC2"/>
        <w:rPr>
          <w:del w:id="117" w:author="Arnaud Dumont" w:date="2014-02-20T11:49:00Z"/>
          <w:rFonts w:eastAsiaTheme="minorEastAsia"/>
          <w:noProof/>
          <w:sz w:val="22"/>
          <w:szCs w:val="22"/>
          <w:lang w:eastAsia="en-AU"/>
        </w:rPr>
      </w:pPr>
      <w:del w:id="118" w:author="Arnaud Dumont" w:date="2014-02-20T11:49:00Z">
        <w:r w:rsidRPr="00D1313A" w:rsidDel="00D1313A">
          <w:rPr>
            <w:noProof/>
          </w:rPr>
          <w:delText>2.3</w:delText>
        </w:r>
        <w:r w:rsidDel="00D1313A">
          <w:rPr>
            <w:rFonts w:eastAsiaTheme="minorEastAsia"/>
            <w:noProof/>
            <w:sz w:val="22"/>
            <w:szCs w:val="22"/>
            <w:lang w:eastAsia="en-AU"/>
          </w:rPr>
          <w:tab/>
        </w:r>
        <w:r w:rsidRPr="00D1313A" w:rsidDel="00D1313A">
          <w:rPr>
            <w:noProof/>
          </w:rPr>
          <w:delText>Authentication</w:delText>
        </w:r>
        <w:r w:rsidDel="00D1313A">
          <w:rPr>
            <w:noProof/>
            <w:webHidden/>
          </w:rPr>
          <w:tab/>
        </w:r>
        <w:r w:rsidR="00D1313A" w:rsidDel="00D1313A">
          <w:rPr>
            <w:noProof/>
            <w:webHidden/>
          </w:rPr>
          <w:delText>3</w:delText>
        </w:r>
      </w:del>
    </w:p>
    <w:p w:rsidR="00C3237B" w:rsidDel="00D1313A" w:rsidRDefault="00C3237B">
      <w:pPr>
        <w:pStyle w:val="TOC2"/>
        <w:rPr>
          <w:del w:id="119" w:author="Arnaud Dumont" w:date="2014-02-20T11:49:00Z"/>
          <w:rFonts w:eastAsiaTheme="minorEastAsia"/>
          <w:noProof/>
          <w:sz w:val="22"/>
          <w:szCs w:val="22"/>
          <w:lang w:eastAsia="en-AU"/>
        </w:rPr>
      </w:pPr>
      <w:del w:id="120" w:author="Arnaud Dumont" w:date="2014-02-20T11:49:00Z">
        <w:r w:rsidRPr="00D1313A" w:rsidDel="00D1313A">
          <w:rPr>
            <w:noProof/>
          </w:rPr>
          <w:delText>2.4</w:delText>
        </w:r>
        <w:r w:rsidDel="00D1313A">
          <w:rPr>
            <w:rFonts w:eastAsiaTheme="minorEastAsia"/>
            <w:noProof/>
            <w:sz w:val="22"/>
            <w:szCs w:val="22"/>
            <w:lang w:eastAsia="en-AU"/>
          </w:rPr>
          <w:tab/>
        </w:r>
        <w:r w:rsidRPr="00D1313A" w:rsidDel="00D1313A">
          <w:rPr>
            <w:noProof/>
          </w:rPr>
          <w:delText>Update Version Check</w:delText>
        </w:r>
        <w:r w:rsidDel="00D1313A">
          <w:rPr>
            <w:noProof/>
            <w:webHidden/>
          </w:rPr>
          <w:tab/>
        </w:r>
        <w:r w:rsidR="00D1313A" w:rsidDel="00D1313A">
          <w:rPr>
            <w:noProof/>
            <w:webHidden/>
          </w:rPr>
          <w:delText>3</w:delText>
        </w:r>
      </w:del>
    </w:p>
    <w:p w:rsidR="00C3237B" w:rsidDel="00D1313A" w:rsidRDefault="00C3237B">
      <w:pPr>
        <w:pStyle w:val="TOC2"/>
        <w:rPr>
          <w:del w:id="121" w:author="Arnaud Dumont" w:date="2014-02-20T11:49:00Z"/>
          <w:rFonts w:eastAsiaTheme="minorEastAsia"/>
          <w:noProof/>
          <w:sz w:val="22"/>
          <w:szCs w:val="22"/>
          <w:lang w:eastAsia="en-AU"/>
        </w:rPr>
      </w:pPr>
      <w:del w:id="122" w:author="Arnaud Dumont" w:date="2014-02-20T11:49:00Z">
        <w:r w:rsidRPr="00D1313A" w:rsidDel="00D1313A">
          <w:rPr>
            <w:noProof/>
          </w:rPr>
          <w:delText>2.5</w:delText>
        </w:r>
        <w:r w:rsidDel="00D1313A">
          <w:rPr>
            <w:rFonts w:eastAsiaTheme="minorEastAsia"/>
            <w:noProof/>
            <w:sz w:val="22"/>
            <w:szCs w:val="22"/>
            <w:lang w:eastAsia="en-AU"/>
          </w:rPr>
          <w:tab/>
        </w:r>
        <w:r w:rsidRPr="00D1313A" w:rsidDel="00D1313A">
          <w:rPr>
            <w:noProof/>
          </w:rPr>
          <w:delText>E-Tag Evaluation</w:delText>
        </w:r>
        <w:r w:rsidDel="00D1313A">
          <w:rPr>
            <w:noProof/>
            <w:webHidden/>
          </w:rPr>
          <w:tab/>
        </w:r>
        <w:r w:rsidR="00D1313A" w:rsidDel="00D1313A">
          <w:rPr>
            <w:noProof/>
            <w:webHidden/>
          </w:rPr>
          <w:delText>4</w:delText>
        </w:r>
      </w:del>
    </w:p>
    <w:p w:rsidR="00C3237B" w:rsidDel="00D1313A" w:rsidRDefault="00C3237B">
      <w:pPr>
        <w:pStyle w:val="TOC2"/>
        <w:rPr>
          <w:del w:id="123" w:author="Arnaud Dumont" w:date="2014-02-20T11:49:00Z"/>
          <w:rFonts w:eastAsiaTheme="minorEastAsia"/>
          <w:noProof/>
          <w:sz w:val="22"/>
          <w:szCs w:val="22"/>
          <w:lang w:eastAsia="en-AU"/>
        </w:rPr>
      </w:pPr>
      <w:del w:id="124" w:author="Arnaud Dumont" w:date="2014-02-20T11:49:00Z">
        <w:r w:rsidRPr="00D1313A" w:rsidDel="00D1313A">
          <w:rPr>
            <w:noProof/>
          </w:rPr>
          <w:delText>2.6</w:delText>
        </w:r>
        <w:r w:rsidDel="00D1313A">
          <w:rPr>
            <w:rFonts w:eastAsiaTheme="minorEastAsia"/>
            <w:noProof/>
            <w:sz w:val="22"/>
            <w:szCs w:val="22"/>
            <w:lang w:eastAsia="en-AU"/>
          </w:rPr>
          <w:tab/>
        </w:r>
        <w:r w:rsidRPr="00D1313A" w:rsidDel="00D1313A">
          <w:rPr>
            <w:noProof/>
          </w:rPr>
          <w:delText>General Request Headers</w:delText>
        </w:r>
        <w:r w:rsidDel="00D1313A">
          <w:rPr>
            <w:noProof/>
            <w:webHidden/>
          </w:rPr>
          <w:tab/>
        </w:r>
        <w:r w:rsidR="00D1313A" w:rsidDel="00D1313A">
          <w:rPr>
            <w:noProof/>
            <w:webHidden/>
          </w:rPr>
          <w:delText>4</w:delText>
        </w:r>
      </w:del>
    </w:p>
    <w:p w:rsidR="00C3237B" w:rsidDel="00D1313A" w:rsidRDefault="00C3237B">
      <w:pPr>
        <w:pStyle w:val="TOC2"/>
        <w:rPr>
          <w:del w:id="125" w:author="Arnaud Dumont" w:date="2014-02-20T11:49:00Z"/>
          <w:rFonts w:eastAsiaTheme="minorEastAsia"/>
          <w:noProof/>
          <w:sz w:val="22"/>
          <w:szCs w:val="22"/>
          <w:lang w:eastAsia="en-AU"/>
        </w:rPr>
      </w:pPr>
      <w:del w:id="126" w:author="Arnaud Dumont" w:date="2014-02-20T11:49:00Z">
        <w:r w:rsidRPr="00D1313A" w:rsidDel="00D1313A">
          <w:rPr>
            <w:noProof/>
          </w:rPr>
          <w:delText>2.7</w:delText>
        </w:r>
        <w:r w:rsidDel="00D1313A">
          <w:rPr>
            <w:rFonts w:eastAsiaTheme="minorEastAsia"/>
            <w:noProof/>
            <w:sz w:val="22"/>
            <w:szCs w:val="22"/>
            <w:lang w:eastAsia="en-AU"/>
          </w:rPr>
          <w:tab/>
        </w:r>
        <w:r w:rsidRPr="00D1313A" w:rsidDel="00D1313A">
          <w:rPr>
            <w:noProof/>
          </w:rPr>
          <w:delText>General Response Headers</w:delText>
        </w:r>
        <w:r w:rsidDel="00D1313A">
          <w:rPr>
            <w:noProof/>
            <w:webHidden/>
          </w:rPr>
          <w:tab/>
        </w:r>
        <w:r w:rsidR="00D1313A" w:rsidDel="00D1313A">
          <w:rPr>
            <w:noProof/>
            <w:webHidden/>
          </w:rPr>
          <w:delText>5</w:delText>
        </w:r>
      </w:del>
    </w:p>
    <w:p w:rsidR="00C3237B" w:rsidDel="00D1313A" w:rsidRDefault="00C3237B">
      <w:pPr>
        <w:pStyle w:val="TOC2"/>
        <w:rPr>
          <w:del w:id="127" w:author="Arnaud Dumont" w:date="2014-02-20T11:49:00Z"/>
          <w:rFonts w:eastAsiaTheme="minorEastAsia"/>
          <w:noProof/>
          <w:sz w:val="22"/>
          <w:szCs w:val="22"/>
          <w:lang w:eastAsia="en-AU"/>
        </w:rPr>
      </w:pPr>
      <w:del w:id="128" w:author="Arnaud Dumont" w:date="2014-02-20T11:49:00Z">
        <w:r w:rsidRPr="00D1313A" w:rsidDel="00D1313A">
          <w:rPr>
            <w:noProof/>
          </w:rPr>
          <w:delText>2.8</w:delText>
        </w:r>
        <w:r w:rsidDel="00D1313A">
          <w:rPr>
            <w:rFonts w:eastAsiaTheme="minorEastAsia"/>
            <w:noProof/>
            <w:sz w:val="22"/>
            <w:szCs w:val="22"/>
            <w:lang w:eastAsia="en-AU"/>
          </w:rPr>
          <w:tab/>
        </w:r>
        <w:r w:rsidRPr="00D1313A" w:rsidDel="00D1313A">
          <w:rPr>
            <w:noProof/>
          </w:rPr>
          <w:delText>Errors and Failures</w:delText>
        </w:r>
        <w:r w:rsidDel="00D1313A">
          <w:rPr>
            <w:noProof/>
            <w:webHidden/>
          </w:rPr>
          <w:tab/>
        </w:r>
        <w:r w:rsidR="00D1313A" w:rsidDel="00D1313A">
          <w:rPr>
            <w:noProof/>
            <w:webHidden/>
          </w:rPr>
          <w:delText>5</w:delText>
        </w:r>
      </w:del>
    </w:p>
    <w:p w:rsidR="00C3237B" w:rsidDel="00D1313A" w:rsidRDefault="00C3237B">
      <w:pPr>
        <w:pStyle w:val="TOC1"/>
        <w:rPr>
          <w:del w:id="129" w:author="Arnaud Dumont" w:date="2014-02-20T11:49:00Z"/>
          <w:rFonts w:eastAsiaTheme="minorEastAsia"/>
          <w:b w:val="0"/>
          <w:noProof/>
          <w:sz w:val="22"/>
          <w:szCs w:val="22"/>
          <w:lang w:eastAsia="en-AU"/>
        </w:rPr>
      </w:pPr>
      <w:del w:id="130" w:author="Arnaud Dumont" w:date="2014-02-20T11:49:00Z">
        <w:r w:rsidRPr="00D1313A" w:rsidDel="00D1313A">
          <w:rPr>
            <w:noProof/>
          </w:rPr>
          <w:delText>3</w:delText>
        </w:r>
        <w:r w:rsidDel="00D1313A">
          <w:rPr>
            <w:rFonts w:eastAsiaTheme="minorEastAsia"/>
            <w:b w:val="0"/>
            <w:noProof/>
            <w:sz w:val="22"/>
            <w:szCs w:val="22"/>
            <w:lang w:eastAsia="en-AU"/>
          </w:rPr>
          <w:tab/>
        </w:r>
        <w:r w:rsidRPr="00D1313A" w:rsidDel="00D1313A">
          <w:rPr>
            <w:noProof/>
          </w:rPr>
          <w:delText>Account Commands</w:delText>
        </w:r>
        <w:r w:rsidDel="00D1313A">
          <w:rPr>
            <w:noProof/>
            <w:webHidden/>
          </w:rPr>
          <w:tab/>
        </w:r>
        <w:r w:rsidR="00D1313A" w:rsidDel="00D1313A">
          <w:rPr>
            <w:noProof/>
            <w:webHidden/>
          </w:rPr>
          <w:delText>6</w:delText>
        </w:r>
      </w:del>
    </w:p>
    <w:p w:rsidR="00C3237B" w:rsidDel="00D1313A" w:rsidRDefault="00C3237B">
      <w:pPr>
        <w:pStyle w:val="TOC2"/>
        <w:rPr>
          <w:del w:id="131" w:author="Arnaud Dumont" w:date="2014-02-20T11:49:00Z"/>
          <w:rFonts w:eastAsiaTheme="minorEastAsia"/>
          <w:noProof/>
          <w:sz w:val="22"/>
          <w:szCs w:val="22"/>
          <w:lang w:eastAsia="en-AU"/>
        </w:rPr>
      </w:pPr>
      <w:del w:id="132" w:author="Arnaud Dumont" w:date="2014-02-20T11:49:00Z">
        <w:r w:rsidRPr="00D1313A" w:rsidDel="00D1313A">
          <w:rPr>
            <w:noProof/>
          </w:rPr>
          <w:delText>3.1</w:delText>
        </w:r>
        <w:r w:rsidDel="00D1313A">
          <w:rPr>
            <w:rFonts w:eastAsiaTheme="minorEastAsia"/>
            <w:noProof/>
            <w:sz w:val="22"/>
            <w:szCs w:val="22"/>
            <w:lang w:eastAsia="en-AU"/>
          </w:rPr>
          <w:tab/>
        </w:r>
        <w:r w:rsidRPr="00D1313A" w:rsidDel="00D1313A">
          <w:rPr>
            <w:noProof/>
          </w:rPr>
          <w:delText>Account Get Command</w:delText>
        </w:r>
        <w:r w:rsidDel="00D1313A">
          <w:rPr>
            <w:noProof/>
            <w:webHidden/>
          </w:rPr>
          <w:tab/>
        </w:r>
        <w:r w:rsidR="00D1313A" w:rsidDel="00D1313A">
          <w:rPr>
            <w:noProof/>
            <w:webHidden/>
          </w:rPr>
          <w:delText>6</w:delText>
        </w:r>
      </w:del>
    </w:p>
    <w:p w:rsidR="00C3237B" w:rsidDel="00D1313A" w:rsidRDefault="00C3237B">
      <w:pPr>
        <w:pStyle w:val="TOC1"/>
        <w:rPr>
          <w:del w:id="133" w:author="Arnaud Dumont" w:date="2014-02-20T11:49:00Z"/>
          <w:rFonts w:eastAsiaTheme="minorEastAsia"/>
          <w:b w:val="0"/>
          <w:noProof/>
          <w:sz w:val="22"/>
          <w:szCs w:val="22"/>
          <w:lang w:eastAsia="en-AU"/>
        </w:rPr>
      </w:pPr>
      <w:del w:id="134" w:author="Arnaud Dumont" w:date="2014-02-20T11:49:00Z">
        <w:r w:rsidRPr="00D1313A" w:rsidDel="00D1313A">
          <w:rPr>
            <w:noProof/>
          </w:rPr>
          <w:delText>4</w:delText>
        </w:r>
        <w:r w:rsidDel="00D1313A">
          <w:rPr>
            <w:rFonts w:eastAsiaTheme="minorEastAsia"/>
            <w:b w:val="0"/>
            <w:noProof/>
            <w:sz w:val="22"/>
            <w:szCs w:val="22"/>
            <w:lang w:eastAsia="en-AU"/>
          </w:rPr>
          <w:tab/>
        </w:r>
        <w:r w:rsidRPr="00D1313A" w:rsidDel="00D1313A">
          <w:rPr>
            <w:noProof/>
          </w:rPr>
          <w:delText>User Commands</w:delText>
        </w:r>
        <w:r w:rsidDel="00D1313A">
          <w:rPr>
            <w:noProof/>
            <w:webHidden/>
          </w:rPr>
          <w:tab/>
        </w:r>
        <w:r w:rsidR="00D1313A" w:rsidDel="00D1313A">
          <w:rPr>
            <w:noProof/>
            <w:webHidden/>
          </w:rPr>
          <w:delText>10</w:delText>
        </w:r>
      </w:del>
    </w:p>
    <w:p w:rsidR="00C3237B" w:rsidDel="00D1313A" w:rsidRDefault="00C3237B">
      <w:pPr>
        <w:pStyle w:val="TOC2"/>
        <w:rPr>
          <w:del w:id="135" w:author="Arnaud Dumont" w:date="2014-02-20T11:49:00Z"/>
          <w:rFonts w:eastAsiaTheme="minorEastAsia"/>
          <w:noProof/>
          <w:sz w:val="22"/>
          <w:szCs w:val="22"/>
          <w:lang w:eastAsia="en-AU"/>
        </w:rPr>
      </w:pPr>
      <w:del w:id="136" w:author="Arnaud Dumont" w:date="2014-02-20T11:49:00Z">
        <w:r w:rsidRPr="00D1313A" w:rsidDel="00D1313A">
          <w:rPr>
            <w:noProof/>
          </w:rPr>
          <w:delText>4.1</w:delText>
        </w:r>
        <w:r w:rsidDel="00D1313A">
          <w:rPr>
            <w:rFonts w:eastAsiaTheme="minorEastAsia"/>
            <w:noProof/>
            <w:sz w:val="22"/>
            <w:szCs w:val="22"/>
            <w:lang w:eastAsia="en-AU"/>
          </w:rPr>
          <w:tab/>
        </w:r>
        <w:r w:rsidRPr="00D1313A" w:rsidDel="00D1313A">
          <w:rPr>
            <w:noProof/>
          </w:rPr>
          <w:delText>User Get Command</w:delText>
        </w:r>
        <w:r w:rsidDel="00D1313A">
          <w:rPr>
            <w:noProof/>
            <w:webHidden/>
          </w:rPr>
          <w:tab/>
        </w:r>
        <w:r w:rsidR="00D1313A" w:rsidDel="00D1313A">
          <w:rPr>
            <w:noProof/>
            <w:webHidden/>
          </w:rPr>
          <w:delText>10</w:delText>
        </w:r>
      </w:del>
    </w:p>
    <w:p w:rsidR="00C3237B" w:rsidDel="00D1313A" w:rsidRDefault="00C3237B">
      <w:pPr>
        <w:pStyle w:val="TOC2"/>
        <w:rPr>
          <w:del w:id="137" w:author="Arnaud Dumont" w:date="2014-02-20T11:49:00Z"/>
          <w:rFonts w:eastAsiaTheme="minorEastAsia"/>
          <w:noProof/>
          <w:sz w:val="22"/>
          <w:szCs w:val="22"/>
          <w:lang w:eastAsia="en-AU"/>
        </w:rPr>
      </w:pPr>
      <w:del w:id="138" w:author="Arnaud Dumont" w:date="2014-02-20T11:49:00Z">
        <w:r w:rsidRPr="00D1313A" w:rsidDel="00D1313A">
          <w:rPr>
            <w:noProof/>
          </w:rPr>
          <w:delText>4.2</w:delText>
        </w:r>
        <w:r w:rsidDel="00D1313A">
          <w:rPr>
            <w:rFonts w:eastAsiaTheme="minorEastAsia"/>
            <w:noProof/>
            <w:sz w:val="22"/>
            <w:szCs w:val="22"/>
            <w:lang w:eastAsia="en-AU"/>
          </w:rPr>
          <w:tab/>
        </w:r>
        <w:r w:rsidRPr="00D1313A" w:rsidDel="00D1313A">
          <w:rPr>
            <w:noProof/>
          </w:rPr>
          <w:delText>User List Command</w:delText>
        </w:r>
        <w:r w:rsidDel="00D1313A">
          <w:rPr>
            <w:noProof/>
            <w:webHidden/>
          </w:rPr>
          <w:tab/>
        </w:r>
        <w:r w:rsidR="00D1313A" w:rsidDel="00D1313A">
          <w:rPr>
            <w:noProof/>
            <w:webHidden/>
          </w:rPr>
          <w:delText>13</w:delText>
        </w:r>
      </w:del>
    </w:p>
    <w:p w:rsidR="00C3237B" w:rsidDel="00D1313A" w:rsidRDefault="00C3237B">
      <w:pPr>
        <w:pStyle w:val="TOC1"/>
        <w:rPr>
          <w:del w:id="139" w:author="Arnaud Dumont" w:date="2014-02-20T11:49:00Z"/>
          <w:rFonts w:eastAsiaTheme="minorEastAsia"/>
          <w:b w:val="0"/>
          <w:noProof/>
          <w:sz w:val="22"/>
          <w:szCs w:val="22"/>
          <w:lang w:eastAsia="en-AU"/>
        </w:rPr>
      </w:pPr>
      <w:del w:id="140" w:author="Arnaud Dumont" w:date="2014-02-20T11:49:00Z">
        <w:r w:rsidRPr="00D1313A" w:rsidDel="00D1313A">
          <w:rPr>
            <w:noProof/>
          </w:rPr>
          <w:delText>5</w:delText>
        </w:r>
        <w:r w:rsidDel="00D1313A">
          <w:rPr>
            <w:rFonts w:eastAsiaTheme="minorEastAsia"/>
            <w:b w:val="0"/>
            <w:noProof/>
            <w:sz w:val="22"/>
            <w:szCs w:val="22"/>
            <w:lang w:eastAsia="en-AU"/>
          </w:rPr>
          <w:tab/>
        </w:r>
        <w:r w:rsidRPr="00D1313A" w:rsidDel="00D1313A">
          <w:rPr>
            <w:noProof/>
          </w:rPr>
          <w:delText>Name Server Interface Set Commands</w:delText>
        </w:r>
        <w:r w:rsidDel="00D1313A">
          <w:rPr>
            <w:noProof/>
            <w:webHidden/>
          </w:rPr>
          <w:tab/>
        </w:r>
        <w:r w:rsidR="00D1313A" w:rsidDel="00D1313A">
          <w:rPr>
            <w:noProof/>
            <w:webHidden/>
          </w:rPr>
          <w:delText>17</w:delText>
        </w:r>
      </w:del>
    </w:p>
    <w:p w:rsidR="00C3237B" w:rsidDel="00D1313A" w:rsidRDefault="00C3237B">
      <w:pPr>
        <w:pStyle w:val="TOC2"/>
        <w:rPr>
          <w:del w:id="141" w:author="Arnaud Dumont" w:date="2014-02-20T11:49:00Z"/>
          <w:rFonts w:eastAsiaTheme="minorEastAsia"/>
          <w:noProof/>
          <w:sz w:val="22"/>
          <w:szCs w:val="22"/>
          <w:lang w:eastAsia="en-AU"/>
        </w:rPr>
      </w:pPr>
      <w:del w:id="142" w:author="Arnaud Dumont" w:date="2014-02-20T11:49:00Z">
        <w:r w:rsidRPr="00D1313A" w:rsidDel="00D1313A">
          <w:rPr>
            <w:noProof/>
          </w:rPr>
          <w:delText>5.1</w:delText>
        </w:r>
        <w:r w:rsidDel="00D1313A">
          <w:rPr>
            <w:rFonts w:eastAsiaTheme="minorEastAsia"/>
            <w:noProof/>
            <w:sz w:val="22"/>
            <w:szCs w:val="22"/>
            <w:lang w:eastAsia="en-AU"/>
          </w:rPr>
          <w:tab/>
        </w:r>
        <w:r w:rsidRPr="00D1313A" w:rsidDel="00D1313A">
          <w:rPr>
            <w:noProof/>
          </w:rPr>
          <w:delText>Name Server Interface Set Get Command</w:delText>
        </w:r>
        <w:r w:rsidDel="00D1313A">
          <w:rPr>
            <w:noProof/>
            <w:webHidden/>
          </w:rPr>
          <w:tab/>
        </w:r>
        <w:r w:rsidR="00D1313A" w:rsidDel="00D1313A">
          <w:rPr>
            <w:noProof/>
            <w:webHidden/>
          </w:rPr>
          <w:delText>17</w:delText>
        </w:r>
      </w:del>
    </w:p>
    <w:p w:rsidR="00C3237B" w:rsidDel="00D1313A" w:rsidRDefault="00C3237B">
      <w:pPr>
        <w:pStyle w:val="TOC1"/>
        <w:rPr>
          <w:del w:id="143" w:author="Arnaud Dumont" w:date="2014-02-20T11:49:00Z"/>
          <w:rFonts w:eastAsiaTheme="minorEastAsia"/>
          <w:b w:val="0"/>
          <w:noProof/>
          <w:sz w:val="22"/>
          <w:szCs w:val="22"/>
          <w:lang w:eastAsia="en-AU"/>
        </w:rPr>
      </w:pPr>
      <w:del w:id="144" w:author="Arnaud Dumont" w:date="2014-02-20T11:49:00Z">
        <w:r w:rsidRPr="00D1313A" w:rsidDel="00D1313A">
          <w:rPr>
            <w:noProof/>
          </w:rPr>
          <w:delText>6</w:delText>
        </w:r>
        <w:r w:rsidDel="00D1313A">
          <w:rPr>
            <w:rFonts w:eastAsiaTheme="minorEastAsia"/>
            <w:b w:val="0"/>
            <w:noProof/>
            <w:sz w:val="22"/>
            <w:szCs w:val="22"/>
            <w:lang w:eastAsia="en-AU"/>
          </w:rPr>
          <w:tab/>
        </w:r>
        <w:r w:rsidRPr="00D1313A" w:rsidDel="00D1313A">
          <w:rPr>
            <w:noProof/>
          </w:rPr>
          <w:delText>Name Server Set Commands</w:delText>
        </w:r>
        <w:r w:rsidDel="00D1313A">
          <w:rPr>
            <w:noProof/>
            <w:webHidden/>
          </w:rPr>
          <w:tab/>
        </w:r>
        <w:r w:rsidR="00D1313A" w:rsidDel="00D1313A">
          <w:rPr>
            <w:noProof/>
            <w:webHidden/>
          </w:rPr>
          <w:delText>21</w:delText>
        </w:r>
      </w:del>
    </w:p>
    <w:p w:rsidR="00C3237B" w:rsidDel="00D1313A" w:rsidRDefault="00C3237B">
      <w:pPr>
        <w:pStyle w:val="TOC2"/>
        <w:rPr>
          <w:del w:id="145" w:author="Arnaud Dumont" w:date="2014-02-20T11:49:00Z"/>
          <w:rFonts w:eastAsiaTheme="minorEastAsia"/>
          <w:noProof/>
          <w:sz w:val="22"/>
          <w:szCs w:val="22"/>
          <w:lang w:eastAsia="en-AU"/>
        </w:rPr>
      </w:pPr>
      <w:del w:id="146" w:author="Arnaud Dumont" w:date="2014-02-20T11:49:00Z">
        <w:r w:rsidRPr="00D1313A" w:rsidDel="00D1313A">
          <w:rPr>
            <w:noProof/>
          </w:rPr>
          <w:delText>6.1</w:delText>
        </w:r>
        <w:r w:rsidDel="00D1313A">
          <w:rPr>
            <w:rFonts w:eastAsiaTheme="minorEastAsia"/>
            <w:noProof/>
            <w:sz w:val="22"/>
            <w:szCs w:val="22"/>
            <w:lang w:eastAsia="en-AU"/>
          </w:rPr>
          <w:tab/>
        </w:r>
        <w:r w:rsidRPr="00D1313A" w:rsidDel="00D1313A">
          <w:rPr>
            <w:noProof/>
          </w:rPr>
          <w:delText>Name Server Set Get Command</w:delText>
        </w:r>
        <w:r w:rsidDel="00D1313A">
          <w:rPr>
            <w:noProof/>
            <w:webHidden/>
          </w:rPr>
          <w:tab/>
        </w:r>
        <w:r w:rsidR="00D1313A" w:rsidDel="00D1313A">
          <w:rPr>
            <w:noProof/>
            <w:webHidden/>
          </w:rPr>
          <w:delText>21</w:delText>
        </w:r>
      </w:del>
    </w:p>
    <w:p w:rsidR="00C3237B" w:rsidDel="00D1313A" w:rsidRDefault="00C3237B">
      <w:pPr>
        <w:pStyle w:val="TOC2"/>
        <w:rPr>
          <w:del w:id="147" w:author="Arnaud Dumont" w:date="2014-02-20T11:49:00Z"/>
          <w:rFonts w:eastAsiaTheme="minorEastAsia"/>
          <w:noProof/>
          <w:sz w:val="22"/>
          <w:szCs w:val="22"/>
          <w:lang w:eastAsia="en-AU"/>
        </w:rPr>
      </w:pPr>
      <w:del w:id="148" w:author="Arnaud Dumont" w:date="2014-02-20T11:49:00Z">
        <w:r w:rsidRPr="00D1313A" w:rsidDel="00D1313A">
          <w:rPr>
            <w:noProof/>
          </w:rPr>
          <w:delText>6.2</w:delText>
        </w:r>
        <w:r w:rsidDel="00D1313A">
          <w:rPr>
            <w:rFonts w:eastAsiaTheme="minorEastAsia"/>
            <w:noProof/>
            <w:sz w:val="22"/>
            <w:szCs w:val="22"/>
            <w:lang w:eastAsia="en-AU"/>
          </w:rPr>
          <w:tab/>
        </w:r>
        <w:r w:rsidRPr="00D1313A" w:rsidDel="00D1313A">
          <w:rPr>
            <w:noProof/>
          </w:rPr>
          <w:delText>Name Server Set List Command</w:delText>
        </w:r>
        <w:r w:rsidDel="00D1313A">
          <w:rPr>
            <w:noProof/>
            <w:webHidden/>
          </w:rPr>
          <w:tab/>
        </w:r>
        <w:r w:rsidR="00D1313A" w:rsidDel="00D1313A">
          <w:rPr>
            <w:noProof/>
            <w:webHidden/>
          </w:rPr>
          <w:delText>24</w:delText>
        </w:r>
      </w:del>
    </w:p>
    <w:p w:rsidR="00C3237B" w:rsidDel="00D1313A" w:rsidRDefault="00C3237B">
      <w:pPr>
        <w:pStyle w:val="TOC1"/>
        <w:rPr>
          <w:del w:id="149" w:author="Arnaud Dumont" w:date="2014-02-20T11:49:00Z"/>
          <w:rFonts w:eastAsiaTheme="minorEastAsia"/>
          <w:b w:val="0"/>
          <w:noProof/>
          <w:sz w:val="22"/>
          <w:szCs w:val="22"/>
          <w:lang w:eastAsia="en-AU"/>
        </w:rPr>
      </w:pPr>
      <w:del w:id="150" w:author="Arnaud Dumont" w:date="2014-02-20T11:49:00Z">
        <w:r w:rsidRPr="00D1313A" w:rsidDel="00D1313A">
          <w:rPr>
            <w:noProof/>
          </w:rPr>
          <w:delText>7</w:delText>
        </w:r>
        <w:r w:rsidDel="00D1313A">
          <w:rPr>
            <w:rFonts w:eastAsiaTheme="minorEastAsia"/>
            <w:b w:val="0"/>
            <w:noProof/>
            <w:sz w:val="22"/>
            <w:szCs w:val="22"/>
            <w:lang w:eastAsia="en-AU"/>
          </w:rPr>
          <w:tab/>
        </w:r>
        <w:r w:rsidRPr="00D1313A" w:rsidDel="00D1313A">
          <w:rPr>
            <w:noProof/>
          </w:rPr>
          <w:delText>Plan Commands</w:delText>
        </w:r>
        <w:r w:rsidDel="00D1313A">
          <w:rPr>
            <w:noProof/>
            <w:webHidden/>
          </w:rPr>
          <w:tab/>
        </w:r>
        <w:r w:rsidR="00D1313A" w:rsidDel="00D1313A">
          <w:rPr>
            <w:noProof/>
            <w:webHidden/>
          </w:rPr>
          <w:delText>28</w:delText>
        </w:r>
      </w:del>
    </w:p>
    <w:p w:rsidR="00C3237B" w:rsidDel="00D1313A" w:rsidRDefault="00C3237B">
      <w:pPr>
        <w:pStyle w:val="TOC2"/>
        <w:rPr>
          <w:del w:id="151" w:author="Arnaud Dumont" w:date="2014-02-20T11:49:00Z"/>
          <w:rFonts w:eastAsiaTheme="minorEastAsia"/>
          <w:noProof/>
          <w:sz w:val="22"/>
          <w:szCs w:val="22"/>
          <w:lang w:eastAsia="en-AU"/>
        </w:rPr>
      </w:pPr>
      <w:del w:id="152" w:author="Arnaud Dumont" w:date="2014-02-20T11:49:00Z">
        <w:r w:rsidRPr="00D1313A" w:rsidDel="00D1313A">
          <w:rPr>
            <w:noProof/>
          </w:rPr>
          <w:delText>7.1</w:delText>
        </w:r>
        <w:r w:rsidDel="00D1313A">
          <w:rPr>
            <w:rFonts w:eastAsiaTheme="minorEastAsia"/>
            <w:noProof/>
            <w:sz w:val="22"/>
            <w:szCs w:val="22"/>
            <w:lang w:eastAsia="en-AU"/>
          </w:rPr>
          <w:tab/>
        </w:r>
        <w:r w:rsidRPr="00D1313A" w:rsidDel="00D1313A">
          <w:rPr>
            <w:noProof/>
          </w:rPr>
          <w:delText>Plan Get Command</w:delText>
        </w:r>
        <w:r w:rsidDel="00D1313A">
          <w:rPr>
            <w:noProof/>
            <w:webHidden/>
          </w:rPr>
          <w:tab/>
        </w:r>
        <w:r w:rsidR="00D1313A" w:rsidDel="00D1313A">
          <w:rPr>
            <w:noProof/>
            <w:webHidden/>
          </w:rPr>
          <w:delText>28</w:delText>
        </w:r>
      </w:del>
    </w:p>
    <w:p w:rsidR="00C3237B" w:rsidDel="00D1313A" w:rsidRDefault="00C3237B">
      <w:pPr>
        <w:pStyle w:val="TOC2"/>
        <w:rPr>
          <w:del w:id="153" w:author="Arnaud Dumont" w:date="2014-02-20T11:49:00Z"/>
          <w:rFonts w:eastAsiaTheme="minorEastAsia"/>
          <w:noProof/>
          <w:sz w:val="22"/>
          <w:szCs w:val="22"/>
          <w:lang w:eastAsia="en-AU"/>
        </w:rPr>
      </w:pPr>
      <w:del w:id="154" w:author="Arnaud Dumont" w:date="2014-02-20T11:49:00Z">
        <w:r w:rsidRPr="00D1313A" w:rsidDel="00D1313A">
          <w:rPr>
            <w:noProof/>
          </w:rPr>
          <w:delText>7.2</w:delText>
        </w:r>
        <w:r w:rsidDel="00D1313A">
          <w:rPr>
            <w:rFonts w:eastAsiaTheme="minorEastAsia"/>
            <w:noProof/>
            <w:sz w:val="22"/>
            <w:szCs w:val="22"/>
            <w:lang w:eastAsia="en-AU"/>
          </w:rPr>
          <w:tab/>
        </w:r>
        <w:r w:rsidRPr="00D1313A" w:rsidDel="00D1313A">
          <w:rPr>
            <w:noProof/>
          </w:rPr>
          <w:delText>Plan List Command</w:delText>
        </w:r>
        <w:r w:rsidDel="00D1313A">
          <w:rPr>
            <w:noProof/>
            <w:webHidden/>
          </w:rPr>
          <w:tab/>
        </w:r>
        <w:r w:rsidR="00D1313A" w:rsidDel="00D1313A">
          <w:rPr>
            <w:noProof/>
            <w:webHidden/>
          </w:rPr>
          <w:delText>32</w:delText>
        </w:r>
      </w:del>
    </w:p>
    <w:p w:rsidR="00C3237B" w:rsidDel="00D1313A" w:rsidRDefault="00C3237B">
      <w:pPr>
        <w:pStyle w:val="TOC1"/>
        <w:rPr>
          <w:del w:id="155" w:author="Arnaud Dumont" w:date="2014-02-20T11:49:00Z"/>
          <w:rFonts w:eastAsiaTheme="minorEastAsia"/>
          <w:b w:val="0"/>
          <w:noProof/>
          <w:sz w:val="22"/>
          <w:szCs w:val="22"/>
          <w:lang w:eastAsia="en-AU"/>
        </w:rPr>
      </w:pPr>
      <w:del w:id="156" w:author="Arnaud Dumont" w:date="2014-02-20T11:49:00Z">
        <w:r w:rsidRPr="00D1313A" w:rsidDel="00D1313A">
          <w:rPr>
            <w:noProof/>
          </w:rPr>
          <w:delText>8</w:delText>
        </w:r>
        <w:r w:rsidDel="00D1313A">
          <w:rPr>
            <w:rFonts w:eastAsiaTheme="minorEastAsia"/>
            <w:b w:val="0"/>
            <w:noProof/>
            <w:sz w:val="22"/>
            <w:szCs w:val="22"/>
            <w:lang w:eastAsia="en-AU"/>
          </w:rPr>
          <w:tab/>
        </w:r>
        <w:r w:rsidRPr="00D1313A" w:rsidDel="00D1313A">
          <w:rPr>
            <w:noProof/>
          </w:rPr>
          <w:delText>Zone Commands</w:delText>
        </w:r>
        <w:r w:rsidDel="00D1313A">
          <w:rPr>
            <w:noProof/>
            <w:webHidden/>
          </w:rPr>
          <w:tab/>
        </w:r>
        <w:r w:rsidR="00D1313A" w:rsidDel="00D1313A">
          <w:rPr>
            <w:noProof/>
            <w:webHidden/>
          </w:rPr>
          <w:delText>36</w:delText>
        </w:r>
      </w:del>
    </w:p>
    <w:p w:rsidR="00C3237B" w:rsidDel="00D1313A" w:rsidRDefault="00C3237B">
      <w:pPr>
        <w:pStyle w:val="TOC2"/>
        <w:rPr>
          <w:del w:id="157" w:author="Arnaud Dumont" w:date="2014-02-20T11:49:00Z"/>
          <w:rFonts w:eastAsiaTheme="minorEastAsia"/>
          <w:noProof/>
          <w:sz w:val="22"/>
          <w:szCs w:val="22"/>
          <w:lang w:eastAsia="en-AU"/>
        </w:rPr>
      </w:pPr>
      <w:del w:id="158" w:author="Arnaud Dumont" w:date="2014-02-20T11:49:00Z">
        <w:r w:rsidRPr="00D1313A" w:rsidDel="00D1313A">
          <w:rPr>
            <w:noProof/>
          </w:rPr>
          <w:delText>8.1</w:delText>
        </w:r>
        <w:r w:rsidDel="00D1313A">
          <w:rPr>
            <w:rFonts w:eastAsiaTheme="minorEastAsia"/>
            <w:noProof/>
            <w:sz w:val="22"/>
            <w:szCs w:val="22"/>
            <w:lang w:eastAsia="en-AU"/>
          </w:rPr>
          <w:tab/>
        </w:r>
        <w:r w:rsidRPr="00D1313A" w:rsidDel="00D1313A">
          <w:rPr>
            <w:noProof/>
          </w:rPr>
          <w:delText>Zone Get Command</w:delText>
        </w:r>
        <w:r w:rsidDel="00D1313A">
          <w:rPr>
            <w:noProof/>
            <w:webHidden/>
          </w:rPr>
          <w:tab/>
        </w:r>
        <w:r w:rsidR="00D1313A" w:rsidDel="00D1313A">
          <w:rPr>
            <w:noProof/>
            <w:webHidden/>
          </w:rPr>
          <w:delText>36</w:delText>
        </w:r>
      </w:del>
    </w:p>
    <w:p w:rsidR="00C3237B" w:rsidDel="00D1313A" w:rsidRDefault="00C3237B">
      <w:pPr>
        <w:pStyle w:val="TOC2"/>
        <w:rPr>
          <w:del w:id="159" w:author="Arnaud Dumont" w:date="2014-02-20T11:49:00Z"/>
          <w:rFonts w:eastAsiaTheme="minorEastAsia"/>
          <w:noProof/>
          <w:sz w:val="22"/>
          <w:szCs w:val="22"/>
          <w:lang w:eastAsia="en-AU"/>
        </w:rPr>
      </w:pPr>
      <w:del w:id="160" w:author="Arnaud Dumont" w:date="2014-02-20T11:49:00Z">
        <w:r w:rsidRPr="00D1313A" w:rsidDel="00D1313A">
          <w:rPr>
            <w:noProof/>
          </w:rPr>
          <w:delText>8.2</w:delText>
        </w:r>
        <w:r w:rsidDel="00D1313A">
          <w:rPr>
            <w:rFonts w:eastAsiaTheme="minorEastAsia"/>
            <w:noProof/>
            <w:sz w:val="22"/>
            <w:szCs w:val="22"/>
            <w:lang w:eastAsia="en-AU"/>
          </w:rPr>
          <w:tab/>
        </w:r>
        <w:r w:rsidRPr="00D1313A" w:rsidDel="00D1313A">
          <w:rPr>
            <w:noProof/>
          </w:rPr>
          <w:delText>Zone List Command</w:delText>
        </w:r>
        <w:r w:rsidDel="00D1313A">
          <w:rPr>
            <w:noProof/>
            <w:webHidden/>
          </w:rPr>
          <w:tab/>
        </w:r>
        <w:r w:rsidR="00D1313A" w:rsidDel="00D1313A">
          <w:rPr>
            <w:noProof/>
            <w:webHidden/>
          </w:rPr>
          <w:delText>50</w:delText>
        </w:r>
      </w:del>
    </w:p>
    <w:p w:rsidR="00C3237B" w:rsidDel="00D1313A" w:rsidRDefault="00C3237B">
      <w:pPr>
        <w:pStyle w:val="TOC2"/>
        <w:rPr>
          <w:del w:id="161" w:author="Arnaud Dumont" w:date="2014-02-20T11:49:00Z"/>
          <w:rFonts w:eastAsiaTheme="minorEastAsia"/>
          <w:noProof/>
          <w:sz w:val="22"/>
          <w:szCs w:val="22"/>
          <w:lang w:eastAsia="en-AU"/>
        </w:rPr>
      </w:pPr>
      <w:del w:id="162" w:author="Arnaud Dumont" w:date="2014-02-20T11:49:00Z">
        <w:r w:rsidRPr="00D1313A" w:rsidDel="00D1313A">
          <w:rPr>
            <w:noProof/>
          </w:rPr>
          <w:delText>8.3</w:delText>
        </w:r>
        <w:r w:rsidDel="00D1313A">
          <w:rPr>
            <w:rFonts w:eastAsiaTheme="minorEastAsia"/>
            <w:noProof/>
            <w:sz w:val="22"/>
            <w:szCs w:val="22"/>
            <w:lang w:eastAsia="en-AU"/>
          </w:rPr>
          <w:tab/>
        </w:r>
        <w:r w:rsidRPr="00D1313A" w:rsidDel="00D1313A">
          <w:rPr>
            <w:noProof/>
          </w:rPr>
          <w:delText>Zone Create Command</w:delText>
        </w:r>
        <w:r w:rsidDel="00D1313A">
          <w:rPr>
            <w:noProof/>
            <w:webHidden/>
          </w:rPr>
          <w:tab/>
        </w:r>
        <w:r w:rsidR="00D1313A" w:rsidDel="00D1313A">
          <w:rPr>
            <w:noProof/>
            <w:webHidden/>
          </w:rPr>
          <w:delText>54</w:delText>
        </w:r>
      </w:del>
    </w:p>
    <w:p w:rsidR="00C3237B" w:rsidDel="00D1313A" w:rsidRDefault="00C3237B">
      <w:pPr>
        <w:pStyle w:val="TOC2"/>
        <w:rPr>
          <w:del w:id="163" w:author="Arnaud Dumont" w:date="2014-02-20T11:49:00Z"/>
          <w:rFonts w:eastAsiaTheme="minorEastAsia"/>
          <w:noProof/>
          <w:sz w:val="22"/>
          <w:szCs w:val="22"/>
          <w:lang w:eastAsia="en-AU"/>
        </w:rPr>
      </w:pPr>
      <w:del w:id="164" w:author="Arnaud Dumont" w:date="2014-02-20T11:49:00Z">
        <w:r w:rsidRPr="00D1313A" w:rsidDel="00D1313A">
          <w:rPr>
            <w:noProof/>
          </w:rPr>
          <w:delText>8.4</w:delText>
        </w:r>
        <w:r w:rsidDel="00D1313A">
          <w:rPr>
            <w:rFonts w:eastAsiaTheme="minorEastAsia"/>
            <w:noProof/>
            <w:sz w:val="22"/>
            <w:szCs w:val="22"/>
            <w:lang w:eastAsia="en-AU"/>
          </w:rPr>
          <w:tab/>
        </w:r>
        <w:r w:rsidRPr="00D1313A" w:rsidDel="00D1313A">
          <w:rPr>
            <w:noProof/>
          </w:rPr>
          <w:delText>Zone Update Command</w:delText>
        </w:r>
        <w:r w:rsidDel="00D1313A">
          <w:rPr>
            <w:noProof/>
            <w:webHidden/>
          </w:rPr>
          <w:tab/>
        </w:r>
        <w:r w:rsidR="00D1313A" w:rsidDel="00D1313A">
          <w:rPr>
            <w:noProof/>
            <w:webHidden/>
          </w:rPr>
          <w:delText>61</w:delText>
        </w:r>
      </w:del>
    </w:p>
    <w:p w:rsidR="00C3237B" w:rsidDel="00D1313A" w:rsidRDefault="00C3237B">
      <w:pPr>
        <w:pStyle w:val="TOC2"/>
        <w:rPr>
          <w:del w:id="165" w:author="Arnaud Dumont" w:date="2014-02-20T11:49:00Z"/>
          <w:rFonts w:eastAsiaTheme="minorEastAsia"/>
          <w:noProof/>
          <w:sz w:val="22"/>
          <w:szCs w:val="22"/>
          <w:lang w:eastAsia="en-AU"/>
        </w:rPr>
      </w:pPr>
      <w:del w:id="166" w:author="Arnaud Dumont" w:date="2014-02-20T11:49:00Z">
        <w:r w:rsidRPr="00D1313A" w:rsidDel="00D1313A">
          <w:rPr>
            <w:noProof/>
          </w:rPr>
          <w:delText>8.5</w:delText>
        </w:r>
        <w:r w:rsidDel="00D1313A">
          <w:rPr>
            <w:rFonts w:eastAsiaTheme="minorEastAsia"/>
            <w:noProof/>
            <w:sz w:val="22"/>
            <w:szCs w:val="22"/>
            <w:lang w:eastAsia="en-AU"/>
          </w:rPr>
          <w:tab/>
        </w:r>
        <w:r w:rsidRPr="00D1313A" w:rsidDel="00D1313A">
          <w:rPr>
            <w:noProof/>
          </w:rPr>
          <w:delText>Zone Update Resource Records Command</w:delText>
        </w:r>
        <w:r w:rsidDel="00D1313A">
          <w:rPr>
            <w:noProof/>
            <w:webHidden/>
          </w:rPr>
          <w:tab/>
        </w:r>
      </w:del>
      <w:del w:id="167" w:author="Arnaud Dumont" w:date="2014-02-20T11:48:00Z">
        <w:r w:rsidDel="00D1313A">
          <w:rPr>
            <w:noProof/>
            <w:webHidden/>
          </w:rPr>
          <w:delText>68</w:delText>
        </w:r>
      </w:del>
    </w:p>
    <w:p w:rsidR="00C3237B" w:rsidDel="00D1313A" w:rsidRDefault="00C3237B">
      <w:pPr>
        <w:pStyle w:val="TOC2"/>
        <w:rPr>
          <w:del w:id="168" w:author="Arnaud Dumont" w:date="2014-02-20T11:49:00Z"/>
          <w:rFonts w:eastAsiaTheme="minorEastAsia"/>
          <w:noProof/>
          <w:sz w:val="22"/>
          <w:szCs w:val="22"/>
          <w:lang w:eastAsia="en-AU"/>
        </w:rPr>
      </w:pPr>
      <w:del w:id="169" w:author="Arnaud Dumont" w:date="2014-02-20T11:49:00Z">
        <w:r w:rsidRPr="00D1313A" w:rsidDel="00D1313A">
          <w:rPr>
            <w:noProof/>
          </w:rPr>
          <w:delText>8.6</w:delText>
        </w:r>
        <w:r w:rsidDel="00D1313A">
          <w:rPr>
            <w:rFonts w:eastAsiaTheme="minorEastAsia"/>
            <w:noProof/>
            <w:sz w:val="22"/>
            <w:szCs w:val="22"/>
            <w:lang w:eastAsia="en-AU"/>
          </w:rPr>
          <w:tab/>
        </w:r>
        <w:r w:rsidRPr="00D1313A" w:rsidDel="00D1313A">
          <w:rPr>
            <w:noProof/>
          </w:rPr>
          <w:delText>Zone Delete Command</w:delText>
        </w:r>
        <w:r w:rsidDel="00D1313A">
          <w:rPr>
            <w:noProof/>
            <w:webHidden/>
          </w:rPr>
          <w:tab/>
        </w:r>
      </w:del>
      <w:del w:id="170" w:author="Arnaud Dumont" w:date="2014-02-20T11:48:00Z">
        <w:r w:rsidDel="00D1313A">
          <w:rPr>
            <w:noProof/>
            <w:webHidden/>
          </w:rPr>
          <w:delText>76</w:delText>
        </w:r>
      </w:del>
    </w:p>
    <w:p w:rsidR="00C3237B" w:rsidDel="00D1313A" w:rsidRDefault="00C3237B">
      <w:pPr>
        <w:pStyle w:val="TOC2"/>
        <w:rPr>
          <w:del w:id="171" w:author="Arnaud Dumont" w:date="2014-02-20T11:49:00Z"/>
          <w:rFonts w:eastAsiaTheme="minorEastAsia"/>
          <w:noProof/>
          <w:sz w:val="22"/>
          <w:szCs w:val="22"/>
          <w:lang w:eastAsia="en-AU"/>
        </w:rPr>
      </w:pPr>
      <w:del w:id="172" w:author="Arnaud Dumont" w:date="2014-02-20T11:49:00Z">
        <w:r w:rsidRPr="00D1313A" w:rsidDel="00D1313A">
          <w:rPr>
            <w:noProof/>
          </w:rPr>
          <w:delText>8.7</w:delText>
        </w:r>
        <w:r w:rsidDel="00D1313A">
          <w:rPr>
            <w:rFonts w:eastAsiaTheme="minorEastAsia"/>
            <w:noProof/>
            <w:sz w:val="22"/>
            <w:szCs w:val="22"/>
            <w:lang w:eastAsia="en-AU"/>
          </w:rPr>
          <w:tab/>
        </w:r>
        <w:r w:rsidRPr="00D1313A" w:rsidDel="00D1313A">
          <w:rPr>
            <w:noProof/>
          </w:rPr>
          <w:delText>Zone Get Query Usage Command</w:delText>
        </w:r>
        <w:r w:rsidDel="00D1313A">
          <w:rPr>
            <w:noProof/>
            <w:webHidden/>
          </w:rPr>
          <w:tab/>
        </w:r>
      </w:del>
      <w:del w:id="173" w:author="Arnaud Dumont" w:date="2014-02-20T11:48:00Z">
        <w:r w:rsidDel="00D1313A">
          <w:rPr>
            <w:noProof/>
            <w:webHidden/>
          </w:rPr>
          <w:delText>78</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74" w:name="_Toc380660285"/>
      <w:r>
        <w:lastRenderedPageBreak/>
        <w:t>Introduction</w:t>
      </w:r>
      <w:bookmarkEnd w:id="174"/>
    </w:p>
    <w:p w:rsidR="005A5779" w:rsidRDefault="004836FD" w:rsidP="004836FD">
      <w:r>
        <w:t>This document is aimed at developers and system administrat</w:t>
      </w:r>
      <w:r w:rsidR="006351FF">
        <w:t>ors</w:t>
      </w:r>
      <w:r>
        <w:t xml:space="preserve">. It describes the </w:t>
      </w:r>
      <w:proofErr w:type="spellStart"/>
      <w:r w:rsidR="0049028D">
        <w:t>DiscoveryDNS</w:t>
      </w:r>
      <w:proofErr w:type="spellEnd"/>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w:t>
      </w:r>
      <w:bookmarkStart w:id="175" w:name="_GoBack"/>
      <w:bookmarkEnd w:id="175"/>
      <w:r w:rsidR="005A5779">
        <w:t>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proofErr w:type="spellStart"/>
      <w:r>
        <w:t>DiscoveryDNS</w:t>
      </w:r>
      <w:proofErr w:type="spellEnd"/>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proofErr w:type="spellStart"/>
      <w:r>
        <w:t>DiscoveryDNS</w:t>
      </w:r>
      <w:proofErr w:type="spellEnd"/>
      <w:r w:rsidR="004836FD">
        <w:t xml:space="preserve"> account manager.</w:t>
      </w:r>
    </w:p>
    <w:p w:rsidR="003A30DE" w:rsidRDefault="003A30DE" w:rsidP="003A30DE">
      <w:pPr>
        <w:pStyle w:val="Heading1"/>
      </w:pPr>
      <w:bookmarkStart w:id="176" w:name="_Toc380660286"/>
      <w:r>
        <w:lastRenderedPageBreak/>
        <w:t>General</w:t>
      </w:r>
      <w:bookmarkEnd w:id="176"/>
    </w:p>
    <w:p w:rsidR="00F474F5" w:rsidRDefault="00F474F5" w:rsidP="00F474F5">
      <w:r>
        <w:t xml:space="preserve">The </w:t>
      </w:r>
      <w:proofErr w:type="spellStart"/>
      <w:r>
        <w:t>DiscoveryDNS</w:t>
      </w:r>
      <w:proofErr w:type="spellEnd"/>
      <w:r>
        <w:t xml:space="preserve">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proofErr w:type="spellStart"/>
      <w:r w:rsidR="00BB3EC1">
        <w:t>DiscoveryDNS</w:t>
      </w:r>
      <w:proofErr w:type="spellEnd"/>
      <w:r w:rsidR="00BB3EC1">
        <w:t xml:space="preserve">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w:t>
      </w:r>
      <w:proofErr w:type="spellStart"/>
      <w:r w:rsidR="00B001D7">
        <w:t>DiscoveryDNS</w:t>
      </w:r>
      <w:proofErr w:type="spellEnd"/>
      <w:r w:rsidR="00B001D7">
        <w:t xml:space="preserve">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w:t>
      </w:r>
      <w:proofErr w:type="spellStart"/>
      <w:r w:rsidRPr="00A206D9">
        <w:t>json</w:t>
      </w:r>
      <w:proofErr w:type="spellEnd"/>
      <w:r w:rsidRPr="00A206D9">
        <w:t xml:space="preserve">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77" w:name="_Toc380660287"/>
      <w:r>
        <w:t>Data Types</w:t>
      </w:r>
      <w:bookmarkEnd w:id="177"/>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proofErr w:type="spellStart"/>
            <w:r>
              <w:t>LocalDateTime</w:t>
            </w:r>
            <w:proofErr w:type="spellEnd"/>
            <w:r>
              <w:t xml:space="preserve"> (</w:t>
            </w:r>
            <w:proofErr w:type="spellStart"/>
            <w:r>
              <w:t>JodaTime</w:t>
            </w:r>
            <w:proofErr w:type="spellEnd"/>
            <w:r>
              <w:t xml:space="preserv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78"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proofErr w:type="spellStart"/>
            <w:r>
              <w:t>boolean</w:t>
            </w:r>
            <w:proofErr w:type="spellEnd"/>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proofErr w:type="spellStart"/>
            <w:r>
              <w:t>uuid</w:t>
            </w:r>
            <w:proofErr w:type="spellEnd"/>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79" w:name="_Toc380660288"/>
      <w:r>
        <w:lastRenderedPageBreak/>
        <w:t>Protocol Overview</w:t>
      </w:r>
      <w:bookmarkEnd w:id="179"/>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w:t>
      </w:r>
      <w:proofErr w:type="spellStart"/>
      <w:r>
        <w:t>json</w:t>
      </w:r>
      <w:proofErr w:type="spellEnd"/>
      <w:r w:rsidR="00B001D7">
        <w:t>”,</w:t>
      </w:r>
      <w:r>
        <w:t xml:space="preserve"> in both requests and responses</w:t>
      </w:r>
      <w:ins w:id="180" w:author="Arnaud Dumont" w:date="2014-02-20T10:56:00Z">
        <w:r w:rsidR="002D484E">
          <w:t>, except for the Zone Get Zone File command (see related paragraph)</w:t>
        </w:r>
      </w:ins>
      <w:r>
        <w:t>. For objects</w:t>
      </w:r>
      <w:ins w:id="181" w:author="Arnaud Dumont" w:date="2014-02-20T10:57:00Z">
        <w:r w:rsidR="002D484E">
          <w:t>,</w:t>
        </w:r>
      </w:ins>
      <w:r>
        <w:t xml:space="preserve"> all fields are returned</w:t>
      </w:r>
      <w:ins w:id="182" w:author="Arnaud Dumont" w:date="2014-02-20T10:57:00Z">
        <w:r w:rsidR="002D484E">
          <w:t xml:space="preserve">. </w:t>
        </w:r>
      </w:ins>
      <w:del w:id="183" w:author="Arnaud Dumont" w:date="2014-02-20T10:57:00Z">
        <w:r w:rsidDel="002D484E">
          <w:delText>,</w:delText>
        </w:r>
      </w:del>
      <w:ins w:id="184" w:author="Arnaud Dumont" w:date="2014-02-20T10:57:00Z">
        <w:r w:rsidR="002D484E">
          <w:t>H</w:t>
        </w:r>
      </w:ins>
      <w:del w:id="185"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186" w:name="_Toc380660289"/>
      <w:r>
        <w:t>Authentication</w:t>
      </w:r>
      <w:bookmarkEnd w:id="186"/>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proofErr w:type="spellStart"/>
      <w:r w:rsidR="002F0444">
        <w:t>DiscoveryDNS</w:t>
      </w:r>
      <w:proofErr w:type="spellEnd"/>
      <w:r w:rsidR="002F0444">
        <w:t>, signed</w:t>
      </w:r>
      <w:r>
        <w:t xml:space="preserve"> by </w:t>
      </w:r>
      <w:r w:rsidR="00B001D7">
        <w:t xml:space="preserve">the </w:t>
      </w:r>
      <w:proofErr w:type="spellStart"/>
      <w:r w:rsidR="00B001D7">
        <w:t>DiscoveryDNS</w:t>
      </w:r>
      <w:proofErr w:type="spellEnd"/>
      <w:r w:rsidR="00B001D7">
        <w:t xml:space="preserve">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187" w:author="Arnaud Dumont" w:date="2014-02-20T10:57:00Z">
        <w:r w:rsidR="002D484E">
          <w:t xml:space="preserve"> </w:t>
        </w:r>
      </w:ins>
      <w:r>
        <w:t xml:space="preserve">as well as verification that the certificate </w:t>
      </w:r>
      <w:r w:rsidR="00B001D7">
        <w:t xml:space="preserve">was issued by the </w:t>
      </w:r>
      <w:proofErr w:type="spellStart"/>
      <w:r w:rsidR="00B001D7">
        <w:t>DiscoveryDNS</w:t>
      </w:r>
      <w:proofErr w:type="spellEnd"/>
      <w:r>
        <w:t xml:space="preserve"> CA. The server certificate returned by the platform is also signed by </w:t>
      </w:r>
      <w:r w:rsidR="00B001D7">
        <w:t xml:space="preserve">the </w:t>
      </w:r>
      <w:proofErr w:type="spellStart"/>
      <w:r w:rsidR="00B001D7">
        <w:t>DiscoveryDNS</w:t>
      </w:r>
      <w:proofErr w:type="spellEnd"/>
      <w:r w:rsidR="00B001D7">
        <w:t xml:space="preserve"> </w:t>
      </w:r>
      <w:r>
        <w:t>CA</w:t>
      </w:r>
      <w:r w:rsidR="00B001D7">
        <w:t xml:space="preserve">, the public certificate of </w:t>
      </w:r>
      <w:del w:id="188"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189" w:name="_Toc380660290"/>
      <w:r>
        <w:t>Update Version Check</w:t>
      </w:r>
      <w:bookmarkEnd w:id="189"/>
    </w:p>
    <w:p w:rsidR="007100E9" w:rsidRDefault="007100E9" w:rsidP="007100E9">
      <w:r>
        <w:t xml:space="preserve">The </w:t>
      </w:r>
      <w:proofErr w:type="spellStart"/>
      <w:r w:rsidR="0049028D">
        <w:t>DiscoveryDNS</w:t>
      </w:r>
      <w:proofErr w:type="spellEnd"/>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 xml:space="preserve">in a </w:t>
      </w:r>
      <w:proofErr w:type="spellStart"/>
      <w:r w:rsidR="00282022">
        <w:t>DiscoveryDNS</w:t>
      </w:r>
      <w:proofErr w:type="spellEnd"/>
      <w:r w:rsidR="00282022">
        <w:t xml:space="preserve">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w:t>
      </w:r>
      <w:proofErr w:type="spellStart"/>
      <w:r w:rsidR="00282022">
        <w:t>DiscoveryDNS</w:t>
      </w:r>
      <w:proofErr w:type="spellEnd"/>
      <w:r w:rsidR="00282022">
        <w:t>,</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190"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191" w:name="_Toc380660291"/>
      <w:r>
        <w:t>E-Tag Evaluation</w:t>
      </w:r>
      <w:bookmarkEnd w:id="191"/>
    </w:p>
    <w:p w:rsidR="00323508" w:rsidRPr="00323508" w:rsidRDefault="007100E9" w:rsidP="00323508">
      <w:r w:rsidRPr="007100E9">
        <w:t xml:space="preserve">The </w:t>
      </w:r>
      <w:proofErr w:type="spellStart"/>
      <w:r w:rsidRPr="007100E9">
        <w:t>DiscoveryDNS</w:t>
      </w:r>
      <w:proofErr w:type="spellEnd"/>
      <w:r w:rsidRPr="007100E9">
        <w:t xml:space="preserve"> </w:t>
      </w:r>
      <w:r w:rsidR="0049028D">
        <w:t>API</w:t>
      </w:r>
      <w:r w:rsidR="0049028D" w:rsidRPr="007100E9">
        <w:t xml:space="preserve"> </w:t>
      </w:r>
      <w:r w:rsidRPr="007100E9">
        <w:t>fully support</w:t>
      </w:r>
      <w:r w:rsidR="0049028D">
        <w:t>s</w:t>
      </w:r>
      <w:r w:rsidRPr="007100E9">
        <w:t xml:space="preserve"> the evaluation of entity tags or ‘</w:t>
      </w:r>
      <w:proofErr w:type="spellStart"/>
      <w:r w:rsidRPr="007100E9">
        <w:t>ETags</w:t>
      </w:r>
      <w:proofErr w:type="spellEnd"/>
      <w:r w:rsidRPr="007100E9">
        <w:t xml:space="preserve">’. When an </w:t>
      </w:r>
      <w:proofErr w:type="spellStart"/>
      <w:r w:rsidRPr="007100E9">
        <w:t>ETag</w:t>
      </w:r>
      <w:proofErr w:type="spellEnd"/>
      <w:r w:rsidRPr="007100E9">
        <w:t xml:space="preserve">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w:t>
      </w:r>
      <w:proofErr w:type="spellStart"/>
      <w:r w:rsidRPr="007100E9">
        <w:t>ETag</w:t>
      </w:r>
      <w:proofErr w:type="spellEnd"/>
      <w:r w:rsidRPr="007100E9">
        <w:t xml:space="preserve">. The version field and the </w:t>
      </w:r>
      <w:proofErr w:type="spellStart"/>
      <w:r w:rsidRPr="007100E9">
        <w:t>ETag</w:t>
      </w:r>
      <w:proofErr w:type="spellEnd"/>
      <w:r w:rsidRPr="007100E9">
        <w:t xml:space="preserve"> field </w:t>
      </w:r>
      <w:r w:rsidR="001451E9" w:rsidRPr="007100E9">
        <w:t xml:space="preserve">of the object </w:t>
      </w:r>
      <w:r w:rsidRPr="007100E9">
        <w:t xml:space="preserve">will always be consistent. Use of </w:t>
      </w:r>
      <w:proofErr w:type="spellStart"/>
      <w:r w:rsidRPr="007100E9">
        <w:t>ETag</w:t>
      </w:r>
      <w:proofErr w:type="spellEnd"/>
      <w:r w:rsidRPr="007100E9">
        <w:t xml:space="preserve"> precondition checking in modification commands is also supported </w:t>
      </w:r>
      <w:r w:rsidR="00A206D9">
        <w:t>if required.</w:t>
      </w:r>
    </w:p>
    <w:p w:rsidR="003A30DE" w:rsidRDefault="003A30DE" w:rsidP="003A30DE">
      <w:pPr>
        <w:pStyle w:val="Heading2"/>
      </w:pPr>
      <w:bookmarkStart w:id="192" w:name="_Toc380660292"/>
      <w:r>
        <w:t>General Request Headers</w:t>
      </w:r>
      <w:bookmarkEnd w:id="192"/>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w:t>
            </w:r>
            <w:proofErr w:type="spellStart"/>
            <w:r>
              <w:t>json</w:t>
            </w:r>
            <w:proofErr w:type="spellEnd"/>
            <w:r>
              <w:t>’</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193" w:name="_Toc380660293"/>
      <w:r>
        <w:lastRenderedPageBreak/>
        <w:t>General Response Headers</w:t>
      </w:r>
      <w:bookmarkEnd w:id="193"/>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w:t>
            </w:r>
            <w:proofErr w:type="spellStart"/>
            <w:r>
              <w:t>json</w:t>
            </w:r>
            <w:proofErr w:type="spellEnd"/>
            <w:r>
              <w:t>’</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proofErr w:type="spellStart"/>
            <w:r>
              <w:t>ETag</w:t>
            </w:r>
            <w:proofErr w:type="spellEnd"/>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w:t>
            </w:r>
            <w:proofErr w:type="spellStart"/>
            <w:r w:rsidR="00A206D9">
              <w:t>ETag</w:t>
            </w:r>
            <w:proofErr w:type="spellEnd"/>
            <w:r w:rsidR="00A206D9">
              <w:t xml:space="preserve">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94" w:name="_Toc380660294"/>
      <w:r>
        <w:t>Errors and Failures</w:t>
      </w:r>
      <w:bookmarkEnd w:id="194"/>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195"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96" w:name="_Toc380660295"/>
      <w:r>
        <w:lastRenderedPageBreak/>
        <w:t>Account Commands</w:t>
      </w:r>
      <w:bookmarkEnd w:id="196"/>
    </w:p>
    <w:p w:rsidR="00BB2638" w:rsidRDefault="00BB2638" w:rsidP="00BB2638">
      <w:pPr>
        <w:pStyle w:val="Heading2"/>
      </w:pPr>
      <w:bookmarkStart w:id="197" w:name="_Toc380660296"/>
      <w:r>
        <w:t>Account Get Command</w:t>
      </w:r>
      <w:bookmarkEnd w:id="197"/>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w:t>
            </w:r>
            <w:proofErr w:type="spellStart"/>
            <w:r>
              <w:t>uri</w:t>
            </w:r>
            <w:proofErr w:type="spellEnd"/>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 xml:space="preserve">The </w:t>
            </w:r>
            <w:proofErr w:type="spellStart"/>
            <w:r>
              <w:t>uri</w:t>
            </w:r>
            <w:proofErr w:type="spellEnd"/>
            <w:r>
              <w:t xml:space="preserve">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w:t>
            </w:r>
            <w:proofErr w:type="spellEnd"/>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minimumCommitmentStartDate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proofErr w:type="spellStart"/>
            <w:r>
              <w:t>createDate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w:t>
      </w:r>
      <w:proofErr w:type="spellStart"/>
      <w:r>
        <w:t>json</w:t>
      </w:r>
      <w:proofErr w:type="spellEnd"/>
    </w:p>
    <w:p w:rsidR="00831884" w:rsidRDefault="00831884" w:rsidP="00831884">
      <w:pPr>
        <w:pStyle w:val="Code"/>
      </w:pPr>
      <w:r>
        <w:t xml:space="preserve">User-Agent: Jersey/2.2 (Apache </w:t>
      </w:r>
      <w:proofErr w:type="spellStart"/>
      <w:r>
        <w:t>HttpClient</w:t>
      </w:r>
      <w:proofErr w:type="spellEnd"/>
      <w:r>
        <w:t xml:space="preserve">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w:t>
      </w:r>
      <w:proofErr w:type="spellStart"/>
      <w:r>
        <w:t>json</w:t>
      </w:r>
      <w:proofErr w:type="spellEnd"/>
    </w:p>
    <w:p w:rsidR="00831884" w:rsidRDefault="00831884" w:rsidP="00831884">
      <w:pPr>
        <w:pStyle w:val="Code"/>
      </w:pPr>
      <w:r>
        <w:t>Last-Modified: Sun, 06 Oct 2013 14:39:22 GMT</w:t>
      </w:r>
    </w:p>
    <w:p w:rsidR="00831884" w:rsidRDefault="00831884" w:rsidP="00831884">
      <w:pPr>
        <w:pStyle w:val="Code"/>
      </w:pPr>
      <w:proofErr w:type="spellStart"/>
      <w:r>
        <w:t>ETag</w:t>
      </w:r>
      <w:proofErr w:type="spellEnd"/>
      <w:r>
        <w:t>: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w:t>
      </w:r>
      <w:proofErr w:type="spellStart"/>
      <w:r>
        <w:t>uri</w:t>
      </w:r>
      <w:proofErr w:type="spellEnd"/>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spellStart"/>
      <w:proofErr w:type="gramStart"/>
      <w:r>
        <w:t>minimumCommitment</w:t>
      </w:r>
      <w:proofErr w:type="spellEnd"/>
      <w:proofErr w:type="gramEnd"/>
      <w:r>
        <w:t>" : 3.0,</w:t>
      </w:r>
    </w:p>
    <w:p w:rsidR="00831884" w:rsidRDefault="00831884" w:rsidP="00831884">
      <w:pPr>
        <w:pStyle w:val="Code"/>
      </w:pPr>
      <w:r>
        <w:t xml:space="preserve">    "</w:t>
      </w:r>
      <w:proofErr w:type="spellStart"/>
      <w:proofErr w:type="gramStart"/>
      <w:r>
        <w:t>minimumCommitmentStartDate</w:t>
      </w:r>
      <w:proofErr w:type="spellEnd"/>
      <w:proofErr w:type="gramEnd"/>
      <w:r>
        <w:t>" : "2013-10-07T01:39:22.194",</w:t>
      </w:r>
    </w:p>
    <w:p w:rsidR="00831884" w:rsidRDefault="00831884" w:rsidP="00831884">
      <w:pPr>
        <w:pStyle w:val="Code"/>
      </w:pPr>
      <w:r>
        <w:t xml:space="preserve">    "</w:t>
      </w:r>
      <w:proofErr w:type="spellStart"/>
      <w:proofErr w:type="gramStart"/>
      <w:r>
        <w:t>createDate</w:t>
      </w:r>
      <w:proofErr w:type="spellEnd"/>
      <w:proofErr w:type="gramEnd"/>
      <w:r>
        <w:t>" : "2013-10-07T01:39:22.194",</w:t>
      </w:r>
    </w:p>
    <w:p w:rsidR="00831884" w:rsidRDefault="00831884" w:rsidP="00831884">
      <w:pPr>
        <w:pStyle w:val="Code"/>
      </w:pPr>
      <w:r>
        <w:t xml:space="preserve">    "</w:t>
      </w:r>
      <w:proofErr w:type="spellStart"/>
      <w:proofErr w:type="gramStart"/>
      <w:r>
        <w:t>createAccountId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createAccountIdentifier</w:t>
      </w:r>
      <w:proofErr w:type="spellEnd"/>
      <w:proofErr w:type="gramEnd"/>
      <w:r>
        <w:t>" : "system",</w:t>
      </w:r>
    </w:p>
    <w:p w:rsidR="00831884" w:rsidRDefault="00831884" w:rsidP="00831884">
      <w:pPr>
        <w:pStyle w:val="Code"/>
      </w:pPr>
      <w:r>
        <w:t xml:space="preserve">    "</w:t>
      </w:r>
      <w:proofErr w:type="spellStart"/>
      <w:proofErr w:type="gramStart"/>
      <w:r>
        <w:t>createUserId</w:t>
      </w:r>
      <w:proofErr w:type="spellEnd"/>
      <w:proofErr w:type="gramEnd"/>
      <w:r>
        <w:t>" : "ed848682-c1d9-11e2-86bc-e9b9e1409c4c",</w:t>
      </w:r>
    </w:p>
    <w:p w:rsidR="00831884" w:rsidRDefault="00831884" w:rsidP="00831884">
      <w:pPr>
        <w:pStyle w:val="Code"/>
      </w:pPr>
      <w:r>
        <w:t xml:space="preserve">    "</w:t>
      </w:r>
      <w:proofErr w:type="spellStart"/>
      <w:proofErr w:type="gramStart"/>
      <w:r>
        <w:t>createUserName</w:t>
      </w:r>
      <w:proofErr w:type="spellEnd"/>
      <w:proofErr w:type="gramEnd"/>
      <w:r>
        <w:t>" : "System Admin",</w:t>
      </w:r>
    </w:p>
    <w:p w:rsidR="00831884" w:rsidRDefault="00831884" w:rsidP="00831884">
      <w:pPr>
        <w:pStyle w:val="Code"/>
      </w:pPr>
      <w:r>
        <w:t xml:space="preserve">    "</w:t>
      </w:r>
      <w:proofErr w:type="spellStart"/>
      <w:proofErr w:type="gramStart"/>
      <w:r>
        <w:t>lastUpdateDate</w:t>
      </w:r>
      <w:proofErr w:type="spellEnd"/>
      <w:proofErr w:type="gramEnd"/>
      <w:r>
        <w:t>" : "2013-10-07T01:39:22.194",</w:t>
      </w:r>
    </w:p>
    <w:p w:rsidR="00831884" w:rsidRDefault="00831884" w:rsidP="00831884">
      <w:pPr>
        <w:pStyle w:val="Code"/>
      </w:pPr>
      <w:r>
        <w:t xml:space="preserve">    "</w:t>
      </w:r>
      <w:proofErr w:type="spellStart"/>
      <w:proofErr w:type="gramStart"/>
      <w:r>
        <w:t>lastUpdateAccountId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lastUpdateAccountIdentifier</w:t>
      </w:r>
      <w:proofErr w:type="spellEnd"/>
      <w:proofErr w:type="gramEnd"/>
      <w:r>
        <w:t>" : "system",</w:t>
      </w:r>
    </w:p>
    <w:p w:rsidR="00831884" w:rsidRDefault="00831884" w:rsidP="00831884">
      <w:pPr>
        <w:pStyle w:val="Code"/>
      </w:pPr>
      <w:r>
        <w:t xml:space="preserve">    "</w:t>
      </w:r>
      <w:proofErr w:type="spellStart"/>
      <w:proofErr w:type="gramStart"/>
      <w:r>
        <w:t>lastUpdateUserId</w:t>
      </w:r>
      <w:proofErr w:type="spellEnd"/>
      <w:proofErr w:type="gramEnd"/>
      <w:r>
        <w:t>" : "ed848682-c1d9-11e2-86bc-e9b9e1409c4c",</w:t>
      </w:r>
    </w:p>
    <w:p w:rsidR="00831884" w:rsidRDefault="00831884" w:rsidP="00831884">
      <w:pPr>
        <w:pStyle w:val="Code"/>
      </w:pPr>
      <w:r>
        <w:t xml:space="preserve">    "</w:t>
      </w:r>
      <w:proofErr w:type="spellStart"/>
      <w:proofErr w:type="gramStart"/>
      <w:r>
        <w:t>lastUpdateUserName</w:t>
      </w:r>
      <w:proofErr w:type="spellEnd"/>
      <w:proofErr w:type="gramEnd"/>
      <w:r>
        <w:t>"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198" w:name="_Toc380660297"/>
      <w:r>
        <w:lastRenderedPageBreak/>
        <w:t>User Commands</w:t>
      </w:r>
      <w:bookmarkEnd w:id="198"/>
    </w:p>
    <w:p w:rsidR="00323508" w:rsidRDefault="008A0F29" w:rsidP="008A0F29">
      <w:pPr>
        <w:pStyle w:val="Heading2"/>
      </w:pPr>
      <w:bookmarkStart w:id="199" w:name="_Toc380660298"/>
      <w:r>
        <w:t>User Get Command</w:t>
      </w:r>
      <w:bookmarkEnd w:id="199"/>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w:t>
            </w:r>
            <w:proofErr w:type="spellStart"/>
            <w:r>
              <w:t>uri</w:t>
            </w:r>
            <w:proofErr w:type="spellEnd"/>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 xml:space="preserve">The </w:t>
            </w:r>
            <w:proofErr w:type="spellStart"/>
            <w:r>
              <w:t>uri</w:t>
            </w:r>
            <w:proofErr w:type="spellEnd"/>
            <w:r>
              <w:t xml:space="preserve">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proofErr w:type="spellStart"/>
            <w:r>
              <w:t>passwordExpireDate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proofErr w:type="spellStart"/>
            <w:r>
              <w:t>createDate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w:t>
      </w:r>
      <w:proofErr w:type="spellStart"/>
      <w:r>
        <w:t>json</w:t>
      </w:r>
      <w:proofErr w:type="spellEnd"/>
    </w:p>
    <w:p w:rsidR="008A0F29" w:rsidRDefault="008A0F29" w:rsidP="008A0F29">
      <w:pPr>
        <w:pStyle w:val="Code"/>
      </w:pPr>
      <w:r>
        <w:t xml:space="preserve">User-Agent: Jersey/2.2 (Apache </w:t>
      </w:r>
      <w:proofErr w:type="spellStart"/>
      <w:r>
        <w:t>HttpClient</w:t>
      </w:r>
      <w:proofErr w:type="spellEnd"/>
      <w:r>
        <w:t xml:space="preserve">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w:t>
      </w:r>
      <w:proofErr w:type="spellStart"/>
      <w:r>
        <w:t>json</w:t>
      </w:r>
      <w:proofErr w:type="spellEnd"/>
    </w:p>
    <w:p w:rsidR="008A0F29" w:rsidRDefault="008A0F29" w:rsidP="008A0F29">
      <w:pPr>
        <w:pStyle w:val="Code"/>
      </w:pPr>
      <w:r>
        <w:t>Last-Modified: Sun, 06 Oct 2013 16:51:31 GMT</w:t>
      </w:r>
    </w:p>
    <w:p w:rsidR="008A0F29" w:rsidRDefault="008A0F29" w:rsidP="008A0F29">
      <w:pPr>
        <w:pStyle w:val="Code"/>
      </w:pPr>
      <w:proofErr w:type="spellStart"/>
      <w:r>
        <w:t>ETag</w:t>
      </w:r>
      <w:proofErr w:type="spellEnd"/>
      <w:r>
        <w:t>: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w:t>
      </w:r>
      <w:proofErr w:type="spellStart"/>
      <w:r>
        <w:t>uri</w:t>
      </w:r>
      <w:proofErr w:type="spellEnd"/>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spellStart"/>
      <w:proofErr w:type="gramStart"/>
      <w:r>
        <w:t>passwordExpireDate</w:t>
      </w:r>
      <w:proofErr w:type="spellEnd"/>
      <w:proofErr w:type="gramEnd"/>
      <w:r>
        <w:t>" : "2013-10-07T03:51:31.455",</w:t>
      </w:r>
    </w:p>
    <w:p w:rsidR="008A0F29" w:rsidRDefault="008A0F29" w:rsidP="008A0F29">
      <w:pPr>
        <w:pStyle w:val="Code"/>
      </w:pPr>
      <w:r>
        <w:t xml:space="preserve">    "</w:t>
      </w:r>
      <w:proofErr w:type="spellStart"/>
      <w:proofErr w:type="gramStart"/>
      <w:r>
        <w:t>sponsorAccountId</w:t>
      </w:r>
      <w:proofErr w:type="spellEnd"/>
      <w:proofErr w:type="gramEnd"/>
      <w:r>
        <w:t>" : "f73af262-9531-11e2-9b25-2809b571161a",</w:t>
      </w:r>
    </w:p>
    <w:p w:rsidR="008A0F29" w:rsidRDefault="008A0F29" w:rsidP="008A0F29">
      <w:pPr>
        <w:pStyle w:val="Code"/>
      </w:pPr>
      <w:r>
        <w:t xml:space="preserve">    "</w:t>
      </w:r>
      <w:proofErr w:type="spellStart"/>
      <w:proofErr w:type="gramStart"/>
      <w:r>
        <w:t>sponsorAccountIdentifier</w:t>
      </w:r>
      <w:proofErr w:type="spellEnd"/>
      <w:proofErr w:type="gramEnd"/>
      <w:r>
        <w:t>" : "system",</w:t>
      </w:r>
    </w:p>
    <w:p w:rsidR="008A0F29" w:rsidRDefault="008A0F29" w:rsidP="008A0F29">
      <w:pPr>
        <w:pStyle w:val="Code"/>
      </w:pPr>
      <w:r>
        <w:t xml:space="preserve">    "</w:t>
      </w:r>
      <w:proofErr w:type="spellStart"/>
      <w:proofErr w:type="gramStart"/>
      <w:r>
        <w:t>createDate</w:t>
      </w:r>
      <w:proofErr w:type="spellEnd"/>
      <w:proofErr w:type="gramEnd"/>
      <w:r>
        <w:t>" : "2013-10-07T03:51:31.455",</w:t>
      </w:r>
    </w:p>
    <w:p w:rsidR="008A0F29" w:rsidRDefault="008A0F29" w:rsidP="008A0F29">
      <w:pPr>
        <w:pStyle w:val="Code"/>
      </w:pPr>
      <w:r>
        <w:t xml:space="preserve">    "</w:t>
      </w:r>
      <w:proofErr w:type="spellStart"/>
      <w:proofErr w:type="gramStart"/>
      <w:r>
        <w:t>createAccountId</w:t>
      </w:r>
      <w:proofErr w:type="spellEnd"/>
      <w:proofErr w:type="gramEnd"/>
      <w:r>
        <w:t>" : "f73af262-9531-11e2-9b25-2809b571161a",</w:t>
      </w:r>
    </w:p>
    <w:p w:rsidR="008A0F29" w:rsidRDefault="008A0F29" w:rsidP="008A0F29">
      <w:pPr>
        <w:pStyle w:val="Code"/>
      </w:pPr>
      <w:r>
        <w:lastRenderedPageBreak/>
        <w:t xml:space="preserve">    "</w:t>
      </w:r>
      <w:proofErr w:type="spellStart"/>
      <w:proofErr w:type="gramStart"/>
      <w:r>
        <w:t>createAccountIdentifier</w:t>
      </w:r>
      <w:proofErr w:type="spellEnd"/>
      <w:proofErr w:type="gramEnd"/>
      <w:r>
        <w:t>" : "system",</w:t>
      </w:r>
    </w:p>
    <w:p w:rsidR="008A0F29" w:rsidRDefault="008A0F29" w:rsidP="008A0F29">
      <w:pPr>
        <w:pStyle w:val="Code"/>
      </w:pPr>
      <w:r>
        <w:t xml:space="preserve">    "</w:t>
      </w:r>
      <w:proofErr w:type="spellStart"/>
      <w:proofErr w:type="gramStart"/>
      <w:r>
        <w:t>createUserId</w:t>
      </w:r>
      <w:proofErr w:type="spellEnd"/>
      <w:proofErr w:type="gramEnd"/>
      <w:r>
        <w:t>" : "ed848682-c1d9-11e2-86bc-e9b9e1409c4c",</w:t>
      </w:r>
    </w:p>
    <w:p w:rsidR="008A0F29" w:rsidRDefault="008A0F29" w:rsidP="008A0F29">
      <w:pPr>
        <w:pStyle w:val="Code"/>
      </w:pPr>
      <w:r>
        <w:t xml:space="preserve">    "</w:t>
      </w:r>
      <w:proofErr w:type="spellStart"/>
      <w:proofErr w:type="gramStart"/>
      <w:r>
        <w:t>createUserName</w:t>
      </w:r>
      <w:proofErr w:type="spellEnd"/>
      <w:proofErr w:type="gramEnd"/>
      <w:r>
        <w:t>" : "System Admin",</w:t>
      </w:r>
    </w:p>
    <w:p w:rsidR="008A0F29" w:rsidRDefault="008A0F29" w:rsidP="008A0F29">
      <w:pPr>
        <w:pStyle w:val="Code"/>
      </w:pPr>
      <w:r>
        <w:t xml:space="preserve">    "</w:t>
      </w:r>
      <w:proofErr w:type="spellStart"/>
      <w:proofErr w:type="gramStart"/>
      <w:r>
        <w:t>lastUpdateDate</w:t>
      </w:r>
      <w:proofErr w:type="spellEnd"/>
      <w:proofErr w:type="gramEnd"/>
      <w:r>
        <w:t>" : "2013-10-07T03:51:31.455",</w:t>
      </w:r>
    </w:p>
    <w:p w:rsidR="008A0F29" w:rsidRDefault="008A0F29" w:rsidP="008A0F29">
      <w:pPr>
        <w:pStyle w:val="Code"/>
      </w:pPr>
      <w:r>
        <w:t xml:space="preserve">    "</w:t>
      </w:r>
      <w:proofErr w:type="spellStart"/>
      <w:proofErr w:type="gramStart"/>
      <w:r>
        <w:t>lastUpdateAccountId</w:t>
      </w:r>
      <w:proofErr w:type="spellEnd"/>
      <w:proofErr w:type="gramEnd"/>
      <w:r>
        <w:t>" : "f73af262-9531-11e2-9b25-2809b571161a",</w:t>
      </w:r>
    </w:p>
    <w:p w:rsidR="008A0F29" w:rsidRDefault="008A0F29" w:rsidP="008A0F29">
      <w:pPr>
        <w:pStyle w:val="Code"/>
      </w:pPr>
      <w:r>
        <w:t xml:space="preserve">    "</w:t>
      </w:r>
      <w:proofErr w:type="spellStart"/>
      <w:proofErr w:type="gramStart"/>
      <w:r>
        <w:t>lastUpdateAccountIdentifier</w:t>
      </w:r>
      <w:proofErr w:type="spellEnd"/>
      <w:proofErr w:type="gramEnd"/>
      <w:r>
        <w:t>" : "system",</w:t>
      </w:r>
    </w:p>
    <w:p w:rsidR="008A0F29" w:rsidRDefault="008A0F29" w:rsidP="008A0F29">
      <w:pPr>
        <w:pStyle w:val="Code"/>
      </w:pPr>
      <w:r>
        <w:t xml:space="preserve">    "</w:t>
      </w:r>
      <w:proofErr w:type="spellStart"/>
      <w:proofErr w:type="gramStart"/>
      <w:r>
        <w:t>lastUpdateUserId</w:t>
      </w:r>
      <w:proofErr w:type="spellEnd"/>
      <w:proofErr w:type="gramEnd"/>
      <w:r>
        <w:t>" : "ed848682-c1d9-11e2-86bc-e9b9e1409c4c",</w:t>
      </w:r>
    </w:p>
    <w:p w:rsidR="008A0F29" w:rsidRDefault="008A0F29" w:rsidP="008A0F29">
      <w:pPr>
        <w:pStyle w:val="Code"/>
      </w:pPr>
      <w:r>
        <w:t xml:space="preserve">    "</w:t>
      </w:r>
      <w:proofErr w:type="spellStart"/>
      <w:proofErr w:type="gramStart"/>
      <w:r>
        <w:t>lastUpdateUserName</w:t>
      </w:r>
      <w:proofErr w:type="spellEnd"/>
      <w:proofErr w:type="gramEnd"/>
      <w:r>
        <w:t>" : "System Admin",</w:t>
      </w:r>
    </w:p>
    <w:p w:rsidR="008A0F29" w:rsidRDefault="008A0F29" w:rsidP="008A0F29">
      <w:pPr>
        <w:pStyle w:val="Code"/>
      </w:pPr>
      <w:r>
        <w:t xml:space="preserve">    "</w:t>
      </w:r>
      <w:proofErr w:type="gramStart"/>
      <w:r>
        <w:t>roles</w:t>
      </w:r>
      <w:proofErr w:type="gramEnd"/>
      <w:r>
        <w:t>" : [ "</w:t>
      </w:r>
      <w:proofErr w:type="spellStart"/>
      <w:r>
        <w:t>readOnly</w:t>
      </w:r>
      <w:proofErr w:type="spellEnd"/>
      <w:r>
        <w:t>",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00" w:name="_Toc380660299"/>
      <w:r>
        <w:t>User List Command</w:t>
      </w:r>
      <w:bookmarkEnd w:id="200"/>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proofErr w:type="spellStart"/>
            <w:r>
              <w:t>searchName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searchUsername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searchStatus</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proofErr w:type="spellStart"/>
            <w:r>
              <w:t>userList</w:t>
            </w:r>
            <w:proofErr w:type="spellEnd"/>
          </w:p>
        </w:tc>
        <w:tc>
          <w:tcPr>
            <w:tcW w:w="1403" w:type="dxa"/>
          </w:tcPr>
          <w:p w:rsidR="0060648E" w:rsidRDefault="0060648E" w:rsidP="0060648E">
            <w:pPr>
              <w:pStyle w:val="Table-Text"/>
            </w:pPr>
            <w:proofErr w:type="spellStart"/>
            <w:r>
              <w:t>UserRecord</w:t>
            </w:r>
            <w:proofErr w:type="spellEnd"/>
            <w:r>
              <w:t>[]</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proofErr w:type="spellStart"/>
            <w:r>
              <w:t>totalCount</w:t>
            </w:r>
            <w:proofErr w:type="spellEnd"/>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 xml:space="preserve">A </w:t>
      </w:r>
      <w:proofErr w:type="spellStart"/>
      <w:r w:rsidRPr="0060648E">
        <w:t>UserRecord</w:t>
      </w:r>
      <w:proofErr w:type="spellEnd"/>
      <w:r w:rsidRPr="0060648E">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proofErr w:type="spellStart"/>
            <w:r>
              <w:t>uuid</w:t>
            </w:r>
            <w:proofErr w:type="spellEnd"/>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proofErr w:type="spellStart"/>
            <w:r>
              <w:t>createDate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proofErr w:type="spellStart"/>
            <w:r>
              <w:t>lastUpdateDate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w:t>
      </w:r>
      <w:proofErr w:type="spellStart"/>
      <w:r>
        <w:t>searchStatus</w:t>
      </w:r>
      <w:proofErr w:type="spellEnd"/>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w:t>
      </w:r>
      <w:proofErr w:type="spellStart"/>
      <w:r>
        <w:t>json</w:t>
      </w:r>
      <w:proofErr w:type="spellEnd"/>
    </w:p>
    <w:p w:rsidR="00636EB2" w:rsidRDefault="00636EB2" w:rsidP="00636EB2">
      <w:pPr>
        <w:pStyle w:val="Code"/>
      </w:pPr>
      <w:r>
        <w:t xml:space="preserve">User-Agent: Jersey/2.2 (Apache </w:t>
      </w:r>
      <w:proofErr w:type="spellStart"/>
      <w:r>
        <w:t>HttpClient</w:t>
      </w:r>
      <w:proofErr w:type="spellEnd"/>
      <w:r>
        <w:t xml:space="preserve">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w:t>
      </w:r>
      <w:proofErr w:type="spellStart"/>
      <w:r>
        <w:t>json</w:t>
      </w:r>
      <w:proofErr w:type="spellEnd"/>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w:t>
      </w:r>
      <w:proofErr w:type="spellStart"/>
      <w:r>
        <w:t>searchStatus</w:t>
      </w:r>
      <w:proofErr w:type="spellEnd"/>
      <w:r>
        <w:t>=active",</w:t>
      </w:r>
    </w:p>
    <w:p w:rsidR="00636EB2" w:rsidRDefault="00636EB2" w:rsidP="00636EB2">
      <w:pPr>
        <w:pStyle w:val="Code"/>
      </w:pPr>
      <w:r>
        <w:t xml:space="preserve">    "</w:t>
      </w:r>
      <w:proofErr w:type="spellStart"/>
      <w:proofErr w:type="gramStart"/>
      <w:r>
        <w:t>userList</w:t>
      </w:r>
      <w:proofErr w:type="spellEnd"/>
      <w:proofErr w:type="gramEnd"/>
      <w:r>
        <w:t>" :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"2013-10-08T10:27:30.931",</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"2013-10-07T23:27:38.187",</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"2013-10-06T23:27:38.273",</w:t>
      </w:r>
    </w:p>
    <w:p w:rsidR="00636EB2" w:rsidRDefault="00636EB2" w:rsidP="00636EB2">
      <w:pPr>
        <w:pStyle w:val="Code"/>
      </w:pPr>
      <w:r>
        <w:t xml:space="preserve">      "</w:t>
      </w:r>
      <w:proofErr w:type="spellStart"/>
      <w:proofErr w:type="gramStart"/>
      <w:r>
        <w:t>lastUpdateDate</w:t>
      </w:r>
      <w:proofErr w:type="spellEnd"/>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spellStart"/>
      <w:proofErr w:type="gramStart"/>
      <w:r>
        <w:t>totalCount</w:t>
      </w:r>
      <w:proofErr w:type="spellEnd"/>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01" w:name="_Toc380660300"/>
      <w:r>
        <w:lastRenderedPageBreak/>
        <w:t>Name Server Interface Set Commands</w:t>
      </w:r>
      <w:bookmarkEnd w:id="201"/>
    </w:p>
    <w:p w:rsidR="003A30DE" w:rsidRDefault="003A30DE" w:rsidP="003A30DE">
      <w:pPr>
        <w:pStyle w:val="Heading2"/>
      </w:pPr>
      <w:bookmarkStart w:id="202" w:name="_Toc380660301"/>
      <w:r>
        <w:t>Name Server Interface Set Get Command</w:t>
      </w:r>
      <w:bookmarkEnd w:id="202"/>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w:t>
            </w:r>
            <w:proofErr w:type="spellStart"/>
            <w:r>
              <w:t>uri</w:t>
            </w:r>
            <w:proofErr w:type="spellEnd"/>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nameServerInterfaces</w:t>
            </w:r>
            <w:proofErr w:type="spellEnd"/>
          </w:p>
        </w:tc>
        <w:tc>
          <w:tcPr>
            <w:tcW w:w="1891" w:type="dxa"/>
          </w:tcPr>
          <w:p w:rsidR="00636EB2" w:rsidRDefault="00636EB2" w:rsidP="00636EB2">
            <w:pPr>
              <w:pStyle w:val="Table-Text"/>
            </w:pPr>
            <w:proofErr w:type="spellStart"/>
            <w:r>
              <w:t>NameServerInterface</w:t>
            </w:r>
            <w:proofErr w:type="spellEnd"/>
            <w:r>
              <w:t>[]</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createDate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 xml:space="preserve">The </w:t>
      </w:r>
      <w:proofErr w:type="spellStart"/>
      <w:r w:rsidRPr="00636EB2">
        <w:t>NameServerInterface</w:t>
      </w:r>
      <w:proofErr w:type="spellEnd"/>
      <w:r w:rsidRPr="00636EB2">
        <w:t xml:space="preserv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w:t>
      </w:r>
      <w:proofErr w:type="spellStart"/>
      <w:r>
        <w:t>nameserverinterfacesets</w:t>
      </w:r>
      <w:proofErr w:type="spellEnd"/>
      <w:r>
        <w:t>/c166a51f-99d9-4be4-8f32-5d69155116b7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w:t>
      </w:r>
      <w:proofErr w:type="spellStart"/>
      <w:r>
        <w:t>json</w:t>
      </w:r>
      <w:proofErr w:type="spellEnd"/>
    </w:p>
    <w:p w:rsidR="00306ED7" w:rsidRDefault="00306ED7" w:rsidP="00306ED7">
      <w:pPr>
        <w:pStyle w:val="Code"/>
      </w:pPr>
      <w:r>
        <w:t xml:space="preserve">User-Agent: Jersey/2.2 (Apache </w:t>
      </w:r>
      <w:proofErr w:type="spellStart"/>
      <w:r>
        <w:t>HttpClient</w:t>
      </w:r>
      <w:proofErr w:type="spellEnd"/>
      <w:r>
        <w:t xml:space="preserve">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w:t>
      </w:r>
      <w:proofErr w:type="spellStart"/>
      <w:r>
        <w:t>json</w:t>
      </w:r>
      <w:proofErr w:type="spellEnd"/>
    </w:p>
    <w:p w:rsidR="00306ED7" w:rsidRDefault="00306ED7" w:rsidP="00306ED7">
      <w:pPr>
        <w:pStyle w:val="Code"/>
      </w:pPr>
      <w:r>
        <w:t>Last-Modified: Sun, 06 Oct 2013 17:11:47 GMT</w:t>
      </w:r>
    </w:p>
    <w:p w:rsidR="00306ED7" w:rsidRDefault="00306ED7" w:rsidP="00306ED7">
      <w:pPr>
        <w:pStyle w:val="Code"/>
      </w:pPr>
      <w:proofErr w:type="spellStart"/>
      <w:r>
        <w:t>ETag</w:t>
      </w:r>
      <w:proofErr w:type="spellEnd"/>
      <w:r>
        <w:t>: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spellStart"/>
      <w:proofErr w:type="gramStart"/>
      <w:r>
        <w:t>nameServerInterfaceSet</w:t>
      </w:r>
      <w:proofErr w:type="spellEnd"/>
      <w:proofErr w:type="gramEnd"/>
      <w:r>
        <w:t xml:space="preserve">" : </w:t>
      </w:r>
    </w:p>
    <w:p w:rsidR="00306ED7" w:rsidRDefault="00306ED7" w:rsidP="00306ED7">
      <w:pPr>
        <w:pStyle w:val="Code"/>
      </w:pPr>
      <w:r>
        <w:t xml:space="preserve">    "@</w:t>
      </w:r>
      <w:proofErr w:type="spellStart"/>
      <w:r>
        <w:t>uri</w:t>
      </w:r>
      <w:proofErr w:type="spellEnd"/>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spellStart"/>
      <w:proofErr w:type="gramStart"/>
      <w:r>
        <w:t>createDate</w:t>
      </w:r>
      <w:proofErr w:type="spellEnd"/>
      <w:proofErr w:type="gramEnd"/>
      <w:r>
        <w:t>" : "2013-10-07T04:11:47.209",</w:t>
      </w:r>
    </w:p>
    <w:p w:rsidR="00306ED7" w:rsidRDefault="00306ED7" w:rsidP="00306ED7">
      <w:pPr>
        <w:pStyle w:val="Code"/>
      </w:pPr>
      <w:r>
        <w:t xml:space="preserve">    "</w:t>
      </w:r>
      <w:proofErr w:type="spellStart"/>
      <w:proofErr w:type="gramStart"/>
      <w:r>
        <w:t>createAccountId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createAccountIdentifier</w:t>
      </w:r>
      <w:proofErr w:type="spellEnd"/>
      <w:proofErr w:type="gramEnd"/>
      <w:r>
        <w:t>" : "system",</w:t>
      </w:r>
    </w:p>
    <w:p w:rsidR="00306ED7" w:rsidRDefault="00306ED7" w:rsidP="00306ED7">
      <w:pPr>
        <w:pStyle w:val="Code"/>
      </w:pPr>
      <w:r>
        <w:t xml:space="preserve">    "</w:t>
      </w:r>
      <w:proofErr w:type="spellStart"/>
      <w:proofErr w:type="gramStart"/>
      <w:r>
        <w:t>createUserId</w:t>
      </w:r>
      <w:proofErr w:type="spellEnd"/>
      <w:proofErr w:type="gramEnd"/>
      <w:r>
        <w:t>" : "ed848682-c1d9-11e2-86bc-e9b9e1409c4c",</w:t>
      </w:r>
    </w:p>
    <w:p w:rsidR="00306ED7" w:rsidRDefault="00306ED7" w:rsidP="00306ED7">
      <w:pPr>
        <w:pStyle w:val="Code"/>
      </w:pPr>
      <w:r>
        <w:t xml:space="preserve">    "</w:t>
      </w:r>
      <w:proofErr w:type="spellStart"/>
      <w:proofErr w:type="gramStart"/>
      <w:r>
        <w:t>createUserName</w:t>
      </w:r>
      <w:proofErr w:type="spellEnd"/>
      <w:proofErr w:type="gramEnd"/>
      <w:r>
        <w:t>" : "System Admin",</w:t>
      </w:r>
    </w:p>
    <w:p w:rsidR="00306ED7" w:rsidRDefault="00306ED7" w:rsidP="00306ED7">
      <w:pPr>
        <w:pStyle w:val="Code"/>
      </w:pPr>
      <w:r>
        <w:t xml:space="preserve">    "</w:t>
      </w:r>
      <w:proofErr w:type="spellStart"/>
      <w:proofErr w:type="gramStart"/>
      <w:r>
        <w:t>lastUpdateDate</w:t>
      </w:r>
      <w:proofErr w:type="spellEnd"/>
      <w:proofErr w:type="gramEnd"/>
      <w:r>
        <w:t>" : "2013-10-07T04:11:47.209",</w:t>
      </w:r>
    </w:p>
    <w:p w:rsidR="00306ED7" w:rsidRDefault="00306ED7" w:rsidP="00306ED7">
      <w:pPr>
        <w:pStyle w:val="Code"/>
      </w:pPr>
      <w:r>
        <w:t xml:space="preserve">    "</w:t>
      </w:r>
      <w:proofErr w:type="spellStart"/>
      <w:proofErr w:type="gramStart"/>
      <w:r>
        <w:t>lastUpdateAccountId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lastUpdateAccountIdentifier</w:t>
      </w:r>
      <w:proofErr w:type="spellEnd"/>
      <w:proofErr w:type="gramEnd"/>
      <w:r>
        <w:t>" : "system",</w:t>
      </w:r>
    </w:p>
    <w:p w:rsidR="00306ED7" w:rsidRDefault="00306ED7" w:rsidP="00306ED7">
      <w:pPr>
        <w:pStyle w:val="Code"/>
      </w:pPr>
      <w:r>
        <w:lastRenderedPageBreak/>
        <w:t xml:space="preserve">    "</w:t>
      </w:r>
      <w:proofErr w:type="spellStart"/>
      <w:proofErr w:type="gramStart"/>
      <w:r>
        <w:t>lastUpdateUserId</w:t>
      </w:r>
      <w:proofErr w:type="spellEnd"/>
      <w:proofErr w:type="gramEnd"/>
      <w:r>
        <w:t>" : "ed848682-c1d9-11e2-86bc-e9b9e1409c4c",</w:t>
      </w:r>
    </w:p>
    <w:p w:rsidR="00306ED7" w:rsidRDefault="00306ED7" w:rsidP="00306ED7">
      <w:pPr>
        <w:pStyle w:val="Code"/>
      </w:pPr>
      <w:r>
        <w:t xml:space="preserve">    "</w:t>
      </w:r>
      <w:proofErr w:type="spellStart"/>
      <w:proofErr w:type="gramStart"/>
      <w:r>
        <w:t>lastUpdateUserName</w:t>
      </w:r>
      <w:proofErr w:type="spellEnd"/>
      <w:proofErr w:type="gramEnd"/>
      <w:r>
        <w:t>" : "System Admin",</w:t>
      </w:r>
    </w:p>
    <w:p w:rsidR="00306ED7" w:rsidRDefault="00306ED7" w:rsidP="00306ED7">
      <w:pPr>
        <w:pStyle w:val="Code"/>
      </w:pPr>
      <w:r>
        <w:t xml:space="preserve">    "</w:t>
      </w:r>
      <w:proofErr w:type="spellStart"/>
      <w:proofErr w:type="gramStart"/>
      <w:r>
        <w:t>nameServerInterfaces</w:t>
      </w:r>
      <w:proofErr w:type="spellEnd"/>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03" w:name="_Toc380660302"/>
      <w:r>
        <w:lastRenderedPageBreak/>
        <w:t>Name Server Set Commands</w:t>
      </w:r>
      <w:bookmarkEnd w:id="203"/>
    </w:p>
    <w:p w:rsidR="003A30DE" w:rsidRDefault="003A30DE" w:rsidP="003A30DE">
      <w:pPr>
        <w:pStyle w:val="Heading2"/>
      </w:pPr>
      <w:bookmarkStart w:id="204" w:name="_Toc380660303"/>
      <w:r>
        <w:t>Name Server Set Get Command</w:t>
      </w:r>
      <w:bookmarkEnd w:id="204"/>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w:t>
            </w:r>
            <w:proofErr w:type="spellStart"/>
            <w:r>
              <w:t>uri</w:t>
            </w:r>
            <w:proofErr w:type="spellEnd"/>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domainName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nameServerInterfaceSetInterfaces</w:t>
            </w:r>
            <w:proofErr w:type="spellEnd"/>
          </w:p>
        </w:tc>
        <w:tc>
          <w:tcPr>
            <w:tcW w:w="2077" w:type="dxa"/>
          </w:tcPr>
          <w:p w:rsidR="006747DA" w:rsidRDefault="006747DA" w:rsidP="006747DA">
            <w:pPr>
              <w:pStyle w:val="Table-Text"/>
            </w:pPr>
            <w:proofErr w:type="spellStart"/>
            <w:r>
              <w:t>NameServerInterface</w:t>
            </w:r>
            <w:proofErr w:type="spellEnd"/>
            <w:r>
              <w:t>[]</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createDate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lastRenderedPageBreak/>
              <w:t>lastUpdateAccountIdentifier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w:t>
      </w:r>
      <w:proofErr w:type="spellStart"/>
      <w:r w:rsidRPr="006747DA">
        <w:t>NameServerInterface</w:t>
      </w:r>
      <w:proofErr w:type="spellEnd"/>
      <w:r w:rsidRPr="006747DA">
        <w:t xml:space="preserv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w:t>
      </w:r>
      <w:proofErr w:type="spellStart"/>
      <w:r>
        <w:t>nameserversets</w:t>
      </w:r>
      <w:proofErr w:type="spellEnd"/>
      <w:r>
        <w:t>/111eba68-9531-4b79-aea3-74d05a3d441c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w:t>
      </w:r>
      <w:proofErr w:type="spellStart"/>
      <w:r>
        <w:t>json</w:t>
      </w:r>
      <w:proofErr w:type="spellEnd"/>
    </w:p>
    <w:p w:rsidR="006747DA" w:rsidRDefault="006747DA" w:rsidP="006747DA">
      <w:pPr>
        <w:pStyle w:val="Code"/>
      </w:pPr>
      <w:r>
        <w:t xml:space="preserve">User-Agent: Jersey/2.2 (Apache </w:t>
      </w:r>
      <w:proofErr w:type="spellStart"/>
      <w:r>
        <w:t>HttpClient</w:t>
      </w:r>
      <w:proofErr w:type="spellEnd"/>
      <w:r>
        <w:t xml:space="preserve">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w:t>
      </w:r>
      <w:proofErr w:type="spellStart"/>
      <w:r>
        <w:t>json</w:t>
      </w:r>
      <w:proofErr w:type="spellEnd"/>
    </w:p>
    <w:p w:rsidR="006747DA" w:rsidRDefault="006747DA" w:rsidP="006747DA">
      <w:pPr>
        <w:pStyle w:val="Code"/>
      </w:pPr>
      <w:r>
        <w:t>Last-Modified: Sun, 06 Oct 2013 18:39:52 GMT</w:t>
      </w:r>
    </w:p>
    <w:p w:rsidR="006747DA" w:rsidRDefault="006747DA" w:rsidP="006747DA">
      <w:pPr>
        <w:pStyle w:val="Code"/>
      </w:pPr>
      <w:proofErr w:type="spellStart"/>
      <w:r>
        <w:t>ETag</w:t>
      </w:r>
      <w:proofErr w:type="spellEnd"/>
      <w:r>
        <w:t>: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spellStart"/>
      <w:proofErr w:type="gramStart"/>
      <w:r>
        <w:t>nameServerSet</w:t>
      </w:r>
      <w:proofErr w:type="spellEnd"/>
      <w:proofErr w:type="gramEnd"/>
      <w:r>
        <w:t>" : {</w:t>
      </w:r>
    </w:p>
    <w:p w:rsidR="006747DA" w:rsidRDefault="006747DA" w:rsidP="006747DA">
      <w:pPr>
        <w:pStyle w:val="Code"/>
      </w:pPr>
      <w:r>
        <w:t xml:space="preserve">    "@</w:t>
      </w:r>
      <w:proofErr w:type="spellStart"/>
      <w:r>
        <w:t>uri</w:t>
      </w:r>
      <w:proofErr w:type="spellEnd"/>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lastRenderedPageBreak/>
        <w:t xml:space="preserve">    "</w:t>
      </w:r>
      <w:proofErr w:type="gramStart"/>
      <w:r>
        <w:t>name</w:t>
      </w:r>
      <w:proofErr w:type="gramEnd"/>
      <w:r>
        <w:t>" : "Test-</w:t>
      </w:r>
      <w:proofErr w:type="spellStart"/>
      <w:r>
        <w:t>ing</w:t>
      </w:r>
      <w:proofErr w:type="spellEnd"/>
      <w:r>
        <w:t xml:space="preserve"> Name.Server_Set0",</w:t>
      </w:r>
    </w:p>
    <w:p w:rsidR="006747DA" w:rsidRDefault="006747DA" w:rsidP="006747DA">
      <w:pPr>
        <w:pStyle w:val="Code"/>
      </w:pPr>
      <w:r>
        <w:t xml:space="preserve">    "</w:t>
      </w:r>
      <w:proofErr w:type="gramStart"/>
      <w:r>
        <w:t>prefix</w:t>
      </w:r>
      <w:proofErr w:type="gramEnd"/>
      <w:r>
        <w:t>" : "</w:t>
      </w:r>
      <w:proofErr w:type="spellStart"/>
      <w:r>
        <w:t>testingprefix</w:t>
      </w:r>
      <w:proofErr w:type="spellEnd"/>
      <w:r>
        <w:t>",</w:t>
      </w:r>
    </w:p>
    <w:p w:rsidR="006747DA" w:rsidRDefault="006747DA" w:rsidP="006747DA">
      <w:pPr>
        <w:pStyle w:val="Code"/>
      </w:pPr>
      <w:r>
        <w:t xml:space="preserve">    "</w:t>
      </w:r>
      <w:proofErr w:type="spellStart"/>
      <w:proofErr w:type="gramStart"/>
      <w:r>
        <w:t>domainName</w:t>
      </w:r>
      <w:proofErr w:type="spellEnd"/>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spellStart"/>
      <w:proofErr w:type="gramStart"/>
      <w:r>
        <w:t>nameServerInterfaceSetId</w:t>
      </w:r>
      <w:proofErr w:type="spellEnd"/>
      <w:proofErr w:type="gramEnd"/>
      <w:r>
        <w:t>" : "66e0e2af-cade-4fcd-8e92-4f5b0536628b",</w:t>
      </w:r>
    </w:p>
    <w:p w:rsidR="006747DA" w:rsidRDefault="006747DA" w:rsidP="006747DA">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6747DA" w:rsidRDefault="006747DA" w:rsidP="006747DA">
      <w:pPr>
        <w:pStyle w:val="Code"/>
      </w:pPr>
      <w:r>
        <w:t xml:space="preserve">    "</w:t>
      </w:r>
      <w:proofErr w:type="spellStart"/>
      <w:proofErr w:type="gramStart"/>
      <w:r>
        <w:t>createDate</w:t>
      </w:r>
      <w:proofErr w:type="spellEnd"/>
      <w:proofErr w:type="gramEnd"/>
      <w:r>
        <w:t>" : "2013-10-07T05:39:52.288",</w:t>
      </w:r>
    </w:p>
    <w:p w:rsidR="006747DA" w:rsidRDefault="006747DA" w:rsidP="006747DA">
      <w:pPr>
        <w:pStyle w:val="Code"/>
      </w:pPr>
      <w:r>
        <w:t xml:space="preserve">    "</w:t>
      </w:r>
      <w:proofErr w:type="spellStart"/>
      <w:proofErr w:type="gramStart"/>
      <w:r>
        <w:t>createAccountId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createAccountIdentifier</w:t>
      </w:r>
      <w:proofErr w:type="spellEnd"/>
      <w:proofErr w:type="gramEnd"/>
      <w:r>
        <w:t>" : "system",</w:t>
      </w:r>
    </w:p>
    <w:p w:rsidR="006747DA" w:rsidRDefault="006747DA" w:rsidP="006747DA">
      <w:pPr>
        <w:pStyle w:val="Code"/>
      </w:pPr>
      <w:r>
        <w:t xml:space="preserve">    "</w:t>
      </w:r>
      <w:proofErr w:type="spellStart"/>
      <w:proofErr w:type="gramStart"/>
      <w:r>
        <w:t>createUserId</w:t>
      </w:r>
      <w:proofErr w:type="spellEnd"/>
      <w:proofErr w:type="gramEnd"/>
      <w:r>
        <w:t>" : "ed848682-c1d9-11e2-86bc-e9b9e1409c4c",</w:t>
      </w:r>
    </w:p>
    <w:p w:rsidR="006747DA" w:rsidRDefault="006747DA" w:rsidP="006747DA">
      <w:pPr>
        <w:pStyle w:val="Code"/>
      </w:pPr>
      <w:r>
        <w:t xml:space="preserve">    "</w:t>
      </w:r>
      <w:proofErr w:type="spellStart"/>
      <w:proofErr w:type="gramStart"/>
      <w:r>
        <w:t>createUserName</w:t>
      </w:r>
      <w:proofErr w:type="spellEnd"/>
      <w:proofErr w:type="gramEnd"/>
      <w:r>
        <w:t>" : "System Admin",</w:t>
      </w:r>
    </w:p>
    <w:p w:rsidR="006747DA" w:rsidRDefault="006747DA" w:rsidP="006747DA">
      <w:pPr>
        <w:pStyle w:val="Code"/>
      </w:pPr>
      <w:r>
        <w:t xml:space="preserve">    "</w:t>
      </w:r>
      <w:proofErr w:type="spellStart"/>
      <w:proofErr w:type="gramStart"/>
      <w:r>
        <w:t>lastUpdateDate</w:t>
      </w:r>
      <w:proofErr w:type="spellEnd"/>
      <w:proofErr w:type="gramEnd"/>
      <w:r>
        <w:t>" : "2013-10-07T05:39:52.302",</w:t>
      </w:r>
    </w:p>
    <w:p w:rsidR="006747DA" w:rsidRDefault="006747DA" w:rsidP="006747DA">
      <w:pPr>
        <w:pStyle w:val="Code"/>
      </w:pPr>
      <w:r>
        <w:t xml:space="preserve">    "</w:t>
      </w:r>
      <w:proofErr w:type="spellStart"/>
      <w:proofErr w:type="gramStart"/>
      <w:r>
        <w:t>lastUpdateAccountId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lastUpdateAccountIdentifier</w:t>
      </w:r>
      <w:proofErr w:type="spellEnd"/>
      <w:proofErr w:type="gramEnd"/>
      <w:r>
        <w:t>" : "system",</w:t>
      </w:r>
    </w:p>
    <w:p w:rsidR="006747DA" w:rsidRDefault="006747DA" w:rsidP="006747DA">
      <w:pPr>
        <w:pStyle w:val="Code"/>
      </w:pPr>
      <w:r>
        <w:t xml:space="preserve">    "</w:t>
      </w:r>
      <w:proofErr w:type="spellStart"/>
      <w:proofErr w:type="gramStart"/>
      <w:r>
        <w:t>lastUpdateUserId</w:t>
      </w:r>
      <w:proofErr w:type="spellEnd"/>
      <w:proofErr w:type="gramEnd"/>
      <w:r>
        <w:t>" : "ed848682-c1d9-11e2-86bc-e9b9e1409c4c",</w:t>
      </w:r>
    </w:p>
    <w:p w:rsidR="006747DA" w:rsidRDefault="006747DA" w:rsidP="006747DA">
      <w:pPr>
        <w:pStyle w:val="Code"/>
      </w:pPr>
      <w:r>
        <w:t xml:space="preserve">    "</w:t>
      </w:r>
      <w:proofErr w:type="spellStart"/>
      <w:proofErr w:type="gramStart"/>
      <w:r>
        <w:t>lastUpdateUserName</w:t>
      </w:r>
      <w:proofErr w:type="spellEnd"/>
      <w:proofErr w:type="gramEnd"/>
      <w:r>
        <w:t>" : "System Admin",</w:t>
      </w:r>
    </w:p>
    <w:p w:rsidR="006747DA" w:rsidRDefault="006747DA" w:rsidP="006747DA">
      <w:pPr>
        <w:pStyle w:val="Code"/>
      </w:pPr>
      <w:r>
        <w:t xml:space="preserve">    "</w:t>
      </w:r>
      <w:proofErr w:type="spellStart"/>
      <w:proofErr w:type="gramStart"/>
      <w:r>
        <w:t>nameServerInterfaceSetInterfaces</w:t>
      </w:r>
      <w:proofErr w:type="spellEnd"/>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5" w:name="_Toc380660304"/>
      <w:r>
        <w:t>Name Server Set List Command</w:t>
      </w:r>
      <w:bookmarkEnd w:id="205"/>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searchNameServerInterfaceSetId</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proofErr w:type="spellStart"/>
            <w:r>
              <w:t>uuid</w:t>
            </w:r>
            <w:proofErr w:type="spellEnd"/>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proofErr w:type="spellStart"/>
            <w:r>
              <w:t>searchStatus</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proofErr w:type="spellStart"/>
            <w:r>
              <w:t>nameServerSetList</w:t>
            </w:r>
            <w:proofErr w:type="spellEnd"/>
          </w:p>
        </w:tc>
        <w:tc>
          <w:tcPr>
            <w:tcW w:w="2175" w:type="dxa"/>
          </w:tcPr>
          <w:p w:rsidR="00510DD6" w:rsidRDefault="00510DD6" w:rsidP="00510DD6">
            <w:pPr>
              <w:pStyle w:val="Table-Text"/>
            </w:pPr>
            <w:proofErr w:type="spellStart"/>
            <w:r>
              <w:t>NameServerSetRecord</w:t>
            </w:r>
            <w:proofErr w:type="spellEnd"/>
            <w:r>
              <w:t>[]</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proofErr w:type="spellStart"/>
            <w:r>
              <w:t>totalCount</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 xml:space="preserve">A </w:t>
      </w:r>
      <w:proofErr w:type="spellStart"/>
      <w:r w:rsidRPr="00510DD6">
        <w:t>NameServerSetRecord</w:t>
      </w:r>
      <w:proofErr w:type="spellEnd"/>
      <w:r w:rsidRPr="00510DD6">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w:t>
      </w:r>
      <w:proofErr w:type="spellStart"/>
      <w:r>
        <w:t>nameserversets</w:t>
      </w:r>
      <w:proofErr w:type="spellEnd"/>
      <w:r>
        <w:t>/</w:t>
      </w:r>
      <w:proofErr w:type="gramStart"/>
      <w:r>
        <w:t>?</w:t>
      </w:r>
      <w:proofErr w:type="spellStart"/>
      <w:r>
        <w:t>searchName</w:t>
      </w:r>
      <w:proofErr w:type="spellEnd"/>
      <w:proofErr w:type="gramEnd"/>
      <w:r>
        <w:t>=</w:t>
      </w:r>
      <w:proofErr w:type="spellStart"/>
      <w:r>
        <w:t>server&amp;searchStatus</w:t>
      </w:r>
      <w:proofErr w:type="spellEnd"/>
      <w:r>
        <w:t>=active HTTP/1.1</w:t>
      </w:r>
    </w:p>
    <w:p w:rsidR="00510DD6" w:rsidRDefault="00510DD6" w:rsidP="00510DD6">
      <w:pPr>
        <w:pStyle w:val="Code"/>
      </w:pPr>
      <w:r>
        <w:t>Client-Transaction-Id: 696adb6c-c1ff-46e1-a9bb-1bf72ace4e6e</w:t>
      </w:r>
    </w:p>
    <w:p w:rsidR="00510DD6" w:rsidRDefault="00510DD6" w:rsidP="00510DD6">
      <w:pPr>
        <w:pStyle w:val="Code"/>
      </w:pPr>
      <w:r>
        <w:t>Accept: application/</w:t>
      </w:r>
      <w:proofErr w:type="spellStart"/>
      <w:r>
        <w:t>json</w:t>
      </w:r>
      <w:proofErr w:type="spellEnd"/>
    </w:p>
    <w:p w:rsidR="00510DD6" w:rsidRDefault="00510DD6" w:rsidP="00510DD6">
      <w:pPr>
        <w:pStyle w:val="Code"/>
      </w:pPr>
      <w:r>
        <w:t xml:space="preserve">User-Agent: Jersey/2.2 (Apache </w:t>
      </w:r>
      <w:proofErr w:type="spellStart"/>
      <w:r>
        <w:t>HttpClient</w:t>
      </w:r>
      <w:proofErr w:type="spellEnd"/>
      <w:r>
        <w:t xml:space="preserve">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w:t>
      </w:r>
      <w:proofErr w:type="spellStart"/>
      <w:r>
        <w:t>json</w:t>
      </w:r>
      <w:proofErr w:type="spellEnd"/>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spellStart"/>
      <w:proofErr w:type="gramStart"/>
      <w:r>
        <w:t>nameServerSets</w:t>
      </w:r>
      <w:proofErr w:type="spellEnd"/>
      <w:proofErr w:type="gramEnd"/>
      <w:r>
        <w:t>"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spellStart"/>
      <w:proofErr w:type="gramStart"/>
      <w:r>
        <w:t>nameServerSetList</w:t>
      </w:r>
      <w:proofErr w:type="spellEnd"/>
      <w:proofErr w:type="gramEnd"/>
      <w:r>
        <w:t>" :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Name.Server_Set0",</w:t>
      </w:r>
    </w:p>
    <w:p w:rsidR="00510DD6" w:rsidRDefault="00510DD6" w:rsidP="00510DD6">
      <w:pPr>
        <w:pStyle w:val="Code"/>
      </w:pPr>
      <w:r>
        <w:t xml:space="preserve">      "</w:t>
      </w:r>
      <w:proofErr w:type="spellStart"/>
      <w:proofErr w:type="gramStart"/>
      <w:r>
        <w:t>createDate</w:t>
      </w:r>
      <w:proofErr w:type="spellEnd"/>
      <w:proofErr w:type="gramEnd"/>
      <w:r>
        <w:t>" : "2013-10-07T10:56:00.584",</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Name.Server_Set1",</w:t>
      </w:r>
    </w:p>
    <w:p w:rsidR="00510DD6" w:rsidRDefault="00510DD6" w:rsidP="00510DD6">
      <w:pPr>
        <w:pStyle w:val="Code"/>
      </w:pPr>
      <w:r>
        <w:t xml:space="preserve">      "</w:t>
      </w:r>
      <w:proofErr w:type="spellStart"/>
      <w:proofErr w:type="gramStart"/>
      <w:r>
        <w:t>createDate</w:t>
      </w:r>
      <w:proofErr w:type="spellEnd"/>
      <w:proofErr w:type="gramEnd"/>
      <w:r>
        <w:t>" : "2013-10-07T10:56:00.606",</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Name.Server_Set2",</w:t>
      </w:r>
    </w:p>
    <w:p w:rsidR="00510DD6" w:rsidRDefault="00510DD6" w:rsidP="00510DD6">
      <w:pPr>
        <w:pStyle w:val="Code"/>
      </w:pPr>
      <w:r>
        <w:t xml:space="preserve">      "</w:t>
      </w:r>
      <w:proofErr w:type="spellStart"/>
      <w:proofErr w:type="gramStart"/>
      <w:r>
        <w:t>createDate</w:t>
      </w:r>
      <w:proofErr w:type="spellEnd"/>
      <w:proofErr w:type="gramEnd"/>
      <w:r>
        <w:t>" : "2013-10-07T00:56:00.616",</w:t>
      </w:r>
    </w:p>
    <w:p w:rsidR="00510DD6" w:rsidRDefault="00510DD6" w:rsidP="00510DD6">
      <w:pPr>
        <w:pStyle w:val="Code"/>
      </w:pPr>
      <w:r>
        <w:t xml:space="preserve">      "</w:t>
      </w:r>
      <w:proofErr w:type="spellStart"/>
      <w:proofErr w:type="gramStart"/>
      <w:r>
        <w:t>lastUpdateDate</w:t>
      </w:r>
      <w:proofErr w:type="spellEnd"/>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spellStart"/>
      <w:proofErr w:type="gramStart"/>
      <w:r>
        <w:t>totalCount</w:t>
      </w:r>
      <w:proofErr w:type="spellEnd"/>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6" w:name="_Toc380660305"/>
      <w:r>
        <w:lastRenderedPageBreak/>
        <w:t>Plan Commands</w:t>
      </w:r>
      <w:bookmarkEnd w:id="206"/>
    </w:p>
    <w:p w:rsidR="003A30DE" w:rsidRDefault="003A30DE" w:rsidP="003A30DE">
      <w:pPr>
        <w:pStyle w:val="Heading2"/>
      </w:pPr>
      <w:bookmarkStart w:id="207" w:name="_Toc380660306"/>
      <w:r>
        <w:t>Plan Get Command</w:t>
      </w:r>
      <w:bookmarkEnd w:id="207"/>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proofErr w:type="spellStart"/>
            <w:r>
              <w:t>baseMonthlyRate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proofErr w:type="spellStart"/>
            <w:r>
              <w:t>excessGraceMonths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proofErr w:type="spellStart"/>
            <w:r>
              <w:t>excessGraceMonthsPeriod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proofErr w:type="spellStart"/>
            <w:r>
              <w:t>trialPeriod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08"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proofErr w:type="spellStart"/>
            <w:r>
              <w:t>createAccountId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lastRenderedPageBreak/>
              <w:t>lastUpdateAccountIdentifier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unitType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 xml:space="preserve">The type of the units. Examples of unit types include queries, resource records, zones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includedUnits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proofErr w:type="spellStart"/>
            <w:r>
              <w:t>excessUnitsBatchSize</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proofErr w:type="spellStart"/>
            <w:r>
              <w:t>excessUnitsBatchRate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featureType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additionalRate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w:t>
      </w:r>
      <w:proofErr w:type="spellStart"/>
      <w:r>
        <w:t>json</w:t>
      </w:r>
      <w:proofErr w:type="spellEnd"/>
    </w:p>
    <w:p w:rsidR="003C5BA5" w:rsidRDefault="003C5BA5" w:rsidP="003C5BA5">
      <w:pPr>
        <w:pStyle w:val="Code"/>
      </w:pPr>
      <w:r>
        <w:t xml:space="preserve">User-Agent: Jersey/2.2 (Apache </w:t>
      </w:r>
      <w:proofErr w:type="spellStart"/>
      <w:r>
        <w:t>HttpClient</w:t>
      </w:r>
      <w:proofErr w:type="spellEnd"/>
      <w:r>
        <w:t xml:space="preserve">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w:t>
      </w:r>
      <w:proofErr w:type="spellStart"/>
      <w:r>
        <w:t>json</w:t>
      </w:r>
      <w:proofErr w:type="spellEnd"/>
    </w:p>
    <w:p w:rsidR="003C5BA5" w:rsidRDefault="003C5BA5" w:rsidP="003C5BA5">
      <w:pPr>
        <w:pStyle w:val="Code"/>
      </w:pPr>
      <w:r>
        <w:lastRenderedPageBreak/>
        <w:t>Last-Modified: Sun, 06 Oct 2013 18:39:52 GMT</w:t>
      </w:r>
    </w:p>
    <w:p w:rsidR="003C5BA5" w:rsidRDefault="003C5BA5" w:rsidP="003C5BA5">
      <w:pPr>
        <w:pStyle w:val="Code"/>
      </w:pPr>
      <w:proofErr w:type="spellStart"/>
      <w:r>
        <w:t>ETag</w:t>
      </w:r>
      <w:proofErr w:type="spellEnd"/>
      <w:r>
        <w:t>: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w:t>
      </w:r>
      <w:proofErr w:type="spellStart"/>
      <w:r>
        <w:t>uri</w:t>
      </w:r>
      <w:proofErr w:type="spellEnd"/>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w:t>
      </w:r>
      <w:proofErr w:type="spellStart"/>
      <w:r>
        <w:t>plan_.meh</w:t>
      </w:r>
      <w:proofErr w:type="spellEnd"/>
      <w:r>
        <w:t xml:space="preserve">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spellStart"/>
      <w:proofErr w:type="gramStart"/>
      <w:r>
        <w:t>baseMonthlyRate</w:t>
      </w:r>
      <w:proofErr w:type="spellEnd"/>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spellStart"/>
      <w:proofErr w:type="gramStart"/>
      <w:r>
        <w:t>excessGraceMonths</w:t>
      </w:r>
      <w:proofErr w:type="spellEnd"/>
      <w:proofErr w:type="gramEnd"/>
      <w:r>
        <w:t>" : 2,</w:t>
      </w:r>
    </w:p>
    <w:p w:rsidR="003C5BA5" w:rsidRDefault="003C5BA5" w:rsidP="003C5BA5">
      <w:pPr>
        <w:pStyle w:val="Code"/>
      </w:pPr>
      <w:r>
        <w:t xml:space="preserve">    "</w:t>
      </w:r>
      <w:proofErr w:type="spellStart"/>
      <w:proofErr w:type="gramStart"/>
      <w:r>
        <w:t>excessGraceMonthsPeriod</w:t>
      </w:r>
      <w:proofErr w:type="spellEnd"/>
      <w:proofErr w:type="gramEnd"/>
      <w:r>
        <w:t>" : 3,</w:t>
      </w:r>
    </w:p>
    <w:p w:rsidR="003C5BA5" w:rsidRDefault="003C5BA5" w:rsidP="003C5BA5">
      <w:pPr>
        <w:pStyle w:val="Code"/>
      </w:pPr>
      <w:r>
        <w:t xml:space="preserve">    "</w:t>
      </w:r>
      <w:proofErr w:type="spellStart"/>
      <w:proofErr w:type="gramStart"/>
      <w:r>
        <w:t>trialPeriod</w:t>
      </w:r>
      <w:proofErr w:type="spellEnd"/>
      <w:proofErr w:type="gramEnd"/>
      <w:r>
        <w:t>" : 4,</w:t>
      </w:r>
    </w:p>
    <w:p w:rsidR="003C5BA5" w:rsidRDefault="003C5BA5" w:rsidP="003C5BA5">
      <w:pPr>
        <w:pStyle w:val="Code"/>
      </w:pPr>
      <w:r>
        <w:t xml:space="preserve">    "</w:t>
      </w:r>
      <w:proofErr w:type="spellStart"/>
      <w:proofErr w:type="gramStart"/>
      <w:r>
        <w:t>createDate</w:t>
      </w:r>
      <w:proofErr w:type="spellEnd"/>
      <w:proofErr w:type="gramEnd"/>
      <w:r>
        <w:t>" : "2013-10-07T05:53:20.302",</w:t>
      </w:r>
    </w:p>
    <w:p w:rsidR="003C5BA5" w:rsidRDefault="003C5BA5" w:rsidP="003C5BA5">
      <w:pPr>
        <w:pStyle w:val="Code"/>
      </w:pPr>
      <w:r>
        <w:t xml:space="preserve">    "</w:t>
      </w:r>
      <w:proofErr w:type="spellStart"/>
      <w:proofErr w:type="gramStart"/>
      <w:r>
        <w:t>createAccountId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createAccountIdentifier</w:t>
      </w:r>
      <w:proofErr w:type="spellEnd"/>
      <w:proofErr w:type="gramEnd"/>
      <w:r>
        <w:t>" : "system",</w:t>
      </w:r>
    </w:p>
    <w:p w:rsidR="003C5BA5" w:rsidRDefault="003C5BA5" w:rsidP="003C5BA5">
      <w:pPr>
        <w:pStyle w:val="Code"/>
      </w:pPr>
      <w:r>
        <w:t xml:space="preserve">    "</w:t>
      </w:r>
      <w:proofErr w:type="spellStart"/>
      <w:proofErr w:type="gramStart"/>
      <w:r>
        <w:t>createUserId</w:t>
      </w:r>
      <w:proofErr w:type="spellEnd"/>
      <w:proofErr w:type="gramEnd"/>
      <w:r>
        <w:t>" : "ed848682-c1d9-11e2-86bc-e9b9e1409c4c",</w:t>
      </w:r>
    </w:p>
    <w:p w:rsidR="003C5BA5" w:rsidRDefault="003C5BA5" w:rsidP="003C5BA5">
      <w:pPr>
        <w:pStyle w:val="Code"/>
      </w:pPr>
      <w:r>
        <w:t xml:space="preserve">    "</w:t>
      </w:r>
      <w:proofErr w:type="spellStart"/>
      <w:proofErr w:type="gramStart"/>
      <w:r>
        <w:t>createUserName</w:t>
      </w:r>
      <w:proofErr w:type="spellEnd"/>
      <w:proofErr w:type="gramEnd"/>
      <w:r>
        <w:t>" : "System Admin",</w:t>
      </w:r>
    </w:p>
    <w:p w:rsidR="003C5BA5" w:rsidRDefault="003C5BA5" w:rsidP="003C5BA5">
      <w:pPr>
        <w:pStyle w:val="Code"/>
      </w:pPr>
      <w:r>
        <w:t xml:space="preserve">    "</w:t>
      </w:r>
      <w:proofErr w:type="spellStart"/>
      <w:proofErr w:type="gramStart"/>
      <w:r>
        <w:t>lastUpdateDate</w:t>
      </w:r>
      <w:proofErr w:type="spellEnd"/>
      <w:proofErr w:type="gramEnd"/>
      <w:r>
        <w:t>" : "2013-10-07T05:53:20.302",</w:t>
      </w:r>
    </w:p>
    <w:p w:rsidR="003C5BA5" w:rsidRDefault="003C5BA5" w:rsidP="003C5BA5">
      <w:pPr>
        <w:pStyle w:val="Code"/>
      </w:pPr>
      <w:r>
        <w:t xml:space="preserve">    "</w:t>
      </w:r>
      <w:proofErr w:type="spellStart"/>
      <w:proofErr w:type="gramStart"/>
      <w:r>
        <w:t>lastUpdateAccountId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lastUpdateAccountIdentifier</w:t>
      </w:r>
      <w:proofErr w:type="spellEnd"/>
      <w:proofErr w:type="gramEnd"/>
      <w:r>
        <w:t>" : "system",</w:t>
      </w:r>
    </w:p>
    <w:p w:rsidR="003C5BA5" w:rsidRDefault="003C5BA5" w:rsidP="003C5BA5">
      <w:pPr>
        <w:pStyle w:val="Code"/>
      </w:pPr>
      <w:r>
        <w:t xml:space="preserve">    "</w:t>
      </w:r>
      <w:proofErr w:type="spellStart"/>
      <w:proofErr w:type="gramStart"/>
      <w:r>
        <w:t>lastUpdateUserId</w:t>
      </w:r>
      <w:proofErr w:type="spellEnd"/>
      <w:proofErr w:type="gramEnd"/>
      <w:r>
        <w:t>" : "ed848682-c1d9-11e2-86bc-e9b9e1409c4c",</w:t>
      </w:r>
    </w:p>
    <w:p w:rsidR="003C5BA5" w:rsidRDefault="003C5BA5" w:rsidP="003C5BA5">
      <w:pPr>
        <w:pStyle w:val="Code"/>
      </w:pPr>
      <w:r>
        <w:t xml:space="preserve">    "</w:t>
      </w:r>
      <w:proofErr w:type="spellStart"/>
      <w:proofErr w:type="gramStart"/>
      <w:r>
        <w:t>lastUpdateUserName</w:t>
      </w:r>
      <w:proofErr w:type="spellEnd"/>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spellStart"/>
      <w:proofErr w:type="gramStart"/>
      <w:r>
        <w:t>unitType</w:t>
      </w:r>
      <w:proofErr w:type="spellEnd"/>
      <w:proofErr w:type="gramEnd"/>
      <w:r>
        <w:t>" : "queries",</w:t>
      </w:r>
    </w:p>
    <w:p w:rsidR="003C5BA5" w:rsidRDefault="003C5BA5" w:rsidP="003C5BA5">
      <w:pPr>
        <w:pStyle w:val="Code"/>
      </w:pPr>
      <w:r>
        <w:t xml:space="preserve">      "</w:t>
      </w:r>
      <w:proofErr w:type="spellStart"/>
      <w:proofErr w:type="gramStart"/>
      <w:r>
        <w:t>includedUnits</w:t>
      </w:r>
      <w:proofErr w:type="spellEnd"/>
      <w:proofErr w:type="gramEnd"/>
      <w:r>
        <w:t>" : 0,</w:t>
      </w:r>
    </w:p>
    <w:p w:rsidR="003C5BA5" w:rsidRDefault="003C5BA5" w:rsidP="003C5BA5">
      <w:pPr>
        <w:pStyle w:val="Code"/>
      </w:pPr>
      <w:r>
        <w:t xml:space="preserve">      "</w:t>
      </w:r>
      <w:proofErr w:type="spellStart"/>
      <w:proofErr w:type="gramStart"/>
      <w:r>
        <w:t>excessUnitsBatchSize</w:t>
      </w:r>
      <w:proofErr w:type="spellEnd"/>
      <w:proofErr w:type="gramEnd"/>
      <w:r>
        <w:t>" : 0,</w:t>
      </w:r>
    </w:p>
    <w:p w:rsidR="003C5BA5" w:rsidRDefault="003C5BA5" w:rsidP="003C5BA5">
      <w:pPr>
        <w:pStyle w:val="Code"/>
      </w:pPr>
      <w:r>
        <w:t xml:space="preserve">      "</w:t>
      </w:r>
      <w:proofErr w:type="spellStart"/>
      <w:proofErr w:type="gramStart"/>
      <w:r>
        <w:t>excessUnitsBatchRate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spellStart"/>
      <w:proofErr w:type="gramStart"/>
      <w:r>
        <w:t>featureType</w:t>
      </w:r>
      <w:proofErr w:type="spellEnd"/>
      <w:proofErr w:type="gramEnd"/>
      <w:r>
        <w:t>" : "</w:t>
      </w:r>
      <w:proofErr w:type="spellStart"/>
      <w:r>
        <w:t>brandedNameServers</w:t>
      </w:r>
      <w:proofErr w:type="spellEnd"/>
      <w:r>
        <w:t>",</w:t>
      </w:r>
    </w:p>
    <w:p w:rsidR="003C5BA5" w:rsidRDefault="003C5BA5" w:rsidP="003C5BA5">
      <w:pPr>
        <w:pStyle w:val="Code"/>
      </w:pPr>
      <w:r>
        <w:t xml:space="preserve">      "</w:t>
      </w:r>
      <w:proofErr w:type="spellStart"/>
      <w:proofErr w:type="gramStart"/>
      <w:r>
        <w:t>additionalRate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09" w:name="_Toc380660307"/>
      <w:r>
        <w:t>Plan List Command</w:t>
      </w:r>
      <w:bookmarkEnd w:id="209"/>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proofErr w:type="spellStart"/>
            <w:r>
              <w:t>searchName</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proofErr w:type="spellStart"/>
            <w:r>
              <w:t>searchStatus</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10" w:author="Arnaud Dumont" w:date="2014-02-20T11:15:00Z">
        <w:r w:rsidRPr="005375DB" w:rsidDel="006629D3">
          <w:delText xml:space="preserve">user </w:delText>
        </w:r>
      </w:del>
      <w:ins w:id="211"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proofErr w:type="spellStart"/>
            <w:r>
              <w:t>planList</w:t>
            </w:r>
            <w:proofErr w:type="spellEnd"/>
          </w:p>
        </w:tc>
        <w:tc>
          <w:tcPr>
            <w:tcW w:w="2175" w:type="dxa"/>
          </w:tcPr>
          <w:p w:rsidR="005375DB" w:rsidRDefault="005375DB" w:rsidP="005375DB">
            <w:pPr>
              <w:pStyle w:val="Table-Text"/>
            </w:pPr>
            <w:proofErr w:type="spellStart"/>
            <w:r>
              <w:t>PlanRecord</w:t>
            </w:r>
            <w:proofErr w:type="spellEnd"/>
            <w:r>
              <w:t>[]</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proofErr w:type="spellStart"/>
            <w:r>
              <w:t>totalCount</w:t>
            </w:r>
            <w:proofErr w:type="spellEnd"/>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 xml:space="preserve">A </w:t>
      </w:r>
      <w:proofErr w:type="spellStart"/>
      <w:r w:rsidRPr="005375DB">
        <w:t>PlanRecord</w:t>
      </w:r>
      <w:proofErr w:type="spellEnd"/>
      <w:r w:rsidRPr="005375DB">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proofErr w:type="spellStart"/>
            <w:r>
              <w:t>uuid</w:t>
            </w:r>
            <w:proofErr w:type="spellEnd"/>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proofErr w:type="spellStart"/>
            <w:r>
              <w:t>createDate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proofErr w:type="spellStart"/>
            <w:r>
              <w:t>lastUpdateDate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w:t>
      </w:r>
      <w:proofErr w:type="spellStart"/>
      <w:r>
        <w:t>searchStatus</w:t>
      </w:r>
      <w:proofErr w:type="spellEnd"/>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w:t>
      </w:r>
      <w:proofErr w:type="spellStart"/>
      <w:r>
        <w:t>json</w:t>
      </w:r>
      <w:proofErr w:type="spellEnd"/>
    </w:p>
    <w:p w:rsidR="005375DB" w:rsidRDefault="005375DB" w:rsidP="005375DB">
      <w:pPr>
        <w:pStyle w:val="Code"/>
      </w:pPr>
      <w:r>
        <w:t xml:space="preserve">User-Agent: Jersey/2.2 (Apache </w:t>
      </w:r>
      <w:proofErr w:type="spellStart"/>
      <w:r>
        <w:t>HttpClient</w:t>
      </w:r>
      <w:proofErr w:type="spellEnd"/>
      <w:r>
        <w:t xml:space="preserve">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w:t>
      </w:r>
      <w:proofErr w:type="spellStart"/>
      <w:r>
        <w:t>json</w:t>
      </w:r>
      <w:proofErr w:type="spellEnd"/>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w:t>
      </w:r>
    </w:p>
    <w:p w:rsidR="005375DB" w:rsidRDefault="005375DB" w:rsidP="005375DB">
      <w:pPr>
        <w:pStyle w:val="Code"/>
      </w:pPr>
      <w:r>
        <w:t xml:space="preserve">    "</w:t>
      </w:r>
      <w:proofErr w:type="spellStart"/>
      <w:proofErr w:type="gramStart"/>
      <w:r>
        <w:t>planList</w:t>
      </w:r>
      <w:proofErr w:type="spellEnd"/>
      <w:proofErr w:type="gramEnd"/>
      <w:r>
        <w:t>" :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"2013-10-08T00:42:32.270",</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"2013-10-08T00:42:32.287",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"2013-10-08T00:42:32.297",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spellStart"/>
      <w:proofErr w:type="gramStart"/>
      <w:r>
        <w:t>totalCount</w:t>
      </w:r>
      <w:proofErr w:type="spellEnd"/>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12" w:name="_Toc380660308"/>
      <w:r>
        <w:lastRenderedPageBreak/>
        <w:t>Zone Commands</w:t>
      </w:r>
      <w:bookmarkEnd w:id="212"/>
    </w:p>
    <w:p w:rsidR="004836FD" w:rsidRDefault="003A30DE" w:rsidP="003A30DE">
      <w:pPr>
        <w:pStyle w:val="Heading2"/>
      </w:pPr>
      <w:bookmarkStart w:id="213" w:name="_Toc380660309"/>
      <w:r>
        <w:t>Zone Get Command</w:t>
      </w:r>
      <w:bookmarkEnd w:id="213"/>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proofErr w:type="spellStart"/>
            <w:r w:rsidRPr="008952EF">
              <w:t>rdataFormat</w:t>
            </w:r>
            <w:proofErr w:type="spellEnd"/>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w:t>
            </w:r>
            <w:proofErr w:type="spellStart"/>
            <w:r>
              <w:t>RData</w:t>
            </w:r>
            <w:proofErr w:type="spellEnd"/>
            <w:r>
              <w:t xml:space="preserve"> fields of each resource record will be returned in a single </w:t>
            </w:r>
            <w:del w:id="214" w:author="Arnaud Dumont" w:date="2014-02-20T11:16:00Z">
              <w:r w:rsidDel="006629D3">
                <w:delText xml:space="preserve"> </w:delText>
              </w:r>
            </w:del>
            <w:r>
              <w:t>string “</w:t>
            </w:r>
            <w:proofErr w:type="spellStart"/>
            <w:r>
              <w:t>rdata</w:t>
            </w:r>
            <w:proofErr w:type="spellEnd"/>
            <w:r>
              <w:t>” field that is as the resource record would be entered into a BIND compati</w:t>
            </w:r>
            <w:del w:id="215"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w:t>
            </w:r>
            <w:proofErr w:type="spellStart"/>
            <w:r>
              <w:t>uri</w:t>
            </w:r>
            <w:proofErr w:type="spellEnd"/>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proofErr w:type="spellStart"/>
            <w:r>
              <w:t>brandedNameServers</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proofErr w:type="spellStart"/>
            <w:r>
              <w:t>dnssecSigned</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16" w:author="Arnaud Dumont" w:date="2014-02-11T13:48:00Z"/>
        </w:trPr>
        <w:tc>
          <w:tcPr>
            <w:tcW w:w="2965" w:type="dxa"/>
          </w:tcPr>
          <w:p w:rsidR="00BD038E" w:rsidRDefault="00BD038E" w:rsidP="000E46A1">
            <w:pPr>
              <w:pStyle w:val="Table-Text"/>
              <w:rPr>
                <w:ins w:id="217" w:author="Arnaud Dumont" w:date="2014-02-11T13:48:00Z"/>
              </w:rPr>
            </w:pPr>
            <w:proofErr w:type="spellStart"/>
            <w:ins w:id="218" w:author="Arnaud Dumont" w:date="2014-02-11T13:49:00Z">
              <w:r w:rsidRPr="00BD038E">
                <w:t>zskRollOverState</w:t>
              </w:r>
            </w:ins>
            <w:proofErr w:type="spellEnd"/>
          </w:p>
        </w:tc>
        <w:tc>
          <w:tcPr>
            <w:tcW w:w="2175" w:type="dxa"/>
          </w:tcPr>
          <w:p w:rsidR="00BD038E" w:rsidRDefault="00BD038E" w:rsidP="000E46A1">
            <w:pPr>
              <w:pStyle w:val="Table-Text"/>
              <w:rPr>
                <w:ins w:id="219" w:author="Arnaud Dumont" w:date="2014-02-11T13:48:00Z"/>
              </w:rPr>
            </w:pPr>
            <w:ins w:id="220" w:author="Arnaud Dumont" w:date="2014-02-11T13:49:00Z">
              <w:r>
                <w:t>string</w:t>
              </w:r>
            </w:ins>
          </w:p>
        </w:tc>
        <w:tc>
          <w:tcPr>
            <w:tcW w:w="3507" w:type="dxa"/>
          </w:tcPr>
          <w:p w:rsidR="00BD038E" w:rsidRDefault="00BD038E" w:rsidP="00D279A5">
            <w:pPr>
              <w:pStyle w:val="Table-Text"/>
              <w:rPr>
                <w:ins w:id="221" w:author="Arnaud Dumont" w:date="2014-02-11T13:48:00Z"/>
              </w:rPr>
            </w:pPr>
            <w:ins w:id="222" w:author="Arnaud Dumont" w:date="2014-02-11T13:49:00Z">
              <w:r>
                <w:t xml:space="preserve">The </w:t>
              </w:r>
              <w:r w:rsidRPr="00BD038E">
                <w:t>state of the zone in the ZSK roll over process</w:t>
              </w:r>
            </w:ins>
            <w:ins w:id="223" w:author="Arnaud Dumont" w:date="2014-02-11T13:52:00Z">
              <w:r w:rsidR="00D279A5">
                <w:t>, if the zone is DNSSEC-signed. This</w:t>
              </w:r>
            </w:ins>
            <w:ins w:id="224" w:author="Arnaud Dumont" w:date="2014-02-11T13:49:00Z">
              <w:r>
                <w:t xml:space="preserve"> enables</w:t>
              </w:r>
              <w:r w:rsidRPr="00BD038E">
                <w:t xml:space="preserve"> the zone's Zone Signing Keys to be replaced after a certain period of time</w:t>
              </w:r>
            </w:ins>
            <w:ins w:id="225" w:author="Arnaud Dumont" w:date="2014-02-11T13:52:00Z">
              <w:r w:rsidR="00D279A5">
                <w:t>, for security purpose</w:t>
              </w:r>
            </w:ins>
          </w:p>
        </w:tc>
      </w:tr>
      <w:tr w:rsidR="00BD038E" w:rsidTr="00B26960">
        <w:trPr>
          <w:trHeight w:val="113"/>
          <w:tblHeader w:val="0"/>
          <w:ins w:id="226" w:author="Arnaud Dumont" w:date="2014-02-11T13:48:00Z"/>
        </w:trPr>
        <w:tc>
          <w:tcPr>
            <w:tcW w:w="2965" w:type="dxa"/>
          </w:tcPr>
          <w:p w:rsidR="00BD038E" w:rsidRDefault="00BD038E" w:rsidP="000E46A1">
            <w:pPr>
              <w:pStyle w:val="Table-Text"/>
              <w:rPr>
                <w:ins w:id="227" w:author="Arnaud Dumont" w:date="2014-02-11T13:48:00Z"/>
              </w:rPr>
            </w:pPr>
            <w:proofErr w:type="spellStart"/>
            <w:ins w:id="228" w:author="Arnaud Dumont" w:date="2014-02-11T13:51:00Z">
              <w:r w:rsidRPr="00BD038E">
                <w:t>zskNextActionDate</w:t>
              </w:r>
            </w:ins>
            <w:proofErr w:type="spellEnd"/>
          </w:p>
        </w:tc>
        <w:tc>
          <w:tcPr>
            <w:tcW w:w="2175" w:type="dxa"/>
          </w:tcPr>
          <w:p w:rsidR="00BD038E" w:rsidRDefault="00BD038E" w:rsidP="000E46A1">
            <w:pPr>
              <w:pStyle w:val="Table-Text"/>
              <w:rPr>
                <w:ins w:id="229" w:author="Arnaud Dumont" w:date="2014-02-11T13:48:00Z"/>
              </w:rPr>
            </w:pPr>
            <w:ins w:id="230" w:author="Arnaud Dumont" w:date="2014-02-11T13:51:00Z">
              <w:r>
                <w:t>timestamp</w:t>
              </w:r>
            </w:ins>
          </w:p>
        </w:tc>
        <w:tc>
          <w:tcPr>
            <w:tcW w:w="3507" w:type="dxa"/>
          </w:tcPr>
          <w:p w:rsidR="00BD038E" w:rsidRDefault="00BD038E" w:rsidP="000E46A1">
            <w:pPr>
              <w:pStyle w:val="Table-Text"/>
              <w:rPr>
                <w:ins w:id="231" w:author="Arnaud Dumont" w:date="2014-02-11T13:48:00Z"/>
              </w:rPr>
            </w:pPr>
            <w:ins w:id="232" w:author="Arnaud Dumont" w:date="2014-02-11T13:51:00Z">
              <w:r w:rsidRPr="00BD038E">
                <w:t>The next date of an action for the zone in the ZSK roll over process, if the zone is DNSSEC-signed</w:t>
              </w:r>
            </w:ins>
          </w:p>
        </w:tc>
      </w:tr>
      <w:tr w:rsidR="00BD038E" w:rsidTr="00B26960">
        <w:trPr>
          <w:trHeight w:val="113"/>
          <w:tblHeader w:val="0"/>
          <w:ins w:id="233" w:author="Arnaud Dumont" w:date="2014-02-11T13:48:00Z"/>
        </w:trPr>
        <w:tc>
          <w:tcPr>
            <w:tcW w:w="2965" w:type="dxa"/>
          </w:tcPr>
          <w:p w:rsidR="00BD038E" w:rsidRDefault="00BD038E" w:rsidP="000E46A1">
            <w:pPr>
              <w:pStyle w:val="Table-Text"/>
              <w:rPr>
                <w:ins w:id="234" w:author="Arnaud Dumont" w:date="2014-02-11T13:48:00Z"/>
              </w:rPr>
            </w:pPr>
            <w:proofErr w:type="spellStart"/>
            <w:ins w:id="235" w:author="Arnaud Dumont" w:date="2014-02-11T13:51:00Z">
              <w:r w:rsidRPr="00BD038E">
                <w:t>zskRRSIGRegenerationDate</w:t>
              </w:r>
            </w:ins>
            <w:proofErr w:type="spellEnd"/>
          </w:p>
        </w:tc>
        <w:tc>
          <w:tcPr>
            <w:tcW w:w="2175" w:type="dxa"/>
          </w:tcPr>
          <w:p w:rsidR="00BD038E" w:rsidRDefault="00BD038E" w:rsidP="000E46A1">
            <w:pPr>
              <w:pStyle w:val="Table-Text"/>
              <w:rPr>
                <w:ins w:id="236" w:author="Arnaud Dumont" w:date="2014-02-11T13:48:00Z"/>
              </w:rPr>
            </w:pPr>
            <w:ins w:id="237" w:author="Arnaud Dumont" w:date="2014-02-11T13:51:00Z">
              <w:r>
                <w:t>timestamp</w:t>
              </w:r>
            </w:ins>
          </w:p>
        </w:tc>
        <w:tc>
          <w:tcPr>
            <w:tcW w:w="3507" w:type="dxa"/>
          </w:tcPr>
          <w:p w:rsidR="00BD038E" w:rsidRDefault="00BD038E" w:rsidP="000E46A1">
            <w:pPr>
              <w:pStyle w:val="Table-Text"/>
              <w:rPr>
                <w:ins w:id="238" w:author="Arnaud Dumont" w:date="2014-02-11T13:48:00Z"/>
              </w:rPr>
            </w:pPr>
            <w:ins w:id="239"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proofErr w:type="spellStart"/>
            <w:r>
              <w:t>nameServerSetId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proofErr w:type="spellStart"/>
            <w:r>
              <w:t>nameServerSetName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proofErr w:type="spellStart"/>
            <w:r>
              <w:t>nameServerInterfaceSetId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proofErr w:type="spellStart"/>
            <w:r>
              <w:t>nameServerInterfaceSetName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proofErr w:type="spellStart"/>
            <w:r>
              <w:lastRenderedPageBreak/>
              <w:t>planId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planName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sponsorAccountId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proofErr w:type="spellStart"/>
            <w:r>
              <w:t>sponsorAccountIdentifier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proofErr w:type="spellStart"/>
            <w:r w:rsidRPr="00AF6C94">
              <w:t>delegationResourceRecords</w:t>
            </w:r>
            <w:proofErr w:type="spellEnd"/>
          </w:p>
        </w:tc>
        <w:tc>
          <w:tcPr>
            <w:tcW w:w="2175" w:type="dxa"/>
          </w:tcPr>
          <w:p w:rsidR="00AF6C94" w:rsidRDefault="00AF6C94" w:rsidP="000E46A1">
            <w:pPr>
              <w:pStyle w:val="Table-Text"/>
            </w:pPr>
            <w:proofErr w:type="spellStart"/>
            <w:r>
              <w:t>ResourceRecord</w:t>
            </w:r>
            <w:proofErr w:type="spellEnd"/>
            <w:r>
              <w:t>[]</w:t>
            </w:r>
          </w:p>
        </w:tc>
        <w:tc>
          <w:tcPr>
            <w:tcW w:w="3507" w:type="dxa"/>
          </w:tcPr>
          <w:p w:rsidR="00AF6C94" w:rsidRDefault="002D5B4F" w:rsidP="00AF6C94">
            <w:pPr>
              <w:pStyle w:val="Table-Text"/>
            </w:pPr>
            <w:r>
              <w:t>The list of the resource records that are to be provide</w:t>
            </w:r>
            <w:ins w:id="240"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proofErr w:type="spellStart"/>
            <w:r>
              <w:t>ddnsResourceRecords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proofErr w:type="spellStart"/>
            <w:r>
              <w:t>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proofErr w:type="spellStart"/>
            <w:r>
              <w:t>createDate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proofErr w:type="spellStart"/>
            <w:r>
              <w:t>createAccountId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lastUpdateDate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w:t>
      </w:r>
      <w:proofErr w:type="spellStart"/>
      <w:r>
        <w:t>ResourceRecord</w:t>
      </w:r>
      <w:proofErr w:type="spellEnd"/>
      <w:r>
        <w:t xml:space="preserve"> object is a ‘super type’ covering all support resource records. Each of the support resource records and </w:t>
      </w:r>
      <w:r w:rsidR="002F0444">
        <w:t>their</w:t>
      </w:r>
      <w:r>
        <w:t xml:space="preserve"> fields are described in the tables below</w:t>
      </w:r>
      <w:r w:rsidR="002D5B4F">
        <w:t xml:space="preserve">. . These specific formats will be used if the ‘raw’ value was not provided in the </w:t>
      </w:r>
      <w:proofErr w:type="spellStart"/>
      <w:r w:rsidR="002D5B4F">
        <w:t>rdataFormat</w:t>
      </w:r>
      <w:proofErr w:type="spellEnd"/>
      <w:r w:rsidR="002D5B4F">
        <w:t xml:space="preserve">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lastRenderedPageBreak/>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proofErr w:type="spellStart"/>
            <w:r w:rsidR="00841E28">
              <w:t>ttl</w:t>
            </w:r>
            <w:proofErr w:type="spellEnd"/>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w:t>
      </w:r>
      <w:proofErr w:type="spellStart"/>
      <w:r w:rsidRPr="000E46A1">
        <w:t>DiscoveryDNS</w:t>
      </w:r>
      <w:proofErr w:type="spellEnd"/>
      <w:r w:rsidRPr="000E46A1">
        <w:t xml:space="preserve">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w:t>
            </w:r>
            <w:proofErr w:type="spellStart"/>
            <w:r>
              <w:t>keyTag</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keyTag</w:t>
            </w:r>
            <w:proofErr w:type="spellEnd"/>
            <w:r>
              <w:t xml:space="preserve">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proofErr w:type="spellStart"/>
            <w:r>
              <w:t>digestId</w:t>
            </w:r>
            <w:proofErr w:type="spellEnd"/>
          </w:p>
          <w:p w:rsidR="00B26960" w:rsidRPr="009F42BB" w:rsidRDefault="00B26960" w:rsidP="00B26960">
            <w:pPr>
              <w:pStyle w:val="Table-Text"/>
            </w:pPr>
            <w:r>
              <w:t>(</w:t>
            </w:r>
            <w:proofErr w:type="spellStart"/>
            <w:r>
              <w:t>digestType</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 xml:space="preserve">he </w:t>
      </w:r>
      <w:proofErr w:type="spellStart"/>
      <w:r w:rsidRPr="00B26960">
        <w:t>keyTag</w:t>
      </w:r>
      <w:proofErr w:type="spellEnd"/>
      <w:r w:rsidRPr="00B26960">
        <w:t xml:space="preserve"> and </w:t>
      </w:r>
      <w:proofErr w:type="spellStart"/>
      <w:r w:rsidRPr="00B26960">
        <w:t>digestType</w:t>
      </w:r>
      <w:proofErr w:type="spellEnd"/>
      <w:r w:rsidRPr="00B26960">
        <w:t xml:space="preserv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proofErr w:type="spellStart"/>
            <w:r>
              <w:t>certType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proofErr w:type="spellStart"/>
            <w:r>
              <w:t>keyTag</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proofErr w:type="spellStart"/>
            <w:r>
              <w:t>regexp</w:t>
            </w:r>
            <w:proofErr w:type="spellEnd"/>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 xml:space="preserve">The </w:t>
            </w:r>
            <w:proofErr w:type="spellStart"/>
            <w:r>
              <w:t>regexp</w:t>
            </w:r>
            <w:proofErr w:type="spellEnd"/>
            <w:r>
              <w:t xml:space="preserve">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proofErr w:type="spellStart"/>
            <w:r>
              <w:t>digestType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proofErr w:type="spellStart"/>
            <w:r w:rsidRPr="004C3BBC">
              <w:t>hPrecision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proofErr w:type="spellStart"/>
            <w:r w:rsidRPr="004C3BBC">
              <w:t>vPrecision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41" w:author="Arnaud Dumont" w:date="2014-02-20T11:24:00Z"/>
        </w:rPr>
      </w:pPr>
      <w:ins w:id="242"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991858">
        <w:trPr>
          <w:tblHeader w:val="0"/>
          <w:ins w:id="243" w:author="Arnaud Dumont" w:date="2014-02-20T11:24:00Z"/>
        </w:trPr>
        <w:tc>
          <w:tcPr>
            <w:tcW w:w="2965" w:type="dxa"/>
            <w:shd w:val="clear" w:color="auto" w:fill="BFBFBF" w:themeFill="background1" w:themeFillShade="BF"/>
          </w:tcPr>
          <w:p w:rsidR="00775CCB" w:rsidRPr="00750051" w:rsidRDefault="00775CCB" w:rsidP="00991858">
            <w:pPr>
              <w:pStyle w:val="Table-Header"/>
              <w:rPr>
                <w:ins w:id="244" w:author="Arnaud Dumont" w:date="2014-02-20T11:24:00Z"/>
              </w:rPr>
            </w:pPr>
            <w:ins w:id="245" w:author="Arnaud Dumont" w:date="2014-02-20T11:24:00Z">
              <w:r>
                <w:lastRenderedPageBreak/>
                <w:t>Field Name</w:t>
              </w:r>
            </w:ins>
          </w:p>
        </w:tc>
        <w:tc>
          <w:tcPr>
            <w:tcW w:w="2175" w:type="dxa"/>
            <w:shd w:val="clear" w:color="auto" w:fill="BFBFBF" w:themeFill="background1" w:themeFillShade="BF"/>
          </w:tcPr>
          <w:p w:rsidR="00775CCB" w:rsidRDefault="00775CCB" w:rsidP="00991858">
            <w:pPr>
              <w:pStyle w:val="Table-Header"/>
              <w:rPr>
                <w:ins w:id="246" w:author="Arnaud Dumont" w:date="2014-02-20T11:24:00Z"/>
              </w:rPr>
            </w:pPr>
            <w:ins w:id="247" w:author="Arnaud Dumont" w:date="2014-02-20T11:24:00Z">
              <w:r>
                <w:t>Type</w:t>
              </w:r>
            </w:ins>
          </w:p>
        </w:tc>
        <w:tc>
          <w:tcPr>
            <w:tcW w:w="3507" w:type="dxa"/>
            <w:shd w:val="clear" w:color="auto" w:fill="BFBFBF" w:themeFill="background1" w:themeFillShade="BF"/>
          </w:tcPr>
          <w:p w:rsidR="00775CCB" w:rsidRDefault="00775CCB" w:rsidP="00991858">
            <w:pPr>
              <w:pStyle w:val="Table-Header"/>
              <w:rPr>
                <w:ins w:id="248" w:author="Arnaud Dumont" w:date="2014-02-20T11:24:00Z"/>
              </w:rPr>
            </w:pPr>
            <w:ins w:id="249" w:author="Arnaud Dumont" w:date="2014-02-20T11:24:00Z">
              <w:r>
                <w:t>Description</w:t>
              </w:r>
            </w:ins>
          </w:p>
        </w:tc>
      </w:tr>
      <w:tr w:rsidR="00775CCB" w:rsidTr="00991858">
        <w:trPr>
          <w:trHeight w:val="113"/>
          <w:tblHeader w:val="0"/>
          <w:ins w:id="250" w:author="Arnaud Dumont" w:date="2014-02-20T11:24:00Z"/>
        </w:trPr>
        <w:tc>
          <w:tcPr>
            <w:tcW w:w="2965" w:type="dxa"/>
          </w:tcPr>
          <w:p w:rsidR="00775CCB" w:rsidRDefault="00775CCB" w:rsidP="00991858">
            <w:pPr>
              <w:pStyle w:val="Table-Text"/>
              <w:rPr>
                <w:ins w:id="251" w:author="Arnaud Dumont" w:date="2014-02-20T11:24:00Z"/>
              </w:rPr>
            </w:pPr>
            <w:ins w:id="252" w:author="Arnaud Dumont" w:date="2014-02-20T11:24:00Z">
              <w:r>
                <w:t>name</w:t>
              </w:r>
            </w:ins>
          </w:p>
        </w:tc>
        <w:tc>
          <w:tcPr>
            <w:tcW w:w="2175" w:type="dxa"/>
          </w:tcPr>
          <w:p w:rsidR="00775CCB" w:rsidRDefault="00775CCB" w:rsidP="00991858">
            <w:pPr>
              <w:pStyle w:val="Table-Text"/>
              <w:rPr>
                <w:ins w:id="253" w:author="Arnaud Dumont" w:date="2014-02-20T11:24:00Z"/>
              </w:rPr>
            </w:pPr>
            <w:ins w:id="254" w:author="Arnaud Dumont" w:date="2014-02-20T11:24:00Z">
              <w:r>
                <w:t>string</w:t>
              </w:r>
            </w:ins>
          </w:p>
        </w:tc>
        <w:tc>
          <w:tcPr>
            <w:tcW w:w="3507" w:type="dxa"/>
          </w:tcPr>
          <w:p w:rsidR="00775CCB" w:rsidRDefault="00775CCB" w:rsidP="00991858">
            <w:pPr>
              <w:pStyle w:val="Table-Text"/>
              <w:rPr>
                <w:ins w:id="255" w:author="Arnaud Dumont" w:date="2014-02-20T11:24:00Z"/>
              </w:rPr>
            </w:pPr>
            <w:ins w:id="256" w:author="Arnaud Dumont" w:date="2014-02-20T11:24:00Z">
              <w:r>
                <w:t>The name of the resource record</w:t>
              </w:r>
            </w:ins>
          </w:p>
        </w:tc>
      </w:tr>
      <w:tr w:rsidR="00775CCB" w:rsidTr="00991858">
        <w:trPr>
          <w:trHeight w:val="113"/>
          <w:tblHeader w:val="0"/>
          <w:ins w:id="257" w:author="Arnaud Dumont" w:date="2014-02-20T11:24:00Z"/>
        </w:trPr>
        <w:tc>
          <w:tcPr>
            <w:tcW w:w="2965" w:type="dxa"/>
          </w:tcPr>
          <w:p w:rsidR="00775CCB" w:rsidRDefault="00775CCB" w:rsidP="00991858">
            <w:pPr>
              <w:pStyle w:val="Table-Text"/>
              <w:rPr>
                <w:ins w:id="258" w:author="Arnaud Dumont" w:date="2014-02-20T11:24:00Z"/>
              </w:rPr>
            </w:pPr>
            <w:ins w:id="259" w:author="Arnaud Dumont" w:date="2014-02-20T11:24:00Z">
              <w:r>
                <w:t>class</w:t>
              </w:r>
            </w:ins>
          </w:p>
        </w:tc>
        <w:tc>
          <w:tcPr>
            <w:tcW w:w="2175" w:type="dxa"/>
          </w:tcPr>
          <w:p w:rsidR="00775CCB" w:rsidRDefault="00775CCB" w:rsidP="00991858">
            <w:pPr>
              <w:pStyle w:val="Table-Text"/>
              <w:rPr>
                <w:ins w:id="260" w:author="Arnaud Dumont" w:date="2014-02-20T11:24:00Z"/>
              </w:rPr>
            </w:pPr>
            <w:ins w:id="261" w:author="Arnaud Dumont" w:date="2014-02-20T11:24:00Z">
              <w:r>
                <w:t>string</w:t>
              </w:r>
            </w:ins>
          </w:p>
        </w:tc>
        <w:tc>
          <w:tcPr>
            <w:tcW w:w="3507" w:type="dxa"/>
          </w:tcPr>
          <w:p w:rsidR="00775CCB" w:rsidRDefault="00775CCB" w:rsidP="00991858">
            <w:pPr>
              <w:pStyle w:val="Table-Text"/>
              <w:rPr>
                <w:ins w:id="262" w:author="Arnaud Dumont" w:date="2014-02-20T11:24:00Z"/>
              </w:rPr>
            </w:pPr>
            <w:ins w:id="263" w:author="Arnaud Dumont" w:date="2014-02-20T11:24:00Z">
              <w:r>
                <w:t>The class of the resource record, currently the only support class is “IN”</w:t>
              </w:r>
            </w:ins>
          </w:p>
        </w:tc>
      </w:tr>
      <w:tr w:rsidR="00775CCB" w:rsidTr="00991858">
        <w:trPr>
          <w:trHeight w:val="113"/>
          <w:tblHeader w:val="0"/>
          <w:ins w:id="264" w:author="Arnaud Dumont" w:date="2014-02-20T11:24:00Z"/>
        </w:trPr>
        <w:tc>
          <w:tcPr>
            <w:tcW w:w="2965" w:type="dxa"/>
          </w:tcPr>
          <w:p w:rsidR="00775CCB" w:rsidRDefault="00775CCB" w:rsidP="00991858">
            <w:pPr>
              <w:pStyle w:val="Table-Text"/>
              <w:rPr>
                <w:ins w:id="265" w:author="Arnaud Dumont" w:date="2014-02-20T11:24:00Z"/>
              </w:rPr>
            </w:pPr>
            <w:proofErr w:type="spellStart"/>
            <w:ins w:id="266" w:author="Arnaud Dumont" w:date="2014-02-20T11:24:00Z">
              <w:r>
                <w:t>ttl</w:t>
              </w:r>
              <w:proofErr w:type="spellEnd"/>
            </w:ins>
          </w:p>
        </w:tc>
        <w:tc>
          <w:tcPr>
            <w:tcW w:w="2175" w:type="dxa"/>
          </w:tcPr>
          <w:p w:rsidR="00775CCB" w:rsidRDefault="00775CCB" w:rsidP="00991858">
            <w:pPr>
              <w:pStyle w:val="Table-Text"/>
              <w:rPr>
                <w:ins w:id="267" w:author="Arnaud Dumont" w:date="2014-02-20T11:24:00Z"/>
              </w:rPr>
            </w:pPr>
            <w:ins w:id="268" w:author="Arnaud Dumont" w:date="2014-02-20T11:24:00Z">
              <w:r>
                <w:t>integer</w:t>
              </w:r>
            </w:ins>
          </w:p>
        </w:tc>
        <w:tc>
          <w:tcPr>
            <w:tcW w:w="3507" w:type="dxa"/>
          </w:tcPr>
          <w:p w:rsidR="00775CCB" w:rsidRDefault="00775CCB" w:rsidP="00991858">
            <w:pPr>
              <w:pStyle w:val="Table-Text"/>
              <w:rPr>
                <w:ins w:id="269" w:author="Arnaud Dumont" w:date="2014-02-20T11:24:00Z"/>
              </w:rPr>
            </w:pPr>
            <w:ins w:id="270" w:author="Arnaud Dumont" w:date="2014-02-20T11:24:00Z">
              <w:r>
                <w:t xml:space="preserve">The </w:t>
              </w:r>
              <w:proofErr w:type="spellStart"/>
              <w:r>
                <w:t>ttl</w:t>
              </w:r>
              <w:proofErr w:type="spellEnd"/>
              <w:r>
                <w:t xml:space="preserve"> of the resource record</w:t>
              </w:r>
            </w:ins>
          </w:p>
        </w:tc>
      </w:tr>
      <w:tr w:rsidR="00775CCB" w:rsidTr="00991858">
        <w:trPr>
          <w:trHeight w:val="113"/>
          <w:tblHeader w:val="0"/>
          <w:ins w:id="271" w:author="Arnaud Dumont" w:date="2014-02-20T11:24:00Z"/>
        </w:trPr>
        <w:tc>
          <w:tcPr>
            <w:tcW w:w="2965" w:type="dxa"/>
          </w:tcPr>
          <w:p w:rsidR="00775CCB" w:rsidRDefault="00775CCB" w:rsidP="00991858">
            <w:pPr>
              <w:pStyle w:val="Table-Text"/>
              <w:rPr>
                <w:ins w:id="272" w:author="Arnaud Dumont" w:date="2014-02-20T11:24:00Z"/>
              </w:rPr>
            </w:pPr>
            <w:ins w:id="273" w:author="Arnaud Dumont" w:date="2014-02-20T11:24:00Z">
              <w:r>
                <w:t>type</w:t>
              </w:r>
            </w:ins>
          </w:p>
        </w:tc>
        <w:tc>
          <w:tcPr>
            <w:tcW w:w="2175" w:type="dxa"/>
          </w:tcPr>
          <w:p w:rsidR="00775CCB" w:rsidRDefault="00775CCB" w:rsidP="00991858">
            <w:pPr>
              <w:pStyle w:val="Table-Text"/>
              <w:rPr>
                <w:ins w:id="274" w:author="Arnaud Dumont" w:date="2014-02-20T11:24:00Z"/>
              </w:rPr>
            </w:pPr>
            <w:ins w:id="275" w:author="Arnaud Dumont" w:date="2014-02-20T11:24:00Z">
              <w:r>
                <w:t>string</w:t>
              </w:r>
            </w:ins>
          </w:p>
        </w:tc>
        <w:tc>
          <w:tcPr>
            <w:tcW w:w="3507" w:type="dxa"/>
          </w:tcPr>
          <w:p w:rsidR="00775CCB" w:rsidRDefault="00775CCB" w:rsidP="00991858">
            <w:pPr>
              <w:pStyle w:val="Table-Text"/>
              <w:rPr>
                <w:ins w:id="276" w:author="Arnaud Dumont" w:date="2014-02-20T11:24:00Z"/>
              </w:rPr>
            </w:pPr>
            <w:ins w:id="277" w:author="Arnaud Dumont" w:date="2014-02-20T11:24:00Z">
              <w:r>
                <w:t>The type of the resource record. For this record type it is the literal value “TLSA”</w:t>
              </w:r>
            </w:ins>
          </w:p>
        </w:tc>
      </w:tr>
      <w:tr w:rsidR="00775CCB" w:rsidTr="00991858">
        <w:trPr>
          <w:trHeight w:val="113"/>
          <w:tblHeader w:val="0"/>
          <w:ins w:id="278" w:author="Arnaud Dumont" w:date="2014-02-20T11:24:00Z"/>
        </w:trPr>
        <w:tc>
          <w:tcPr>
            <w:tcW w:w="2965" w:type="dxa"/>
          </w:tcPr>
          <w:p w:rsidR="00775CCB" w:rsidRDefault="00775CCB" w:rsidP="00991858">
            <w:pPr>
              <w:pStyle w:val="Table-Text"/>
              <w:rPr>
                <w:ins w:id="279" w:author="Arnaud Dumont" w:date="2014-02-20T11:24:00Z"/>
              </w:rPr>
            </w:pPr>
            <w:proofErr w:type="spellStart"/>
            <w:ins w:id="280" w:author="Arnaud Dumont" w:date="2014-02-20T11:24:00Z">
              <w:r w:rsidRPr="00A60CE8">
                <w:t>certificateUsage</w:t>
              </w:r>
              <w:proofErr w:type="spellEnd"/>
            </w:ins>
          </w:p>
        </w:tc>
        <w:tc>
          <w:tcPr>
            <w:tcW w:w="2175" w:type="dxa"/>
          </w:tcPr>
          <w:p w:rsidR="00775CCB" w:rsidRDefault="00775CCB" w:rsidP="00991858">
            <w:pPr>
              <w:pStyle w:val="Table-Text"/>
              <w:rPr>
                <w:ins w:id="281" w:author="Arnaud Dumont" w:date="2014-02-20T11:24:00Z"/>
              </w:rPr>
            </w:pPr>
            <w:ins w:id="282" w:author="Arnaud Dumont" w:date="2014-02-20T11:24:00Z">
              <w:r>
                <w:t>integer</w:t>
              </w:r>
            </w:ins>
          </w:p>
        </w:tc>
        <w:tc>
          <w:tcPr>
            <w:tcW w:w="3507" w:type="dxa"/>
          </w:tcPr>
          <w:p w:rsidR="00775CCB" w:rsidRDefault="00775CCB" w:rsidP="00991858">
            <w:pPr>
              <w:pStyle w:val="Table-Text"/>
              <w:rPr>
                <w:ins w:id="283" w:author="Arnaud Dumont" w:date="2014-02-20T11:24:00Z"/>
              </w:rPr>
            </w:pPr>
            <w:ins w:id="284" w:author="Arnaud Dumont" w:date="2014-02-20T11:24:00Z">
              <w:r>
                <w:t>The certificate usage value for the record</w:t>
              </w:r>
            </w:ins>
          </w:p>
        </w:tc>
      </w:tr>
      <w:tr w:rsidR="00775CCB" w:rsidTr="00991858">
        <w:trPr>
          <w:trHeight w:val="113"/>
          <w:tblHeader w:val="0"/>
          <w:ins w:id="285" w:author="Arnaud Dumont" w:date="2014-02-20T11:24:00Z"/>
        </w:trPr>
        <w:tc>
          <w:tcPr>
            <w:tcW w:w="2965" w:type="dxa"/>
          </w:tcPr>
          <w:p w:rsidR="00775CCB" w:rsidRPr="00A60CE8" w:rsidRDefault="00775CCB" w:rsidP="00991858">
            <w:pPr>
              <w:pStyle w:val="Table-Text"/>
              <w:rPr>
                <w:ins w:id="286" w:author="Arnaud Dumont" w:date="2014-02-20T11:24:00Z"/>
              </w:rPr>
            </w:pPr>
            <w:ins w:id="287" w:author="Arnaud Dumont" w:date="2014-02-20T11:24:00Z">
              <w:r>
                <w:t>selector</w:t>
              </w:r>
            </w:ins>
          </w:p>
        </w:tc>
        <w:tc>
          <w:tcPr>
            <w:tcW w:w="2175" w:type="dxa"/>
          </w:tcPr>
          <w:p w:rsidR="00775CCB" w:rsidRDefault="00775CCB" w:rsidP="00991858">
            <w:pPr>
              <w:pStyle w:val="Table-Text"/>
              <w:rPr>
                <w:ins w:id="288" w:author="Arnaud Dumont" w:date="2014-02-20T11:24:00Z"/>
              </w:rPr>
            </w:pPr>
            <w:ins w:id="289" w:author="Arnaud Dumont" w:date="2014-02-20T11:24:00Z">
              <w:r>
                <w:t>integer</w:t>
              </w:r>
            </w:ins>
          </w:p>
        </w:tc>
        <w:tc>
          <w:tcPr>
            <w:tcW w:w="3507" w:type="dxa"/>
          </w:tcPr>
          <w:p w:rsidR="00775CCB" w:rsidRDefault="00775CCB" w:rsidP="00991858">
            <w:pPr>
              <w:pStyle w:val="Table-Text"/>
              <w:rPr>
                <w:ins w:id="290" w:author="Arnaud Dumont" w:date="2014-02-20T11:24:00Z"/>
              </w:rPr>
            </w:pPr>
            <w:ins w:id="291" w:author="Arnaud Dumont" w:date="2014-02-20T11:24:00Z">
              <w:r>
                <w:t>The selector of the TLSA record</w:t>
              </w:r>
            </w:ins>
          </w:p>
        </w:tc>
      </w:tr>
      <w:tr w:rsidR="00775CCB" w:rsidTr="00991858">
        <w:trPr>
          <w:trHeight w:val="113"/>
          <w:tblHeader w:val="0"/>
          <w:ins w:id="292" w:author="Arnaud Dumont" w:date="2014-02-20T11:24:00Z"/>
        </w:trPr>
        <w:tc>
          <w:tcPr>
            <w:tcW w:w="2965" w:type="dxa"/>
          </w:tcPr>
          <w:p w:rsidR="00775CCB" w:rsidRDefault="00775CCB" w:rsidP="00991858">
            <w:pPr>
              <w:pStyle w:val="Table-Text"/>
              <w:rPr>
                <w:ins w:id="293" w:author="Arnaud Dumont" w:date="2014-02-20T11:24:00Z"/>
              </w:rPr>
            </w:pPr>
            <w:proofErr w:type="spellStart"/>
            <w:ins w:id="294" w:author="Arnaud Dumont" w:date="2014-02-20T11:24:00Z">
              <w:r>
                <w:t>matchingType</w:t>
              </w:r>
              <w:proofErr w:type="spellEnd"/>
            </w:ins>
          </w:p>
        </w:tc>
        <w:tc>
          <w:tcPr>
            <w:tcW w:w="2175" w:type="dxa"/>
          </w:tcPr>
          <w:p w:rsidR="00775CCB" w:rsidRDefault="00775CCB" w:rsidP="00991858">
            <w:pPr>
              <w:pStyle w:val="Table-Text"/>
              <w:rPr>
                <w:ins w:id="295" w:author="Arnaud Dumont" w:date="2014-02-20T11:24:00Z"/>
              </w:rPr>
            </w:pPr>
            <w:ins w:id="296" w:author="Arnaud Dumont" w:date="2014-02-20T11:24:00Z">
              <w:r>
                <w:t>integer</w:t>
              </w:r>
            </w:ins>
          </w:p>
        </w:tc>
        <w:tc>
          <w:tcPr>
            <w:tcW w:w="3507" w:type="dxa"/>
          </w:tcPr>
          <w:p w:rsidR="00775CCB" w:rsidRDefault="00775CCB" w:rsidP="00991858">
            <w:pPr>
              <w:pStyle w:val="Table-Text"/>
              <w:rPr>
                <w:ins w:id="297" w:author="Arnaud Dumont" w:date="2014-02-20T11:24:00Z"/>
              </w:rPr>
            </w:pPr>
            <w:ins w:id="298" w:author="Arnaud Dumont" w:date="2014-02-20T11:24:00Z">
              <w:r>
                <w:t>The matching type of the TLSA record</w:t>
              </w:r>
            </w:ins>
          </w:p>
        </w:tc>
      </w:tr>
      <w:tr w:rsidR="00775CCB" w:rsidTr="00991858">
        <w:trPr>
          <w:trHeight w:val="113"/>
          <w:tblHeader w:val="0"/>
          <w:ins w:id="299" w:author="Arnaud Dumont" w:date="2014-02-20T11:24:00Z"/>
        </w:trPr>
        <w:tc>
          <w:tcPr>
            <w:tcW w:w="2965" w:type="dxa"/>
          </w:tcPr>
          <w:p w:rsidR="00775CCB" w:rsidRDefault="00775CCB" w:rsidP="00991858">
            <w:pPr>
              <w:pStyle w:val="Table-Text"/>
              <w:rPr>
                <w:ins w:id="300" w:author="Arnaud Dumont" w:date="2014-02-20T11:24:00Z"/>
              </w:rPr>
            </w:pPr>
            <w:proofErr w:type="spellStart"/>
            <w:ins w:id="301" w:author="Arnaud Dumont" w:date="2014-02-20T11:24:00Z">
              <w:r w:rsidRPr="00A60CE8">
                <w:t>certificateAssociationData</w:t>
              </w:r>
              <w:proofErr w:type="spellEnd"/>
            </w:ins>
          </w:p>
        </w:tc>
        <w:tc>
          <w:tcPr>
            <w:tcW w:w="2175" w:type="dxa"/>
          </w:tcPr>
          <w:p w:rsidR="00775CCB" w:rsidRDefault="00775CCB" w:rsidP="00991858">
            <w:pPr>
              <w:pStyle w:val="Table-Text"/>
              <w:rPr>
                <w:ins w:id="302" w:author="Arnaud Dumont" w:date="2014-02-20T11:24:00Z"/>
              </w:rPr>
            </w:pPr>
            <w:ins w:id="303" w:author="Arnaud Dumont" w:date="2014-02-20T11:24:00Z">
              <w:r>
                <w:t>string</w:t>
              </w:r>
            </w:ins>
          </w:p>
        </w:tc>
        <w:tc>
          <w:tcPr>
            <w:tcW w:w="3507" w:type="dxa"/>
          </w:tcPr>
          <w:p w:rsidR="00775CCB" w:rsidRDefault="00775CCB" w:rsidP="0084219F">
            <w:pPr>
              <w:pStyle w:val="Table-Text"/>
              <w:rPr>
                <w:ins w:id="304" w:author="Arnaud Dumont" w:date="2014-02-20T11:24:00Z"/>
              </w:rPr>
            </w:pPr>
            <w:ins w:id="305" w:author="Arnaud Dumont" w:date="2014-02-20T11:24:00Z">
              <w:r>
                <w:t>The certificate dat</w:t>
              </w:r>
            </w:ins>
            <w:ins w:id="306" w:author="Arnaud Dumont" w:date="2014-02-20T11:29:00Z">
              <w:r w:rsidR="0084219F">
                <w:t>a</w:t>
              </w:r>
            </w:ins>
            <w:ins w:id="307" w:author="Arnaud Dumont" w:date="2014-02-20T11:24:00Z">
              <w:r>
                <w:t xml:space="preserve"> for the TLSA record</w:t>
              </w:r>
            </w:ins>
          </w:p>
        </w:tc>
      </w:tr>
    </w:tbl>
    <w:p w:rsidR="00B26960" w:rsidRDefault="00C81587" w:rsidP="000E46A1">
      <w:del w:id="308" w:author="Arnaud Dumont" w:date="2014-02-20T11:24:00Z">
        <w:r w:rsidRPr="00C81587" w:rsidDel="00775CCB">
          <w:delText xml:space="preserve">TLSA </w:delText>
        </w:r>
      </w:del>
      <w:ins w:id="309" w:author="Arnaud Dumont" w:date="2014-02-20T11:24:00Z">
        <w:r w:rsidR="00775CCB">
          <w:t>DNSKEY</w:t>
        </w:r>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del w:id="310" w:author="Arnaud Dumont" w:date="2014-02-20T11:24:00Z">
              <w:r w:rsidDel="00775CCB">
                <w:delText>TLSA</w:delText>
              </w:r>
            </w:del>
            <w:ins w:id="311" w:author="Arnaud Dumont" w:date="2014-02-20T11:24:00Z">
              <w:r w:rsidR="00775CCB">
                <w:t>DNSKEY</w:t>
              </w:r>
            </w:ins>
            <w:r>
              <w:t>”</w:t>
            </w:r>
          </w:p>
        </w:tc>
      </w:tr>
      <w:tr w:rsidR="00C81587" w:rsidTr="00A11CBE">
        <w:trPr>
          <w:trHeight w:val="113"/>
          <w:tblHeader w:val="0"/>
        </w:trPr>
        <w:tc>
          <w:tcPr>
            <w:tcW w:w="2965" w:type="dxa"/>
          </w:tcPr>
          <w:p w:rsidR="00C81587" w:rsidRDefault="00C81587" w:rsidP="00C81587">
            <w:pPr>
              <w:pStyle w:val="Table-Text"/>
            </w:pPr>
            <w:del w:id="312" w:author="Arnaud Dumont" w:date="2014-02-20T11:24:00Z">
              <w:r w:rsidRPr="00A60CE8" w:rsidDel="00775CCB">
                <w:delText>certificateUsage</w:delText>
              </w:r>
            </w:del>
            <w:ins w:id="313" w:author="Arnaud Dumont" w:date="2014-02-20T11:24:00Z">
              <w:r w:rsidR="00775CCB">
                <w:t>flags</w:t>
              </w:r>
            </w:ins>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14" w:author="Arnaud Dumont" w:date="2014-02-20T11:27:00Z">
              <w:r w:rsidR="00775CCB" w:rsidRPr="00775CCB">
                <w:t xml:space="preserve">flags </w:t>
              </w:r>
            </w:ins>
            <w:ins w:id="315" w:author="Arnaud Dumont" w:date="2014-02-20T11:29:00Z">
              <w:r w:rsidR="0084219F">
                <w:t>for the DNSKEY record</w:t>
              </w:r>
            </w:ins>
            <w:del w:id="316" w:author="Arnaud Dumont" w:date="2014-02-20T11:27:00Z">
              <w:r w:rsidDel="00775CCB">
                <w:delText>certificate usage value for the record</w:delText>
              </w:r>
            </w:del>
          </w:p>
        </w:tc>
      </w:tr>
      <w:tr w:rsidR="00C81587" w:rsidTr="00A11CBE">
        <w:trPr>
          <w:trHeight w:val="113"/>
          <w:tblHeader w:val="0"/>
        </w:trPr>
        <w:tc>
          <w:tcPr>
            <w:tcW w:w="2965" w:type="dxa"/>
          </w:tcPr>
          <w:p w:rsidR="00C81587" w:rsidRPr="00A60CE8" w:rsidRDefault="00775CCB" w:rsidP="00C81587">
            <w:pPr>
              <w:pStyle w:val="Table-Text"/>
            </w:pPr>
            <w:ins w:id="317" w:author="Arnaud Dumont" w:date="2014-02-20T11:25:00Z">
              <w:r w:rsidRPr="00775CCB">
                <w:t>protocol</w:t>
              </w:r>
            </w:ins>
            <w:del w:id="318" w:author="Arnaud Dumont" w:date="2014-02-20T11:25:00Z">
              <w:r w:rsidR="00C81587" w:rsidDel="00775CCB">
                <w:delText>selector</w:delText>
              </w:r>
            </w:del>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ins w:id="319" w:author="Arnaud Dumont" w:date="2014-02-20T11:28:00Z">
              <w:r w:rsidR="00775CCB" w:rsidRPr="00775CCB">
                <w:t>protocol that the key was created for</w:t>
              </w:r>
            </w:ins>
            <w:ins w:id="320" w:author="Arnaud Dumont" w:date="2014-02-20T11:29:00Z">
              <w:r w:rsidR="0084219F">
                <w:t xml:space="preserve">. This is always </w:t>
              </w:r>
            </w:ins>
            <w:ins w:id="321" w:author="Arnaud Dumont" w:date="2014-02-20T11:30:00Z">
              <w:r w:rsidR="0084219F">
                <w:t>3 (</w:t>
              </w:r>
              <w:r w:rsidR="0084219F" w:rsidRPr="0084219F">
                <w:t>DNSSEC</w:t>
              </w:r>
              <w:r w:rsidR="0084219F">
                <w:t>).</w:t>
              </w:r>
            </w:ins>
            <w:del w:id="322" w:author="Arnaud Dumont" w:date="2014-02-20T11:28:00Z">
              <w:r w:rsidDel="00775CCB">
                <w:delText>selector of the TLSA record</w:delText>
              </w:r>
            </w:del>
          </w:p>
        </w:tc>
      </w:tr>
      <w:tr w:rsidR="00C81587" w:rsidTr="00A11CBE">
        <w:trPr>
          <w:trHeight w:val="113"/>
          <w:tblHeader w:val="0"/>
        </w:trPr>
        <w:tc>
          <w:tcPr>
            <w:tcW w:w="2965" w:type="dxa"/>
          </w:tcPr>
          <w:p w:rsidR="00C81587" w:rsidRDefault="00775CCB" w:rsidP="00C81587">
            <w:pPr>
              <w:pStyle w:val="Table-Text"/>
            </w:pPr>
            <w:ins w:id="323" w:author="Arnaud Dumont" w:date="2014-02-20T11:25:00Z">
              <w:r w:rsidRPr="00775CCB">
                <w:t>algorithm</w:t>
              </w:r>
            </w:ins>
            <w:del w:id="324" w:author="Arnaud Dumont" w:date="2014-02-20T11:25:00Z">
              <w:r w:rsidR="00C81587" w:rsidDel="00775CCB">
                <w:delText>matchingType</w:delText>
              </w:r>
            </w:del>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25" w:author="Arnaud Dumont" w:date="2014-02-20T11:28:00Z">
              <w:r w:rsidR="00775CCB" w:rsidRPr="00775CCB">
                <w:t>algorithm</w:t>
              </w:r>
              <w:r w:rsidR="0084219F">
                <w:t xml:space="preserve"> for the DNSKEY record</w:t>
              </w:r>
            </w:ins>
            <w:del w:id="326" w:author="Arnaud Dumont" w:date="2014-02-20T11:28:00Z">
              <w:r w:rsidDel="00775CCB">
                <w:delText>matching type of the TLSA record</w:delText>
              </w:r>
            </w:del>
          </w:p>
        </w:tc>
      </w:tr>
      <w:tr w:rsidR="00C81587" w:rsidTr="00A11CBE">
        <w:trPr>
          <w:trHeight w:val="113"/>
          <w:tblHeader w:val="0"/>
        </w:trPr>
        <w:tc>
          <w:tcPr>
            <w:tcW w:w="2965" w:type="dxa"/>
          </w:tcPr>
          <w:p w:rsidR="00C81587" w:rsidRDefault="00775CCB" w:rsidP="00C81587">
            <w:pPr>
              <w:pStyle w:val="Table-Text"/>
            </w:pPr>
            <w:ins w:id="327" w:author="Arnaud Dumont" w:date="2014-02-20T11:25:00Z">
              <w:r w:rsidRPr="00775CCB">
                <w:t>key</w:t>
              </w:r>
            </w:ins>
            <w:del w:id="328" w:author="Arnaud Dumont" w:date="2014-02-20T11:25:00Z">
              <w:r w:rsidR="00C81587" w:rsidRPr="00A60CE8" w:rsidDel="00775CCB">
                <w:delText>certificateAssociationData</w:delText>
              </w:r>
            </w:del>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 xml:space="preserve">The </w:t>
            </w:r>
            <w:ins w:id="329" w:author="Arnaud Dumont" w:date="2014-02-20T11:28:00Z">
              <w:r w:rsidR="00775CCB" w:rsidRPr="00775CCB">
                <w:t xml:space="preserve">binary data representing the </w:t>
              </w:r>
              <w:r w:rsidR="00775CCB">
                <w:t xml:space="preserve">public </w:t>
              </w:r>
              <w:r w:rsidR="00775CCB" w:rsidRPr="00775CCB">
                <w:t>key</w:t>
              </w:r>
            </w:ins>
            <w:del w:id="330" w:author="Arnaud Dumont" w:date="2014-02-20T11:28:00Z">
              <w:r w:rsidDel="00775CCB">
                <w:delText>certificate date for the TLSA record</w:delText>
              </w:r>
            </w:del>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w:t>
      </w:r>
      <w:proofErr w:type="spellStart"/>
      <w:r>
        <w:t>json</w:t>
      </w:r>
      <w:proofErr w:type="spellEnd"/>
    </w:p>
    <w:p w:rsidR="00997F9F" w:rsidRDefault="00997F9F" w:rsidP="00997F9F">
      <w:pPr>
        <w:pStyle w:val="Code"/>
      </w:pPr>
      <w:r>
        <w:t xml:space="preserve">User-Agent: Jersey/2.2 (Apache </w:t>
      </w:r>
      <w:proofErr w:type="spellStart"/>
      <w:r>
        <w:t>HttpClient</w:t>
      </w:r>
      <w:proofErr w:type="spellEnd"/>
      <w:r>
        <w:t xml:space="preserve">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w:t>
      </w:r>
      <w:proofErr w:type="spellStart"/>
      <w:r>
        <w:t>json</w:t>
      </w:r>
      <w:proofErr w:type="spellEnd"/>
    </w:p>
    <w:p w:rsidR="00997F9F" w:rsidRDefault="00997F9F" w:rsidP="00997F9F">
      <w:pPr>
        <w:pStyle w:val="Code"/>
      </w:pPr>
      <w:r>
        <w:t>Last-Modified: Sun, 06 Oct 2013 18:39:52 GMT</w:t>
      </w:r>
    </w:p>
    <w:p w:rsidR="00997F9F" w:rsidRDefault="00997F9F" w:rsidP="00997F9F">
      <w:pPr>
        <w:pStyle w:val="Code"/>
      </w:pPr>
      <w:proofErr w:type="spellStart"/>
      <w:r>
        <w:t>ETag</w:t>
      </w:r>
      <w:proofErr w:type="spellEnd"/>
      <w:r>
        <w:t>: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w:t>
      </w:r>
      <w:proofErr w:type="spellStart"/>
      <w:r>
        <w:t>uri</w:t>
      </w:r>
      <w:proofErr w:type="spellEnd"/>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spellStart"/>
      <w:proofErr w:type="gramStart"/>
      <w:r>
        <w:t>brandedNameServers</w:t>
      </w:r>
      <w:proofErr w:type="spellEnd"/>
      <w:proofErr w:type="gramEnd"/>
      <w:r>
        <w:t>" : false,</w:t>
      </w:r>
    </w:p>
    <w:p w:rsidR="00997F9F" w:rsidRDefault="00997F9F" w:rsidP="00997F9F">
      <w:pPr>
        <w:pStyle w:val="Code"/>
        <w:rPr>
          <w:ins w:id="331" w:author="Arnaud Dumont" w:date="2014-02-11T13:56:00Z"/>
        </w:rPr>
      </w:pPr>
      <w:r>
        <w:t xml:space="preserve">    "</w:t>
      </w:r>
      <w:proofErr w:type="spellStart"/>
      <w:proofErr w:type="gramStart"/>
      <w:r>
        <w:t>dnssecSigned</w:t>
      </w:r>
      <w:proofErr w:type="spellEnd"/>
      <w:proofErr w:type="gramEnd"/>
      <w:r>
        <w:t>" : true,</w:t>
      </w:r>
    </w:p>
    <w:p w:rsidR="006242A4" w:rsidRDefault="006242A4" w:rsidP="00997F9F">
      <w:pPr>
        <w:pStyle w:val="Code"/>
        <w:rPr>
          <w:ins w:id="332" w:author="Arnaud Dumont" w:date="2014-02-11T13:57:00Z"/>
        </w:rPr>
      </w:pPr>
      <w:ins w:id="333" w:author="Arnaud Dumont" w:date="2014-02-11T13:56:00Z">
        <w:r>
          <w:t xml:space="preserve">    </w:t>
        </w:r>
      </w:ins>
      <w:ins w:id="334" w:author="Arnaud Dumont" w:date="2014-02-11T13:57:00Z">
        <w:r>
          <w:t>"</w:t>
        </w:r>
        <w:proofErr w:type="spellStart"/>
        <w:proofErr w:type="gramStart"/>
        <w:r w:rsidRPr="006242A4">
          <w:t>zskRollOverState</w:t>
        </w:r>
        <w:proofErr w:type="spellEnd"/>
        <w:proofErr w:type="gramEnd"/>
        <w:r>
          <w:t>" : "scheduled",</w:t>
        </w:r>
      </w:ins>
    </w:p>
    <w:p w:rsidR="006242A4" w:rsidRDefault="006242A4" w:rsidP="00997F9F">
      <w:pPr>
        <w:pStyle w:val="Code"/>
        <w:rPr>
          <w:ins w:id="335" w:author="Arnaud Dumont" w:date="2014-02-11T13:58:00Z"/>
        </w:rPr>
      </w:pPr>
      <w:ins w:id="336" w:author="Arnaud Dumont" w:date="2014-02-11T13:57:00Z">
        <w:r>
          <w:t xml:space="preserve">    "</w:t>
        </w:r>
      </w:ins>
      <w:proofErr w:type="spellStart"/>
      <w:proofErr w:type="gramStart"/>
      <w:ins w:id="337" w:author="Arnaud Dumont" w:date="2014-02-11T13:58:00Z">
        <w:r w:rsidRPr="006242A4">
          <w:t>zskNextActionDate</w:t>
        </w:r>
      </w:ins>
      <w:proofErr w:type="spellEnd"/>
      <w:proofErr w:type="gramEnd"/>
      <w:ins w:id="338" w:author="Arnaud Dumont" w:date="2014-02-11T13:57:00Z">
        <w:r>
          <w:t>" : "</w:t>
        </w:r>
      </w:ins>
      <w:ins w:id="339" w:author="Arnaud Dumont" w:date="2014-02-11T13:58:00Z">
        <w:r w:rsidR="005056E3">
          <w:t>2013-11-07T07:46:29.927</w:t>
        </w:r>
        <w:r>
          <w:t>",</w:t>
        </w:r>
      </w:ins>
    </w:p>
    <w:p w:rsidR="006242A4" w:rsidRDefault="006242A4" w:rsidP="00997F9F">
      <w:pPr>
        <w:pStyle w:val="Code"/>
      </w:pPr>
      <w:ins w:id="340" w:author="Arnaud Dumont" w:date="2014-02-11T13:58:00Z">
        <w:r>
          <w:t xml:space="preserve">    "</w:t>
        </w:r>
        <w:proofErr w:type="spellStart"/>
        <w:proofErr w:type="gramStart"/>
        <w:r w:rsidR="005056E3" w:rsidRPr="005056E3">
          <w:t>zskRRSIGRegenerationDate</w:t>
        </w:r>
        <w:proofErr w:type="spellEnd"/>
        <w:proofErr w:type="gramEnd"/>
        <w:r>
          <w:t>" : "</w:t>
        </w:r>
        <w:r w:rsidR="005056E3">
          <w:t>2013-03-07T07:46:29.927</w:t>
        </w:r>
        <w:r>
          <w:t>",</w:t>
        </w:r>
      </w:ins>
    </w:p>
    <w:p w:rsidR="00997F9F" w:rsidRDefault="00997F9F" w:rsidP="00997F9F">
      <w:pPr>
        <w:pStyle w:val="Code"/>
      </w:pPr>
      <w:r>
        <w:t xml:space="preserve">    "</w:t>
      </w:r>
      <w:proofErr w:type="gramStart"/>
      <w:r>
        <w:t>group</w:t>
      </w:r>
      <w:proofErr w:type="gramEnd"/>
      <w:r>
        <w:t>" : "</w:t>
      </w:r>
      <w:proofErr w:type="spellStart"/>
      <w:r>
        <w:t>mygroup</w:t>
      </w:r>
      <w:proofErr w:type="spellEnd"/>
      <w:r>
        <w:t>",</w:t>
      </w:r>
    </w:p>
    <w:p w:rsidR="00997F9F" w:rsidRDefault="00997F9F" w:rsidP="00997F9F">
      <w:pPr>
        <w:pStyle w:val="Code"/>
      </w:pPr>
      <w:r>
        <w:t xml:space="preserve">    "</w:t>
      </w:r>
      <w:proofErr w:type="spellStart"/>
      <w:proofErr w:type="gramStart"/>
      <w:r>
        <w:t>nameServerSetId</w:t>
      </w:r>
      <w:proofErr w:type="spellEnd"/>
      <w:proofErr w:type="gramEnd"/>
      <w:r>
        <w:t>" : "1646f4e7-36ce-4cb5-b9a0-9853c15fc195",</w:t>
      </w:r>
    </w:p>
    <w:p w:rsidR="00997F9F" w:rsidRDefault="00997F9F" w:rsidP="00997F9F">
      <w:pPr>
        <w:pStyle w:val="Code"/>
      </w:pPr>
      <w:r>
        <w:lastRenderedPageBreak/>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997F9F" w:rsidRDefault="00997F9F" w:rsidP="00997F9F">
      <w:pPr>
        <w:pStyle w:val="Code"/>
      </w:pPr>
      <w:r>
        <w:t xml:space="preserve">    "</w:t>
      </w:r>
      <w:proofErr w:type="spellStart"/>
      <w:proofErr w:type="gramStart"/>
      <w:r>
        <w:t>nameServerInterfaceSetId</w:t>
      </w:r>
      <w:proofErr w:type="spellEnd"/>
      <w:proofErr w:type="gramEnd"/>
      <w:r>
        <w:t>" : "292cf312-2dc4-4f4b-a273-63d072c98f03",</w:t>
      </w:r>
    </w:p>
    <w:p w:rsidR="00997F9F" w:rsidRDefault="00997F9F" w:rsidP="00997F9F">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997F9F" w:rsidRDefault="00997F9F" w:rsidP="00997F9F">
      <w:pPr>
        <w:pStyle w:val="Code"/>
      </w:pPr>
      <w:r>
        <w:t xml:space="preserve">    "</w:t>
      </w:r>
      <w:proofErr w:type="spellStart"/>
      <w:proofErr w:type="gramStart"/>
      <w:r>
        <w:t>planId</w:t>
      </w:r>
      <w:proofErr w:type="spellEnd"/>
      <w:proofErr w:type="gramEnd"/>
      <w:r>
        <w:t>" : "2aa93a2a-914b-4107-9c34-864e991f6c86",</w:t>
      </w:r>
    </w:p>
    <w:p w:rsidR="00997F9F" w:rsidRDefault="00997F9F" w:rsidP="00997F9F">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997F9F" w:rsidRDefault="00997F9F" w:rsidP="00997F9F">
      <w:pPr>
        <w:pStyle w:val="Code"/>
      </w:pPr>
      <w:r>
        <w:t xml:space="preserve">    "</w:t>
      </w:r>
      <w:proofErr w:type="spellStart"/>
      <w:proofErr w:type="gramStart"/>
      <w:r>
        <w:t>sponsorAccountId</w:t>
      </w:r>
      <w:proofErr w:type="spellEnd"/>
      <w:proofErr w:type="gramEnd"/>
      <w:r>
        <w:t>" : "f73af262-9531-11e2-9b25-2809b571161a",</w:t>
      </w:r>
    </w:p>
    <w:p w:rsidR="00997F9F" w:rsidRDefault="00997F9F" w:rsidP="00997F9F">
      <w:pPr>
        <w:pStyle w:val="Code"/>
      </w:pPr>
      <w:r>
        <w:t xml:space="preserve">    "</w:t>
      </w:r>
      <w:proofErr w:type="spellStart"/>
      <w:proofErr w:type="gramStart"/>
      <w:r>
        <w:t>sponsorAccountIdentifier</w:t>
      </w:r>
      <w:proofErr w:type="spellEnd"/>
      <w:proofErr w:type="gramEnd"/>
      <w:r>
        <w:t>" : "system",</w:t>
      </w:r>
    </w:p>
    <w:p w:rsidR="00997F9F" w:rsidRDefault="00997F9F" w:rsidP="00997F9F">
      <w:pPr>
        <w:pStyle w:val="Code"/>
      </w:pPr>
      <w:r>
        <w:t xml:space="preserve">    "</w:t>
      </w:r>
      <w:proofErr w:type="spellStart"/>
      <w:proofErr w:type="gramStart"/>
      <w:r>
        <w:t>createDate</w:t>
      </w:r>
      <w:proofErr w:type="spellEnd"/>
      <w:proofErr w:type="gramEnd"/>
      <w:r>
        <w:t>" : "2013-10-07T07:46:29.901",</w:t>
      </w:r>
    </w:p>
    <w:p w:rsidR="00997F9F" w:rsidRDefault="00997F9F" w:rsidP="00997F9F">
      <w:pPr>
        <w:pStyle w:val="Code"/>
      </w:pPr>
      <w:r>
        <w:t xml:space="preserve">    "</w:t>
      </w:r>
      <w:proofErr w:type="spellStart"/>
      <w:proofErr w:type="gramStart"/>
      <w:r>
        <w:t>createAccountId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createAccountIdentifier</w:t>
      </w:r>
      <w:proofErr w:type="spellEnd"/>
      <w:proofErr w:type="gramEnd"/>
      <w:r>
        <w:t>" : "system",</w:t>
      </w:r>
    </w:p>
    <w:p w:rsidR="00997F9F" w:rsidRDefault="00997F9F" w:rsidP="00997F9F">
      <w:pPr>
        <w:pStyle w:val="Code"/>
      </w:pPr>
      <w:r>
        <w:t xml:space="preserve">    "</w:t>
      </w:r>
      <w:proofErr w:type="spellStart"/>
      <w:proofErr w:type="gramStart"/>
      <w:r>
        <w:t>createUserId</w:t>
      </w:r>
      <w:proofErr w:type="spellEnd"/>
      <w:proofErr w:type="gramEnd"/>
      <w:r>
        <w:t>" : "ed848682-c1d9-11e2-86bc-e9b9e1409c4c",</w:t>
      </w:r>
    </w:p>
    <w:p w:rsidR="00997F9F" w:rsidRDefault="00997F9F" w:rsidP="00997F9F">
      <w:pPr>
        <w:pStyle w:val="Code"/>
      </w:pPr>
      <w:r>
        <w:t xml:space="preserve">    "</w:t>
      </w:r>
      <w:proofErr w:type="spellStart"/>
      <w:proofErr w:type="gramStart"/>
      <w:r>
        <w:t>createUserName</w:t>
      </w:r>
      <w:proofErr w:type="spellEnd"/>
      <w:proofErr w:type="gramEnd"/>
      <w:r>
        <w:t>" : "System Admin",</w:t>
      </w:r>
    </w:p>
    <w:p w:rsidR="00997F9F" w:rsidRDefault="00997F9F" w:rsidP="00997F9F">
      <w:pPr>
        <w:pStyle w:val="Code"/>
      </w:pPr>
      <w:r>
        <w:t xml:space="preserve">    "</w:t>
      </w:r>
      <w:proofErr w:type="spellStart"/>
      <w:proofErr w:type="gramStart"/>
      <w:r>
        <w:t>lastUpdateDate</w:t>
      </w:r>
      <w:proofErr w:type="spellEnd"/>
      <w:proofErr w:type="gramEnd"/>
      <w:r>
        <w:t>" : "2013-10-07T07:46:29.927",</w:t>
      </w:r>
    </w:p>
    <w:p w:rsidR="00997F9F" w:rsidRDefault="00997F9F" w:rsidP="00997F9F">
      <w:pPr>
        <w:pStyle w:val="Code"/>
      </w:pPr>
      <w:r>
        <w:t xml:space="preserve">    "</w:t>
      </w:r>
      <w:proofErr w:type="spellStart"/>
      <w:proofErr w:type="gramStart"/>
      <w:r>
        <w:t>lastUpdateAccountId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lastUpdateAccountIdentifier</w:t>
      </w:r>
      <w:proofErr w:type="spellEnd"/>
      <w:proofErr w:type="gramEnd"/>
      <w:r>
        <w:t>" : "system",</w:t>
      </w:r>
    </w:p>
    <w:p w:rsidR="00997F9F" w:rsidRDefault="00997F9F" w:rsidP="00997F9F">
      <w:pPr>
        <w:pStyle w:val="Code"/>
      </w:pPr>
      <w:r>
        <w:t xml:space="preserve">    "</w:t>
      </w:r>
      <w:proofErr w:type="spellStart"/>
      <w:proofErr w:type="gramStart"/>
      <w:r>
        <w:t>lastUpdateUserId</w:t>
      </w:r>
      <w:proofErr w:type="spellEnd"/>
      <w:proofErr w:type="gramEnd"/>
      <w:r>
        <w:t>" : "ed848682-c1d9-11e2-86bc-e9b9e1409c4c",</w:t>
      </w:r>
    </w:p>
    <w:p w:rsidR="00997F9F" w:rsidRDefault="00997F9F" w:rsidP="00997F9F">
      <w:pPr>
        <w:pStyle w:val="Code"/>
      </w:pPr>
      <w:r>
        <w:t xml:space="preserve">    "</w:t>
      </w:r>
      <w:proofErr w:type="spellStart"/>
      <w:proofErr w:type="gramStart"/>
      <w:r>
        <w:t>lastUpdateUserName</w:t>
      </w:r>
      <w:proofErr w:type="spellEnd"/>
      <w:proofErr w:type="gramEnd"/>
      <w:r>
        <w:t>" : "System Admin",</w:t>
      </w:r>
    </w:p>
    <w:p w:rsidR="0027130A" w:rsidRDefault="0027130A" w:rsidP="0027130A">
      <w:pPr>
        <w:pStyle w:val="Code"/>
      </w:pPr>
      <w:r>
        <w:t xml:space="preserve">    "</w:t>
      </w:r>
      <w:proofErr w:type="spellStart"/>
      <w:proofErr w:type="gramStart"/>
      <w:r w:rsidRPr="0027130A">
        <w:t>delegationResourceRecords</w:t>
      </w:r>
      <w:proofErr w:type="spellEnd"/>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lastRenderedPageBreak/>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spellStart"/>
      <w:proofErr w:type="gramStart"/>
      <w:r>
        <w:t>ddnsResourceRecords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lastRenderedPageBreak/>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spellStart"/>
      <w:proofErr w:type="gramStart"/>
      <w:r>
        <w:t>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spellStart"/>
      <w:proofErr w:type="gramStart"/>
      <w:r>
        <w:t>digestId</w:t>
      </w:r>
      <w:proofErr w:type="spellEnd"/>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spellStart"/>
      <w:proofErr w:type="gramStart"/>
      <w:r>
        <w:t>certType</w:t>
      </w:r>
      <w:proofErr w:type="spellEnd"/>
      <w:proofErr w:type="gramEnd"/>
      <w:r>
        <w:t>" : "1",</w:t>
      </w:r>
    </w:p>
    <w:p w:rsidR="00997F9F" w:rsidRDefault="00997F9F" w:rsidP="00997F9F">
      <w:pPr>
        <w:pStyle w:val="Code"/>
      </w:pPr>
      <w:r>
        <w:t xml:space="preserve">      "</w:t>
      </w:r>
      <w:proofErr w:type="spellStart"/>
      <w:proofErr w:type="gramStart"/>
      <w:r>
        <w:t>keyTag</w:t>
      </w:r>
      <w:proofErr w:type="spellEnd"/>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lastRenderedPageBreak/>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spellStart"/>
      <w:proofErr w:type="gramStart"/>
      <w:r>
        <w:t>digestType</w:t>
      </w:r>
      <w:proofErr w:type="spellEnd"/>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spellStart"/>
      <w:proofErr w:type="gramStart"/>
      <w:r>
        <w:t>regexp</w:t>
      </w:r>
      <w:proofErr w:type="spellEnd"/>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lastRenderedPageBreak/>
        <w:t xml:space="preserve">      "</w:t>
      </w:r>
      <w:proofErr w:type="gramStart"/>
      <w:r>
        <w:t>size</w:t>
      </w:r>
      <w:proofErr w:type="gramEnd"/>
      <w:r>
        <w:t>" : "0m",</w:t>
      </w:r>
    </w:p>
    <w:p w:rsidR="00997F9F" w:rsidRDefault="00997F9F" w:rsidP="00997F9F">
      <w:pPr>
        <w:pStyle w:val="Code"/>
      </w:pPr>
      <w:r>
        <w:t xml:space="preserve">      "</w:t>
      </w:r>
      <w:proofErr w:type="spellStart"/>
      <w:proofErr w:type="gramStart"/>
      <w:r>
        <w:t>hPrecision</w:t>
      </w:r>
      <w:proofErr w:type="spellEnd"/>
      <w:proofErr w:type="gramEnd"/>
      <w:r>
        <w:t>" : "0m",</w:t>
      </w:r>
    </w:p>
    <w:p w:rsidR="00997F9F" w:rsidRDefault="00997F9F" w:rsidP="00997F9F">
      <w:pPr>
        <w:pStyle w:val="Code"/>
      </w:pPr>
      <w:r>
        <w:t xml:space="preserve">      "</w:t>
      </w:r>
      <w:proofErr w:type="spellStart"/>
      <w:proofErr w:type="gramStart"/>
      <w:r>
        <w:t>vPrecision</w:t>
      </w:r>
      <w:proofErr w:type="spellEnd"/>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lastRenderedPageBreak/>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xml:space="preserve">" : "v=spf1 mx include:sendgrid.net </w:t>
      </w:r>
      <w:proofErr w:type="spellStart"/>
      <w:r>
        <w:t>include:spf.ausregistry.net.au</w:t>
      </w:r>
      <w:proofErr w:type="spellEnd"/>
      <w:r>
        <w:t xml:space="preserve">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spellStart"/>
      <w:proofErr w:type="gramStart"/>
      <w:r>
        <w:t>certificateUsage</w:t>
      </w:r>
      <w:proofErr w:type="spellEnd"/>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spellStart"/>
      <w:proofErr w:type="gramStart"/>
      <w:r>
        <w:t>matchingType</w:t>
      </w:r>
      <w:proofErr w:type="spellEnd"/>
      <w:proofErr w:type="gramEnd"/>
      <w:r>
        <w:t>" : "1",</w:t>
      </w:r>
    </w:p>
    <w:p w:rsidR="00997F9F" w:rsidRDefault="00997F9F" w:rsidP="00997F9F">
      <w:pPr>
        <w:pStyle w:val="Code"/>
      </w:pPr>
      <w:r>
        <w:t xml:space="preserve">      "</w:t>
      </w:r>
      <w:proofErr w:type="spellStart"/>
      <w:proofErr w:type="gramStart"/>
      <w:r>
        <w:t>certificateAssociationData</w:t>
      </w:r>
      <w:proofErr w:type="spellEnd"/>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341" w:name="_Toc380660310"/>
      <w:r>
        <w:t>Zone List Command</w:t>
      </w:r>
      <w:bookmarkEnd w:id="341"/>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342" w:author="Arnaud Dumont" w:date="2014-02-11T14:01:00Z">
        <w:r w:rsidRPr="006D6E92" w:rsidDel="00144694">
          <w:delText xml:space="preserve">plans </w:delText>
        </w:r>
      </w:del>
      <w:ins w:id="343"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 xml:space="preserve">matches the string, depending on the </w:t>
            </w:r>
            <w:proofErr w:type="spellStart"/>
            <w:r w:rsidR="00964E94">
              <w:t>searchNameSearchType</w:t>
            </w:r>
            <w:proofErr w:type="spellEnd"/>
            <w:r w:rsidR="00964E94">
              <w:t>.</w:t>
            </w:r>
          </w:p>
        </w:tc>
      </w:tr>
      <w:tr w:rsidR="00964E94" w:rsidRPr="00CC22F1" w:rsidTr="006D6E92">
        <w:trPr>
          <w:trHeight w:val="113"/>
          <w:tblHeader w:val="0"/>
        </w:trPr>
        <w:tc>
          <w:tcPr>
            <w:tcW w:w="2892" w:type="dxa"/>
          </w:tcPr>
          <w:p w:rsidR="00964E94" w:rsidRDefault="00964E94" w:rsidP="006D6E92">
            <w:pPr>
              <w:pStyle w:val="Table-Text"/>
            </w:pPr>
            <w:proofErr w:type="spellStart"/>
            <w:r>
              <w:t>searchNameSearchType</w:t>
            </w:r>
            <w:proofErr w:type="spellEnd"/>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w:t>
            </w:r>
            <w:proofErr w:type="spellStart"/>
            <w:r>
              <w:t>exactMatch</w:t>
            </w:r>
            <w:proofErr w:type="spellEnd"/>
            <w:r>
              <w:t>”, “contains” or “</w:t>
            </w:r>
            <w:proofErr w:type="spellStart"/>
            <w:r>
              <w:t>beginsWith</w:t>
            </w:r>
            <w:proofErr w:type="spellEnd"/>
            <w:r>
              <w:t>”.</w:t>
            </w:r>
          </w:p>
        </w:tc>
      </w:tr>
      <w:tr w:rsidR="00B8724C" w:rsidRPr="00CC22F1" w:rsidTr="006D6E92">
        <w:trPr>
          <w:trHeight w:val="113"/>
          <w:tblHeader w:val="0"/>
        </w:trPr>
        <w:tc>
          <w:tcPr>
            <w:tcW w:w="2892" w:type="dxa"/>
          </w:tcPr>
          <w:p w:rsidR="00B8724C" w:rsidRDefault="00B8724C" w:rsidP="006D6E92">
            <w:pPr>
              <w:pStyle w:val="Table-Text"/>
            </w:pPr>
            <w:proofErr w:type="spellStart"/>
            <w:r>
              <w:t>searchNameServerSetId</w:t>
            </w:r>
            <w:proofErr w:type="spellEnd"/>
          </w:p>
        </w:tc>
        <w:tc>
          <w:tcPr>
            <w:tcW w:w="954" w:type="dxa"/>
          </w:tcPr>
          <w:p w:rsidR="00B8724C" w:rsidRDefault="00B8724C" w:rsidP="006D6E92">
            <w:pPr>
              <w:pStyle w:val="Table-Text"/>
            </w:pPr>
            <w:r>
              <w:t>Yes</w:t>
            </w:r>
          </w:p>
        </w:tc>
        <w:tc>
          <w:tcPr>
            <w:tcW w:w="813" w:type="dxa"/>
          </w:tcPr>
          <w:p w:rsidR="00B8724C" w:rsidRDefault="00B8724C" w:rsidP="006D6E92">
            <w:pPr>
              <w:pStyle w:val="Table-Text"/>
            </w:pPr>
            <w:proofErr w:type="spellStart"/>
            <w:r>
              <w:t>uuid</w:t>
            </w:r>
            <w:proofErr w:type="spellEnd"/>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searchNameServerInterfaceSetId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uuid</w:t>
            </w:r>
            <w:proofErr w:type="spellEnd"/>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searchGroup</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searchBrandedNameServers</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proofErr w:type="spellStart"/>
            <w:r>
              <w:t>searchDNSSECSigned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344" w:author="Arnaud Dumont" w:date="2014-02-11T14:01:00Z">
        <w:r w:rsidRPr="006D6E92" w:rsidDel="00144694">
          <w:delText xml:space="preserve">user </w:delText>
        </w:r>
      </w:del>
      <w:ins w:id="345"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proofErr w:type="spellStart"/>
            <w:r>
              <w:t>zoneList</w:t>
            </w:r>
            <w:proofErr w:type="spellEnd"/>
          </w:p>
        </w:tc>
        <w:tc>
          <w:tcPr>
            <w:tcW w:w="2175" w:type="dxa"/>
          </w:tcPr>
          <w:p w:rsidR="006D6E92" w:rsidRDefault="006D6E92" w:rsidP="006D6E92">
            <w:pPr>
              <w:pStyle w:val="Table-Text"/>
            </w:pPr>
            <w:proofErr w:type="spellStart"/>
            <w:r>
              <w:t>ZoneRecord</w:t>
            </w:r>
            <w:proofErr w:type="spellEnd"/>
            <w:r>
              <w:t>[]</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proofErr w:type="spellStart"/>
            <w:r>
              <w:t>totalCount</w:t>
            </w:r>
            <w:proofErr w:type="spellEnd"/>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 xml:space="preserve">A </w:t>
      </w:r>
      <w:proofErr w:type="spellStart"/>
      <w:r w:rsidRPr="006D6E92">
        <w:t>ZoneRecord</w:t>
      </w:r>
      <w:proofErr w:type="spellEnd"/>
      <w:r w:rsidRPr="006D6E92">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proofErr w:type="spellStart"/>
            <w:r>
              <w:t>uuid</w:t>
            </w:r>
            <w:proofErr w:type="spellEnd"/>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proofErr w:type="spellStart"/>
            <w:ins w:id="346" w:author="Arnaud Dumont" w:date="2014-02-20T11:38:00Z">
              <w:r w:rsidRPr="00CB3AB5">
                <w:t>brandedNameServers</w:t>
              </w:r>
            </w:ins>
            <w:proofErr w:type="spellEnd"/>
            <w:del w:id="347" w:author="Arnaud Dumont" w:date="2014-02-20T11:38:00Z">
              <w:r w:rsidR="006D6E92" w:rsidDel="00CB3AB5">
                <w:delText>status</w:delText>
              </w:r>
            </w:del>
          </w:p>
        </w:tc>
        <w:tc>
          <w:tcPr>
            <w:tcW w:w="2175" w:type="dxa"/>
          </w:tcPr>
          <w:p w:rsidR="006D6E92" w:rsidRDefault="006D6E92" w:rsidP="006D6E92">
            <w:pPr>
              <w:pStyle w:val="Table-Text"/>
            </w:pPr>
            <w:del w:id="348" w:author="Arnaud Dumont" w:date="2014-02-20T11:38:00Z">
              <w:r w:rsidDel="00CB3AB5">
                <w:delText>string</w:delText>
              </w:r>
            </w:del>
            <w:proofErr w:type="spellStart"/>
            <w:ins w:id="349" w:author="Arnaud Dumont" w:date="2014-02-20T11:38:00Z">
              <w:r w:rsidR="00CB3AB5">
                <w:t>boolean</w:t>
              </w:r>
            </w:ins>
            <w:proofErr w:type="spellEnd"/>
          </w:p>
        </w:tc>
        <w:tc>
          <w:tcPr>
            <w:tcW w:w="3507" w:type="dxa"/>
          </w:tcPr>
          <w:p w:rsidR="006D6E92" w:rsidRDefault="006D6E92" w:rsidP="006D6E92">
            <w:pPr>
              <w:pStyle w:val="Table-Text"/>
            </w:pPr>
            <w:del w:id="350" w:author="Arnaud Dumont" w:date="2014-02-20T11:38:00Z">
              <w:r w:rsidDel="00CB3AB5">
                <w:delText>The status of the plan</w:delText>
              </w:r>
            </w:del>
            <w:ins w:id="351" w:author="Arnaud Dumont" w:date="2014-02-20T11:38:00Z">
              <w:r w:rsidR="00CB3AB5">
                <w:t xml:space="preserve">True if the zone uses </w:t>
              </w:r>
              <w:proofErr w:type="spellStart"/>
              <w:r w:rsidR="00CB3AB5">
                <w:t>BrandedNameServers</w:t>
              </w:r>
              <w:proofErr w:type="spellEnd"/>
              <w:r w:rsidR="00CB3AB5">
                <w:t xml:space="preserve"> feature, false otherwise</w:t>
              </w:r>
            </w:ins>
          </w:p>
        </w:tc>
      </w:tr>
      <w:tr w:rsidR="00CB3AB5" w:rsidTr="00A11CBE">
        <w:trPr>
          <w:trHeight w:val="113"/>
          <w:tblHeader w:val="0"/>
          <w:ins w:id="352" w:author="Arnaud Dumont" w:date="2014-02-20T11:38:00Z"/>
        </w:trPr>
        <w:tc>
          <w:tcPr>
            <w:tcW w:w="2965" w:type="dxa"/>
          </w:tcPr>
          <w:p w:rsidR="00CB3AB5" w:rsidRPr="00CB3AB5" w:rsidRDefault="00CB3AB5" w:rsidP="006D6E92">
            <w:pPr>
              <w:pStyle w:val="Table-Text"/>
              <w:rPr>
                <w:ins w:id="353" w:author="Arnaud Dumont" w:date="2014-02-20T11:38:00Z"/>
              </w:rPr>
            </w:pPr>
            <w:proofErr w:type="spellStart"/>
            <w:ins w:id="354" w:author="Arnaud Dumont" w:date="2014-02-20T11:38:00Z">
              <w:r w:rsidRPr="00CB3AB5">
                <w:t>dnssecSigned</w:t>
              </w:r>
              <w:proofErr w:type="spellEnd"/>
            </w:ins>
          </w:p>
        </w:tc>
        <w:tc>
          <w:tcPr>
            <w:tcW w:w="2175" w:type="dxa"/>
          </w:tcPr>
          <w:p w:rsidR="00CB3AB5" w:rsidDel="00CB3AB5" w:rsidRDefault="00CB3AB5" w:rsidP="006D6E92">
            <w:pPr>
              <w:pStyle w:val="Table-Text"/>
              <w:rPr>
                <w:ins w:id="355" w:author="Arnaud Dumont" w:date="2014-02-20T11:38:00Z"/>
              </w:rPr>
            </w:pPr>
            <w:proofErr w:type="spellStart"/>
            <w:ins w:id="356" w:author="Arnaud Dumont" w:date="2014-02-20T11:38:00Z">
              <w:r>
                <w:t>boolean</w:t>
              </w:r>
              <w:proofErr w:type="spellEnd"/>
            </w:ins>
          </w:p>
        </w:tc>
        <w:tc>
          <w:tcPr>
            <w:tcW w:w="3507" w:type="dxa"/>
          </w:tcPr>
          <w:p w:rsidR="00CB3AB5" w:rsidDel="00CB3AB5" w:rsidRDefault="00CB3AB5" w:rsidP="006D6E92">
            <w:pPr>
              <w:pStyle w:val="Table-Text"/>
              <w:rPr>
                <w:ins w:id="357" w:author="Arnaud Dumont" w:date="2014-02-20T11:38:00Z"/>
              </w:rPr>
            </w:pPr>
            <w:ins w:id="358"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proofErr w:type="spellStart"/>
            <w:r>
              <w:t>createDate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proofErr w:type="spellStart"/>
            <w:r>
              <w:t>lastUpdateDate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359" w:author="Arnaud Dumont" w:date="2014-02-11T14:02:00Z">
        <w:r w:rsidDel="00144694">
          <w:delText xml:space="preserve">user </w:delText>
        </w:r>
      </w:del>
      <w:ins w:id="360"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w:t>
      </w:r>
      <w:proofErr w:type="gramStart"/>
      <w:r>
        <w:t>?</w:t>
      </w:r>
      <w:proofErr w:type="spellStart"/>
      <w:r>
        <w:t>searchBrandedNameServers</w:t>
      </w:r>
      <w:proofErr w:type="spellEnd"/>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w:t>
      </w:r>
      <w:proofErr w:type="spellStart"/>
      <w:r>
        <w:t>json</w:t>
      </w:r>
      <w:proofErr w:type="spellEnd"/>
    </w:p>
    <w:p w:rsidR="006D6E92" w:rsidRDefault="006D6E92" w:rsidP="006D6E92">
      <w:pPr>
        <w:pStyle w:val="Code"/>
      </w:pPr>
      <w:r>
        <w:t xml:space="preserve">User-Agent: Jersey/2.2 (Apache </w:t>
      </w:r>
      <w:proofErr w:type="spellStart"/>
      <w:r>
        <w:t>HttpClient</w:t>
      </w:r>
      <w:proofErr w:type="spellEnd"/>
      <w:r>
        <w:t xml:space="preserve">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w:t>
      </w:r>
      <w:proofErr w:type="spellStart"/>
      <w:r>
        <w:t>json</w:t>
      </w:r>
      <w:proofErr w:type="spellEnd"/>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"https://api.discoverydns.com/zones/?searchBrandedNameServers=false",</w:t>
      </w:r>
    </w:p>
    <w:p w:rsidR="006D6E92" w:rsidRDefault="006D6E92" w:rsidP="006D6E92">
      <w:pPr>
        <w:pStyle w:val="Code"/>
      </w:pPr>
      <w:r>
        <w:t xml:space="preserve">    "</w:t>
      </w:r>
      <w:proofErr w:type="spellStart"/>
      <w:proofErr w:type="gramStart"/>
      <w:r>
        <w:t>zoneList</w:t>
      </w:r>
      <w:proofErr w:type="spellEnd"/>
      <w:proofErr w:type="gramEnd"/>
      <w:r>
        <w:t>" :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"2013-10-08T00:58:38.645",</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"2013-10-08T00:58:38.686",</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"https://api.discoverydns.com/zones/a0c2c6ab-5bfd-4fad-a90c-06be5eee2bd6",</w:t>
      </w:r>
    </w:p>
    <w:p w:rsidR="006D6E92" w:rsidRDefault="006D6E92" w:rsidP="006D6E92">
      <w:pPr>
        <w:pStyle w:val="Code"/>
      </w:pPr>
      <w:r>
        <w:lastRenderedPageBreak/>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"2013-10-08T00:58:38.709",</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proofErr w:type="gramStart"/>
      <w:r>
        <w:t>totalCount</w:t>
      </w:r>
      <w:proofErr w:type="spellEnd"/>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361" w:name="_Toc380660311"/>
      <w:r>
        <w:t>Zone Create Command</w:t>
      </w:r>
      <w:bookmarkEnd w:id="361"/>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362" w:author="Arnaud Dumont" w:date="2014-02-20T10:43:00Z">
              <w:r w:rsidDel="00F55AAE">
                <w:delText>GET</w:delText>
              </w:r>
            </w:del>
            <w:ins w:id="363"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w:t>
            </w:r>
            <w:proofErr w:type="spellStart"/>
            <w:r>
              <w:t>RData</w:t>
            </w:r>
            <w:proofErr w:type="spellEnd"/>
            <w:r>
              <w:t xml:space="preserve"> fields of each resource record will be returned in a single </w:t>
            </w:r>
            <w:del w:id="364" w:author="Arnaud Dumont" w:date="2014-02-20T11:39:00Z">
              <w:r w:rsidDel="00CB3AB5">
                <w:delText xml:space="preserve"> </w:delText>
              </w:r>
            </w:del>
            <w:r>
              <w:t>string “</w:t>
            </w:r>
            <w:proofErr w:type="spellStart"/>
            <w:r>
              <w:t>rdata</w:t>
            </w:r>
            <w:proofErr w:type="spellEnd"/>
            <w:r>
              <w:t>” field that is as the resource record would be entered into a BIND compati</w:t>
            </w:r>
            <w:del w:id="365"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w:t>
            </w:r>
            <w:proofErr w:type="spellStart"/>
            <w:r>
              <w:t>json</w:t>
            </w:r>
            <w:proofErr w:type="spellEnd"/>
            <w:r>
              <w:t>’</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366" w:author="Arnaud Dumont" w:date="2014-02-20T11:40:00Z"/>
        </w:trPr>
        <w:tc>
          <w:tcPr>
            <w:tcW w:w="1985" w:type="dxa"/>
          </w:tcPr>
          <w:p w:rsidR="00CB3AB5" w:rsidRDefault="00CB3AB5" w:rsidP="00B513A3">
            <w:pPr>
              <w:pStyle w:val="Table-Text"/>
              <w:rPr>
                <w:ins w:id="367" w:author="Arnaud Dumont" w:date="2014-02-20T11:40:00Z"/>
              </w:rPr>
            </w:pPr>
            <w:proofErr w:type="spellStart"/>
            <w:ins w:id="368" w:author="Arnaud Dumont" w:date="2014-02-20T11:40:00Z">
              <w:r w:rsidRPr="00CB3AB5">
                <w:t>dnssecSigned</w:t>
              </w:r>
              <w:proofErr w:type="spellEnd"/>
            </w:ins>
          </w:p>
        </w:tc>
        <w:tc>
          <w:tcPr>
            <w:tcW w:w="1873" w:type="dxa"/>
          </w:tcPr>
          <w:p w:rsidR="00CB3AB5" w:rsidRDefault="00CB3AB5" w:rsidP="00B513A3">
            <w:pPr>
              <w:pStyle w:val="Table-Text"/>
              <w:rPr>
                <w:ins w:id="369" w:author="Arnaud Dumont" w:date="2014-02-20T11:40:00Z"/>
              </w:rPr>
            </w:pPr>
            <w:ins w:id="370" w:author="Arnaud Dumont" w:date="2014-02-20T11:40:00Z">
              <w:r>
                <w:t>No</w:t>
              </w:r>
            </w:ins>
          </w:p>
        </w:tc>
        <w:tc>
          <w:tcPr>
            <w:tcW w:w="1364" w:type="dxa"/>
          </w:tcPr>
          <w:p w:rsidR="00CB3AB5" w:rsidRDefault="00CB3AB5" w:rsidP="00B513A3">
            <w:pPr>
              <w:pStyle w:val="Table-Text"/>
              <w:rPr>
                <w:ins w:id="371" w:author="Arnaud Dumont" w:date="2014-02-20T11:40:00Z"/>
              </w:rPr>
            </w:pPr>
            <w:proofErr w:type="spellStart"/>
            <w:ins w:id="372" w:author="Arnaud Dumont" w:date="2014-02-20T11:40:00Z">
              <w:r>
                <w:t>boolean</w:t>
              </w:r>
              <w:proofErr w:type="spellEnd"/>
            </w:ins>
          </w:p>
        </w:tc>
        <w:tc>
          <w:tcPr>
            <w:tcW w:w="3425" w:type="dxa"/>
          </w:tcPr>
          <w:p w:rsidR="00CB3AB5" w:rsidRDefault="00CB3AB5" w:rsidP="00B513A3">
            <w:pPr>
              <w:pStyle w:val="Table-Text"/>
              <w:rPr>
                <w:ins w:id="373" w:author="Arnaud Dumont" w:date="2014-02-20T11:40:00Z"/>
              </w:rPr>
            </w:pPr>
            <w:ins w:id="374" w:author="Arnaud Dumont" w:date="2014-02-20T11:40:00Z">
              <w:r>
                <w:t>W</w:t>
              </w:r>
            </w:ins>
            <w:ins w:id="375" w:author="Arnaud Dumont" w:date="2014-02-20T11:41:00Z">
              <w:r>
                <w:t>h</w:t>
              </w:r>
            </w:ins>
            <w:ins w:id="376" w:author="Arnaud Dumont" w:date="2014-02-20T11:40:00Z">
              <w:r>
                <w:t xml:space="preserve">ether or not the zone should </w:t>
              </w:r>
            </w:ins>
            <w:ins w:id="377"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proofErr w:type="spellStart"/>
            <w:r>
              <w:t>brandedNameServers</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boolean</w:t>
            </w:r>
            <w:proofErr w:type="spellEnd"/>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proofErr w:type="spellStart"/>
            <w:r>
              <w:t>planId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proofErr w:type="spellStart"/>
            <w:r>
              <w:t>nameServerSetId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w:t>
            </w:r>
            <w:proofErr w:type="spellStart"/>
            <w:r>
              <w:t>uri</w:t>
            </w:r>
            <w:proofErr w:type="spellEnd"/>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proofErr w:type="spellStart"/>
            <w:r>
              <w:t>brandedNameServers</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proofErr w:type="spellStart"/>
            <w:r>
              <w:t>dnssecSigned</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378" w:author="Arnaud Dumont" w:date="2014-02-11T13:55:00Z"/>
        </w:trPr>
        <w:tc>
          <w:tcPr>
            <w:tcW w:w="2965" w:type="dxa"/>
          </w:tcPr>
          <w:p w:rsidR="00D279A5" w:rsidRDefault="00D279A5" w:rsidP="00B513A3">
            <w:pPr>
              <w:pStyle w:val="Table-Text"/>
              <w:rPr>
                <w:ins w:id="379" w:author="Arnaud Dumont" w:date="2014-02-11T13:55:00Z"/>
              </w:rPr>
            </w:pPr>
            <w:proofErr w:type="spellStart"/>
            <w:ins w:id="380" w:author="Arnaud Dumont" w:date="2014-02-11T13:55:00Z">
              <w:r w:rsidRPr="00BD038E">
                <w:t>zskRollOverState</w:t>
              </w:r>
              <w:proofErr w:type="spellEnd"/>
            </w:ins>
          </w:p>
        </w:tc>
        <w:tc>
          <w:tcPr>
            <w:tcW w:w="2175" w:type="dxa"/>
          </w:tcPr>
          <w:p w:rsidR="00D279A5" w:rsidRDefault="00D279A5" w:rsidP="00B513A3">
            <w:pPr>
              <w:pStyle w:val="Table-Text"/>
              <w:rPr>
                <w:ins w:id="381" w:author="Arnaud Dumont" w:date="2014-02-11T13:55:00Z"/>
              </w:rPr>
            </w:pPr>
            <w:ins w:id="382" w:author="Arnaud Dumont" w:date="2014-02-11T13:55:00Z">
              <w:r>
                <w:t>string</w:t>
              </w:r>
            </w:ins>
          </w:p>
        </w:tc>
        <w:tc>
          <w:tcPr>
            <w:tcW w:w="3507" w:type="dxa"/>
          </w:tcPr>
          <w:p w:rsidR="00D279A5" w:rsidRDefault="00D279A5" w:rsidP="00B513A3">
            <w:pPr>
              <w:pStyle w:val="Table-Text"/>
              <w:rPr>
                <w:ins w:id="383" w:author="Arnaud Dumont" w:date="2014-02-11T13:55:00Z"/>
              </w:rPr>
            </w:pPr>
            <w:ins w:id="384"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385" w:author="Arnaud Dumont" w:date="2014-02-11T13:55:00Z"/>
        </w:trPr>
        <w:tc>
          <w:tcPr>
            <w:tcW w:w="2965" w:type="dxa"/>
          </w:tcPr>
          <w:p w:rsidR="00D279A5" w:rsidRDefault="00D279A5" w:rsidP="00B513A3">
            <w:pPr>
              <w:pStyle w:val="Table-Text"/>
              <w:rPr>
                <w:ins w:id="386" w:author="Arnaud Dumont" w:date="2014-02-11T13:55:00Z"/>
              </w:rPr>
            </w:pPr>
            <w:proofErr w:type="spellStart"/>
            <w:ins w:id="387" w:author="Arnaud Dumont" w:date="2014-02-11T13:55:00Z">
              <w:r w:rsidRPr="00BD038E">
                <w:t>zskNextActionDate</w:t>
              </w:r>
              <w:proofErr w:type="spellEnd"/>
            </w:ins>
          </w:p>
        </w:tc>
        <w:tc>
          <w:tcPr>
            <w:tcW w:w="2175" w:type="dxa"/>
          </w:tcPr>
          <w:p w:rsidR="00D279A5" w:rsidRDefault="00D279A5" w:rsidP="00B513A3">
            <w:pPr>
              <w:pStyle w:val="Table-Text"/>
              <w:rPr>
                <w:ins w:id="388" w:author="Arnaud Dumont" w:date="2014-02-11T13:55:00Z"/>
              </w:rPr>
            </w:pPr>
            <w:ins w:id="389" w:author="Arnaud Dumont" w:date="2014-02-11T13:55:00Z">
              <w:r>
                <w:t>timestamp</w:t>
              </w:r>
            </w:ins>
          </w:p>
        </w:tc>
        <w:tc>
          <w:tcPr>
            <w:tcW w:w="3507" w:type="dxa"/>
          </w:tcPr>
          <w:p w:rsidR="00D279A5" w:rsidRDefault="00D279A5" w:rsidP="00B513A3">
            <w:pPr>
              <w:pStyle w:val="Table-Text"/>
              <w:rPr>
                <w:ins w:id="390" w:author="Arnaud Dumont" w:date="2014-02-11T13:55:00Z"/>
              </w:rPr>
            </w:pPr>
            <w:ins w:id="391" w:author="Arnaud Dumont" w:date="2014-02-11T13:55:00Z">
              <w:r w:rsidRPr="00BD038E">
                <w:t>The next date of an action for the zone in the ZSK roll over process, if the zone is DNSSEC-signed</w:t>
              </w:r>
            </w:ins>
          </w:p>
        </w:tc>
      </w:tr>
      <w:tr w:rsidR="00D279A5" w:rsidTr="00A11CBE">
        <w:trPr>
          <w:trHeight w:val="113"/>
          <w:tblHeader w:val="0"/>
          <w:ins w:id="392" w:author="Arnaud Dumont" w:date="2014-02-11T13:55:00Z"/>
        </w:trPr>
        <w:tc>
          <w:tcPr>
            <w:tcW w:w="2965" w:type="dxa"/>
          </w:tcPr>
          <w:p w:rsidR="00D279A5" w:rsidRDefault="00D279A5" w:rsidP="00B513A3">
            <w:pPr>
              <w:pStyle w:val="Table-Text"/>
              <w:rPr>
                <w:ins w:id="393" w:author="Arnaud Dumont" w:date="2014-02-11T13:55:00Z"/>
              </w:rPr>
            </w:pPr>
            <w:proofErr w:type="spellStart"/>
            <w:ins w:id="394" w:author="Arnaud Dumont" w:date="2014-02-11T13:55:00Z">
              <w:r w:rsidRPr="00BD038E">
                <w:t>zskRRSIGRegenerationDate</w:t>
              </w:r>
              <w:proofErr w:type="spellEnd"/>
            </w:ins>
          </w:p>
        </w:tc>
        <w:tc>
          <w:tcPr>
            <w:tcW w:w="2175" w:type="dxa"/>
          </w:tcPr>
          <w:p w:rsidR="00D279A5" w:rsidRDefault="00D279A5" w:rsidP="00B513A3">
            <w:pPr>
              <w:pStyle w:val="Table-Text"/>
              <w:rPr>
                <w:ins w:id="395" w:author="Arnaud Dumont" w:date="2014-02-11T13:55:00Z"/>
              </w:rPr>
            </w:pPr>
            <w:ins w:id="396" w:author="Arnaud Dumont" w:date="2014-02-11T13:55:00Z">
              <w:r>
                <w:t>timestamp</w:t>
              </w:r>
            </w:ins>
          </w:p>
        </w:tc>
        <w:tc>
          <w:tcPr>
            <w:tcW w:w="3507" w:type="dxa"/>
          </w:tcPr>
          <w:p w:rsidR="00D279A5" w:rsidRDefault="00D279A5" w:rsidP="00B513A3">
            <w:pPr>
              <w:pStyle w:val="Table-Text"/>
              <w:rPr>
                <w:ins w:id="397" w:author="Arnaud Dumont" w:date="2014-02-11T13:55:00Z"/>
              </w:rPr>
            </w:pPr>
            <w:ins w:id="398"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proofErr w:type="spellStart"/>
            <w:r>
              <w:t>nameServerSetId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proofErr w:type="spellStart"/>
            <w:r>
              <w:t>nameServerSetName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proofErr w:type="spellStart"/>
            <w:r>
              <w:t>nameServerInterfaceSetId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proofErr w:type="spellStart"/>
            <w:r>
              <w:t>nameServerInterfaceSetName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proofErr w:type="spellStart"/>
            <w:r>
              <w:t>planId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planName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sponsorAccountId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proofErr w:type="spellStart"/>
            <w:r>
              <w:t>sponsorAccountIdentifier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proofErr w:type="spellStart"/>
            <w:r w:rsidRPr="00AF6C94">
              <w:t>delegationResourceRecords</w:t>
            </w:r>
            <w:proofErr w:type="spellEnd"/>
          </w:p>
        </w:tc>
        <w:tc>
          <w:tcPr>
            <w:tcW w:w="2175" w:type="dxa"/>
          </w:tcPr>
          <w:p w:rsidR="00D6384D" w:rsidRDefault="00D6384D" w:rsidP="00B513A3">
            <w:pPr>
              <w:pStyle w:val="Table-Text"/>
            </w:pPr>
            <w:proofErr w:type="spellStart"/>
            <w:r>
              <w:t>ResourceRecord</w:t>
            </w:r>
            <w:proofErr w:type="spellEnd"/>
            <w:r>
              <w:t>[]</w:t>
            </w:r>
          </w:p>
        </w:tc>
        <w:tc>
          <w:tcPr>
            <w:tcW w:w="3507" w:type="dxa"/>
          </w:tcPr>
          <w:p w:rsidR="00D6384D" w:rsidRDefault="002D5B4F" w:rsidP="00B513A3">
            <w:pPr>
              <w:pStyle w:val="Table-Text"/>
            </w:pPr>
            <w:r>
              <w:t>The list of the resource records that are to be provide</w:t>
            </w:r>
            <w:ins w:id="399"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proofErr w:type="spellStart"/>
            <w:r>
              <w:lastRenderedPageBreak/>
              <w:t>ddnsResourceRecords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proofErr w:type="spellStart"/>
            <w:r>
              <w:t>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proofErr w:type="spellStart"/>
            <w:r>
              <w:t>createDate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proofErr w:type="spellStart"/>
            <w:r>
              <w:t>createAccountId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lastUpdateDate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w:t>
      </w:r>
      <w:proofErr w:type="spellStart"/>
      <w:r w:rsidRPr="00B513A3">
        <w:t>ResourceRecord</w:t>
      </w:r>
      <w:proofErr w:type="spellEnd"/>
      <w:r w:rsidRPr="00B513A3">
        <w:t xml:space="preserve">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w:t>
      </w:r>
      <w:proofErr w:type="spellStart"/>
      <w:r>
        <w:t>json</w:t>
      </w:r>
      <w:proofErr w:type="spellEnd"/>
    </w:p>
    <w:p w:rsidR="00B513A3" w:rsidRDefault="00B513A3" w:rsidP="00B513A3">
      <w:pPr>
        <w:pStyle w:val="Code"/>
      </w:pPr>
      <w:r>
        <w:t>Client-Transaction-Id: fd0c4e2c-fc72-4242-b0d7-3cc922c9a86b</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 xml:space="preserve">X-Requested-By: </w:t>
      </w:r>
      <w:proofErr w:type="spellStart"/>
      <w:r>
        <w:t>DiscoveryDNS</w:t>
      </w:r>
      <w:proofErr w:type="spellEnd"/>
      <w:r>
        <w:t xml:space="preserve"> Reseller API Client</w:t>
      </w:r>
    </w:p>
    <w:p w:rsidR="00B513A3" w:rsidRDefault="00B513A3" w:rsidP="00B513A3">
      <w:pPr>
        <w:pStyle w:val="Code"/>
      </w:pPr>
      <w:r>
        <w:t xml:space="preserve">User-Agent: Jersey/2.2 (Apache </w:t>
      </w:r>
      <w:proofErr w:type="spellStart"/>
      <w:r>
        <w:t>HttpClient</w:t>
      </w:r>
      <w:proofErr w:type="spellEnd"/>
      <w:r>
        <w:t xml:space="preserve">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spellStart"/>
      <w:proofErr w:type="gramStart"/>
      <w:r>
        <w:t>zoneCreate</w:t>
      </w:r>
      <w:proofErr w:type="spellEnd"/>
      <w:proofErr w:type="gramEnd"/>
      <w:r>
        <w:t>" : {</w:t>
      </w:r>
    </w:p>
    <w:p w:rsidR="00B513A3" w:rsidRDefault="00B513A3" w:rsidP="00B513A3">
      <w:pPr>
        <w:pStyle w:val="Code"/>
        <w:rPr>
          <w:ins w:id="400" w:author="Arnaud Dumont" w:date="2014-02-20T11:43:00Z"/>
        </w:rPr>
      </w:pPr>
      <w:r>
        <w:t xml:space="preserve">    "</w:t>
      </w:r>
      <w:proofErr w:type="gramStart"/>
      <w:r>
        <w:t>name</w:t>
      </w:r>
      <w:proofErr w:type="gramEnd"/>
      <w:r>
        <w:t>" : "example.com.au",</w:t>
      </w:r>
    </w:p>
    <w:p w:rsidR="00CB3AB5" w:rsidRDefault="00CB3AB5" w:rsidP="00B513A3">
      <w:pPr>
        <w:pStyle w:val="Code"/>
      </w:pPr>
      <w:ins w:id="401" w:author="Arnaud Dumont" w:date="2014-02-20T11:43:00Z">
        <w:r>
          <w:t xml:space="preserve">    "</w:t>
        </w:r>
        <w:proofErr w:type="spellStart"/>
        <w:proofErr w:type="gramStart"/>
        <w:r w:rsidRPr="00CB3AB5">
          <w:t>dnssecSigned</w:t>
        </w:r>
        <w:proofErr w:type="spellEnd"/>
        <w:proofErr w:type="gramEnd"/>
        <w:r>
          <w:t xml:space="preserve">" : </w:t>
        </w:r>
        <w:r>
          <w:t>false</w:t>
        </w:r>
        <w:r>
          <w:t>,</w:t>
        </w:r>
      </w:ins>
    </w:p>
    <w:p w:rsidR="00B513A3" w:rsidRDefault="00B513A3" w:rsidP="00B513A3">
      <w:pPr>
        <w:pStyle w:val="Code"/>
      </w:pPr>
      <w:r>
        <w:t xml:space="preserve">    "</w:t>
      </w:r>
      <w:proofErr w:type="spellStart"/>
      <w:proofErr w:type="gramStart"/>
      <w:r>
        <w:t>brandedNameServers</w:t>
      </w:r>
      <w:proofErr w:type="spellEnd"/>
      <w:proofErr w:type="gramEnd"/>
      <w:r>
        <w:t>" : true,</w:t>
      </w:r>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Last-Modified: Sun, 06 Oct 2013 18:39:52 GMT</w:t>
      </w:r>
    </w:p>
    <w:p w:rsidR="00B513A3" w:rsidRDefault="00B513A3" w:rsidP="00B513A3">
      <w:pPr>
        <w:pStyle w:val="Code"/>
      </w:pPr>
      <w:proofErr w:type="spellStart"/>
      <w:r>
        <w:t>ETag</w:t>
      </w:r>
      <w:proofErr w:type="spellEnd"/>
      <w:r>
        <w:t>: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w:t>
      </w:r>
      <w:proofErr w:type="spellStart"/>
      <w:r>
        <w:t>uri</w:t>
      </w:r>
      <w:proofErr w:type="spellEnd"/>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spellStart"/>
      <w:proofErr w:type="gramStart"/>
      <w:r>
        <w:t>brandedNameServers</w:t>
      </w:r>
      <w:proofErr w:type="spellEnd"/>
      <w:proofErr w:type="gramEnd"/>
      <w:r>
        <w:t>" : true,</w:t>
      </w:r>
    </w:p>
    <w:p w:rsidR="00EA3CD9" w:rsidRDefault="00B513A3" w:rsidP="00EA3CD9">
      <w:pPr>
        <w:pStyle w:val="Code"/>
        <w:rPr>
          <w:ins w:id="402" w:author="Arnaud Dumont" w:date="2014-02-11T14:00:00Z"/>
        </w:rPr>
      </w:pPr>
      <w:r>
        <w:t xml:space="preserve">    "</w:t>
      </w:r>
      <w:proofErr w:type="spellStart"/>
      <w:proofErr w:type="gramStart"/>
      <w:r>
        <w:t>dnssecSigned</w:t>
      </w:r>
      <w:proofErr w:type="spellEnd"/>
      <w:proofErr w:type="gramEnd"/>
      <w:r>
        <w:t>" : false,</w:t>
      </w:r>
    </w:p>
    <w:p w:rsidR="00EA3CD9" w:rsidRDefault="00EA3CD9" w:rsidP="00EA3CD9">
      <w:pPr>
        <w:pStyle w:val="Code"/>
        <w:rPr>
          <w:ins w:id="403" w:author="Arnaud Dumont" w:date="2014-02-11T14:00:00Z"/>
        </w:rPr>
      </w:pPr>
      <w:ins w:id="404" w:author="Arnaud Dumont" w:date="2014-02-11T14:00:00Z">
        <w:r>
          <w:t xml:space="preserve">    "</w:t>
        </w:r>
        <w:proofErr w:type="spellStart"/>
        <w:proofErr w:type="gramStart"/>
        <w:r w:rsidRPr="006242A4">
          <w:t>zskRollOverState</w:t>
        </w:r>
        <w:proofErr w:type="spellEnd"/>
        <w:proofErr w:type="gramEnd"/>
        <w:r>
          <w:t>" : null,</w:t>
        </w:r>
      </w:ins>
    </w:p>
    <w:p w:rsidR="00EA3CD9" w:rsidRDefault="00EA3CD9" w:rsidP="00EA3CD9">
      <w:pPr>
        <w:pStyle w:val="Code"/>
        <w:rPr>
          <w:ins w:id="405" w:author="Arnaud Dumont" w:date="2014-02-11T14:00:00Z"/>
        </w:rPr>
      </w:pPr>
      <w:ins w:id="406" w:author="Arnaud Dumont" w:date="2014-02-11T14:00:00Z">
        <w:r>
          <w:t xml:space="preserve">    "</w:t>
        </w:r>
        <w:proofErr w:type="spellStart"/>
        <w:proofErr w:type="gramStart"/>
        <w:r w:rsidRPr="006242A4">
          <w:t>zskNextActionDate</w:t>
        </w:r>
        <w:proofErr w:type="spellEnd"/>
        <w:proofErr w:type="gramEnd"/>
        <w:r>
          <w:t>" : null,</w:t>
        </w:r>
      </w:ins>
    </w:p>
    <w:p w:rsidR="00B513A3" w:rsidRDefault="00EA3CD9" w:rsidP="00B513A3">
      <w:pPr>
        <w:pStyle w:val="Code"/>
      </w:pPr>
      <w:ins w:id="407" w:author="Arnaud Dumont" w:date="2014-02-11T14:00:00Z">
        <w:r>
          <w:t xml:space="preserve">    "</w:t>
        </w:r>
        <w:proofErr w:type="spellStart"/>
        <w:proofErr w:type="gramStart"/>
        <w:r w:rsidRPr="005056E3">
          <w:t>zskRRSIGRegenerationDate</w:t>
        </w:r>
        <w:proofErr w:type="spellEnd"/>
        <w:proofErr w:type="gramEnd"/>
        <w:r>
          <w:t>" : null,</w:t>
        </w:r>
      </w:ins>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B513A3" w:rsidRDefault="00B513A3" w:rsidP="00B513A3">
      <w:pPr>
        <w:pStyle w:val="Code"/>
      </w:pPr>
      <w:r>
        <w:lastRenderedPageBreak/>
        <w:t xml:space="preserve">    "</w:t>
      </w:r>
      <w:proofErr w:type="spellStart"/>
      <w:proofErr w:type="gramStart"/>
      <w:r>
        <w:t>nameServerInterfaceSetId</w:t>
      </w:r>
      <w:proofErr w:type="spellEnd"/>
      <w:proofErr w:type="gramEnd"/>
      <w:r>
        <w:t>" : "3172a76f-f9f0-40b8-93ea-2fbe4590e293",</w:t>
      </w:r>
    </w:p>
    <w:p w:rsidR="00B513A3" w:rsidRDefault="00B513A3" w:rsidP="00B513A3">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B513A3" w:rsidRDefault="00B513A3" w:rsidP="00B513A3">
      <w:pPr>
        <w:pStyle w:val="Code"/>
      </w:pPr>
      <w:r>
        <w:t xml:space="preserve">    "</w:t>
      </w:r>
      <w:proofErr w:type="spellStart"/>
      <w:proofErr w:type="gramStart"/>
      <w:r>
        <w:t>sponsorAccountId</w:t>
      </w:r>
      <w:proofErr w:type="spellEnd"/>
      <w:proofErr w:type="gramEnd"/>
      <w:r>
        <w:t>" : "f73af262-9531-11e2-9b25-2809b571161a",</w:t>
      </w:r>
    </w:p>
    <w:p w:rsidR="00B513A3" w:rsidRDefault="00B513A3" w:rsidP="00B513A3">
      <w:pPr>
        <w:pStyle w:val="Code"/>
      </w:pPr>
      <w:r>
        <w:t xml:space="preserve">    "</w:t>
      </w:r>
      <w:proofErr w:type="spellStart"/>
      <w:proofErr w:type="gramStart"/>
      <w:r>
        <w:t>sponsorAccountIdentifier</w:t>
      </w:r>
      <w:proofErr w:type="spellEnd"/>
      <w:proofErr w:type="gramEnd"/>
      <w:r>
        <w:t>" : "system",</w:t>
      </w:r>
    </w:p>
    <w:p w:rsidR="00B513A3" w:rsidRDefault="00B513A3" w:rsidP="00B513A3">
      <w:pPr>
        <w:pStyle w:val="Code"/>
      </w:pPr>
      <w:r>
        <w:t xml:space="preserve">    "</w:t>
      </w:r>
      <w:proofErr w:type="spellStart"/>
      <w:proofErr w:type="gramStart"/>
      <w:r>
        <w:t>createDate</w:t>
      </w:r>
      <w:proofErr w:type="spellEnd"/>
      <w:proofErr w:type="gramEnd"/>
      <w:r>
        <w:t>" : "2013-10-08T02:01:05.920",</w:t>
      </w:r>
    </w:p>
    <w:p w:rsidR="00B513A3" w:rsidRDefault="00B513A3" w:rsidP="00B513A3">
      <w:pPr>
        <w:pStyle w:val="Code"/>
      </w:pPr>
      <w:r>
        <w:t xml:space="preserve">    "</w:t>
      </w:r>
      <w:proofErr w:type="spellStart"/>
      <w:proofErr w:type="gramStart"/>
      <w:r>
        <w:t>createAccountId</w:t>
      </w:r>
      <w:proofErr w:type="spellEnd"/>
      <w:proofErr w:type="gramEnd"/>
      <w:r>
        <w:t>" : "f73af262-9531-11e2-9b25-2809b571161a",</w:t>
      </w:r>
    </w:p>
    <w:p w:rsidR="00B513A3" w:rsidRDefault="00B513A3" w:rsidP="00B513A3">
      <w:pPr>
        <w:pStyle w:val="Code"/>
      </w:pPr>
      <w:r>
        <w:t xml:space="preserve">    "</w:t>
      </w:r>
      <w:proofErr w:type="spellStart"/>
      <w:proofErr w:type="gramStart"/>
      <w:r>
        <w:t>createAccountIdentifier</w:t>
      </w:r>
      <w:proofErr w:type="spellEnd"/>
      <w:proofErr w:type="gramEnd"/>
      <w:r>
        <w:t>" : "system",</w:t>
      </w:r>
    </w:p>
    <w:p w:rsidR="00B513A3" w:rsidRDefault="00B513A3" w:rsidP="00B513A3">
      <w:pPr>
        <w:pStyle w:val="Code"/>
      </w:pPr>
      <w:r>
        <w:t xml:space="preserve">    "</w:t>
      </w:r>
      <w:proofErr w:type="spellStart"/>
      <w:proofErr w:type="gramStart"/>
      <w:r>
        <w:t>createUserId</w:t>
      </w:r>
      <w:proofErr w:type="spellEnd"/>
      <w:proofErr w:type="gramEnd"/>
      <w:r>
        <w:t>" : "ed848682-c1d9-11e2-86bc-e9b9e1409c4c",</w:t>
      </w:r>
    </w:p>
    <w:p w:rsidR="00B513A3" w:rsidRDefault="00B513A3" w:rsidP="00B513A3">
      <w:pPr>
        <w:pStyle w:val="Code"/>
      </w:pPr>
      <w:r>
        <w:t xml:space="preserve">    "</w:t>
      </w:r>
      <w:proofErr w:type="spellStart"/>
      <w:proofErr w:type="gramStart"/>
      <w:r>
        <w:t>createUserName</w:t>
      </w:r>
      <w:proofErr w:type="spellEnd"/>
      <w:proofErr w:type="gramEnd"/>
      <w:r>
        <w:t>" : "System Admin",</w:t>
      </w:r>
    </w:p>
    <w:p w:rsidR="00B513A3" w:rsidRDefault="00B513A3" w:rsidP="00B513A3">
      <w:pPr>
        <w:pStyle w:val="Code"/>
      </w:pPr>
      <w:r>
        <w:t xml:space="preserve">    "</w:t>
      </w:r>
      <w:proofErr w:type="spellStart"/>
      <w:proofErr w:type="gramStart"/>
      <w:r>
        <w:t>lastUpdateDate</w:t>
      </w:r>
      <w:proofErr w:type="spellEnd"/>
      <w:proofErr w:type="gramEnd"/>
      <w:r>
        <w:t>" : null,</w:t>
      </w:r>
    </w:p>
    <w:p w:rsidR="00B513A3" w:rsidRDefault="00B513A3" w:rsidP="00B513A3">
      <w:pPr>
        <w:pStyle w:val="Code"/>
      </w:pPr>
      <w:r>
        <w:t xml:space="preserve">    "</w:t>
      </w:r>
      <w:proofErr w:type="spellStart"/>
      <w:proofErr w:type="gramStart"/>
      <w:r>
        <w:t>lastUpdateAccountId</w:t>
      </w:r>
      <w:proofErr w:type="spellEnd"/>
      <w:proofErr w:type="gramEnd"/>
      <w:r>
        <w:t>" : null,</w:t>
      </w:r>
    </w:p>
    <w:p w:rsidR="00B513A3" w:rsidRDefault="00B513A3" w:rsidP="00B513A3">
      <w:pPr>
        <w:pStyle w:val="Code"/>
      </w:pPr>
      <w:r>
        <w:t xml:space="preserve">    "</w:t>
      </w:r>
      <w:proofErr w:type="spellStart"/>
      <w:proofErr w:type="gramStart"/>
      <w:r>
        <w:t>lastUpdateAccountIdentifier</w:t>
      </w:r>
      <w:proofErr w:type="spellEnd"/>
      <w:proofErr w:type="gramEnd"/>
      <w:r>
        <w:t>" : null,</w:t>
      </w:r>
    </w:p>
    <w:p w:rsidR="00B513A3" w:rsidRDefault="00B513A3" w:rsidP="00B513A3">
      <w:pPr>
        <w:pStyle w:val="Code"/>
      </w:pPr>
      <w:r>
        <w:t xml:space="preserve">    "</w:t>
      </w:r>
      <w:proofErr w:type="spellStart"/>
      <w:proofErr w:type="gramStart"/>
      <w:r>
        <w:t>lastUpdateUserId</w:t>
      </w:r>
      <w:proofErr w:type="spellEnd"/>
      <w:proofErr w:type="gramEnd"/>
      <w:r>
        <w:t>" : null,</w:t>
      </w:r>
    </w:p>
    <w:p w:rsidR="00B513A3" w:rsidRDefault="00B513A3" w:rsidP="00B513A3">
      <w:pPr>
        <w:pStyle w:val="Code"/>
      </w:pPr>
      <w:r>
        <w:t xml:space="preserve">    "</w:t>
      </w:r>
      <w:proofErr w:type="spellStart"/>
      <w:proofErr w:type="gramStart"/>
      <w:r>
        <w:t>lastUpdateUserName</w:t>
      </w:r>
      <w:proofErr w:type="spellEnd"/>
      <w:proofErr w:type="gramEnd"/>
      <w:r>
        <w:t>" : null,</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lastRenderedPageBreak/>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spellStart"/>
      <w:proofErr w:type="gramStart"/>
      <w:r>
        <w:t>ddnsResourceRecords</w:t>
      </w:r>
      <w:proofErr w:type="spellEnd"/>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lastRenderedPageBreak/>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spellStart"/>
      <w:proofErr w:type="gramStart"/>
      <w:r>
        <w:t>resourceRecords</w:t>
      </w:r>
      <w:proofErr w:type="spellEnd"/>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08" w:name="_Toc380660312"/>
      <w:r>
        <w:t>Zone Update Command</w:t>
      </w:r>
      <w:bookmarkEnd w:id="40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09" w:author="Arnaud Dumont" w:date="2014-02-20T10:43:00Z">
              <w:r w:rsidDel="00960CE1">
                <w:delText>GET</w:delText>
              </w:r>
            </w:del>
            <w:ins w:id="410"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w:t>
            </w:r>
            <w:proofErr w:type="spellStart"/>
            <w:r>
              <w:t>RData</w:t>
            </w:r>
            <w:proofErr w:type="spellEnd"/>
            <w:r>
              <w:t xml:space="preserve"> fields of each resource record will be returned in a single</w:t>
            </w:r>
            <w:del w:id="411" w:author="Arnaud Dumont" w:date="2014-02-20T11:43:00Z">
              <w:r w:rsidDel="00225335">
                <w:delText xml:space="preserve"> </w:delText>
              </w:r>
            </w:del>
            <w:r>
              <w:t xml:space="preserve"> string “</w:t>
            </w:r>
            <w:proofErr w:type="spellStart"/>
            <w:r>
              <w:t>rdata</w:t>
            </w:r>
            <w:proofErr w:type="spellEnd"/>
            <w:r>
              <w:t>” field that is as the resource record would be entered into a BIND compati</w:t>
            </w:r>
            <w:del w:id="412"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w:t>
            </w:r>
            <w:proofErr w:type="spellStart"/>
            <w:r>
              <w:t>json</w:t>
            </w:r>
            <w:proofErr w:type="spellEnd"/>
            <w:r>
              <w:t>’</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413" w:author="Arnaud Dumont" w:date="2014-02-20T11:44:00Z"/>
        </w:trPr>
        <w:tc>
          <w:tcPr>
            <w:tcW w:w="1809" w:type="dxa"/>
          </w:tcPr>
          <w:p w:rsidR="00225335" w:rsidRDefault="00225335" w:rsidP="00A11CBE">
            <w:pPr>
              <w:pStyle w:val="Table-Text"/>
              <w:rPr>
                <w:ins w:id="414" w:author="Arnaud Dumont" w:date="2014-02-20T11:44:00Z"/>
              </w:rPr>
            </w:pPr>
            <w:proofErr w:type="spellStart"/>
            <w:ins w:id="415" w:author="Arnaud Dumont" w:date="2014-02-20T11:44:00Z">
              <w:r w:rsidRPr="00CB3AB5">
                <w:t>dnssecSigned</w:t>
              </w:r>
              <w:proofErr w:type="spellEnd"/>
            </w:ins>
          </w:p>
        </w:tc>
        <w:tc>
          <w:tcPr>
            <w:tcW w:w="1920" w:type="dxa"/>
          </w:tcPr>
          <w:p w:rsidR="00225335" w:rsidRDefault="00225335" w:rsidP="00A11CBE">
            <w:pPr>
              <w:pStyle w:val="Table-Text"/>
              <w:rPr>
                <w:ins w:id="416" w:author="Arnaud Dumont" w:date="2014-02-20T11:44:00Z"/>
              </w:rPr>
            </w:pPr>
            <w:ins w:id="417" w:author="Arnaud Dumont" w:date="2014-02-20T11:44:00Z">
              <w:r>
                <w:t>No</w:t>
              </w:r>
            </w:ins>
          </w:p>
        </w:tc>
        <w:tc>
          <w:tcPr>
            <w:tcW w:w="1383" w:type="dxa"/>
          </w:tcPr>
          <w:p w:rsidR="00225335" w:rsidRDefault="00225335" w:rsidP="00A11CBE">
            <w:pPr>
              <w:pStyle w:val="Table-Text"/>
              <w:rPr>
                <w:ins w:id="418" w:author="Arnaud Dumont" w:date="2014-02-20T11:44:00Z"/>
              </w:rPr>
            </w:pPr>
            <w:proofErr w:type="spellStart"/>
            <w:ins w:id="419" w:author="Arnaud Dumont" w:date="2014-02-20T11:44:00Z">
              <w:r>
                <w:t>boolean</w:t>
              </w:r>
              <w:proofErr w:type="spellEnd"/>
            </w:ins>
          </w:p>
        </w:tc>
        <w:tc>
          <w:tcPr>
            <w:tcW w:w="3535" w:type="dxa"/>
          </w:tcPr>
          <w:p w:rsidR="00225335" w:rsidRDefault="00225335" w:rsidP="00A11CBE">
            <w:pPr>
              <w:pStyle w:val="Table-Text"/>
              <w:rPr>
                <w:ins w:id="420" w:author="Arnaud Dumont" w:date="2014-02-20T11:44:00Z"/>
              </w:rPr>
            </w:pPr>
            <w:ins w:id="421"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proofErr w:type="spellStart"/>
            <w:r>
              <w:t>brandedNameServers</w:t>
            </w:r>
            <w:proofErr w:type="spellEnd"/>
          </w:p>
        </w:tc>
        <w:tc>
          <w:tcPr>
            <w:tcW w:w="1920" w:type="dxa"/>
          </w:tcPr>
          <w:p w:rsidR="00225335" w:rsidRDefault="00225335" w:rsidP="00A11CBE">
            <w:pPr>
              <w:pStyle w:val="Table-Text"/>
            </w:pPr>
            <w:r>
              <w:t>No</w:t>
            </w:r>
          </w:p>
        </w:tc>
        <w:tc>
          <w:tcPr>
            <w:tcW w:w="1383" w:type="dxa"/>
          </w:tcPr>
          <w:p w:rsidR="00225335" w:rsidRDefault="00225335" w:rsidP="00A11CBE">
            <w:pPr>
              <w:pStyle w:val="Table-Text"/>
            </w:pPr>
            <w:proofErr w:type="spellStart"/>
            <w:r>
              <w:t>boolean</w:t>
            </w:r>
            <w:proofErr w:type="spellEnd"/>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proofErr w:type="spellStart"/>
            <w:r>
              <w:lastRenderedPageBreak/>
              <w:t>planId</w:t>
            </w:r>
            <w:proofErr w:type="spellEnd"/>
          </w:p>
        </w:tc>
        <w:tc>
          <w:tcPr>
            <w:tcW w:w="1920" w:type="dxa"/>
          </w:tcPr>
          <w:p w:rsidR="00225335" w:rsidRDefault="00225335" w:rsidP="00A11CBE">
            <w:pPr>
              <w:pStyle w:val="Table-Text"/>
            </w:pPr>
            <w:r>
              <w:t>No</w:t>
            </w:r>
          </w:p>
        </w:tc>
        <w:tc>
          <w:tcPr>
            <w:tcW w:w="1383" w:type="dxa"/>
          </w:tcPr>
          <w:p w:rsidR="00225335" w:rsidRDefault="00225335" w:rsidP="00A11CBE">
            <w:pPr>
              <w:pStyle w:val="Table-Text"/>
            </w:pPr>
            <w:proofErr w:type="spellStart"/>
            <w:r>
              <w:t>uuid</w:t>
            </w:r>
            <w:proofErr w:type="spellEnd"/>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proofErr w:type="spellStart"/>
            <w:r>
              <w:t>nameServerSetId</w:t>
            </w:r>
            <w:proofErr w:type="spellEnd"/>
          </w:p>
        </w:tc>
        <w:tc>
          <w:tcPr>
            <w:tcW w:w="1920" w:type="dxa"/>
          </w:tcPr>
          <w:p w:rsidR="00225335" w:rsidRDefault="00225335" w:rsidP="00A11CBE">
            <w:pPr>
              <w:pStyle w:val="Table-Text"/>
            </w:pPr>
            <w:r>
              <w:t>No</w:t>
            </w:r>
          </w:p>
        </w:tc>
        <w:tc>
          <w:tcPr>
            <w:tcW w:w="1383" w:type="dxa"/>
          </w:tcPr>
          <w:p w:rsidR="00225335" w:rsidRDefault="00225335" w:rsidP="00A11CBE">
            <w:pPr>
              <w:pStyle w:val="Table-Text"/>
            </w:pPr>
            <w:proofErr w:type="spellStart"/>
            <w:r>
              <w:t>uuid</w:t>
            </w:r>
            <w:proofErr w:type="spellEnd"/>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w:t>
            </w:r>
            <w:proofErr w:type="spellStart"/>
            <w:r>
              <w:t>uri</w:t>
            </w:r>
            <w:proofErr w:type="spellEnd"/>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proofErr w:type="spellStart"/>
            <w:r>
              <w:t>brandedNameServers</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proofErr w:type="spellStart"/>
            <w:r>
              <w:t>dnssecSigned</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422" w:author="Arnaud Dumont" w:date="2014-02-11T13:55:00Z"/>
        </w:trPr>
        <w:tc>
          <w:tcPr>
            <w:tcW w:w="2965" w:type="dxa"/>
          </w:tcPr>
          <w:p w:rsidR="00D279A5" w:rsidRDefault="00D279A5" w:rsidP="00A11CBE">
            <w:pPr>
              <w:pStyle w:val="Table-Text"/>
              <w:rPr>
                <w:ins w:id="423" w:author="Arnaud Dumont" w:date="2014-02-11T13:55:00Z"/>
              </w:rPr>
            </w:pPr>
            <w:proofErr w:type="spellStart"/>
            <w:ins w:id="424" w:author="Arnaud Dumont" w:date="2014-02-11T13:55:00Z">
              <w:r w:rsidRPr="00BD038E">
                <w:t>zskRollOverState</w:t>
              </w:r>
              <w:proofErr w:type="spellEnd"/>
            </w:ins>
          </w:p>
        </w:tc>
        <w:tc>
          <w:tcPr>
            <w:tcW w:w="2175" w:type="dxa"/>
          </w:tcPr>
          <w:p w:rsidR="00D279A5" w:rsidRDefault="00D279A5" w:rsidP="00A11CBE">
            <w:pPr>
              <w:pStyle w:val="Table-Text"/>
              <w:rPr>
                <w:ins w:id="425" w:author="Arnaud Dumont" w:date="2014-02-11T13:55:00Z"/>
              </w:rPr>
            </w:pPr>
            <w:ins w:id="426" w:author="Arnaud Dumont" w:date="2014-02-11T13:55:00Z">
              <w:r>
                <w:t>string</w:t>
              </w:r>
            </w:ins>
          </w:p>
        </w:tc>
        <w:tc>
          <w:tcPr>
            <w:tcW w:w="3507" w:type="dxa"/>
          </w:tcPr>
          <w:p w:rsidR="00D279A5" w:rsidRDefault="00D279A5" w:rsidP="00A11CBE">
            <w:pPr>
              <w:pStyle w:val="Table-Text"/>
              <w:rPr>
                <w:ins w:id="427" w:author="Arnaud Dumont" w:date="2014-02-11T13:55:00Z"/>
              </w:rPr>
            </w:pPr>
            <w:ins w:id="428"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29" w:author="Arnaud Dumont" w:date="2014-02-11T13:55:00Z"/>
        </w:trPr>
        <w:tc>
          <w:tcPr>
            <w:tcW w:w="2965" w:type="dxa"/>
          </w:tcPr>
          <w:p w:rsidR="00D279A5" w:rsidRDefault="00D279A5" w:rsidP="00A11CBE">
            <w:pPr>
              <w:pStyle w:val="Table-Text"/>
              <w:rPr>
                <w:ins w:id="430" w:author="Arnaud Dumont" w:date="2014-02-11T13:55:00Z"/>
              </w:rPr>
            </w:pPr>
            <w:proofErr w:type="spellStart"/>
            <w:ins w:id="431" w:author="Arnaud Dumont" w:date="2014-02-11T13:55:00Z">
              <w:r w:rsidRPr="00BD038E">
                <w:t>zskNextActionDate</w:t>
              </w:r>
              <w:proofErr w:type="spellEnd"/>
            </w:ins>
          </w:p>
        </w:tc>
        <w:tc>
          <w:tcPr>
            <w:tcW w:w="2175" w:type="dxa"/>
          </w:tcPr>
          <w:p w:rsidR="00D279A5" w:rsidRDefault="00D279A5" w:rsidP="00A11CBE">
            <w:pPr>
              <w:pStyle w:val="Table-Text"/>
              <w:rPr>
                <w:ins w:id="432" w:author="Arnaud Dumont" w:date="2014-02-11T13:55:00Z"/>
              </w:rPr>
            </w:pPr>
            <w:ins w:id="433" w:author="Arnaud Dumont" w:date="2014-02-11T13:55:00Z">
              <w:r>
                <w:t>timestamp</w:t>
              </w:r>
            </w:ins>
          </w:p>
        </w:tc>
        <w:tc>
          <w:tcPr>
            <w:tcW w:w="3507" w:type="dxa"/>
          </w:tcPr>
          <w:p w:rsidR="00D279A5" w:rsidRDefault="00D279A5" w:rsidP="00A11CBE">
            <w:pPr>
              <w:pStyle w:val="Table-Text"/>
              <w:rPr>
                <w:ins w:id="434" w:author="Arnaud Dumont" w:date="2014-02-11T13:55:00Z"/>
              </w:rPr>
            </w:pPr>
            <w:ins w:id="435" w:author="Arnaud Dumont" w:date="2014-02-11T13:55:00Z">
              <w:r w:rsidRPr="00BD038E">
                <w:t>The next date of an action for the zone in the ZSK roll over process, if the zone is DNSSEC-signed</w:t>
              </w:r>
            </w:ins>
          </w:p>
        </w:tc>
      </w:tr>
      <w:tr w:rsidR="00D279A5" w:rsidTr="00A11CBE">
        <w:trPr>
          <w:trHeight w:val="113"/>
          <w:tblHeader w:val="0"/>
          <w:ins w:id="436" w:author="Arnaud Dumont" w:date="2014-02-11T13:55:00Z"/>
        </w:trPr>
        <w:tc>
          <w:tcPr>
            <w:tcW w:w="2965" w:type="dxa"/>
          </w:tcPr>
          <w:p w:rsidR="00D279A5" w:rsidRDefault="00D279A5" w:rsidP="00A11CBE">
            <w:pPr>
              <w:pStyle w:val="Table-Text"/>
              <w:rPr>
                <w:ins w:id="437" w:author="Arnaud Dumont" w:date="2014-02-11T13:55:00Z"/>
              </w:rPr>
            </w:pPr>
            <w:proofErr w:type="spellStart"/>
            <w:ins w:id="438" w:author="Arnaud Dumont" w:date="2014-02-11T13:55:00Z">
              <w:r w:rsidRPr="00BD038E">
                <w:t>zskRRSIGRegenerationDate</w:t>
              </w:r>
              <w:proofErr w:type="spellEnd"/>
            </w:ins>
          </w:p>
        </w:tc>
        <w:tc>
          <w:tcPr>
            <w:tcW w:w="2175" w:type="dxa"/>
          </w:tcPr>
          <w:p w:rsidR="00D279A5" w:rsidRDefault="00D279A5" w:rsidP="00A11CBE">
            <w:pPr>
              <w:pStyle w:val="Table-Text"/>
              <w:rPr>
                <w:ins w:id="439" w:author="Arnaud Dumont" w:date="2014-02-11T13:55:00Z"/>
              </w:rPr>
            </w:pPr>
            <w:ins w:id="440" w:author="Arnaud Dumont" w:date="2014-02-11T13:55:00Z">
              <w:r>
                <w:t>timestamp</w:t>
              </w:r>
            </w:ins>
          </w:p>
        </w:tc>
        <w:tc>
          <w:tcPr>
            <w:tcW w:w="3507" w:type="dxa"/>
          </w:tcPr>
          <w:p w:rsidR="00D279A5" w:rsidRDefault="00D279A5" w:rsidP="00A11CBE">
            <w:pPr>
              <w:pStyle w:val="Table-Text"/>
              <w:rPr>
                <w:ins w:id="441" w:author="Arnaud Dumont" w:date="2014-02-11T13:55:00Z"/>
              </w:rPr>
            </w:pPr>
            <w:ins w:id="442"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proofErr w:type="spellStart"/>
            <w:r>
              <w:t>nameServerSetId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proofErr w:type="spellStart"/>
            <w:r>
              <w:t>nameServerSetName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proofErr w:type="spellStart"/>
            <w:r>
              <w:t>nameServerInterfaceSetId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proofErr w:type="spellStart"/>
            <w:r>
              <w:t>nameServerInterfaceSetName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proofErr w:type="spellStart"/>
            <w:r>
              <w:t>planId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planName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sponsorAccountId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proofErr w:type="spellStart"/>
            <w:r>
              <w:t>sponsorAccountIdentifier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proofErr w:type="spellStart"/>
            <w:r w:rsidRPr="00AF6C94">
              <w:t>delegationResourceRecords</w:t>
            </w:r>
            <w:proofErr w:type="spellEnd"/>
          </w:p>
        </w:tc>
        <w:tc>
          <w:tcPr>
            <w:tcW w:w="2175" w:type="dxa"/>
          </w:tcPr>
          <w:p w:rsidR="00D6384D" w:rsidRDefault="00D6384D" w:rsidP="00A11CBE">
            <w:pPr>
              <w:pStyle w:val="Table-Text"/>
            </w:pPr>
            <w:proofErr w:type="spellStart"/>
            <w:r>
              <w:t>ResourceRecord</w:t>
            </w:r>
            <w:proofErr w:type="spellEnd"/>
            <w:r>
              <w:t>[]</w:t>
            </w:r>
          </w:p>
        </w:tc>
        <w:tc>
          <w:tcPr>
            <w:tcW w:w="3507" w:type="dxa"/>
          </w:tcPr>
          <w:p w:rsidR="00D6384D" w:rsidRDefault="002D5B4F" w:rsidP="00A11CBE">
            <w:pPr>
              <w:pStyle w:val="Table-Text"/>
            </w:pPr>
            <w:r>
              <w:t>The list of the resource records that are to be provide</w:t>
            </w:r>
            <w:ins w:id="443"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proofErr w:type="spellStart"/>
            <w:r>
              <w:t>ddnsResourceRecords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proofErr w:type="spellStart"/>
            <w:r>
              <w:t>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proofErr w:type="spellStart"/>
            <w:r>
              <w:t>createDate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proofErr w:type="spellStart"/>
            <w:r>
              <w:t>createAccountId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lastUpdateDate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w:t>
      </w:r>
      <w:proofErr w:type="spellStart"/>
      <w:r w:rsidRPr="00A11CBE">
        <w:t>ResourceRecord</w:t>
      </w:r>
      <w:proofErr w:type="spellEnd"/>
      <w:r w:rsidRPr="00A11CBE">
        <w:t xml:space="preserve">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w:t>
      </w:r>
      <w:proofErr w:type="spellStart"/>
      <w:r>
        <w:t>json</w:t>
      </w:r>
      <w:proofErr w:type="spellEnd"/>
    </w:p>
    <w:p w:rsidR="00A11CBE" w:rsidRDefault="00A11CBE" w:rsidP="00A11CBE">
      <w:pPr>
        <w:pStyle w:val="Code"/>
      </w:pPr>
      <w:r>
        <w:t>Client-Transaction-Id: bb43ab62-a093-475c-8252-1abac0eb8ec7</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 xml:space="preserve">X-Requested-By: </w:t>
      </w:r>
      <w:proofErr w:type="spellStart"/>
      <w:r>
        <w:t>DiscoveryDNS</w:t>
      </w:r>
      <w:proofErr w:type="spellEnd"/>
      <w:r>
        <w:t xml:space="preserve"> Reseller API Client</w:t>
      </w:r>
    </w:p>
    <w:p w:rsidR="00A11CBE" w:rsidRDefault="00A11CBE" w:rsidP="00A11CBE">
      <w:pPr>
        <w:pStyle w:val="Code"/>
      </w:pPr>
      <w:r>
        <w:t xml:space="preserve">User-Agent: Jersey/2.2 (Apache </w:t>
      </w:r>
      <w:proofErr w:type="spellStart"/>
      <w:r>
        <w:t>HttpClient</w:t>
      </w:r>
      <w:proofErr w:type="spellEnd"/>
      <w:r>
        <w:t xml:space="preserve">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spellStart"/>
      <w:proofErr w:type="gramStart"/>
      <w:r>
        <w:t>zoneUpdate</w:t>
      </w:r>
      <w:proofErr w:type="spellEnd"/>
      <w:proofErr w:type="gramEnd"/>
      <w:r>
        <w:t>" : {</w:t>
      </w:r>
    </w:p>
    <w:p w:rsidR="00A11CBE" w:rsidRDefault="00A11CBE" w:rsidP="00A11CBE">
      <w:pPr>
        <w:pStyle w:val="Code"/>
        <w:rPr>
          <w:ins w:id="444" w:author="Arnaud Dumont" w:date="2014-02-20T11:44:00Z"/>
        </w:rPr>
      </w:pPr>
      <w:r>
        <w:t xml:space="preserve">    "</w:t>
      </w:r>
      <w:proofErr w:type="gramStart"/>
      <w:r>
        <w:t>version</w:t>
      </w:r>
      <w:proofErr w:type="gramEnd"/>
      <w:r>
        <w:t>" : 0,</w:t>
      </w:r>
    </w:p>
    <w:p w:rsidR="00225335" w:rsidRDefault="00225335" w:rsidP="00A11CBE">
      <w:pPr>
        <w:pStyle w:val="Code"/>
      </w:pPr>
      <w:ins w:id="445" w:author="Arnaud Dumont" w:date="2014-02-20T11:44:00Z">
        <w:r>
          <w:t xml:space="preserve">    "</w:t>
        </w:r>
      </w:ins>
      <w:proofErr w:type="spellStart"/>
      <w:proofErr w:type="gramStart"/>
      <w:ins w:id="446" w:author="Arnaud Dumont" w:date="2014-02-20T11:45:00Z">
        <w:r w:rsidRPr="00CB3AB5">
          <w:t>dnssecSigned</w:t>
        </w:r>
      </w:ins>
      <w:proofErr w:type="spellEnd"/>
      <w:proofErr w:type="gramEnd"/>
      <w:ins w:id="447" w:author="Arnaud Dumont" w:date="2014-02-20T11:44:00Z">
        <w:r>
          <w:t xml:space="preserve">" : </w:t>
        </w:r>
      </w:ins>
      <w:ins w:id="448" w:author="Arnaud Dumont" w:date="2014-02-20T11:45:00Z">
        <w:r>
          <w:t>false</w:t>
        </w:r>
      </w:ins>
      <w:ins w:id="449" w:author="Arnaud Dumont" w:date="2014-02-20T11:44:00Z">
        <w:r>
          <w:t>,</w:t>
        </w:r>
      </w:ins>
    </w:p>
    <w:p w:rsidR="00A11CBE" w:rsidRDefault="00A11CBE" w:rsidP="00A11CBE">
      <w:pPr>
        <w:pStyle w:val="Code"/>
      </w:pPr>
      <w:r>
        <w:t xml:space="preserve">    "</w:t>
      </w:r>
      <w:proofErr w:type="spellStart"/>
      <w:proofErr w:type="gramStart"/>
      <w:r>
        <w:t>brandedNameServers</w:t>
      </w:r>
      <w:proofErr w:type="spellEnd"/>
      <w:proofErr w:type="gramEnd"/>
      <w:r>
        <w:t>" : true,</w:t>
      </w:r>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Last-Modified: Mon, 07 Oct 2013 15:39:35 GMT</w:t>
      </w:r>
    </w:p>
    <w:p w:rsidR="00A11CBE" w:rsidRDefault="00A11CBE" w:rsidP="00A11CBE">
      <w:pPr>
        <w:pStyle w:val="Code"/>
      </w:pPr>
      <w:proofErr w:type="spellStart"/>
      <w:r>
        <w:t>ETag</w:t>
      </w:r>
      <w:proofErr w:type="spellEnd"/>
      <w:r>
        <w:t>: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w:t>
      </w:r>
      <w:proofErr w:type="spellStart"/>
      <w:r>
        <w:t>uri</w:t>
      </w:r>
      <w:proofErr w:type="spellEnd"/>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spellStart"/>
      <w:proofErr w:type="gramStart"/>
      <w:r>
        <w:t>brandedNameServers</w:t>
      </w:r>
      <w:proofErr w:type="spellEnd"/>
      <w:proofErr w:type="gramEnd"/>
      <w:r>
        <w:t>" : true,</w:t>
      </w:r>
    </w:p>
    <w:p w:rsidR="00EA3CD9" w:rsidRDefault="00A11CBE" w:rsidP="00EA3CD9">
      <w:pPr>
        <w:pStyle w:val="Code"/>
        <w:rPr>
          <w:ins w:id="450" w:author="Arnaud Dumont" w:date="2014-02-11T14:00:00Z"/>
        </w:rPr>
      </w:pPr>
      <w:r>
        <w:t xml:space="preserve">    "</w:t>
      </w:r>
      <w:proofErr w:type="spellStart"/>
      <w:proofErr w:type="gramStart"/>
      <w:r>
        <w:t>dnssecSigned</w:t>
      </w:r>
      <w:proofErr w:type="spellEnd"/>
      <w:proofErr w:type="gramEnd"/>
      <w:r>
        <w:t>" : false,</w:t>
      </w:r>
    </w:p>
    <w:p w:rsidR="00EA3CD9" w:rsidRDefault="00EA3CD9" w:rsidP="00EA3CD9">
      <w:pPr>
        <w:pStyle w:val="Code"/>
        <w:rPr>
          <w:ins w:id="451" w:author="Arnaud Dumont" w:date="2014-02-11T14:00:00Z"/>
        </w:rPr>
      </w:pPr>
      <w:ins w:id="452" w:author="Arnaud Dumont" w:date="2014-02-11T14:00:00Z">
        <w:r>
          <w:t xml:space="preserve">    "</w:t>
        </w:r>
        <w:proofErr w:type="spellStart"/>
        <w:proofErr w:type="gramStart"/>
        <w:r w:rsidRPr="006242A4">
          <w:t>zskRollOverState</w:t>
        </w:r>
        <w:proofErr w:type="spellEnd"/>
        <w:proofErr w:type="gramEnd"/>
        <w:r>
          <w:t>" : null,</w:t>
        </w:r>
      </w:ins>
    </w:p>
    <w:p w:rsidR="00EA3CD9" w:rsidRDefault="00EA3CD9" w:rsidP="00EA3CD9">
      <w:pPr>
        <w:pStyle w:val="Code"/>
        <w:rPr>
          <w:ins w:id="453" w:author="Arnaud Dumont" w:date="2014-02-11T14:00:00Z"/>
        </w:rPr>
      </w:pPr>
      <w:ins w:id="454" w:author="Arnaud Dumont" w:date="2014-02-11T14:00:00Z">
        <w:r>
          <w:t xml:space="preserve">    "</w:t>
        </w:r>
        <w:proofErr w:type="spellStart"/>
        <w:proofErr w:type="gramStart"/>
        <w:r w:rsidRPr="006242A4">
          <w:t>zskNextActionDate</w:t>
        </w:r>
        <w:proofErr w:type="spellEnd"/>
        <w:proofErr w:type="gramEnd"/>
        <w:r>
          <w:t>" : null,</w:t>
        </w:r>
      </w:ins>
    </w:p>
    <w:p w:rsidR="00A11CBE" w:rsidRDefault="00EA3CD9" w:rsidP="00A11CBE">
      <w:pPr>
        <w:pStyle w:val="Code"/>
      </w:pPr>
      <w:ins w:id="455" w:author="Arnaud Dumont" w:date="2014-02-11T14:00:00Z">
        <w:r>
          <w:t xml:space="preserve">    "</w:t>
        </w:r>
        <w:proofErr w:type="spellStart"/>
        <w:proofErr w:type="gramStart"/>
        <w:r w:rsidRPr="005056E3">
          <w:t>zskRRSIGRegenerationDate</w:t>
        </w:r>
        <w:proofErr w:type="spellEnd"/>
        <w:proofErr w:type="gramEnd"/>
        <w:r>
          <w:t>" : null,</w:t>
        </w:r>
      </w:ins>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Name.Server_Set2",</w:t>
      </w:r>
    </w:p>
    <w:p w:rsidR="00A11CBE" w:rsidRDefault="00A11CBE" w:rsidP="00A11CBE">
      <w:pPr>
        <w:pStyle w:val="Code"/>
      </w:pPr>
      <w:r>
        <w:t xml:space="preserve">    "</w:t>
      </w:r>
      <w:proofErr w:type="spellStart"/>
      <w:proofErr w:type="gramStart"/>
      <w:r>
        <w:t>nameServerInterfaceSetId</w:t>
      </w:r>
      <w:proofErr w:type="spellEnd"/>
      <w:proofErr w:type="gramEnd"/>
      <w:r>
        <w:t>" : "8b9b3487-9e3b-4f65-a453-b18cf3fea033",</w:t>
      </w:r>
    </w:p>
    <w:p w:rsidR="00A11CBE" w:rsidRDefault="00A11CBE" w:rsidP="00A11CBE">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la1",</w:t>
      </w:r>
    </w:p>
    <w:p w:rsidR="00A11CBE" w:rsidRDefault="00A11CBE" w:rsidP="00A11CBE">
      <w:pPr>
        <w:pStyle w:val="Code"/>
      </w:pPr>
      <w:r>
        <w:t xml:space="preserve">    "</w:t>
      </w:r>
      <w:proofErr w:type="spellStart"/>
      <w:proofErr w:type="gramStart"/>
      <w:r>
        <w:t>sponsorAccountId</w:t>
      </w:r>
      <w:proofErr w:type="spellEnd"/>
      <w:proofErr w:type="gramEnd"/>
      <w:r>
        <w:t>" : "f73af262-9531-11e2-9b25-2809b571161a",</w:t>
      </w:r>
    </w:p>
    <w:p w:rsidR="00A11CBE" w:rsidRDefault="00A11CBE" w:rsidP="00A11CBE">
      <w:pPr>
        <w:pStyle w:val="Code"/>
      </w:pPr>
      <w:r>
        <w:t xml:space="preserve">    "</w:t>
      </w:r>
      <w:proofErr w:type="spellStart"/>
      <w:proofErr w:type="gramStart"/>
      <w:r>
        <w:t>sponsorAccountIdentifier</w:t>
      </w:r>
      <w:proofErr w:type="spellEnd"/>
      <w:proofErr w:type="gramEnd"/>
      <w:r>
        <w:t>" : "system",</w:t>
      </w:r>
    </w:p>
    <w:p w:rsidR="00A11CBE" w:rsidRDefault="00A11CBE" w:rsidP="00A11CBE">
      <w:pPr>
        <w:pStyle w:val="Code"/>
      </w:pPr>
      <w:r>
        <w:t xml:space="preserve">    "</w:t>
      </w:r>
      <w:proofErr w:type="spellStart"/>
      <w:proofErr w:type="gramStart"/>
      <w:r>
        <w:t>createDate</w:t>
      </w:r>
      <w:proofErr w:type="spellEnd"/>
      <w:proofErr w:type="gramEnd"/>
      <w:r>
        <w:t>" : "2013-10-08T02:39:34.229",</w:t>
      </w:r>
    </w:p>
    <w:p w:rsidR="00A11CBE" w:rsidRDefault="00A11CBE" w:rsidP="00A11CBE">
      <w:pPr>
        <w:pStyle w:val="Code"/>
      </w:pPr>
      <w:r>
        <w:t xml:space="preserve">    "</w:t>
      </w:r>
      <w:proofErr w:type="spellStart"/>
      <w:proofErr w:type="gramStart"/>
      <w:r>
        <w:t>createAccountId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createAccountIdentifier</w:t>
      </w:r>
      <w:proofErr w:type="spellEnd"/>
      <w:proofErr w:type="gramEnd"/>
      <w:r>
        <w:t>" : "system",</w:t>
      </w:r>
    </w:p>
    <w:p w:rsidR="00A11CBE" w:rsidRDefault="00A11CBE" w:rsidP="00A11CBE">
      <w:pPr>
        <w:pStyle w:val="Code"/>
      </w:pPr>
      <w:r>
        <w:t xml:space="preserve">    "</w:t>
      </w:r>
      <w:proofErr w:type="spellStart"/>
      <w:proofErr w:type="gramStart"/>
      <w:r>
        <w:t>createUserId</w:t>
      </w:r>
      <w:proofErr w:type="spellEnd"/>
      <w:proofErr w:type="gramEnd"/>
      <w:r>
        <w:t>" : "ed848682-c1d9-11e2-86bc-e9b9e1409c4c",</w:t>
      </w:r>
    </w:p>
    <w:p w:rsidR="00A11CBE" w:rsidRDefault="00A11CBE" w:rsidP="00A11CBE">
      <w:pPr>
        <w:pStyle w:val="Code"/>
      </w:pPr>
      <w:r>
        <w:t xml:space="preserve">    "</w:t>
      </w:r>
      <w:proofErr w:type="spellStart"/>
      <w:proofErr w:type="gramStart"/>
      <w:r>
        <w:t>createUserName</w:t>
      </w:r>
      <w:proofErr w:type="spellEnd"/>
      <w:proofErr w:type="gramEnd"/>
      <w:r>
        <w:t>" : "System Admin",</w:t>
      </w:r>
    </w:p>
    <w:p w:rsidR="00A11CBE" w:rsidRDefault="00A11CBE" w:rsidP="00A11CBE">
      <w:pPr>
        <w:pStyle w:val="Code"/>
      </w:pPr>
      <w:r>
        <w:t xml:space="preserve">    "</w:t>
      </w:r>
      <w:proofErr w:type="spellStart"/>
      <w:proofErr w:type="gramStart"/>
      <w:r>
        <w:t>lastUpdateDate</w:t>
      </w:r>
      <w:proofErr w:type="spellEnd"/>
      <w:proofErr w:type="gramEnd"/>
      <w:r>
        <w:t>" : "2013-10-08T02:39:35.030",</w:t>
      </w:r>
    </w:p>
    <w:p w:rsidR="00A11CBE" w:rsidRDefault="00A11CBE" w:rsidP="00A11CBE">
      <w:pPr>
        <w:pStyle w:val="Code"/>
      </w:pPr>
      <w:r>
        <w:t xml:space="preserve">    "</w:t>
      </w:r>
      <w:proofErr w:type="spellStart"/>
      <w:proofErr w:type="gramStart"/>
      <w:r>
        <w:t>lastUpdateAccountId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lastUpdateAccountIdentifier</w:t>
      </w:r>
      <w:proofErr w:type="spellEnd"/>
      <w:proofErr w:type="gramEnd"/>
      <w:r>
        <w:t>" : "system",</w:t>
      </w:r>
    </w:p>
    <w:p w:rsidR="00A11CBE" w:rsidRDefault="00A11CBE" w:rsidP="00A11CBE">
      <w:pPr>
        <w:pStyle w:val="Code"/>
      </w:pPr>
      <w:r>
        <w:t xml:space="preserve">    "</w:t>
      </w:r>
      <w:proofErr w:type="spellStart"/>
      <w:proofErr w:type="gramStart"/>
      <w:r>
        <w:t>lastUpdateUserId</w:t>
      </w:r>
      <w:proofErr w:type="spellEnd"/>
      <w:proofErr w:type="gramEnd"/>
      <w:r>
        <w:t>" : "ed848682-c1d9-11e2-86bc-e9b9e1409c4c",</w:t>
      </w:r>
    </w:p>
    <w:p w:rsidR="00A11CBE" w:rsidRDefault="00A11CBE" w:rsidP="00A11CBE">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lastRenderedPageBreak/>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spellStart"/>
      <w:proofErr w:type="gramStart"/>
      <w:r>
        <w:t>ddnsResourceRecords</w:t>
      </w:r>
      <w:proofErr w:type="spellEnd"/>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spellStart"/>
      <w:proofErr w:type="gramStart"/>
      <w:r>
        <w:t>resourceRecords</w:t>
      </w:r>
      <w:proofErr w:type="spellEnd"/>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lastRenderedPageBreak/>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456" w:name="_Toc380660313"/>
      <w:r>
        <w:t>Zone Update Resource Records Command</w:t>
      </w:r>
      <w:bookmarkEnd w:id="456"/>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457" w:author="Arnaud Dumont" w:date="2014-02-20T10:43:00Z">
              <w:r w:rsidDel="00960CE1">
                <w:delText>GET</w:delText>
              </w:r>
            </w:del>
            <w:ins w:id="458"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w:t>
            </w:r>
            <w:proofErr w:type="spellStart"/>
            <w:r>
              <w:t>RData</w:t>
            </w:r>
            <w:proofErr w:type="spellEnd"/>
            <w:r>
              <w:t xml:space="preserve"> fields of each resource record will be returned in a single </w:t>
            </w:r>
            <w:del w:id="459" w:author="Arnaud Dumont" w:date="2014-02-20T11:45:00Z">
              <w:r w:rsidDel="00225335">
                <w:delText xml:space="preserve"> </w:delText>
              </w:r>
            </w:del>
            <w:r>
              <w:t>string “</w:t>
            </w:r>
            <w:proofErr w:type="spellStart"/>
            <w:r>
              <w:t>rdata</w:t>
            </w:r>
            <w:proofErr w:type="spellEnd"/>
            <w:r>
              <w:t>” field that is as the resource record would be entered into a BIND compati</w:t>
            </w:r>
            <w:del w:id="460"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w:t>
            </w:r>
            <w:proofErr w:type="spellStart"/>
            <w:r>
              <w:t>json</w:t>
            </w:r>
            <w:proofErr w:type="spellEnd"/>
            <w:r>
              <w:t>’</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proofErr w:type="spellStart"/>
            <w:r>
              <w:t>resourceRecords</w:t>
            </w:r>
            <w:proofErr w:type="spellEnd"/>
          </w:p>
        </w:tc>
        <w:tc>
          <w:tcPr>
            <w:tcW w:w="1841" w:type="dxa"/>
          </w:tcPr>
          <w:p w:rsidR="00216AA9" w:rsidRDefault="00216AA9" w:rsidP="00216AA9">
            <w:pPr>
              <w:pStyle w:val="Table-Text"/>
            </w:pPr>
            <w:r>
              <w:t>No</w:t>
            </w:r>
          </w:p>
        </w:tc>
        <w:tc>
          <w:tcPr>
            <w:tcW w:w="1663" w:type="dxa"/>
          </w:tcPr>
          <w:p w:rsidR="00216AA9" w:rsidRDefault="00216AA9" w:rsidP="00216AA9">
            <w:pPr>
              <w:pStyle w:val="Table-Text"/>
            </w:pPr>
            <w:proofErr w:type="spellStart"/>
            <w:r>
              <w:t>ResourceRecord</w:t>
            </w:r>
            <w:proofErr w:type="spellEnd"/>
            <w:r>
              <w:t>[]</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w:t>
      </w:r>
      <w:proofErr w:type="spellStart"/>
      <w:r w:rsidRPr="00216AA9">
        <w:t>ResourceRecord</w:t>
      </w:r>
      <w:proofErr w:type="spellEnd"/>
      <w:r w:rsidRPr="00216AA9">
        <w:t xml:space="preserve">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w:t>
            </w:r>
            <w:proofErr w:type="spellStart"/>
            <w:r>
              <w:t>uri</w:t>
            </w:r>
            <w:proofErr w:type="spellEnd"/>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proofErr w:type="spellStart"/>
            <w:r>
              <w:t>brandedNameServers</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proofErr w:type="spellStart"/>
            <w:r>
              <w:t>dnssecSigned</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461" w:author="Arnaud Dumont" w:date="2014-02-11T13:55:00Z"/>
        </w:trPr>
        <w:tc>
          <w:tcPr>
            <w:tcW w:w="2965" w:type="dxa"/>
          </w:tcPr>
          <w:p w:rsidR="00D279A5" w:rsidRDefault="00D279A5" w:rsidP="001C310D">
            <w:pPr>
              <w:pStyle w:val="Table-Text"/>
              <w:rPr>
                <w:ins w:id="462" w:author="Arnaud Dumont" w:date="2014-02-11T13:55:00Z"/>
              </w:rPr>
            </w:pPr>
            <w:proofErr w:type="spellStart"/>
            <w:ins w:id="463" w:author="Arnaud Dumont" w:date="2014-02-11T13:55:00Z">
              <w:r w:rsidRPr="00BD038E">
                <w:t>zskRollOverState</w:t>
              </w:r>
              <w:proofErr w:type="spellEnd"/>
            </w:ins>
          </w:p>
        </w:tc>
        <w:tc>
          <w:tcPr>
            <w:tcW w:w="2175" w:type="dxa"/>
          </w:tcPr>
          <w:p w:rsidR="00D279A5" w:rsidRDefault="00D279A5" w:rsidP="001C310D">
            <w:pPr>
              <w:pStyle w:val="Table-Text"/>
              <w:rPr>
                <w:ins w:id="464" w:author="Arnaud Dumont" w:date="2014-02-11T13:55:00Z"/>
              </w:rPr>
            </w:pPr>
            <w:ins w:id="465" w:author="Arnaud Dumont" w:date="2014-02-11T13:55:00Z">
              <w:r>
                <w:t>string</w:t>
              </w:r>
            </w:ins>
          </w:p>
        </w:tc>
        <w:tc>
          <w:tcPr>
            <w:tcW w:w="3507" w:type="dxa"/>
          </w:tcPr>
          <w:p w:rsidR="00D279A5" w:rsidRDefault="00D279A5" w:rsidP="001C310D">
            <w:pPr>
              <w:pStyle w:val="Table-Text"/>
              <w:rPr>
                <w:ins w:id="466" w:author="Arnaud Dumont" w:date="2014-02-11T13:55:00Z"/>
              </w:rPr>
            </w:pPr>
            <w:ins w:id="467"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468" w:author="Arnaud Dumont" w:date="2014-02-11T13:55:00Z"/>
        </w:trPr>
        <w:tc>
          <w:tcPr>
            <w:tcW w:w="2965" w:type="dxa"/>
          </w:tcPr>
          <w:p w:rsidR="00D279A5" w:rsidRDefault="00D279A5" w:rsidP="001C310D">
            <w:pPr>
              <w:pStyle w:val="Table-Text"/>
              <w:rPr>
                <w:ins w:id="469" w:author="Arnaud Dumont" w:date="2014-02-11T13:55:00Z"/>
              </w:rPr>
            </w:pPr>
            <w:proofErr w:type="spellStart"/>
            <w:ins w:id="470" w:author="Arnaud Dumont" w:date="2014-02-11T13:55:00Z">
              <w:r w:rsidRPr="00BD038E">
                <w:t>zskNextActionDate</w:t>
              </w:r>
              <w:proofErr w:type="spellEnd"/>
            </w:ins>
          </w:p>
        </w:tc>
        <w:tc>
          <w:tcPr>
            <w:tcW w:w="2175" w:type="dxa"/>
          </w:tcPr>
          <w:p w:rsidR="00D279A5" w:rsidRDefault="00D279A5" w:rsidP="001C310D">
            <w:pPr>
              <w:pStyle w:val="Table-Text"/>
              <w:rPr>
                <w:ins w:id="471" w:author="Arnaud Dumont" w:date="2014-02-11T13:55:00Z"/>
              </w:rPr>
            </w:pPr>
            <w:ins w:id="472" w:author="Arnaud Dumont" w:date="2014-02-11T13:55:00Z">
              <w:r>
                <w:t>timestamp</w:t>
              </w:r>
            </w:ins>
          </w:p>
        </w:tc>
        <w:tc>
          <w:tcPr>
            <w:tcW w:w="3507" w:type="dxa"/>
          </w:tcPr>
          <w:p w:rsidR="00D279A5" w:rsidRDefault="00D279A5" w:rsidP="001C310D">
            <w:pPr>
              <w:pStyle w:val="Table-Text"/>
              <w:rPr>
                <w:ins w:id="473" w:author="Arnaud Dumont" w:date="2014-02-11T13:55:00Z"/>
              </w:rPr>
            </w:pPr>
            <w:ins w:id="474" w:author="Arnaud Dumont" w:date="2014-02-11T13:55:00Z">
              <w:r w:rsidRPr="00BD038E">
                <w:t>The next date of an action for the zone in the ZSK roll over process, if the zone is DNSSEC-signed</w:t>
              </w:r>
            </w:ins>
          </w:p>
        </w:tc>
      </w:tr>
      <w:tr w:rsidR="00D279A5" w:rsidTr="006351FF">
        <w:trPr>
          <w:trHeight w:val="113"/>
          <w:tblHeader w:val="0"/>
          <w:ins w:id="475" w:author="Arnaud Dumont" w:date="2014-02-11T13:55:00Z"/>
        </w:trPr>
        <w:tc>
          <w:tcPr>
            <w:tcW w:w="2965" w:type="dxa"/>
          </w:tcPr>
          <w:p w:rsidR="00D279A5" w:rsidRDefault="00D279A5" w:rsidP="001C310D">
            <w:pPr>
              <w:pStyle w:val="Table-Text"/>
              <w:rPr>
                <w:ins w:id="476" w:author="Arnaud Dumont" w:date="2014-02-11T13:55:00Z"/>
              </w:rPr>
            </w:pPr>
            <w:proofErr w:type="spellStart"/>
            <w:ins w:id="477" w:author="Arnaud Dumont" w:date="2014-02-11T13:55:00Z">
              <w:r w:rsidRPr="00BD038E">
                <w:t>zskRRSIGRegenerationDate</w:t>
              </w:r>
              <w:proofErr w:type="spellEnd"/>
            </w:ins>
          </w:p>
        </w:tc>
        <w:tc>
          <w:tcPr>
            <w:tcW w:w="2175" w:type="dxa"/>
          </w:tcPr>
          <w:p w:rsidR="00D279A5" w:rsidRDefault="00D279A5" w:rsidP="001C310D">
            <w:pPr>
              <w:pStyle w:val="Table-Text"/>
              <w:rPr>
                <w:ins w:id="478" w:author="Arnaud Dumont" w:date="2014-02-11T13:55:00Z"/>
              </w:rPr>
            </w:pPr>
            <w:ins w:id="479" w:author="Arnaud Dumont" w:date="2014-02-11T13:55:00Z">
              <w:r>
                <w:t>timestamp</w:t>
              </w:r>
            </w:ins>
          </w:p>
        </w:tc>
        <w:tc>
          <w:tcPr>
            <w:tcW w:w="3507" w:type="dxa"/>
          </w:tcPr>
          <w:p w:rsidR="00D279A5" w:rsidRDefault="00D279A5" w:rsidP="001C310D">
            <w:pPr>
              <w:pStyle w:val="Table-Text"/>
              <w:rPr>
                <w:ins w:id="480" w:author="Arnaud Dumont" w:date="2014-02-11T13:55:00Z"/>
              </w:rPr>
            </w:pPr>
            <w:ins w:id="481"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proofErr w:type="spellStart"/>
            <w:r>
              <w:t>nameServerSetId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proofErr w:type="spellStart"/>
            <w:r>
              <w:t>nameServerSetName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proofErr w:type="spellStart"/>
            <w:r>
              <w:t>nameServerInterfaceSetId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proofErr w:type="spellStart"/>
            <w:r>
              <w:t>nameServerInterfaceSetName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proofErr w:type="spellStart"/>
            <w:r>
              <w:t>planId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planName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sponsorAccountId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proofErr w:type="spellStart"/>
            <w:r>
              <w:t>sponsorAccountIdentifier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proofErr w:type="spellStart"/>
            <w:r w:rsidRPr="00AF6C94">
              <w:t>delegationResourceRecords</w:t>
            </w:r>
            <w:proofErr w:type="spellEnd"/>
          </w:p>
        </w:tc>
        <w:tc>
          <w:tcPr>
            <w:tcW w:w="2175" w:type="dxa"/>
          </w:tcPr>
          <w:p w:rsidR="00D6384D" w:rsidRDefault="00D6384D" w:rsidP="001C310D">
            <w:pPr>
              <w:pStyle w:val="Table-Text"/>
            </w:pPr>
            <w:proofErr w:type="spellStart"/>
            <w:r>
              <w:t>ResourceRecord</w:t>
            </w:r>
            <w:proofErr w:type="spellEnd"/>
            <w:r>
              <w:t>[]</w:t>
            </w:r>
          </w:p>
        </w:tc>
        <w:tc>
          <w:tcPr>
            <w:tcW w:w="3507" w:type="dxa"/>
          </w:tcPr>
          <w:p w:rsidR="00D6384D" w:rsidRDefault="002D5B4F" w:rsidP="001C310D">
            <w:pPr>
              <w:pStyle w:val="Table-Text"/>
            </w:pPr>
            <w:r>
              <w:t>The list of the resource records that are to be provide</w:t>
            </w:r>
            <w:ins w:id="482"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proofErr w:type="spellStart"/>
            <w:r>
              <w:lastRenderedPageBreak/>
              <w:t>ddnsResourceRecords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proofErr w:type="spellStart"/>
            <w:r>
              <w:t>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proofErr w:type="spellStart"/>
            <w:r>
              <w:t>createDate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proofErr w:type="spellStart"/>
            <w:r>
              <w:t>createAccountId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lastUpdateDate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w:t>
      </w:r>
      <w:proofErr w:type="spellStart"/>
      <w:r w:rsidRPr="001C310D">
        <w:t>ResourceRecord</w:t>
      </w:r>
      <w:proofErr w:type="spellEnd"/>
      <w:r w:rsidRPr="001C310D">
        <w:t xml:space="preserve">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483"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w:t>
      </w:r>
      <w:proofErr w:type="spellStart"/>
      <w:r>
        <w:t>resourcerecords</w:t>
      </w:r>
      <w:proofErr w:type="spellEnd"/>
      <w:r>
        <w:t>/ HTTP/1.1</w:t>
      </w:r>
    </w:p>
    <w:p w:rsidR="001C310D" w:rsidRDefault="001C310D" w:rsidP="001C310D">
      <w:pPr>
        <w:pStyle w:val="Code"/>
      </w:pPr>
      <w:r>
        <w:t>Accept: application/</w:t>
      </w:r>
      <w:proofErr w:type="spellStart"/>
      <w:r>
        <w:t>json</w:t>
      </w:r>
      <w:proofErr w:type="gramStart"/>
      <w:r>
        <w:t>,application</w:t>
      </w:r>
      <w:proofErr w:type="spellEnd"/>
      <w:proofErr w:type="gramEnd"/>
      <w:r>
        <w:t>/</w:t>
      </w:r>
      <w:proofErr w:type="spellStart"/>
      <w:r>
        <w:t>json</w:t>
      </w:r>
      <w:proofErr w:type="spellEnd"/>
    </w:p>
    <w:p w:rsidR="001C310D" w:rsidRDefault="001C310D" w:rsidP="001C310D">
      <w:pPr>
        <w:pStyle w:val="Code"/>
      </w:pPr>
      <w:r>
        <w:t>Client-Transaction-Id: 21e88a2f-17bb-43f6-a5ad-04fe513878fd</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 xml:space="preserve">X-Requested-By: </w:t>
      </w:r>
      <w:proofErr w:type="spellStart"/>
      <w:r>
        <w:t>DiscoveryDNS</w:t>
      </w:r>
      <w:proofErr w:type="spellEnd"/>
      <w:r>
        <w:t xml:space="preserve"> Reseller API Client</w:t>
      </w:r>
    </w:p>
    <w:p w:rsidR="001C310D" w:rsidRDefault="001C310D" w:rsidP="001C310D">
      <w:pPr>
        <w:pStyle w:val="Code"/>
      </w:pPr>
      <w:r>
        <w:t xml:space="preserve">User-Agent: Jersey/2.2 (Apache </w:t>
      </w:r>
      <w:proofErr w:type="spellStart"/>
      <w:r>
        <w:t>HttpClient</w:t>
      </w:r>
      <w:proofErr w:type="spellEnd"/>
      <w:r>
        <w:t xml:space="preserve">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spellStart"/>
      <w:proofErr w:type="gramStart"/>
      <w:r>
        <w:t>zoneUpdateResourceRecords</w:t>
      </w:r>
      <w:proofErr w:type="spellEnd"/>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Last-Modified: Mon, 07 Oct 2013 15:56:01 GMT</w:t>
      </w:r>
    </w:p>
    <w:p w:rsidR="001C310D" w:rsidRDefault="001C310D" w:rsidP="001C310D">
      <w:pPr>
        <w:pStyle w:val="Code"/>
      </w:pPr>
      <w:proofErr w:type="spellStart"/>
      <w:r>
        <w:t>ETag</w:t>
      </w:r>
      <w:proofErr w:type="spellEnd"/>
      <w:r>
        <w:t>: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w:t>
      </w:r>
      <w:proofErr w:type="gramStart"/>
      <w:r>
        <w:t>zone</w:t>
      </w:r>
      <w:proofErr w:type="gramEnd"/>
      <w:r>
        <w:t>" : {</w:t>
      </w:r>
    </w:p>
    <w:p w:rsidR="001C310D" w:rsidRDefault="001C310D" w:rsidP="001C310D">
      <w:pPr>
        <w:pStyle w:val="Code"/>
      </w:pPr>
      <w:r>
        <w:t xml:space="preserve">    "@</w:t>
      </w:r>
      <w:proofErr w:type="spellStart"/>
      <w:r>
        <w:t>uri</w:t>
      </w:r>
      <w:proofErr w:type="spellEnd"/>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spellStart"/>
      <w:proofErr w:type="gramStart"/>
      <w:r>
        <w:t>brandedNameServers</w:t>
      </w:r>
      <w:proofErr w:type="spellEnd"/>
      <w:proofErr w:type="gramEnd"/>
      <w:r>
        <w:t>" : false,</w:t>
      </w:r>
    </w:p>
    <w:p w:rsidR="00616D35" w:rsidRDefault="001C310D" w:rsidP="00616D35">
      <w:pPr>
        <w:pStyle w:val="Code"/>
        <w:rPr>
          <w:ins w:id="484" w:author="Arnaud Dumont" w:date="2014-02-11T13:59:00Z"/>
        </w:rPr>
      </w:pPr>
      <w:r>
        <w:t xml:space="preserve">    "</w:t>
      </w:r>
      <w:proofErr w:type="spellStart"/>
      <w:proofErr w:type="gramStart"/>
      <w:r>
        <w:t>dnssecSigned</w:t>
      </w:r>
      <w:proofErr w:type="spellEnd"/>
      <w:proofErr w:type="gramEnd"/>
      <w:r>
        <w:t>" : true,</w:t>
      </w:r>
    </w:p>
    <w:p w:rsidR="00616D35" w:rsidRDefault="00616D35" w:rsidP="00616D35">
      <w:pPr>
        <w:pStyle w:val="Code"/>
        <w:rPr>
          <w:ins w:id="485" w:author="Arnaud Dumont" w:date="2014-02-11T13:59:00Z"/>
        </w:rPr>
      </w:pPr>
      <w:ins w:id="486" w:author="Arnaud Dumont" w:date="2014-02-11T13:59:00Z">
        <w:r>
          <w:t xml:space="preserve">    "</w:t>
        </w:r>
        <w:proofErr w:type="spellStart"/>
        <w:proofErr w:type="gramStart"/>
        <w:r w:rsidRPr="006242A4">
          <w:t>zskRollOverState</w:t>
        </w:r>
        <w:proofErr w:type="spellEnd"/>
        <w:proofErr w:type="gramEnd"/>
        <w:r>
          <w:t>" : "scheduled",</w:t>
        </w:r>
      </w:ins>
    </w:p>
    <w:p w:rsidR="00616D35" w:rsidRDefault="00616D35" w:rsidP="00616D35">
      <w:pPr>
        <w:pStyle w:val="Code"/>
        <w:rPr>
          <w:ins w:id="487" w:author="Arnaud Dumont" w:date="2014-02-11T13:59:00Z"/>
        </w:rPr>
      </w:pPr>
      <w:ins w:id="488" w:author="Arnaud Dumont" w:date="2014-02-11T13:59:00Z">
        <w:r>
          <w:t xml:space="preserve">    "</w:t>
        </w:r>
        <w:proofErr w:type="spellStart"/>
        <w:proofErr w:type="gramStart"/>
        <w:r w:rsidRPr="006242A4">
          <w:t>zskNextActionDate</w:t>
        </w:r>
        <w:proofErr w:type="spellEnd"/>
        <w:proofErr w:type="gramEnd"/>
        <w:r>
          <w:t>" : "2013-11-07T07:46:29.927",</w:t>
        </w:r>
      </w:ins>
    </w:p>
    <w:p w:rsidR="001C310D" w:rsidRDefault="00616D35" w:rsidP="001C310D">
      <w:pPr>
        <w:pStyle w:val="Code"/>
      </w:pPr>
      <w:ins w:id="489" w:author="Arnaud Dumont" w:date="2014-02-11T13:59:00Z">
        <w:r>
          <w:t xml:space="preserve">    "</w:t>
        </w:r>
        <w:proofErr w:type="spellStart"/>
        <w:proofErr w:type="gramStart"/>
        <w:r w:rsidRPr="005056E3">
          <w:t>zskRRSIGRegenerationDate</w:t>
        </w:r>
        <w:proofErr w:type="spellEnd"/>
        <w:proofErr w:type="gramEnd"/>
        <w:r>
          <w:t>" : "2013-03-07T07:46:29.927",</w:t>
        </w:r>
      </w:ins>
    </w:p>
    <w:p w:rsidR="001C310D" w:rsidRDefault="001C310D" w:rsidP="001C310D">
      <w:pPr>
        <w:pStyle w:val="Code"/>
      </w:pPr>
      <w:r>
        <w:t xml:space="preserve">    "</w:t>
      </w:r>
      <w:proofErr w:type="gramStart"/>
      <w:r>
        <w:t>group</w:t>
      </w:r>
      <w:proofErr w:type="gramEnd"/>
      <w:r>
        <w:t>" : "</w:t>
      </w:r>
      <w:proofErr w:type="spellStart"/>
      <w:r>
        <w:t>mygroup</w:t>
      </w:r>
      <w:proofErr w:type="spellEnd"/>
      <w:r>
        <w:t>",</w:t>
      </w:r>
    </w:p>
    <w:p w:rsidR="001C310D" w:rsidRDefault="001C310D" w:rsidP="001C310D">
      <w:pPr>
        <w:pStyle w:val="Code"/>
      </w:pPr>
      <w:r>
        <w:t xml:space="preserve">    "</w:t>
      </w:r>
      <w:proofErr w:type="spellStart"/>
      <w:proofErr w:type="gramStart"/>
      <w:r>
        <w:t>nameServerSetId</w:t>
      </w:r>
      <w:proofErr w:type="spellEnd"/>
      <w:proofErr w:type="gramEnd"/>
      <w:r>
        <w:t>" : "72e316bb-42b3-41b6-ac39-62b37f5d6a8c",</w:t>
      </w:r>
    </w:p>
    <w:p w:rsidR="001C310D" w:rsidRDefault="001C310D" w:rsidP="001C310D">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1C310D" w:rsidRDefault="001C310D" w:rsidP="001C310D">
      <w:pPr>
        <w:pStyle w:val="Code"/>
      </w:pPr>
      <w:r>
        <w:t xml:space="preserve">    "</w:t>
      </w:r>
      <w:proofErr w:type="spellStart"/>
      <w:proofErr w:type="gramStart"/>
      <w:r>
        <w:t>nameServerInterfaceSetId</w:t>
      </w:r>
      <w:proofErr w:type="spellEnd"/>
      <w:proofErr w:type="gramEnd"/>
      <w:r>
        <w:t>" : "9cbb4446-f3ca-4996-9100-7a8d6e16e3db",</w:t>
      </w:r>
    </w:p>
    <w:p w:rsidR="001C310D" w:rsidRDefault="001C310D" w:rsidP="001C310D">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1C310D" w:rsidRDefault="001C310D" w:rsidP="001C310D">
      <w:pPr>
        <w:pStyle w:val="Code"/>
      </w:pPr>
      <w:r>
        <w:t xml:space="preserve">    "</w:t>
      </w:r>
      <w:proofErr w:type="spellStart"/>
      <w:proofErr w:type="gramStart"/>
      <w:r>
        <w:t>planId</w:t>
      </w:r>
      <w:proofErr w:type="spellEnd"/>
      <w:proofErr w:type="gramEnd"/>
      <w:r>
        <w:t>" : "34d70aa6-aaab-4392-b786-8835f208c30a",</w:t>
      </w:r>
    </w:p>
    <w:p w:rsidR="001C310D" w:rsidRDefault="001C310D" w:rsidP="001C310D">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1C310D" w:rsidRDefault="001C310D" w:rsidP="001C310D">
      <w:pPr>
        <w:pStyle w:val="Code"/>
      </w:pPr>
      <w:r>
        <w:t xml:space="preserve">    "</w:t>
      </w:r>
      <w:proofErr w:type="spellStart"/>
      <w:proofErr w:type="gramStart"/>
      <w:r>
        <w:t>sponsorAccountId</w:t>
      </w:r>
      <w:proofErr w:type="spellEnd"/>
      <w:proofErr w:type="gramEnd"/>
      <w:r>
        <w:t>" : "f73af262-9531-11e2-9b25-2809b571161a",</w:t>
      </w:r>
    </w:p>
    <w:p w:rsidR="001C310D" w:rsidRDefault="001C310D" w:rsidP="001C310D">
      <w:pPr>
        <w:pStyle w:val="Code"/>
      </w:pPr>
      <w:r>
        <w:t xml:space="preserve">    "</w:t>
      </w:r>
      <w:proofErr w:type="spellStart"/>
      <w:proofErr w:type="gramStart"/>
      <w:r>
        <w:t>sponsorAccountIdentifier</w:t>
      </w:r>
      <w:proofErr w:type="spellEnd"/>
      <w:proofErr w:type="gramEnd"/>
      <w:r>
        <w:t>" : "system",</w:t>
      </w:r>
    </w:p>
    <w:p w:rsidR="001C310D" w:rsidRDefault="001C310D" w:rsidP="001C310D">
      <w:pPr>
        <w:pStyle w:val="Code"/>
      </w:pPr>
      <w:r>
        <w:t xml:space="preserve">    "</w:t>
      </w:r>
      <w:proofErr w:type="spellStart"/>
      <w:proofErr w:type="gramStart"/>
      <w:r>
        <w:t>createDate</w:t>
      </w:r>
      <w:proofErr w:type="spellEnd"/>
      <w:proofErr w:type="gramEnd"/>
      <w:r>
        <w:t>" : "2013-10-08T02:56:00.383",</w:t>
      </w:r>
    </w:p>
    <w:p w:rsidR="001C310D" w:rsidRDefault="001C310D" w:rsidP="001C310D">
      <w:pPr>
        <w:pStyle w:val="Code"/>
      </w:pPr>
      <w:r>
        <w:t xml:space="preserve">    "</w:t>
      </w:r>
      <w:proofErr w:type="spellStart"/>
      <w:proofErr w:type="gramStart"/>
      <w:r>
        <w:t>createAccountId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createAccountIdentifier</w:t>
      </w:r>
      <w:proofErr w:type="spellEnd"/>
      <w:proofErr w:type="gramEnd"/>
      <w:r>
        <w:t>" : "system",</w:t>
      </w:r>
    </w:p>
    <w:p w:rsidR="001C310D" w:rsidRDefault="001C310D" w:rsidP="001C310D">
      <w:pPr>
        <w:pStyle w:val="Code"/>
      </w:pPr>
      <w:r>
        <w:t xml:space="preserve">    "</w:t>
      </w:r>
      <w:proofErr w:type="spellStart"/>
      <w:proofErr w:type="gramStart"/>
      <w:r>
        <w:t>createUserId</w:t>
      </w:r>
      <w:proofErr w:type="spellEnd"/>
      <w:proofErr w:type="gramEnd"/>
      <w:r>
        <w:t>" : "ed848682-c1d9-11e2-86bc-e9b9e1409c4c",</w:t>
      </w:r>
    </w:p>
    <w:p w:rsidR="001C310D" w:rsidRDefault="001C310D" w:rsidP="001C310D">
      <w:pPr>
        <w:pStyle w:val="Code"/>
      </w:pPr>
      <w:r>
        <w:t xml:space="preserve">    "</w:t>
      </w:r>
      <w:proofErr w:type="spellStart"/>
      <w:proofErr w:type="gramStart"/>
      <w:r>
        <w:t>createUserName</w:t>
      </w:r>
      <w:proofErr w:type="spellEnd"/>
      <w:proofErr w:type="gramEnd"/>
      <w:r>
        <w:t>" : "System Admin",</w:t>
      </w:r>
    </w:p>
    <w:p w:rsidR="001C310D" w:rsidRDefault="001C310D" w:rsidP="001C310D">
      <w:pPr>
        <w:pStyle w:val="Code"/>
      </w:pPr>
      <w:r>
        <w:t xml:space="preserve">    "</w:t>
      </w:r>
      <w:proofErr w:type="spellStart"/>
      <w:proofErr w:type="gramStart"/>
      <w:r>
        <w:t>lastUpdateDate</w:t>
      </w:r>
      <w:proofErr w:type="spellEnd"/>
      <w:proofErr w:type="gramEnd"/>
      <w:r>
        <w:t>" : "2013-10-08T02:56:01.255",</w:t>
      </w:r>
    </w:p>
    <w:p w:rsidR="001C310D" w:rsidRDefault="001C310D" w:rsidP="001C310D">
      <w:pPr>
        <w:pStyle w:val="Code"/>
      </w:pPr>
      <w:r>
        <w:t xml:space="preserve">    "</w:t>
      </w:r>
      <w:proofErr w:type="spellStart"/>
      <w:proofErr w:type="gramStart"/>
      <w:r>
        <w:t>lastUpdateAccountId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lastUpdateAccountIdentifier</w:t>
      </w:r>
      <w:proofErr w:type="spellEnd"/>
      <w:proofErr w:type="gramEnd"/>
      <w:r>
        <w:t>" : "system",</w:t>
      </w:r>
    </w:p>
    <w:p w:rsidR="001C310D" w:rsidRDefault="001C310D" w:rsidP="001C310D">
      <w:pPr>
        <w:pStyle w:val="Code"/>
      </w:pPr>
      <w:r>
        <w:t xml:space="preserve">    "</w:t>
      </w:r>
      <w:proofErr w:type="spellStart"/>
      <w:proofErr w:type="gramStart"/>
      <w:r>
        <w:t>lastUpdateUserId</w:t>
      </w:r>
      <w:proofErr w:type="spellEnd"/>
      <w:proofErr w:type="gramEnd"/>
      <w:r>
        <w:t>" : "ed848682-c1d9-11e2-86bc-e9b9e1409c4c",</w:t>
      </w:r>
    </w:p>
    <w:p w:rsidR="001C310D" w:rsidRDefault="001C310D" w:rsidP="001C310D">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spellStart"/>
      <w:proofErr w:type="gramStart"/>
      <w:r>
        <w:t>ddnsResourceRecords</w:t>
      </w:r>
      <w:proofErr w:type="spellEnd"/>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lastRenderedPageBreak/>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490" w:name="_Toc380660314"/>
      <w:r>
        <w:t>Zone Delete Command</w:t>
      </w:r>
      <w:bookmarkEnd w:id="49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491" w:author="Arnaud Dumont" w:date="2014-02-20T11:46:00Z">
        <w:r w:rsidDel="00464582">
          <w:delText xml:space="preserve">get </w:delText>
        </w:r>
      </w:del>
      <w:ins w:id="492" w:author="Arnaud Dumont" w:date="2014-02-20T11:46:00Z">
        <w:r w:rsidR="00464582">
          <w:t>delete</w:t>
        </w:r>
        <w:r w:rsidR="00464582">
          <w:t xml:space="preserv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 xml:space="preserve">X-Requested-By: </w:t>
      </w:r>
      <w:proofErr w:type="spellStart"/>
      <w:r>
        <w:t>DiscoveryDNS</w:t>
      </w:r>
      <w:proofErr w:type="spellEnd"/>
      <w:r>
        <w:t xml:space="preserve"> Reseller API Client</w:t>
      </w:r>
    </w:p>
    <w:p w:rsidR="00B76AC6" w:rsidRDefault="00B76AC6" w:rsidP="00B76AC6">
      <w:pPr>
        <w:pStyle w:val="Code"/>
      </w:pPr>
      <w:r>
        <w:t xml:space="preserve">User-Agent: Jersey/2.2 (Apache </w:t>
      </w:r>
      <w:proofErr w:type="spellStart"/>
      <w:r>
        <w:t>HttpClient</w:t>
      </w:r>
      <w:proofErr w:type="spellEnd"/>
      <w:r>
        <w:t xml:space="preserve">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493" w:name="_Toc380660315"/>
      <w:r>
        <w:t>Zone Get Query Usage Command</w:t>
      </w:r>
      <w:bookmarkEnd w:id="493"/>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searchStartDate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searchEndDate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searchGranularity</w:t>
            </w:r>
            <w:proofErr w:type="spellEnd"/>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searchGroupUsage</w:t>
            </w:r>
            <w:proofErr w:type="spellEnd"/>
          </w:p>
        </w:tc>
        <w:tc>
          <w:tcPr>
            <w:tcW w:w="949" w:type="dxa"/>
          </w:tcPr>
          <w:p w:rsidR="00485F3E" w:rsidRDefault="00485F3E" w:rsidP="00485F3E">
            <w:pPr>
              <w:pStyle w:val="Table-Text"/>
            </w:pPr>
            <w:r>
              <w:t>Yes</w:t>
            </w:r>
          </w:p>
        </w:tc>
        <w:tc>
          <w:tcPr>
            <w:tcW w:w="1007" w:type="dxa"/>
          </w:tcPr>
          <w:p w:rsidR="00485F3E" w:rsidRDefault="00485F3E" w:rsidP="00485F3E">
            <w:pPr>
              <w:pStyle w:val="Table-Text"/>
            </w:pPr>
            <w:proofErr w:type="spellStart"/>
            <w:r>
              <w:t>boolean</w:t>
            </w:r>
            <w:proofErr w:type="spellEnd"/>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w:t>
            </w:r>
            <w:proofErr w:type="spellStart"/>
            <w:r>
              <w:t>uri</w:t>
            </w:r>
            <w:proofErr w:type="spellEnd"/>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proofErr w:type="spellStart"/>
            <w:r>
              <w:t>uuid</w:t>
            </w:r>
            <w:proofErr w:type="spellEnd"/>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proofErr w:type="spellStart"/>
            <w:r w:rsidRPr="004D73FB">
              <w:t>totalRecordCount</w:t>
            </w:r>
            <w:proofErr w:type="spellEnd"/>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proofErr w:type="spellStart"/>
            <w:r w:rsidRPr="004D73FB">
              <w:t>zoneQueryUsageRecords</w:t>
            </w:r>
            <w:proofErr w:type="spellEnd"/>
          </w:p>
        </w:tc>
        <w:tc>
          <w:tcPr>
            <w:tcW w:w="2175" w:type="dxa"/>
          </w:tcPr>
          <w:p w:rsidR="00485F3E" w:rsidRDefault="004D73FB" w:rsidP="00485F3E">
            <w:pPr>
              <w:pStyle w:val="Table-Text"/>
            </w:pPr>
            <w:proofErr w:type="spellStart"/>
            <w:r w:rsidRPr="004D73FB">
              <w:t>ZoneQueryUsageRecord</w:t>
            </w:r>
            <w:proofErr w:type="spellEnd"/>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proofErr w:type="spellStart"/>
      <w:r w:rsidRPr="004D73FB">
        <w:t>ZoneQueryUsageRecord</w:t>
      </w:r>
      <w:proofErr w:type="spellEnd"/>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w:t>
      </w:r>
      <w:proofErr w:type="spellStart"/>
      <w:r>
        <w:t>json</w:t>
      </w:r>
      <w:proofErr w:type="spellEnd"/>
    </w:p>
    <w:p w:rsidR="00547C1B" w:rsidRDefault="00547C1B" w:rsidP="00547C1B">
      <w:pPr>
        <w:pStyle w:val="Code"/>
      </w:pPr>
      <w:r>
        <w:t xml:space="preserve">User-Agent: Jersey/2.2 (Apache </w:t>
      </w:r>
      <w:proofErr w:type="spellStart"/>
      <w:r>
        <w:t>HttpClient</w:t>
      </w:r>
      <w:proofErr w:type="spellEnd"/>
      <w:r>
        <w:t xml:space="preserve">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w:t>
      </w:r>
      <w:proofErr w:type="spellStart"/>
      <w:r>
        <w:t>json</w:t>
      </w:r>
      <w:proofErr w:type="spellEnd"/>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spellStart"/>
      <w:proofErr w:type="gramStart"/>
      <w:r w:rsidRPr="00547C1B">
        <w:t>zoneGetQueryUsage</w:t>
      </w:r>
      <w:proofErr w:type="spellEnd"/>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spellStart"/>
      <w:proofErr w:type="gramStart"/>
      <w:r w:rsidRPr="00547C1B">
        <w:t>totalRecordCount</w:t>
      </w:r>
      <w:proofErr w:type="spellEnd"/>
      <w:proofErr w:type="gramEnd"/>
      <w:r w:rsidRPr="00547C1B">
        <w:t xml:space="preserve">" : </w:t>
      </w:r>
      <w:r>
        <w:t>24</w:t>
      </w:r>
      <w:r w:rsidRPr="00547C1B">
        <w:t>,</w:t>
      </w:r>
    </w:p>
    <w:p w:rsidR="00547C1B" w:rsidRPr="00547C1B" w:rsidRDefault="00547C1B" w:rsidP="00547C1B">
      <w:pPr>
        <w:pStyle w:val="Code"/>
      </w:pPr>
      <w:r w:rsidRPr="00547C1B">
        <w:t xml:space="preserve">    "@</w:t>
      </w:r>
      <w:proofErr w:type="spellStart"/>
      <w:r w:rsidRPr="00547C1B">
        <w:t>uri</w:t>
      </w:r>
      <w:proofErr w:type="spellEnd"/>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spellStart"/>
      <w:proofErr w:type="gramStart"/>
      <w:r w:rsidRPr="00547C1B">
        <w:t>zoneQueryUsageRecords</w:t>
      </w:r>
      <w:proofErr w:type="spellEnd"/>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494" w:author="Arnaud Dumont" w:date="2014-02-14T09:41:00Z"/>
        </w:rPr>
      </w:pPr>
      <w:bookmarkStart w:id="495" w:name="_Toc380660316"/>
      <w:ins w:id="496" w:author="Arnaud Dumont" w:date="2014-02-14T09:41:00Z">
        <w:r>
          <w:t xml:space="preserve">Zone Get </w:t>
        </w:r>
      </w:ins>
      <w:ins w:id="497" w:author="Arnaud Dumont" w:date="2014-02-14T09:42:00Z">
        <w:r>
          <w:t>Zone File</w:t>
        </w:r>
      </w:ins>
      <w:ins w:id="498" w:author="Arnaud Dumont" w:date="2014-02-14T09:41:00Z">
        <w:r>
          <w:t xml:space="preserve"> Command</w:t>
        </w:r>
        <w:bookmarkEnd w:id="495"/>
      </w:ins>
    </w:p>
    <w:p w:rsidR="009451C4" w:rsidRDefault="009451C4" w:rsidP="009451C4">
      <w:pPr>
        <w:rPr>
          <w:ins w:id="499" w:author="Arnaud Dumont" w:date="2014-02-14T09:41:00Z"/>
        </w:rPr>
      </w:pPr>
      <w:ins w:id="500" w:author="Arnaud Dumont" w:date="2014-02-14T09:41:00Z">
        <w:r>
          <w:t>This command is used to get the full zone file of the zone.</w:t>
        </w:r>
      </w:ins>
    </w:p>
    <w:p w:rsidR="009451C4" w:rsidRDefault="009451C4" w:rsidP="009451C4">
      <w:pPr>
        <w:pStyle w:val="Heading3"/>
        <w:numPr>
          <w:ilvl w:val="2"/>
          <w:numId w:val="29"/>
        </w:numPr>
        <w:ind w:left="0"/>
        <w:rPr>
          <w:ins w:id="501" w:author="Arnaud Dumont" w:date="2014-02-14T09:41:00Z"/>
        </w:rPr>
      </w:pPr>
      <w:ins w:id="502" w:author="Arnaud Dumont" w:date="2014-02-14T09:41:00Z">
        <w:r>
          <w:lastRenderedPageBreak/>
          <w:t>Request</w:t>
        </w:r>
      </w:ins>
    </w:p>
    <w:p w:rsidR="009451C4" w:rsidRDefault="009451C4" w:rsidP="009451C4">
      <w:pPr>
        <w:rPr>
          <w:ins w:id="503" w:author="Arnaud Dumont" w:date="2014-02-14T09:41:00Z"/>
        </w:rPr>
      </w:pPr>
      <w:ins w:id="504" w:author="Arnaud Dumont" w:date="2014-02-14T09:41:00Z">
        <w:r>
          <w:t>A request should be made to the specified URI including the indicated headers.</w:t>
        </w:r>
      </w:ins>
    </w:p>
    <w:p w:rsidR="009451C4" w:rsidRDefault="009451C4" w:rsidP="009451C4">
      <w:pPr>
        <w:pStyle w:val="FakeHeading4"/>
        <w:rPr>
          <w:ins w:id="505" w:author="Arnaud Dumont" w:date="2014-02-14T09:41:00Z"/>
        </w:rPr>
      </w:pPr>
      <w:ins w:id="506" w:author="Arnaud Dumont" w:date="2014-02-14T09:41:00Z">
        <w:r>
          <w:t>URI</w:t>
        </w:r>
      </w:ins>
    </w:p>
    <w:p w:rsidR="009451C4" w:rsidRDefault="009451C4" w:rsidP="009451C4">
      <w:pPr>
        <w:rPr>
          <w:ins w:id="507" w:author="Arnaud Dumont" w:date="2014-02-14T09:41:00Z"/>
        </w:rPr>
      </w:pPr>
      <w:ins w:id="508"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0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10" w:author="Arnaud Dumont" w:date="2014-02-14T09:41:00Z"/>
              </w:rPr>
            </w:pPr>
            <w:ins w:id="511"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12" w:author="Arnaud Dumont" w:date="2014-02-14T09:41:00Z"/>
              </w:rPr>
            </w:pPr>
            <w:ins w:id="513" w:author="Arnaud Dumont" w:date="2014-02-14T09:41:00Z">
              <w:r>
                <w:t>Request URI</w:t>
              </w:r>
            </w:ins>
          </w:p>
        </w:tc>
      </w:tr>
      <w:tr w:rsidR="009451C4" w:rsidTr="009451C4">
        <w:trPr>
          <w:trHeight w:val="113"/>
          <w:ins w:id="514"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15" w:author="Arnaud Dumont" w:date="2014-02-14T09:41:00Z"/>
              </w:rPr>
            </w:pPr>
            <w:ins w:id="516"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17" w:author="Arnaud Dumont" w:date="2014-02-14T09:41:00Z"/>
              </w:rPr>
            </w:pPr>
            <w:ins w:id="518" w:author="Arnaud Dumont" w:date="2014-02-14T09:41:00Z">
              <w:r>
                <w:t>https://{service-address}/zones/{id}/zoneFile/</w:t>
              </w:r>
            </w:ins>
          </w:p>
        </w:tc>
      </w:tr>
    </w:tbl>
    <w:p w:rsidR="009451C4" w:rsidRDefault="009451C4" w:rsidP="009451C4">
      <w:pPr>
        <w:rPr>
          <w:ins w:id="519" w:author="Arnaud Dumont" w:date="2014-02-14T09:41:00Z"/>
        </w:rPr>
      </w:pPr>
      <w:ins w:id="520"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2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22" w:author="Arnaud Dumont" w:date="2014-02-14T09:41:00Z"/>
              </w:rPr>
            </w:pPr>
            <w:ins w:id="523"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24" w:author="Arnaud Dumont" w:date="2014-02-14T09:41:00Z"/>
              </w:rPr>
            </w:pPr>
            <w:ins w:id="525" w:author="Arnaud Dumont" w:date="2014-02-14T09:41:00Z">
              <w:r>
                <w:t>Description</w:t>
              </w:r>
            </w:ins>
          </w:p>
        </w:tc>
      </w:tr>
      <w:tr w:rsidR="009451C4" w:rsidTr="009451C4">
        <w:trPr>
          <w:trHeight w:val="113"/>
          <w:ins w:id="52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27" w:author="Arnaud Dumont" w:date="2014-02-14T09:41:00Z"/>
              </w:rPr>
            </w:pPr>
            <w:ins w:id="528"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29" w:author="Arnaud Dumont" w:date="2014-02-14T09:41:00Z"/>
              </w:rPr>
            </w:pPr>
            <w:ins w:id="530" w:author="Arnaud Dumont" w:date="2014-02-14T09:41:00Z">
              <w:r>
                <w:t>The service address as described in section 2.2</w:t>
              </w:r>
            </w:ins>
          </w:p>
        </w:tc>
      </w:tr>
      <w:tr w:rsidR="009451C4" w:rsidTr="009451C4">
        <w:trPr>
          <w:trHeight w:val="113"/>
          <w:ins w:id="53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2" w:author="Arnaud Dumont" w:date="2014-02-14T09:41:00Z"/>
              </w:rPr>
            </w:pPr>
            <w:ins w:id="533"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4" w:author="Arnaud Dumont" w:date="2014-02-14T09:41:00Z"/>
              </w:rPr>
            </w:pPr>
            <w:ins w:id="535" w:author="Arnaud Dumont" w:date="2014-02-14T09:41:00Z">
              <w:r>
                <w:t>The id of the zone whose zone file you want to get</w:t>
              </w:r>
            </w:ins>
          </w:p>
        </w:tc>
      </w:tr>
    </w:tbl>
    <w:p w:rsidR="009451C4" w:rsidRDefault="009451C4" w:rsidP="009451C4">
      <w:pPr>
        <w:pStyle w:val="FakeHeading4"/>
        <w:rPr>
          <w:ins w:id="536" w:author="Arnaud Dumont" w:date="2014-02-14T09:41:00Z"/>
        </w:rPr>
      </w:pPr>
      <w:ins w:id="537" w:author="Arnaud Dumont" w:date="2014-02-14T09:41:00Z">
        <w:r>
          <w:t>Query Parameters</w:t>
        </w:r>
      </w:ins>
    </w:p>
    <w:p w:rsidR="009451C4" w:rsidRDefault="009451C4" w:rsidP="009451C4">
      <w:pPr>
        <w:rPr>
          <w:ins w:id="538" w:author="Arnaud Dumont" w:date="2014-02-14T09:41:00Z"/>
        </w:rPr>
      </w:pPr>
      <w:ins w:id="539" w:author="Arnaud Dumont" w:date="2014-02-14T09:41:00Z">
        <w:r>
          <w:t>Not allowed for this command</w:t>
        </w:r>
      </w:ins>
    </w:p>
    <w:p w:rsidR="009451C4" w:rsidRDefault="009451C4" w:rsidP="009451C4">
      <w:pPr>
        <w:pStyle w:val="FakeHeading4"/>
        <w:rPr>
          <w:ins w:id="540" w:author="Arnaud Dumont" w:date="2014-02-14T09:41:00Z"/>
        </w:rPr>
      </w:pPr>
      <w:ins w:id="541" w:author="Arnaud Dumont" w:date="2014-02-14T09:41:00Z">
        <w:r>
          <w:t>Request Headers</w:t>
        </w:r>
      </w:ins>
    </w:p>
    <w:p w:rsidR="009451C4" w:rsidRDefault="00944786" w:rsidP="009451C4">
      <w:pPr>
        <w:rPr>
          <w:ins w:id="542" w:author="Arnaud Dumont" w:date="2014-02-14T09:41:00Z"/>
        </w:rPr>
      </w:pPr>
      <w:ins w:id="543"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544"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545"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46" w:author="Arnaud Dumont" w:date="2014-02-14T09:41:00Z"/>
              </w:rPr>
            </w:pPr>
            <w:ins w:id="547"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48" w:author="Arnaud Dumont" w:date="2014-02-14T09:41:00Z"/>
              </w:rPr>
            </w:pPr>
            <w:ins w:id="549"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50" w:author="Arnaud Dumont" w:date="2014-02-14T09:41:00Z"/>
              </w:rPr>
            </w:pPr>
            <w:ins w:id="551"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52" w:author="Arnaud Dumont" w:date="2014-02-14T09:41:00Z"/>
              </w:rPr>
            </w:pPr>
            <w:ins w:id="553" w:author="Arnaud Dumont" w:date="2014-02-14T09:41:00Z">
              <w:r>
                <w:t>Description</w:t>
              </w:r>
            </w:ins>
          </w:p>
        </w:tc>
      </w:tr>
      <w:tr w:rsidR="00944786" w:rsidTr="009451C4">
        <w:trPr>
          <w:trHeight w:val="113"/>
          <w:ins w:id="554"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55" w:author="Arnaud Dumont" w:date="2014-02-14T09:41:00Z"/>
              </w:rPr>
            </w:pPr>
            <w:ins w:id="556"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57" w:author="Arnaud Dumont" w:date="2014-02-14T09:41:00Z"/>
              </w:rPr>
            </w:pPr>
            <w:ins w:id="558"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59" w:author="Arnaud Dumont" w:date="2014-02-14T09:41:00Z"/>
              </w:rPr>
            </w:pPr>
            <w:ins w:id="560"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561" w:author="Arnaud Dumont" w:date="2014-02-14T09:41:00Z"/>
              </w:rPr>
            </w:pPr>
            <w:ins w:id="562" w:author="Arnaud Dumont" w:date="2014-02-14T09:44:00Z">
              <w:r>
                <w:t>The content type to accept in the response. Set this to ‘text/</w:t>
              </w:r>
              <w:proofErr w:type="spellStart"/>
              <w:r>
                <w:t>dns</w:t>
              </w:r>
              <w:proofErr w:type="spellEnd"/>
              <w:r>
                <w:t>’.</w:t>
              </w:r>
            </w:ins>
          </w:p>
        </w:tc>
      </w:tr>
    </w:tbl>
    <w:p w:rsidR="009451C4" w:rsidRDefault="009451C4" w:rsidP="009451C4">
      <w:pPr>
        <w:pStyle w:val="FakeHeading4"/>
        <w:rPr>
          <w:ins w:id="563" w:author="Arnaud Dumont" w:date="2014-02-14T09:41:00Z"/>
        </w:rPr>
      </w:pPr>
      <w:ins w:id="564" w:author="Arnaud Dumont" w:date="2014-02-14T09:41:00Z">
        <w:r>
          <w:t>Request Body</w:t>
        </w:r>
      </w:ins>
    </w:p>
    <w:p w:rsidR="009451C4" w:rsidRDefault="009451C4" w:rsidP="009451C4">
      <w:pPr>
        <w:rPr>
          <w:ins w:id="565" w:author="Arnaud Dumont" w:date="2014-02-14T09:41:00Z"/>
        </w:rPr>
      </w:pPr>
      <w:ins w:id="566" w:author="Arnaud Dumont" w:date="2014-02-14T09:41:00Z">
        <w:r>
          <w:t>Not allowed for this command.</w:t>
        </w:r>
      </w:ins>
    </w:p>
    <w:p w:rsidR="009451C4" w:rsidRDefault="009451C4" w:rsidP="009451C4">
      <w:pPr>
        <w:pStyle w:val="Heading3"/>
        <w:numPr>
          <w:ilvl w:val="2"/>
          <w:numId w:val="29"/>
        </w:numPr>
        <w:ind w:left="0"/>
        <w:rPr>
          <w:ins w:id="567" w:author="Arnaud Dumont" w:date="2014-02-14T09:41:00Z"/>
        </w:rPr>
      </w:pPr>
      <w:ins w:id="568" w:author="Arnaud Dumont" w:date="2014-02-14T09:41:00Z">
        <w:r>
          <w:t>Response</w:t>
        </w:r>
      </w:ins>
    </w:p>
    <w:p w:rsidR="009451C4" w:rsidRDefault="009451C4" w:rsidP="009451C4">
      <w:pPr>
        <w:rPr>
          <w:ins w:id="569" w:author="Arnaud Dumont" w:date="2014-02-14T09:41:00Z"/>
        </w:rPr>
      </w:pPr>
      <w:ins w:id="570" w:author="Arnaud Dumont" w:date="2014-02-14T09:41:00Z">
        <w:r>
          <w:t>The response will include a status code, response headers and a response body encoded according to the relevant header.</w:t>
        </w:r>
      </w:ins>
    </w:p>
    <w:p w:rsidR="009451C4" w:rsidRDefault="009451C4" w:rsidP="009451C4">
      <w:pPr>
        <w:pStyle w:val="FakeHeading4"/>
        <w:rPr>
          <w:ins w:id="571" w:author="Arnaud Dumont" w:date="2014-02-14T09:41:00Z"/>
        </w:rPr>
      </w:pPr>
      <w:ins w:id="572" w:author="Arnaud Dumont" w:date="2014-02-14T09:41:00Z">
        <w:r>
          <w:t>Status Code</w:t>
        </w:r>
      </w:ins>
    </w:p>
    <w:p w:rsidR="009451C4" w:rsidRDefault="009451C4" w:rsidP="009451C4">
      <w:pPr>
        <w:rPr>
          <w:ins w:id="573" w:author="Arnaud Dumont" w:date="2014-02-14T09:41:00Z"/>
        </w:rPr>
      </w:pPr>
      <w:ins w:id="574" w:author="Arnaud Dumont" w:date="2014-02-14T09:41:00Z">
        <w:r>
          <w:t>On success this command will return http status code 200 (OK).</w:t>
        </w:r>
      </w:ins>
    </w:p>
    <w:p w:rsidR="009451C4" w:rsidRDefault="009451C4" w:rsidP="009451C4">
      <w:pPr>
        <w:pStyle w:val="FakeHeading4"/>
        <w:rPr>
          <w:ins w:id="575" w:author="Arnaud Dumont" w:date="2014-02-14T09:41:00Z"/>
        </w:rPr>
      </w:pPr>
      <w:ins w:id="576" w:author="Arnaud Dumont" w:date="2014-02-14T09:41:00Z">
        <w:r>
          <w:t>Response Headers</w:t>
        </w:r>
      </w:ins>
    </w:p>
    <w:p w:rsidR="009451C4" w:rsidRDefault="009451C4" w:rsidP="009451C4">
      <w:pPr>
        <w:rPr>
          <w:ins w:id="577" w:author="Arnaud Dumont" w:date="2014-02-14T09:48:00Z"/>
        </w:rPr>
      </w:pPr>
      <w:ins w:id="578" w:author="Arnaud Dumont" w:date="2014-02-14T09:41:00Z">
        <w:r>
          <w:t>Only the standard response headers described in section 2.7 are returned</w:t>
        </w:r>
      </w:ins>
      <w:ins w:id="579"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580" w:author="Arnaud Dumont" w:date="2014-02-14T09:48:00Z"/>
        </w:trPr>
        <w:tc>
          <w:tcPr>
            <w:tcW w:w="1843" w:type="dxa"/>
            <w:shd w:val="clear" w:color="auto" w:fill="BFBFBF" w:themeFill="background1" w:themeFillShade="BF"/>
          </w:tcPr>
          <w:p w:rsidR="004E2AC6" w:rsidRPr="00750051" w:rsidRDefault="004E2AC6" w:rsidP="002D7CF7">
            <w:pPr>
              <w:pStyle w:val="Table-Header"/>
              <w:rPr>
                <w:ins w:id="581" w:author="Arnaud Dumont" w:date="2014-02-14T09:48:00Z"/>
              </w:rPr>
            </w:pPr>
            <w:ins w:id="582"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583" w:author="Arnaud Dumont" w:date="2014-02-14T09:48:00Z"/>
              </w:rPr>
            </w:pPr>
            <w:ins w:id="584"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585" w:author="Arnaud Dumont" w:date="2014-02-14T09:48:00Z"/>
              </w:rPr>
            </w:pPr>
            <w:ins w:id="586" w:author="Arnaud Dumont" w:date="2014-02-14T09:48:00Z">
              <w:r>
                <w:t>Description</w:t>
              </w:r>
            </w:ins>
          </w:p>
        </w:tc>
      </w:tr>
      <w:tr w:rsidR="004E2AC6" w:rsidRPr="00CC22F1" w:rsidTr="002D7CF7">
        <w:trPr>
          <w:trHeight w:val="113"/>
          <w:tblHeader w:val="0"/>
          <w:ins w:id="587" w:author="Arnaud Dumont" w:date="2014-02-14T09:48:00Z"/>
        </w:trPr>
        <w:tc>
          <w:tcPr>
            <w:tcW w:w="1843" w:type="dxa"/>
          </w:tcPr>
          <w:p w:rsidR="004E2AC6" w:rsidRDefault="004E2AC6" w:rsidP="002D7CF7">
            <w:pPr>
              <w:pStyle w:val="Table-Text"/>
              <w:rPr>
                <w:ins w:id="588" w:author="Arnaud Dumont" w:date="2014-02-14T09:48:00Z"/>
              </w:rPr>
            </w:pPr>
            <w:ins w:id="589" w:author="Arnaud Dumont" w:date="2014-02-14T09:48:00Z">
              <w:r>
                <w:t>Content-Type</w:t>
              </w:r>
            </w:ins>
          </w:p>
        </w:tc>
        <w:tc>
          <w:tcPr>
            <w:tcW w:w="1418" w:type="dxa"/>
          </w:tcPr>
          <w:p w:rsidR="004E2AC6" w:rsidRDefault="004E2AC6" w:rsidP="002D7CF7">
            <w:pPr>
              <w:pStyle w:val="Table-Text"/>
              <w:rPr>
                <w:ins w:id="590" w:author="Arnaud Dumont" w:date="2014-02-14T09:48:00Z"/>
              </w:rPr>
            </w:pPr>
            <w:ins w:id="591" w:author="Arnaud Dumont" w:date="2014-02-14T09:48:00Z">
              <w:r>
                <w:t>No</w:t>
              </w:r>
            </w:ins>
          </w:p>
        </w:tc>
        <w:tc>
          <w:tcPr>
            <w:tcW w:w="5386" w:type="dxa"/>
          </w:tcPr>
          <w:p w:rsidR="004E2AC6" w:rsidRDefault="004E2AC6" w:rsidP="004E2AC6">
            <w:pPr>
              <w:pStyle w:val="Table-Text"/>
              <w:rPr>
                <w:ins w:id="592" w:author="Arnaud Dumont" w:date="2014-02-14T09:48:00Z"/>
              </w:rPr>
            </w:pPr>
            <w:ins w:id="593" w:author="Arnaud Dumont" w:date="2014-02-14T09:49:00Z">
              <w:r>
                <w:t>T</w:t>
              </w:r>
            </w:ins>
            <w:ins w:id="594" w:author="Arnaud Dumont" w:date="2014-02-14T09:48:00Z">
              <w:r>
                <w:t>his will be ‘</w:t>
              </w:r>
            </w:ins>
            <w:ins w:id="595" w:author="Arnaud Dumont" w:date="2014-02-14T09:49:00Z">
              <w:r>
                <w:t>text/</w:t>
              </w:r>
              <w:proofErr w:type="spellStart"/>
              <w:r>
                <w:t>dns</w:t>
              </w:r>
            </w:ins>
            <w:proofErr w:type="spellEnd"/>
            <w:ins w:id="596" w:author="Arnaud Dumont" w:date="2014-02-14T09:48:00Z">
              <w:r>
                <w:t>’ only.</w:t>
              </w:r>
            </w:ins>
          </w:p>
        </w:tc>
      </w:tr>
    </w:tbl>
    <w:p w:rsidR="009451C4" w:rsidRDefault="009451C4" w:rsidP="009451C4">
      <w:pPr>
        <w:pStyle w:val="FakeHeading4"/>
        <w:rPr>
          <w:ins w:id="597" w:author="Arnaud Dumont" w:date="2014-02-14T09:41:00Z"/>
        </w:rPr>
      </w:pPr>
      <w:ins w:id="598" w:author="Arnaud Dumont" w:date="2014-02-14T09:41:00Z">
        <w:r>
          <w:t>Response Body</w:t>
        </w:r>
      </w:ins>
    </w:p>
    <w:p w:rsidR="009451C4" w:rsidRDefault="009451C4" w:rsidP="009451C4">
      <w:pPr>
        <w:rPr>
          <w:ins w:id="599" w:author="Arnaud Dumont" w:date="2014-02-14T09:41:00Z"/>
        </w:rPr>
      </w:pPr>
      <w:ins w:id="600" w:author="Arnaud Dumont" w:date="2014-02-14T09:41:00Z">
        <w:r>
          <w:t xml:space="preserve">A </w:t>
        </w:r>
      </w:ins>
      <w:ins w:id="601" w:author="Arnaud Dumont" w:date="2014-02-14T09:50:00Z">
        <w:r w:rsidR="00E067D5">
          <w:t>zone file</w:t>
        </w:r>
      </w:ins>
      <w:ins w:id="602" w:author="Arnaud Dumont" w:date="2014-02-14T09:41:00Z">
        <w:r>
          <w:t xml:space="preserve"> representation</w:t>
        </w:r>
      </w:ins>
      <w:ins w:id="603" w:author="Arnaud Dumont" w:date="2014-02-14T09:50:00Z">
        <w:r w:rsidR="00E067D5">
          <w:t xml:space="preserve">, as described in </w:t>
        </w:r>
      </w:ins>
      <w:ins w:id="604"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05" w:author="Arnaud Dumont" w:date="2014-02-14T09:41:00Z"/>
        </w:rPr>
      </w:pPr>
      <w:ins w:id="606" w:author="Arnaud Dumont" w:date="2014-02-14T09:41:00Z">
        <w:r>
          <w:t>Example</w:t>
        </w:r>
      </w:ins>
    </w:p>
    <w:p w:rsidR="009451C4" w:rsidRDefault="009451C4" w:rsidP="009451C4">
      <w:pPr>
        <w:rPr>
          <w:ins w:id="607" w:author="Arnaud Dumont" w:date="2014-02-14T09:41:00Z"/>
        </w:rPr>
      </w:pPr>
      <w:ins w:id="608" w:author="Arnaud Dumont" w:date="2014-02-14T09:41:00Z">
        <w:r>
          <w:t>Below is an example of a zone get query usage command request and response:</w:t>
        </w:r>
      </w:ins>
    </w:p>
    <w:p w:rsidR="009451C4" w:rsidRDefault="009451C4" w:rsidP="009451C4">
      <w:pPr>
        <w:rPr>
          <w:ins w:id="609" w:author="Arnaud Dumont" w:date="2014-02-14T09:41:00Z"/>
        </w:rPr>
      </w:pPr>
      <w:ins w:id="610" w:author="Arnaud Dumont" w:date="2014-02-14T09:41:00Z">
        <w:r>
          <w:t>Request:</w:t>
        </w:r>
      </w:ins>
    </w:p>
    <w:p w:rsidR="009451C4" w:rsidRDefault="009451C4" w:rsidP="009451C4">
      <w:pPr>
        <w:pStyle w:val="Code"/>
        <w:rPr>
          <w:ins w:id="611" w:author="Arnaud Dumont" w:date="2014-02-14T09:41:00Z"/>
        </w:rPr>
      </w:pPr>
      <w:ins w:id="612" w:author="Arnaud Dumont" w:date="2014-02-14T09:41:00Z">
        <w:r>
          <w:t>GET /zones/41a6fe5c-96f2-427f-908d-55f0ba30331a/</w:t>
        </w:r>
      </w:ins>
      <w:proofErr w:type="spellStart"/>
      <w:ins w:id="613" w:author="Arnaud Dumont" w:date="2014-02-14T09:52:00Z">
        <w:r w:rsidR="008D4CC9">
          <w:t>zoneFile</w:t>
        </w:r>
      </w:ins>
      <w:proofErr w:type="spellEnd"/>
      <w:ins w:id="614" w:author="Arnaud Dumont" w:date="2014-02-14T09:41:00Z">
        <w:r>
          <w:t xml:space="preserve"> HTTP/1.1</w:t>
        </w:r>
      </w:ins>
    </w:p>
    <w:p w:rsidR="009451C4" w:rsidRDefault="009451C4" w:rsidP="009451C4">
      <w:pPr>
        <w:pStyle w:val="Code"/>
        <w:rPr>
          <w:ins w:id="615" w:author="Arnaud Dumont" w:date="2014-02-14T09:41:00Z"/>
        </w:rPr>
      </w:pPr>
      <w:ins w:id="616" w:author="Arnaud Dumont" w:date="2014-02-14T09:41:00Z">
        <w:r>
          <w:t>Client-Transaction-Id: 9b5cc71b-24ff-40ef-a801-9f9316bed583</w:t>
        </w:r>
      </w:ins>
    </w:p>
    <w:p w:rsidR="009451C4" w:rsidRDefault="009451C4" w:rsidP="009451C4">
      <w:pPr>
        <w:pStyle w:val="Code"/>
        <w:rPr>
          <w:ins w:id="617" w:author="Arnaud Dumont" w:date="2014-02-14T09:41:00Z"/>
        </w:rPr>
      </w:pPr>
      <w:ins w:id="618" w:author="Arnaud Dumont" w:date="2014-02-14T09:41:00Z">
        <w:r>
          <w:t xml:space="preserve">Accept: </w:t>
        </w:r>
      </w:ins>
      <w:ins w:id="619" w:author="Arnaud Dumont" w:date="2014-02-14T09:53:00Z">
        <w:r w:rsidR="00B91080">
          <w:t>text/</w:t>
        </w:r>
        <w:proofErr w:type="spellStart"/>
        <w:r w:rsidR="00B91080">
          <w:t>dns</w:t>
        </w:r>
      </w:ins>
      <w:proofErr w:type="spellEnd"/>
    </w:p>
    <w:p w:rsidR="009451C4" w:rsidRDefault="009451C4" w:rsidP="009451C4">
      <w:pPr>
        <w:pStyle w:val="Code"/>
        <w:rPr>
          <w:ins w:id="620" w:author="Arnaud Dumont" w:date="2014-02-14T09:41:00Z"/>
        </w:rPr>
      </w:pPr>
      <w:ins w:id="621" w:author="Arnaud Dumont" w:date="2014-02-14T09:41:00Z">
        <w:r>
          <w:t xml:space="preserve">User-Agent: Jersey/2.2 (Apache </w:t>
        </w:r>
        <w:proofErr w:type="spellStart"/>
        <w:r>
          <w:t>HttpClient</w:t>
        </w:r>
        <w:proofErr w:type="spellEnd"/>
        <w:r>
          <w:t xml:space="preserve"> 4.2.5)</w:t>
        </w:r>
      </w:ins>
    </w:p>
    <w:p w:rsidR="009451C4" w:rsidRDefault="009451C4" w:rsidP="009451C4">
      <w:pPr>
        <w:pStyle w:val="Code"/>
        <w:rPr>
          <w:ins w:id="622" w:author="Arnaud Dumont" w:date="2014-02-14T09:41:00Z"/>
        </w:rPr>
      </w:pPr>
      <w:ins w:id="623" w:author="Arnaud Dumont" w:date="2014-02-14T09:41:00Z">
        <w:r>
          <w:t>Host: api.discoverydns.com</w:t>
        </w:r>
      </w:ins>
    </w:p>
    <w:p w:rsidR="009451C4" w:rsidRDefault="009451C4" w:rsidP="009451C4">
      <w:pPr>
        <w:pStyle w:val="Code"/>
        <w:rPr>
          <w:ins w:id="624" w:author="Arnaud Dumont" w:date="2014-02-14T09:41:00Z"/>
        </w:rPr>
      </w:pPr>
      <w:ins w:id="625" w:author="Arnaud Dumont" w:date="2014-02-14T09:41:00Z">
        <w:r>
          <w:t>Connection: Keep-Alive</w:t>
        </w:r>
      </w:ins>
    </w:p>
    <w:p w:rsidR="009451C4" w:rsidRDefault="009451C4" w:rsidP="009451C4">
      <w:pPr>
        <w:pStyle w:val="Code"/>
        <w:rPr>
          <w:ins w:id="626" w:author="Arnaud Dumont" w:date="2014-02-14T09:41:00Z"/>
        </w:rPr>
      </w:pPr>
    </w:p>
    <w:p w:rsidR="009451C4" w:rsidRDefault="009451C4" w:rsidP="009451C4">
      <w:pPr>
        <w:rPr>
          <w:ins w:id="627" w:author="Arnaud Dumont" w:date="2014-02-14T09:41:00Z"/>
        </w:rPr>
      </w:pPr>
      <w:ins w:id="628" w:author="Arnaud Dumont" w:date="2014-02-14T09:41:00Z">
        <w:r>
          <w:t>Response:</w:t>
        </w:r>
      </w:ins>
    </w:p>
    <w:p w:rsidR="009451C4" w:rsidRDefault="009451C4" w:rsidP="009451C4">
      <w:pPr>
        <w:pStyle w:val="Code"/>
        <w:rPr>
          <w:ins w:id="629" w:author="Arnaud Dumont" w:date="2014-02-14T09:41:00Z"/>
        </w:rPr>
      </w:pPr>
      <w:ins w:id="630" w:author="Arnaud Dumont" w:date="2014-02-14T09:41:00Z">
        <w:r>
          <w:t>HTTP/1.1 200 OK</w:t>
        </w:r>
      </w:ins>
    </w:p>
    <w:p w:rsidR="009451C4" w:rsidRDefault="009451C4" w:rsidP="009451C4">
      <w:pPr>
        <w:pStyle w:val="Code"/>
        <w:rPr>
          <w:ins w:id="631" w:author="Arnaud Dumont" w:date="2014-02-14T09:41:00Z"/>
        </w:rPr>
      </w:pPr>
      <w:ins w:id="632" w:author="Arnaud Dumont" w:date="2014-02-14T09:41:00Z">
        <w:r>
          <w:t xml:space="preserve">Content-Type: </w:t>
        </w:r>
      </w:ins>
      <w:ins w:id="633" w:author="Arnaud Dumont" w:date="2014-02-14T09:53:00Z">
        <w:r w:rsidR="00B91080">
          <w:t>text/</w:t>
        </w:r>
        <w:proofErr w:type="spellStart"/>
        <w:r w:rsidR="00B91080">
          <w:t>dns</w:t>
        </w:r>
      </w:ins>
      <w:proofErr w:type="spellEnd"/>
    </w:p>
    <w:p w:rsidR="009451C4" w:rsidRDefault="009451C4" w:rsidP="009451C4">
      <w:pPr>
        <w:pStyle w:val="Code"/>
        <w:rPr>
          <w:ins w:id="634" w:author="Arnaud Dumont" w:date="2014-02-14T09:41:00Z"/>
        </w:rPr>
      </w:pPr>
      <w:ins w:id="635" w:author="Arnaud Dumont" w:date="2014-02-14T09:41:00Z">
        <w:r>
          <w:t>Cache-Control: private, no-transform, max-age=30</w:t>
        </w:r>
      </w:ins>
    </w:p>
    <w:p w:rsidR="009451C4" w:rsidRDefault="009451C4" w:rsidP="009451C4">
      <w:pPr>
        <w:pStyle w:val="Code"/>
        <w:rPr>
          <w:ins w:id="636" w:author="Arnaud Dumont" w:date="2014-02-14T09:41:00Z"/>
        </w:rPr>
      </w:pPr>
      <w:ins w:id="637" w:author="Arnaud Dumont" w:date="2014-02-14T09:41:00Z">
        <w:r>
          <w:t>Date: Sun, 06 Oct 2013 18:39:52 GMT</w:t>
        </w:r>
      </w:ins>
    </w:p>
    <w:p w:rsidR="009451C4" w:rsidRDefault="009451C4" w:rsidP="009451C4">
      <w:pPr>
        <w:pStyle w:val="Code"/>
        <w:rPr>
          <w:ins w:id="638" w:author="Arnaud Dumont" w:date="2014-02-14T09:41:00Z"/>
        </w:rPr>
      </w:pPr>
      <w:ins w:id="639" w:author="Arnaud Dumont" w:date="2014-02-14T09:41:00Z">
        <w:r>
          <w:t>Server-Transaction-Id: 5e2b0855-831e-4ced-a50f-1a926894ef0f</w:t>
        </w:r>
      </w:ins>
    </w:p>
    <w:p w:rsidR="009451C4" w:rsidRDefault="009451C4" w:rsidP="009451C4">
      <w:pPr>
        <w:pStyle w:val="Code"/>
        <w:rPr>
          <w:ins w:id="640" w:author="Arnaud Dumont" w:date="2014-02-14T09:41:00Z"/>
        </w:rPr>
      </w:pPr>
      <w:ins w:id="641" w:author="Arnaud Dumont" w:date="2014-02-14T09:41:00Z">
        <w:r>
          <w:t>Client-Transaction-Id: 9b5cc71b-24ff-40ef-a801-9f9316bed583</w:t>
        </w:r>
      </w:ins>
    </w:p>
    <w:p w:rsidR="009451C4" w:rsidRDefault="009451C4" w:rsidP="009451C4">
      <w:pPr>
        <w:pStyle w:val="Code"/>
        <w:rPr>
          <w:ins w:id="642" w:author="Arnaud Dumont" w:date="2014-02-14T09:53:00Z"/>
        </w:rPr>
      </w:pPr>
      <w:ins w:id="643" w:author="Arnaud Dumont" w:date="2014-02-14T09:41:00Z">
        <w:r>
          <w:t>Content-Length: 5866</w:t>
        </w:r>
      </w:ins>
    </w:p>
    <w:p w:rsidR="00B91080" w:rsidRDefault="00B91080" w:rsidP="009451C4">
      <w:pPr>
        <w:pStyle w:val="Code"/>
        <w:rPr>
          <w:ins w:id="644" w:author="Arnaud Dumont" w:date="2014-02-14T09:53:00Z"/>
        </w:rPr>
      </w:pPr>
    </w:p>
    <w:p w:rsidR="00D87DAD" w:rsidRDefault="00D87DAD" w:rsidP="00D87DAD">
      <w:pPr>
        <w:pStyle w:val="Code"/>
        <w:rPr>
          <w:ins w:id="645" w:author="Arnaud Dumont" w:date="2014-02-14T11:42:00Z"/>
        </w:rPr>
      </w:pPr>
      <w:proofErr w:type="gramStart"/>
      <w:ins w:id="646" w:author="Arnaud Dumont" w:date="2014-02-14T11:42:00Z">
        <w:r>
          <w:t>domain.com</w:t>
        </w:r>
        <w:r>
          <w:tab/>
          <w:t>3600</w:t>
        </w:r>
        <w:r>
          <w:tab/>
          <w:t>IN</w:t>
        </w:r>
        <w:r>
          <w:tab/>
          <w:t>SOA</w:t>
        </w:r>
        <w:r>
          <w:tab/>
          <w:t>dns1.discoverydns.com.</w:t>
        </w:r>
        <w:proofErr w:type="gramEnd"/>
        <w:r>
          <w:t xml:space="preserve"> dnsadmin.discoverydns.com. 1 43200 600 1209600 600</w:t>
        </w:r>
      </w:ins>
    </w:p>
    <w:p w:rsidR="00D87DAD" w:rsidRDefault="00D87DAD" w:rsidP="00D87DAD">
      <w:pPr>
        <w:pStyle w:val="Code"/>
        <w:rPr>
          <w:ins w:id="647" w:author="Arnaud Dumont" w:date="2014-02-14T11:42:00Z"/>
        </w:rPr>
      </w:pPr>
      <w:proofErr w:type="gramStart"/>
      <w:ins w:id="648" w:author="Arnaud Dumont" w:date="2014-02-14T11:42:00Z">
        <w:r>
          <w:t>domain.com</w:t>
        </w:r>
        <w:r>
          <w:tab/>
          <w:t>3600</w:t>
        </w:r>
        <w:r>
          <w:tab/>
          <w:t>IN</w:t>
        </w:r>
        <w:r>
          <w:tab/>
          <w:t>NS</w:t>
        </w:r>
        <w:r>
          <w:tab/>
          <w:t>dns1.discoverydns.com.</w:t>
        </w:r>
        <w:proofErr w:type="gramEnd"/>
      </w:ins>
    </w:p>
    <w:p w:rsidR="00B91080" w:rsidRDefault="00D87DAD" w:rsidP="00D87DAD">
      <w:pPr>
        <w:pStyle w:val="Code"/>
        <w:rPr>
          <w:ins w:id="649" w:author="Arnaud Dumont" w:date="2014-02-14T09:41:00Z"/>
        </w:rPr>
      </w:pPr>
      <w:proofErr w:type="gramStart"/>
      <w:ins w:id="650" w:author="Arnaud Dumont" w:date="2014-02-14T11:42:00Z">
        <w:r>
          <w:t>domain.com</w:t>
        </w:r>
        <w:r>
          <w:tab/>
          <w:t>3600</w:t>
        </w:r>
        <w:r>
          <w:tab/>
          <w:t>IN</w:t>
        </w:r>
        <w:r>
          <w:tab/>
          <w:t>NS</w:t>
        </w:r>
        <w:r>
          <w:tab/>
          <w:t>dns2.discoverydns.com.</w:t>
        </w:r>
      </w:ins>
      <w:proofErr w:type="gramEnd"/>
    </w:p>
    <w:p w:rsidR="00F2022B" w:rsidRDefault="00F2022B" w:rsidP="00F2022B"/>
    <w:p w:rsidR="00F51719" w:rsidRDefault="00F51719" w:rsidP="00F2022B">
      <w:pPr>
        <w:rPr>
          <w:ins w:id="651"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3DC" w:rsidRDefault="00B943DC" w:rsidP="00626767">
      <w:pPr>
        <w:spacing w:before="0" w:after="0" w:line="240" w:lineRule="auto"/>
      </w:pPr>
      <w:r>
        <w:separator/>
      </w:r>
    </w:p>
  </w:endnote>
  <w:endnote w:type="continuationSeparator" w:id="0">
    <w:p w:rsidR="00B943DC" w:rsidRDefault="00B943D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B26A5F" w:rsidRDefault="003D5F36" w:rsidP="00B26A5F">
    <w:pPr>
      <w:pStyle w:val="Footer"/>
    </w:pPr>
    <w:r>
      <w:rPr>
        <w:caps/>
        <w:noProof/>
        <w:color w:val="auto"/>
        <w:lang w:eastAsia="en-AU"/>
      </w:rPr>
      <w:drawing>
        <wp:anchor distT="0" distB="0" distL="114300" distR="114300" simplePos="0" relativeHeight="251777024" behindDoc="0" locked="0" layoutInCell="1" allowOverlap="1" wp14:anchorId="4D0FB52F" wp14:editId="6EA6BCB0">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0DA1AC5E" wp14:editId="0E5E5284">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D5F36" w:rsidRPr="0075277E" w:rsidRDefault="003D5F3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3D5F36" w:rsidRPr="0075277E" w:rsidRDefault="003D5F36"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1313A">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5390468D" wp14:editId="60EF7CB1">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D5F36" w:rsidRPr="00A33A1B" w:rsidRDefault="003D5F36" w:rsidP="00CA0A87">
                          <w:pPr>
                            <w:pStyle w:val="Classification"/>
                          </w:pPr>
                          <w:fldSimple w:instr=" STYLEREF  &quot;Document Classification&quot; ">
                            <w:r w:rsidR="00D1313A">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3D5F36" w:rsidRPr="00A33A1B" w:rsidRDefault="003D5F36" w:rsidP="00CA0A87">
                    <w:pPr>
                      <w:pStyle w:val="Classification"/>
                    </w:pPr>
                    <w:fldSimple w:instr=" STYLEREF  &quot;Document Classification&quot; ">
                      <w:r w:rsidR="00D1313A">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3D5F36" w:rsidRDefault="003D5F36" w:rsidP="00B26A5F">
        <w:pPr>
          <w:pStyle w:val="Footer"/>
        </w:pPr>
        <w:r>
          <w:rPr>
            <w:caps/>
            <w:noProof/>
            <w:color w:val="auto"/>
            <w:lang w:eastAsia="en-AU"/>
          </w:rPr>
          <w:drawing>
            <wp:anchor distT="0" distB="0" distL="114300" distR="114300" simplePos="0" relativeHeight="251756544" behindDoc="0" locked="0" layoutInCell="1" allowOverlap="1" wp14:anchorId="18801723" wp14:editId="0504537D">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1203979D" wp14:editId="2EDC142A">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D5F36" w:rsidRPr="0075277E" w:rsidRDefault="003D5F36"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3D5F36" w:rsidRPr="0075277E" w:rsidRDefault="003D5F36"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1313A">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FE5697" wp14:editId="774CB5B2">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D5F36" w:rsidRPr="00A33A1B" w:rsidRDefault="003D5F36" w:rsidP="00CA0A87">
                              <w:pPr>
                                <w:pStyle w:val="Classification"/>
                              </w:pPr>
                              <w:fldSimple w:instr=" STYLEREF  &quot;Document Classification&quot; ">
                                <w:r w:rsidR="00D1313A">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3D5F36" w:rsidRPr="00A33A1B" w:rsidRDefault="003D5F36" w:rsidP="00CA0A87">
                        <w:pPr>
                          <w:pStyle w:val="Classification"/>
                        </w:pPr>
                        <w:fldSimple w:instr=" STYLEREF  &quot;Document Classification&quot; ">
                          <w:r w:rsidR="00D1313A">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pPr>
      <w:pStyle w:val="Footer"/>
    </w:pPr>
    <w:r>
      <w:rPr>
        <w:noProof/>
        <w:lang w:eastAsia="en-AU"/>
      </w:rPr>
      <mc:AlternateContent>
        <mc:Choice Requires="wpg">
          <w:drawing>
            <wp:anchor distT="0" distB="0" distL="114300" distR="114300" simplePos="0" relativeHeight="251749376" behindDoc="0" locked="0" layoutInCell="1" allowOverlap="1" wp14:anchorId="4693FC25" wp14:editId="363CF314">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3D5F36" w:rsidRPr="00587DD8" w:rsidRDefault="003D5F36">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3D5F36" w:rsidRPr="00587DD8" w:rsidRDefault="003D5F36"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3D5F36" w:rsidRPr="00587DD8" w:rsidRDefault="003D5F36">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3D5F36" w:rsidRPr="00587DD8" w:rsidRDefault="003D5F36"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B4625B9" wp14:editId="2D2213C8">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D5F36" w:rsidRPr="0075277E" w:rsidRDefault="003D5F3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3D5F36" w:rsidRPr="0075277E" w:rsidRDefault="003D5F36"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D1313A">
      <w:rPr>
        <w:noProof/>
      </w:rPr>
      <w:t>2</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D5F36" w:rsidRPr="00A33A1B" w:rsidRDefault="003D5F36" w:rsidP="00CA0A87">
                          <w:pPr>
                            <w:pStyle w:val="Classification"/>
                          </w:pPr>
                          <w:fldSimple w:instr=" STYLEREF  &quot;Document Classification&quot; ">
                            <w:r w:rsidR="00D1313A">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3D5F36" w:rsidRPr="00A33A1B" w:rsidRDefault="003D5F36" w:rsidP="00CA0A87">
                    <w:pPr>
                      <w:pStyle w:val="Classification"/>
                    </w:pPr>
                    <w:fldSimple w:instr=" STYLEREF  &quot;Document Classification&quot; ">
                      <w:r w:rsidR="00D1313A">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3D5F36" w:rsidRDefault="003D5F36"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D5F36" w:rsidRPr="0075277E" w:rsidRDefault="003D5F3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3D5F36" w:rsidRPr="0075277E" w:rsidRDefault="003D5F3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1313A">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D5F36" w:rsidRPr="00A33A1B" w:rsidRDefault="003D5F36" w:rsidP="00CA0A87">
                              <w:pPr>
                                <w:pStyle w:val="Classification"/>
                              </w:pPr>
                              <w:fldSimple w:instr=" STYLEREF  &quot;Document Classification&quot; ">
                                <w:r w:rsidR="00D1313A">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3D5F36" w:rsidRPr="00A33A1B" w:rsidRDefault="003D5F36" w:rsidP="00CA0A87">
                        <w:pPr>
                          <w:pStyle w:val="Classification"/>
                        </w:pPr>
                        <w:fldSimple w:instr=" STYLEREF  &quot;Document Classification&quot; ">
                          <w:r w:rsidR="00D1313A">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B26A5F" w:rsidRDefault="003D5F36"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D5F36" w:rsidRPr="0075277E" w:rsidRDefault="003D5F3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3D5F36" w:rsidRPr="0075277E" w:rsidRDefault="003D5F3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1313A">
      <w:rPr>
        <w:noProof/>
      </w:rPr>
      <w:t>86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3D5F36" w:rsidRDefault="003D5F36" w:rsidP="00B26A5F">
        <w:pPr>
          <w:pStyle w:val="Footer"/>
        </w:pPr>
        <w:r>
          <w:t xml:space="preserve">Page </w:t>
        </w:r>
        <w:r>
          <w:fldChar w:fldCharType="begin"/>
        </w:r>
        <w:r>
          <w:instrText xml:space="preserve"> PAGE   \* MERGEFORMAT </w:instrText>
        </w:r>
        <w:r>
          <w:fldChar w:fldCharType="separate"/>
        </w:r>
        <w:r w:rsidR="00CB3AB5">
          <w:rPr>
            <w:noProof/>
          </w:rPr>
          <w:t>85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3D5F36" w:rsidRPr="0075277E" w:rsidRDefault="003D5F3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3D5F36" w:rsidRPr="0075277E" w:rsidRDefault="003D5F36"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D5F36" w:rsidRPr="00A33A1B" w:rsidRDefault="003D5F36" w:rsidP="00CA0A87">
                              <w:pPr>
                                <w:pStyle w:val="Classification"/>
                              </w:pPr>
                              <w:fldSimple w:instr=" STYLEREF  &quot;Document Classification&quot; ">
                                <w:r w:rsidR="00CB3AB5">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3D5F36" w:rsidRPr="00A33A1B" w:rsidRDefault="003D5F36" w:rsidP="00CA0A87">
                        <w:pPr>
                          <w:pStyle w:val="Classification"/>
                        </w:pPr>
                        <w:fldSimple w:instr=" STYLEREF  &quot;Document Classification&quot; ">
                          <w:r w:rsidR="00CB3AB5">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2D6CE7" w:rsidRDefault="003D5F36"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3D5F36" w:rsidRPr="00587DD8" w:rsidRDefault="003D5F36"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3D5F36" w:rsidRPr="00587DD8" w:rsidRDefault="003D5F3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E50380" w:rsidRDefault="003D5F36"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3D5F36" w:rsidRPr="00587DD8" w:rsidRDefault="003D5F36"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3D5F36" w:rsidRPr="00587DD8" w:rsidRDefault="003D5F3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3DC" w:rsidRDefault="00B943DC" w:rsidP="00626767">
      <w:pPr>
        <w:spacing w:before="0" w:after="0" w:line="240" w:lineRule="auto"/>
      </w:pPr>
      <w:r>
        <w:separator/>
      </w:r>
    </w:p>
  </w:footnote>
  <w:footnote w:type="continuationSeparator" w:id="0">
    <w:p w:rsidR="00B943DC" w:rsidRDefault="00B943D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1D418F">
    <w:pPr>
      <w:pStyle w:val="Header"/>
      <w:rPr>
        <w:noProof/>
      </w:rPr>
    </w:pPr>
    <w:fldSimple w:instr=" STYLEREF  &quot;Document Title&quot; ">
      <w:r w:rsidR="00D1313A">
        <w:rPr>
          <w:noProof/>
        </w:rPr>
        <w:t>DiscoveryDNS API</w:t>
      </w:r>
    </w:fldSimple>
  </w:p>
  <w:p w:rsidR="003D5F36" w:rsidRDefault="003D5F36"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D1313A">
      <w:rPr>
        <w:noProof/>
      </w:rPr>
      <w:t>DiscoveryDNS API</w:t>
    </w:r>
    <w:r>
      <w:fldChar w:fldCharType="end"/>
    </w:r>
  </w:p>
  <w:p w:rsidR="003D5F36" w:rsidRPr="001D418F" w:rsidRDefault="003D5F36"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pPr>
      <w:pStyle w:val="Header"/>
    </w:pPr>
    <w:r>
      <w:rPr>
        <w:noProof/>
        <w:lang w:eastAsia="en-AU"/>
      </w:rPr>
      <w:drawing>
        <wp:anchor distT="0" distB="0" distL="114300" distR="114300" simplePos="0" relativeHeight="251730944" behindDoc="0" locked="0" layoutInCell="1" allowOverlap="1" wp14:anchorId="07511F77" wp14:editId="4E30D6C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42AD1D49" wp14:editId="064956C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F51719">
    <w:pPr>
      <w:pStyle w:val="Header"/>
      <w:rPr>
        <w:noProof/>
      </w:rPr>
    </w:pPr>
    <w:fldSimple w:instr=" STYLEREF  &quot;Document Title&quot; ">
      <w:r w:rsidR="00D1313A">
        <w:rPr>
          <w:noProof/>
        </w:rPr>
        <w:t>DiscoveryDNS API</w:t>
      </w:r>
    </w:fldSimple>
  </w:p>
  <w:p w:rsidR="003D5F36" w:rsidRDefault="003D5F36"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D1313A">
      <w:rPr>
        <w:noProof/>
      </w:rPr>
      <w:t>DiscoveryDNS API</w:t>
    </w:r>
    <w:r>
      <w:fldChar w:fldCharType="end"/>
    </w:r>
  </w:p>
  <w:p w:rsidR="003D5F36" w:rsidRDefault="003D5F36"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166B34" w:rsidRDefault="003D5F36" w:rsidP="00F51719">
    <w:pPr>
      <w:pStyle w:val="Header"/>
    </w:pPr>
    <w:fldSimple w:instr=" STYLEREF  &quot;Document Title&quot; ">
      <w:r w:rsidR="00D1313A">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CB3AB5">
      <w:rPr>
        <w:noProof/>
      </w:rPr>
      <w:t>DiscoveryDNS API</w:t>
    </w:r>
    <w:r>
      <w:fldChar w:fldCharType="end"/>
    </w:r>
  </w:p>
  <w:p w:rsidR="003D5F36" w:rsidRDefault="003D5F36"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Default="003D5F36" w:rsidP="00224DB4">
    <w:pPr>
      <w:pStyle w:val="Header"/>
      <w:tabs>
        <w:tab w:val="left" w:pos="1770"/>
        <w:tab w:val="center" w:pos="4252"/>
      </w:tabs>
      <w:jc w:val="left"/>
      <w:rPr>
        <w:noProof/>
        <w:lang w:eastAsia="en-AU"/>
      </w:rPr>
    </w:pPr>
  </w:p>
  <w:p w:rsidR="003D5F36" w:rsidRDefault="003D5F36"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3D5F36" w:rsidRPr="006B764C" w:rsidRDefault="003D5F36"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F36" w:rsidRPr="00166B34" w:rsidRDefault="003D5F36"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219F"/>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5E82"/>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979F3"/>
    <w:rsid w:val="006258B7"/>
    <w:rsid w:val="007D0FEB"/>
    <w:rsid w:val="008C10DB"/>
    <w:rsid w:val="009D57DF"/>
    <w:rsid w:val="00A95329"/>
    <w:rsid w:val="00C90508"/>
    <w:rsid w:val="00E64317"/>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49D9B-F3B6-413D-9CE7-FB48D98A8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93</Pages>
  <Words>18630</Words>
  <Characters>106191</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33</cp:revision>
  <cp:lastPrinted>2013-09-16T03:58:00Z</cp:lastPrinted>
  <dcterms:created xsi:type="dcterms:W3CDTF">2014-02-03T06:33:00Z</dcterms:created>
  <dcterms:modified xsi:type="dcterms:W3CDTF">2014-02-20T00:51:00Z</dcterms:modified>
</cp:coreProperties>
</file>