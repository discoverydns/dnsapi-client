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6C0C" w:rsidRDefault="0069661E" w:rsidP="00163A80">
      <w:pPr>
        <w:pStyle w:val="DocumentTitle"/>
      </w:pPr>
      <w:r>
        <w:t>DiscoveryDNS API</w:t>
      </w:r>
    </w:p>
    <w:p w:rsidR="00F42EA6" w:rsidRDefault="000323F3" w:rsidP="003A57B1">
      <w:pPr>
        <w:pStyle w:val="DocumentDate"/>
      </w:pPr>
      <w:r>
        <w:fldChar w:fldCharType="begin"/>
      </w:r>
      <w:r w:rsidR="00851FA0">
        <w:instrText xml:space="preserve"> DATE  \@ "d MMMM yyyy"  \* MERGEFORMAT </w:instrText>
      </w:r>
      <w:r>
        <w:fldChar w:fldCharType="separate"/>
      </w:r>
      <w:ins w:id="0" w:author="Arnaud Dumont" w:date="2014-06-04T16:31:00Z">
        <w:r w:rsidR="005061EE">
          <w:rPr>
            <w:noProof/>
          </w:rPr>
          <w:t>4 June 2014</w:t>
        </w:r>
      </w:ins>
      <w:del w:id="1" w:author="Arnaud Dumont" w:date="2014-02-14T09:41:00Z">
        <w:r w:rsidR="00D97FBB" w:rsidDel="009451C4">
          <w:rPr>
            <w:noProof/>
          </w:rPr>
          <w:delText>11 February 2014</w:delText>
        </w:r>
      </w:del>
      <w:r>
        <w:fldChar w:fldCharType="end"/>
      </w:r>
    </w:p>
    <w:p w:rsidR="00EC4595" w:rsidRDefault="00EC4595" w:rsidP="00EC4595">
      <w:pPr>
        <w:pStyle w:val="DocumentVersion"/>
      </w:pPr>
    </w:p>
    <w:p w:rsidR="00B05CD5" w:rsidRPr="00014F98" w:rsidRDefault="00B05CD5" w:rsidP="00EC4595">
      <w:r w:rsidRPr="00014F98">
        <w:br w:type="page"/>
      </w:r>
    </w:p>
    <w:p w:rsidR="006534E6" w:rsidRDefault="00851FA0" w:rsidP="0073664E">
      <w:pPr>
        <w:pStyle w:val="DocumentInformation"/>
      </w:pPr>
      <w:r w:rsidRPr="00851FA0">
        <w:lastRenderedPageBreak/>
        <w:t>This document is provided pursuant to the discl</w:t>
      </w:r>
      <w:r w:rsidR="000C36B7">
        <w:t xml:space="preserve">aimer </w:t>
      </w:r>
      <w:r w:rsidR="000C36B7" w:rsidRPr="007F1D2E">
        <w:t>provided</w:t>
      </w:r>
      <w:r w:rsidR="000C36B7">
        <w:t xml:space="preserve"> on the last page</w:t>
      </w:r>
      <w:r w:rsidR="007B3B86">
        <w:t>.</w:t>
      </w:r>
    </w:p>
    <w:p w:rsidR="001D166F" w:rsidRPr="000D657C" w:rsidRDefault="001D166F" w:rsidP="001D166F">
      <w:pPr>
        <w:keepNext/>
        <w:keepLines/>
        <w:spacing w:before="240" w:after="240"/>
        <w:rPr>
          <w:rFonts w:ascii="Calibri" w:eastAsia="Calibri" w:hAnsi="Calibri" w:cs="Times New Roman"/>
          <w:b/>
          <w:vanish/>
          <w:color w:val="677178"/>
          <w:sz w:val="32"/>
        </w:rPr>
      </w:pPr>
      <w:r w:rsidRPr="000D657C">
        <w:rPr>
          <w:rFonts w:ascii="Calibri" w:eastAsia="Calibri" w:hAnsi="Calibri" w:cs="Times New Roman"/>
          <w:b/>
          <w:vanish/>
          <w:color w:val="677178"/>
          <w:sz w:val="32"/>
        </w:rPr>
        <w:t>Revisions</w:t>
      </w:r>
    </w:p>
    <w:tbl>
      <w:tblPr>
        <w:tblStyle w:val="TableGrid1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993"/>
        <w:gridCol w:w="1275"/>
        <w:gridCol w:w="1843"/>
        <w:gridCol w:w="4394"/>
      </w:tblGrid>
      <w:tr w:rsidR="001D166F" w:rsidRPr="000D657C" w:rsidTr="00936B75">
        <w:trPr>
          <w:cantSplit/>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Version</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Date</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Author(s)</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Changes</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1.0</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9/10/2013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Chris Wright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Initial Version</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1.1</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11/10/2013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Steffan Karagianis</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Minor edits and stuff</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79484A" w:rsidP="0066380E">
            <w:pPr>
              <w:pStyle w:val="DocumentTableText"/>
              <w:rPr>
                <w:vanish/>
                <w:lang w:eastAsia="en-AU"/>
              </w:rPr>
            </w:pPr>
            <w:r>
              <w:rPr>
                <w:vanish/>
                <w:lang w:eastAsia="en-AU"/>
              </w:rPr>
              <w:t>1.2</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79484A" w:rsidP="0066380E">
            <w:pPr>
              <w:pStyle w:val="DocumentTableText"/>
              <w:rPr>
                <w:vanish/>
                <w:lang w:eastAsia="en-AU"/>
              </w:rPr>
            </w:pPr>
            <w:r>
              <w:rPr>
                <w:vanish/>
                <w:lang w:eastAsia="en-AU"/>
              </w:rPr>
              <w:t>11/10/2013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79484A" w:rsidP="0066380E">
            <w:pPr>
              <w:pStyle w:val="DocumentTableText"/>
              <w:rPr>
                <w:vanish/>
                <w:lang w:eastAsia="en-AU"/>
              </w:rPr>
            </w:pPr>
            <w:r>
              <w:rPr>
                <w:vanish/>
                <w:lang w:eastAsia="en-AU"/>
              </w:rPr>
              <w:t>Peter Maurer</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D6A5B" w:rsidP="0066380E">
            <w:pPr>
              <w:pStyle w:val="DocumentTableText"/>
              <w:rPr>
                <w:vanish/>
                <w:lang w:eastAsia="en-AU"/>
              </w:rPr>
            </w:pPr>
            <w:r>
              <w:rPr>
                <w:vanish/>
                <w:lang w:eastAsia="en-AU"/>
              </w:rPr>
              <w:t>Changes a</w:t>
            </w:r>
            <w:r w:rsidR="0079484A">
              <w:rPr>
                <w:vanish/>
                <w:lang w:eastAsia="en-AU"/>
              </w:rPr>
              <w:t>ccepted</w:t>
            </w:r>
            <w:r>
              <w:rPr>
                <w:vanish/>
                <w:lang w:eastAsia="en-AU"/>
              </w:rPr>
              <w:t xml:space="preserve"> and pagination fixed, TOC updated accordingly</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66380E">
            <w:pPr>
              <w:pStyle w:val="DocumentTableText"/>
              <w:rPr>
                <w:vanish/>
                <w:lang w:eastAsia="en-AU"/>
              </w:rPr>
            </w:pPr>
            <w:r>
              <w:rPr>
                <w:vanish/>
                <w:lang w:eastAsia="en-AU"/>
              </w:rPr>
              <w:t>1.3</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66380E">
            <w:pPr>
              <w:pStyle w:val="DocumentTableText"/>
              <w:rPr>
                <w:vanish/>
                <w:lang w:eastAsia="en-AU"/>
              </w:rPr>
            </w:pPr>
            <w:r>
              <w:rPr>
                <w:vanish/>
                <w:lang w:eastAsia="en-AU"/>
              </w:rPr>
              <w:t>28/01/2014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66380E">
            <w:pPr>
              <w:pStyle w:val="DocumentTableText"/>
              <w:rPr>
                <w:vanish/>
                <w:lang w:eastAsia="en-AU"/>
              </w:rPr>
            </w:pPr>
            <w:r>
              <w:rPr>
                <w:vanish/>
                <w:lang w:eastAsia="en-AU"/>
              </w:rPr>
              <w:t>Arnaud Dumont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C90BE2">
            <w:pPr>
              <w:pStyle w:val="DocumentTableText"/>
              <w:rPr>
                <w:vanish/>
                <w:lang w:eastAsia="en-AU"/>
              </w:rPr>
            </w:pPr>
            <w:r>
              <w:rPr>
                <w:vanish/>
                <w:lang w:eastAsia="en-AU"/>
              </w:rPr>
              <w:t xml:space="preserve">Added </w:t>
            </w:r>
            <w:r w:rsidR="00563194">
              <w:rPr>
                <w:vanish/>
                <w:lang w:eastAsia="en-AU"/>
              </w:rPr>
              <w:t xml:space="preserve">the Zone’s </w:t>
            </w:r>
            <w:r w:rsidR="00D732CB">
              <w:rPr>
                <w:vanish/>
                <w:lang w:eastAsia="en-AU"/>
              </w:rPr>
              <w:t>delegation resource records</w:t>
            </w:r>
            <w:r w:rsidR="00421C75">
              <w:rPr>
                <w:vanish/>
                <w:lang w:eastAsia="en-AU"/>
              </w:rPr>
              <w:t>. Added the Zone Get Query Usage Request.</w:t>
            </w:r>
            <w:r w:rsidR="009D62FC">
              <w:rPr>
                <w:vanish/>
                <w:lang w:eastAsia="en-AU"/>
              </w:rPr>
              <w:t xml:space="preserve"> Added the “</w:t>
            </w:r>
            <w:r w:rsidR="009D62FC" w:rsidRPr="00BB564C">
              <w:rPr>
                <w:vanish/>
                <w:lang w:eastAsia="en-AU"/>
              </w:rPr>
              <w:t>rdataFormat</w:t>
            </w:r>
            <w:r w:rsidR="009D62FC">
              <w:rPr>
                <w:vanish/>
                <w:lang w:eastAsia="en-AU"/>
              </w:rPr>
              <w:t>” parameter</w:t>
            </w:r>
            <w:r w:rsidR="00563194">
              <w:rPr>
                <w:vanish/>
                <w:lang w:eastAsia="en-AU"/>
              </w:rPr>
              <w:t xml:space="preserve"> to the Zones </w:t>
            </w:r>
            <w:r w:rsidR="009D62FC">
              <w:rPr>
                <w:vanish/>
                <w:lang w:eastAsia="en-AU"/>
              </w:rPr>
              <w:t>Requests.</w:t>
            </w:r>
            <w:r w:rsidR="00C90BE2">
              <w:rPr>
                <w:vanish/>
                <w:lang w:eastAsia="en-AU"/>
              </w:rPr>
              <w:t xml:space="preserve"> Added searchNameSearchType in Zone List Request. Fixed all timestamps in responses.</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2C326F" w:rsidP="0066380E">
            <w:pPr>
              <w:pStyle w:val="DocumentTableText"/>
              <w:rPr>
                <w:vanish/>
                <w:lang w:eastAsia="en-AU"/>
              </w:rPr>
            </w:pPr>
            <w:r>
              <w:rPr>
                <w:vanish/>
                <w:lang w:eastAsia="en-AU"/>
              </w:rPr>
              <w:t>1.4</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2C326F" w:rsidP="0066380E">
            <w:pPr>
              <w:pStyle w:val="DocumentTableText"/>
              <w:rPr>
                <w:vanish/>
                <w:lang w:eastAsia="en-AU"/>
              </w:rPr>
            </w:pPr>
            <w:r>
              <w:rPr>
                <w:vanish/>
                <w:lang w:eastAsia="en-AU"/>
              </w:rPr>
              <w:t>3/01/2014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2C326F" w:rsidP="0066380E">
            <w:pPr>
              <w:pStyle w:val="DocumentTableText"/>
              <w:rPr>
                <w:vanish/>
                <w:lang w:eastAsia="en-AU"/>
              </w:rPr>
            </w:pPr>
            <w:r>
              <w:rPr>
                <w:vanish/>
                <w:lang w:eastAsia="en-AU"/>
              </w:rPr>
              <w:t>Chris Wright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2C326F" w:rsidP="0066380E">
            <w:pPr>
              <w:pStyle w:val="DocumentTableText"/>
              <w:rPr>
                <w:vanish/>
                <w:lang w:eastAsia="en-AU"/>
              </w:rPr>
            </w:pPr>
            <w:r>
              <w:rPr>
                <w:vanish/>
                <w:lang w:eastAsia="en-AU"/>
              </w:rPr>
              <w:t>Review of document prior to release</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D97FBB" w:rsidP="0066380E">
            <w:pPr>
              <w:pStyle w:val="DocumentTableText"/>
              <w:rPr>
                <w:vanish/>
                <w:lang w:eastAsia="en-AU"/>
              </w:rPr>
            </w:pPr>
            <w:ins w:id="2" w:author="Arnaud Dumont" w:date="2014-02-11T13:48:00Z">
              <w:r>
                <w:rPr>
                  <w:vanish/>
                  <w:lang w:eastAsia="en-AU"/>
                </w:rPr>
                <w:t>1.5</w:t>
              </w:r>
            </w:ins>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D97FBB" w:rsidP="0066380E">
            <w:pPr>
              <w:pStyle w:val="DocumentTableText"/>
              <w:rPr>
                <w:vanish/>
                <w:lang w:eastAsia="en-AU"/>
              </w:rPr>
            </w:pPr>
            <w:ins w:id="3" w:author="Arnaud Dumont" w:date="2014-02-11T13:48:00Z">
              <w:r>
                <w:rPr>
                  <w:vanish/>
                  <w:lang w:eastAsia="en-AU"/>
                </w:rPr>
                <w:t>11/02/2014</w:t>
              </w:r>
            </w:ins>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D97FBB" w:rsidP="0066380E">
            <w:pPr>
              <w:pStyle w:val="DocumentTableText"/>
              <w:rPr>
                <w:vanish/>
                <w:lang w:eastAsia="en-AU"/>
              </w:rPr>
            </w:pPr>
            <w:ins w:id="4" w:author="Arnaud Dumont" w:date="2014-02-11T13:48:00Z">
              <w:r>
                <w:rPr>
                  <w:vanish/>
                  <w:lang w:eastAsia="en-AU"/>
                </w:rPr>
                <w:t>Arnaud Dumont</w:t>
              </w:r>
            </w:ins>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D97FBB" w:rsidP="0066380E">
            <w:pPr>
              <w:pStyle w:val="DocumentTableText"/>
              <w:rPr>
                <w:vanish/>
                <w:lang w:eastAsia="en-AU"/>
              </w:rPr>
            </w:pPr>
            <w:ins w:id="5" w:author="Arnaud Dumont" w:date="2014-02-11T13:48:00Z">
              <w:r>
                <w:rPr>
                  <w:vanish/>
                  <w:lang w:eastAsia="en-AU"/>
                </w:rPr>
                <w:t>Added DNSSEC fields in Zone Get Response</w:t>
              </w:r>
            </w:ins>
            <w:ins w:id="6" w:author="Arnaud Dumont" w:date="2014-02-14T09:42:00Z">
              <w:r w:rsidR="00FB6D16">
                <w:rPr>
                  <w:vanish/>
                  <w:lang w:eastAsia="en-AU"/>
                </w:rPr>
                <w:t>. Added the Zone Get Zone File Command.</w:t>
              </w:r>
            </w:ins>
            <w:ins w:id="7" w:author="Arnaud Dumont" w:date="2014-02-20T10:43:00Z">
              <w:r w:rsidR="004725FB">
                <w:rPr>
                  <w:vanish/>
                  <w:lang w:eastAsia="en-AU"/>
                </w:rPr>
                <w:t xml:space="preserve"> Fixed minor errors.</w:t>
              </w:r>
            </w:ins>
            <w:ins w:id="8" w:author="Arnaud Dumont" w:date="2014-02-24T15:04:00Z">
              <w:r w:rsidR="00DE117E">
                <w:rPr>
                  <w:vanish/>
                  <w:lang w:eastAsia="en-AU"/>
                </w:rPr>
                <w:t xml:space="preserve"> Added Message commands.</w:t>
              </w:r>
            </w:ins>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bl>
    <w:p w:rsidR="001D166F" w:rsidRPr="000D657C" w:rsidRDefault="001D166F" w:rsidP="001D166F">
      <w:pPr>
        <w:rPr>
          <w:rFonts w:ascii="Calibri" w:eastAsia="Calibri" w:hAnsi="Calibri" w:cs="Times New Roman"/>
          <w:vanish/>
        </w:rPr>
      </w:pPr>
    </w:p>
    <w:tbl>
      <w:tblPr>
        <w:tblStyle w:val="TableGrid1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1D166F" w:rsidRPr="000D657C" w:rsidTr="00936B75">
        <w:trPr>
          <w:cantSplit/>
          <w:trHeight w:val="113"/>
          <w:tblHeader/>
          <w:hidden/>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File Path</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1D166F" w:rsidRPr="000D657C" w:rsidRDefault="000F4EB0" w:rsidP="00B46C8B">
            <w:pPr>
              <w:pStyle w:val="DocumentTableText"/>
              <w:rPr>
                <w:vanish/>
              </w:rPr>
            </w:pPr>
            <w:r>
              <w:fldChar w:fldCharType="begin"/>
            </w:r>
            <w:r>
              <w:instrText xml:space="preserve"> FILENAME  \* Caps \p  \* MERGEFORMAT </w:instrText>
            </w:r>
            <w:r>
              <w:fldChar w:fldCharType="separate"/>
            </w:r>
            <w:r w:rsidR="00BE142B">
              <w:rPr>
                <w:noProof/>
                <w:vanish/>
              </w:rPr>
              <w:t>U:\DDNS - Discoverydns API - V1.</w:t>
            </w:r>
            <w:del w:id="9" w:author="Arnaud Dumont" w:date="2014-02-20T10:46:00Z">
              <w:r w:rsidR="00BE142B" w:rsidDel="00B46C8B">
                <w:rPr>
                  <w:noProof/>
                  <w:vanish/>
                </w:rPr>
                <w:delText>2</w:delText>
              </w:r>
            </w:del>
            <w:ins w:id="10" w:author="Arnaud Dumont" w:date="2014-02-20T10:46:00Z">
              <w:r w:rsidR="00B46C8B">
                <w:rPr>
                  <w:noProof/>
                  <w:vanish/>
                </w:rPr>
                <w:t>5</w:t>
              </w:r>
            </w:ins>
            <w:r w:rsidR="00BE142B">
              <w:rPr>
                <w:noProof/>
                <w:vanish/>
              </w:rPr>
              <w:t>.Docx</w:t>
            </w:r>
            <w:r>
              <w:rPr>
                <w:noProof/>
                <w:vanish/>
              </w:rPr>
              <w:fldChar w:fldCharType="end"/>
            </w:r>
          </w:p>
        </w:tc>
      </w:tr>
      <w:tr w:rsidR="001D166F" w:rsidRPr="000D657C" w:rsidTr="00936B75">
        <w:trPr>
          <w:cantSplit/>
          <w:trHeight w:val="113"/>
          <w:tblHeader/>
          <w:hidden/>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Last Save Date</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1D166F" w:rsidRPr="000D657C" w:rsidRDefault="000323F3" w:rsidP="0066380E">
            <w:pPr>
              <w:pStyle w:val="DocumentTableText"/>
              <w:rPr>
                <w:vanish/>
              </w:rPr>
            </w:pPr>
            <w:r w:rsidRPr="000D657C">
              <w:rPr>
                <w:vanish/>
              </w:rPr>
              <w:fldChar w:fldCharType="begin"/>
            </w:r>
            <w:r w:rsidR="001D166F" w:rsidRPr="000D657C">
              <w:rPr>
                <w:vanish/>
              </w:rPr>
              <w:instrText xml:space="preserve"> SAVEDATE  \@ "yyyy/MM/dd - HH:mm:ss"  \* MERGEFORMAT </w:instrText>
            </w:r>
            <w:r w:rsidRPr="000D657C">
              <w:rPr>
                <w:vanish/>
              </w:rPr>
              <w:fldChar w:fldCharType="separate"/>
            </w:r>
            <w:ins w:id="11" w:author="Arnaud Dumont" w:date="2014-06-04T16:31:00Z">
              <w:r w:rsidR="005061EE">
                <w:rPr>
                  <w:noProof/>
                  <w:vanish/>
                </w:rPr>
                <w:t>2014/06/04 - 15:38:00</w:t>
              </w:r>
            </w:ins>
            <w:del w:id="12" w:author="Arnaud Dumont" w:date="2014-02-20T10:46:00Z">
              <w:r w:rsidR="004725FB" w:rsidDel="003D5F36">
                <w:rPr>
                  <w:noProof/>
                  <w:vanish/>
                </w:rPr>
                <w:delText>2014/02/14 - 11:43:00</w:delText>
              </w:r>
            </w:del>
            <w:del w:id="13" w:author="Arnaud Dumont" w:date="2014-02-14T09:41:00Z">
              <w:r w:rsidR="00D97FBB" w:rsidDel="009451C4">
                <w:rPr>
                  <w:noProof/>
                  <w:vanish/>
                </w:rPr>
                <w:delText>2014/02/03 - 17:34:00</w:delText>
              </w:r>
            </w:del>
            <w:r w:rsidRPr="000D657C">
              <w:rPr>
                <w:vanish/>
              </w:rPr>
              <w:fldChar w:fldCharType="end"/>
            </w:r>
          </w:p>
        </w:tc>
      </w:tr>
    </w:tbl>
    <w:p w:rsidR="001103C0" w:rsidRDefault="001103C0" w:rsidP="001103C0">
      <w:pPr>
        <w:rPr>
          <w:color w:val="677178"/>
          <w:sz w:val="32"/>
        </w:rPr>
      </w:pPr>
      <w:r>
        <w:br w:type="page"/>
      </w:r>
    </w:p>
    <w:p w:rsidR="000C36B7" w:rsidRDefault="000C36B7" w:rsidP="001103C0">
      <w:pPr>
        <w:pStyle w:val="DocumentInformationHeading"/>
      </w:pPr>
      <w:r>
        <w:lastRenderedPageBreak/>
        <w:t>Contact</w:t>
      </w:r>
    </w:p>
    <w:tbl>
      <w:tblPr>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Name</w:t>
            </w:r>
          </w:p>
        </w:tc>
        <w:tc>
          <w:tcPr>
            <w:tcW w:w="6945" w:type="dxa"/>
          </w:tcPr>
          <w:p w:rsidR="00D35943" w:rsidRPr="0066380E" w:rsidRDefault="0069661E" w:rsidP="00E027D4">
            <w:pPr>
              <w:pStyle w:val="Table-Text"/>
            </w:pPr>
            <w:r>
              <w:t>Chris Wright</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Title</w:t>
            </w:r>
          </w:p>
        </w:tc>
        <w:tc>
          <w:tcPr>
            <w:tcW w:w="6945" w:type="dxa"/>
          </w:tcPr>
          <w:p w:rsidR="00D35943" w:rsidRPr="0066380E" w:rsidRDefault="0069661E" w:rsidP="00E027D4">
            <w:pPr>
              <w:pStyle w:val="Table-Text"/>
            </w:pPr>
            <w:r>
              <w:t>CTO</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Address</w:t>
            </w:r>
          </w:p>
        </w:tc>
        <w:tc>
          <w:tcPr>
            <w:tcW w:w="6945" w:type="dxa"/>
          </w:tcPr>
          <w:p w:rsidR="00D35943" w:rsidRPr="0066380E" w:rsidRDefault="00D35943" w:rsidP="00E027D4">
            <w:pPr>
              <w:pStyle w:val="Table-Text"/>
            </w:pPr>
            <w:r w:rsidRPr="0066380E">
              <w:t>L8, 10 Queens Rd, Melbourne, Vic 3004, Australia</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Number</w:t>
            </w:r>
          </w:p>
        </w:tc>
        <w:tc>
          <w:tcPr>
            <w:tcW w:w="6945" w:type="dxa"/>
          </w:tcPr>
          <w:p w:rsidR="00D35943" w:rsidRPr="0066380E" w:rsidRDefault="00D35943" w:rsidP="00E027D4">
            <w:pPr>
              <w:pStyle w:val="Table-Text"/>
            </w:pPr>
            <w:r w:rsidRPr="0066380E">
              <w:t>+61 3 9866 3710</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Email</w:t>
            </w:r>
          </w:p>
        </w:tc>
        <w:tc>
          <w:tcPr>
            <w:tcW w:w="6945" w:type="dxa"/>
          </w:tcPr>
          <w:p w:rsidR="00D35943" w:rsidRPr="0066380E" w:rsidRDefault="0069661E" w:rsidP="00E027D4">
            <w:pPr>
              <w:pStyle w:val="Table-Text"/>
            </w:pPr>
            <w:r>
              <w:t>chris.wright@ariservices.com</w:t>
            </w:r>
          </w:p>
        </w:tc>
      </w:tr>
    </w:tbl>
    <w:p w:rsidR="00050185" w:rsidRDefault="00050185" w:rsidP="000C36B7">
      <w:pPr>
        <w:pStyle w:val="DocumentInformationHeading"/>
      </w:pPr>
      <w:r>
        <w:t>Classification</w:t>
      </w:r>
    </w:p>
    <w:sdt>
      <w:sdtPr>
        <w:alias w:val="Please select a document security classification:"/>
        <w:tag w:val="Please select a document security classification:"/>
        <w:id w:val="-1645967617"/>
        <w:placeholder>
          <w:docPart w:val="EE0A461AEBE1472CB50387A44DDD33D3"/>
        </w:placeholder>
        <w:dropDownList>
          <w:listItem w:displayText="&lt;select 'classification' (see page III)&gt;" w:value="&lt;select 'classification' (see page III)&gt;"/>
          <w:listItem w:displayText="Public" w:value="Public"/>
          <w:listItem w:displayText="Confidential" w:value="Confidential"/>
          <w:listItem w:displayText="Restricted" w:value="Restricted"/>
          <w:listItem w:displayText="Protected" w:value="Protected"/>
        </w:dropDownList>
      </w:sdtPr>
      <w:sdtEndPr/>
      <w:sdtContent>
        <w:p w:rsidR="00050185" w:rsidRPr="00A03BA4" w:rsidRDefault="0069661E" w:rsidP="00050185">
          <w:pPr>
            <w:pStyle w:val="DocumentClassification"/>
          </w:pPr>
          <w:r>
            <w:t>Public</w:t>
          </w:r>
        </w:p>
      </w:sdtContent>
    </w:sdt>
    <w:p w:rsidR="006A65A6" w:rsidRDefault="006A65A6" w:rsidP="000C36B7">
      <w:pPr>
        <w:pStyle w:val="DocumentInformationHeading"/>
      </w:pPr>
      <w:r>
        <w:t xml:space="preserve">About </w:t>
      </w:r>
      <w:r w:rsidR="00FA303B">
        <w:t>DiscoveryDNS</w:t>
      </w:r>
    </w:p>
    <w:p w:rsidR="006A65A6" w:rsidRDefault="00F55A0E" w:rsidP="00F55A0E">
      <w:r>
        <w:t>DiscoveryDNS provides a global DNS service to ARI Registry Services’ clients around the world.</w:t>
      </w:r>
      <w:r w:rsidR="005A5779" w:rsidRPr="005A5779">
        <w:t xml:space="preserve"> </w:t>
      </w:r>
      <w:r w:rsidR="005A5779">
        <w:t>ARI Registry Services launched DiscoveryDNS based on client demand and leverages over 11 years of industry experience and expertise.</w:t>
      </w:r>
    </w:p>
    <w:p w:rsidR="00F55A0E" w:rsidRDefault="00F55A0E" w:rsidP="00F55A0E">
      <w:pPr>
        <w:pStyle w:val="DocumentInformationHeading"/>
      </w:pPr>
      <w:r>
        <w:t>About ARI Registry Services</w:t>
      </w:r>
    </w:p>
    <w:p w:rsidR="006828C9" w:rsidRDefault="001F05CD" w:rsidP="00F55A0E">
      <w:r w:rsidRPr="001F05CD">
        <w:t>ARI Registry Services, part of the Bombora Technologies group of companies, is driving innovation and the expansion of the Internet through the delivery of world-class domain name Registry Services. With over 1</w:t>
      </w:r>
      <w:r w:rsidR="00917ECC">
        <w:t>1</w:t>
      </w:r>
      <w:r w:rsidRPr="001F05CD">
        <w:t xml:space="preserve"> years of experience, ARI Registry Services is a leading provider of </w:t>
      </w:r>
      <w:r w:rsidR="00676D1B">
        <w:t xml:space="preserve">DNS and </w:t>
      </w:r>
      <w:r w:rsidRPr="001F05CD">
        <w:t>Domain Name Infrastructure Services for generic Top-Level Domain applicants and country code Registry Operators.</w:t>
      </w:r>
    </w:p>
    <w:p w:rsidR="00F55A0E" w:rsidRDefault="001F05CD" w:rsidP="00F55A0E">
      <w:r w:rsidRPr="001F05CD">
        <w:t xml:space="preserve">We help governments, major brands and entrepreneurs across the globe realise the full potential of the Internet by providing expertise, security and reliability </w:t>
      </w:r>
      <w:r w:rsidR="005A5779">
        <w:t>\</w:t>
      </w:r>
      <w:r w:rsidR="005A5779" w:rsidRPr="001F05CD">
        <w:t xml:space="preserve"> </w:t>
      </w:r>
      <w:r w:rsidRPr="001F05CD">
        <w:t>operating a core Internet infrastructure.</w:t>
      </w:r>
    </w:p>
    <w:p w:rsidR="006A65A6" w:rsidRDefault="006A65A6" w:rsidP="00A72875">
      <w:pPr>
        <w:pStyle w:val="DocumentInformationSubheading"/>
      </w:pPr>
      <w:r>
        <w:t>Purpose</w:t>
      </w:r>
    </w:p>
    <w:p w:rsidR="006A65A6" w:rsidRDefault="00A206D9" w:rsidP="006A65A6">
      <w:r>
        <w:t>The purpose of this document is to provide an overview of the DiscoveryDNS Reseller system API</w:t>
      </w:r>
      <w:r w:rsidR="005A5779">
        <w:t>, supporting Developers and System Integrators to integrate their systems with DiscoveryDNS</w:t>
      </w:r>
      <w:r>
        <w:t>.</w:t>
      </w:r>
    </w:p>
    <w:p w:rsidR="006534E6" w:rsidRDefault="00A72875" w:rsidP="00FB749C">
      <w:pPr>
        <w:pStyle w:val="DocumentInformationSubheading"/>
        <w:tabs>
          <w:tab w:val="left" w:pos="4903"/>
        </w:tabs>
      </w:pPr>
      <w:r>
        <w:t>Scope</w:t>
      </w:r>
      <w:r w:rsidR="005A5779">
        <w:tab/>
      </w:r>
    </w:p>
    <w:p w:rsidR="00A72875" w:rsidRDefault="00A206D9" w:rsidP="00A72875">
      <w:r>
        <w:t xml:space="preserve">This document </w:t>
      </w:r>
      <w:r w:rsidR="00676D1B">
        <w:t>defines</w:t>
      </w:r>
      <w:r>
        <w:t xml:space="preserve"> the </w:t>
      </w:r>
      <w:r w:rsidR="005A5779">
        <w:t xml:space="preserve">DiscoveryDNS Reseller system </w:t>
      </w:r>
      <w:r>
        <w:t xml:space="preserve">protocol, but not </w:t>
      </w:r>
      <w:r w:rsidR="005A5779">
        <w:t xml:space="preserve">supporting </w:t>
      </w:r>
      <w:r>
        <w:t>toolkit</w:t>
      </w:r>
      <w:r w:rsidR="005A5779">
        <w:t>s</w:t>
      </w:r>
      <w:r>
        <w:t>.</w:t>
      </w:r>
    </w:p>
    <w:p w:rsidR="00A72875" w:rsidRDefault="00A72875" w:rsidP="00A72875">
      <w:pPr>
        <w:pStyle w:val="DocumentInformationSubheading"/>
      </w:pPr>
      <w:r>
        <w:t>Audience</w:t>
      </w:r>
    </w:p>
    <w:p w:rsidR="00A72875" w:rsidRPr="00A72875" w:rsidRDefault="00A206D9" w:rsidP="00A72875">
      <w:r>
        <w:t>Developers and System Integrators</w:t>
      </w:r>
      <w:r w:rsidR="00676D1B">
        <w:t>.</w:t>
      </w:r>
    </w:p>
    <w:p w:rsidR="001103C0" w:rsidRDefault="001103C0">
      <w:pPr>
        <w:spacing w:before="0" w:after="200"/>
        <w:rPr>
          <w:b/>
          <w:color w:val="677178"/>
          <w:sz w:val="32"/>
        </w:rPr>
      </w:pPr>
      <w:r>
        <w:br w:type="page"/>
      </w:r>
    </w:p>
    <w:p w:rsidR="006534E6" w:rsidRDefault="006534E6" w:rsidP="001103C0">
      <w:pPr>
        <w:pStyle w:val="DocumentInformationHeading"/>
      </w:pPr>
      <w:r w:rsidRPr="0006714A">
        <w:lastRenderedPageBreak/>
        <w:t>Contents</w:t>
      </w:r>
    </w:p>
    <w:p w:rsidR="00FB62C7" w:rsidRDefault="000323F3">
      <w:pPr>
        <w:pStyle w:val="TOC1"/>
        <w:rPr>
          <w:ins w:id="14" w:author="Arnaud Dumont" w:date="2014-03-12T16:44:00Z"/>
          <w:rFonts w:eastAsiaTheme="minorEastAsia"/>
          <w:b w:val="0"/>
          <w:noProof/>
          <w:sz w:val="22"/>
          <w:szCs w:val="22"/>
          <w:lang w:eastAsia="en-AU"/>
        </w:rPr>
      </w:pPr>
      <w:r>
        <w:rPr>
          <w:b w:val="0"/>
        </w:rPr>
        <w:fldChar w:fldCharType="begin"/>
      </w:r>
      <w:r w:rsidR="001F08AC">
        <w:rPr>
          <w:b w:val="0"/>
        </w:rPr>
        <w:instrText xml:space="preserve"> TOC \o "1-2" \h \z \u </w:instrText>
      </w:r>
      <w:r>
        <w:rPr>
          <w:b w:val="0"/>
        </w:rPr>
        <w:fldChar w:fldCharType="separate"/>
      </w:r>
      <w:ins w:id="15" w:author="Arnaud Dumont" w:date="2014-03-12T16:44:00Z">
        <w:r w:rsidR="00FB62C7" w:rsidRPr="009830A3">
          <w:rPr>
            <w:rStyle w:val="Hyperlink"/>
            <w:noProof/>
          </w:rPr>
          <w:fldChar w:fldCharType="begin"/>
        </w:r>
        <w:r w:rsidR="00FB62C7" w:rsidRPr="009830A3">
          <w:rPr>
            <w:rStyle w:val="Hyperlink"/>
            <w:noProof/>
          </w:rPr>
          <w:instrText xml:space="preserve"> </w:instrText>
        </w:r>
        <w:r w:rsidR="00FB62C7">
          <w:rPr>
            <w:noProof/>
          </w:rPr>
          <w:instrText>HYPERLINK \l "_Toc382405988"</w:instrText>
        </w:r>
        <w:r w:rsidR="00FB62C7" w:rsidRPr="009830A3">
          <w:rPr>
            <w:rStyle w:val="Hyperlink"/>
            <w:noProof/>
          </w:rPr>
          <w:instrText xml:space="preserve"> </w:instrText>
        </w:r>
        <w:r w:rsidR="00FB62C7" w:rsidRPr="009830A3">
          <w:rPr>
            <w:rStyle w:val="Hyperlink"/>
            <w:noProof/>
          </w:rPr>
          <w:fldChar w:fldCharType="separate"/>
        </w:r>
        <w:r w:rsidR="00FB62C7" w:rsidRPr="009830A3">
          <w:rPr>
            <w:rStyle w:val="Hyperlink"/>
            <w:noProof/>
          </w:rPr>
          <w:t>1</w:t>
        </w:r>
        <w:r w:rsidR="00FB62C7">
          <w:rPr>
            <w:rFonts w:eastAsiaTheme="minorEastAsia"/>
            <w:b w:val="0"/>
            <w:noProof/>
            <w:sz w:val="22"/>
            <w:szCs w:val="22"/>
            <w:lang w:eastAsia="en-AU"/>
          </w:rPr>
          <w:tab/>
        </w:r>
        <w:r w:rsidR="00FB62C7" w:rsidRPr="009830A3">
          <w:rPr>
            <w:rStyle w:val="Hyperlink"/>
            <w:noProof/>
          </w:rPr>
          <w:t>Introduction</w:t>
        </w:r>
        <w:r w:rsidR="00FB62C7">
          <w:rPr>
            <w:noProof/>
            <w:webHidden/>
          </w:rPr>
          <w:tab/>
        </w:r>
        <w:r w:rsidR="00FB62C7">
          <w:rPr>
            <w:noProof/>
            <w:webHidden/>
          </w:rPr>
          <w:fldChar w:fldCharType="begin"/>
        </w:r>
        <w:r w:rsidR="00FB62C7">
          <w:rPr>
            <w:noProof/>
            <w:webHidden/>
          </w:rPr>
          <w:instrText xml:space="preserve"> PAGEREF _Toc382405988 \h </w:instrText>
        </w:r>
      </w:ins>
      <w:r w:rsidR="00FB62C7">
        <w:rPr>
          <w:noProof/>
          <w:webHidden/>
        </w:rPr>
      </w:r>
      <w:r w:rsidR="00FB62C7">
        <w:rPr>
          <w:noProof/>
          <w:webHidden/>
        </w:rPr>
        <w:fldChar w:fldCharType="separate"/>
      </w:r>
      <w:ins w:id="16" w:author="Arnaud Dumont" w:date="2014-03-12T16:44:00Z">
        <w:r w:rsidR="00FB62C7">
          <w:rPr>
            <w:noProof/>
            <w:webHidden/>
          </w:rPr>
          <w:t>1</w:t>
        </w:r>
        <w:r w:rsidR="00FB62C7">
          <w:rPr>
            <w:noProof/>
            <w:webHidden/>
          </w:rPr>
          <w:fldChar w:fldCharType="end"/>
        </w:r>
        <w:r w:rsidR="00FB62C7" w:rsidRPr="009830A3">
          <w:rPr>
            <w:rStyle w:val="Hyperlink"/>
            <w:noProof/>
          </w:rPr>
          <w:fldChar w:fldCharType="end"/>
        </w:r>
      </w:ins>
    </w:p>
    <w:p w:rsidR="00FB62C7" w:rsidRDefault="00FB62C7">
      <w:pPr>
        <w:pStyle w:val="TOC1"/>
        <w:rPr>
          <w:ins w:id="17" w:author="Arnaud Dumont" w:date="2014-03-12T16:44:00Z"/>
          <w:rFonts w:eastAsiaTheme="minorEastAsia"/>
          <w:b w:val="0"/>
          <w:noProof/>
          <w:sz w:val="22"/>
          <w:szCs w:val="22"/>
          <w:lang w:eastAsia="en-AU"/>
        </w:rPr>
      </w:pPr>
      <w:ins w:id="18"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"_Toc382405989"</w:instrText>
        </w:r>
        <w:r w:rsidRPr="009830A3">
          <w:rPr>
            <w:rStyle w:val="Hyperlink"/>
            <w:noProof/>
          </w:rPr>
          <w:instrText xml:space="preserve"> </w:instrText>
        </w:r>
        <w:r w:rsidRPr="009830A3">
          <w:rPr>
            <w:rStyle w:val="Hyperlink"/>
            <w:noProof/>
          </w:rPr>
          <w:fldChar w:fldCharType="separate"/>
        </w:r>
        <w:r w:rsidRPr="009830A3">
          <w:rPr>
            <w:rStyle w:val="Hyperlink"/>
            <w:noProof/>
          </w:rPr>
          <w:t>2</w:t>
        </w:r>
        <w:r>
          <w:rPr>
            <w:rFonts w:eastAsiaTheme="minorEastAsia"/>
            <w:b w:val="0"/>
            <w:noProof/>
            <w:sz w:val="22"/>
            <w:szCs w:val="22"/>
            <w:lang w:eastAsia="en-AU"/>
          </w:rPr>
          <w:tab/>
        </w:r>
        <w:r w:rsidRPr="009830A3">
          <w:rPr>
            <w:rStyle w:val="Hyperlink"/>
            <w:noProof/>
          </w:rPr>
          <w:t>General</w:t>
        </w:r>
        <w:r>
          <w:rPr>
            <w:noProof/>
            <w:webHidden/>
          </w:rPr>
          <w:tab/>
        </w:r>
        <w:r>
          <w:rPr>
            <w:noProof/>
            <w:webHidden/>
          </w:rPr>
          <w:fldChar w:fldCharType="begin"/>
        </w:r>
        <w:r>
          <w:rPr>
            <w:noProof/>
            <w:webHidden/>
          </w:rPr>
          <w:instrText xml:space="preserve"> PAGEREF _Toc382405989 \h </w:instrText>
        </w:r>
      </w:ins>
      <w:r>
        <w:rPr>
          <w:noProof/>
          <w:webHidden/>
        </w:rPr>
      </w:r>
      <w:r>
        <w:rPr>
          <w:noProof/>
          <w:webHidden/>
        </w:rPr>
        <w:fldChar w:fldCharType="separate"/>
      </w:r>
      <w:ins w:id="19" w:author="Arnaud Dumont" w:date="2014-03-12T16:44:00Z">
        <w:r>
          <w:rPr>
            <w:noProof/>
            <w:webHidden/>
          </w:rPr>
          <w:t>2</w:t>
        </w:r>
        <w:r>
          <w:rPr>
            <w:noProof/>
            <w:webHidden/>
          </w:rPr>
          <w:fldChar w:fldCharType="end"/>
        </w:r>
        <w:r w:rsidRPr="009830A3">
          <w:rPr>
            <w:rStyle w:val="Hyperlink"/>
            <w:noProof/>
          </w:rPr>
          <w:fldChar w:fldCharType="end"/>
        </w:r>
      </w:ins>
    </w:p>
    <w:p w:rsidR="00FB62C7" w:rsidRDefault="00FB62C7">
      <w:pPr>
        <w:pStyle w:val="TOC2"/>
        <w:rPr>
          <w:ins w:id="20" w:author="Arnaud Dumont" w:date="2014-03-12T16:44:00Z"/>
          <w:rFonts w:eastAsiaTheme="minorEastAsia"/>
          <w:noProof/>
          <w:sz w:val="22"/>
          <w:szCs w:val="22"/>
          <w:lang w:eastAsia="en-AU"/>
        </w:rPr>
      </w:pPr>
      <w:ins w:id="21"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"_Toc382405990"</w:instrText>
        </w:r>
        <w:r w:rsidRPr="009830A3">
          <w:rPr>
            <w:rStyle w:val="Hyperlink"/>
            <w:noProof/>
          </w:rPr>
          <w:instrText xml:space="preserve"> </w:instrText>
        </w:r>
        <w:r w:rsidRPr="009830A3">
          <w:rPr>
            <w:rStyle w:val="Hyperlink"/>
            <w:noProof/>
          </w:rPr>
          <w:fldChar w:fldCharType="separate"/>
        </w:r>
        <w:r w:rsidRPr="009830A3">
          <w:rPr>
            <w:rStyle w:val="Hyperlink"/>
            <w:noProof/>
          </w:rPr>
          <w:t>2.1</w:t>
        </w:r>
        <w:r>
          <w:rPr>
            <w:rFonts w:eastAsiaTheme="minorEastAsia"/>
            <w:noProof/>
            <w:sz w:val="22"/>
            <w:szCs w:val="22"/>
            <w:lang w:eastAsia="en-AU"/>
          </w:rPr>
          <w:tab/>
        </w:r>
        <w:r w:rsidRPr="009830A3">
          <w:rPr>
            <w:rStyle w:val="Hyperlink"/>
            <w:noProof/>
          </w:rPr>
          <w:t>Data Types</w:t>
        </w:r>
        <w:r>
          <w:rPr>
            <w:noProof/>
            <w:webHidden/>
          </w:rPr>
          <w:tab/>
        </w:r>
        <w:r>
          <w:rPr>
            <w:noProof/>
            <w:webHidden/>
          </w:rPr>
          <w:fldChar w:fldCharType="begin"/>
        </w:r>
        <w:r>
          <w:rPr>
            <w:noProof/>
            <w:webHidden/>
          </w:rPr>
          <w:instrText xml:space="preserve"> PAGEREF _Toc382405990 \h </w:instrText>
        </w:r>
      </w:ins>
      <w:r>
        <w:rPr>
          <w:noProof/>
          <w:webHidden/>
        </w:rPr>
      </w:r>
      <w:r>
        <w:rPr>
          <w:noProof/>
          <w:webHidden/>
        </w:rPr>
        <w:fldChar w:fldCharType="separate"/>
      </w:r>
      <w:ins w:id="22" w:author="Arnaud Dumont" w:date="2014-03-12T16:44:00Z">
        <w:r>
          <w:rPr>
            <w:noProof/>
            <w:webHidden/>
          </w:rPr>
          <w:t>2</w:t>
        </w:r>
        <w:r>
          <w:rPr>
            <w:noProof/>
            <w:webHidden/>
          </w:rPr>
          <w:fldChar w:fldCharType="end"/>
        </w:r>
        <w:r w:rsidRPr="009830A3">
          <w:rPr>
            <w:rStyle w:val="Hyperlink"/>
            <w:noProof/>
          </w:rPr>
          <w:fldChar w:fldCharType="end"/>
        </w:r>
      </w:ins>
    </w:p>
    <w:p w:rsidR="00FB62C7" w:rsidRDefault="00FB62C7">
      <w:pPr>
        <w:pStyle w:val="TOC2"/>
        <w:rPr>
          <w:ins w:id="23" w:author="Arnaud Dumont" w:date="2014-03-12T16:44:00Z"/>
          <w:rFonts w:eastAsiaTheme="minorEastAsia"/>
          <w:noProof/>
          <w:sz w:val="22"/>
          <w:szCs w:val="22"/>
          <w:lang w:eastAsia="en-AU"/>
        </w:rPr>
      </w:pPr>
      <w:ins w:id="24"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"_Toc382405991"</w:instrText>
        </w:r>
        <w:r w:rsidRPr="009830A3">
          <w:rPr>
            <w:rStyle w:val="Hyperlink"/>
            <w:noProof/>
          </w:rPr>
          <w:instrText xml:space="preserve"> </w:instrText>
        </w:r>
        <w:r w:rsidRPr="009830A3">
          <w:rPr>
            <w:rStyle w:val="Hyperlink"/>
            <w:noProof/>
          </w:rPr>
          <w:fldChar w:fldCharType="separate"/>
        </w:r>
        <w:r w:rsidRPr="009830A3">
          <w:rPr>
            <w:rStyle w:val="Hyperlink"/>
            <w:noProof/>
          </w:rPr>
          <w:t>2.2</w:t>
        </w:r>
        <w:r>
          <w:rPr>
            <w:rFonts w:eastAsiaTheme="minorEastAsia"/>
            <w:noProof/>
            <w:sz w:val="22"/>
            <w:szCs w:val="22"/>
            <w:lang w:eastAsia="en-AU"/>
          </w:rPr>
          <w:tab/>
        </w:r>
        <w:r w:rsidRPr="009830A3">
          <w:rPr>
            <w:rStyle w:val="Hyperlink"/>
            <w:noProof/>
          </w:rPr>
          <w:t>Protocol Overview</w:t>
        </w:r>
        <w:r>
          <w:rPr>
            <w:noProof/>
            <w:webHidden/>
          </w:rPr>
          <w:tab/>
        </w:r>
        <w:r>
          <w:rPr>
            <w:noProof/>
            <w:webHidden/>
          </w:rPr>
          <w:fldChar w:fldCharType="begin"/>
        </w:r>
        <w:r>
          <w:rPr>
            <w:noProof/>
            <w:webHidden/>
          </w:rPr>
          <w:instrText xml:space="preserve"> PAGEREF _Toc382405991 \h </w:instrText>
        </w:r>
      </w:ins>
      <w:r>
        <w:rPr>
          <w:noProof/>
          <w:webHidden/>
        </w:rPr>
      </w:r>
      <w:r>
        <w:rPr>
          <w:noProof/>
          <w:webHidden/>
        </w:rPr>
        <w:fldChar w:fldCharType="separate"/>
      </w:r>
      <w:ins w:id="25" w:author="Arnaud Dumont" w:date="2014-03-12T16:44:00Z">
        <w:r>
          <w:rPr>
            <w:noProof/>
            <w:webHidden/>
          </w:rPr>
          <w:t>3</w:t>
        </w:r>
        <w:r>
          <w:rPr>
            <w:noProof/>
            <w:webHidden/>
          </w:rPr>
          <w:fldChar w:fldCharType="end"/>
        </w:r>
        <w:r w:rsidRPr="009830A3">
          <w:rPr>
            <w:rStyle w:val="Hyperlink"/>
            <w:noProof/>
          </w:rPr>
          <w:fldChar w:fldCharType="end"/>
        </w:r>
      </w:ins>
    </w:p>
    <w:p w:rsidR="00FB62C7" w:rsidRDefault="00FB62C7">
      <w:pPr>
        <w:pStyle w:val="TOC2"/>
        <w:rPr>
          <w:ins w:id="26" w:author="Arnaud Dumont" w:date="2014-03-12T16:44:00Z"/>
          <w:rFonts w:eastAsiaTheme="minorEastAsia"/>
          <w:noProof/>
          <w:sz w:val="22"/>
          <w:szCs w:val="22"/>
          <w:lang w:eastAsia="en-AU"/>
        </w:rPr>
      </w:pPr>
      <w:ins w:id="27"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"_Toc382405992"</w:instrText>
        </w:r>
        <w:r w:rsidRPr="009830A3">
          <w:rPr>
            <w:rStyle w:val="Hyperlink"/>
            <w:noProof/>
          </w:rPr>
          <w:instrText xml:space="preserve"> </w:instrText>
        </w:r>
        <w:r w:rsidRPr="009830A3">
          <w:rPr>
            <w:rStyle w:val="Hyperlink"/>
            <w:noProof/>
          </w:rPr>
          <w:fldChar w:fldCharType="separate"/>
        </w:r>
        <w:r w:rsidRPr="009830A3">
          <w:rPr>
            <w:rStyle w:val="Hyperlink"/>
            <w:noProof/>
          </w:rPr>
          <w:t>2.3</w:t>
        </w:r>
        <w:r>
          <w:rPr>
            <w:rFonts w:eastAsiaTheme="minorEastAsia"/>
            <w:noProof/>
            <w:sz w:val="22"/>
            <w:szCs w:val="22"/>
            <w:lang w:eastAsia="en-AU"/>
          </w:rPr>
          <w:tab/>
        </w:r>
        <w:r w:rsidRPr="009830A3">
          <w:rPr>
            <w:rStyle w:val="Hyperlink"/>
            <w:noProof/>
          </w:rPr>
          <w:t>Authentication</w:t>
        </w:r>
        <w:r>
          <w:rPr>
            <w:noProof/>
            <w:webHidden/>
          </w:rPr>
          <w:tab/>
        </w:r>
        <w:r>
          <w:rPr>
            <w:noProof/>
            <w:webHidden/>
          </w:rPr>
          <w:fldChar w:fldCharType="begin"/>
        </w:r>
        <w:r>
          <w:rPr>
            <w:noProof/>
            <w:webHidden/>
          </w:rPr>
          <w:instrText xml:space="preserve"> PAGEREF _Toc382405992 \h </w:instrText>
        </w:r>
      </w:ins>
      <w:r>
        <w:rPr>
          <w:noProof/>
          <w:webHidden/>
        </w:rPr>
      </w:r>
      <w:r>
        <w:rPr>
          <w:noProof/>
          <w:webHidden/>
        </w:rPr>
        <w:fldChar w:fldCharType="separate"/>
      </w:r>
      <w:ins w:id="28" w:author="Arnaud Dumont" w:date="2014-03-12T16:44:00Z">
        <w:r>
          <w:rPr>
            <w:noProof/>
            <w:webHidden/>
          </w:rPr>
          <w:t>3</w:t>
        </w:r>
        <w:r>
          <w:rPr>
            <w:noProof/>
            <w:webHidden/>
          </w:rPr>
          <w:fldChar w:fldCharType="end"/>
        </w:r>
        <w:r w:rsidRPr="009830A3">
          <w:rPr>
            <w:rStyle w:val="Hyperlink"/>
            <w:noProof/>
          </w:rPr>
          <w:fldChar w:fldCharType="end"/>
        </w:r>
      </w:ins>
    </w:p>
    <w:p w:rsidR="00FB62C7" w:rsidRDefault="00FB62C7">
      <w:pPr>
        <w:pStyle w:val="TOC2"/>
        <w:rPr>
          <w:ins w:id="29" w:author="Arnaud Dumont" w:date="2014-03-12T16:44:00Z"/>
          <w:rFonts w:eastAsiaTheme="minorEastAsia"/>
          <w:noProof/>
          <w:sz w:val="22"/>
          <w:szCs w:val="22"/>
          <w:lang w:eastAsia="en-AU"/>
        </w:rPr>
      </w:pPr>
      <w:ins w:id="30"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"_Toc382405993"</w:instrText>
        </w:r>
        <w:r w:rsidRPr="009830A3">
          <w:rPr>
            <w:rStyle w:val="Hyperlink"/>
            <w:noProof/>
          </w:rPr>
          <w:instrText xml:space="preserve"> </w:instrText>
        </w:r>
        <w:r w:rsidRPr="009830A3">
          <w:rPr>
            <w:rStyle w:val="Hyperlink"/>
            <w:noProof/>
          </w:rPr>
          <w:fldChar w:fldCharType="separate"/>
        </w:r>
        <w:r w:rsidRPr="009830A3">
          <w:rPr>
            <w:rStyle w:val="Hyperlink"/>
            <w:noProof/>
          </w:rPr>
          <w:t>2.4</w:t>
        </w:r>
        <w:r>
          <w:rPr>
            <w:rFonts w:eastAsiaTheme="minorEastAsia"/>
            <w:noProof/>
            <w:sz w:val="22"/>
            <w:szCs w:val="22"/>
            <w:lang w:eastAsia="en-AU"/>
          </w:rPr>
          <w:tab/>
        </w:r>
        <w:r w:rsidRPr="009830A3">
          <w:rPr>
            <w:rStyle w:val="Hyperlink"/>
            <w:noProof/>
          </w:rPr>
          <w:t>Update Version Check</w:t>
        </w:r>
        <w:r>
          <w:rPr>
            <w:noProof/>
            <w:webHidden/>
          </w:rPr>
          <w:tab/>
        </w:r>
        <w:r>
          <w:rPr>
            <w:noProof/>
            <w:webHidden/>
          </w:rPr>
          <w:fldChar w:fldCharType="begin"/>
        </w:r>
        <w:r>
          <w:rPr>
            <w:noProof/>
            <w:webHidden/>
          </w:rPr>
          <w:instrText xml:space="preserve"> PAGEREF _Toc382405993 \h </w:instrText>
        </w:r>
      </w:ins>
      <w:r>
        <w:rPr>
          <w:noProof/>
          <w:webHidden/>
        </w:rPr>
      </w:r>
      <w:r>
        <w:rPr>
          <w:noProof/>
          <w:webHidden/>
        </w:rPr>
        <w:fldChar w:fldCharType="separate"/>
      </w:r>
      <w:ins w:id="31" w:author="Arnaud Dumont" w:date="2014-03-12T16:44:00Z">
        <w:r>
          <w:rPr>
            <w:noProof/>
            <w:webHidden/>
          </w:rPr>
          <w:t>3</w:t>
        </w:r>
        <w:r>
          <w:rPr>
            <w:noProof/>
            <w:webHidden/>
          </w:rPr>
          <w:fldChar w:fldCharType="end"/>
        </w:r>
        <w:r w:rsidRPr="009830A3">
          <w:rPr>
            <w:rStyle w:val="Hyperlink"/>
            <w:noProof/>
          </w:rPr>
          <w:fldChar w:fldCharType="end"/>
        </w:r>
      </w:ins>
    </w:p>
    <w:p w:rsidR="00FB62C7" w:rsidRDefault="00FB62C7">
      <w:pPr>
        <w:pStyle w:val="TOC2"/>
        <w:rPr>
          <w:ins w:id="32" w:author="Arnaud Dumont" w:date="2014-03-12T16:44:00Z"/>
          <w:rFonts w:eastAsiaTheme="minorEastAsia"/>
          <w:noProof/>
          <w:sz w:val="22"/>
          <w:szCs w:val="22"/>
          <w:lang w:eastAsia="en-AU"/>
        </w:rPr>
      </w:pPr>
      <w:ins w:id="33"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"_Toc382405994"</w:instrText>
        </w:r>
        <w:r w:rsidRPr="009830A3">
          <w:rPr>
            <w:rStyle w:val="Hyperlink"/>
            <w:noProof/>
          </w:rPr>
          <w:instrText xml:space="preserve"> </w:instrText>
        </w:r>
        <w:r w:rsidRPr="009830A3">
          <w:rPr>
            <w:rStyle w:val="Hyperlink"/>
            <w:noProof/>
          </w:rPr>
          <w:fldChar w:fldCharType="separate"/>
        </w:r>
        <w:r w:rsidRPr="009830A3">
          <w:rPr>
            <w:rStyle w:val="Hyperlink"/>
            <w:noProof/>
          </w:rPr>
          <w:t>2.5</w:t>
        </w:r>
        <w:r>
          <w:rPr>
            <w:rFonts w:eastAsiaTheme="minorEastAsia"/>
            <w:noProof/>
            <w:sz w:val="22"/>
            <w:szCs w:val="22"/>
            <w:lang w:eastAsia="en-AU"/>
          </w:rPr>
          <w:tab/>
        </w:r>
        <w:r w:rsidRPr="009830A3">
          <w:rPr>
            <w:rStyle w:val="Hyperlink"/>
            <w:noProof/>
          </w:rPr>
          <w:t>E-Tag Evaluation</w:t>
        </w:r>
        <w:r>
          <w:rPr>
            <w:noProof/>
            <w:webHidden/>
          </w:rPr>
          <w:tab/>
        </w:r>
        <w:r>
          <w:rPr>
            <w:noProof/>
            <w:webHidden/>
          </w:rPr>
          <w:fldChar w:fldCharType="begin"/>
        </w:r>
        <w:r>
          <w:rPr>
            <w:noProof/>
            <w:webHidden/>
          </w:rPr>
          <w:instrText xml:space="preserve"> PAGEREF _Toc382405994 \h </w:instrText>
        </w:r>
      </w:ins>
      <w:r>
        <w:rPr>
          <w:noProof/>
          <w:webHidden/>
        </w:rPr>
      </w:r>
      <w:r>
        <w:rPr>
          <w:noProof/>
          <w:webHidden/>
        </w:rPr>
        <w:fldChar w:fldCharType="separate"/>
      </w:r>
      <w:ins w:id="34" w:author="Arnaud Dumont" w:date="2014-03-12T16:44:00Z">
        <w:r>
          <w:rPr>
            <w:noProof/>
            <w:webHidden/>
          </w:rPr>
          <w:t>4</w:t>
        </w:r>
        <w:r>
          <w:rPr>
            <w:noProof/>
            <w:webHidden/>
          </w:rPr>
          <w:fldChar w:fldCharType="end"/>
        </w:r>
        <w:r w:rsidRPr="009830A3">
          <w:rPr>
            <w:rStyle w:val="Hyperlink"/>
            <w:noProof/>
          </w:rPr>
          <w:fldChar w:fldCharType="end"/>
        </w:r>
      </w:ins>
    </w:p>
    <w:p w:rsidR="00FB62C7" w:rsidRDefault="00FB62C7">
      <w:pPr>
        <w:pStyle w:val="TOC2"/>
        <w:rPr>
          <w:ins w:id="35" w:author="Arnaud Dumont" w:date="2014-03-12T16:44:00Z"/>
          <w:rFonts w:eastAsiaTheme="minorEastAsia"/>
          <w:noProof/>
          <w:sz w:val="22"/>
          <w:szCs w:val="22"/>
          <w:lang w:eastAsia="en-AU"/>
        </w:rPr>
      </w:pPr>
      <w:ins w:id="36"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"_Toc382405995"</w:instrText>
        </w:r>
        <w:r w:rsidRPr="009830A3">
          <w:rPr>
            <w:rStyle w:val="Hyperlink"/>
            <w:noProof/>
          </w:rPr>
          <w:instrText xml:space="preserve"> </w:instrText>
        </w:r>
        <w:r w:rsidRPr="009830A3">
          <w:rPr>
            <w:rStyle w:val="Hyperlink"/>
            <w:noProof/>
          </w:rPr>
          <w:fldChar w:fldCharType="separate"/>
        </w:r>
        <w:r w:rsidRPr="009830A3">
          <w:rPr>
            <w:rStyle w:val="Hyperlink"/>
            <w:noProof/>
          </w:rPr>
          <w:t>2.6</w:t>
        </w:r>
        <w:r>
          <w:rPr>
            <w:rFonts w:eastAsiaTheme="minorEastAsia"/>
            <w:noProof/>
            <w:sz w:val="22"/>
            <w:szCs w:val="22"/>
            <w:lang w:eastAsia="en-AU"/>
          </w:rPr>
          <w:tab/>
        </w:r>
        <w:r w:rsidRPr="009830A3">
          <w:rPr>
            <w:rStyle w:val="Hyperlink"/>
            <w:noProof/>
          </w:rPr>
          <w:t>General Request Headers</w:t>
        </w:r>
        <w:r>
          <w:rPr>
            <w:noProof/>
            <w:webHidden/>
          </w:rPr>
          <w:tab/>
        </w:r>
        <w:r>
          <w:rPr>
            <w:noProof/>
            <w:webHidden/>
          </w:rPr>
          <w:fldChar w:fldCharType="begin"/>
        </w:r>
        <w:r>
          <w:rPr>
            <w:noProof/>
            <w:webHidden/>
          </w:rPr>
          <w:instrText xml:space="preserve"> PAGEREF _Toc382405995 \h </w:instrText>
        </w:r>
      </w:ins>
      <w:r>
        <w:rPr>
          <w:noProof/>
          <w:webHidden/>
        </w:rPr>
      </w:r>
      <w:r>
        <w:rPr>
          <w:noProof/>
          <w:webHidden/>
        </w:rPr>
        <w:fldChar w:fldCharType="separate"/>
      </w:r>
      <w:ins w:id="37" w:author="Arnaud Dumont" w:date="2014-03-12T16:44:00Z">
        <w:r>
          <w:rPr>
            <w:noProof/>
            <w:webHidden/>
          </w:rPr>
          <w:t>4</w:t>
        </w:r>
        <w:r>
          <w:rPr>
            <w:noProof/>
            <w:webHidden/>
          </w:rPr>
          <w:fldChar w:fldCharType="end"/>
        </w:r>
        <w:r w:rsidRPr="009830A3">
          <w:rPr>
            <w:rStyle w:val="Hyperlink"/>
            <w:noProof/>
          </w:rPr>
          <w:fldChar w:fldCharType="end"/>
        </w:r>
      </w:ins>
    </w:p>
    <w:p w:rsidR="00FB62C7" w:rsidRDefault="00FB62C7">
      <w:pPr>
        <w:pStyle w:val="TOC2"/>
        <w:rPr>
          <w:ins w:id="38" w:author="Arnaud Dumont" w:date="2014-03-12T16:44:00Z"/>
          <w:rFonts w:eastAsiaTheme="minorEastAsia"/>
          <w:noProof/>
          <w:sz w:val="22"/>
          <w:szCs w:val="22"/>
          <w:lang w:eastAsia="en-AU"/>
        </w:rPr>
      </w:pPr>
      <w:ins w:id="39"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"_Toc382405996"</w:instrText>
        </w:r>
        <w:r w:rsidRPr="009830A3">
          <w:rPr>
            <w:rStyle w:val="Hyperlink"/>
            <w:noProof/>
          </w:rPr>
          <w:instrText xml:space="preserve"> </w:instrText>
        </w:r>
        <w:r w:rsidRPr="009830A3">
          <w:rPr>
            <w:rStyle w:val="Hyperlink"/>
            <w:noProof/>
          </w:rPr>
          <w:fldChar w:fldCharType="separate"/>
        </w:r>
        <w:r w:rsidRPr="009830A3">
          <w:rPr>
            <w:rStyle w:val="Hyperlink"/>
            <w:noProof/>
          </w:rPr>
          <w:t>2.7</w:t>
        </w:r>
        <w:r>
          <w:rPr>
            <w:rFonts w:eastAsiaTheme="minorEastAsia"/>
            <w:noProof/>
            <w:sz w:val="22"/>
            <w:szCs w:val="22"/>
            <w:lang w:eastAsia="en-AU"/>
          </w:rPr>
          <w:tab/>
        </w:r>
        <w:r w:rsidRPr="009830A3">
          <w:rPr>
            <w:rStyle w:val="Hyperlink"/>
            <w:noProof/>
          </w:rPr>
          <w:t>General Response Headers</w:t>
        </w:r>
        <w:r>
          <w:rPr>
            <w:noProof/>
            <w:webHidden/>
          </w:rPr>
          <w:tab/>
        </w:r>
        <w:r>
          <w:rPr>
            <w:noProof/>
            <w:webHidden/>
          </w:rPr>
          <w:fldChar w:fldCharType="begin"/>
        </w:r>
        <w:r>
          <w:rPr>
            <w:noProof/>
            <w:webHidden/>
          </w:rPr>
          <w:instrText xml:space="preserve"> PAGEREF _Toc382405996 \h </w:instrText>
        </w:r>
      </w:ins>
      <w:r>
        <w:rPr>
          <w:noProof/>
          <w:webHidden/>
        </w:rPr>
      </w:r>
      <w:r>
        <w:rPr>
          <w:noProof/>
          <w:webHidden/>
        </w:rPr>
        <w:fldChar w:fldCharType="separate"/>
      </w:r>
      <w:ins w:id="40" w:author="Arnaud Dumont" w:date="2014-03-12T16:44:00Z">
        <w:r>
          <w:rPr>
            <w:noProof/>
            <w:webHidden/>
          </w:rPr>
          <w:t>5</w:t>
        </w:r>
        <w:r>
          <w:rPr>
            <w:noProof/>
            <w:webHidden/>
          </w:rPr>
          <w:fldChar w:fldCharType="end"/>
        </w:r>
        <w:r w:rsidRPr="009830A3">
          <w:rPr>
            <w:rStyle w:val="Hyperlink"/>
            <w:noProof/>
          </w:rPr>
          <w:fldChar w:fldCharType="end"/>
        </w:r>
      </w:ins>
    </w:p>
    <w:p w:rsidR="00FB62C7" w:rsidRDefault="00FB62C7">
      <w:pPr>
        <w:pStyle w:val="TOC2"/>
        <w:rPr>
          <w:ins w:id="41" w:author="Arnaud Dumont" w:date="2014-03-12T16:44:00Z"/>
          <w:rFonts w:eastAsiaTheme="minorEastAsia"/>
          <w:noProof/>
          <w:sz w:val="22"/>
          <w:szCs w:val="22"/>
          <w:lang w:eastAsia="en-AU"/>
        </w:rPr>
      </w:pPr>
      <w:ins w:id="42"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"_Toc382405997"</w:instrText>
        </w:r>
        <w:r w:rsidRPr="009830A3">
          <w:rPr>
            <w:rStyle w:val="Hyperlink"/>
            <w:noProof/>
          </w:rPr>
          <w:instrText xml:space="preserve"> </w:instrText>
        </w:r>
        <w:r w:rsidRPr="009830A3">
          <w:rPr>
            <w:rStyle w:val="Hyperlink"/>
            <w:noProof/>
          </w:rPr>
          <w:fldChar w:fldCharType="separate"/>
        </w:r>
        <w:r w:rsidRPr="009830A3">
          <w:rPr>
            <w:rStyle w:val="Hyperlink"/>
            <w:noProof/>
          </w:rPr>
          <w:t>2.8</w:t>
        </w:r>
        <w:r>
          <w:rPr>
            <w:rFonts w:eastAsiaTheme="minorEastAsia"/>
            <w:noProof/>
            <w:sz w:val="22"/>
            <w:szCs w:val="22"/>
            <w:lang w:eastAsia="en-AU"/>
          </w:rPr>
          <w:tab/>
        </w:r>
        <w:r w:rsidRPr="009830A3">
          <w:rPr>
            <w:rStyle w:val="Hyperlink"/>
            <w:noProof/>
          </w:rPr>
          <w:t>Errors and Failures</w:t>
        </w:r>
        <w:r>
          <w:rPr>
            <w:noProof/>
            <w:webHidden/>
          </w:rPr>
          <w:tab/>
        </w:r>
        <w:r>
          <w:rPr>
            <w:noProof/>
            <w:webHidden/>
          </w:rPr>
          <w:fldChar w:fldCharType="begin"/>
        </w:r>
        <w:r>
          <w:rPr>
            <w:noProof/>
            <w:webHidden/>
          </w:rPr>
          <w:instrText xml:space="preserve"> PAGEREF _Toc382405997 \h </w:instrText>
        </w:r>
      </w:ins>
      <w:r>
        <w:rPr>
          <w:noProof/>
          <w:webHidden/>
        </w:rPr>
      </w:r>
      <w:r>
        <w:rPr>
          <w:noProof/>
          <w:webHidden/>
        </w:rPr>
        <w:fldChar w:fldCharType="separate"/>
      </w:r>
      <w:ins w:id="43" w:author="Arnaud Dumont" w:date="2014-03-12T16:44:00Z">
        <w:r>
          <w:rPr>
            <w:noProof/>
            <w:webHidden/>
          </w:rPr>
          <w:t>5</w:t>
        </w:r>
        <w:r>
          <w:rPr>
            <w:noProof/>
            <w:webHidden/>
          </w:rPr>
          <w:fldChar w:fldCharType="end"/>
        </w:r>
        <w:r w:rsidRPr="009830A3">
          <w:rPr>
            <w:rStyle w:val="Hyperlink"/>
            <w:noProof/>
          </w:rPr>
          <w:fldChar w:fldCharType="end"/>
        </w:r>
      </w:ins>
    </w:p>
    <w:p w:rsidR="00FB62C7" w:rsidRDefault="00FB62C7">
      <w:pPr>
        <w:pStyle w:val="TOC1"/>
        <w:rPr>
          <w:ins w:id="44" w:author="Arnaud Dumont" w:date="2014-03-12T16:44:00Z"/>
          <w:rFonts w:eastAsiaTheme="minorEastAsia"/>
          <w:b w:val="0"/>
          <w:noProof/>
          <w:sz w:val="22"/>
          <w:szCs w:val="22"/>
          <w:lang w:eastAsia="en-AU"/>
        </w:rPr>
      </w:pPr>
      <w:ins w:id="45"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"_Toc382405998"</w:instrText>
        </w:r>
        <w:r w:rsidRPr="009830A3">
          <w:rPr>
            <w:rStyle w:val="Hyperlink"/>
            <w:noProof/>
          </w:rPr>
          <w:instrText xml:space="preserve"> </w:instrText>
        </w:r>
        <w:r w:rsidRPr="009830A3">
          <w:rPr>
            <w:rStyle w:val="Hyperlink"/>
            <w:noProof/>
          </w:rPr>
          <w:fldChar w:fldCharType="separate"/>
        </w:r>
        <w:r w:rsidRPr="009830A3">
          <w:rPr>
            <w:rStyle w:val="Hyperlink"/>
            <w:noProof/>
          </w:rPr>
          <w:t>3</w:t>
        </w:r>
        <w:r>
          <w:rPr>
            <w:rFonts w:eastAsiaTheme="minorEastAsia"/>
            <w:b w:val="0"/>
            <w:noProof/>
            <w:sz w:val="22"/>
            <w:szCs w:val="22"/>
            <w:lang w:eastAsia="en-AU"/>
          </w:rPr>
          <w:tab/>
        </w:r>
        <w:r w:rsidRPr="009830A3">
          <w:rPr>
            <w:rStyle w:val="Hyperlink"/>
            <w:noProof/>
          </w:rPr>
          <w:t>Account Commands</w:t>
        </w:r>
        <w:r>
          <w:rPr>
            <w:noProof/>
            <w:webHidden/>
          </w:rPr>
          <w:tab/>
        </w:r>
        <w:r>
          <w:rPr>
            <w:noProof/>
            <w:webHidden/>
          </w:rPr>
          <w:fldChar w:fldCharType="begin"/>
        </w:r>
        <w:r>
          <w:rPr>
            <w:noProof/>
            <w:webHidden/>
          </w:rPr>
          <w:instrText xml:space="preserve"> PAGEREF _Toc382405998 \h </w:instrText>
        </w:r>
      </w:ins>
      <w:r>
        <w:rPr>
          <w:noProof/>
          <w:webHidden/>
        </w:rPr>
      </w:r>
      <w:r>
        <w:rPr>
          <w:noProof/>
          <w:webHidden/>
        </w:rPr>
        <w:fldChar w:fldCharType="separate"/>
      </w:r>
      <w:ins w:id="46" w:author="Arnaud Dumont" w:date="2014-03-12T16:44:00Z">
        <w:r>
          <w:rPr>
            <w:noProof/>
            <w:webHidden/>
          </w:rPr>
          <w:t>6</w:t>
        </w:r>
        <w:r>
          <w:rPr>
            <w:noProof/>
            <w:webHidden/>
          </w:rPr>
          <w:fldChar w:fldCharType="end"/>
        </w:r>
        <w:r w:rsidRPr="009830A3">
          <w:rPr>
            <w:rStyle w:val="Hyperlink"/>
            <w:noProof/>
          </w:rPr>
          <w:fldChar w:fldCharType="end"/>
        </w:r>
      </w:ins>
    </w:p>
    <w:p w:rsidR="00FB62C7" w:rsidRDefault="00FB62C7">
      <w:pPr>
        <w:pStyle w:val="TOC2"/>
        <w:rPr>
          <w:ins w:id="47" w:author="Arnaud Dumont" w:date="2014-03-12T16:44:00Z"/>
          <w:rFonts w:eastAsiaTheme="minorEastAsia"/>
          <w:noProof/>
          <w:sz w:val="22"/>
          <w:szCs w:val="22"/>
          <w:lang w:eastAsia="en-AU"/>
        </w:rPr>
      </w:pPr>
      <w:ins w:id="48"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"_Toc382405999"</w:instrText>
        </w:r>
        <w:r w:rsidRPr="009830A3">
          <w:rPr>
            <w:rStyle w:val="Hyperlink"/>
            <w:noProof/>
          </w:rPr>
          <w:instrText xml:space="preserve"> </w:instrText>
        </w:r>
        <w:r w:rsidRPr="009830A3">
          <w:rPr>
            <w:rStyle w:val="Hyperlink"/>
            <w:noProof/>
          </w:rPr>
          <w:fldChar w:fldCharType="separate"/>
        </w:r>
        <w:r w:rsidRPr="009830A3">
          <w:rPr>
            <w:rStyle w:val="Hyperlink"/>
            <w:noProof/>
          </w:rPr>
          <w:t>3.1</w:t>
        </w:r>
        <w:r>
          <w:rPr>
            <w:rFonts w:eastAsiaTheme="minorEastAsia"/>
            <w:noProof/>
            <w:sz w:val="22"/>
            <w:szCs w:val="22"/>
            <w:lang w:eastAsia="en-AU"/>
          </w:rPr>
          <w:tab/>
        </w:r>
        <w:r w:rsidRPr="009830A3">
          <w:rPr>
            <w:rStyle w:val="Hyperlink"/>
            <w:noProof/>
          </w:rPr>
          <w:t>Account Get Command</w:t>
        </w:r>
        <w:r>
          <w:rPr>
            <w:noProof/>
            <w:webHidden/>
          </w:rPr>
          <w:tab/>
        </w:r>
        <w:r>
          <w:rPr>
            <w:noProof/>
            <w:webHidden/>
          </w:rPr>
          <w:fldChar w:fldCharType="begin"/>
        </w:r>
        <w:r>
          <w:rPr>
            <w:noProof/>
            <w:webHidden/>
          </w:rPr>
          <w:instrText xml:space="preserve"> PAGEREF _Toc382405999 \h </w:instrText>
        </w:r>
      </w:ins>
      <w:r>
        <w:rPr>
          <w:noProof/>
          <w:webHidden/>
        </w:rPr>
      </w:r>
      <w:r>
        <w:rPr>
          <w:noProof/>
          <w:webHidden/>
        </w:rPr>
        <w:fldChar w:fldCharType="separate"/>
      </w:r>
      <w:ins w:id="49" w:author="Arnaud Dumont" w:date="2014-03-12T16:44:00Z">
        <w:r>
          <w:rPr>
            <w:noProof/>
            <w:webHidden/>
          </w:rPr>
          <w:t>6</w:t>
        </w:r>
        <w:r>
          <w:rPr>
            <w:noProof/>
            <w:webHidden/>
          </w:rPr>
          <w:fldChar w:fldCharType="end"/>
        </w:r>
        <w:r w:rsidRPr="009830A3">
          <w:rPr>
            <w:rStyle w:val="Hyperlink"/>
            <w:noProof/>
          </w:rPr>
          <w:fldChar w:fldCharType="end"/>
        </w:r>
      </w:ins>
    </w:p>
    <w:p w:rsidR="00FB62C7" w:rsidRDefault="00FB62C7">
      <w:pPr>
        <w:pStyle w:val="TOC1"/>
        <w:rPr>
          <w:ins w:id="50" w:author="Arnaud Dumont" w:date="2014-03-12T16:44:00Z"/>
          <w:rFonts w:eastAsiaTheme="minorEastAsia"/>
          <w:b w:val="0"/>
          <w:noProof/>
          <w:sz w:val="22"/>
          <w:szCs w:val="22"/>
          <w:lang w:eastAsia="en-AU"/>
        </w:rPr>
      </w:pPr>
      <w:ins w:id="51"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"_Toc382406000"</w:instrText>
        </w:r>
        <w:r w:rsidRPr="009830A3">
          <w:rPr>
            <w:rStyle w:val="Hyperlink"/>
            <w:noProof/>
          </w:rPr>
          <w:instrText xml:space="preserve"> </w:instrText>
        </w:r>
        <w:r w:rsidRPr="009830A3">
          <w:rPr>
            <w:rStyle w:val="Hyperlink"/>
            <w:noProof/>
          </w:rPr>
          <w:fldChar w:fldCharType="separate"/>
        </w:r>
        <w:r w:rsidRPr="009830A3">
          <w:rPr>
            <w:rStyle w:val="Hyperlink"/>
            <w:noProof/>
          </w:rPr>
          <w:t>4</w:t>
        </w:r>
        <w:r>
          <w:rPr>
            <w:rFonts w:eastAsiaTheme="minorEastAsia"/>
            <w:b w:val="0"/>
            <w:noProof/>
            <w:sz w:val="22"/>
            <w:szCs w:val="22"/>
            <w:lang w:eastAsia="en-AU"/>
          </w:rPr>
          <w:tab/>
        </w:r>
        <w:r w:rsidRPr="009830A3">
          <w:rPr>
            <w:rStyle w:val="Hyperlink"/>
            <w:noProof/>
          </w:rPr>
          <w:t>User Commands</w:t>
        </w:r>
        <w:r>
          <w:rPr>
            <w:noProof/>
            <w:webHidden/>
          </w:rPr>
          <w:tab/>
        </w:r>
        <w:r>
          <w:rPr>
            <w:noProof/>
            <w:webHidden/>
          </w:rPr>
          <w:fldChar w:fldCharType="begin"/>
        </w:r>
        <w:r>
          <w:rPr>
            <w:noProof/>
            <w:webHidden/>
          </w:rPr>
          <w:instrText xml:space="preserve"> PAGEREF _Toc382406000 \h </w:instrText>
        </w:r>
      </w:ins>
      <w:r>
        <w:rPr>
          <w:noProof/>
          <w:webHidden/>
        </w:rPr>
      </w:r>
      <w:r>
        <w:rPr>
          <w:noProof/>
          <w:webHidden/>
        </w:rPr>
        <w:fldChar w:fldCharType="separate"/>
      </w:r>
      <w:ins w:id="52" w:author="Arnaud Dumont" w:date="2014-03-12T16:44:00Z">
        <w:r>
          <w:rPr>
            <w:noProof/>
            <w:webHidden/>
          </w:rPr>
          <w:t>10</w:t>
        </w:r>
        <w:r>
          <w:rPr>
            <w:noProof/>
            <w:webHidden/>
          </w:rPr>
          <w:fldChar w:fldCharType="end"/>
        </w:r>
        <w:r w:rsidRPr="009830A3">
          <w:rPr>
            <w:rStyle w:val="Hyperlink"/>
            <w:noProof/>
          </w:rPr>
          <w:fldChar w:fldCharType="end"/>
        </w:r>
      </w:ins>
    </w:p>
    <w:p w:rsidR="00FB62C7" w:rsidRDefault="00FB62C7">
      <w:pPr>
        <w:pStyle w:val="TOC2"/>
        <w:rPr>
          <w:ins w:id="53" w:author="Arnaud Dumont" w:date="2014-03-12T16:44:00Z"/>
          <w:rFonts w:eastAsiaTheme="minorEastAsia"/>
          <w:noProof/>
          <w:sz w:val="22"/>
          <w:szCs w:val="22"/>
          <w:lang w:eastAsia="en-AU"/>
        </w:rPr>
      </w:pPr>
      <w:ins w:id="54"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"_Toc382406001"</w:instrText>
        </w:r>
        <w:r w:rsidRPr="009830A3">
          <w:rPr>
            <w:rStyle w:val="Hyperlink"/>
            <w:noProof/>
          </w:rPr>
          <w:instrText xml:space="preserve"> </w:instrText>
        </w:r>
        <w:r w:rsidRPr="009830A3">
          <w:rPr>
            <w:rStyle w:val="Hyperlink"/>
            <w:noProof/>
          </w:rPr>
          <w:fldChar w:fldCharType="separate"/>
        </w:r>
        <w:r w:rsidRPr="009830A3">
          <w:rPr>
            <w:rStyle w:val="Hyperlink"/>
            <w:noProof/>
          </w:rPr>
          <w:t>4.1</w:t>
        </w:r>
        <w:r>
          <w:rPr>
            <w:rFonts w:eastAsiaTheme="minorEastAsia"/>
            <w:noProof/>
            <w:sz w:val="22"/>
            <w:szCs w:val="22"/>
            <w:lang w:eastAsia="en-AU"/>
          </w:rPr>
          <w:tab/>
        </w:r>
        <w:r w:rsidRPr="009830A3">
          <w:rPr>
            <w:rStyle w:val="Hyperlink"/>
            <w:noProof/>
          </w:rPr>
          <w:t>User Get Command</w:t>
        </w:r>
        <w:r>
          <w:rPr>
            <w:noProof/>
            <w:webHidden/>
          </w:rPr>
          <w:tab/>
        </w:r>
        <w:r>
          <w:rPr>
            <w:noProof/>
            <w:webHidden/>
          </w:rPr>
          <w:fldChar w:fldCharType="begin"/>
        </w:r>
        <w:r>
          <w:rPr>
            <w:noProof/>
            <w:webHidden/>
          </w:rPr>
          <w:instrText xml:space="preserve"> PAGEREF _Toc382406001 \h </w:instrText>
        </w:r>
      </w:ins>
      <w:r>
        <w:rPr>
          <w:noProof/>
          <w:webHidden/>
        </w:rPr>
      </w:r>
      <w:r>
        <w:rPr>
          <w:noProof/>
          <w:webHidden/>
        </w:rPr>
        <w:fldChar w:fldCharType="separate"/>
      </w:r>
      <w:ins w:id="55" w:author="Arnaud Dumont" w:date="2014-03-12T16:44:00Z">
        <w:r>
          <w:rPr>
            <w:noProof/>
            <w:webHidden/>
          </w:rPr>
          <w:t>10</w:t>
        </w:r>
        <w:r>
          <w:rPr>
            <w:noProof/>
            <w:webHidden/>
          </w:rPr>
          <w:fldChar w:fldCharType="end"/>
        </w:r>
        <w:r w:rsidRPr="009830A3">
          <w:rPr>
            <w:rStyle w:val="Hyperlink"/>
            <w:noProof/>
          </w:rPr>
          <w:fldChar w:fldCharType="end"/>
        </w:r>
      </w:ins>
    </w:p>
    <w:p w:rsidR="00FB62C7" w:rsidRDefault="00FB62C7">
      <w:pPr>
        <w:pStyle w:val="TOC2"/>
        <w:rPr>
          <w:ins w:id="56" w:author="Arnaud Dumont" w:date="2014-03-12T16:44:00Z"/>
          <w:rFonts w:eastAsiaTheme="minorEastAsia"/>
          <w:noProof/>
          <w:sz w:val="22"/>
          <w:szCs w:val="22"/>
          <w:lang w:eastAsia="en-AU"/>
        </w:rPr>
      </w:pPr>
      <w:ins w:id="57"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"_Toc382406002"</w:instrText>
        </w:r>
        <w:r w:rsidRPr="009830A3">
          <w:rPr>
            <w:rStyle w:val="Hyperlink"/>
            <w:noProof/>
          </w:rPr>
          <w:instrText xml:space="preserve"> </w:instrText>
        </w:r>
        <w:r w:rsidRPr="009830A3">
          <w:rPr>
            <w:rStyle w:val="Hyperlink"/>
            <w:noProof/>
          </w:rPr>
          <w:fldChar w:fldCharType="separate"/>
        </w:r>
        <w:r w:rsidRPr="009830A3">
          <w:rPr>
            <w:rStyle w:val="Hyperlink"/>
            <w:noProof/>
          </w:rPr>
          <w:t>4.2</w:t>
        </w:r>
        <w:r>
          <w:rPr>
            <w:rFonts w:eastAsiaTheme="minorEastAsia"/>
            <w:noProof/>
            <w:sz w:val="22"/>
            <w:szCs w:val="22"/>
            <w:lang w:eastAsia="en-AU"/>
          </w:rPr>
          <w:tab/>
        </w:r>
        <w:r w:rsidRPr="009830A3">
          <w:rPr>
            <w:rStyle w:val="Hyperlink"/>
            <w:noProof/>
          </w:rPr>
          <w:t>User List Command</w:t>
        </w:r>
        <w:r>
          <w:rPr>
            <w:noProof/>
            <w:webHidden/>
          </w:rPr>
          <w:tab/>
        </w:r>
        <w:r>
          <w:rPr>
            <w:noProof/>
            <w:webHidden/>
          </w:rPr>
          <w:fldChar w:fldCharType="begin"/>
        </w:r>
        <w:r>
          <w:rPr>
            <w:noProof/>
            <w:webHidden/>
          </w:rPr>
          <w:instrText xml:space="preserve"> PAGEREF _Toc382406002 \h </w:instrText>
        </w:r>
      </w:ins>
      <w:r>
        <w:rPr>
          <w:noProof/>
          <w:webHidden/>
        </w:rPr>
      </w:r>
      <w:r>
        <w:rPr>
          <w:noProof/>
          <w:webHidden/>
        </w:rPr>
        <w:fldChar w:fldCharType="separate"/>
      </w:r>
      <w:ins w:id="58" w:author="Arnaud Dumont" w:date="2014-03-12T16:44:00Z">
        <w:r>
          <w:rPr>
            <w:noProof/>
            <w:webHidden/>
          </w:rPr>
          <w:t>13</w:t>
        </w:r>
        <w:r>
          <w:rPr>
            <w:noProof/>
            <w:webHidden/>
          </w:rPr>
          <w:fldChar w:fldCharType="end"/>
        </w:r>
        <w:r w:rsidRPr="009830A3">
          <w:rPr>
            <w:rStyle w:val="Hyperlink"/>
            <w:noProof/>
          </w:rPr>
          <w:fldChar w:fldCharType="end"/>
        </w:r>
      </w:ins>
    </w:p>
    <w:p w:rsidR="00FB62C7" w:rsidRDefault="00FB62C7">
      <w:pPr>
        <w:pStyle w:val="TOC1"/>
        <w:rPr>
          <w:ins w:id="59" w:author="Arnaud Dumont" w:date="2014-03-12T16:44:00Z"/>
          <w:rFonts w:eastAsiaTheme="minorEastAsia"/>
          <w:b w:val="0"/>
          <w:noProof/>
          <w:sz w:val="22"/>
          <w:szCs w:val="22"/>
          <w:lang w:eastAsia="en-AU"/>
        </w:rPr>
      </w:pPr>
      <w:ins w:id="60"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"_Toc382406003"</w:instrText>
        </w:r>
        <w:r w:rsidRPr="009830A3">
          <w:rPr>
            <w:rStyle w:val="Hyperlink"/>
            <w:noProof/>
          </w:rPr>
          <w:instrText xml:space="preserve"> </w:instrText>
        </w:r>
        <w:r w:rsidRPr="009830A3">
          <w:rPr>
            <w:rStyle w:val="Hyperlink"/>
            <w:noProof/>
          </w:rPr>
          <w:fldChar w:fldCharType="separate"/>
        </w:r>
        <w:r w:rsidRPr="009830A3">
          <w:rPr>
            <w:rStyle w:val="Hyperlink"/>
            <w:noProof/>
          </w:rPr>
          <w:t>5</w:t>
        </w:r>
        <w:r>
          <w:rPr>
            <w:rFonts w:eastAsiaTheme="minorEastAsia"/>
            <w:b w:val="0"/>
            <w:noProof/>
            <w:sz w:val="22"/>
            <w:szCs w:val="22"/>
            <w:lang w:eastAsia="en-AU"/>
          </w:rPr>
          <w:tab/>
        </w:r>
        <w:r w:rsidRPr="009830A3">
          <w:rPr>
            <w:rStyle w:val="Hyperlink"/>
            <w:noProof/>
          </w:rPr>
          <w:t>Name Server Interface Set Commands</w:t>
        </w:r>
        <w:r>
          <w:rPr>
            <w:noProof/>
            <w:webHidden/>
          </w:rPr>
          <w:tab/>
        </w:r>
        <w:r>
          <w:rPr>
            <w:noProof/>
            <w:webHidden/>
          </w:rPr>
          <w:fldChar w:fldCharType="begin"/>
        </w:r>
        <w:r>
          <w:rPr>
            <w:noProof/>
            <w:webHidden/>
          </w:rPr>
          <w:instrText xml:space="preserve"> PAGEREF _Toc382406003 \h </w:instrText>
        </w:r>
      </w:ins>
      <w:r>
        <w:rPr>
          <w:noProof/>
          <w:webHidden/>
        </w:rPr>
      </w:r>
      <w:r>
        <w:rPr>
          <w:noProof/>
          <w:webHidden/>
        </w:rPr>
        <w:fldChar w:fldCharType="separate"/>
      </w:r>
      <w:ins w:id="61" w:author="Arnaud Dumont" w:date="2014-03-12T16:44:00Z">
        <w:r>
          <w:rPr>
            <w:noProof/>
            <w:webHidden/>
          </w:rPr>
          <w:t>17</w:t>
        </w:r>
        <w:r>
          <w:rPr>
            <w:noProof/>
            <w:webHidden/>
          </w:rPr>
          <w:fldChar w:fldCharType="end"/>
        </w:r>
        <w:r w:rsidRPr="009830A3">
          <w:rPr>
            <w:rStyle w:val="Hyperlink"/>
            <w:noProof/>
          </w:rPr>
          <w:fldChar w:fldCharType="end"/>
        </w:r>
      </w:ins>
    </w:p>
    <w:p w:rsidR="00FB62C7" w:rsidRDefault="00FB62C7">
      <w:pPr>
        <w:pStyle w:val="TOC2"/>
        <w:rPr>
          <w:ins w:id="62" w:author="Arnaud Dumont" w:date="2014-03-12T16:44:00Z"/>
          <w:rFonts w:eastAsiaTheme="minorEastAsia"/>
          <w:noProof/>
          <w:sz w:val="22"/>
          <w:szCs w:val="22"/>
          <w:lang w:eastAsia="en-AU"/>
        </w:rPr>
      </w:pPr>
      <w:ins w:id="63"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"_Toc382406004"</w:instrText>
        </w:r>
        <w:r w:rsidRPr="009830A3">
          <w:rPr>
            <w:rStyle w:val="Hyperlink"/>
            <w:noProof/>
          </w:rPr>
          <w:instrText xml:space="preserve"> </w:instrText>
        </w:r>
        <w:r w:rsidRPr="009830A3">
          <w:rPr>
            <w:rStyle w:val="Hyperlink"/>
            <w:noProof/>
          </w:rPr>
          <w:fldChar w:fldCharType="separate"/>
        </w:r>
        <w:r w:rsidRPr="009830A3">
          <w:rPr>
            <w:rStyle w:val="Hyperlink"/>
            <w:noProof/>
          </w:rPr>
          <w:t>5.1</w:t>
        </w:r>
        <w:r>
          <w:rPr>
            <w:rFonts w:eastAsiaTheme="minorEastAsia"/>
            <w:noProof/>
            <w:sz w:val="22"/>
            <w:szCs w:val="22"/>
            <w:lang w:eastAsia="en-AU"/>
          </w:rPr>
          <w:tab/>
        </w:r>
        <w:r w:rsidRPr="009830A3">
          <w:rPr>
            <w:rStyle w:val="Hyperlink"/>
            <w:noProof/>
          </w:rPr>
          <w:t>Name Server Interface Set Get Command</w:t>
        </w:r>
        <w:r>
          <w:rPr>
            <w:noProof/>
            <w:webHidden/>
          </w:rPr>
          <w:tab/>
        </w:r>
        <w:r>
          <w:rPr>
            <w:noProof/>
            <w:webHidden/>
          </w:rPr>
          <w:fldChar w:fldCharType="begin"/>
        </w:r>
        <w:r>
          <w:rPr>
            <w:noProof/>
            <w:webHidden/>
          </w:rPr>
          <w:instrText xml:space="preserve"> PAGEREF _Toc382406004 \h </w:instrText>
        </w:r>
      </w:ins>
      <w:r>
        <w:rPr>
          <w:noProof/>
          <w:webHidden/>
        </w:rPr>
      </w:r>
      <w:r>
        <w:rPr>
          <w:noProof/>
          <w:webHidden/>
        </w:rPr>
        <w:fldChar w:fldCharType="separate"/>
      </w:r>
      <w:ins w:id="64" w:author="Arnaud Dumont" w:date="2014-03-12T16:44:00Z">
        <w:r>
          <w:rPr>
            <w:noProof/>
            <w:webHidden/>
          </w:rPr>
          <w:t>17</w:t>
        </w:r>
        <w:r>
          <w:rPr>
            <w:noProof/>
            <w:webHidden/>
          </w:rPr>
          <w:fldChar w:fldCharType="end"/>
        </w:r>
        <w:r w:rsidRPr="009830A3">
          <w:rPr>
            <w:rStyle w:val="Hyperlink"/>
            <w:noProof/>
          </w:rPr>
          <w:fldChar w:fldCharType="end"/>
        </w:r>
      </w:ins>
    </w:p>
    <w:p w:rsidR="00FB62C7" w:rsidRDefault="00FB62C7">
      <w:pPr>
        <w:pStyle w:val="TOC1"/>
        <w:rPr>
          <w:ins w:id="65" w:author="Arnaud Dumont" w:date="2014-03-12T16:44:00Z"/>
          <w:rFonts w:eastAsiaTheme="minorEastAsia"/>
          <w:b w:val="0"/>
          <w:noProof/>
          <w:sz w:val="22"/>
          <w:szCs w:val="22"/>
          <w:lang w:eastAsia="en-AU"/>
        </w:rPr>
      </w:pPr>
      <w:ins w:id="66"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"_Toc382406005"</w:instrText>
        </w:r>
        <w:r w:rsidRPr="009830A3">
          <w:rPr>
            <w:rStyle w:val="Hyperlink"/>
            <w:noProof/>
          </w:rPr>
          <w:instrText xml:space="preserve"> </w:instrText>
        </w:r>
        <w:r w:rsidRPr="009830A3">
          <w:rPr>
            <w:rStyle w:val="Hyperlink"/>
            <w:noProof/>
          </w:rPr>
          <w:fldChar w:fldCharType="separate"/>
        </w:r>
        <w:r w:rsidRPr="009830A3">
          <w:rPr>
            <w:rStyle w:val="Hyperlink"/>
            <w:noProof/>
          </w:rPr>
          <w:t>6</w:t>
        </w:r>
        <w:r>
          <w:rPr>
            <w:rFonts w:eastAsiaTheme="minorEastAsia"/>
            <w:b w:val="0"/>
            <w:noProof/>
            <w:sz w:val="22"/>
            <w:szCs w:val="22"/>
            <w:lang w:eastAsia="en-AU"/>
          </w:rPr>
          <w:tab/>
        </w:r>
        <w:r w:rsidRPr="009830A3">
          <w:rPr>
            <w:rStyle w:val="Hyperlink"/>
            <w:noProof/>
          </w:rPr>
          <w:t>Name Server Set Commands</w:t>
        </w:r>
        <w:r>
          <w:rPr>
            <w:noProof/>
            <w:webHidden/>
          </w:rPr>
          <w:tab/>
        </w:r>
        <w:r>
          <w:rPr>
            <w:noProof/>
            <w:webHidden/>
          </w:rPr>
          <w:fldChar w:fldCharType="begin"/>
        </w:r>
        <w:r>
          <w:rPr>
            <w:noProof/>
            <w:webHidden/>
          </w:rPr>
          <w:instrText xml:space="preserve"> PAGEREF _Toc382406005 \h </w:instrText>
        </w:r>
      </w:ins>
      <w:r>
        <w:rPr>
          <w:noProof/>
          <w:webHidden/>
        </w:rPr>
      </w:r>
      <w:r>
        <w:rPr>
          <w:noProof/>
          <w:webHidden/>
        </w:rPr>
        <w:fldChar w:fldCharType="separate"/>
      </w:r>
      <w:ins w:id="67" w:author="Arnaud Dumont" w:date="2014-03-12T16:44:00Z">
        <w:r>
          <w:rPr>
            <w:noProof/>
            <w:webHidden/>
          </w:rPr>
          <w:t>21</w:t>
        </w:r>
        <w:r>
          <w:rPr>
            <w:noProof/>
            <w:webHidden/>
          </w:rPr>
          <w:fldChar w:fldCharType="end"/>
        </w:r>
        <w:r w:rsidRPr="009830A3">
          <w:rPr>
            <w:rStyle w:val="Hyperlink"/>
            <w:noProof/>
          </w:rPr>
          <w:fldChar w:fldCharType="end"/>
        </w:r>
      </w:ins>
    </w:p>
    <w:p w:rsidR="00FB62C7" w:rsidRDefault="00FB62C7">
      <w:pPr>
        <w:pStyle w:val="TOC2"/>
        <w:rPr>
          <w:ins w:id="68" w:author="Arnaud Dumont" w:date="2014-03-12T16:44:00Z"/>
          <w:rFonts w:eastAsiaTheme="minorEastAsia"/>
          <w:noProof/>
          <w:sz w:val="22"/>
          <w:szCs w:val="22"/>
          <w:lang w:eastAsia="en-AU"/>
        </w:rPr>
      </w:pPr>
      <w:ins w:id="69"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"_Toc382406006"</w:instrText>
        </w:r>
        <w:r w:rsidRPr="009830A3">
          <w:rPr>
            <w:rStyle w:val="Hyperlink"/>
            <w:noProof/>
          </w:rPr>
          <w:instrText xml:space="preserve"> </w:instrText>
        </w:r>
        <w:r w:rsidRPr="009830A3">
          <w:rPr>
            <w:rStyle w:val="Hyperlink"/>
            <w:noProof/>
          </w:rPr>
          <w:fldChar w:fldCharType="separate"/>
        </w:r>
        <w:r w:rsidRPr="009830A3">
          <w:rPr>
            <w:rStyle w:val="Hyperlink"/>
            <w:noProof/>
          </w:rPr>
          <w:t>6.1</w:t>
        </w:r>
        <w:r>
          <w:rPr>
            <w:rFonts w:eastAsiaTheme="minorEastAsia"/>
            <w:noProof/>
            <w:sz w:val="22"/>
            <w:szCs w:val="22"/>
            <w:lang w:eastAsia="en-AU"/>
          </w:rPr>
          <w:tab/>
        </w:r>
        <w:r w:rsidRPr="009830A3">
          <w:rPr>
            <w:rStyle w:val="Hyperlink"/>
            <w:noProof/>
          </w:rPr>
          <w:t>Name Server Set Get Command</w:t>
        </w:r>
        <w:r>
          <w:rPr>
            <w:noProof/>
            <w:webHidden/>
          </w:rPr>
          <w:tab/>
        </w:r>
        <w:r>
          <w:rPr>
            <w:noProof/>
            <w:webHidden/>
          </w:rPr>
          <w:fldChar w:fldCharType="begin"/>
        </w:r>
        <w:r>
          <w:rPr>
            <w:noProof/>
            <w:webHidden/>
          </w:rPr>
          <w:instrText xml:space="preserve"> PAGEREF _Toc382406006 \h </w:instrText>
        </w:r>
      </w:ins>
      <w:r>
        <w:rPr>
          <w:noProof/>
          <w:webHidden/>
        </w:rPr>
      </w:r>
      <w:r>
        <w:rPr>
          <w:noProof/>
          <w:webHidden/>
        </w:rPr>
        <w:fldChar w:fldCharType="separate"/>
      </w:r>
      <w:ins w:id="70" w:author="Arnaud Dumont" w:date="2014-03-12T16:44:00Z">
        <w:r>
          <w:rPr>
            <w:noProof/>
            <w:webHidden/>
          </w:rPr>
          <w:t>21</w:t>
        </w:r>
        <w:r>
          <w:rPr>
            <w:noProof/>
            <w:webHidden/>
          </w:rPr>
          <w:fldChar w:fldCharType="end"/>
        </w:r>
        <w:r w:rsidRPr="009830A3">
          <w:rPr>
            <w:rStyle w:val="Hyperlink"/>
            <w:noProof/>
          </w:rPr>
          <w:fldChar w:fldCharType="end"/>
        </w:r>
      </w:ins>
    </w:p>
    <w:p w:rsidR="00FB62C7" w:rsidRDefault="00FB62C7">
      <w:pPr>
        <w:pStyle w:val="TOC2"/>
        <w:rPr>
          <w:ins w:id="71" w:author="Arnaud Dumont" w:date="2014-03-12T16:44:00Z"/>
          <w:rFonts w:eastAsiaTheme="minorEastAsia"/>
          <w:noProof/>
          <w:sz w:val="22"/>
          <w:szCs w:val="22"/>
          <w:lang w:eastAsia="en-AU"/>
        </w:rPr>
      </w:pPr>
      <w:ins w:id="72"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"_Toc382406007"</w:instrText>
        </w:r>
        <w:r w:rsidRPr="009830A3">
          <w:rPr>
            <w:rStyle w:val="Hyperlink"/>
            <w:noProof/>
          </w:rPr>
          <w:instrText xml:space="preserve"> </w:instrText>
        </w:r>
        <w:r w:rsidRPr="009830A3">
          <w:rPr>
            <w:rStyle w:val="Hyperlink"/>
            <w:noProof/>
          </w:rPr>
          <w:fldChar w:fldCharType="separate"/>
        </w:r>
        <w:r w:rsidRPr="009830A3">
          <w:rPr>
            <w:rStyle w:val="Hyperlink"/>
            <w:noProof/>
          </w:rPr>
          <w:t>6.2</w:t>
        </w:r>
        <w:r>
          <w:rPr>
            <w:rFonts w:eastAsiaTheme="minorEastAsia"/>
            <w:noProof/>
            <w:sz w:val="22"/>
            <w:szCs w:val="22"/>
            <w:lang w:eastAsia="en-AU"/>
          </w:rPr>
          <w:tab/>
        </w:r>
        <w:r w:rsidRPr="009830A3">
          <w:rPr>
            <w:rStyle w:val="Hyperlink"/>
            <w:noProof/>
          </w:rPr>
          <w:t>Name Server Set List Command</w:t>
        </w:r>
        <w:r>
          <w:rPr>
            <w:noProof/>
            <w:webHidden/>
          </w:rPr>
          <w:tab/>
        </w:r>
        <w:r>
          <w:rPr>
            <w:noProof/>
            <w:webHidden/>
          </w:rPr>
          <w:fldChar w:fldCharType="begin"/>
        </w:r>
        <w:r>
          <w:rPr>
            <w:noProof/>
            <w:webHidden/>
          </w:rPr>
          <w:instrText xml:space="preserve"> PAGEREF _Toc382406007 \h </w:instrText>
        </w:r>
      </w:ins>
      <w:r>
        <w:rPr>
          <w:noProof/>
          <w:webHidden/>
        </w:rPr>
      </w:r>
      <w:r>
        <w:rPr>
          <w:noProof/>
          <w:webHidden/>
        </w:rPr>
        <w:fldChar w:fldCharType="separate"/>
      </w:r>
      <w:ins w:id="73" w:author="Arnaud Dumont" w:date="2014-03-12T16:44:00Z">
        <w:r>
          <w:rPr>
            <w:noProof/>
            <w:webHidden/>
          </w:rPr>
          <w:t>24</w:t>
        </w:r>
        <w:r>
          <w:rPr>
            <w:noProof/>
            <w:webHidden/>
          </w:rPr>
          <w:fldChar w:fldCharType="end"/>
        </w:r>
        <w:r w:rsidRPr="009830A3">
          <w:rPr>
            <w:rStyle w:val="Hyperlink"/>
            <w:noProof/>
          </w:rPr>
          <w:fldChar w:fldCharType="end"/>
        </w:r>
      </w:ins>
    </w:p>
    <w:p w:rsidR="00FB62C7" w:rsidRDefault="00FB62C7">
      <w:pPr>
        <w:pStyle w:val="TOC1"/>
        <w:rPr>
          <w:ins w:id="74" w:author="Arnaud Dumont" w:date="2014-03-12T16:44:00Z"/>
          <w:rFonts w:eastAsiaTheme="minorEastAsia"/>
          <w:b w:val="0"/>
          <w:noProof/>
          <w:sz w:val="22"/>
          <w:szCs w:val="22"/>
          <w:lang w:eastAsia="en-AU"/>
        </w:rPr>
      </w:pPr>
      <w:ins w:id="75"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"_Toc382406008"</w:instrText>
        </w:r>
        <w:r w:rsidRPr="009830A3">
          <w:rPr>
            <w:rStyle w:val="Hyperlink"/>
            <w:noProof/>
          </w:rPr>
          <w:instrText xml:space="preserve"> </w:instrText>
        </w:r>
        <w:r w:rsidRPr="009830A3">
          <w:rPr>
            <w:rStyle w:val="Hyperlink"/>
            <w:noProof/>
          </w:rPr>
          <w:fldChar w:fldCharType="separate"/>
        </w:r>
        <w:r w:rsidRPr="009830A3">
          <w:rPr>
            <w:rStyle w:val="Hyperlink"/>
            <w:noProof/>
          </w:rPr>
          <w:t>7</w:t>
        </w:r>
        <w:r>
          <w:rPr>
            <w:rFonts w:eastAsiaTheme="minorEastAsia"/>
            <w:b w:val="0"/>
            <w:noProof/>
            <w:sz w:val="22"/>
            <w:szCs w:val="22"/>
            <w:lang w:eastAsia="en-AU"/>
          </w:rPr>
          <w:tab/>
        </w:r>
        <w:r w:rsidRPr="009830A3">
          <w:rPr>
            <w:rStyle w:val="Hyperlink"/>
            <w:noProof/>
          </w:rPr>
          <w:t>Plan Commands</w:t>
        </w:r>
        <w:r>
          <w:rPr>
            <w:noProof/>
            <w:webHidden/>
          </w:rPr>
          <w:tab/>
        </w:r>
        <w:r>
          <w:rPr>
            <w:noProof/>
            <w:webHidden/>
          </w:rPr>
          <w:fldChar w:fldCharType="begin"/>
        </w:r>
        <w:r>
          <w:rPr>
            <w:noProof/>
            <w:webHidden/>
          </w:rPr>
          <w:instrText xml:space="preserve"> PAGEREF _Toc382406008 \h </w:instrText>
        </w:r>
      </w:ins>
      <w:r>
        <w:rPr>
          <w:noProof/>
          <w:webHidden/>
        </w:rPr>
      </w:r>
      <w:r>
        <w:rPr>
          <w:noProof/>
          <w:webHidden/>
        </w:rPr>
        <w:fldChar w:fldCharType="separate"/>
      </w:r>
      <w:ins w:id="76" w:author="Arnaud Dumont" w:date="2014-03-12T16:44:00Z">
        <w:r>
          <w:rPr>
            <w:noProof/>
            <w:webHidden/>
          </w:rPr>
          <w:t>28</w:t>
        </w:r>
        <w:r>
          <w:rPr>
            <w:noProof/>
            <w:webHidden/>
          </w:rPr>
          <w:fldChar w:fldCharType="end"/>
        </w:r>
        <w:r w:rsidRPr="009830A3">
          <w:rPr>
            <w:rStyle w:val="Hyperlink"/>
            <w:noProof/>
          </w:rPr>
          <w:fldChar w:fldCharType="end"/>
        </w:r>
      </w:ins>
    </w:p>
    <w:p w:rsidR="00FB62C7" w:rsidRDefault="00FB62C7">
      <w:pPr>
        <w:pStyle w:val="TOC2"/>
        <w:rPr>
          <w:ins w:id="77" w:author="Arnaud Dumont" w:date="2014-03-12T16:44:00Z"/>
          <w:rFonts w:eastAsiaTheme="minorEastAsia"/>
          <w:noProof/>
          <w:sz w:val="22"/>
          <w:szCs w:val="22"/>
          <w:lang w:eastAsia="en-AU"/>
        </w:rPr>
      </w:pPr>
      <w:ins w:id="78"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"_Toc382406009"</w:instrText>
        </w:r>
        <w:r w:rsidRPr="009830A3">
          <w:rPr>
            <w:rStyle w:val="Hyperlink"/>
            <w:noProof/>
          </w:rPr>
          <w:instrText xml:space="preserve"> </w:instrText>
        </w:r>
        <w:r w:rsidRPr="009830A3">
          <w:rPr>
            <w:rStyle w:val="Hyperlink"/>
            <w:noProof/>
          </w:rPr>
          <w:fldChar w:fldCharType="separate"/>
        </w:r>
        <w:r w:rsidRPr="009830A3">
          <w:rPr>
            <w:rStyle w:val="Hyperlink"/>
            <w:noProof/>
          </w:rPr>
          <w:t>7.1</w:t>
        </w:r>
        <w:r>
          <w:rPr>
            <w:rFonts w:eastAsiaTheme="minorEastAsia"/>
            <w:noProof/>
            <w:sz w:val="22"/>
            <w:szCs w:val="22"/>
            <w:lang w:eastAsia="en-AU"/>
          </w:rPr>
          <w:tab/>
        </w:r>
        <w:r w:rsidRPr="009830A3">
          <w:rPr>
            <w:rStyle w:val="Hyperlink"/>
            <w:noProof/>
          </w:rPr>
          <w:t>Plan Get Command</w:t>
        </w:r>
        <w:r>
          <w:rPr>
            <w:noProof/>
            <w:webHidden/>
          </w:rPr>
          <w:tab/>
        </w:r>
        <w:r>
          <w:rPr>
            <w:noProof/>
            <w:webHidden/>
          </w:rPr>
          <w:fldChar w:fldCharType="begin"/>
        </w:r>
        <w:r>
          <w:rPr>
            <w:noProof/>
            <w:webHidden/>
          </w:rPr>
          <w:instrText xml:space="preserve"> PAGEREF _Toc382406009 \h </w:instrText>
        </w:r>
      </w:ins>
      <w:r>
        <w:rPr>
          <w:noProof/>
          <w:webHidden/>
        </w:rPr>
      </w:r>
      <w:r>
        <w:rPr>
          <w:noProof/>
          <w:webHidden/>
        </w:rPr>
        <w:fldChar w:fldCharType="separate"/>
      </w:r>
      <w:ins w:id="79" w:author="Arnaud Dumont" w:date="2014-03-12T16:44:00Z">
        <w:r>
          <w:rPr>
            <w:noProof/>
            <w:webHidden/>
          </w:rPr>
          <w:t>28</w:t>
        </w:r>
        <w:r>
          <w:rPr>
            <w:noProof/>
            <w:webHidden/>
          </w:rPr>
          <w:fldChar w:fldCharType="end"/>
        </w:r>
        <w:r w:rsidRPr="009830A3">
          <w:rPr>
            <w:rStyle w:val="Hyperlink"/>
            <w:noProof/>
          </w:rPr>
          <w:fldChar w:fldCharType="end"/>
        </w:r>
      </w:ins>
    </w:p>
    <w:p w:rsidR="00FB62C7" w:rsidRDefault="00FB62C7">
      <w:pPr>
        <w:pStyle w:val="TOC2"/>
        <w:rPr>
          <w:ins w:id="80" w:author="Arnaud Dumont" w:date="2014-03-12T16:44:00Z"/>
          <w:rFonts w:eastAsiaTheme="minorEastAsia"/>
          <w:noProof/>
          <w:sz w:val="22"/>
          <w:szCs w:val="22"/>
          <w:lang w:eastAsia="en-AU"/>
        </w:rPr>
      </w:pPr>
      <w:ins w:id="81"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"_Toc382406010"</w:instrText>
        </w:r>
        <w:r w:rsidRPr="009830A3">
          <w:rPr>
            <w:rStyle w:val="Hyperlink"/>
            <w:noProof/>
          </w:rPr>
          <w:instrText xml:space="preserve"> </w:instrText>
        </w:r>
        <w:r w:rsidRPr="009830A3">
          <w:rPr>
            <w:rStyle w:val="Hyperlink"/>
            <w:noProof/>
          </w:rPr>
          <w:fldChar w:fldCharType="separate"/>
        </w:r>
        <w:r w:rsidRPr="009830A3">
          <w:rPr>
            <w:rStyle w:val="Hyperlink"/>
            <w:noProof/>
          </w:rPr>
          <w:t>7.2</w:t>
        </w:r>
        <w:r>
          <w:rPr>
            <w:rFonts w:eastAsiaTheme="minorEastAsia"/>
            <w:noProof/>
            <w:sz w:val="22"/>
            <w:szCs w:val="22"/>
            <w:lang w:eastAsia="en-AU"/>
          </w:rPr>
          <w:tab/>
        </w:r>
        <w:r w:rsidRPr="009830A3">
          <w:rPr>
            <w:rStyle w:val="Hyperlink"/>
            <w:noProof/>
          </w:rPr>
          <w:t>Plan List Command</w:t>
        </w:r>
        <w:r>
          <w:rPr>
            <w:noProof/>
            <w:webHidden/>
          </w:rPr>
          <w:tab/>
        </w:r>
        <w:r>
          <w:rPr>
            <w:noProof/>
            <w:webHidden/>
          </w:rPr>
          <w:fldChar w:fldCharType="begin"/>
        </w:r>
        <w:r>
          <w:rPr>
            <w:noProof/>
            <w:webHidden/>
          </w:rPr>
          <w:instrText xml:space="preserve"> PAGEREF _Toc382406010 \h </w:instrText>
        </w:r>
      </w:ins>
      <w:r>
        <w:rPr>
          <w:noProof/>
          <w:webHidden/>
        </w:rPr>
      </w:r>
      <w:r>
        <w:rPr>
          <w:noProof/>
          <w:webHidden/>
        </w:rPr>
        <w:fldChar w:fldCharType="separate"/>
      </w:r>
      <w:ins w:id="82" w:author="Arnaud Dumont" w:date="2014-03-12T16:44:00Z">
        <w:r>
          <w:rPr>
            <w:noProof/>
            <w:webHidden/>
          </w:rPr>
          <w:t>32</w:t>
        </w:r>
        <w:r>
          <w:rPr>
            <w:noProof/>
            <w:webHidden/>
          </w:rPr>
          <w:fldChar w:fldCharType="end"/>
        </w:r>
        <w:r w:rsidRPr="009830A3">
          <w:rPr>
            <w:rStyle w:val="Hyperlink"/>
            <w:noProof/>
          </w:rPr>
          <w:fldChar w:fldCharType="end"/>
        </w:r>
      </w:ins>
    </w:p>
    <w:p w:rsidR="00FB62C7" w:rsidRDefault="00FB62C7">
      <w:pPr>
        <w:pStyle w:val="TOC1"/>
        <w:rPr>
          <w:ins w:id="83" w:author="Arnaud Dumont" w:date="2014-03-12T16:44:00Z"/>
          <w:rFonts w:eastAsiaTheme="minorEastAsia"/>
          <w:b w:val="0"/>
          <w:noProof/>
          <w:sz w:val="22"/>
          <w:szCs w:val="22"/>
          <w:lang w:eastAsia="en-AU"/>
        </w:rPr>
      </w:pPr>
      <w:ins w:id="84"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"_Toc382406011"</w:instrText>
        </w:r>
        <w:r w:rsidRPr="009830A3">
          <w:rPr>
            <w:rStyle w:val="Hyperlink"/>
            <w:noProof/>
          </w:rPr>
          <w:instrText xml:space="preserve"> </w:instrText>
        </w:r>
        <w:r w:rsidRPr="009830A3">
          <w:rPr>
            <w:rStyle w:val="Hyperlink"/>
            <w:noProof/>
          </w:rPr>
          <w:fldChar w:fldCharType="separate"/>
        </w:r>
        <w:r w:rsidRPr="009830A3">
          <w:rPr>
            <w:rStyle w:val="Hyperlink"/>
            <w:noProof/>
          </w:rPr>
          <w:t>8</w:t>
        </w:r>
        <w:r>
          <w:rPr>
            <w:rFonts w:eastAsiaTheme="minorEastAsia"/>
            <w:b w:val="0"/>
            <w:noProof/>
            <w:sz w:val="22"/>
            <w:szCs w:val="22"/>
            <w:lang w:eastAsia="en-AU"/>
          </w:rPr>
          <w:tab/>
        </w:r>
        <w:r w:rsidRPr="009830A3">
          <w:rPr>
            <w:rStyle w:val="Hyperlink"/>
            <w:noProof/>
          </w:rPr>
          <w:t>Zone Commands</w:t>
        </w:r>
        <w:r>
          <w:rPr>
            <w:noProof/>
            <w:webHidden/>
          </w:rPr>
          <w:tab/>
        </w:r>
        <w:r>
          <w:rPr>
            <w:noProof/>
            <w:webHidden/>
          </w:rPr>
          <w:fldChar w:fldCharType="begin"/>
        </w:r>
        <w:r>
          <w:rPr>
            <w:noProof/>
            <w:webHidden/>
          </w:rPr>
          <w:instrText xml:space="preserve"> PAGEREF _Toc382406011 \h </w:instrText>
        </w:r>
      </w:ins>
      <w:r>
        <w:rPr>
          <w:noProof/>
          <w:webHidden/>
        </w:rPr>
      </w:r>
      <w:r>
        <w:rPr>
          <w:noProof/>
          <w:webHidden/>
        </w:rPr>
        <w:fldChar w:fldCharType="separate"/>
      </w:r>
      <w:ins w:id="85" w:author="Arnaud Dumont" w:date="2014-03-12T16:44:00Z">
        <w:r>
          <w:rPr>
            <w:noProof/>
            <w:webHidden/>
          </w:rPr>
          <w:t>36</w:t>
        </w:r>
        <w:r>
          <w:rPr>
            <w:noProof/>
            <w:webHidden/>
          </w:rPr>
          <w:fldChar w:fldCharType="end"/>
        </w:r>
        <w:r w:rsidRPr="009830A3">
          <w:rPr>
            <w:rStyle w:val="Hyperlink"/>
            <w:noProof/>
          </w:rPr>
          <w:fldChar w:fldCharType="end"/>
        </w:r>
      </w:ins>
    </w:p>
    <w:p w:rsidR="00FB62C7" w:rsidRDefault="00FB62C7">
      <w:pPr>
        <w:pStyle w:val="TOC2"/>
        <w:rPr>
          <w:ins w:id="86" w:author="Arnaud Dumont" w:date="2014-03-12T16:44:00Z"/>
          <w:rFonts w:eastAsiaTheme="minorEastAsia"/>
          <w:noProof/>
          <w:sz w:val="22"/>
          <w:szCs w:val="22"/>
          <w:lang w:eastAsia="en-AU"/>
        </w:rPr>
      </w:pPr>
      <w:ins w:id="87"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"_Toc382406012"</w:instrText>
        </w:r>
        <w:r w:rsidRPr="009830A3">
          <w:rPr>
            <w:rStyle w:val="Hyperlink"/>
            <w:noProof/>
          </w:rPr>
          <w:instrText xml:space="preserve"> </w:instrText>
        </w:r>
        <w:r w:rsidRPr="009830A3">
          <w:rPr>
            <w:rStyle w:val="Hyperlink"/>
            <w:noProof/>
          </w:rPr>
          <w:fldChar w:fldCharType="separate"/>
        </w:r>
        <w:r w:rsidRPr="009830A3">
          <w:rPr>
            <w:rStyle w:val="Hyperlink"/>
            <w:noProof/>
          </w:rPr>
          <w:t>8.1</w:t>
        </w:r>
        <w:r>
          <w:rPr>
            <w:rFonts w:eastAsiaTheme="minorEastAsia"/>
            <w:noProof/>
            <w:sz w:val="22"/>
            <w:szCs w:val="22"/>
            <w:lang w:eastAsia="en-AU"/>
          </w:rPr>
          <w:tab/>
        </w:r>
        <w:r w:rsidRPr="009830A3">
          <w:rPr>
            <w:rStyle w:val="Hyperlink"/>
            <w:noProof/>
          </w:rPr>
          <w:t>Zone Get Command</w:t>
        </w:r>
        <w:r>
          <w:rPr>
            <w:noProof/>
            <w:webHidden/>
          </w:rPr>
          <w:tab/>
        </w:r>
        <w:r>
          <w:rPr>
            <w:noProof/>
            <w:webHidden/>
          </w:rPr>
          <w:fldChar w:fldCharType="begin"/>
        </w:r>
        <w:r>
          <w:rPr>
            <w:noProof/>
            <w:webHidden/>
          </w:rPr>
          <w:instrText xml:space="preserve"> PAGEREF _Toc382406012 \h </w:instrText>
        </w:r>
      </w:ins>
      <w:r>
        <w:rPr>
          <w:noProof/>
          <w:webHidden/>
        </w:rPr>
      </w:r>
      <w:r>
        <w:rPr>
          <w:noProof/>
          <w:webHidden/>
        </w:rPr>
        <w:fldChar w:fldCharType="separate"/>
      </w:r>
      <w:ins w:id="88" w:author="Arnaud Dumont" w:date="2014-03-12T16:44:00Z">
        <w:r>
          <w:rPr>
            <w:noProof/>
            <w:webHidden/>
          </w:rPr>
          <w:t>36</w:t>
        </w:r>
        <w:r>
          <w:rPr>
            <w:noProof/>
            <w:webHidden/>
          </w:rPr>
          <w:fldChar w:fldCharType="end"/>
        </w:r>
        <w:r w:rsidRPr="009830A3">
          <w:rPr>
            <w:rStyle w:val="Hyperlink"/>
            <w:noProof/>
          </w:rPr>
          <w:fldChar w:fldCharType="end"/>
        </w:r>
      </w:ins>
    </w:p>
    <w:p w:rsidR="00FB62C7" w:rsidRDefault="00FB62C7">
      <w:pPr>
        <w:pStyle w:val="TOC2"/>
        <w:rPr>
          <w:ins w:id="89" w:author="Arnaud Dumont" w:date="2014-03-12T16:44:00Z"/>
          <w:rFonts w:eastAsiaTheme="minorEastAsia"/>
          <w:noProof/>
          <w:sz w:val="22"/>
          <w:szCs w:val="22"/>
          <w:lang w:eastAsia="en-AU"/>
        </w:rPr>
      </w:pPr>
      <w:ins w:id="90"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"_Toc382406013"</w:instrText>
        </w:r>
        <w:r w:rsidRPr="009830A3">
          <w:rPr>
            <w:rStyle w:val="Hyperlink"/>
            <w:noProof/>
          </w:rPr>
          <w:instrText xml:space="preserve"> </w:instrText>
        </w:r>
        <w:r w:rsidRPr="009830A3">
          <w:rPr>
            <w:rStyle w:val="Hyperlink"/>
            <w:noProof/>
          </w:rPr>
          <w:fldChar w:fldCharType="separate"/>
        </w:r>
        <w:r w:rsidRPr="009830A3">
          <w:rPr>
            <w:rStyle w:val="Hyperlink"/>
            <w:noProof/>
          </w:rPr>
          <w:t>8.2</w:t>
        </w:r>
        <w:r>
          <w:rPr>
            <w:rFonts w:eastAsiaTheme="minorEastAsia"/>
            <w:noProof/>
            <w:sz w:val="22"/>
            <w:szCs w:val="22"/>
            <w:lang w:eastAsia="en-AU"/>
          </w:rPr>
          <w:tab/>
        </w:r>
        <w:r w:rsidRPr="009830A3">
          <w:rPr>
            <w:rStyle w:val="Hyperlink"/>
            <w:noProof/>
          </w:rPr>
          <w:t>Zone List Command</w:t>
        </w:r>
        <w:r>
          <w:rPr>
            <w:noProof/>
            <w:webHidden/>
          </w:rPr>
          <w:tab/>
        </w:r>
        <w:r>
          <w:rPr>
            <w:noProof/>
            <w:webHidden/>
          </w:rPr>
          <w:fldChar w:fldCharType="begin"/>
        </w:r>
        <w:r>
          <w:rPr>
            <w:noProof/>
            <w:webHidden/>
          </w:rPr>
          <w:instrText xml:space="preserve"> PAGEREF _Toc382406013 \h </w:instrText>
        </w:r>
      </w:ins>
      <w:r>
        <w:rPr>
          <w:noProof/>
          <w:webHidden/>
        </w:rPr>
      </w:r>
      <w:r>
        <w:rPr>
          <w:noProof/>
          <w:webHidden/>
        </w:rPr>
        <w:fldChar w:fldCharType="separate"/>
      </w:r>
      <w:ins w:id="91" w:author="Arnaud Dumont" w:date="2014-03-12T16:44:00Z">
        <w:r>
          <w:rPr>
            <w:noProof/>
            <w:webHidden/>
          </w:rPr>
          <w:t>50</w:t>
        </w:r>
        <w:r>
          <w:rPr>
            <w:noProof/>
            <w:webHidden/>
          </w:rPr>
          <w:fldChar w:fldCharType="end"/>
        </w:r>
        <w:r w:rsidRPr="009830A3">
          <w:rPr>
            <w:rStyle w:val="Hyperlink"/>
            <w:noProof/>
          </w:rPr>
          <w:fldChar w:fldCharType="end"/>
        </w:r>
      </w:ins>
    </w:p>
    <w:p w:rsidR="00FB62C7" w:rsidRDefault="00FB62C7">
      <w:pPr>
        <w:pStyle w:val="TOC2"/>
        <w:rPr>
          <w:ins w:id="92" w:author="Arnaud Dumont" w:date="2014-03-12T16:44:00Z"/>
          <w:rFonts w:eastAsiaTheme="minorEastAsia"/>
          <w:noProof/>
          <w:sz w:val="22"/>
          <w:szCs w:val="22"/>
          <w:lang w:eastAsia="en-AU"/>
        </w:rPr>
      </w:pPr>
      <w:ins w:id="93"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"_Toc382406014"</w:instrText>
        </w:r>
        <w:r w:rsidRPr="009830A3">
          <w:rPr>
            <w:rStyle w:val="Hyperlink"/>
            <w:noProof/>
          </w:rPr>
          <w:instrText xml:space="preserve"> </w:instrText>
        </w:r>
        <w:r w:rsidRPr="009830A3">
          <w:rPr>
            <w:rStyle w:val="Hyperlink"/>
            <w:noProof/>
          </w:rPr>
          <w:fldChar w:fldCharType="separate"/>
        </w:r>
        <w:r w:rsidRPr="009830A3">
          <w:rPr>
            <w:rStyle w:val="Hyperlink"/>
            <w:noProof/>
          </w:rPr>
          <w:t>8.3</w:t>
        </w:r>
        <w:r>
          <w:rPr>
            <w:rFonts w:eastAsiaTheme="minorEastAsia"/>
            <w:noProof/>
            <w:sz w:val="22"/>
            <w:szCs w:val="22"/>
            <w:lang w:eastAsia="en-AU"/>
          </w:rPr>
          <w:tab/>
        </w:r>
        <w:r w:rsidRPr="009830A3">
          <w:rPr>
            <w:rStyle w:val="Hyperlink"/>
            <w:noProof/>
          </w:rPr>
          <w:t>Zone Create Command</w:t>
        </w:r>
        <w:r>
          <w:rPr>
            <w:noProof/>
            <w:webHidden/>
          </w:rPr>
          <w:tab/>
        </w:r>
        <w:r>
          <w:rPr>
            <w:noProof/>
            <w:webHidden/>
          </w:rPr>
          <w:fldChar w:fldCharType="begin"/>
        </w:r>
        <w:r>
          <w:rPr>
            <w:noProof/>
            <w:webHidden/>
          </w:rPr>
          <w:instrText xml:space="preserve"> PAGEREF _Toc382406014 \h </w:instrText>
        </w:r>
      </w:ins>
      <w:r>
        <w:rPr>
          <w:noProof/>
          <w:webHidden/>
        </w:rPr>
      </w:r>
      <w:r>
        <w:rPr>
          <w:noProof/>
          <w:webHidden/>
        </w:rPr>
        <w:fldChar w:fldCharType="separate"/>
      </w:r>
      <w:ins w:id="94" w:author="Arnaud Dumont" w:date="2014-03-12T16:44:00Z">
        <w:r>
          <w:rPr>
            <w:noProof/>
            <w:webHidden/>
          </w:rPr>
          <w:t>54</w:t>
        </w:r>
        <w:r>
          <w:rPr>
            <w:noProof/>
            <w:webHidden/>
          </w:rPr>
          <w:fldChar w:fldCharType="end"/>
        </w:r>
        <w:r w:rsidRPr="009830A3">
          <w:rPr>
            <w:rStyle w:val="Hyperlink"/>
            <w:noProof/>
          </w:rPr>
          <w:fldChar w:fldCharType="end"/>
        </w:r>
      </w:ins>
    </w:p>
    <w:p w:rsidR="00FB62C7" w:rsidRDefault="00FB62C7">
      <w:pPr>
        <w:pStyle w:val="TOC2"/>
        <w:rPr>
          <w:ins w:id="95" w:author="Arnaud Dumont" w:date="2014-03-12T16:44:00Z"/>
          <w:rFonts w:eastAsiaTheme="minorEastAsia"/>
          <w:noProof/>
          <w:sz w:val="22"/>
          <w:szCs w:val="22"/>
          <w:lang w:eastAsia="en-AU"/>
        </w:rPr>
      </w:pPr>
      <w:ins w:id="96"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"_Toc382406015"</w:instrText>
        </w:r>
        <w:r w:rsidRPr="009830A3">
          <w:rPr>
            <w:rStyle w:val="Hyperlink"/>
            <w:noProof/>
          </w:rPr>
          <w:instrText xml:space="preserve"> </w:instrText>
        </w:r>
        <w:r w:rsidRPr="009830A3">
          <w:rPr>
            <w:rStyle w:val="Hyperlink"/>
            <w:noProof/>
          </w:rPr>
          <w:fldChar w:fldCharType="separate"/>
        </w:r>
        <w:r w:rsidRPr="009830A3">
          <w:rPr>
            <w:rStyle w:val="Hyperlink"/>
            <w:noProof/>
          </w:rPr>
          <w:t>8.4</w:t>
        </w:r>
        <w:r>
          <w:rPr>
            <w:rFonts w:eastAsiaTheme="minorEastAsia"/>
            <w:noProof/>
            <w:sz w:val="22"/>
            <w:szCs w:val="22"/>
            <w:lang w:eastAsia="en-AU"/>
          </w:rPr>
          <w:tab/>
        </w:r>
        <w:r w:rsidRPr="009830A3">
          <w:rPr>
            <w:rStyle w:val="Hyperlink"/>
            <w:noProof/>
          </w:rPr>
          <w:t>Zone Update Command</w:t>
        </w:r>
        <w:r>
          <w:rPr>
            <w:noProof/>
            <w:webHidden/>
          </w:rPr>
          <w:tab/>
        </w:r>
        <w:r>
          <w:rPr>
            <w:noProof/>
            <w:webHidden/>
          </w:rPr>
          <w:fldChar w:fldCharType="begin"/>
        </w:r>
        <w:r>
          <w:rPr>
            <w:noProof/>
            <w:webHidden/>
          </w:rPr>
          <w:instrText xml:space="preserve"> PAGEREF _Toc382406015 \h </w:instrText>
        </w:r>
      </w:ins>
      <w:r>
        <w:rPr>
          <w:noProof/>
          <w:webHidden/>
        </w:rPr>
      </w:r>
      <w:r>
        <w:rPr>
          <w:noProof/>
          <w:webHidden/>
        </w:rPr>
        <w:fldChar w:fldCharType="separate"/>
      </w:r>
      <w:ins w:id="97" w:author="Arnaud Dumont" w:date="2014-03-12T16:44:00Z">
        <w:r>
          <w:rPr>
            <w:noProof/>
            <w:webHidden/>
          </w:rPr>
          <w:t>61</w:t>
        </w:r>
        <w:r>
          <w:rPr>
            <w:noProof/>
            <w:webHidden/>
          </w:rPr>
          <w:fldChar w:fldCharType="end"/>
        </w:r>
        <w:r w:rsidRPr="009830A3">
          <w:rPr>
            <w:rStyle w:val="Hyperlink"/>
            <w:noProof/>
          </w:rPr>
          <w:fldChar w:fldCharType="end"/>
        </w:r>
      </w:ins>
    </w:p>
    <w:p w:rsidR="00FB62C7" w:rsidRDefault="00FB62C7">
      <w:pPr>
        <w:pStyle w:val="TOC2"/>
        <w:rPr>
          <w:ins w:id="98" w:author="Arnaud Dumont" w:date="2014-03-12T16:44:00Z"/>
          <w:rFonts w:eastAsiaTheme="minorEastAsia"/>
          <w:noProof/>
          <w:sz w:val="22"/>
          <w:szCs w:val="22"/>
          <w:lang w:eastAsia="en-AU"/>
        </w:rPr>
      </w:pPr>
      <w:ins w:id="99"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"_Toc382406016"</w:instrText>
        </w:r>
        <w:r w:rsidRPr="009830A3">
          <w:rPr>
            <w:rStyle w:val="Hyperlink"/>
            <w:noProof/>
          </w:rPr>
          <w:instrText xml:space="preserve"> </w:instrText>
        </w:r>
        <w:r w:rsidRPr="009830A3">
          <w:rPr>
            <w:rStyle w:val="Hyperlink"/>
            <w:noProof/>
          </w:rPr>
          <w:fldChar w:fldCharType="separate"/>
        </w:r>
        <w:r w:rsidRPr="009830A3">
          <w:rPr>
            <w:rStyle w:val="Hyperlink"/>
            <w:noProof/>
          </w:rPr>
          <w:t>8.5</w:t>
        </w:r>
        <w:r>
          <w:rPr>
            <w:rFonts w:eastAsiaTheme="minorEastAsia"/>
            <w:noProof/>
            <w:sz w:val="22"/>
            <w:szCs w:val="22"/>
            <w:lang w:eastAsia="en-AU"/>
          </w:rPr>
          <w:tab/>
        </w:r>
        <w:r w:rsidRPr="009830A3">
          <w:rPr>
            <w:rStyle w:val="Hyperlink"/>
            <w:noProof/>
          </w:rPr>
          <w:t>Zone Update Resource Records Command</w:t>
        </w:r>
        <w:r>
          <w:rPr>
            <w:noProof/>
            <w:webHidden/>
          </w:rPr>
          <w:tab/>
        </w:r>
        <w:r>
          <w:rPr>
            <w:noProof/>
            <w:webHidden/>
          </w:rPr>
          <w:fldChar w:fldCharType="begin"/>
        </w:r>
        <w:r>
          <w:rPr>
            <w:noProof/>
            <w:webHidden/>
          </w:rPr>
          <w:instrText xml:space="preserve"> PAGEREF _Toc382406016 \h </w:instrText>
        </w:r>
      </w:ins>
      <w:r>
        <w:rPr>
          <w:noProof/>
          <w:webHidden/>
        </w:rPr>
      </w:r>
      <w:r>
        <w:rPr>
          <w:noProof/>
          <w:webHidden/>
        </w:rPr>
        <w:fldChar w:fldCharType="separate"/>
      </w:r>
      <w:ins w:id="100" w:author="Arnaud Dumont" w:date="2014-03-12T16:44:00Z">
        <w:r>
          <w:rPr>
            <w:noProof/>
            <w:webHidden/>
          </w:rPr>
          <w:t>69</w:t>
        </w:r>
        <w:r>
          <w:rPr>
            <w:noProof/>
            <w:webHidden/>
          </w:rPr>
          <w:fldChar w:fldCharType="end"/>
        </w:r>
        <w:r w:rsidRPr="009830A3">
          <w:rPr>
            <w:rStyle w:val="Hyperlink"/>
            <w:noProof/>
          </w:rPr>
          <w:fldChar w:fldCharType="end"/>
        </w:r>
      </w:ins>
    </w:p>
    <w:p w:rsidR="00FB62C7" w:rsidRDefault="00FB62C7">
      <w:pPr>
        <w:pStyle w:val="TOC2"/>
        <w:rPr>
          <w:ins w:id="101" w:author="Arnaud Dumont" w:date="2014-03-12T16:44:00Z"/>
          <w:rFonts w:eastAsiaTheme="minorEastAsia"/>
          <w:noProof/>
          <w:sz w:val="22"/>
          <w:szCs w:val="22"/>
          <w:lang w:eastAsia="en-AU"/>
        </w:rPr>
      </w:pPr>
      <w:ins w:id="102"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"_Toc382406017"</w:instrText>
        </w:r>
        <w:r w:rsidRPr="009830A3">
          <w:rPr>
            <w:rStyle w:val="Hyperlink"/>
            <w:noProof/>
          </w:rPr>
          <w:instrText xml:space="preserve"> </w:instrText>
        </w:r>
        <w:r w:rsidRPr="009830A3">
          <w:rPr>
            <w:rStyle w:val="Hyperlink"/>
            <w:noProof/>
          </w:rPr>
          <w:fldChar w:fldCharType="separate"/>
        </w:r>
        <w:r w:rsidRPr="009830A3">
          <w:rPr>
            <w:rStyle w:val="Hyperlink"/>
            <w:noProof/>
          </w:rPr>
          <w:t>8.6</w:t>
        </w:r>
        <w:r>
          <w:rPr>
            <w:rFonts w:eastAsiaTheme="minorEastAsia"/>
            <w:noProof/>
            <w:sz w:val="22"/>
            <w:szCs w:val="22"/>
            <w:lang w:eastAsia="en-AU"/>
          </w:rPr>
          <w:tab/>
        </w:r>
        <w:r w:rsidRPr="009830A3">
          <w:rPr>
            <w:rStyle w:val="Hyperlink"/>
            <w:noProof/>
          </w:rPr>
          <w:t>Zone Delete Command</w:t>
        </w:r>
        <w:r>
          <w:rPr>
            <w:noProof/>
            <w:webHidden/>
          </w:rPr>
          <w:tab/>
        </w:r>
        <w:r>
          <w:rPr>
            <w:noProof/>
            <w:webHidden/>
          </w:rPr>
          <w:fldChar w:fldCharType="begin"/>
        </w:r>
        <w:r>
          <w:rPr>
            <w:noProof/>
            <w:webHidden/>
          </w:rPr>
          <w:instrText xml:space="preserve"> PAGEREF _Toc382406017 \h </w:instrText>
        </w:r>
      </w:ins>
      <w:r>
        <w:rPr>
          <w:noProof/>
          <w:webHidden/>
        </w:rPr>
      </w:r>
      <w:r>
        <w:rPr>
          <w:noProof/>
          <w:webHidden/>
        </w:rPr>
        <w:fldChar w:fldCharType="separate"/>
      </w:r>
      <w:ins w:id="103" w:author="Arnaud Dumont" w:date="2014-03-12T16:44:00Z">
        <w:r>
          <w:rPr>
            <w:noProof/>
            <w:webHidden/>
          </w:rPr>
          <w:t>77</w:t>
        </w:r>
        <w:r>
          <w:rPr>
            <w:noProof/>
            <w:webHidden/>
          </w:rPr>
          <w:fldChar w:fldCharType="end"/>
        </w:r>
        <w:r w:rsidRPr="009830A3">
          <w:rPr>
            <w:rStyle w:val="Hyperlink"/>
            <w:noProof/>
          </w:rPr>
          <w:fldChar w:fldCharType="end"/>
        </w:r>
      </w:ins>
    </w:p>
    <w:p w:rsidR="00FB62C7" w:rsidRDefault="00FB62C7">
      <w:pPr>
        <w:pStyle w:val="TOC2"/>
        <w:rPr>
          <w:ins w:id="104" w:author="Arnaud Dumont" w:date="2014-03-12T16:44:00Z"/>
          <w:rFonts w:eastAsiaTheme="minorEastAsia"/>
          <w:noProof/>
          <w:sz w:val="22"/>
          <w:szCs w:val="22"/>
          <w:lang w:eastAsia="en-AU"/>
        </w:rPr>
      </w:pPr>
      <w:ins w:id="105"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"_Toc382406018"</w:instrText>
        </w:r>
        <w:r w:rsidRPr="009830A3">
          <w:rPr>
            <w:rStyle w:val="Hyperlink"/>
            <w:noProof/>
          </w:rPr>
          <w:instrText xml:space="preserve"> </w:instrText>
        </w:r>
        <w:r w:rsidRPr="009830A3">
          <w:rPr>
            <w:rStyle w:val="Hyperlink"/>
            <w:noProof/>
          </w:rPr>
          <w:fldChar w:fldCharType="separate"/>
        </w:r>
        <w:r w:rsidRPr="009830A3">
          <w:rPr>
            <w:rStyle w:val="Hyperlink"/>
            <w:noProof/>
          </w:rPr>
          <w:t>8.7</w:t>
        </w:r>
        <w:r>
          <w:rPr>
            <w:rFonts w:eastAsiaTheme="minorEastAsia"/>
            <w:noProof/>
            <w:sz w:val="22"/>
            <w:szCs w:val="22"/>
            <w:lang w:eastAsia="en-AU"/>
          </w:rPr>
          <w:tab/>
        </w:r>
        <w:r w:rsidRPr="009830A3">
          <w:rPr>
            <w:rStyle w:val="Hyperlink"/>
            <w:noProof/>
          </w:rPr>
          <w:t>Zone Get Query Usage Command</w:t>
        </w:r>
        <w:r>
          <w:rPr>
            <w:noProof/>
            <w:webHidden/>
          </w:rPr>
          <w:tab/>
        </w:r>
        <w:r>
          <w:rPr>
            <w:noProof/>
            <w:webHidden/>
          </w:rPr>
          <w:fldChar w:fldCharType="begin"/>
        </w:r>
        <w:r>
          <w:rPr>
            <w:noProof/>
            <w:webHidden/>
          </w:rPr>
          <w:instrText xml:space="preserve"> PAGEREF _Toc382406018 \h </w:instrText>
        </w:r>
      </w:ins>
      <w:r>
        <w:rPr>
          <w:noProof/>
          <w:webHidden/>
        </w:rPr>
      </w:r>
      <w:r>
        <w:rPr>
          <w:noProof/>
          <w:webHidden/>
        </w:rPr>
        <w:fldChar w:fldCharType="separate"/>
      </w:r>
      <w:ins w:id="106" w:author="Arnaud Dumont" w:date="2014-03-12T16:44:00Z">
        <w:r>
          <w:rPr>
            <w:noProof/>
            <w:webHidden/>
          </w:rPr>
          <w:t>79</w:t>
        </w:r>
        <w:r>
          <w:rPr>
            <w:noProof/>
            <w:webHidden/>
          </w:rPr>
          <w:fldChar w:fldCharType="end"/>
        </w:r>
        <w:r w:rsidRPr="009830A3">
          <w:rPr>
            <w:rStyle w:val="Hyperlink"/>
            <w:noProof/>
          </w:rPr>
          <w:fldChar w:fldCharType="end"/>
        </w:r>
      </w:ins>
    </w:p>
    <w:p w:rsidR="00FB62C7" w:rsidRDefault="00FB62C7">
      <w:pPr>
        <w:pStyle w:val="TOC2"/>
        <w:rPr>
          <w:ins w:id="107" w:author="Arnaud Dumont" w:date="2014-03-12T16:44:00Z"/>
          <w:rFonts w:eastAsiaTheme="minorEastAsia"/>
          <w:noProof/>
          <w:sz w:val="22"/>
          <w:szCs w:val="22"/>
          <w:lang w:eastAsia="en-AU"/>
        </w:rPr>
      </w:pPr>
      <w:ins w:id="108"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"_Toc382406019"</w:instrText>
        </w:r>
        <w:r w:rsidRPr="009830A3">
          <w:rPr>
            <w:rStyle w:val="Hyperlink"/>
            <w:noProof/>
          </w:rPr>
          <w:instrText xml:space="preserve"> </w:instrText>
        </w:r>
        <w:r w:rsidRPr="009830A3">
          <w:rPr>
            <w:rStyle w:val="Hyperlink"/>
            <w:noProof/>
          </w:rPr>
          <w:fldChar w:fldCharType="separate"/>
        </w:r>
        <w:r w:rsidRPr="009830A3">
          <w:rPr>
            <w:rStyle w:val="Hyperlink"/>
            <w:noProof/>
          </w:rPr>
          <w:t>8.8</w:t>
        </w:r>
        <w:r>
          <w:rPr>
            <w:rFonts w:eastAsiaTheme="minorEastAsia"/>
            <w:noProof/>
            <w:sz w:val="22"/>
            <w:szCs w:val="22"/>
            <w:lang w:eastAsia="en-AU"/>
          </w:rPr>
          <w:tab/>
        </w:r>
        <w:r w:rsidRPr="009830A3">
          <w:rPr>
            <w:rStyle w:val="Hyperlink"/>
            <w:noProof/>
          </w:rPr>
          <w:t>Zone Get Zone File Command</w:t>
        </w:r>
        <w:r>
          <w:rPr>
            <w:noProof/>
            <w:webHidden/>
          </w:rPr>
          <w:tab/>
        </w:r>
        <w:r>
          <w:rPr>
            <w:noProof/>
            <w:webHidden/>
          </w:rPr>
          <w:fldChar w:fldCharType="begin"/>
        </w:r>
        <w:r>
          <w:rPr>
            <w:noProof/>
            <w:webHidden/>
          </w:rPr>
          <w:instrText xml:space="preserve"> PAGEREF _Toc382406019 \h </w:instrText>
        </w:r>
      </w:ins>
      <w:r>
        <w:rPr>
          <w:noProof/>
          <w:webHidden/>
        </w:rPr>
      </w:r>
      <w:r>
        <w:rPr>
          <w:noProof/>
          <w:webHidden/>
        </w:rPr>
        <w:fldChar w:fldCharType="separate"/>
      </w:r>
      <w:ins w:id="109" w:author="Arnaud Dumont" w:date="2014-03-12T16:44:00Z">
        <w:r>
          <w:rPr>
            <w:noProof/>
            <w:webHidden/>
          </w:rPr>
          <w:t>83</w:t>
        </w:r>
        <w:r>
          <w:rPr>
            <w:noProof/>
            <w:webHidden/>
          </w:rPr>
          <w:fldChar w:fldCharType="end"/>
        </w:r>
        <w:r w:rsidRPr="009830A3">
          <w:rPr>
            <w:rStyle w:val="Hyperlink"/>
            <w:noProof/>
          </w:rPr>
          <w:fldChar w:fldCharType="end"/>
        </w:r>
      </w:ins>
    </w:p>
    <w:p w:rsidR="00FB62C7" w:rsidRDefault="00FB62C7">
      <w:pPr>
        <w:pStyle w:val="TOC1"/>
        <w:rPr>
          <w:ins w:id="110" w:author="Arnaud Dumont" w:date="2014-03-12T16:44:00Z"/>
          <w:rFonts w:eastAsiaTheme="minorEastAsia"/>
          <w:b w:val="0"/>
          <w:noProof/>
          <w:sz w:val="22"/>
          <w:szCs w:val="22"/>
          <w:lang w:eastAsia="en-AU"/>
        </w:rPr>
      </w:pPr>
      <w:ins w:id="111" w:author="Arnaud Dumont" w:date="2014-03-12T16:44:00Z">
        <w:r w:rsidRPr="009830A3">
          <w:rPr>
            <w:rStyle w:val="Hyperlink"/>
            <w:noProof/>
          </w:rPr>
          <w:lastRenderedPageBreak/>
          <w:fldChar w:fldCharType="begin"/>
        </w:r>
        <w:r w:rsidRPr="009830A3">
          <w:rPr>
            <w:rStyle w:val="Hyperlink"/>
            <w:noProof/>
          </w:rPr>
          <w:instrText xml:space="preserve"> </w:instrText>
        </w:r>
        <w:r>
          <w:rPr>
            <w:noProof/>
          </w:rPr>
          <w:instrText>HYPERLINK \l "_Toc382406020"</w:instrText>
        </w:r>
        <w:r w:rsidRPr="009830A3">
          <w:rPr>
            <w:rStyle w:val="Hyperlink"/>
            <w:noProof/>
          </w:rPr>
          <w:instrText xml:space="preserve"> </w:instrText>
        </w:r>
        <w:r w:rsidRPr="009830A3">
          <w:rPr>
            <w:rStyle w:val="Hyperlink"/>
            <w:noProof/>
          </w:rPr>
          <w:fldChar w:fldCharType="separate"/>
        </w:r>
        <w:r w:rsidRPr="009830A3">
          <w:rPr>
            <w:rStyle w:val="Hyperlink"/>
            <w:noProof/>
          </w:rPr>
          <w:t>9</w:t>
        </w:r>
        <w:r>
          <w:rPr>
            <w:rFonts w:eastAsiaTheme="minorEastAsia"/>
            <w:b w:val="0"/>
            <w:noProof/>
            <w:sz w:val="22"/>
            <w:szCs w:val="22"/>
            <w:lang w:eastAsia="en-AU"/>
          </w:rPr>
          <w:tab/>
        </w:r>
        <w:r w:rsidRPr="009830A3">
          <w:rPr>
            <w:rStyle w:val="Hyperlink"/>
            <w:noProof/>
          </w:rPr>
          <w:t>Message Commands</w:t>
        </w:r>
        <w:r>
          <w:rPr>
            <w:noProof/>
            <w:webHidden/>
          </w:rPr>
          <w:tab/>
        </w:r>
        <w:r>
          <w:rPr>
            <w:noProof/>
            <w:webHidden/>
          </w:rPr>
          <w:fldChar w:fldCharType="begin"/>
        </w:r>
        <w:r>
          <w:rPr>
            <w:noProof/>
            <w:webHidden/>
          </w:rPr>
          <w:instrText xml:space="preserve"> PAGEREF _Toc382406020 \h </w:instrText>
        </w:r>
      </w:ins>
      <w:r>
        <w:rPr>
          <w:noProof/>
          <w:webHidden/>
        </w:rPr>
      </w:r>
      <w:r>
        <w:rPr>
          <w:noProof/>
          <w:webHidden/>
        </w:rPr>
        <w:fldChar w:fldCharType="separate"/>
      </w:r>
      <w:ins w:id="112" w:author="Arnaud Dumont" w:date="2014-03-12T16:44:00Z">
        <w:r>
          <w:rPr>
            <w:noProof/>
            <w:webHidden/>
          </w:rPr>
          <w:t>86</w:t>
        </w:r>
        <w:r>
          <w:rPr>
            <w:noProof/>
            <w:webHidden/>
          </w:rPr>
          <w:fldChar w:fldCharType="end"/>
        </w:r>
        <w:r w:rsidRPr="009830A3">
          <w:rPr>
            <w:rStyle w:val="Hyperlink"/>
            <w:noProof/>
          </w:rPr>
          <w:fldChar w:fldCharType="end"/>
        </w:r>
      </w:ins>
    </w:p>
    <w:p w:rsidR="00FB62C7" w:rsidRDefault="00FB62C7">
      <w:pPr>
        <w:pStyle w:val="TOC2"/>
        <w:rPr>
          <w:ins w:id="113" w:author="Arnaud Dumont" w:date="2014-03-12T16:44:00Z"/>
          <w:rFonts w:eastAsiaTheme="minorEastAsia"/>
          <w:noProof/>
          <w:sz w:val="22"/>
          <w:szCs w:val="22"/>
          <w:lang w:eastAsia="en-AU"/>
        </w:rPr>
      </w:pPr>
      <w:ins w:id="114"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"_Toc382406021"</w:instrText>
        </w:r>
        <w:r w:rsidRPr="009830A3">
          <w:rPr>
            <w:rStyle w:val="Hyperlink"/>
            <w:noProof/>
          </w:rPr>
          <w:instrText xml:space="preserve"> </w:instrText>
        </w:r>
        <w:r w:rsidRPr="009830A3">
          <w:rPr>
            <w:rStyle w:val="Hyperlink"/>
            <w:noProof/>
          </w:rPr>
          <w:fldChar w:fldCharType="separate"/>
        </w:r>
        <w:r w:rsidRPr="009830A3">
          <w:rPr>
            <w:rStyle w:val="Hyperlink"/>
            <w:noProof/>
          </w:rPr>
          <w:t>9.1</w:t>
        </w:r>
        <w:r>
          <w:rPr>
            <w:rFonts w:eastAsiaTheme="minorEastAsia"/>
            <w:noProof/>
            <w:sz w:val="22"/>
            <w:szCs w:val="22"/>
            <w:lang w:eastAsia="en-AU"/>
          </w:rPr>
          <w:tab/>
        </w:r>
        <w:r w:rsidRPr="009830A3">
          <w:rPr>
            <w:rStyle w:val="Hyperlink"/>
            <w:noProof/>
          </w:rPr>
          <w:t>Message Poll Command</w:t>
        </w:r>
        <w:r>
          <w:rPr>
            <w:noProof/>
            <w:webHidden/>
          </w:rPr>
          <w:tab/>
        </w:r>
        <w:r>
          <w:rPr>
            <w:noProof/>
            <w:webHidden/>
          </w:rPr>
          <w:fldChar w:fldCharType="begin"/>
        </w:r>
        <w:r>
          <w:rPr>
            <w:noProof/>
            <w:webHidden/>
          </w:rPr>
          <w:instrText xml:space="preserve"> PAGEREF _Toc382406021 \h </w:instrText>
        </w:r>
      </w:ins>
      <w:r>
        <w:rPr>
          <w:noProof/>
          <w:webHidden/>
        </w:rPr>
      </w:r>
      <w:r>
        <w:rPr>
          <w:noProof/>
          <w:webHidden/>
        </w:rPr>
        <w:fldChar w:fldCharType="separate"/>
      </w:r>
      <w:ins w:id="115" w:author="Arnaud Dumont" w:date="2014-03-12T16:44:00Z">
        <w:r>
          <w:rPr>
            <w:noProof/>
            <w:webHidden/>
          </w:rPr>
          <w:t>86</w:t>
        </w:r>
        <w:r>
          <w:rPr>
            <w:noProof/>
            <w:webHidden/>
          </w:rPr>
          <w:fldChar w:fldCharType="end"/>
        </w:r>
        <w:r w:rsidRPr="009830A3">
          <w:rPr>
            <w:rStyle w:val="Hyperlink"/>
            <w:noProof/>
          </w:rPr>
          <w:fldChar w:fldCharType="end"/>
        </w:r>
      </w:ins>
    </w:p>
    <w:p w:rsidR="00FB62C7" w:rsidRDefault="00FB62C7">
      <w:pPr>
        <w:pStyle w:val="TOC2"/>
        <w:rPr>
          <w:ins w:id="116" w:author="Arnaud Dumont" w:date="2014-03-12T16:44:00Z"/>
          <w:rFonts w:eastAsiaTheme="minorEastAsia"/>
          <w:noProof/>
          <w:sz w:val="22"/>
          <w:szCs w:val="22"/>
          <w:lang w:eastAsia="en-AU"/>
        </w:rPr>
      </w:pPr>
      <w:ins w:id="117"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"_Toc382406022"</w:instrText>
        </w:r>
        <w:r w:rsidRPr="009830A3">
          <w:rPr>
            <w:rStyle w:val="Hyperlink"/>
            <w:noProof/>
          </w:rPr>
          <w:instrText xml:space="preserve"> </w:instrText>
        </w:r>
        <w:r w:rsidRPr="009830A3">
          <w:rPr>
            <w:rStyle w:val="Hyperlink"/>
            <w:noProof/>
          </w:rPr>
          <w:fldChar w:fldCharType="separate"/>
        </w:r>
        <w:r w:rsidRPr="009830A3">
          <w:rPr>
            <w:rStyle w:val="Hyperlink"/>
            <w:noProof/>
          </w:rPr>
          <w:t>9.2</w:t>
        </w:r>
        <w:r>
          <w:rPr>
            <w:rFonts w:eastAsiaTheme="minorEastAsia"/>
            <w:noProof/>
            <w:sz w:val="22"/>
            <w:szCs w:val="22"/>
            <w:lang w:eastAsia="en-AU"/>
          </w:rPr>
          <w:tab/>
        </w:r>
        <w:r w:rsidRPr="009830A3">
          <w:rPr>
            <w:rStyle w:val="Hyperlink"/>
            <w:noProof/>
          </w:rPr>
          <w:t>Message Acknowledge Command</w:t>
        </w:r>
        <w:r>
          <w:rPr>
            <w:noProof/>
            <w:webHidden/>
          </w:rPr>
          <w:tab/>
        </w:r>
        <w:r>
          <w:rPr>
            <w:noProof/>
            <w:webHidden/>
          </w:rPr>
          <w:fldChar w:fldCharType="begin"/>
        </w:r>
        <w:r>
          <w:rPr>
            <w:noProof/>
            <w:webHidden/>
          </w:rPr>
          <w:instrText xml:space="preserve"> PAGEREF _Toc382406022 \h </w:instrText>
        </w:r>
      </w:ins>
      <w:r>
        <w:rPr>
          <w:noProof/>
          <w:webHidden/>
        </w:rPr>
      </w:r>
      <w:r>
        <w:rPr>
          <w:noProof/>
          <w:webHidden/>
        </w:rPr>
        <w:fldChar w:fldCharType="separate"/>
      </w:r>
      <w:ins w:id="118" w:author="Arnaud Dumont" w:date="2014-03-12T16:44:00Z">
        <w:r>
          <w:rPr>
            <w:noProof/>
            <w:webHidden/>
          </w:rPr>
          <w:t>91</w:t>
        </w:r>
        <w:r>
          <w:rPr>
            <w:noProof/>
            <w:webHidden/>
          </w:rPr>
          <w:fldChar w:fldCharType="end"/>
        </w:r>
        <w:r w:rsidRPr="009830A3">
          <w:rPr>
            <w:rStyle w:val="Hyperlink"/>
            <w:noProof/>
          </w:rPr>
          <w:fldChar w:fldCharType="end"/>
        </w:r>
      </w:ins>
    </w:p>
    <w:p w:rsidR="002C7FBC" w:rsidDel="00FB62C7" w:rsidRDefault="002C7FBC">
      <w:pPr>
        <w:pStyle w:val="TOC1"/>
        <w:rPr>
          <w:del w:id="119" w:author="Arnaud Dumont" w:date="2014-03-12T16:44:00Z"/>
          <w:rFonts w:eastAsiaTheme="minorEastAsia"/>
          <w:b w:val="0"/>
          <w:noProof/>
          <w:sz w:val="22"/>
          <w:szCs w:val="22"/>
          <w:lang w:eastAsia="en-AU"/>
        </w:rPr>
      </w:pPr>
      <w:del w:id="120" w:author="Arnaud Dumont" w:date="2014-03-12T16:44:00Z">
        <w:r w:rsidRPr="00FB62C7" w:rsidDel="00FB62C7">
          <w:rPr>
            <w:rStyle w:val="Hyperlink"/>
            <w:noProof/>
          </w:rPr>
          <w:delText>1</w:delText>
        </w:r>
        <w:r w:rsidDel="00FB62C7">
          <w:rPr>
            <w:rFonts w:eastAsiaTheme="minorEastAsia"/>
            <w:b w:val="0"/>
            <w:noProof/>
            <w:sz w:val="22"/>
            <w:szCs w:val="22"/>
            <w:lang w:eastAsia="en-AU"/>
          </w:rPr>
          <w:tab/>
        </w:r>
        <w:r w:rsidRPr="00FB62C7" w:rsidDel="00FB62C7">
          <w:rPr>
            <w:rStyle w:val="Hyperlink"/>
            <w:noProof/>
          </w:rPr>
          <w:delText>Introduction</w:delText>
        </w:r>
        <w:r w:rsidDel="00FB62C7">
          <w:rPr>
            <w:noProof/>
            <w:webHidden/>
          </w:rPr>
          <w:tab/>
          <w:delText>1</w:delText>
        </w:r>
      </w:del>
    </w:p>
    <w:p w:rsidR="002C7FBC" w:rsidDel="00FB62C7" w:rsidRDefault="002C7FBC">
      <w:pPr>
        <w:pStyle w:val="TOC1"/>
        <w:rPr>
          <w:del w:id="121" w:author="Arnaud Dumont" w:date="2014-03-12T16:44:00Z"/>
          <w:rFonts w:eastAsiaTheme="minorEastAsia"/>
          <w:b w:val="0"/>
          <w:noProof/>
          <w:sz w:val="22"/>
          <w:szCs w:val="22"/>
          <w:lang w:eastAsia="en-AU"/>
        </w:rPr>
      </w:pPr>
      <w:del w:id="122" w:author="Arnaud Dumont" w:date="2014-03-12T16:44:00Z">
        <w:r w:rsidRPr="00FB62C7" w:rsidDel="00FB62C7">
          <w:rPr>
            <w:rStyle w:val="Hyperlink"/>
            <w:noProof/>
          </w:rPr>
          <w:delText>2</w:delText>
        </w:r>
        <w:r w:rsidDel="00FB62C7">
          <w:rPr>
            <w:rFonts w:eastAsiaTheme="minorEastAsia"/>
            <w:b w:val="0"/>
            <w:noProof/>
            <w:sz w:val="22"/>
            <w:szCs w:val="22"/>
            <w:lang w:eastAsia="en-AU"/>
          </w:rPr>
          <w:tab/>
        </w:r>
        <w:r w:rsidRPr="00FB62C7" w:rsidDel="00FB62C7">
          <w:rPr>
            <w:rStyle w:val="Hyperlink"/>
            <w:noProof/>
          </w:rPr>
          <w:delText>General</w:delText>
        </w:r>
        <w:r w:rsidDel="00FB62C7">
          <w:rPr>
            <w:noProof/>
            <w:webHidden/>
          </w:rPr>
          <w:tab/>
          <w:delText>2</w:delText>
        </w:r>
      </w:del>
    </w:p>
    <w:p w:rsidR="002C7FBC" w:rsidDel="00FB62C7" w:rsidRDefault="002C7FBC">
      <w:pPr>
        <w:pStyle w:val="TOC2"/>
        <w:rPr>
          <w:del w:id="123" w:author="Arnaud Dumont" w:date="2014-03-12T16:44:00Z"/>
          <w:rFonts w:eastAsiaTheme="minorEastAsia"/>
          <w:noProof/>
          <w:sz w:val="22"/>
          <w:szCs w:val="22"/>
          <w:lang w:eastAsia="en-AU"/>
        </w:rPr>
      </w:pPr>
      <w:del w:id="124" w:author="Arnaud Dumont" w:date="2014-03-12T16:44:00Z">
        <w:r w:rsidRPr="00FB62C7" w:rsidDel="00FB62C7">
          <w:rPr>
            <w:rStyle w:val="Hyperlink"/>
            <w:noProof/>
          </w:rPr>
          <w:delText>2.1</w:delText>
        </w:r>
        <w:r w:rsidDel="00FB62C7">
          <w:rPr>
            <w:rFonts w:eastAsiaTheme="minorEastAsia"/>
            <w:noProof/>
            <w:sz w:val="22"/>
            <w:szCs w:val="22"/>
            <w:lang w:eastAsia="en-AU"/>
          </w:rPr>
          <w:tab/>
        </w:r>
        <w:r w:rsidRPr="00FB62C7" w:rsidDel="00FB62C7">
          <w:rPr>
            <w:rStyle w:val="Hyperlink"/>
            <w:noProof/>
          </w:rPr>
          <w:delText>Data Types</w:delText>
        </w:r>
        <w:r w:rsidDel="00FB62C7">
          <w:rPr>
            <w:noProof/>
            <w:webHidden/>
          </w:rPr>
          <w:tab/>
          <w:delText>2</w:delText>
        </w:r>
      </w:del>
    </w:p>
    <w:p w:rsidR="002C7FBC" w:rsidDel="00FB62C7" w:rsidRDefault="002C7FBC">
      <w:pPr>
        <w:pStyle w:val="TOC2"/>
        <w:rPr>
          <w:del w:id="125" w:author="Arnaud Dumont" w:date="2014-03-12T16:44:00Z"/>
          <w:rFonts w:eastAsiaTheme="minorEastAsia"/>
          <w:noProof/>
          <w:sz w:val="22"/>
          <w:szCs w:val="22"/>
          <w:lang w:eastAsia="en-AU"/>
        </w:rPr>
      </w:pPr>
      <w:del w:id="126" w:author="Arnaud Dumont" w:date="2014-03-12T16:44:00Z">
        <w:r w:rsidRPr="00FB62C7" w:rsidDel="00FB62C7">
          <w:rPr>
            <w:rStyle w:val="Hyperlink"/>
            <w:noProof/>
          </w:rPr>
          <w:delText>2.2</w:delText>
        </w:r>
        <w:r w:rsidDel="00FB62C7">
          <w:rPr>
            <w:rFonts w:eastAsiaTheme="minorEastAsia"/>
            <w:noProof/>
            <w:sz w:val="22"/>
            <w:szCs w:val="22"/>
            <w:lang w:eastAsia="en-AU"/>
          </w:rPr>
          <w:tab/>
        </w:r>
        <w:r w:rsidRPr="00FB62C7" w:rsidDel="00FB62C7">
          <w:rPr>
            <w:rStyle w:val="Hyperlink"/>
            <w:noProof/>
          </w:rPr>
          <w:delText>Protocol Overview</w:delText>
        </w:r>
        <w:r w:rsidDel="00FB62C7">
          <w:rPr>
            <w:noProof/>
            <w:webHidden/>
          </w:rPr>
          <w:tab/>
          <w:delText>3</w:delText>
        </w:r>
      </w:del>
    </w:p>
    <w:p w:rsidR="002C7FBC" w:rsidDel="00FB62C7" w:rsidRDefault="002C7FBC">
      <w:pPr>
        <w:pStyle w:val="TOC2"/>
        <w:rPr>
          <w:del w:id="127" w:author="Arnaud Dumont" w:date="2014-03-12T16:44:00Z"/>
          <w:rFonts w:eastAsiaTheme="minorEastAsia"/>
          <w:noProof/>
          <w:sz w:val="22"/>
          <w:szCs w:val="22"/>
          <w:lang w:eastAsia="en-AU"/>
        </w:rPr>
      </w:pPr>
      <w:del w:id="128" w:author="Arnaud Dumont" w:date="2014-03-12T16:44:00Z">
        <w:r w:rsidRPr="00FB62C7" w:rsidDel="00FB62C7">
          <w:rPr>
            <w:rStyle w:val="Hyperlink"/>
            <w:noProof/>
          </w:rPr>
          <w:delText>2.3</w:delText>
        </w:r>
        <w:r w:rsidDel="00FB62C7">
          <w:rPr>
            <w:rFonts w:eastAsiaTheme="minorEastAsia"/>
            <w:noProof/>
            <w:sz w:val="22"/>
            <w:szCs w:val="22"/>
            <w:lang w:eastAsia="en-AU"/>
          </w:rPr>
          <w:tab/>
        </w:r>
        <w:r w:rsidRPr="00FB62C7" w:rsidDel="00FB62C7">
          <w:rPr>
            <w:rStyle w:val="Hyperlink"/>
            <w:noProof/>
          </w:rPr>
          <w:delText>Authentication</w:delText>
        </w:r>
        <w:r w:rsidDel="00FB62C7">
          <w:rPr>
            <w:noProof/>
            <w:webHidden/>
          </w:rPr>
          <w:tab/>
          <w:delText>3</w:delText>
        </w:r>
      </w:del>
    </w:p>
    <w:p w:rsidR="002C7FBC" w:rsidDel="00FB62C7" w:rsidRDefault="002C7FBC">
      <w:pPr>
        <w:pStyle w:val="TOC2"/>
        <w:rPr>
          <w:del w:id="129" w:author="Arnaud Dumont" w:date="2014-03-12T16:44:00Z"/>
          <w:rFonts w:eastAsiaTheme="minorEastAsia"/>
          <w:noProof/>
          <w:sz w:val="22"/>
          <w:szCs w:val="22"/>
          <w:lang w:eastAsia="en-AU"/>
        </w:rPr>
      </w:pPr>
      <w:del w:id="130" w:author="Arnaud Dumont" w:date="2014-03-12T16:44:00Z">
        <w:r w:rsidRPr="00FB62C7" w:rsidDel="00FB62C7">
          <w:rPr>
            <w:rStyle w:val="Hyperlink"/>
            <w:noProof/>
          </w:rPr>
          <w:delText>2.4</w:delText>
        </w:r>
        <w:r w:rsidDel="00FB62C7">
          <w:rPr>
            <w:rFonts w:eastAsiaTheme="minorEastAsia"/>
            <w:noProof/>
            <w:sz w:val="22"/>
            <w:szCs w:val="22"/>
            <w:lang w:eastAsia="en-AU"/>
          </w:rPr>
          <w:tab/>
        </w:r>
        <w:r w:rsidRPr="00FB62C7" w:rsidDel="00FB62C7">
          <w:rPr>
            <w:rStyle w:val="Hyperlink"/>
            <w:noProof/>
          </w:rPr>
          <w:delText>Update Version Check</w:delText>
        </w:r>
        <w:r w:rsidDel="00FB62C7">
          <w:rPr>
            <w:noProof/>
            <w:webHidden/>
          </w:rPr>
          <w:tab/>
          <w:delText>3</w:delText>
        </w:r>
      </w:del>
    </w:p>
    <w:p w:rsidR="002C7FBC" w:rsidDel="00FB62C7" w:rsidRDefault="002C7FBC">
      <w:pPr>
        <w:pStyle w:val="TOC2"/>
        <w:rPr>
          <w:del w:id="131" w:author="Arnaud Dumont" w:date="2014-03-12T16:44:00Z"/>
          <w:rFonts w:eastAsiaTheme="minorEastAsia"/>
          <w:noProof/>
          <w:sz w:val="22"/>
          <w:szCs w:val="22"/>
          <w:lang w:eastAsia="en-AU"/>
        </w:rPr>
      </w:pPr>
      <w:del w:id="132" w:author="Arnaud Dumont" w:date="2014-03-12T16:44:00Z">
        <w:r w:rsidRPr="00FB62C7" w:rsidDel="00FB62C7">
          <w:rPr>
            <w:rStyle w:val="Hyperlink"/>
            <w:noProof/>
          </w:rPr>
          <w:delText>2.5</w:delText>
        </w:r>
        <w:r w:rsidDel="00FB62C7">
          <w:rPr>
            <w:rFonts w:eastAsiaTheme="minorEastAsia"/>
            <w:noProof/>
            <w:sz w:val="22"/>
            <w:szCs w:val="22"/>
            <w:lang w:eastAsia="en-AU"/>
          </w:rPr>
          <w:tab/>
        </w:r>
        <w:r w:rsidRPr="00FB62C7" w:rsidDel="00FB62C7">
          <w:rPr>
            <w:rStyle w:val="Hyperlink"/>
            <w:noProof/>
          </w:rPr>
          <w:delText>E-Tag Evaluation</w:delText>
        </w:r>
        <w:r w:rsidDel="00FB62C7">
          <w:rPr>
            <w:noProof/>
            <w:webHidden/>
          </w:rPr>
          <w:tab/>
          <w:delText>4</w:delText>
        </w:r>
      </w:del>
    </w:p>
    <w:p w:rsidR="002C7FBC" w:rsidDel="00FB62C7" w:rsidRDefault="002C7FBC">
      <w:pPr>
        <w:pStyle w:val="TOC2"/>
        <w:rPr>
          <w:del w:id="133" w:author="Arnaud Dumont" w:date="2014-03-12T16:44:00Z"/>
          <w:rFonts w:eastAsiaTheme="minorEastAsia"/>
          <w:noProof/>
          <w:sz w:val="22"/>
          <w:szCs w:val="22"/>
          <w:lang w:eastAsia="en-AU"/>
        </w:rPr>
      </w:pPr>
      <w:del w:id="134" w:author="Arnaud Dumont" w:date="2014-03-12T16:44:00Z">
        <w:r w:rsidRPr="00FB62C7" w:rsidDel="00FB62C7">
          <w:rPr>
            <w:rStyle w:val="Hyperlink"/>
            <w:noProof/>
          </w:rPr>
          <w:delText>2.6</w:delText>
        </w:r>
        <w:r w:rsidDel="00FB62C7">
          <w:rPr>
            <w:rFonts w:eastAsiaTheme="minorEastAsia"/>
            <w:noProof/>
            <w:sz w:val="22"/>
            <w:szCs w:val="22"/>
            <w:lang w:eastAsia="en-AU"/>
          </w:rPr>
          <w:tab/>
        </w:r>
        <w:r w:rsidRPr="00FB62C7" w:rsidDel="00FB62C7">
          <w:rPr>
            <w:rStyle w:val="Hyperlink"/>
            <w:noProof/>
          </w:rPr>
          <w:delText>General Request Headers</w:delText>
        </w:r>
        <w:r w:rsidDel="00FB62C7">
          <w:rPr>
            <w:noProof/>
            <w:webHidden/>
          </w:rPr>
          <w:tab/>
          <w:delText>4</w:delText>
        </w:r>
      </w:del>
    </w:p>
    <w:p w:rsidR="002C7FBC" w:rsidDel="00FB62C7" w:rsidRDefault="002C7FBC">
      <w:pPr>
        <w:pStyle w:val="TOC2"/>
        <w:rPr>
          <w:del w:id="135" w:author="Arnaud Dumont" w:date="2014-03-12T16:44:00Z"/>
          <w:rFonts w:eastAsiaTheme="minorEastAsia"/>
          <w:noProof/>
          <w:sz w:val="22"/>
          <w:szCs w:val="22"/>
          <w:lang w:eastAsia="en-AU"/>
        </w:rPr>
      </w:pPr>
      <w:del w:id="136" w:author="Arnaud Dumont" w:date="2014-03-12T16:44:00Z">
        <w:r w:rsidRPr="00FB62C7" w:rsidDel="00FB62C7">
          <w:rPr>
            <w:rStyle w:val="Hyperlink"/>
            <w:noProof/>
          </w:rPr>
          <w:delText>2.7</w:delText>
        </w:r>
        <w:r w:rsidDel="00FB62C7">
          <w:rPr>
            <w:rFonts w:eastAsiaTheme="minorEastAsia"/>
            <w:noProof/>
            <w:sz w:val="22"/>
            <w:szCs w:val="22"/>
            <w:lang w:eastAsia="en-AU"/>
          </w:rPr>
          <w:tab/>
        </w:r>
        <w:r w:rsidRPr="00FB62C7" w:rsidDel="00FB62C7">
          <w:rPr>
            <w:rStyle w:val="Hyperlink"/>
            <w:noProof/>
          </w:rPr>
          <w:delText>General Response Headers</w:delText>
        </w:r>
        <w:r w:rsidDel="00FB62C7">
          <w:rPr>
            <w:noProof/>
            <w:webHidden/>
          </w:rPr>
          <w:tab/>
          <w:delText>5</w:delText>
        </w:r>
      </w:del>
    </w:p>
    <w:p w:rsidR="002C7FBC" w:rsidDel="00FB62C7" w:rsidRDefault="002C7FBC">
      <w:pPr>
        <w:pStyle w:val="TOC2"/>
        <w:rPr>
          <w:del w:id="137" w:author="Arnaud Dumont" w:date="2014-03-12T16:44:00Z"/>
          <w:rFonts w:eastAsiaTheme="minorEastAsia"/>
          <w:noProof/>
          <w:sz w:val="22"/>
          <w:szCs w:val="22"/>
          <w:lang w:eastAsia="en-AU"/>
        </w:rPr>
      </w:pPr>
      <w:del w:id="138" w:author="Arnaud Dumont" w:date="2014-03-12T16:44:00Z">
        <w:r w:rsidRPr="00FB62C7" w:rsidDel="00FB62C7">
          <w:rPr>
            <w:rStyle w:val="Hyperlink"/>
            <w:noProof/>
          </w:rPr>
          <w:delText>2.8</w:delText>
        </w:r>
        <w:r w:rsidDel="00FB62C7">
          <w:rPr>
            <w:rFonts w:eastAsiaTheme="minorEastAsia"/>
            <w:noProof/>
            <w:sz w:val="22"/>
            <w:szCs w:val="22"/>
            <w:lang w:eastAsia="en-AU"/>
          </w:rPr>
          <w:tab/>
        </w:r>
        <w:r w:rsidRPr="00FB62C7" w:rsidDel="00FB62C7">
          <w:rPr>
            <w:rStyle w:val="Hyperlink"/>
            <w:noProof/>
          </w:rPr>
          <w:delText>Errors and Failures</w:delText>
        </w:r>
        <w:r w:rsidDel="00FB62C7">
          <w:rPr>
            <w:noProof/>
            <w:webHidden/>
          </w:rPr>
          <w:tab/>
          <w:delText>5</w:delText>
        </w:r>
      </w:del>
    </w:p>
    <w:p w:rsidR="002C7FBC" w:rsidDel="00FB62C7" w:rsidRDefault="002C7FBC">
      <w:pPr>
        <w:pStyle w:val="TOC1"/>
        <w:rPr>
          <w:del w:id="139" w:author="Arnaud Dumont" w:date="2014-03-12T16:44:00Z"/>
          <w:rFonts w:eastAsiaTheme="minorEastAsia"/>
          <w:b w:val="0"/>
          <w:noProof/>
          <w:sz w:val="22"/>
          <w:szCs w:val="22"/>
          <w:lang w:eastAsia="en-AU"/>
        </w:rPr>
      </w:pPr>
      <w:del w:id="140" w:author="Arnaud Dumont" w:date="2014-03-12T16:44:00Z">
        <w:r w:rsidRPr="00FB62C7" w:rsidDel="00FB62C7">
          <w:rPr>
            <w:rStyle w:val="Hyperlink"/>
            <w:noProof/>
          </w:rPr>
          <w:delText>3</w:delText>
        </w:r>
        <w:r w:rsidDel="00FB62C7">
          <w:rPr>
            <w:rFonts w:eastAsiaTheme="minorEastAsia"/>
            <w:b w:val="0"/>
            <w:noProof/>
            <w:sz w:val="22"/>
            <w:szCs w:val="22"/>
            <w:lang w:eastAsia="en-AU"/>
          </w:rPr>
          <w:tab/>
        </w:r>
        <w:r w:rsidRPr="00FB62C7" w:rsidDel="00FB62C7">
          <w:rPr>
            <w:rStyle w:val="Hyperlink"/>
            <w:noProof/>
          </w:rPr>
          <w:delText>Account Commands</w:delText>
        </w:r>
        <w:r w:rsidDel="00FB62C7">
          <w:rPr>
            <w:noProof/>
            <w:webHidden/>
          </w:rPr>
          <w:tab/>
          <w:delText>6</w:delText>
        </w:r>
      </w:del>
    </w:p>
    <w:p w:rsidR="002C7FBC" w:rsidDel="00FB62C7" w:rsidRDefault="002C7FBC">
      <w:pPr>
        <w:pStyle w:val="TOC2"/>
        <w:rPr>
          <w:del w:id="141" w:author="Arnaud Dumont" w:date="2014-03-12T16:44:00Z"/>
          <w:rFonts w:eastAsiaTheme="minorEastAsia"/>
          <w:noProof/>
          <w:sz w:val="22"/>
          <w:szCs w:val="22"/>
          <w:lang w:eastAsia="en-AU"/>
        </w:rPr>
      </w:pPr>
      <w:del w:id="142" w:author="Arnaud Dumont" w:date="2014-03-12T16:44:00Z">
        <w:r w:rsidRPr="00FB62C7" w:rsidDel="00FB62C7">
          <w:rPr>
            <w:rStyle w:val="Hyperlink"/>
            <w:noProof/>
          </w:rPr>
          <w:delText>3.1</w:delText>
        </w:r>
        <w:r w:rsidDel="00FB62C7">
          <w:rPr>
            <w:rFonts w:eastAsiaTheme="minorEastAsia"/>
            <w:noProof/>
            <w:sz w:val="22"/>
            <w:szCs w:val="22"/>
            <w:lang w:eastAsia="en-AU"/>
          </w:rPr>
          <w:tab/>
        </w:r>
        <w:r w:rsidRPr="00FB62C7" w:rsidDel="00FB62C7">
          <w:rPr>
            <w:rStyle w:val="Hyperlink"/>
            <w:noProof/>
          </w:rPr>
          <w:delText>Account Get Command</w:delText>
        </w:r>
        <w:r w:rsidDel="00FB62C7">
          <w:rPr>
            <w:noProof/>
            <w:webHidden/>
          </w:rPr>
          <w:tab/>
          <w:delText>6</w:delText>
        </w:r>
      </w:del>
    </w:p>
    <w:p w:rsidR="002C7FBC" w:rsidDel="00FB62C7" w:rsidRDefault="002C7FBC">
      <w:pPr>
        <w:pStyle w:val="TOC1"/>
        <w:rPr>
          <w:del w:id="143" w:author="Arnaud Dumont" w:date="2014-03-12T16:44:00Z"/>
          <w:rFonts w:eastAsiaTheme="minorEastAsia"/>
          <w:b w:val="0"/>
          <w:noProof/>
          <w:sz w:val="22"/>
          <w:szCs w:val="22"/>
          <w:lang w:eastAsia="en-AU"/>
        </w:rPr>
      </w:pPr>
      <w:del w:id="144" w:author="Arnaud Dumont" w:date="2014-03-12T16:44:00Z">
        <w:r w:rsidRPr="00FB62C7" w:rsidDel="00FB62C7">
          <w:rPr>
            <w:rStyle w:val="Hyperlink"/>
            <w:noProof/>
          </w:rPr>
          <w:delText>4</w:delText>
        </w:r>
        <w:r w:rsidDel="00FB62C7">
          <w:rPr>
            <w:rFonts w:eastAsiaTheme="minorEastAsia"/>
            <w:b w:val="0"/>
            <w:noProof/>
            <w:sz w:val="22"/>
            <w:szCs w:val="22"/>
            <w:lang w:eastAsia="en-AU"/>
          </w:rPr>
          <w:tab/>
        </w:r>
        <w:r w:rsidRPr="00FB62C7" w:rsidDel="00FB62C7">
          <w:rPr>
            <w:rStyle w:val="Hyperlink"/>
            <w:noProof/>
          </w:rPr>
          <w:delText>User Commands</w:delText>
        </w:r>
        <w:r w:rsidDel="00FB62C7">
          <w:rPr>
            <w:noProof/>
            <w:webHidden/>
          </w:rPr>
          <w:tab/>
          <w:delText>10</w:delText>
        </w:r>
      </w:del>
    </w:p>
    <w:p w:rsidR="002C7FBC" w:rsidDel="00FB62C7" w:rsidRDefault="002C7FBC">
      <w:pPr>
        <w:pStyle w:val="TOC2"/>
        <w:rPr>
          <w:del w:id="145" w:author="Arnaud Dumont" w:date="2014-03-12T16:44:00Z"/>
          <w:rFonts w:eastAsiaTheme="minorEastAsia"/>
          <w:noProof/>
          <w:sz w:val="22"/>
          <w:szCs w:val="22"/>
          <w:lang w:eastAsia="en-AU"/>
        </w:rPr>
      </w:pPr>
      <w:del w:id="146" w:author="Arnaud Dumont" w:date="2014-03-12T16:44:00Z">
        <w:r w:rsidRPr="00FB62C7" w:rsidDel="00FB62C7">
          <w:rPr>
            <w:rStyle w:val="Hyperlink"/>
            <w:noProof/>
          </w:rPr>
          <w:delText>4.1</w:delText>
        </w:r>
        <w:r w:rsidDel="00FB62C7">
          <w:rPr>
            <w:rFonts w:eastAsiaTheme="minorEastAsia"/>
            <w:noProof/>
            <w:sz w:val="22"/>
            <w:szCs w:val="22"/>
            <w:lang w:eastAsia="en-AU"/>
          </w:rPr>
          <w:tab/>
        </w:r>
        <w:r w:rsidRPr="00FB62C7" w:rsidDel="00FB62C7">
          <w:rPr>
            <w:rStyle w:val="Hyperlink"/>
            <w:noProof/>
          </w:rPr>
          <w:delText>User Get Command</w:delText>
        </w:r>
        <w:r w:rsidDel="00FB62C7">
          <w:rPr>
            <w:noProof/>
            <w:webHidden/>
          </w:rPr>
          <w:tab/>
          <w:delText>10</w:delText>
        </w:r>
      </w:del>
    </w:p>
    <w:p w:rsidR="002C7FBC" w:rsidDel="00FB62C7" w:rsidRDefault="002C7FBC">
      <w:pPr>
        <w:pStyle w:val="TOC2"/>
        <w:rPr>
          <w:del w:id="147" w:author="Arnaud Dumont" w:date="2014-03-12T16:44:00Z"/>
          <w:rFonts w:eastAsiaTheme="minorEastAsia"/>
          <w:noProof/>
          <w:sz w:val="22"/>
          <w:szCs w:val="22"/>
          <w:lang w:eastAsia="en-AU"/>
        </w:rPr>
      </w:pPr>
      <w:del w:id="148" w:author="Arnaud Dumont" w:date="2014-03-12T16:44:00Z">
        <w:r w:rsidRPr="00FB62C7" w:rsidDel="00FB62C7">
          <w:rPr>
            <w:rStyle w:val="Hyperlink"/>
            <w:noProof/>
          </w:rPr>
          <w:delText>4.2</w:delText>
        </w:r>
        <w:r w:rsidDel="00FB62C7">
          <w:rPr>
            <w:rFonts w:eastAsiaTheme="minorEastAsia"/>
            <w:noProof/>
            <w:sz w:val="22"/>
            <w:szCs w:val="22"/>
            <w:lang w:eastAsia="en-AU"/>
          </w:rPr>
          <w:tab/>
        </w:r>
        <w:r w:rsidRPr="00FB62C7" w:rsidDel="00FB62C7">
          <w:rPr>
            <w:rStyle w:val="Hyperlink"/>
            <w:noProof/>
          </w:rPr>
          <w:delText>User List Command</w:delText>
        </w:r>
        <w:r w:rsidDel="00FB62C7">
          <w:rPr>
            <w:noProof/>
            <w:webHidden/>
          </w:rPr>
          <w:tab/>
          <w:delText>13</w:delText>
        </w:r>
      </w:del>
    </w:p>
    <w:p w:rsidR="002C7FBC" w:rsidDel="00FB62C7" w:rsidRDefault="002C7FBC">
      <w:pPr>
        <w:pStyle w:val="TOC1"/>
        <w:rPr>
          <w:del w:id="149" w:author="Arnaud Dumont" w:date="2014-03-12T16:44:00Z"/>
          <w:rFonts w:eastAsiaTheme="minorEastAsia"/>
          <w:b w:val="0"/>
          <w:noProof/>
          <w:sz w:val="22"/>
          <w:szCs w:val="22"/>
          <w:lang w:eastAsia="en-AU"/>
        </w:rPr>
      </w:pPr>
      <w:del w:id="150" w:author="Arnaud Dumont" w:date="2014-03-12T16:44:00Z">
        <w:r w:rsidRPr="00FB62C7" w:rsidDel="00FB62C7">
          <w:rPr>
            <w:rStyle w:val="Hyperlink"/>
            <w:noProof/>
          </w:rPr>
          <w:delText>5</w:delText>
        </w:r>
        <w:r w:rsidDel="00FB62C7">
          <w:rPr>
            <w:rFonts w:eastAsiaTheme="minorEastAsia"/>
            <w:b w:val="0"/>
            <w:noProof/>
            <w:sz w:val="22"/>
            <w:szCs w:val="22"/>
            <w:lang w:eastAsia="en-AU"/>
          </w:rPr>
          <w:tab/>
        </w:r>
        <w:r w:rsidRPr="00FB62C7" w:rsidDel="00FB62C7">
          <w:rPr>
            <w:rStyle w:val="Hyperlink"/>
            <w:noProof/>
          </w:rPr>
          <w:delText>Name</w:delText>
        </w:r>
        <w:r w:rsidRPr="00FB62C7" w:rsidDel="00FB62C7">
          <w:rPr>
            <w:rStyle w:val="Hyperlink"/>
            <w:b w:val="0"/>
            <w:noProof/>
          </w:rPr>
          <w:delText xml:space="preserve"> Server Interface Set Commands</w:delText>
        </w:r>
        <w:r w:rsidDel="00FB62C7">
          <w:rPr>
            <w:noProof/>
            <w:webHidden/>
          </w:rPr>
          <w:tab/>
          <w:delText>17</w:delText>
        </w:r>
      </w:del>
    </w:p>
    <w:p w:rsidR="002C7FBC" w:rsidDel="00FB62C7" w:rsidRDefault="002C7FBC">
      <w:pPr>
        <w:pStyle w:val="TOC2"/>
        <w:rPr>
          <w:del w:id="151" w:author="Arnaud Dumont" w:date="2014-03-12T16:44:00Z"/>
          <w:rFonts w:eastAsiaTheme="minorEastAsia"/>
          <w:noProof/>
          <w:sz w:val="22"/>
          <w:szCs w:val="22"/>
          <w:lang w:eastAsia="en-AU"/>
        </w:rPr>
      </w:pPr>
      <w:del w:id="152" w:author="Arnaud Dumont" w:date="2014-03-12T16:44:00Z">
        <w:r w:rsidRPr="00FB62C7" w:rsidDel="00FB62C7">
          <w:rPr>
            <w:rStyle w:val="Hyperlink"/>
            <w:noProof/>
          </w:rPr>
          <w:delText>5.1</w:delText>
        </w:r>
        <w:r w:rsidDel="00FB62C7">
          <w:rPr>
            <w:rFonts w:eastAsiaTheme="minorEastAsia"/>
            <w:noProof/>
            <w:sz w:val="22"/>
            <w:szCs w:val="22"/>
            <w:lang w:eastAsia="en-AU"/>
          </w:rPr>
          <w:tab/>
        </w:r>
        <w:r w:rsidRPr="00FB62C7" w:rsidDel="00FB62C7">
          <w:rPr>
            <w:rStyle w:val="Hyperlink"/>
            <w:noProof/>
          </w:rPr>
          <w:delText>Name Server Interface Set Get Command</w:delText>
        </w:r>
        <w:r w:rsidDel="00FB62C7">
          <w:rPr>
            <w:noProof/>
            <w:webHidden/>
          </w:rPr>
          <w:tab/>
          <w:delText>17</w:delText>
        </w:r>
      </w:del>
    </w:p>
    <w:p w:rsidR="002C7FBC" w:rsidDel="00FB62C7" w:rsidRDefault="002C7FBC">
      <w:pPr>
        <w:pStyle w:val="TOC1"/>
        <w:rPr>
          <w:del w:id="153" w:author="Arnaud Dumont" w:date="2014-03-12T16:44:00Z"/>
          <w:rFonts w:eastAsiaTheme="minorEastAsia"/>
          <w:b w:val="0"/>
          <w:noProof/>
          <w:sz w:val="22"/>
          <w:szCs w:val="22"/>
          <w:lang w:eastAsia="en-AU"/>
        </w:rPr>
      </w:pPr>
      <w:del w:id="154" w:author="Arnaud Dumont" w:date="2014-03-12T16:44:00Z">
        <w:r w:rsidRPr="00FB62C7" w:rsidDel="00FB62C7">
          <w:rPr>
            <w:rStyle w:val="Hyperlink"/>
            <w:noProof/>
          </w:rPr>
          <w:delText>6</w:delText>
        </w:r>
        <w:r w:rsidDel="00FB62C7">
          <w:rPr>
            <w:rFonts w:eastAsiaTheme="minorEastAsia"/>
            <w:b w:val="0"/>
            <w:noProof/>
            <w:sz w:val="22"/>
            <w:szCs w:val="22"/>
            <w:lang w:eastAsia="en-AU"/>
          </w:rPr>
          <w:tab/>
        </w:r>
        <w:r w:rsidRPr="00FB62C7" w:rsidDel="00FB62C7">
          <w:rPr>
            <w:rStyle w:val="Hyperlink"/>
            <w:noProof/>
          </w:rPr>
          <w:delText>Name Server Set Commands</w:delText>
        </w:r>
        <w:r w:rsidDel="00FB62C7">
          <w:rPr>
            <w:noProof/>
            <w:webHidden/>
          </w:rPr>
          <w:tab/>
          <w:delText>21</w:delText>
        </w:r>
      </w:del>
    </w:p>
    <w:p w:rsidR="002C7FBC" w:rsidDel="00FB62C7" w:rsidRDefault="002C7FBC">
      <w:pPr>
        <w:pStyle w:val="TOC2"/>
        <w:rPr>
          <w:del w:id="155" w:author="Arnaud Dumont" w:date="2014-03-12T16:44:00Z"/>
          <w:rFonts w:eastAsiaTheme="minorEastAsia"/>
          <w:noProof/>
          <w:sz w:val="22"/>
          <w:szCs w:val="22"/>
          <w:lang w:eastAsia="en-AU"/>
        </w:rPr>
      </w:pPr>
      <w:del w:id="156" w:author="Arnaud Dumont" w:date="2014-03-12T16:44:00Z">
        <w:r w:rsidRPr="00FB62C7" w:rsidDel="00FB62C7">
          <w:rPr>
            <w:rStyle w:val="Hyperlink"/>
            <w:noProof/>
          </w:rPr>
          <w:delText>6.1</w:delText>
        </w:r>
        <w:r w:rsidDel="00FB62C7">
          <w:rPr>
            <w:rFonts w:eastAsiaTheme="minorEastAsia"/>
            <w:noProof/>
            <w:sz w:val="22"/>
            <w:szCs w:val="22"/>
            <w:lang w:eastAsia="en-AU"/>
          </w:rPr>
          <w:tab/>
        </w:r>
        <w:r w:rsidRPr="00FB62C7" w:rsidDel="00FB62C7">
          <w:rPr>
            <w:rStyle w:val="Hyperlink"/>
            <w:noProof/>
          </w:rPr>
          <w:delText>Name Server Set Get Command</w:delText>
        </w:r>
        <w:r w:rsidDel="00FB62C7">
          <w:rPr>
            <w:noProof/>
            <w:webHidden/>
          </w:rPr>
          <w:tab/>
          <w:delText>21</w:delText>
        </w:r>
      </w:del>
    </w:p>
    <w:p w:rsidR="002C7FBC" w:rsidDel="00FB62C7" w:rsidRDefault="002C7FBC">
      <w:pPr>
        <w:pStyle w:val="TOC2"/>
        <w:rPr>
          <w:del w:id="157" w:author="Arnaud Dumont" w:date="2014-03-12T16:44:00Z"/>
          <w:rFonts w:eastAsiaTheme="minorEastAsia"/>
          <w:noProof/>
          <w:sz w:val="22"/>
          <w:szCs w:val="22"/>
          <w:lang w:eastAsia="en-AU"/>
        </w:rPr>
      </w:pPr>
      <w:del w:id="158" w:author="Arnaud Dumont" w:date="2014-03-12T16:44:00Z">
        <w:r w:rsidRPr="00FB62C7" w:rsidDel="00FB62C7">
          <w:rPr>
            <w:rStyle w:val="Hyperlink"/>
            <w:noProof/>
          </w:rPr>
          <w:delText>6.2</w:delText>
        </w:r>
        <w:r w:rsidDel="00FB62C7">
          <w:rPr>
            <w:rFonts w:eastAsiaTheme="minorEastAsia"/>
            <w:noProof/>
            <w:sz w:val="22"/>
            <w:szCs w:val="22"/>
            <w:lang w:eastAsia="en-AU"/>
          </w:rPr>
          <w:tab/>
        </w:r>
        <w:r w:rsidRPr="00FB62C7" w:rsidDel="00FB62C7">
          <w:rPr>
            <w:rStyle w:val="Hyperlink"/>
            <w:noProof/>
          </w:rPr>
          <w:delText>Name Server Set List Command</w:delText>
        </w:r>
        <w:r w:rsidDel="00FB62C7">
          <w:rPr>
            <w:noProof/>
            <w:webHidden/>
          </w:rPr>
          <w:tab/>
          <w:delText>24</w:delText>
        </w:r>
      </w:del>
    </w:p>
    <w:p w:rsidR="002C7FBC" w:rsidDel="00FB62C7" w:rsidRDefault="002C7FBC">
      <w:pPr>
        <w:pStyle w:val="TOC1"/>
        <w:rPr>
          <w:del w:id="159" w:author="Arnaud Dumont" w:date="2014-03-12T16:44:00Z"/>
          <w:rFonts w:eastAsiaTheme="minorEastAsia"/>
          <w:b w:val="0"/>
          <w:noProof/>
          <w:sz w:val="22"/>
          <w:szCs w:val="22"/>
          <w:lang w:eastAsia="en-AU"/>
        </w:rPr>
      </w:pPr>
      <w:del w:id="160" w:author="Arnaud Dumont" w:date="2014-03-12T16:44:00Z">
        <w:r w:rsidRPr="00FB62C7" w:rsidDel="00FB62C7">
          <w:rPr>
            <w:rStyle w:val="Hyperlink"/>
            <w:noProof/>
          </w:rPr>
          <w:delText>7</w:delText>
        </w:r>
        <w:r w:rsidDel="00FB62C7">
          <w:rPr>
            <w:rFonts w:eastAsiaTheme="minorEastAsia"/>
            <w:b w:val="0"/>
            <w:noProof/>
            <w:sz w:val="22"/>
            <w:szCs w:val="22"/>
            <w:lang w:eastAsia="en-AU"/>
          </w:rPr>
          <w:tab/>
        </w:r>
        <w:r w:rsidRPr="00FB62C7" w:rsidDel="00FB62C7">
          <w:rPr>
            <w:rStyle w:val="Hyperlink"/>
            <w:noProof/>
          </w:rPr>
          <w:delText>Plan Commands</w:delText>
        </w:r>
        <w:r w:rsidDel="00FB62C7">
          <w:rPr>
            <w:noProof/>
            <w:webHidden/>
          </w:rPr>
          <w:tab/>
          <w:delText>28</w:delText>
        </w:r>
      </w:del>
    </w:p>
    <w:p w:rsidR="002C7FBC" w:rsidDel="00FB62C7" w:rsidRDefault="002C7FBC">
      <w:pPr>
        <w:pStyle w:val="TOC2"/>
        <w:rPr>
          <w:del w:id="161" w:author="Arnaud Dumont" w:date="2014-03-12T16:44:00Z"/>
          <w:rFonts w:eastAsiaTheme="minorEastAsia"/>
          <w:noProof/>
          <w:sz w:val="22"/>
          <w:szCs w:val="22"/>
          <w:lang w:eastAsia="en-AU"/>
        </w:rPr>
      </w:pPr>
      <w:del w:id="162" w:author="Arnaud Dumont" w:date="2014-03-12T16:44:00Z">
        <w:r w:rsidRPr="00FB62C7" w:rsidDel="00FB62C7">
          <w:rPr>
            <w:rStyle w:val="Hyperlink"/>
            <w:noProof/>
          </w:rPr>
          <w:delText>7.1</w:delText>
        </w:r>
        <w:r w:rsidDel="00FB62C7">
          <w:rPr>
            <w:rFonts w:eastAsiaTheme="minorEastAsia"/>
            <w:noProof/>
            <w:sz w:val="22"/>
            <w:szCs w:val="22"/>
            <w:lang w:eastAsia="en-AU"/>
          </w:rPr>
          <w:tab/>
        </w:r>
        <w:r w:rsidRPr="00FB62C7" w:rsidDel="00FB62C7">
          <w:rPr>
            <w:rStyle w:val="Hyperlink"/>
            <w:noProof/>
          </w:rPr>
          <w:delText>Plan Get Command</w:delText>
        </w:r>
        <w:r w:rsidDel="00FB62C7">
          <w:rPr>
            <w:noProof/>
            <w:webHidden/>
          </w:rPr>
          <w:tab/>
          <w:delText>28</w:delText>
        </w:r>
      </w:del>
    </w:p>
    <w:p w:rsidR="002C7FBC" w:rsidDel="00FB62C7" w:rsidRDefault="002C7FBC">
      <w:pPr>
        <w:pStyle w:val="TOC2"/>
        <w:rPr>
          <w:del w:id="163" w:author="Arnaud Dumont" w:date="2014-03-12T16:44:00Z"/>
          <w:rFonts w:eastAsiaTheme="minorEastAsia"/>
          <w:noProof/>
          <w:sz w:val="22"/>
          <w:szCs w:val="22"/>
          <w:lang w:eastAsia="en-AU"/>
        </w:rPr>
      </w:pPr>
      <w:del w:id="164" w:author="Arnaud Dumont" w:date="2014-03-12T16:44:00Z">
        <w:r w:rsidRPr="00FB62C7" w:rsidDel="00FB62C7">
          <w:rPr>
            <w:rStyle w:val="Hyperlink"/>
            <w:noProof/>
          </w:rPr>
          <w:delText>7.2</w:delText>
        </w:r>
        <w:r w:rsidDel="00FB62C7">
          <w:rPr>
            <w:rFonts w:eastAsiaTheme="minorEastAsia"/>
            <w:noProof/>
            <w:sz w:val="22"/>
            <w:szCs w:val="22"/>
            <w:lang w:eastAsia="en-AU"/>
          </w:rPr>
          <w:tab/>
        </w:r>
        <w:r w:rsidRPr="00FB62C7" w:rsidDel="00FB62C7">
          <w:rPr>
            <w:rStyle w:val="Hyperlink"/>
            <w:noProof/>
          </w:rPr>
          <w:delText>Plan List Command</w:delText>
        </w:r>
        <w:r w:rsidDel="00FB62C7">
          <w:rPr>
            <w:noProof/>
            <w:webHidden/>
          </w:rPr>
          <w:tab/>
          <w:delText>32</w:delText>
        </w:r>
      </w:del>
    </w:p>
    <w:p w:rsidR="002C7FBC" w:rsidDel="00FB62C7" w:rsidRDefault="002C7FBC">
      <w:pPr>
        <w:pStyle w:val="TOC1"/>
        <w:rPr>
          <w:del w:id="165" w:author="Arnaud Dumont" w:date="2014-03-12T16:44:00Z"/>
          <w:rFonts w:eastAsiaTheme="minorEastAsia"/>
          <w:b w:val="0"/>
          <w:noProof/>
          <w:sz w:val="22"/>
          <w:szCs w:val="22"/>
          <w:lang w:eastAsia="en-AU"/>
        </w:rPr>
      </w:pPr>
      <w:del w:id="166" w:author="Arnaud Dumont" w:date="2014-03-12T16:44:00Z">
        <w:r w:rsidRPr="00FB62C7" w:rsidDel="00FB62C7">
          <w:rPr>
            <w:rStyle w:val="Hyperlink"/>
            <w:noProof/>
          </w:rPr>
          <w:delText>8</w:delText>
        </w:r>
        <w:r w:rsidDel="00FB62C7">
          <w:rPr>
            <w:rFonts w:eastAsiaTheme="minorEastAsia"/>
            <w:b w:val="0"/>
            <w:noProof/>
            <w:sz w:val="22"/>
            <w:szCs w:val="22"/>
            <w:lang w:eastAsia="en-AU"/>
          </w:rPr>
          <w:tab/>
        </w:r>
        <w:r w:rsidRPr="00FB62C7" w:rsidDel="00FB62C7">
          <w:rPr>
            <w:rStyle w:val="Hyperlink"/>
            <w:noProof/>
          </w:rPr>
          <w:delText>Zone Commands</w:delText>
        </w:r>
        <w:r w:rsidDel="00FB62C7">
          <w:rPr>
            <w:noProof/>
            <w:webHidden/>
          </w:rPr>
          <w:tab/>
          <w:delText>36</w:delText>
        </w:r>
      </w:del>
    </w:p>
    <w:p w:rsidR="002C7FBC" w:rsidDel="00FB62C7" w:rsidRDefault="002C7FBC">
      <w:pPr>
        <w:pStyle w:val="TOC2"/>
        <w:rPr>
          <w:del w:id="167" w:author="Arnaud Dumont" w:date="2014-03-12T16:44:00Z"/>
          <w:rFonts w:eastAsiaTheme="minorEastAsia"/>
          <w:noProof/>
          <w:sz w:val="22"/>
          <w:szCs w:val="22"/>
          <w:lang w:eastAsia="en-AU"/>
        </w:rPr>
      </w:pPr>
      <w:del w:id="168" w:author="Arnaud Dumont" w:date="2014-03-12T16:44:00Z">
        <w:r w:rsidRPr="00FB62C7" w:rsidDel="00FB62C7">
          <w:rPr>
            <w:rStyle w:val="Hyperlink"/>
            <w:noProof/>
          </w:rPr>
          <w:delText>8.1</w:delText>
        </w:r>
        <w:r w:rsidDel="00FB62C7">
          <w:rPr>
            <w:rFonts w:eastAsiaTheme="minorEastAsia"/>
            <w:noProof/>
            <w:sz w:val="22"/>
            <w:szCs w:val="22"/>
            <w:lang w:eastAsia="en-AU"/>
          </w:rPr>
          <w:tab/>
        </w:r>
        <w:r w:rsidRPr="00FB62C7" w:rsidDel="00FB62C7">
          <w:rPr>
            <w:rStyle w:val="Hyperlink"/>
            <w:noProof/>
          </w:rPr>
          <w:delText>Zone Get Command</w:delText>
        </w:r>
        <w:r w:rsidDel="00FB62C7">
          <w:rPr>
            <w:noProof/>
            <w:webHidden/>
          </w:rPr>
          <w:tab/>
          <w:delText>36</w:delText>
        </w:r>
      </w:del>
    </w:p>
    <w:p w:rsidR="002C7FBC" w:rsidDel="00FB62C7" w:rsidRDefault="002C7FBC">
      <w:pPr>
        <w:pStyle w:val="TOC2"/>
        <w:rPr>
          <w:del w:id="169" w:author="Arnaud Dumont" w:date="2014-03-12T16:44:00Z"/>
          <w:rFonts w:eastAsiaTheme="minorEastAsia"/>
          <w:noProof/>
          <w:sz w:val="22"/>
          <w:szCs w:val="22"/>
          <w:lang w:eastAsia="en-AU"/>
        </w:rPr>
      </w:pPr>
      <w:del w:id="170" w:author="Arnaud Dumont" w:date="2014-03-12T16:44:00Z">
        <w:r w:rsidRPr="00FB62C7" w:rsidDel="00FB62C7">
          <w:rPr>
            <w:rStyle w:val="Hyperlink"/>
            <w:noProof/>
          </w:rPr>
          <w:delText>8.2</w:delText>
        </w:r>
        <w:r w:rsidDel="00FB62C7">
          <w:rPr>
            <w:rFonts w:eastAsiaTheme="minorEastAsia"/>
            <w:noProof/>
            <w:sz w:val="22"/>
            <w:szCs w:val="22"/>
            <w:lang w:eastAsia="en-AU"/>
          </w:rPr>
          <w:tab/>
        </w:r>
        <w:r w:rsidRPr="00FB62C7" w:rsidDel="00FB62C7">
          <w:rPr>
            <w:rStyle w:val="Hyperlink"/>
            <w:noProof/>
          </w:rPr>
          <w:delText>Zone List Command</w:delText>
        </w:r>
        <w:r w:rsidDel="00FB62C7">
          <w:rPr>
            <w:noProof/>
            <w:webHidden/>
          </w:rPr>
          <w:tab/>
          <w:delText>50</w:delText>
        </w:r>
      </w:del>
    </w:p>
    <w:p w:rsidR="002C7FBC" w:rsidDel="00FB62C7" w:rsidRDefault="002C7FBC">
      <w:pPr>
        <w:pStyle w:val="TOC2"/>
        <w:rPr>
          <w:del w:id="171" w:author="Arnaud Dumont" w:date="2014-03-12T16:44:00Z"/>
          <w:rFonts w:eastAsiaTheme="minorEastAsia"/>
          <w:noProof/>
          <w:sz w:val="22"/>
          <w:szCs w:val="22"/>
          <w:lang w:eastAsia="en-AU"/>
        </w:rPr>
      </w:pPr>
      <w:del w:id="172" w:author="Arnaud Dumont" w:date="2014-03-12T16:44:00Z">
        <w:r w:rsidRPr="00FB62C7" w:rsidDel="00FB62C7">
          <w:rPr>
            <w:rStyle w:val="Hyperlink"/>
            <w:noProof/>
          </w:rPr>
          <w:delText>8.3</w:delText>
        </w:r>
        <w:r w:rsidDel="00FB62C7">
          <w:rPr>
            <w:rFonts w:eastAsiaTheme="minorEastAsia"/>
            <w:noProof/>
            <w:sz w:val="22"/>
            <w:szCs w:val="22"/>
            <w:lang w:eastAsia="en-AU"/>
          </w:rPr>
          <w:tab/>
        </w:r>
        <w:r w:rsidRPr="00FB62C7" w:rsidDel="00FB62C7">
          <w:rPr>
            <w:rStyle w:val="Hyperlink"/>
            <w:noProof/>
          </w:rPr>
          <w:delText>Zone Create Command</w:delText>
        </w:r>
        <w:r w:rsidDel="00FB62C7">
          <w:rPr>
            <w:noProof/>
            <w:webHidden/>
          </w:rPr>
          <w:tab/>
          <w:delText>54</w:delText>
        </w:r>
      </w:del>
    </w:p>
    <w:p w:rsidR="002C7FBC" w:rsidDel="00FB62C7" w:rsidRDefault="002C7FBC">
      <w:pPr>
        <w:pStyle w:val="TOC2"/>
        <w:rPr>
          <w:del w:id="173" w:author="Arnaud Dumont" w:date="2014-03-12T16:44:00Z"/>
          <w:rFonts w:eastAsiaTheme="minorEastAsia"/>
          <w:noProof/>
          <w:sz w:val="22"/>
          <w:szCs w:val="22"/>
          <w:lang w:eastAsia="en-AU"/>
        </w:rPr>
      </w:pPr>
      <w:del w:id="174" w:author="Arnaud Dumont" w:date="2014-03-12T16:44:00Z">
        <w:r w:rsidRPr="00FB62C7" w:rsidDel="00FB62C7">
          <w:rPr>
            <w:rStyle w:val="Hyperlink"/>
            <w:noProof/>
          </w:rPr>
          <w:delText>8.4</w:delText>
        </w:r>
        <w:r w:rsidDel="00FB62C7">
          <w:rPr>
            <w:rFonts w:eastAsiaTheme="minorEastAsia"/>
            <w:noProof/>
            <w:sz w:val="22"/>
            <w:szCs w:val="22"/>
            <w:lang w:eastAsia="en-AU"/>
          </w:rPr>
          <w:tab/>
        </w:r>
        <w:r w:rsidRPr="00FB62C7" w:rsidDel="00FB62C7">
          <w:rPr>
            <w:rStyle w:val="Hyperlink"/>
            <w:noProof/>
          </w:rPr>
          <w:delText>Zone Update Command</w:delText>
        </w:r>
        <w:r w:rsidDel="00FB62C7">
          <w:rPr>
            <w:noProof/>
            <w:webHidden/>
          </w:rPr>
          <w:tab/>
          <w:delText>61</w:delText>
        </w:r>
      </w:del>
    </w:p>
    <w:p w:rsidR="002C7FBC" w:rsidDel="00FB62C7" w:rsidRDefault="002C7FBC">
      <w:pPr>
        <w:pStyle w:val="TOC2"/>
        <w:rPr>
          <w:del w:id="175" w:author="Arnaud Dumont" w:date="2014-03-12T16:44:00Z"/>
          <w:rFonts w:eastAsiaTheme="minorEastAsia"/>
          <w:noProof/>
          <w:sz w:val="22"/>
          <w:szCs w:val="22"/>
          <w:lang w:eastAsia="en-AU"/>
        </w:rPr>
      </w:pPr>
      <w:del w:id="176" w:author="Arnaud Dumont" w:date="2014-03-12T16:44:00Z">
        <w:r w:rsidRPr="00FB62C7" w:rsidDel="00FB62C7">
          <w:rPr>
            <w:rStyle w:val="Hyperlink"/>
            <w:noProof/>
          </w:rPr>
          <w:delText>8.5</w:delText>
        </w:r>
        <w:r w:rsidDel="00FB62C7">
          <w:rPr>
            <w:rFonts w:eastAsiaTheme="minorEastAsia"/>
            <w:noProof/>
            <w:sz w:val="22"/>
            <w:szCs w:val="22"/>
            <w:lang w:eastAsia="en-AU"/>
          </w:rPr>
          <w:tab/>
        </w:r>
        <w:r w:rsidRPr="00FB62C7" w:rsidDel="00FB62C7">
          <w:rPr>
            <w:rStyle w:val="Hyperlink"/>
            <w:noProof/>
          </w:rPr>
          <w:delText>Zone Update Resource Records Command</w:delText>
        </w:r>
        <w:r w:rsidDel="00FB62C7">
          <w:rPr>
            <w:noProof/>
            <w:webHidden/>
          </w:rPr>
          <w:tab/>
          <w:delText>69</w:delText>
        </w:r>
      </w:del>
    </w:p>
    <w:p w:rsidR="002C7FBC" w:rsidDel="00FB62C7" w:rsidRDefault="002C7FBC">
      <w:pPr>
        <w:pStyle w:val="TOC2"/>
        <w:rPr>
          <w:del w:id="177" w:author="Arnaud Dumont" w:date="2014-03-12T16:44:00Z"/>
          <w:rFonts w:eastAsiaTheme="minorEastAsia"/>
          <w:noProof/>
          <w:sz w:val="22"/>
          <w:szCs w:val="22"/>
          <w:lang w:eastAsia="en-AU"/>
        </w:rPr>
      </w:pPr>
      <w:del w:id="178" w:author="Arnaud Dumont" w:date="2014-03-12T16:44:00Z">
        <w:r w:rsidRPr="00FB62C7" w:rsidDel="00FB62C7">
          <w:rPr>
            <w:rStyle w:val="Hyperlink"/>
            <w:noProof/>
          </w:rPr>
          <w:delText>8.6</w:delText>
        </w:r>
        <w:r w:rsidDel="00FB62C7">
          <w:rPr>
            <w:rFonts w:eastAsiaTheme="minorEastAsia"/>
            <w:noProof/>
            <w:sz w:val="22"/>
            <w:szCs w:val="22"/>
            <w:lang w:eastAsia="en-AU"/>
          </w:rPr>
          <w:tab/>
        </w:r>
        <w:r w:rsidRPr="00FB62C7" w:rsidDel="00FB62C7">
          <w:rPr>
            <w:rStyle w:val="Hyperlink"/>
            <w:noProof/>
          </w:rPr>
          <w:delText>Zone Delete Command</w:delText>
        </w:r>
        <w:r w:rsidDel="00FB62C7">
          <w:rPr>
            <w:noProof/>
            <w:webHidden/>
          </w:rPr>
          <w:tab/>
          <w:delText>77</w:delText>
        </w:r>
      </w:del>
    </w:p>
    <w:p w:rsidR="002C7FBC" w:rsidDel="00FB62C7" w:rsidRDefault="002C7FBC">
      <w:pPr>
        <w:pStyle w:val="TOC2"/>
        <w:rPr>
          <w:del w:id="179" w:author="Arnaud Dumont" w:date="2014-03-12T16:44:00Z"/>
          <w:rFonts w:eastAsiaTheme="minorEastAsia"/>
          <w:noProof/>
          <w:sz w:val="22"/>
          <w:szCs w:val="22"/>
          <w:lang w:eastAsia="en-AU"/>
        </w:rPr>
      </w:pPr>
      <w:del w:id="180" w:author="Arnaud Dumont" w:date="2014-03-12T16:44:00Z">
        <w:r w:rsidRPr="00FB62C7" w:rsidDel="00FB62C7">
          <w:rPr>
            <w:rStyle w:val="Hyperlink"/>
            <w:noProof/>
          </w:rPr>
          <w:lastRenderedPageBreak/>
          <w:delText>8.7</w:delText>
        </w:r>
        <w:r w:rsidDel="00FB62C7">
          <w:rPr>
            <w:rFonts w:eastAsiaTheme="minorEastAsia"/>
            <w:noProof/>
            <w:sz w:val="22"/>
            <w:szCs w:val="22"/>
            <w:lang w:eastAsia="en-AU"/>
          </w:rPr>
          <w:tab/>
        </w:r>
        <w:r w:rsidRPr="00FB62C7" w:rsidDel="00FB62C7">
          <w:rPr>
            <w:rStyle w:val="Hyperlink"/>
            <w:noProof/>
          </w:rPr>
          <w:delText>Zone Get Query Usage Command</w:delText>
        </w:r>
        <w:r w:rsidDel="00FB62C7">
          <w:rPr>
            <w:noProof/>
            <w:webHidden/>
          </w:rPr>
          <w:tab/>
          <w:delText>79</w:delText>
        </w:r>
      </w:del>
    </w:p>
    <w:p w:rsidR="002C7FBC" w:rsidDel="00FB62C7" w:rsidRDefault="002C7FBC">
      <w:pPr>
        <w:pStyle w:val="TOC2"/>
        <w:rPr>
          <w:del w:id="181" w:author="Arnaud Dumont" w:date="2014-03-12T16:44:00Z"/>
          <w:rFonts w:eastAsiaTheme="minorEastAsia"/>
          <w:noProof/>
          <w:sz w:val="22"/>
          <w:szCs w:val="22"/>
          <w:lang w:eastAsia="en-AU"/>
        </w:rPr>
      </w:pPr>
      <w:del w:id="182" w:author="Arnaud Dumont" w:date="2014-03-12T16:44:00Z">
        <w:r w:rsidRPr="00FB62C7" w:rsidDel="00FB62C7">
          <w:rPr>
            <w:rStyle w:val="Hyperlink"/>
            <w:noProof/>
          </w:rPr>
          <w:delText>8.8</w:delText>
        </w:r>
        <w:r w:rsidDel="00FB62C7">
          <w:rPr>
            <w:rFonts w:eastAsiaTheme="minorEastAsia"/>
            <w:noProof/>
            <w:sz w:val="22"/>
            <w:szCs w:val="22"/>
            <w:lang w:eastAsia="en-AU"/>
          </w:rPr>
          <w:tab/>
        </w:r>
        <w:r w:rsidRPr="00FB62C7" w:rsidDel="00FB62C7">
          <w:rPr>
            <w:rStyle w:val="Hyperlink"/>
            <w:noProof/>
          </w:rPr>
          <w:delText>Zone Get Zone File Command</w:delText>
        </w:r>
        <w:r w:rsidDel="00FB62C7">
          <w:rPr>
            <w:noProof/>
            <w:webHidden/>
          </w:rPr>
          <w:tab/>
          <w:delText>83</w:delText>
        </w:r>
      </w:del>
    </w:p>
    <w:p w:rsidR="002C7FBC" w:rsidDel="00FB62C7" w:rsidRDefault="002C7FBC">
      <w:pPr>
        <w:pStyle w:val="TOC1"/>
        <w:rPr>
          <w:del w:id="183" w:author="Arnaud Dumont" w:date="2014-03-12T16:44:00Z"/>
          <w:rFonts w:eastAsiaTheme="minorEastAsia"/>
          <w:b w:val="0"/>
          <w:noProof/>
          <w:sz w:val="22"/>
          <w:szCs w:val="22"/>
          <w:lang w:eastAsia="en-AU"/>
        </w:rPr>
      </w:pPr>
      <w:del w:id="184" w:author="Arnaud Dumont" w:date="2014-03-12T16:44:00Z">
        <w:r w:rsidRPr="00FB62C7" w:rsidDel="00FB62C7">
          <w:rPr>
            <w:rStyle w:val="Hyperlink"/>
            <w:noProof/>
          </w:rPr>
          <w:delText>9</w:delText>
        </w:r>
        <w:r w:rsidDel="00FB62C7">
          <w:rPr>
            <w:rFonts w:eastAsiaTheme="minorEastAsia"/>
            <w:b w:val="0"/>
            <w:noProof/>
            <w:sz w:val="22"/>
            <w:szCs w:val="22"/>
            <w:lang w:eastAsia="en-AU"/>
          </w:rPr>
          <w:tab/>
        </w:r>
        <w:r w:rsidRPr="00FB62C7" w:rsidDel="00FB62C7">
          <w:rPr>
            <w:rStyle w:val="Hyperlink"/>
            <w:noProof/>
          </w:rPr>
          <w:delText>Message Commands</w:delText>
        </w:r>
        <w:r w:rsidDel="00FB62C7">
          <w:rPr>
            <w:noProof/>
            <w:webHidden/>
          </w:rPr>
          <w:tab/>
          <w:delText>86</w:delText>
        </w:r>
      </w:del>
    </w:p>
    <w:p w:rsidR="002C7FBC" w:rsidDel="00FB62C7" w:rsidRDefault="002C7FBC">
      <w:pPr>
        <w:pStyle w:val="TOC2"/>
        <w:rPr>
          <w:del w:id="185" w:author="Arnaud Dumont" w:date="2014-03-12T16:44:00Z"/>
          <w:rFonts w:eastAsiaTheme="minorEastAsia"/>
          <w:noProof/>
          <w:sz w:val="22"/>
          <w:szCs w:val="22"/>
          <w:lang w:eastAsia="en-AU"/>
        </w:rPr>
      </w:pPr>
      <w:del w:id="186" w:author="Arnaud Dumont" w:date="2014-03-12T16:44:00Z">
        <w:r w:rsidRPr="00FB62C7" w:rsidDel="00FB62C7">
          <w:rPr>
            <w:rStyle w:val="Hyperlink"/>
            <w:noProof/>
          </w:rPr>
          <w:delText>9.1</w:delText>
        </w:r>
        <w:r w:rsidDel="00FB62C7">
          <w:rPr>
            <w:rFonts w:eastAsiaTheme="minorEastAsia"/>
            <w:noProof/>
            <w:sz w:val="22"/>
            <w:szCs w:val="22"/>
            <w:lang w:eastAsia="en-AU"/>
          </w:rPr>
          <w:tab/>
        </w:r>
        <w:r w:rsidRPr="00FB62C7" w:rsidDel="00FB62C7">
          <w:rPr>
            <w:rStyle w:val="Hyperlink"/>
            <w:noProof/>
          </w:rPr>
          <w:delText>Message Poll Command</w:delText>
        </w:r>
        <w:r w:rsidDel="00FB62C7">
          <w:rPr>
            <w:noProof/>
            <w:webHidden/>
          </w:rPr>
          <w:tab/>
          <w:delText>86</w:delText>
        </w:r>
      </w:del>
    </w:p>
    <w:p w:rsidR="002C7FBC" w:rsidDel="00FB62C7" w:rsidRDefault="002C7FBC">
      <w:pPr>
        <w:pStyle w:val="TOC2"/>
        <w:rPr>
          <w:del w:id="187" w:author="Arnaud Dumont" w:date="2014-03-12T16:44:00Z"/>
          <w:rFonts w:eastAsiaTheme="minorEastAsia"/>
          <w:noProof/>
          <w:sz w:val="22"/>
          <w:szCs w:val="22"/>
          <w:lang w:eastAsia="en-AU"/>
        </w:rPr>
      </w:pPr>
      <w:del w:id="188" w:author="Arnaud Dumont" w:date="2014-03-12T16:44:00Z">
        <w:r w:rsidRPr="00FB62C7" w:rsidDel="00FB62C7">
          <w:rPr>
            <w:rStyle w:val="Hyperlink"/>
            <w:noProof/>
          </w:rPr>
          <w:delText>9.2</w:delText>
        </w:r>
        <w:r w:rsidDel="00FB62C7">
          <w:rPr>
            <w:rFonts w:eastAsiaTheme="minorEastAsia"/>
            <w:noProof/>
            <w:sz w:val="22"/>
            <w:szCs w:val="22"/>
            <w:lang w:eastAsia="en-AU"/>
          </w:rPr>
          <w:tab/>
        </w:r>
        <w:r w:rsidRPr="00FB62C7" w:rsidDel="00FB62C7">
          <w:rPr>
            <w:rStyle w:val="Hyperlink"/>
            <w:noProof/>
          </w:rPr>
          <w:delText>Message Acknowledge Command</w:delText>
        </w:r>
        <w:r w:rsidDel="00FB62C7">
          <w:rPr>
            <w:noProof/>
            <w:webHidden/>
          </w:rPr>
          <w:tab/>
          <w:delText>91</w:delText>
        </w:r>
      </w:del>
    </w:p>
    <w:p w:rsidR="002355C9" w:rsidRDefault="000323F3" w:rsidP="00060651">
      <w:r>
        <w:rPr>
          <w:b/>
        </w:rPr>
        <w:fldChar w:fldCharType="end"/>
      </w:r>
    </w:p>
    <w:p w:rsidR="002355C9" w:rsidRDefault="002355C9" w:rsidP="00060651">
      <w:pPr>
        <w:sectPr w:rsidR="002355C9" w:rsidSect="00A97D73">
          <w:headerReference w:type="even" r:id="rId9"/>
          <w:headerReference w:type="default" r:id="rId10"/>
          <w:footerReference w:type="even" r:id="rId11"/>
          <w:footerReference w:type="default" r:id="rId12"/>
          <w:headerReference w:type="first" r:id="rId13"/>
          <w:footerReference w:type="first" r:id="rId14"/>
          <w:type w:val="oddPage"/>
          <w:pgSz w:w="11906" w:h="16838"/>
          <w:pgMar w:top="1701" w:right="1701" w:bottom="1701" w:left="1701" w:header="709" w:footer="567" w:gutter="0"/>
          <w:pgNumType w:fmt="upperRoman"/>
          <w:cols w:space="708"/>
          <w:titlePg/>
          <w:docGrid w:linePitch="360"/>
        </w:sectPr>
      </w:pPr>
    </w:p>
    <w:p w:rsidR="003A30DE" w:rsidRDefault="003A30DE" w:rsidP="003A30DE">
      <w:pPr>
        <w:pStyle w:val="Heading1"/>
      </w:pPr>
      <w:bookmarkStart w:id="189" w:name="_Toc382405988"/>
      <w:r>
        <w:lastRenderedPageBreak/>
        <w:t>Introduction</w:t>
      </w:r>
      <w:bookmarkEnd w:id="189"/>
    </w:p>
    <w:p w:rsidR="005A5779" w:rsidRDefault="004836FD" w:rsidP="004836FD">
      <w:r>
        <w:t>This document is aimed at developers and system administrat</w:t>
      </w:r>
      <w:r w:rsidR="006351FF">
        <w:t>ors</w:t>
      </w:r>
      <w:r>
        <w:t xml:space="preserve">. It describes the </w:t>
      </w:r>
      <w:r w:rsidR="0049028D">
        <w:t>DiscoveryDNS</w:t>
      </w:r>
      <w:r>
        <w:t xml:space="preserve"> reseller system API</w:t>
      </w:r>
      <w:r w:rsidR="005A5779">
        <w:t xml:space="preserve">, </w:t>
      </w:r>
      <w:r>
        <w:t xml:space="preserve">used to manage domain names within the </w:t>
      </w:r>
      <w:r w:rsidR="005A5779">
        <w:t>R</w:t>
      </w:r>
      <w:r>
        <w:t>eseller platform.</w:t>
      </w:r>
    </w:p>
    <w:p w:rsidR="004836FD" w:rsidRDefault="004836FD" w:rsidP="004836FD">
      <w:r>
        <w:t xml:space="preserve">This document is not intended to explain the functionality of the Reseller system. The </w:t>
      </w:r>
      <w:r w:rsidR="005A5779">
        <w:t>S</w:t>
      </w:r>
      <w:r>
        <w:t xml:space="preserve">ystems </w:t>
      </w:r>
      <w:r w:rsidR="005A5779">
        <w:t>G</w:t>
      </w:r>
      <w:r>
        <w:t xml:space="preserve">uide </w:t>
      </w:r>
      <w:r w:rsidR="005A5779">
        <w:t xml:space="preserve">document </w:t>
      </w:r>
      <w:r>
        <w:t>explain</w:t>
      </w:r>
      <w:r w:rsidR="005A5779">
        <w:t>s the following concepts</w:t>
      </w:r>
      <w:r>
        <w:t xml:space="preserve"> in more detail:</w:t>
      </w:r>
    </w:p>
    <w:p w:rsidR="004836FD" w:rsidRDefault="004836FD" w:rsidP="004836FD">
      <w:pPr>
        <w:pStyle w:val="BulletedList"/>
      </w:pPr>
      <w:r>
        <w:t>Objects</w:t>
      </w:r>
    </w:p>
    <w:p w:rsidR="004836FD" w:rsidRDefault="004836FD" w:rsidP="004836FD">
      <w:pPr>
        <w:pStyle w:val="BulletedList"/>
      </w:pPr>
      <w:r>
        <w:t>Commands</w:t>
      </w:r>
    </w:p>
    <w:p w:rsidR="004836FD" w:rsidRDefault="004836FD" w:rsidP="004836FD">
      <w:pPr>
        <w:pStyle w:val="BulletedList"/>
      </w:pPr>
      <w:r>
        <w:t>Relationships</w:t>
      </w:r>
    </w:p>
    <w:p w:rsidR="004836FD" w:rsidRDefault="004836FD" w:rsidP="004836FD">
      <w:pPr>
        <w:pStyle w:val="BulletedList"/>
      </w:pPr>
      <w:r>
        <w:t>Rules and logic</w:t>
      </w:r>
    </w:p>
    <w:p w:rsidR="004836FD" w:rsidRPr="004836FD" w:rsidRDefault="0049028D" w:rsidP="004836FD">
      <w:r>
        <w:t>DiscoveryDNS</w:t>
      </w:r>
      <w:r w:rsidR="004836FD">
        <w:t xml:space="preserve"> </w:t>
      </w:r>
      <w:r w:rsidR="005A5779">
        <w:t>provides</w:t>
      </w:r>
      <w:r w:rsidR="004836FD">
        <w:t xml:space="preserve"> a toolkit which </w:t>
      </w:r>
      <w:r w:rsidR="004E0DD4">
        <w:t xml:space="preserve">implements </w:t>
      </w:r>
      <w:r w:rsidR="004836FD">
        <w:t xml:space="preserve">a </w:t>
      </w:r>
      <w:r w:rsidR="007534E0">
        <w:t>simple programmatic</w:t>
      </w:r>
      <w:r w:rsidR="004836FD">
        <w:t xml:space="preserve"> interface </w:t>
      </w:r>
      <w:r w:rsidR="005A5779">
        <w:t xml:space="preserve">for </w:t>
      </w:r>
      <w:r w:rsidR="004836FD">
        <w:t xml:space="preserve">this protocol, removing the need to understand any of the </w:t>
      </w:r>
      <w:r w:rsidR="007534E0" w:rsidRPr="007534E0">
        <w:t xml:space="preserve">intricacies </w:t>
      </w:r>
      <w:r w:rsidR="004836FD">
        <w:t xml:space="preserve">of </w:t>
      </w:r>
      <w:r w:rsidR="007534E0">
        <w:t xml:space="preserve">this specification. For more information on </w:t>
      </w:r>
      <w:r w:rsidR="005A5779">
        <w:t xml:space="preserve">this </w:t>
      </w:r>
      <w:r w:rsidR="007534E0">
        <w:t>J</w:t>
      </w:r>
      <w:r w:rsidR="004836FD">
        <w:t>ava</w:t>
      </w:r>
      <w:r w:rsidR="005A5779">
        <w:t>-based</w:t>
      </w:r>
      <w:r w:rsidR="004836FD">
        <w:t xml:space="preserve"> toolkit please </w:t>
      </w:r>
      <w:r w:rsidR="005A5779">
        <w:t>consult</w:t>
      </w:r>
      <w:r w:rsidR="004836FD">
        <w:t xml:space="preserve"> you</w:t>
      </w:r>
      <w:r w:rsidR="006351FF">
        <w:t>r</w:t>
      </w:r>
      <w:r w:rsidR="004836FD">
        <w:t xml:space="preserve"> </w:t>
      </w:r>
      <w:r>
        <w:t>DiscoveryDNS</w:t>
      </w:r>
      <w:r w:rsidR="004836FD">
        <w:t xml:space="preserve"> account manager.</w:t>
      </w:r>
    </w:p>
    <w:p w:rsidR="003A30DE" w:rsidRDefault="003A30DE" w:rsidP="003A30DE">
      <w:pPr>
        <w:pStyle w:val="Heading1"/>
      </w:pPr>
      <w:bookmarkStart w:id="190" w:name="_Toc382405989"/>
      <w:r>
        <w:lastRenderedPageBreak/>
        <w:t>General</w:t>
      </w:r>
      <w:bookmarkEnd w:id="190"/>
    </w:p>
    <w:p w:rsidR="00F474F5" w:rsidRDefault="00F474F5" w:rsidP="00F474F5">
      <w:r>
        <w:t>The DiscoveryDNS API protocol is a ‘REST like’ protocol that operates over a secure HTTP connection. Entities are represented in JSON format</w:t>
      </w:r>
      <w:r w:rsidR="0080673B">
        <w:t>,</w:t>
      </w:r>
      <w:r>
        <w:t xml:space="preserve"> </w:t>
      </w:r>
      <w:r w:rsidR="007534E0">
        <w:t xml:space="preserve">allowing </w:t>
      </w:r>
      <w:r>
        <w:t xml:space="preserve">easy </w:t>
      </w:r>
      <w:r w:rsidR="007534E0">
        <w:t>integration</w:t>
      </w:r>
      <w:r>
        <w:t xml:space="preserve"> using </w:t>
      </w:r>
      <w:r w:rsidR="002F0444">
        <w:t>programming</w:t>
      </w:r>
      <w:r>
        <w:t xml:space="preserve"> language</w:t>
      </w:r>
      <w:r w:rsidR="005A5779">
        <w:t>s</w:t>
      </w:r>
      <w:r>
        <w:t xml:space="preserve"> </w:t>
      </w:r>
      <w:r w:rsidR="007534E0">
        <w:t>that</w:t>
      </w:r>
      <w:r>
        <w:t xml:space="preserve"> support</w:t>
      </w:r>
      <w:r w:rsidR="007534E0">
        <w:t>s</w:t>
      </w:r>
      <w:r>
        <w:t xml:space="preserve"> HTTP</w:t>
      </w:r>
      <w:r w:rsidR="005A5779">
        <w:t>S</w:t>
      </w:r>
      <w:r>
        <w:t xml:space="preserve"> and JSON. </w:t>
      </w:r>
      <w:r w:rsidR="00BB3EC1">
        <w:t>Many</w:t>
      </w:r>
      <w:r>
        <w:t xml:space="preserve"> REST toolkits will </w:t>
      </w:r>
      <w:r w:rsidR="002F0444">
        <w:t>also work</w:t>
      </w:r>
      <w:r>
        <w:t xml:space="preserve"> well with the protocol.</w:t>
      </w:r>
    </w:p>
    <w:p w:rsidR="00F474F5" w:rsidRDefault="00897690" w:rsidP="00F474F5">
      <w:r>
        <w:t>This section</w:t>
      </w:r>
      <w:r w:rsidR="00F474F5">
        <w:t xml:space="preserve"> provides general information required to </w:t>
      </w:r>
      <w:r w:rsidR="00B001D7">
        <w:t>use</w:t>
      </w:r>
      <w:r w:rsidR="00F474F5">
        <w:t xml:space="preserve"> commands in the </w:t>
      </w:r>
      <w:r w:rsidR="00BB3EC1">
        <w:t xml:space="preserve">DiscoveryDNS </w:t>
      </w:r>
      <w:r w:rsidR="00F474F5">
        <w:t>protocol</w:t>
      </w:r>
      <w:r w:rsidR="00BB3EC1">
        <w:t xml:space="preserve">. </w:t>
      </w:r>
      <w:r w:rsidR="00F474F5">
        <w:t>Section</w:t>
      </w:r>
      <w:r w:rsidR="00BB3EC1">
        <w:t>s</w:t>
      </w:r>
      <w:r w:rsidR="00F474F5">
        <w:t xml:space="preserve"> 3 through 8 describe each command in detail. These sections provide an explanation </w:t>
      </w:r>
      <w:r w:rsidR="00B001D7">
        <w:t xml:space="preserve">of </w:t>
      </w:r>
      <w:r w:rsidR="00F474F5">
        <w:t>the request and response format for each command as well as examples.</w:t>
      </w:r>
    </w:p>
    <w:p w:rsidR="00F474F5" w:rsidRDefault="0059118D" w:rsidP="00F474F5">
      <w:r>
        <w:t>T</w:t>
      </w:r>
      <w:r w:rsidR="00F474F5">
        <w:t xml:space="preserve">o fully understand </w:t>
      </w:r>
      <w:r w:rsidR="00B001D7">
        <w:t xml:space="preserve">the DiscoveryDNS reseller system and </w:t>
      </w:r>
      <w:r w:rsidR="00F474F5">
        <w:t xml:space="preserve">some of the concepts in this </w:t>
      </w:r>
      <w:r w:rsidR="002F0444">
        <w:t>document,</w:t>
      </w:r>
      <w:r w:rsidR="00F474F5">
        <w:t xml:space="preserve"> the following </w:t>
      </w:r>
      <w:r w:rsidR="00E004C2">
        <w:t xml:space="preserve">related </w:t>
      </w:r>
      <w:r w:rsidR="00F474F5">
        <w:t>RFCs should be consulted:</w:t>
      </w:r>
    </w:p>
    <w:p w:rsidR="007534E0" w:rsidRPr="00A206D9" w:rsidRDefault="007534E0" w:rsidP="00F474F5">
      <w:pPr>
        <w:pStyle w:val="BulletedList"/>
      </w:pPr>
      <w:r w:rsidRPr="00A206D9">
        <w:t>RFC2616 – Hypertext Transfer Protocol – HTTP/1.1</w:t>
      </w:r>
    </w:p>
    <w:p w:rsidR="007534E0" w:rsidRPr="00A206D9" w:rsidRDefault="007534E0" w:rsidP="00F474F5">
      <w:pPr>
        <w:pStyle w:val="BulletedList"/>
      </w:pPr>
      <w:r w:rsidRPr="00A206D9">
        <w:t>RFC2818 – HTTP Over TLS</w:t>
      </w:r>
    </w:p>
    <w:p w:rsidR="00E004C2" w:rsidRDefault="00E004C2" w:rsidP="00E004C2">
      <w:pPr>
        <w:pStyle w:val="BulletedList"/>
      </w:pPr>
      <w:r w:rsidRPr="00A206D9">
        <w:t>RFC4627 - The application/json Media Type for JavaScript Object Notation (JSON)</w:t>
      </w:r>
    </w:p>
    <w:p w:rsidR="00A206D9" w:rsidRPr="00A206D9" w:rsidRDefault="00A206D9" w:rsidP="00E004C2">
      <w:pPr>
        <w:pStyle w:val="BulletedList"/>
      </w:pPr>
      <w:r>
        <w:t>RFC1034-1035 – Domain Names</w:t>
      </w:r>
    </w:p>
    <w:p w:rsidR="00E004C2" w:rsidRPr="00A206D9" w:rsidRDefault="00E004C2" w:rsidP="00F474F5">
      <w:pPr>
        <w:pStyle w:val="BulletedList"/>
      </w:pPr>
      <w:r w:rsidRPr="00A206D9">
        <w:t>RFC4033 – 4035 – DNSSEC</w:t>
      </w:r>
    </w:p>
    <w:p w:rsidR="00E004C2" w:rsidRPr="00A206D9" w:rsidRDefault="00E004C2" w:rsidP="00E004C2">
      <w:pPr>
        <w:pStyle w:val="BulletedList"/>
        <w:numPr>
          <w:ilvl w:val="0"/>
          <w:numId w:val="0"/>
        </w:numPr>
      </w:pPr>
      <w:r w:rsidRPr="00A206D9">
        <w:t>A more extensive list of DNS standards is available here,</w:t>
      </w:r>
      <w:r w:rsidR="00A206D9" w:rsidRPr="00A206D9">
        <w:t xml:space="preserve"> http://en.wikipedia.org/wiki/Domain_Name_System#Internet_standards</w:t>
      </w:r>
    </w:p>
    <w:p w:rsidR="003A30DE" w:rsidRDefault="003A30DE" w:rsidP="003A30DE">
      <w:pPr>
        <w:pStyle w:val="Heading2"/>
      </w:pPr>
      <w:bookmarkStart w:id="191" w:name="_Toc382405990"/>
      <w:r>
        <w:t>Data Types</w:t>
      </w:r>
      <w:bookmarkEnd w:id="191"/>
    </w:p>
    <w:p w:rsidR="00F474F5" w:rsidRDefault="00F474F5" w:rsidP="00F474F5">
      <w:r w:rsidRPr="00F474F5">
        <w:t xml:space="preserve">Throughout this document the following data types are used. </w:t>
      </w:r>
      <w:r w:rsidR="00B001D7">
        <w:t>These</w:t>
      </w:r>
      <w:r w:rsidRPr="00F474F5">
        <w:t xml:space="preserve"> are ‘loose’ data type definitions</w:t>
      </w:r>
      <w:r w:rsidR="00B001D7">
        <w:t>. You</w:t>
      </w:r>
      <w:r w:rsidRPr="00F474F5">
        <w:t xml:space="preserve"> will need to find the relevant mappings </w:t>
      </w:r>
      <w:r w:rsidR="00B001D7">
        <w:t>in</w:t>
      </w:r>
      <w:r w:rsidR="00B001D7" w:rsidRPr="00F474F5">
        <w:t xml:space="preserve"> </w:t>
      </w:r>
      <w:r w:rsidRPr="00F474F5">
        <w:t>your implementation language of choice. For reference</w:t>
      </w:r>
      <w:r w:rsidR="0059118D">
        <w:t>,</w:t>
      </w:r>
      <w:r w:rsidRPr="00F474F5">
        <w:t xml:space="preserve"> the Java object types use</w:t>
      </w:r>
      <w:r w:rsidR="0059118D">
        <w:t>d</w:t>
      </w:r>
      <w:r w:rsidRPr="00F474F5">
        <w:t xml:space="preserve"> to map each </w:t>
      </w:r>
      <w:r w:rsidR="00B001D7">
        <w:t>data type</w:t>
      </w:r>
      <w:r w:rsidR="0059118D">
        <w:t xml:space="preserve"> is provided</w:t>
      </w:r>
      <w:r w:rsidR="00B001D7">
        <w:t xml:space="preserve"> below</w:t>
      </w:r>
      <w:r w:rsidRPr="00F474F5">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843"/>
        <w:gridCol w:w="5386"/>
      </w:tblGrid>
      <w:tr w:rsidR="00F474F5" w:rsidRPr="00CC22F1" w:rsidTr="00166EB9">
        <w:trPr>
          <w:tblHeader w:val="0"/>
        </w:trPr>
        <w:tc>
          <w:tcPr>
            <w:tcW w:w="1276" w:type="dxa"/>
            <w:shd w:val="clear" w:color="auto" w:fill="BFBFBF" w:themeFill="background1" w:themeFillShade="BF"/>
          </w:tcPr>
          <w:p w:rsidR="00F474F5" w:rsidRPr="00750051" w:rsidRDefault="00F474F5" w:rsidP="0060648E">
            <w:pPr>
              <w:pStyle w:val="Table-Header"/>
            </w:pPr>
            <w:r>
              <w:t>Name</w:t>
            </w:r>
          </w:p>
        </w:tc>
        <w:tc>
          <w:tcPr>
            <w:tcW w:w="1843" w:type="dxa"/>
            <w:shd w:val="clear" w:color="auto" w:fill="BFBFBF" w:themeFill="background1" w:themeFillShade="BF"/>
          </w:tcPr>
          <w:p w:rsidR="00F474F5" w:rsidRPr="00750051" w:rsidRDefault="00F474F5" w:rsidP="0060648E">
            <w:pPr>
              <w:pStyle w:val="Table-Header"/>
            </w:pPr>
            <w:r>
              <w:t>Java Type</w:t>
            </w:r>
          </w:p>
        </w:tc>
        <w:tc>
          <w:tcPr>
            <w:tcW w:w="5386" w:type="dxa"/>
            <w:shd w:val="clear" w:color="auto" w:fill="BFBFBF" w:themeFill="background1" w:themeFillShade="BF"/>
          </w:tcPr>
          <w:p w:rsidR="00F474F5" w:rsidRPr="00750051" w:rsidRDefault="00F474F5" w:rsidP="0060648E">
            <w:pPr>
              <w:pStyle w:val="Table-Header"/>
            </w:pPr>
            <w:r>
              <w:t>Description</w:t>
            </w:r>
          </w:p>
        </w:tc>
      </w:tr>
      <w:tr w:rsidR="00F474F5" w:rsidRPr="00CC22F1" w:rsidTr="00166EB9">
        <w:trPr>
          <w:trHeight w:val="113"/>
          <w:tblHeader w:val="0"/>
        </w:trPr>
        <w:tc>
          <w:tcPr>
            <w:tcW w:w="1276" w:type="dxa"/>
          </w:tcPr>
          <w:p w:rsidR="00F474F5" w:rsidRDefault="00F474F5" w:rsidP="00F474F5">
            <w:pPr>
              <w:pStyle w:val="Table-Text"/>
            </w:pPr>
            <w:r>
              <w:t>integer</w:t>
            </w:r>
          </w:p>
        </w:tc>
        <w:tc>
          <w:tcPr>
            <w:tcW w:w="1843" w:type="dxa"/>
          </w:tcPr>
          <w:p w:rsidR="00F474F5" w:rsidRDefault="00F474F5" w:rsidP="00F474F5">
            <w:pPr>
              <w:pStyle w:val="Table-Text"/>
            </w:pPr>
            <w:r>
              <w:t>Integer or Long</w:t>
            </w:r>
          </w:p>
        </w:tc>
        <w:tc>
          <w:tcPr>
            <w:tcW w:w="5386" w:type="dxa"/>
          </w:tcPr>
          <w:p w:rsidR="00F474F5" w:rsidRDefault="00F474F5" w:rsidP="00B001D7">
            <w:pPr>
              <w:pStyle w:val="Table-Text"/>
            </w:pPr>
            <w:r>
              <w:t xml:space="preserve">A standard integer, it should be noted that the largest possible integer </w:t>
            </w:r>
            <w:r w:rsidR="00B001D7">
              <w:t>returned</w:t>
            </w:r>
            <w:r>
              <w:t xml:space="preserve"> is the size of a Java Long (64</w:t>
            </w:r>
            <w:r w:rsidR="00B001D7">
              <w:t xml:space="preserve"> </w:t>
            </w:r>
            <w:r>
              <w:t>bit</w:t>
            </w:r>
            <w:r w:rsidR="00B001D7">
              <w:t>s</w:t>
            </w:r>
            <w:r>
              <w:t>). Unless otherwise noted integers are unsigned.</w:t>
            </w:r>
          </w:p>
        </w:tc>
      </w:tr>
      <w:tr w:rsidR="00F474F5" w:rsidRPr="00CC22F1" w:rsidTr="00166EB9">
        <w:trPr>
          <w:trHeight w:val="113"/>
          <w:tblHeader w:val="0"/>
        </w:trPr>
        <w:tc>
          <w:tcPr>
            <w:tcW w:w="1276" w:type="dxa"/>
          </w:tcPr>
          <w:p w:rsidR="00F474F5" w:rsidRDefault="00F474F5" w:rsidP="00F474F5">
            <w:pPr>
              <w:pStyle w:val="Table-Text"/>
            </w:pPr>
            <w:r>
              <w:t>double</w:t>
            </w:r>
          </w:p>
        </w:tc>
        <w:tc>
          <w:tcPr>
            <w:tcW w:w="1843" w:type="dxa"/>
          </w:tcPr>
          <w:p w:rsidR="00F474F5" w:rsidRDefault="00F474F5" w:rsidP="00F474F5">
            <w:pPr>
              <w:pStyle w:val="Table-Text"/>
            </w:pPr>
            <w:r>
              <w:t>Double</w:t>
            </w:r>
          </w:p>
        </w:tc>
        <w:tc>
          <w:tcPr>
            <w:tcW w:w="5386" w:type="dxa"/>
          </w:tcPr>
          <w:p w:rsidR="00F474F5" w:rsidRDefault="00F474F5" w:rsidP="00F474F5">
            <w:pPr>
              <w:pStyle w:val="Table-Text"/>
            </w:pPr>
            <w:r>
              <w:t>A double precision floating point number</w:t>
            </w:r>
          </w:p>
        </w:tc>
      </w:tr>
      <w:tr w:rsidR="00F474F5" w:rsidRPr="00CC22F1" w:rsidTr="00166EB9">
        <w:trPr>
          <w:trHeight w:val="113"/>
          <w:tblHeader w:val="0"/>
        </w:trPr>
        <w:tc>
          <w:tcPr>
            <w:tcW w:w="1276" w:type="dxa"/>
          </w:tcPr>
          <w:p w:rsidR="00F474F5" w:rsidRDefault="00F474F5" w:rsidP="00F474F5">
            <w:pPr>
              <w:pStyle w:val="Table-Text"/>
            </w:pPr>
            <w:r>
              <w:t>string</w:t>
            </w:r>
          </w:p>
        </w:tc>
        <w:tc>
          <w:tcPr>
            <w:tcW w:w="1843" w:type="dxa"/>
          </w:tcPr>
          <w:p w:rsidR="00F474F5" w:rsidRDefault="00F474F5" w:rsidP="00F474F5">
            <w:pPr>
              <w:pStyle w:val="Table-Text"/>
            </w:pPr>
            <w:r>
              <w:t>String</w:t>
            </w:r>
          </w:p>
        </w:tc>
        <w:tc>
          <w:tcPr>
            <w:tcW w:w="5386" w:type="dxa"/>
          </w:tcPr>
          <w:p w:rsidR="00F474F5" w:rsidRDefault="00F474F5" w:rsidP="00F474F5">
            <w:pPr>
              <w:pStyle w:val="Table-Text"/>
            </w:pPr>
            <w:r>
              <w:t>An string consisting of ASCII characters only</w:t>
            </w:r>
          </w:p>
        </w:tc>
      </w:tr>
      <w:tr w:rsidR="00F474F5" w:rsidRPr="00CC22F1" w:rsidTr="00166EB9">
        <w:trPr>
          <w:trHeight w:val="113"/>
          <w:tblHeader w:val="0"/>
        </w:trPr>
        <w:tc>
          <w:tcPr>
            <w:tcW w:w="1276" w:type="dxa"/>
          </w:tcPr>
          <w:p w:rsidR="00F474F5" w:rsidRDefault="00F474F5" w:rsidP="00F474F5">
            <w:pPr>
              <w:pStyle w:val="Table-Text"/>
            </w:pPr>
            <w:r>
              <w:t>timestamp</w:t>
            </w:r>
          </w:p>
        </w:tc>
        <w:tc>
          <w:tcPr>
            <w:tcW w:w="1843" w:type="dxa"/>
          </w:tcPr>
          <w:p w:rsidR="00F474F5" w:rsidRDefault="00F474F5" w:rsidP="00F474F5">
            <w:pPr>
              <w:pStyle w:val="Table-Text"/>
            </w:pPr>
            <w:r>
              <w:t>LocalDateTime (JodaTime Library)</w:t>
            </w:r>
          </w:p>
        </w:tc>
        <w:tc>
          <w:tcPr>
            <w:tcW w:w="5386" w:type="dxa"/>
          </w:tcPr>
          <w:p w:rsidR="00F474F5" w:rsidRDefault="00F474F5" w:rsidP="00B001D7">
            <w:pPr>
              <w:pStyle w:val="Table-Text"/>
            </w:pPr>
            <w:r>
              <w:t xml:space="preserve">A date and timestamp, generally </w:t>
            </w:r>
            <w:r w:rsidR="00B001D7">
              <w:t>including</w:t>
            </w:r>
            <w:r>
              <w:t xml:space="preserve"> time zone information in </w:t>
            </w:r>
            <w:r w:rsidR="00A206D9">
              <w:t>ISO 8601</w:t>
            </w:r>
            <w:r>
              <w:t xml:space="preserve"> form</w:t>
            </w:r>
            <w:ins w:id="192" w:author="Arnaud Dumont" w:date="2014-02-20T10:55:00Z">
              <w:r w:rsidR="002D484E">
                <w:t>, in the UTC time zone.</w:t>
              </w:r>
            </w:ins>
          </w:p>
        </w:tc>
      </w:tr>
      <w:tr w:rsidR="00F474F5" w:rsidRPr="00CC22F1" w:rsidTr="00166EB9">
        <w:trPr>
          <w:trHeight w:val="113"/>
          <w:tblHeader w:val="0"/>
        </w:trPr>
        <w:tc>
          <w:tcPr>
            <w:tcW w:w="1276" w:type="dxa"/>
          </w:tcPr>
          <w:p w:rsidR="00F474F5" w:rsidRDefault="00F474F5" w:rsidP="00F474F5">
            <w:pPr>
              <w:pStyle w:val="Table-Text"/>
            </w:pPr>
            <w:r>
              <w:t>boolean</w:t>
            </w:r>
          </w:p>
        </w:tc>
        <w:tc>
          <w:tcPr>
            <w:tcW w:w="1843" w:type="dxa"/>
          </w:tcPr>
          <w:p w:rsidR="00F474F5" w:rsidRDefault="00F474F5" w:rsidP="00F474F5">
            <w:pPr>
              <w:pStyle w:val="Table-Text"/>
            </w:pPr>
            <w:r>
              <w:t>Boolean</w:t>
            </w:r>
          </w:p>
        </w:tc>
        <w:tc>
          <w:tcPr>
            <w:tcW w:w="5386" w:type="dxa"/>
          </w:tcPr>
          <w:p w:rsidR="00F474F5" w:rsidRDefault="00F474F5" w:rsidP="00F474F5">
            <w:pPr>
              <w:pStyle w:val="Table-Text"/>
            </w:pPr>
            <w:r>
              <w:t>A value of “true” or “false”</w:t>
            </w:r>
          </w:p>
        </w:tc>
      </w:tr>
      <w:tr w:rsidR="00F474F5" w:rsidRPr="00CC22F1" w:rsidTr="00166EB9">
        <w:trPr>
          <w:trHeight w:val="113"/>
          <w:tblHeader w:val="0"/>
        </w:trPr>
        <w:tc>
          <w:tcPr>
            <w:tcW w:w="1276" w:type="dxa"/>
          </w:tcPr>
          <w:p w:rsidR="00F474F5" w:rsidRDefault="00F474F5" w:rsidP="00F474F5">
            <w:pPr>
              <w:pStyle w:val="Table-Text"/>
            </w:pPr>
            <w:r>
              <w:t>uuid</w:t>
            </w:r>
          </w:p>
        </w:tc>
        <w:tc>
          <w:tcPr>
            <w:tcW w:w="1843" w:type="dxa"/>
          </w:tcPr>
          <w:p w:rsidR="00F474F5" w:rsidRDefault="00F474F5" w:rsidP="00F474F5">
            <w:pPr>
              <w:pStyle w:val="Table-Text"/>
            </w:pPr>
            <w:r>
              <w:t>UUID</w:t>
            </w:r>
          </w:p>
        </w:tc>
        <w:tc>
          <w:tcPr>
            <w:tcW w:w="5386" w:type="dxa"/>
          </w:tcPr>
          <w:p w:rsidR="00F474F5" w:rsidRDefault="00F474F5" w:rsidP="00F474F5">
            <w:pPr>
              <w:pStyle w:val="Table-Text"/>
            </w:pPr>
            <w:r>
              <w:t xml:space="preserve">A Type </w:t>
            </w:r>
            <w:r w:rsidR="00A206D9">
              <w:t>4</w:t>
            </w:r>
            <w:r>
              <w:t xml:space="preserve"> UUID value</w:t>
            </w:r>
          </w:p>
        </w:tc>
      </w:tr>
      <w:tr w:rsidR="00F474F5" w:rsidRPr="00CC22F1" w:rsidTr="00166EB9">
        <w:trPr>
          <w:trHeight w:val="113"/>
          <w:tblHeader w:val="0"/>
        </w:trPr>
        <w:tc>
          <w:tcPr>
            <w:tcW w:w="1276" w:type="dxa"/>
          </w:tcPr>
          <w:p w:rsidR="00F474F5" w:rsidRDefault="00F474F5" w:rsidP="00F474F5">
            <w:pPr>
              <w:pStyle w:val="Table-Text"/>
            </w:pPr>
            <w:r>
              <w:t>ipv4Address</w:t>
            </w:r>
          </w:p>
        </w:tc>
        <w:tc>
          <w:tcPr>
            <w:tcW w:w="1843" w:type="dxa"/>
          </w:tcPr>
          <w:p w:rsidR="00F474F5" w:rsidRDefault="00F474F5" w:rsidP="00F474F5">
            <w:pPr>
              <w:pStyle w:val="Table-Text"/>
            </w:pPr>
            <w:r>
              <w:t>Inet4Address</w:t>
            </w:r>
          </w:p>
        </w:tc>
        <w:tc>
          <w:tcPr>
            <w:tcW w:w="5386" w:type="dxa"/>
          </w:tcPr>
          <w:p w:rsidR="00F474F5" w:rsidRDefault="00F474F5" w:rsidP="00F474F5">
            <w:pPr>
              <w:pStyle w:val="Table-Text"/>
            </w:pPr>
            <w:r>
              <w:t>An IPv4 address</w:t>
            </w:r>
          </w:p>
        </w:tc>
      </w:tr>
      <w:tr w:rsidR="00F474F5" w:rsidRPr="00CC22F1" w:rsidTr="00166EB9">
        <w:trPr>
          <w:trHeight w:val="113"/>
          <w:tblHeader w:val="0"/>
        </w:trPr>
        <w:tc>
          <w:tcPr>
            <w:tcW w:w="1276" w:type="dxa"/>
          </w:tcPr>
          <w:p w:rsidR="00F474F5" w:rsidRDefault="00F474F5" w:rsidP="00F474F5">
            <w:pPr>
              <w:pStyle w:val="Table-Text"/>
            </w:pPr>
            <w:r>
              <w:t>ipv6Address</w:t>
            </w:r>
          </w:p>
        </w:tc>
        <w:tc>
          <w:tcPr>
            <w:tcW w:w="1843" w:type="dxa"/>
          </w:tcPr>
          <w:p w:rsidR="00F474F5" w:rsidRDefault="00F474F5" w:rsidP="00F474F5">
            <w:pPr>
              <w:pStyle w:val="Table-Text"/>
            </w:pPr>
            <w:r>
              <w:t>Inet6Address</w:t>
            </w:r>
          </w:p>
        </w:tc>
        <w:tc>
          <w:tcPr>
            <w:tcW w:w="5386" w:type="dxa"/>
          </w:tcPr>
          <w:p w:rsidR="00F474F5" w:rsidRDefault="00F474F5" w:rsidP="00F474F5">
            <w:pPr>
              <w:pStyle w:val="Table-Text"/>
            </w:pPr>
            <w:r>
              <w:t>An IPv6 address</w:t>
            </w:r>
          </w:p>
        </w:tc>
      </w:tr>
    </w:tbl>
    <w:p w:rsidR="00F474F5" w:rsidRDefault="00F474F5" w:rsidP="00F474F5">
      <w:r w:rsidRPr="00F474F5">
        <w:t xml:space="preserve">Some entities described in this document </w:t>
      </w:r>
      <w:r w:rsidR="00B001D7">
        <w:t>include</w:t>
      </w:r>
      <w:r w:rsidR="00B001D7" w:rsidRPr="00F474F5">
        <w:t xml:space="preserve"> </w:t>
      </w:r>
      <w:r w:rsidRPr="00F474F5">
        <w:t xml:space="preserve">fields </w:t>
      </w:r>
      <w:r w:rsidR="0059118D">
        <w:t>with</w:t>
      </w:r>
      <w:r w:rsidR="0059118D" w:rsidRPr="00F474F5">
        <w:t xml:space="preserve"> </w:t>
      </w:r>
      <w:r w:rsidRPr="00F474F5">
        <w:t xml:space="preserve">values </w:t>
      </w:r>
      <w:r w:rsidR="0059118D">
        <w:t xml:space="preserve">that </w:t>
      </w:r>
      <w:r w:rsidRPr="00F474F5">
        <w:t xml:space="preserve">are composite </w:t>
      </w:r>
      <w:r w:rsidR="002F0444" w:rsidRPr="00F474F5">
        <w:t xml:space="preserve">types. </w:t>
      </w:r>
      <w:r w:rsidRPr="00F474F5">
        <w:t>These composite type names start with capital letters and have their own fields</w:t>
      </w:r>
      <w:r w:rsidR="00B001D7">
        <w:t>,</w:t>
      </w:r>
      <w:r w:rsidRPr="00F474F5">
        <w:t xml:space="preserve"> defined usually in a table immediately following the parent type, or a reference to the</w:t>
      </w:r>
      <w:r w:rsidR="00BB3EC1">
        <w:t>ir</w:t>
      </w:r>
      <w:r w:rsidRPr="00F474F5">
        <w:t xml:space="preserve"> definition </w:t>
      </w:r>
      <w:r w:rsidR="00BB3EC1">
        <w:t>is provided</w:t>
      </w:r>
      <w:r w:rsidRPr="00F474F5">
        <w:t xml:space="preserve">. </w:t>
      </w:r>
      <w:r w:rsidR="00BB3EC1">
        <w:t>Additionally,</w:t>
      </w:r>
      <w:r w:rsidRPr="00F474F5">
        <w:t xml:space="preserve"> if you see a type name followed by the characters “[]” this means that the value </w:t>
      </w:r>
      <w:r w:rsidR="00B001D7">
        <w:t>of</w:t>
      </w:r>
      <w:r w:rsidR="00B001D7" w:rsidRPr="00F474F5">
        <w:t xml:space="preserve"> </w:t>
      </w:r>
      <w:r w:rsidR="00BB3EC1">
        <w:t>this</w:t>
      </w:r>
      <w:r w:rsidR="00BB3EC1" w:rsidRPr="00F474F5">
        <w:t xml:space="preserve"> </w:t>
      </w:r>
      <w:r w:rsidRPr="00F474F5">
        <w:t>field is a JSON list</w:t>
      </w:r>
      <w:r w:rsidR="00BB3EC1">
        <w:t>, and so an</w:t>
      </w:r>
      <w:r w:rsidRPr="00F474F5">
        <w:t xml:space="preserve"> array of values of that type.</w:t>
      </w:r>
    </w:p>
    <w:p w:rsidR="003A30DE" w:rsidRDefault="003A30DE" w:rsidP="003A30DE">
      <w:pPr>
        <w:pStyle w:val="Heading2"/>
      </w:pPr>
      <w:bookmarkStart w:id="193" w:name="_Toc382405991"/>
      <w:r>
        <w:lastRenderedPageBreak/>
        <w:t>Protocol Overview</w:t>
      </w:r>
      <w:bookmarkEnd w:id="193"/>
    </w:p>
    <w:p w:rsidR="00323508" w:rsidRDefault="00323508" w:rsidP="00323508">
      <w:r>
        <w:t>The transport used by the protocol is HTTP</w:t>
      </w:r>
      <w:r w:rsidR="00B001D7">
        <w:t>S</w:t>
      </w:r>
      <w:r>
        <w:t xml:space="preserve"> and require</w:t>
      </w:r>
      <w:r w:rsidR="0059118D">
        <w:t>s</w:t>
      </w:r>
      <w:r>
        <w:t xml:space="preserve"> the use of HTTP version 1.1 as denoted by the string “HTTP/1.1”. Throughout the document you will see reference</w:t>
      </w:r>
      <w:r w:rsidR="00B001D7">
        <w:t>s</w:t>
      </w:r>
      <w:r>
        <w:t xml:space="preserve"> to ‘service-address’. The ‘service-address’ is the domain name (and perhaps port) required to connect to the environment you are interested in.</w:t>
      </w:r>
    </w:p>
    <w:p w:rsidR="00323508" w:rsidRDefault="00323508" w:rsidP="00323508">
      <w:r>
        <w:t xml:space="preserve">For </w:t>
      </w:r>
      <w:r w:rsidR="0059118D">
        <w:t>example</w:t>
      </w:r>
      <w:r w:rsidR="00B001D7">
        <w:t>,</w:t>
      </w:r>
      <w:r>
        <w:t xml:space="preserve"> if the service address of OTE (</w:t>
      </w:r>
      <w:r w:rsidR="00B001D7">
        <w:t>Operational Test Environment</w:t>
      </w:r>
      <w:r>
        <w:t xml:space="preserve">) was api.ote.discoverydns.com and the port was the standard https port </w:t>
      </w:r>
      <w:r w:rsidR="00B001D7">
        <w:t xml:space="preserve">of </w:t>
      </w:r>
      <w:r>
        <w:t>443</w:t>
      </w:r>
      <w:r w:rsidR="0059118D">
        <w:t>,</w:t>
      </w:r>
      <w:r>
        <w:t xml:space="preserve"> the service address would be:</w:t>
      </w:r>
    </w:p>
    <w:p w:rsidR="00323508" w:rsidRDefault="00323508" w:rsidP="00323508">
      <w:pPr>
        <w:pStyle w:val="BulletedList"/>
      </w:pPr>
      <w:r>
        <w:t>api.ote.discoverydns.com</w:t>
      </w:r>
    </w:p>
    <w:p w:rsidR="00323508" w:rsidRDefault="00323508" w:rsidP="00323508">
      <w:r>
        <w:t xml:space="preserve">If the service address used </w:t>
      </w:r>
      <w:r w:rsidR="00B001D7">
        <w:t xml:space="preserve">the </w:t>
      </w:r>
      <w:r>
        <w:t xml:space="preserve">non-standard port </w:t>
      </w:r>
      <w:r w:rsidR="00B001D7">
        <w:t>for S</w:t>
      </w:r>
      <w:r w:rsidR="004E0DD4">
        <w:t>S</w:t>
      </w:r>
      <w:r w:rsidR="00B001D7">
        <w:t xml:space="preserve">L </w:t>
      </w:r>
      <w:r>
        <w:t>1443</w:t>
      </w:r>
      <w:r w:rsidR="0059118D">
        <w:t>,</w:t>
      </w:r>
      <w:r>
        <w:t xml:space="preserve"> the address would be:</w:t>
      </w:r>
    </w:p>
    <w:p w:rsidR="00323508" w:rsidRDefault="00323508" w:rsidP="00323508">
      <w:pPr>
        <w:pStyle w:val="BulletedList"/>
      </w:pPr>
      <w:r>
        <w:t>api.ote.discoverydns.com:1443</w:t>
      </w:r>
    </w:p>
    <w:p w:rsidR="00323508" w:rsidRDefault="00323508" w:rsidP="00323508">
      <w:r>
        <w:t>Similarly the production environment might be:</w:t>
      </w:r>
    </w:p>
    <w:p w:rsidR="00323508" w:rsidRDefault="00323508" w:rsidP="00323508">
      <w:pPr>
        <w:pStyle w:val="BulletedList"/>
      </w:pPr>
      <w:r>
        <w:t>api.discoverydns.com</w:t>
      </w:r>
    </w:p>
    <w:p w:rsidR="00323508" w:rsidRDefault="00323508" w:rsidP="00323508">
      <w:r>
        <w:t>For specific information on the service address</w:t>
      </w:r>
      <w:r w:rsidR="00A206D9">
        <w:t>es</w:t>
      </w:r>
      <w:r>
        <w:t xml:space="preserve"> and available environments</w:t>
      </w:r>
      <w:r w:rsidR="0059118D">
        <w:t>,</w:t>
      </w:r>
      <w:r>
        <w:t xml:space="preserve"> please consult the </w:t>
      </w:r>
      <w:r w:rsidR="00B001D7">
        <w:t>S</w:t>
      </w:r>
      <w:r>
        <w:t xml:space="preserve">ervice </w:t>
      </w:r>
      <w:r w:rsidR="00B001D7">
        <w:t>D</w:t>
      </w:r>
      <w:r>
        <w:t>esk.</w:t>
      </w:r>
    </w:p>
    <w:p w:rsidR="00323508" w:rsidRDefault="00323508" w:rsidP="00323508">
      <w:r>
        <w:t xml:space="preserve">Currently the only accepted (and returned) content type is </w:t>
      </w:r>
      <w:r w:rsidR="00B001D7">
        <w:t>“</w:t>
      </w:r>
      <w:r>
        <w:t>application/json</w:t>
      </w:r>
      <w:r w:rsidR="00B001D7">
        <w:t>”,</w:t>
      </w:r>
      <w:r>
        <w:t xml:space="preserve"> in both requests and responses</w:t>
      </w:r>
      <w:ins w:id="194" w:author="Arnaud Dumont" w:date="2014-02-20T10:56:00Z">
        <w:r w:rsidR="002D484E">
          <w:t>, except for the Zone Get Zone File command (see related paragraph)</w:t>
        </w:r>
      </w:ins>
      <w:r>
        <w:t>. For objects</w:t>
      </w:r>
      <w:ins w:id="195" w:author="Arnaud Dumont" w:date="2014-02-20T10:57:00Z">
        <w:r w:rsidR="002D484E">
          <w:t>,</w:t>
        </w:r>
      </w:ins>
      <w:r>
        <w:t xml:space="preserve"> all fields are returned</w:t>
      </w:r>
      <w:ins w:id="196" w:author="Arnaud Dumont" w:date="2014-02-20T10:57:00Z">
        <w:r w:rsidR="002D484E">
          <w:t xml:space="preserve">. </w:t>
        </w:r>
      </w:ins>
      <w:del w:id="197" w:author="Arnaud Dumont" w:date="2014-02-20T10:57:00Z">
        <w:r w:rsidDel="002D484E">
          <w:delText>,</w:delText>
        </w:r>
      </w:del>
      <w:ins w:id="198" w:author="Arnaud Dumont" w:date="2014-02-20T10:57:00Z">
        <w:r w:rsidR="002D484E">
          <w:t>H</w:t>
        </w:r>
      </w:ins>
      <w:del w:id="199" w:author="Arnaud Dumont" w:date="2014-02-20T10:57:00Z">
        <w:r w:rsidDel="002D484E">
          <w:delText xml:space="preserve"> h</w:delText>
        </w:r>
      </w:del>
      <w:r>
        <w:t>owever if your access level prohibits certain information</w:t>
      </w:r>
      <w:r w:rsidR="00B001D7">
        <w:t>,</w:t>
      </w:r>
      <w:r>
        <w:t xml:space="preserve"> then </w:t>
      </w:r>
      <w:r w:rsidR="00B001D7">
        <w:t xml:space="preserve">affected </w:t>
      </w:r>
      <w:r>
        <w:t>fields will have a ‘null’ value.</w:t>
      </w:r>
    </w:p>
    <w:p w:rsidR="00323508" w:rsidRPr="00323508" w:rsidRDefault="00323508" w:rsidP="00323508">
      <w:r>
        <w:t xml:space="preserve">All objects use a primary identifier </w:t>
      </w:r>
      <w:r w:rsidR="00B001D7">
        <w:t>of</w:t>
      </w:r>
      <w:r>
        <w:t xml:space="preserve"> Type </w:t>
      </w:r>
      <w:r w:rsidR="00A206D9">
        <w:t>4</w:t>
      </w:r>
      <w:r>
        <w:t xml:space="preserve"> UUID.</w:t>
      </w:r>
    </w:p>
    <w:p w:rsidR="003A30DE" w:rsidRDefault="003A30DE" w:rsidP="003A30DE">
      <w:pPr>
        <w:pStyle w:val="Heading2"/>
      </w:pPr>
      <w:bookmarkStart w:id="200" w:name="_Toc382405992"/>
      <w:r>
        <w:t>Authentication</w:t>
      </w:r>
      <w:bookmarkEnd w:id="200"/>
    </w:p>
    <w:p w:rsidR="00323508" w:rsidRDefault="00323508" w:rsidP="00323508">
      <w:r>
        <w:t xml:space="preserve">Authentication is </w:t>
      </w:r>
      <w:r w:rsidR="00E53ADF">
        <w:t xml:space="preserve">achieved </w:t>
      </w:r>
      <w:r>
        <w:t xml:space="preserve">using SSL </w:t>
      </w:r>
      <w:r w:rsidR="00B001D7">
        <w:t xml:space="preserve">client </w:t>
      </w:r>
      <w:r>
        <w:t>certificate authentication. As part of completing the SSL handshake the certificate presented must be one that is issue</w:t>
      </w:r>
      <w:r w:rsidR="003207EB">
        <w:t>d</w:t>
      </w:r>
      <w:r>
        <w:t xml:space="preserve"> by </w:t>
      </w:r>
      <w:r w:rsidR="002F0444">
        <w:t>DiscoveryDNS, signed</w:t>
      </w:r>
      <w:r>
        <w:t xml:space="preserve"> by </w:t>
      </w:r>
      <w:r w:rsidR="00B001D7">
        <w:t xml:space="preserve">the DiscoveryDNS </w:t>
      </w:r>
      <w:r>
        <w:t xml:space="preserve">CA. It must include the UUID of the user you wish to authenticate in the </w:t>
      </w:r>
      <w:r w:rsidR="00B001D7">
        <w:t>C</w:t>
      </w:r>
      <w:r>
        <w:t xml:space="preserve">ommon </w:t>
      </w:r>
      <w:r w:rsidR="00B001D7">
        <w:t>N</w:t>
      </w:r>
      <w:r>
        <w:t xml:space="preserve">ame </w:t>
      </w:r>
      <w:r w:rsidR="00B001D7">
        <w:t xml:space="preserve">(CN) </w:t>
      </w:r>
      <w:r>
        <w:t>field.</w:t>
      </w:r>
    </w:p>
    <w:p w:rsidR="00323508" w:rsidRDefault="00323508" w:rsidP="00323508">
      <w:r>
        <w:t>All the standard certificate checks are applied (expiry checks, revocation checks etc.)</w:t>
      </w:r>
      <w:ins w:id="201" w:author="Arnaud Dumont" w:date="2014-02-20T10:57:00Z">
        <w:r w:rsidR="002D484E">
          <w:t xml:space="preserve"> </w:t>
        </w:r>
      </w:ins>
      <w:r>
        <w:t xml:space="preserve">as well as verification that the certificate </w:t>
      </w:r>
      <w:r w:rsidR="00B001D7">
        <w:t>was issued by the DiscoveryDNS</w:t>
      </w:r>
      <w:r>
        <w:t xml:space="preserve"> CA. The server certificate returned by the platform is also signed by </w:t>
      </w:r>
      <w:r w:rsidR="00B001D7">
        <w:t xml:space="preserve">the DiscoveryDNS </w:t>
      </w:r>
      <w:r>
        <w:t>CA</w:t>
      </w:r>
      <w:r w:rsidR="00B001D7">
        <w:t xml:space="preserve">, the public certificate of </w:t>
      </w:r>
      <w:del w:id="202" w:author="Arnaud Dumont" w:date="2014-02-20T10:57:00Z">
        <w:r w:rsidR="00B001D7" w:rsidDel="002D484E">
          <w:delText xml:space="preserve"> </w:delText>
        </w:r>
      </w:del>
      <w:r>
        <w:t xml:space="preserve">which will be provided to you for the purpose of </w:t>
      </w:r>
      <w:r w:rsidR="00B001D7">
        <w:t xml:space="preserve">server </w:t>
      </w:r>
      <w:r>
        <w:t>authentication.</w:t>
      </w:r>
    </w:p>
    <w:p w:rsidR="00323508" w:rsidRPr="00323508" w:rsidRDefault="00323508" w:rsidP="00323508">
      <w:r>
        <w:t>Certificates will be valid for one year unless revoked earlier</w:t>
      </w:r>
      <w:r w:rsidR="00B001D7">
        <w:t>,</w:t>
      </w:r>
      <w:r>
        <w:t xml:space="preserve"> and will need to be renewed </w:t>
      </w:r>
      <w:r w:rsidR="00B001D7">
        <w:t>yearly on issue date</w:t>
      </w:r>
      <w:r>
        <w:t>. Only the TLSv1.1 protocol is supported with STRONG or greater cipher suites. Testing and production certificates cannot be used</w:t>
      </w:r>
      <w:r w:rsidR="00B001D7">
        <w:t xml:space="preserve"> in production</w:t>
      </w:r>
      <w:r>
        <w:t>. Please contact the service desk to arrange allocation of your certificates.</w:t>
      </w:r>
    </w:p>
    <w:p w:rsidR="003A30DE" w:rsidRDefault="003A30DE" w:rsidP="003A30DE">
      <w:pPr>
        <w:pStyle w:val="Heading2"/>
      </w:pPr>
      <w:bookmarkStart w:id="203" w:name="_Toc382405993"/>
      <w:r>
        <w:t>Update Version Check</w:t>
      </w:r>
      <w:bookmarkEnd w:id="203"/>
    </w:p>
    <w:p w:rsidR="007100E9" w:rsidRDefault="007100E9" w:rsidP="007100E9">
      <w:r>
        <w:t xml:space="preserve">The </w:t>
      </w:r>
      <w:r w:rsidR="0049028D">
        <w:t>DiscoveryDNS</w:t>
      </w:r>
      <w:r>
        <w:t xml:space="preserve"> system uses an optimistic locking strategy to detect and mitigate simultaneous update</w:t>
      </w:r>
      <w:r w:rsidR="00282022">
        <w:t>s</w:t>
      </w:r>
      <w:r>
        <w:t xml:space="preserve">. In this locking scheme you must provide the version of the object you </w:t>
      </w:r>
      <w:r w:rsidR="00282022">
        <w:t>wish</w:t>
      </w:r>
      <w:r>
        <w:t xml:space="preserve"> to update</w:t>
      </w:r>
      <w:r w:rsidR="00282022">
        <w:t xml:space="preserve">, provided </w:t>
      </w:r>
      <w:r w:rsidR="00282022">
        <w:lastRenderedPageBreak/>
        <w:t>in a DiscoveryDNS response</w:t>
      </w:r>
      <w:r>
        <w:t xml:space="preserve">. </w:t>
      </w:r>
      <w:r w:rsidR="00282022">
        <w:t>If the object was</w:t>
      </w:r>
      <w:r>
        <w:t xml:space="preserve"> modified by another transaction </w:t>
      </w:r>
      <w:r w:rsidR="00282022">
        <w:t xml:space="preserve">before </w:t>
      </w:r>
      <w:r>
        <w:t xml:space="preserve">your transaction </w:t>
      </w:r>
      <w:r w:rsidR="00282022">
        <w:t>is</w:t>
      </w:r>
      <w:r>
        <w:t xml:space="preserve"> processed</w:t>
      </w:r>
      <w:r w:rsidR="00282022">
        <w:t xml:space="preserve"> by DiscoveryDNS,</w:t>
      </w:r>
      <w:r>
        <w:t xml:space="preserve"> </w:t>
      </w:r>
      <w:r w:rsidR="00282022">
        <w:t>your</w:t>
      </w:r>
      <w:r w:rsidR="00A206D9">
        <w:t xml:space="preserve"> version number</w:t>
      </w:r>
      <w:r>
        <w:t xml:space="preserve"> will not match, </w:t>
      </w:r>
      <w:r w:rsidR="00282022">
        <w:t>flagging a concurrent modification error</w:t>
      </w:r>
      <w:r>
        <w:t xml:space="preserve">. This ensures consistency of data and that simultaneous updates do not result in </w:t>
      </w:r>
      <w:r w:rsidR="00282022">
        <w:t xml:space="preserve">data </w:t>
      </w:r>
      <w:r>
        <w:t>corrupt</w:t>
      </w:r>
      <w:r w:rsidR="00282022">
        <w:t>ion</w:t>
      </w:r>
      <w:r>
        <w:t xml:space="preserve"> or inconsistent state. Should you receive a concurrent modification error response you should verify that you still want to proceed with the update (given the new </w:t>
      </w:r>
      <w:r w:rsidR="00A206D9">
        <w:t>attribute</w:t>
      </w:r>
      <w:r w:rsidR="00282022">
        <w:t xml:space="preserve"> value</w:t>
      </w:r>
      <w:r w:rsidR="00A206D9">
        <w:t>s</w:t>
      </w:r>
      <w:r>
        <w:t xml:space="preserve"> of the object) and if so, retry the command with the new </w:t>
      </w:r>
      <w:r w:rsidR="00282022">
        <w:t xml:space="preserve">latest </w:t>
      </w:r>
      <w:r>
        <w:t>version number.</w:t>
      </w:r>
    </w:p>
    <w:p w:rsidR="00323508" w:rsidRPr="00323508" w:rsidRDefault="007100E9" w:rsidP="007100E9">
      <w:r>
        <w:t xml:space="preserve">If you do not wish to take advantage of the protections of version based updates you can simply not provide the version field and the current version of the object will be inserted on your behalf. This greatly reduces the window </w:t>
      </w:r>
      <w:r w:rsidR="00A206D9">
        <w:t>of</w:t>
      </w:r>
      <w:r>
        <w:t xml:space="preserve"> simultaneous modification and will only result in a concurrent modification error</w:t>
      </w:r>
      <w:del w:id="204" w:author="Arnaud Dumont" w:date="2014-02-20T10:59:00Z">
        <w:r w:rsidR="00282022" w:rsidDel="002D484E">
          <w:delText>s</w:delText>
        </w:r>
      </w:del>
      <w:r>
        <w:t xml:space="preserve"> if you are attempting to modify the same object on multiple connections at the same time (which should always be avoided).</w:t>
      </w:r>
    </w:p>
    <w:p w:rsidR="003A30DE" w:rsidRDefault="003A30DE" w:rsidP="003A30DE">
      <w:pPr>
        <w:pStyle w:val="Heading2"/>
      </w:pPr>
      <w:bookmarkStart w:id="205" w:name="_Toc382405994"/>
      <w:r>
        <w:t>E-Tag Evaluation</w:t>
      </w:r>
      <w:bookmarkEnd w:id="205"/>
    </w:p>
    <w:p w:rsidR="00323508" w:rsidRPr="00323508" w:rsidRDefault="007100E9" w:rsidP="00323508">
      <w:r w:rsidRPr="007100E9">
        <w:t xml:space="preserve">The DiscoveryDNS </w:t>
      </w:r>
      <w:r w:rsidR="0049028D">
        <w:t>API</w:t>
      </w:r>
      <w:r w:rsidR="0049028D" w:rsidRPr="007100E9">
        <w:t xml:space="preserve"> </w:t>
      </w:r>
      <w:r w:rsidRPr="007100E9">
        <w:t>fully support</w:t>
      </w:r>
      <w:r w:rsidR="0049028D">
        <w:t>s</w:t>
      </w:r>
      <w:r w:rsidRPr="007100E9">
        <w:t xml:space="preserve"> the evaluation of entity tags or ‘ETags’. When an ETag header is encounter in get commands a HTTP 304 NOT MODIFIED response will be sent if </w:t>
      </w:r>
      <w:r w:rsidR="001451E9">
        <w:t>that</w:t>
      </w:r>
      <w:r w:rsidR="001451E9" w:rsidRPr="007100E9">
        <w:t xml:space="preserve"> </w:t>
      </w:r>
      <w:r w:rsidRPr="007100E9">
        <w:t xml:space="preserve">object has not been modified since it was last returned with that ETag. The version field and the ETag field </w:t>
      </w:r>
      <w:r w:rsidR="001451E9" w:rsidRPr="007100E9">
        <w:t xml:space="preserve">of the object </w:t>
      </w:r>
      <w:r w:rsidRPr="007100E9">
        <w:t xml:space="preserve">will always be consistent. Use of ETag precondition checking in modification commands is also supported </w:t>
      </w:r>
      <w:r w:rsidR="00A206D9">
        <w:t>if required.</w:t>
      </w:r>
    </w:p>
    <w:p w:rsidR="003A30DE" w:rsidRDefault="003A30DE" w:rsidP="003A30DE">
      <w:pPr>
        <w:pStyle w:val="Heading2"/>
      </w:pPr>
      <w:bookmarkStart w:id="206" w:name="_Toc382405995"/>
      <w:r>
        <w:t>General Request Headers</w:t>
      </w:r>
      <w:bookmarkEnd w:id="206"/>
    </w:p>
    <w:p w:rsidR="00323508" w:rsidRDefault="007100E9" w:rsidP="00323508">
      <w:r w:rsidRPr="007100E9">
        <w:t>The following request headers are standard for all requests:</w:t>
      </w:r>
    </w:p>
    <w:tbl>
      <w:tblPr>
        <w:tblStyle w:val="TableGrid1"/>
        <w:tblW w:w="8612"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992"/>
        <w:gridCol w:w="1418"/>
        <w:gridCol w:w="4359"/>
      </w:tblGrid>
      <w:tr w:rsidR="007100E9" w:rsidRPr="00CC22F1" w:rsidTr="00166EB9">
        <w:trPr>
          <w:tblHeader w:val="0"/>
        </w:trPr>
        <w:tc>
          <w:tcPr>
            <w:tcW w:w="1843" w:type="dxa"/>
            <w:shd w:val="clear" w:color="auto" w:fill="BFBFBF" w:themeFill="background1" w:themeFillShade="BF"/>
          </w:tcPr>
          <w:p w:rsidR="007100E9" w:rsidRPr="00750051" w:rsidRDefault="007100E9" w:rsidP="007100E9">
            <w:pPr>
              <w:pStyle w:val="Table-Header"/>
            </w:pPr>
            <w:r>
              <w:t>Header</w:t>
            </w:r>
          </w:p>
        </w:tc>
        <w:tc>
          <w:tcPr>
            <w:tcW w:w="992" w:type="dxa"/>
            <w:shd w:val="clear" w:color="auto" w:fill="BFBFBF" w:themeFill="background1" w:themeFillShade="BF"/>
          </w:tcPr>
          <w:p w:rsidR="007100E9" w:rsidRPr="00750051" w:rsidRDefault="007100E9" w:rsidP="0060648E">
            <w:pPr>
              <w:pStyle w:val="Table-Header"/>
            </w:pPr>
            <w:r>
              <w:t>Required</w:t>
            </w:r>
          </w:p>
        </w:tc>
        <w:tc>
          <w:tcPr>
            <w:tcW w:w="1418" w:type="dxa"/>
            <w:shd w:val="clear" w:color="auto" w:fill="BFBFBF" w:themeFill="background1" w:themeFillShade="BF"/>
          </w:tcPr>
          <w:p w:rsidR="007100E9" w:rsidRPr="00750051" w:rsidRDefault="007100E9" w:rsidP="0060648E">
            <w:pPr>
              <w:pStyle w:val="Table-Header"/>
            </w:pPr>
            <w:r>
              <w:t>Custom Header</w:t>
            </w:r>
          </w:p>
        </w:tc>
        <w:tc>
          <w:tcPr>
            <w:tcW w:w="4359" w:type="dxa"/>
            <w:shd w:val="clear" w:color="auto" w:fill="BFBFBF" w:themeFill="background1" w:themeFillShade="BF"/>
          </w:tcPr>
          <w:p w:rsidR="007100E9" w:rsidRDefault="007100E9" w:rsidP="0060648E">
            <w:pPr>
              <w:pStyle w:val="Table-Header"/>
            </w:pPr>
            <w:r>
              <w:t>Description</w:t>
            </w:r>
          </w:p>
        </w:tc>
      </w:tr>
      <w:tr w:rsidR="007100E9" w:rsidRPr="00CC22F1" w:rsidTr="00166EB9">
        <w:trPr>
          <w:trHeight w:val="113"/>
          <w:tblHeader w:val="0"/>
        </w:trPr>
        <w:tc>
          <w:tcPr>
            <w:tcW w:w="1843" w:type="dxa"/>
          </w:tcPr>
          <w:p w:rsidR="007100E9" w:rsidRDefault="007100E9" w:rsidP="007100E9">
            <w:pPr>
              <w:pStyle w:val="Table-Text"/>
            </w:pPr>
            <w:r>
              <w:t>Client-Transaction-Id</w:t>
            </w:r>
          </w:p>
        </w:tc>
        <w:tc>
          <w:tcPr>
            <w:tcW w:w="992" w:type="dxa"/>
          </w:tcPr>
          <w:p w:rsidR="007100E9" w:rsidRDefault="007100E9" w:rsidP="007100E9">
            <w:pPr>
              <w:pStyle w:val="Table-Text"/>
            </w:pPr>
            <w:r>
              <w:t>No</w:t>
            </w:r>
          </w:p>
        </w:tc>
        <w:tc>
          <w:tcPr>
            <w:tcW w:w="1418" w:type="dxa"/>
          </w:tcPr>
          <w:p w:rsidR="007100E9" w:rsidRDefault="007100E9" w:rsidP="007100E9">
            <w:pPr>
              <w:pStyle w:val="Table-Text"/>
            </w:pPr>
            <w:r>
              <w:t>Yes</w:t>
            </w:r>
          </w:p>
        </w:tc>
        <w:tc>
          <w:tcPr>
            <w:tcW w:w="4359" w:type="dxa"/>
          </w:tcPr>
          <w:p w:rsidR="007100E9" w:rsidRDefault="007100E9" w:rsidP="00645595">
            <w:pPr>
              <w:pStyle w:val="Table-Text"/>
            </w:pPr>
            <w:r>
              <w:t xml:space="preserve">A user assigned identifier for the transaction. This will be recorded with the transaction log </w:t>
            </w:r>
            <w:r w:rsidR="00645595">
              <w:t>and</w:t>
            </w:r>
            <w:r w:rsidR="0049028D">
              <w:t xml:space="preserve"> </w:t>
            </w:r>
            <w:r>
              <w:t>returned in the response. Set this to an arbitrary ASCII string up to 63 characters in length</w:t>
            </w:r>
            <w:r w:rsidR="0049028D">
              <w:t>.</w:t>
            </w:r>
          </w:p>
        </w:tc>
      </w:tr>
      <w:tr w:rsidR="007100E9" w:rsidRPr="00CC22F1" w:rsidTr="00166EB9">
        <w:trPr>
          <w:trHeight w:val="113"/>
          <w:tblHeader w:val="0"/>
        </w:trPr>
        <w:tc>
          <w:tcPr>
            <w:tcW w:w="1843" w:type="dxa"/>
          </w:tcPr>
          <w:p w:rsidR="007100E9" w:rsidRDefault="007100E9" w:rsidP="007100E9">
            <w:pPr>
              <w:pStyle w:val="Table-Text"/>
            </w:pPr>
            <w:r>
              <w:t>Accept</w:t>
            </w:r>
          </w:p>
        </w:tc>
        <w:tc>
          <w:tcPr>
            <w:tcW w:w="992" w:type="dxa"/>
          </w:tcPr>
          <w:p w:rsidR="007100E9" w:rsidRDefault="007100E9" w:rsidP="007100E9">
            <w:pPr>
              <w:pStyle w:val="Table-Text"/>
            </w:pPr>
            <w:r>
              <w:t>Yes</w:t>
            </w:r>
          </w:p>
        </w:tc>
        <w:tc>
          <w:tcPr>
            <w:tcW w:w="1418" w:type="dxa"/>
          </w:tcPr>
          <w:p w:rsidR="007100E9" w:rsidRDefault="007100E9" w:rsidP="007100E9">
            <w:pPr>
              <w:pStyle w:val="Table-Text"/>
            </w:pPr>
            <w:r>
              <w:t>No</w:t>
            </w:r>
          </w:p>
        </w:tc>
        <w:tc>
          <w:tcPr>
            <w:tcW w:w="4359" w:type="dxa"/>
          </w:tcPr>
          <w:p w:rsidR="007100E9" w:rsidRDefault="007100E9" w:rsidP="007100E9">
            <w:pPr>
              <w:pStyle w:val="Table-Text"/>
            </w:pPr>
            <w:r>
              <w:t>The content type to accept in the response. Set this to ‘application/json’</w:t>
            </w:r>
            <w:r w:rsidR="0049028D">
              <w:t>.</w:t>
            </w:r>
          </w:p>
        </w:tc>
      </w:tr>
      <w:tr w:rsidR="007100E9" w:rsidRPr="00CC22F1" w:rsidTr="00166EB9">
        <w:trPr>
          <w:trHeight w:val="113"/>
          <w:tblHeader w:val="0"/>
        </w:trPr>
        <w:tc>
          <w:tcPr>
            <w:tcW w:w="1843" w:type="dxa"/>
          </w:tcPr>
          <w:p w:rsidR="007100E9" w:rsidRDefault="007100E9" w:rsidP="007100E9">
            <w:pPr>
              <w:pStyle w:val="Table-Text"/>
            </w:pPr>
            <w:r>
              <w:t>User-Agent</w:t>
            </w:r>
          </w:p>
        </w:tc>
        <w:tc>
          <w:tcPr>
            <w:tcW w:w="992" w:type="dxa"/>
          </w:tcPr>
          <w:p w:rsidR="007100E9" w:rsidRDefault="007100E9" w:rsidP="007100E9">
            <w:pPr>
              <w:pStyle w:val="Table-Text"/>
            </w:pPr>
            <w:r>
              <w:t>Yes</w:t>
            </w:r>
          </w:p>
        </w:tc>
        <w:tc>
          <w:tcPr>
            <w:tcW w:w="1418" w:type="dxa"/>
          </w:tcPr>
          <w:p w:rsidR="007100E9" w:rsidRDefault="007100E9" w:rsidP="007100E9">
            <w:pPr>
              <w:pStyle w:val="Table-Text"/>
            </w:pPr>
            <w:r>
              <w:t>No</w:t>
            </w:r>
          </w:p>
        </w:tc>
        <w:tc>
          <w:tcPr>
            <w:tcW w:w="4359" w:type="dxa"/>
          </w:tcPr>
          <w:p w:rsidR="007100E9" w:rsidRDefault="007100E9" w:rsidP="007100E9">
            <w:pPr>
              <w:pStyle w:val="Table-Text"/>
            </w:pPr>
            <w:r>
              <w:t>The name of the user agent being used to make the request. This will be logged in the server logs and may help when reporting issues</w:t>
            </w:r>
            <w:r w:rsidR="0049028D">
              <w:t>.</w:t>
            </w:r>
          </w:p>
        </w:tc>
      </w:tr>
      <w:tr w:rsidR="007100E9" w:rsidRPr="00CC22F1" w:rsidTr="00166EB9">
        <w:trPr>
          <w:trHeight w:val="113"/>
          <w:tblHeader w:val="0"/>
        </w:trPr>
        <w:tc>
          <w:tcPr>
            <w:tcW w:w="1843" w:type="dxa"/>
          </w:tcPr>
          <w:p w:rsidR="007100E9" w:rsidRDefault="007100E9" w:rsidP="007100E9">
            <w:pPr>
              <w:pStyle w:val="Table-Text"/>
            </w:pPr>
            <w:r>
              <w:t>Host</w:t>
            </w:r>
          </w:p>
        </w:tc>
        <w:tc>
          <w:tcPr>
            <w:tcW w:w="992" w:type="dxa"/>
          </w:tcPr>
          <w:p w:rsidR="007100E9" w:rsidRDefault="007100E9" w:rsidP="007100E9">
            <w:pPr>
              <w:pStyle w:val="Table-Text"/>
            </w:pPr>
            <w:r>
              <w:t>Yes</w:t>
            </w:r>
          </w:p>
        </w:tc>
        <w:tc>
          <w:tcPr>
            <w:tcW w:w="1418" w:type="dxa"/>
          </w:tcPr>
          <w:p w:rsidR="007100E9" w:rsidRDefault="007100E9" w:rsidP="007100E9">
            <w:pPr>
              <w:pStyle w:val="Table-Text"/>
            </w:pPr>
            <w:r>
              <w:t>No</w:t>
            </w:r>
          </w:p>
        </w:tc>
        <w:tc>
          <w:tcPr>
            <w:tcW w:w="4359" w:type="dxa"/>
          </w:tcPr>
          <w:p w:rsidR="007100E9" w:rsidRDefault="007100E9" w:rsidP="007100E9">
            <w:pPr>
              <w:pStyle w:val="Table-Text"/>
            </w:pPr>
            <w:r>
              <w:t>The identifier of the host you are connecting to</w:t>
            </w:r>
            <w:r w:rsidR="0049028D">
              <w:t>.</w:t>
            </w:r>
          </w:p>
        </w:tc>
      </w:tr>
      <w:tr w:rsidR="007100E9" w:rsidRPr="00CC22F1" w:rsidTr="00166EB9">
        <w:trPr>
          <w:trHeight w:val="113"/>
          <w:tblHeader w:val="0"/>
        </w:trPr>
        <w:tc>
          <w:tcPr>
            <w:tcW w:w="1843" w:type="dxa"/>
          </w:tcPr>
          <w:p w:rsidR="007100E9" w:rsidRDefault="007100E9" w:rsidP="007100E9">
            <w:pPr>
              <w:pStyle w:val="Table-Text"/>
            </w:pPr>
            <w:r>
              <w:t>Connection</w:t>
            </w:r>
          </w:p>
        </w:tc>
        <w:tc>
          <w:tcPr>
            <w:tcW w:w="992" w:type="dxa"/>
          </w:tcPr>
          <w:p w:rsidR="007100E9" w:rsidRDefault="007100E9" w:rsidP="007100E9">
            <w:pPr>
              <w:pStyle w:val="Table-Text"/>
            </w:pPr>
            <w:r>
              <w:t>No</w:t>
            </w:r>
          </w:p>
        </w:tc>
        <w:tc>
          <w:tcPr>
            <w:tcW w:w="1418" w:type="dxa"/>
          </w:tcPr>
          <w:p w:rsidR="007100E9" w:rsidRDefault="007100E9" w:rsidP="007100E9">
            <w:pPr>
              <w:pStyle w:val="Table-Text"/>
            </w:pPr>
            <w:r>
              <w:t>No</w:t>
            </w:r>
          </w:p>
        </w:tc>
        <w:tc>
          <w:tcPr>
            <w:tcW w:w="4359" w:type="dxa"/>
          </w:tcPr>
          <w:p w:rsidR="007100E9" w:rsidRDefault="007100E9" w:rsidP="007100E9">
            <w:pPr>
              <w:pStyle w:val="Table-Text"/>
            </w:pPr>
            <w:r>
              <w:t>Set this to ‘Keep-Alive’ if you wish to reuse the http connection</w:t>
            </w:r>
            <w:r w:rsidR="0049028D">
              <w:t>.</w:t>
            </w:r>
          </w:p>
        </w:tc>
      </w:tr>
    </w:tbl>
    <w:p w:rsidR="003A30DE" w:rsidRDefault="003A30DE" w:rsidP="00FB749C">
      <w:pPr>
        <w:pStyle w:val="Heading2"/>
        <w:pageBreakBefore/>
      </w:pPr>
      <w:bookmarkStart w:id="207" w:name="_Toc382405996"/>
      <w:r>
        <w:lastRenderedPageBreak/>
        <w:t>General Response Headers</w:t>
      </w:r>
      <w:bookmarkEnd w:id="207"/>
    </w:p>
    <w:p w:rsidR="00323508" w:rsidRDefault="007100E9" w:rsidP="00323508">
      <w:r w:rsidRPr="007100E9">
        <w:t>The following response headers are standard for all responses: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1418"/>
        <w:gridCol w:w="5386"/>
      </w:tblGrid>
      <w:tr w:rsidR="00166EB9" w:rsidRPr="00CC22F1" w:rsidTr="00166EB9">
        <w:trPr>
          <w:tblHeader w:val="0"/>
        </w:trPr>
        <w:tc>
          <w:tcPr>
            <w:tcW w:w="1843" w:type="dxa"/>
            <w:shd w:val="clear" w:color="auto" w:fill="BFBFBF" w:themeFill="background1" w:themeFillShade="BF"/>
          </w:tcPr>
          <w:p w:rsidR="00166EB9" w:rsidRPr="00750051" w:rsidRDefault="00166EB9" w:rsidP="0060648E">
            <w:pPr>
              <w:pStyle w:val="Table-Header"/>
            </w:pPr>
            <w:r>
              <w:t>Header</w:t>
            </w:r>
          </w:p>
        </w:tc>
        <w:tc>
          <w:tcPr>
            <w:tcW w:w="1418" w:type="dxa"/>
            <w:shd w:val="clear" w:color="auto" w:fill="BFBFBF" w:themeFill="background1" w:themeFillShade="BF"/>
          </w:tcPr>
          <w:p w:rsidR="00166EB9" w:rsidRPr="00750051" w:rsidRDefault="00166EB9" w:rsidP="0060648E">
            <w:pPr>
              <w:pStyle w:val="Table-Header"/>
            </w:pPr>
            <w:r>
              <w:t>Custom Header</w:t>
            </w:r>
          </w:p>
        </w:tc>
        <w:tc>
          <w:tcPr>
            <w:tcW w:w="5386" w:type="dxa"/>
            <w:shd w:val="clear" w:color="auto" w:fill="BFBFBF" w:themeFill="background1" w:themeFillShade="BF"/>
          </w:tcPr>
          <w:p w:rsidR="00166EB9" w:rsidRDefault="00166EB9" w:rsidP="0060648E">
            <w:pPr>
              <w:pStyle w:val="Table-Header"/>
            </w:pPr>
            <w:r>
              <w:t>Description</w:t>
            </w:r>
          </w:p>
        </w:tc>
      </w:tr>
      <w:tr w:rsidR="00166EB9" w:rsidRPr="00CC22F1" w:rsidTr="00166EB9">
        <w:trPr>
          <w:trHeight w:val="113"/>
          <w:tblHeader w:val="0"/>
        </w:trPr>
        <w:tc>
          <w:tcPr>
            <w:tcW w:w="1843" w:type="dxa"/>
          </w:tcPr>
          <w:p w:rsidR="00166EB9" w:rsidRDefault="00166EB9" w:rsidP="00166EB9">
            <w:pPr>
              <w:pStyle w:val="Table-Text"/>
            </w:pPr>
            <w:r>
              <w:t>Cache-Control</w:t>
            </w:r>
          </w:p>
        </w:tc>
        <w:tc>
          <w:tcPr>
            <w:tcW w:w="1418" w:type="dxa"/>
          </w:tcPr>
          <w:p w:rsidR="00166EB9" w:rsidRDefault="00166EB9" w:rsidP="00166EB9">
            <w:pPr>
              <w:pStyle w:val="Table-Text"/>
            </w:pPr>
            <w:r>
              <w:t>No</w:t>
            </w:r>
          </w:p>
        </w:tc>
        <w:tc>
          <w:tcPr>
            <w:tcW w:w="5386" w:type="dxa"/>
          </w:tcPr>
          <w:p w:rsidR="00166EB9" w:rsidRDefault="00166EB9" w:rsidP="00364F50">
            <w:pPr>
              <w:pStyle w:val="Table-Text"/>
            </w:pPr>
            <w:r>
              <w:t xml:space="preserve">This specifies the </w:t>
            </w:r>
            <w:r w:rsidR="00364F50">
              <w:t xml:space="preserve">expected </w:t>
            </w:r>
            <w:r>
              <w:t>behaviour of cac</w:t>
            </w:r>
            <w:r w:rsidR="0049028D">
              <w:t>h</w:t>
            </w:r>
            <w:r>
              <w:t xml:space="preserve">es for the response. In most cases, this header will indicate that the response is private and should only be cached </w:t>
            </w:r>
            <w:r w:rsidR="00364F50">
              <w:t>if</w:t>
            </w:r>
            <w:r>
              <w:t xml:space="preserve"> secrecy of the data </w:t>
            </w:r>
            <w:r w:rsidR="00364F50">
              <w:t>can be maintained</w:t>
            </w:r>
            <w:r>
              <w:t>. The response will indicate a relatively short max-cache tim</w:t>
            </w:r>
            <w:r w:rsidR="0049028D">
              <w:t>e</w:t>
            </w:r>
            <w:r>
              <w:t xml:space="preserve"> of 30 seconds. Caching is optional and </w:t>
            </w:r>
            <w:r w:rsidR="00364F50">
              <w:t xml:space="preserve">so </w:t>
            </w:r>
            <w:r>
              <w:t>this header can be ignored</w:t>
            </w:r>
            <w:r w:rsidR="0049028D">
              <w:t>.</w:t>
            </w:r>
          </w:p>
        </w:tc>
      </w:tr>
      <w:tr w:rsidR="00166EB9" w:rsidRPr="00CC22F1" w:rsidTr="00166EB9">
        <w:trPr>
          <w:trHeight w:val="113"/>
          <w:tblHeader w:val="0"/>
        </w:trPr>
        <w:tc>
          <w:tcPr>
            <w:tcW w:w="1843" w:type="dxa"/>
          </w:tcPr>
          <w:p w:rsidR="00166EB9" w:rsidRDefault="00166EB9" w:rsidP="00166EB9">
            <w:pPr>
              <w:pStyle w:val="Table-Text"/>
            </w:pPr>
            <w:r>
              <w:t>Content-Length</w:t>
            </w:r>
          </w:p>
        </w:tc>
        <w:tc>
          <w:tcPr>
            <w:tcW w:w="1418" w:type="dxa"/>
          </w:tcPr>
          <w:p w:rsidR="00166EB9" w:rsidRDefault="00166EB9" w:rsidP="00166EB9">
            <w:pPr>
              <w:pStyle w:val="Table-Text"/>
            </w:pPr>
            <w:r>
              <w:t>No</w:t>
            </w:r>
          </w:p>
        </w:tc>
        <w:tc>
          <w:tcPr>
            <w:tcW w:w="5386" w:type="dxa"/>
          </w:tcPr>
          <w:p w:rsidR="00166EB9" w:rsidRDefault="00166EB9" w:rsidP="00364F50">
            <w:pPr>
              <w:pStyle w:val="Table-Text"/>
            </w:pPr>
            <w:r>
              <w:t>This header will indicate the length (in bytes) of the response body if present</w:t>
            </w:r>
            <w:r w:rsidR="0049028D">
              <w:t>.</w:t>
            </w:r>
          </w:p>
        </w:tc>
      </w:tr>
      <w:tr w:rsidR="00166EB9" w:rsidRPr="00CC22F1" w:rsidTr="00166EB9">
        <w:trPr>
          <w:trHeight w:val="113"/>
          <w:tblHeader w:val="0"/>
        </w:trPr>
        <w:tc>
          <w:tcPr>
            <w:tcW w:w="1843" w:type="dxa"/>
          </w:tcPr>
          <w:p w:rsidR="00166EB9" w:rsidRDefault="00166EB9" w:rsidP="00166EB9">
            <w:pPr>
              <w:pStyle w:val="Table-Text"/>
            </w:pPr>
            <w:r>
              <w:t>Content-Type</w:t>
            </w:r>
          </w:p>
        </w:tc>
        <w:tc>
          <w:tcPr>
            <w:tcW w:w="1418" w:type="dxa"/>
          </w:tcPr>
          <w:p w:rsidR="00166EB9" w:rsidRDefault="00166EB9" w:rsidP="00166EB9">
            <w:pPr>
              <w:pStyle w:val="Table-Text"/>
            </w:pPr>
            <w:r>
              <w:t>No</w:t>
            </w:r>
          </w:p>
        </w:tc>
        <w:tc>
          <w:tcPr>
            <w:tcW w:w="5386" w:type="dxa"/>
          </w:tcPr>
          <w:p w:rsidR="00166EB9" w:rsidRDefault="00166EB9" w:rsidP="00364F50">
            <w:pPr>
              <w:pStyle w:val="Table-Text"/>
            </w:pPr>
            <w:r>
              <w:t>This specifie</w:t>
            </w:r>
            <w:r w:rsidR="00364F50">
              <w:t>s</w:t>
            </w:r>
            <w:r>
              <w:t xml:space="preserve"> the type of content included in the response body. Currently this will be ‘application/json’</w:t>
            </w:r>
            <w:r w:rsidR="00364F50">
              <w:t xml:space="preserve"> only</w:t>
            </w:r>
            <w:r w:rsidR="005679B5">
              <w:t>.</w:t>
            </w:r>
          </w:p>
        </w:tc>
      </w:tr>
      <w:tr w:rsidR="00166EB9" w:rsidRPr="00CC22F1" w:rsidTr="00166EB9">
        <w:trPr>
          <w:trHeight w:val="113"/>
          <w:tblHeader w:val="0"/>
        </w:trPr>
        <w:tc>
          <w:tcPr>
            <w:tcW w:w="1843" w:type="dxa"/>
          </w:tcPr>
          <w:p w:rsidR="00166EB9" w:rsidRDefault="00166EB9" w:rsidP="00166EB9">
            <w:pPr>
              <w:pStyle w:val="Table-Text"/>
            </w:pPr>
            <w:r>
              <w:t>Date</w:t>
            </w:r>
          </w:p>
        </w:tc>
        <w:tc>
          <w:tcPr>
            <w:tcW w:w="1418" w:type="dxa"/>
          </w:tcPr>
          <w:p w:rsidR="00166EB9" w:rsidRDefault="00166EB9" w:rsidP="00166EB9">
            <w:pPr>
              <w:pStyle w:val="Table-Text"/>
            </w:pPr>
            <w:r>
              <w:t>No</w:t>
            </w:r>
          </w:p>
        </w:tc>
        <w:tc>
          <w:tcPr>
            <w:tcW w:w="5386" w:type="dxa"/>
          </w:tcPr>
          <w:p w:rsidR="00166EB9" w:rsidRDefault="00166EB9" w:rsidP="00166EB9">
            <w:pPr>
              <w:pStyle w:val="Table-Text"/>
            </w:pPr>
            <w:r>
              <w:t>The date and time in UTC that the transaction was processed</w:t>
            </w:r>
            <w:r w:rsidR="005679B5">
              <w:t>.</w:t>
            </w:r>
          </w:p>
        </w:tc>
      </w:tr>
      <w:tr w:rsidR="00166EB9" w:rsidRPr="00CC22F1" w:rsidTr="00166EB9">
        <w:trPr>
          <w:trHeight w:val="113"/>
          <w:tblHeader w:val="0"/>
        </w:trPr>
        <w:tc>
          <w:tcPr>
            <w:tcW w:w="1843" w:type="dxa"/>
          </w:tcPr>
          <w:p w:rsidR="00166EB9" w:rsidRDefault="00166EB9" w:rsidP="00166EB9">
            <w:pPr>
              <w:pStyle w:val="Table-Text"/>
            </w:pPr>
            <w:r>
              <w:t>ETag</w:t>
            </w:r>
          </w:p>
        </w:tc>
        <w:tc>
          <w:tcPr>
            <w:tcW w:w="1418" w:type="dxa"/>
          </w:tcPr>
          <w:p w:rsidR="00166EB9" w:rsidRDefault="00166EB9" w:rsidP="00166EB9">
            <w:pPr>
              <w:pStyle w:val="Table-Text"/>
            </w:pPr>
            <w:r>
              <w:t>No</w:t>
            </w:r>
          </w:p>
        </w:tc>
        <w:tc>
          <w:tcPr>
            <w:tcW w:w="5386" w:type="dxa"/>
          </w:tcPr>
          <w:p w:rsidR="00166EB9" w:rsidRDefault="00166EB9" w:rsidP="00364F50">
            <w:pPr>
              <w:pStyle w:val="Table-Text"/>
            </w:pPr>
            <w:r>
              <w:t xml:space="preserve">If a response body </w:t>
            </w:r>
            <w:r w:rsidR="00364F50">
              <w:t>contains</w:t>
            </w:r>
            <w:r>
              <w:t xml:space="preserve"> a single entity </w:t>
            </w:r>
            <w:r w:rsidR="00364F50">
              <w:t>then</w:t>
            </w:r>
            <w:r>
              <w:t xml:space="preserve"> this header will contain the version information of that enti</w:t>
            </w:r>
            <w:r w:rsidR="00A206D9">
              <w:t>ty</w:t>
            </w:r>
            <w:r w:rsidR="00364F50">
              <w:t>,</w:t>
            </w:r>
            <w:r w:rsidR="00A206D9">
              <w:t xml:space="preserve"> to be used in ETag requests </w:t>
            </w:r>
          </w:p>
        </w:tc>
      </w:tr>
      <w:tr w:rsidR="00166EB9" w:rsidRPr="00CC22F1" w:rsidTr="00166EB9">
        <w:trPr>
          <w:trHeight w:val="113"/>
          <w:tblHeader w:val="0"/>
        </w:trPr>
        <w:tc>
          <w:tcPr>
            <w:tcW w:w="1843" w:type="dxa"/>
          </w:tcPr>
          <w:p w:rsidR="00166EB9" w:rsidRDefault="00166EB9" w:rsidP="00166EB9">
            <w:pPr>
              <w:pStyle w:val="Table-Text"/>
            </w:pPr>
            <w:r>
              <w:t>Server-Transaction-Id</w:t>
            </w:r>
          </w:p>
        </w:tc>
        <w:tc>
          <w:tcPr>
            <w:tcW w:w="1418" w:type="dxa"/>
          </w:tcPr>
          <w:p w:rsidR="00166EB9" w:rsidRDefault="00166EB9" w:rsidP="00166EB9">
            <w:pPr>
              <w:pStyle w:val="Table-Text"/>
            </w:pPr>
            <w:r>
              <w:t>Yes</w:t>
            </w:r>
          </w:p>
        </w:tc>
        <w:tc>
          <w:tcPr>
            <w:tcW w:w="5386" w:type="dxa"/>
          </w:tcPr>
          <w:p w:rsidR="00166EB9" w:rsidRDefault="00166EB9" w:rsidP="00364F50">
            <w:pPr>
              <w:pStyle w:val="Table-Text"/>
            </w:pPr>
            <w:r>
              <w:t xml:space="preserve">A server assigned unique identifier for </w:t>
            </w:r>
            <w:r w:rsidR="00364F50">
              <w:t xml:space="preserve">this </w:t>
            </w:r>
            <w:r>
              <w:t xml:space="preserve">transaction. This will be recorded with the transaction log. Expect this to be a valid Type </w:t>
            </w:r>
            <w:r w:rsidR="00A206D9">
              <w:t>4</w:t>
            </w:r>
            <w:r>
              <w:t xml:space="preserve"> UUID string</w:t>
            </w:r>
            <w:r w:rsidR="005679B5">
              <w:t>.</w:t>
            </w:r>
          </w:p>
        </w:tc>
      </w:tr>
      <w:tr w:rsidR="00166EB9" w:rsidRPr="00CC22F1" w:rsidTr="00166EB9">
        <w:trPr>
          <w:trHeight w:val="113"/>
          <w:tblHeader w:val="0"/>
        </w:trPr>
        <w:tc>
          <w:tcPr>
            <w:tcW w:w="1843" w:type="dxa"/>
          </w:tcPr>
          <w:p w:rsidR="00166EB9" w:rsidRDefault="00166EB9" w:rsidP="00166EB9">
            <w:pPr>
              <w:pStyle w:val="Table-Text"/>
            </w:pPr>
            <w:r>
              <w:t>Client-Transaction-Id</w:t>
            </w:r>
          </w:p>
        </w:tc>
        <w:tc>
          <w:tcPr>
            <w:tcW w:w="1418" w:type="dxa"/>
          </w:tcPr>
          <w:p w:rsidR="00166EB9" w:rsidRDefault="00166EB9" w:rsidP="00166EB9">
            <w:pPr>
              <w:pStyle w:val="Table-Text"/>
            </w:pPr>
            <w:r>
              <w:t>Yes</w:t>
            </w:r>
          </w:p>
        </w:tc>
        <w:tc>
          <w:tcPr>
            <w:tcW w:w="5386" w:type="dxa"/>
          </w:tcPr>
          <w:p w:rsidR="00166EB9" w:rsidRDefault="00166EB9" w:rsidP="00364F50">
            <w:pPr>
              <w:pStyle w:val="Table-Text"/>
            </w:pPr>
            <w:r>
              <w:t>If a client transaction id was supplied in the request</w:t>
            </w:r>
            <w:r w:rsidR="00364F50">
              <w:t>, this</w:t>
            </w:r>
            <w:r>
              <w:t xml:space="preserve"> will be returned in the response </w:t>
            </w:r>
            <w:r w:rsidR="00364F50">
              <w:t>here</w:t>
            </w:r>
            <w:r w:rsidR="00AE1932">
              <w:t>.</w:t>
            </w:r>
          </w:p>
        </w:tc>
      </w:tr>
      <w:tr w:rsidR="00166EB9" w:rsidRPr="00CC22F1" w:rsidTr="00166EB9">
        <w:trPr>
          <w:trHeight w:val="113"/>
          <w:tblHeader w:val="0"/>
        </w:trPr>
        <w:tc>
          <w:tcPr>
            <w:tcW w:w="1843" w:type="dxa"/>
          </w:tcPr>
          <w:p w:rsidR="00166EB9" w:rsidRDefault="00166EB9" w:rsidP="00166EB9">
            <w:pPr>
              <w:pStyle w:val="Table-Text"/>
            </w:pPr>
            <w:r>
              <w:t>Last-Modified</w:t>
            </w:r>
          </w:p>
        </w:tc>
        <w:tc>
          <w:tcPr>
            <w:tcW w:w="1418" w:type="dxa"/>
          </w:tcPr>
          <w:p w:rsidR="00166EB9" w:rsidRDefault="00166EB9" w:rsidP="00166EB9">
            <w:pPr>
              <w:pStyle w:val="Table-Text"/>
            </w:pPr>
            <w:r>
              <w:t>No</w:t>
            </w:r>
          </w:p>
        </w:tc>
        <w:tc>
          <w:tcPr>
            <w:tcW w:w="5386" w:type="dxa"/>
          </w:tcPr>
          <w:p w:rsidR="00166EB9" w:rsidRDefault="00166EB9" w:rsidP="00364F50">
            <w:pPr>
              <w:pStyle w:val="Table-Text"/>
            </w:pPr>
            <w:r>
              <w:t xml:space="preserve">If the response body contains a single entity and that entity </w:t>
            </w:r>
            <w:r w:rsidR="00364F50">
              <w:t>was</w:t>
            </w:r>
            <w:r>
              <w:t xml:space="preserve"> updated</w:t>
            </w:r>
            <w:r w:rsidR="00364F50">
              <w:t xml:space="preserve"> then</w:t>
            </w:r>
            <w:r>
              <w:t xml:space="preserve"> this will </w:t>
            </w:r>
            <w:r w:rsidR="00364F50">
              <w:t>contain</w:t>
            </w:r>
            <w:r>
              <w:t xml:space="preserve"> the date and time in UTC that the entity was last updated (which could </w:t>
            </w:r>
            <w:r w:rsidR="00AE1932">
              <w:t>be</w:t>
            </w:r>
            <w:r>
              <w:t xml:space="preserve"> as a result </w:t>
            </w:r>
            <w:r w:rsidR="00AE1932">
              <w:t xml:space="preserve">of </w:t>
            </w:r>
            <w:r>
              <w:t>the just execute</w:t>
            </w:r>
            <w:r w:rsidR="00AE1932">
              <w:t>d</w:t>
            </w:r>
            <w:r>
              <w:t xml:space="preserve"> request)</w:t>
            </w:r>
            <w:r w:rsidR="00AE1932">
              <w:t>.</w:t>
            </w:r>
          </w:p>
        </w:tc>
      </w:tr>
    </w:tbl>
    <w:p w:rsidR="003A30DE" w:rsidRDefault="003A30DE" w:rsidP="003A30DE">
      <w:pPr>
        <w:pStyle w:val="Heading2"/>
      </w:pPr>
      <w:bookmarkStart w:id="208" w:name="_Toc382405997"/>
      <w:r>
        <w:t>Errors and Failures</w:t>
      </w:r>
      <w:bookmarkEnd w:id="208"/>
    </w:p>
    <w:p w:rsidR="00323508" w:rsidRDefault="00166EB9" w:rsidP="00323508">
      <w:r w:rsidRPr="00166EB9">
        <w:t xml:space="preserve">If any command encounters an error a HTTP status code </w:t>
      </w:r>
      <w:r w:rsidR="00117D02" w:rsidRPr="00166EB9">
        <w:t xml:space="preserve">will be returned </w:t>
      </w:r>
      <w:r w:rsidRPr="00166EB9">
        <w:t>indicating the nature of the error</w:t>
      </w:r>
      <w:del w:id="209" w:author="Arnaud Dumont" w:date="2014-02-20T11:02:00Z">
        <w:r w:rsidRPr="00166EB9" w:rsidDel="002D484E">
          <w:delText xml:space="preserve"> </w:delText>
        </w:r>
      </w:del>
      <w:r w:rsidR="00117D02">
        <w:t xml:space="preserve">, </w:t>
      </w:r>
      <w:r w:rsidRPr="00166EB9">
        <w:t xml:space="preserve">along with a JSON representation of </w:t>
      </w:r>
      <w:r w:rsidR="00117D02">
        <w:t>the</w:t>
      </w:r>
      <w:r w:rsidR="00117D02" w:rsidRPr="00166EB9">
        <w:t xml:space="preserve"> </w:t>
      </w:r>
      <w:r w:rsidRPr="00166EB9">
        <w:t>error message. The error message JSON object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1418"/>
        <w:gridCol w:w="5386"/>
      </w:tblGrid>
      <w:tr w:rsidR="00166EB9" w:rsidRPr="00CC22F1" w:rsidTr="0060648E">
        <w:trPr>
          <w:tblHeader w:val="0"/>
        </w:trPr>
        <w:tc>
          <w:tcPr>
            <w:tcW w:w="1843" w:type="dxa"/>
            <w:shd w:val="clear" w:color="auto" w:fill="BFBFBF" w:themeFill="background1" w:themeFillShade="BF"/>
          </w:tcPr>
          <w:p w:rsidR="00166EB9" w:rsidRPr="00750051" w:rsidRDefault="00166EB9" w:rsidP="0060648E">
            <w:pPr>
              <w:pStyle w:val="Table-Header"/>
            </w:pPr>
            <w:r>
              <w:t>Field Name</w:t>
            </w:r>
          </w:p>
        </w:tc>
        <w:tc>
          <w:tcPr>
            <w:tcW w:w="1418" w:type="dxa"/>
            <w:shd w:val="clear" w:color="auto" w:fill="BFBFBF" w:themeFill="background1" w:themeFillShade="BF"/>
          </w:tcPr>
          <w:p w:rsidR="00166EB9" w:rsidRPr="00750051" w:rsidRDefault="00166EB9" w:rsidP="0060648E">
            <w:pPr>
              <w:pStyle w:val="Table-Header"/>
            </w:pPr>
            <w:r>
              <w:t>Type</w:t>
            </w:r>
          </w:p>
        </w:tc>
        <w:tc>
          <w:tcPr>
            <w:tcW w:w="5386" w:type="dxa"/>
            <w:shd w:val="clear" w:color="auto" w:fill="BFBFBF" w:themeFill="background1" w:themeFillShade="BF"/>
          </w:tcPr>
          <w:p w:rsidR="00166EB9" w:rsidRDefault="00166EB9" w:rsidP="0060648E">
            <w:pPr>
              <w:pStyle w:val="Table-Header"/>
            </w:pPr>
            <w:r>
              <w:t>Description</w:t>
            </w:r>
          </w:p>
        </w:tc>
      </w:tr>
      <w:tr w:rsidR="00166EB9" w:rsidRPr="00CC22F1" w:rsidTr="0060648E">
        <w:trPr>
          <w:trHeight w:val="113"/>
          <w:tblHeader w:val="0"/>
        </w:trPr>
        <w:tc>
          <w:tcPr>
            <w:tcW w:w="1843" w:type="dxa"/>
          </w:tcPr>
          <w:p w:rsidR="00166EB9" w:rsidRDefault="00166EB9" w:rsidP="0060648E">
            <w:pPr>
              <w:pStyle w:val="Table-Text"/>
            </w:pPr>
            <w:r>
              <w:t>message</w:t>
            </w:r>
          </w:p>
        </w:tc>
        <w:tc>
          <w:tcPr>
            <w:tcW w:w="1418" w:type="dxa"/>
          </w:tcPr>
          <w:p w:rsidR="00166EB9" w:rsidRDefault="00166EB9" w:rsidP="0060648E">
            <w:pPr>
              <w:pStyle w:val="Table-Text"/>
            </w:pPr>
            <w:r>
              <w:t>string</w:t>
            </w:r>
          </w:p>
        </w:tc>
        <w:tc>
          <w:tcPr>
            <w:tcW w:w="5386" w:type="dxa"/>
          </w:tcPr>
          <w:p w:rsidR="00166EB9" w:rsidRDefault="00166EB9" w:rsidP="0060648E">
            <w:pPr>
              <w:pStyle w:val="Table-Text"/>
            </w:pPr>
            <w:r>
              <w:t>A message describing the error that occurred</w:t>
            </w:r>
          </w:p>
        </w:tc>
      </w:tr>
    </w:tbl>
    <w:p w:rsidR="00166EB9" w:rsidRDefault="00166EB9" w:rsidP="00323508">
      <w:r w:rsidRPr="00166EB9">
        <w:t>An example of the error message is:</w:t>
      </w:r>
    </w:p>
    <w:p w:rsidR="00166EB9" w:rsidRDefault="00166EB9" w:rsidP="00B548AE">
      <w:pPr>
        <w:pStyle w:val="Code"/>
      </w:pPr>
      <w:r>
        <w:t>{</w:t>
      </w:r>
    </w:p>
    <w:p w:rsidR="00166EB9" w:rsidRDefault="00166EB9" w:rsidP="00B548AE">
      <w:pPr>
        <w:pStyle w:val="Code"/>
      </w:pPr>
      <w:r>
        <w:t xml:space="preserve">  "error" : {</w:t>
      </w:r>
    </w:p>
    <w:p w:rsidR="00166EB9" w:rsidRDefault="00166EB9" w:rsidP="00B548AE">
      <w:pPr>
        <w:pStyle w:val="Code"/>
      </w:pPr>
      <w:r>
        <w:t xml:space="preserve">    "message" : "Error Code: 400 - The zone with id '924fc39c-8c28-46cb-bf64-eb5998990399' was not found"</w:t>
      </w:r>
    </w:p>
    <w:p w:rsidR="00166EB9" w:rsidRDefault="00166EB9" w:rsidP="00B548AE">
      <w:pPr>
        <w:pStyle w:val="Code"/>
      </w:pPr>
      <w:r>
        <w:t xml:space="preserve">  }</w:t>
      </w:r>
    </w:p>
    <w:p w:rsidR="00166EB9" w:rsidRPr="00323508" w:rsidRDefault="00166EB9" w:rsidP="00B548AE">
      <w:pPr>
        <w:pStyle w:val="Code"/>
      </w:pPr>
      <w:r>
        <w:t>}</w:t>
      </w:r>
    </w:p>
    <w:p w:rsidR="003A30DE" w:rsidRDefault="003A30DE" w:rsidP="003A30DE">
      <w:pPr>
        <w:pStyle w:val="Heading1"/>
      </w:pPr>
      <w:bookmarkStart w:id="210" w:name="_Toc382405998"/>
      <w:r>
        <w:lastRenderedPageBreak/>
        <w:t>Account Commands</w:t>
      </w:r>
      <w:bookmarkEnd w:id="210"/>
    </w:p>
    <w:p w:rsidR="00BB2638" w:rsidRDefault="00BB2638" w:rsidP="00BB2638">
      <w:pPr>
        <w:pStyle w:val="Heading2"/>
      </w:pPr>
      <w:bookmarkStart w:id="211" w:name="_Toc382405999"/>
      <w:r>
        <w:t>Account Get Command</w:t>
      </w:r>
      <w:bookmarkEnd w:id="211"/>
    </w:p>
    <w:p w:rsidR="00323508" w:rsidRDefault="00C45DEE" w:rsidP="00323508">
      <w:r w:rsidRPr="00C45DEE">
        <w:t xml:space="preserve">This command is used to retrieve the details of an account object provisioned </w:t>
      </w:r>
      <w:r w:rsidR="00BB3EC1">
        <w:t>in</w:t>
      </w:r>
      <w:r w:rsidR="00BB3EC1" w:rsidRPr="00C45DEE">
        <w:t xml:space="preserve"> </w:t>
      </w:r>
      <w:r w:rsidRPr="00C45DEE">
        <w:t>the system.</w:t>
      </w:r>
    </w:p>
    <w:p w:rsidR="00C45DEE" w:rsidRDefault="00C45DEE" w:rsidP="00C45DEE">
      <w:pPr>
        <w:pStyle w:val="Heading3"/>
      </w:pPr>
      <w:r>
        <w:t>Request</w:t>
      </w:r>
    </w:p>
    <w:p w:rsidR="00C45DEE" w:rsidRDefault="00C45DEE" w:rsidP="00C45DEE">
      <w:r w:rsidRPr="00C45DEE">
        <w:t>A request should be made to the specified URI including the indicated headers</w:t>
      </w:r>
      <w:r w:rsidR="00D730DF">
        <w:t>,</w:t>
      </w:r>
      <w:r w:rsidRPr="00C45DEE">
        <w:t xml:space="preserve"> and if required a request body in the format specified.</w:t>
      </w:r>
    </w:p>
    <w:p w:rsidR="00C45DEE" w:rsidRDefault="00C45DEE" w:rsidP="00C45DEE">
      <w:pPr>
        <w:pStyle w:val="FakeHeading4"/>
      </w:pPr>
      <w:r>
        <w:t>URI</w:t>
      </w:r>
    </w:p>
    <w:p w:rsidR="002E186D" w:rsidRPr="002E186D" w:rsidRDefault="002E186D" w:rsidP="002E186D">
      <w:r w:rsidRPr="002E186D">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C45DEE" w:rsidRPr="00CC22F1" w:rsidTr="0060648E">
        <w:trPr>
          <w:tblHeader w:val="0"/>
        </w:trPr>
        <w:tc>
          <w:tcPr>
            <w:tcW w:w="1843" w:type="dxa"/>
            <w:shd w:val="clear" w:color="auto" w:fill="BFBFBF" w:themeFill="background1" w:themeFillShade="BF"/>
          </w:tcPr>
          <w:p w:rsidR="00C45DEE" w:rsidRPr="00750051" w:rsidRDefault="00C45DEE" w:rsidP="0060648E">
            <w:pPr>
              <w:pStyle w:val="Table-Header"/>
            </w:pPr>
            <w:r>
              <w:t>HTTP Method</w:t>
            </w:r>
          </w:p>
        </w:tc>
        <w:tc>
          <w:tcPr>
            <w:tcW w:w="6804" w:type="dxa"/>
            <w:shd w:val="clear" w:color="auto" w:fill="BFBFBF" w:themeFill="background1" w:themeFillShade="BF"/>
          </w:tcPr>
          <w:p w:rsidR="00C45DEE" w:rsidRDefault="00C45DEE" w:rsidP="0060648E">
            <w:pPr>
              <w:pStyle w:val="Table-Header"/>
            </w:pPr>
            <w:r>
              <w:t>Request URI</w:t>
            </w:r>
          </w:p>
        </w:tc>
      </w:tr>
      <w:tr w:rsidR="00C45DEE" w:rsidRPr="00CC22F1" w:rsidTr="0060648E">
        <w:trPr>
          <w:trHeight w:val="113"/>
          <w:tblHeader w:val="0"/>
        </w:trPr>
        <w:tc>
          <w:tcPr>
            <w:tcW w:w="1843" w:type="dxa"/>
          </w:tcPr>
          <w:p w:rsidR="00C45DEE" w:rsidRDefault="00C45DEE" w:rsidP="0060648E">
            <w:pPr>
              <w:pStyle w:val="Table-Text"/>
            </w:pPr>
            <w:r>
              <w:t>GET</w:t>
            </w:r>
          </w:p>
        </w:tc>
        <w:tc>
          <w:tcPr>
            <w:tcW w:w="6804" w:type="dxa"/>
          </w:tcPr>
          <w:p w:rsidR="00C45DEE" w:rsidRDefault="00C45DEE" w:rsidP="0060648E">
            <w:pPr>
              <w:pStyle w:val="Table-Text"/>
            </w:pPr>
            <w:r w:rsidRPr="00C45DEE">
              <w:t>https://{service-address}/accounts/{id-or-identifier}</w:t>
            </w:r>
          </w:p>
        </w:tc>
      </w:tr>
    </w:tbl>
    <w:p w:rsidR="00C45DEE" w:rsidRDefault="00C45DEE" w:rsidP="00C45DEE">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C45DEE" w:rsidRPr="00CC22F1" w:rsidTr="00C45DEE">
        <w:trPr>
          <w:tblHeader w:val="0"/>
        </w:trPr>
        <w:tc>
          <w:tcPr>
            <w:tcW w:w="1843" w:type="dxa"/>
            <w:shd w:val="clear" w:color="auto" w:fill="BFBFBF" w:themeFill="background1" w:themeFillShade="BF"/>
          </w:tcPr>
          <w:p w:rsidR="00C45DEE" w:rsidRPr="00750051" w:rsidRDefault="00C45DEE" w:rsidP="00C45DEE">
            <w:pPr>
              <w:pStyle w:val="Table-Header"/>
            </w:pPr>
            <w:r>
              <w:t>Field</w:t>
            </w:r>
          </w:p>
        </w:tc>
        <w:tc>
          <w:tcPr>
            <w:tcW w:w="6804" w:type="dxa"/>
            <w:shd w:val="clear" w:color="auto" w:fill="BFBFBF" w:themeFill="background1" w:themeFillShade="BF"/>
          </w:tcPr>
          <w:p w:rsidR="00C45DEE" w:rsidRDefault="00C45DEE" w:rsidP="0060648E">
            <w:pPr>
              <w:pStyle w:val="Table-Header"/>
            </w:pPr>
            <w:r>
              <w:t>Description</w:t>
            </w:r>
          </w:p>
        </w:tc>
      </w:tr>
      <w:tr w:rsidR="00C45DEE" w:rsidRPr="00CC22F1" w:rsidTr="00C45DEE">
        <w:trPr>
          <w:trHeight w:val="113"/>
          <w:tblHeader w:val="0"/>
        </w:trPr>
        <w:tc>
          <w:tcPr>
            <w:tcW w:w="1843" w:type="dxa"/>
          </w:tcPr>
          <w:p w:rsidR="00C45DEE" w:rsidRDefault="00C45DEE" w:rsidP="00C45DEE">
            <w:pPr>
              <w:pStyle w:val="Table-Text"/>
            </w:pPr>
            <w:r>
              <w:t>service-address</w:t>
            </w:r>
          </w:p>
        </w:tc>
        <w:tc>
          <w:tcPr>
            <w:tcW w:w="6804" w:type="dxa"/>
          </w:tcPr>
          <w:p w:rsidR="00C45DEE" w:rsidRDefault="00C45DEE" w:rsidP="006351FF">
            <w:pPr>
              <w:pStyle w:val="Table-Text"/>
            </w:pPr>
            <w:r>
              <w:t xml:space="preserve">The service address as described in section </w:t>
            </w:r>
            <w:r w:rsidR="006351FF">
              <w:t>2.2</w:t>
            </w:r>
          </w:p>
        </w:tc>
      </w:tr>
      <w:tr w:rsidR="00C45DEE" w:rsidRPr="00CC22F1" w:rsidTr="00C45DEE">
        <w:trPr>
          <w:trHeight w:val="113"/>
          <w:tblHeader w:val="0"/>
        </w:trPr>
        <w:tc>
          <w:tcPr>
            <w:tcW w:w="1843" w:type="dxa"/>
          </w:tcPr>
          <w:p w:rsidR="00C45DEE" w:rsidRDefault="00C45DEE" w:rsidP="00C45DEE">
            <w:pPr>
              <w:pStyle w:val="Table-Text"/>
            </w:pPr>
            <w:r>
              <w:t>id-or-identifier</w:t>
            </w:r>
          </w:p>
        </w:tc>
        <w:tc>
          <w:tcPr>
            <w:tcW w:w="6804" w:type="dxa"/>
          </w:tcPr>
          <w:p w:rsidR="00C45DEE" w:rsidRDefault="00C45DEE" w:rsidP="00C45DEE">
            <w:pPr>
              <w:pStyle w:val="Table-Text"/>
            </w:pPr>
            <w:r>
              <w:t>The id or identifier of the account whose details you want to retrieve</w:t>
            </w:r>
          </w:p>
        </w:tc>
      </w:tr>
    </w:tbl>
    <w:p w:rsidR="00C45DEE" w:rsidRDefault="00C45DEE" w:rsidP="00C45DEE">
      <w:pPr>
        <w:pStyle w:val="FakeHeading4"/>
      </w:pPr>
      <w:r>
        <w:t>Query Parameters</w:t>
      </w:r>
    </w:p>
    <w:p w:rsidR="00C45DEE" w:rsidRDefault="00C45DEE" w:rsidP="00C45DEE">
      <w:r w:rsidRPr="00C45DEE">
        <w:t>Not allowed for this command</w:t>
      </w:r>
      <w:r w:rsidR="00AE1932">
        <w:t>.</w:t>
      </w:r>
    </w:p>
    <w:p w:rsidR="00C45DEE" w:rsidRPr="00C45DEE" w:rsidRDefault="00C45DEE" w:rsidP="00C45DEE">
      <w:pPr>
        <w:pStyle w:val="FakeHeading4"/>
      </w:pPr>
      <w:r w:rsidRPr="00C45DEE">
        <w:t>Request Headers</w:t>
      </w:r>
    </w:p>
    <w:p w:rsidR="00C45DEE" w:rsidRPr="00C45DEE" w:rsidRDefault="00C45DEE" w:rsidP="00C45DEE">
      <w:r w:rsidRPr="00C45DEE">
        <w:t xml:space="preserve">Only the standard request headers described in section </w:t>
      </w:r>
      <w:r w:rsidR="005375DB" w:rsidRPr="005375DB">
        <w:t>2.6</w:t>
      </w:r>
      <w:r w:rsidRPr="005375DB">
        <w:t xml:space="preserve"> a</w:t>
      </w:r>
      <w:r w:rsidRPr="00C45DEE">
        <w:t>re supported</w:t>
      </w:r>
      <w:r w:rsidR="00AE1932">
        <w:t>.</w:t>
      </w:r>
    </w:p>
    <w:p w:rsidR="00C45DEE" w:rsidRPr="00C45DEE" w:rsidRDefault="00C45DEE" w:rsidP="00C45DEE">
      <w:pPr>
        <w:pStyle w:val="FakeHeading4"/>
      </w:pPr>
      <w:r w:rsidRPr="00C45DEE">
        <w:t>Request Body</w:t>
      </w:r>
    </w:p>
    <w:p w:rsidR="00C45DEE" w:rsidRPr="00C45DEE" w:rsidRDefault="00C45DEE" w:rsidP="00C45DEE">
      <w:r w:rsidRPr="00C45DEE">
        <w:t>Not allowed for this command</w:t>
      </w:r>
      <w:r w:rsidR="00AE1932">
        <w:t>.</w:t>
      </w:r>
    </w:p>
    <w:p w:rsidR="00C45DEE" w:rsidRPr="00C45DEE" w:rsidRDefault="00C45DEE" w:rsidP="008A0F29">
      <w:pPr>
        <w:pStyle w:val="Heading3"/>
        <w:rPr>
          <w:rFonts w:eastAsiaTheme="minorHAnsi"/>
        </w:rPr>
      </w:pPr>
      <w:r w:rsidRPr="00C45DEE">
        <w:rPr>
          <w:rFonts w:eastAsiaTheme="minorHAnsi"/>
        </w:rPr>
        <w:t>Response</w:t>
      </w:r>
    </w:p>
    <w:p w:rsidR="00C45DEE" w:rsidRPr="00C45DEE" w:rsidRDefault="00C45DEE" w:rsidP="00C45DEE">
      <w:r w:rsidRPr="00C45DEE">
        <w:t>The response will include a status code, response headers and in some case a response body encoded according to the relevant header.</w:t>
      </w:r>
    </w:p>
    <w:p w:rsidR="00C45DEE" w:rsidRPr="00C45DEE" w:rsidRDefault="00C45DEE" w:rsidP="00C45DEE">
      <w:pPr>
        <w:pStyle w:val="FakeHeading4"/>
      </w:pPr>
      <w:r w:rsidRPr="00C45DEE">
        <w:t>Status Code</w:t>
      </w:r>
    </w:p>
    <w:p w:rsidR="00C45DEE" w:rsidRPr="00C45DEE" w:rsidRDefault="00C45DEE" w:rsidP="00C45DEE">
      <w:r w:rsidRPr="00C45DEE">
        <w:t>On success this command will return http status code 200 (OK).</w:t>
      </w:r>
    </w:p>
    <w:p w:rsidR="00C45DEE" w:rsidRPr="00C45DEE" w:rsidRDefault="00C45DEE" w:rsidP="00C45DEE">
      <w:pPr>
        <w:pStyle w:val="FakeHeading4"/>
      </w:pPr>
      <w:r w:rsidRPr="00C45DEE">
        <w:lastRenderedPageBreak/>
        <w:t>Response Headers</w:t>
      </w:r>
    </w:p>
    <w:p w:rsidR="00C45DEE" w:rsidRPr="00C45DEE" w:rsidRDefault="00C45DEE" w:rsidP="00C45DEE">
      <w:r w:rsidRPr="00C45DEE">
        <w:t xml:space="preserve">Only the standard response headers described in section </w:t>
      </w:r>
      <w:r w:rsidR="005375DB">
        <w:t>2.7</w:t>
      </w:r>
      <w:r w:rsidRPr="00C45DEE">
        <w:t xml:space="preserve"> are returned.</w:t>
      </w:r>
    </w:p>
    <w:p w:rsidR="00C45DEE" w:rsidRDefault="00C45DEE" w:rsidP="00C45DEE">
      <w:pPr>
        <w:pStyle w:val="FakeHeading4"/>
      </w:pPr>
      <w:r w:rsidRPr="00C45DEE">
        <w:t>Response Body</w:t>
      </w:r>
    </w:p>
    <w:p w:rsidR="00C45DEE" w:rsidRDefault="00C45DEE" w:rsidP="00C45DEE">
      <w:r w:rsidRPr="00C45DEE">
        <w:t>A JSON representation of the account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50"/>
        <w:gridCol w:w="1403"/>
        <w:gridCol w:w="4394"/>
      </w:tblGrid>
      <w:tr w:rsidR="00C45DEE" w:rsidRPr="00CC22F1" w:rsidTr="00C45DEE">
        <w:trPr>
          <w:tblHeader w:val="0"/>
        </w:trPr>
        <w:tc>
          <w:tcPr>
            <w:tcW w:w="2850" w:type="dxa"/>
            <w:shd w:val="clear" w:color="auto" w:fill="BFBFBF" w:themeFill="background1" w:themeFillShade="BF"/>
          </w:tcPr>
          <w:p w:rsidR="00C45DEE" w:rsidRPr="00750051" w:rsidRDefault="00C45DEE" w:rsidP="0060648E">
            <w:pPr>
              <w:pStyle w:val="Table-Header"/>
            </w:pPr>
            <w:r>
              <w:t>Field Name</w:t>
            </w:r>
          </w:p>
        </w:tc>
        <w:tc>
          <w:tcPr>
            <w:tcW w:w="1403" w:type="dxa"/>
            <w:shd w:val="clear" w:color="auto" w:fill="BFBFBF" w:themeFill="background1" w:themeFillShade="BF"/>
          </w:tcPr>
          <w:p w:rsidR="00C45DEE" w:rsidRDefault="00C45DEE" w:rsidP="0060648E">
            <w:pPr>
              <w:pStyle w:val="Table-Header"/>
            </w:pPr>
            <w:r>
              <w:t>Type</w:t>
            </w:r>
          </w:p>
        </w:tc>
        <w:tc>
          <w:tcPr>
            <w:tcW w:w="4394" w:type="dxa"/>
            <w:shd w:val="clear" w:color="auto" w:fill="BFBFBF" w:themeFill="background1" w:themeFillShade="BF"/>
          </w:tcPr>
          <w:p w:rsidR="00C45DEE" w:rsidRDefault="00C45DEE" w:rsidP="0060648E">
            <w:pPr>
              <w:pStyle w:val="Table-Header"/>
            </w:pPr>
            <w:r>
              <w:t>Description</w:t>
            </w:r>
          </w:p>
        </w:tc>
      </w:tr>
      <w:tr w:rsidR="00C45DEE" w:rsidRPr="00CC22F1" w:rsidTr="00C45DEE">
        <w:trPr>
          <w:trHeight w:val="113"/>
          <w:tblHeader w:val="0"/>
        </w:trPr>
        <w:tc>
          <w:tcPr>
            <w:tcW w:w="2850" w:type="dxa"/>
          </w:tcPr>
          <w:p w:rsidR="00C45DEE" w:rsidRDefault="00C45DEE" w:rsidP="00C45DEE">
            <w:pPr>
              <w:pStyle w:val="Table-Text"/>
            </w:pPr>
            <w:r>
              <w:t>@uri</w:t>
            </w:r>
          </w:p>
        </w:tc>
        <w:tc>
          <w:tcPr>
            <w:tcW w:w="1403" w:type="dxa"/>
          </w:tcPr>
          <w:p w:rsidR="00C45DEE" w:rsidRDefault="00C45DEE" w:rsidP="00C45DEE">
            <w:pPr>
              <w:pStyle w:val="Table-Text"/>
            </w:pPr>
            <w:r>
              <w:t>string</w:t>
            </w:r>
          </w:p>
        </w:tc>
        <w:tc>
          <w:tcPr>
            <w:tcW w:w="4394" w:type="dxa"/>
          </w:tcPr>
          <w:p w:rsidR="00C45DEE" w:rsidRDefault="00C45DEE" w:rsidP="00117D02">
            <w:pPr>
              <w:pStyle w:val="Table-Text"/>
            </w:pPr>
            <w:r>
              <w:t>The uri that can be used to obtain information about this object</w:t>
            </w:r>
          </w:p>
        </w:tc>
      </w:tr>
      <w:tr w:rsidR="00C45DEE" w:rsidRPr="00CC22F1" w:rsidTr="00C45DEE">
        <w:trPr>
          <w:trHeight w:val="113"/>
          <w:tblHeader w:val="0"/>
        </w:trPr>
        <w:tc>
          <w:tcPr>
            <w:tcW w:w="2850" w:type="dxa"/>
          </w:tcPr>
          <w:p w:rsidR="00C45DEE" w:rsidRDefault="00C45DEE" w:rsidP="00C45DEE">
            <w:pPr>
              <w:pStyle w:val="Table-Text"/>
            </w:pPr>
            <w:r>
              <w:t>id</w:t>
            </w:r>
          </w:p>
        </w:tc>
        <w:tc>
          <w:tcPr>
            <w:tcW w:w="1403" w:type="dxa"/>
          </w:tcPr>
          <w:p w:rsidR="00C45DEE" w:rsidRDefault="00C45DEE" w:rsidP="00C45DEE">
            <w:pPr>
              <w:pStyle w:val="Table-Text"/>
            </w:pPr>
            <w:r>
              <w:t>uuid</w:t>
            </w:r>
          </w:p>
        </w:tc>
        <w:tc>
          <w:tcPr>
            <w:tcW w:w="4394" w:type="dxa"/>
          </w:tcPr>
          <w:p w:rsidR="00C45DEE" w:rsidRDefault="00C45DEE" w:rsidP="00C45DEE">
            <w:pPr>
              <w:pStyle w:val="Table-Text"/>
            </w:pPr>
            <w:r>
              <w:t>The UUID of the object</w:t>
            </w:r>
          </w:p>
        </w:tc>
      </w:tr>
      <w:tr w:rsidR="00C45DEE" w:rsidRPr="00CC22F1" w:rsidTr="00C45DEE">
        <w:trPr>
          <w:trHeight w:val="113"/>
          <w:tblHeader w:val="0"/>
        </w:trPr>
        <w:tc>
          <w:tcPr>
            <w:tcW w:w="2850" w:type="dxa"/>
          </w:tcPr>
          <w:p w:rsidR="00C45DEE" w:rsidRDefault="00C45DEE" w:rsidP="00C45DEE">
            <w:pPr>
              <w:pStyle w:val="Table-Text"/>
            </w:pPr>
            <w:r>
              <w:t>version</w:t>
            </w:r>
          </w:p>
        </w:tc>
        <w:tc>
          <w:tcPr>
            <w:tcW w:w="1403" w:type="dxa"/>
          </w:tcPr>
          <w:p w:rsidR="00C45DEE" w:rsidRDefault="00C45DEE" w:rsidP="00C45DEE">
            <w:pPr>
              <w:pStyle w:val="Table-Text"/>
            </w:pPr>
            <w:r>
              <w:t>integer</w:t>
            </w:r>
          </w:p>
        </w:tc>
        <w:tc>
          <w:tcPr>
            <w:tcW w:w="4394" w:type="dxa"/>
          </w:tcPr>
          <w:p w:rsidR="00C45DEE" w:rsidRDefault="00C45DEE" w:rsidP="00117D02">
            <w:pPr>
              <w:pStyle w:val="Table-Text"/>
            </w:pPr>
            <w:r>
              <w:t>The current version of the object</w:t>
            </w:r>
            <w:r w:rsidR="00117D02">
              <w:t>. This</w:t>
            </w:r>
            <w:r>
              <w:t xml:space="preserve"> should be sent back to the server </w:t>
            </w:r>
            <w:r w:rsidR="00117D02">
              <w:t xml:space="preserve">with </w:t>
            </w:r>
            <w:r>
              <w:t xml:space="preserve">any update commands </w:t>
            </w:r>
            <w:r w:rsidR="00117D02">
              <w:t xml:space="preserve">for this object </w:t>
            </w:r>
            <w:r>
              <w:t xml:space="preserve">to ensure that concurrent modifications </w:t>
            </w:r>
            <w:r w:rsidR="00117D02">
              <w:t xml:space="preserve">errors </w:t>
            </w:r>
            <w:r>
              <w:t xml:space="preserve">do not </w:t>
            </w:r>
            <w:r w:rsidR="00117D02">
              <w:t>occur</w:t>
            </w:r>
          </w:p>
        </w:tc>
      </w:tr>
      <w:tr w:rsidR="00C45DEE" w:rsidRPr="00CC22F1" w:rsidTr="00C45DEE">
        <w:trPr>
          <w:trHeight w:val="113"/>
          <w:tblHeader w:val="0"/>
        </w:trPr>
        <w:tc>
          <w:tcPr>
            <w:tcW w:w="2850" w:type="dxa"/>
          </w:tcPr>
          <w:p w:rsidR="00C45DEE" w:rsidRDefault="00C45DEE" w:rsidP="00C45DEE">
            <w:pPr>
              <w:pStyle w:val="Table-Text"/>
            </w:pPr>
            <w:r>
              <w:t>name</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name of the account</w:t>
            </w:r>
          </w:p>
        </w:tc>
      </w:tr>
      <w:tr w:rsidR="00C45DEE" w:rsidRPr="00CC22F1" w:rsidTr="00C45DEE">
        <w:trPr>
          <w:trHeight w:val="113"/>
          <w:tblHeader w:val="0"/>
        </w:trPr>
        <w:tc>
          <w:tcPr>
            <w:tcW w:w="2850" w:type="dxa"/>
          </w:tcPr>
          <w:p w:rsidR="00C45DEE" w:rsidRDefault="00C45DEE" w:rsidP="00C45DEE">
            <w:pPr>
              <w:pStyle w:val="Table-Text"/>
            </w:pPr>
            <w:r>
              <w:t>identifier</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unique textual identifier assigned to the account</w:t>
            </w:r>
          </w:p>
        </w:tc>
      </w:tr>
      <w:tr w:rsidR="00C45DEE" w:rsidRPr="00CC22F1" w:rsidTr="00C45DEE">
        <w:trPr>
          <w:trHeight w:val="113"/>
          <w:tblHeader w:val="0"/>
        </w:trPr>
        <w:tc>
          <w:tcPr>
            <w:tcW w:w="2850" w:type="dxa"/>
          </w:tcPr>
          <w:p w:rsidR="00C45DEE" w:rsidRDefault="00C45DEE" w:rsidP="00C45DEE">
            <w:pPr>
              <w:pStyle w:val="Table-Text"/>
            </w:pPr>
            <w:r>
              <w:t>status</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current status of the account</w:t>
            </w:r>
          </w:p>
        </w:tc>
      </w:tr>
      <w:tr w:rsidR="00C45DEE" w:rsidRPr="00CC22F1" w:rsidTr="00C45DEE">
        <w:trPr>
          <w:trHeight w:val="113"/>
          <w:tblHeader w:val="0"/>
        </w:trPr>
        <w:tc>
          <w:tcPr>
            <w:tcW w:w="2850" w:type="dxa"/>
          </w:tcPr>
          <w:p w:rsidR="00C45DEE" w:rsidRDefault="00C45DEE" w:rsidP="00C45DEE">
            <w:pPr>
              <w:pStyle w:val="Table-Text"/>
            </w:pPr>
            <w:r>
              <w:t>currency</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3 letter currency code of the currency used for billing operations on this account</w:t>
            </w:r>
          </w:p>
        </w:tc>
      </w:tr>
      <w:tr w:rsidR="00C45DEE" w:rsidRPr="00CC22F1" w:rsidTr="00C45DEE">
        <w:trPr>
          <w:trHeight w:val="113"/>
          <w:tblHeader w:val="0"/>
        </w:trPr>
        <w:tc>
          <w:tcPr>
            <w:tcW w:w="2850" w:type="dxa"/>
          </w:tcPr>
          <w:p w:rsidR="00C45DEE" w:rsidRDefault="00C45DEE" w:rsidP="00C45DEE">
            <w:pPr>
              <w:pStyle w:val="Table-Text"/>
            </w:pPr>
            <w:r>
              <w:t>minimumCommitment</w:t>
            </w:r>
          </w:p>
        </w:tc>
        <w:tc>
          <w:tcPr>
            <w:tcW w:w="1403" w:type="dxa"/>
          </w:tcPr>
          <w:p w:rsidR="00C45DEE" w:rsidRDefault="00C45DEE" w:rsidP="00C45DEE">
            <w:pPr>
              <w:pStyle w:val="Table-Text"/>
            </w:pPr>
            <w:r>
              <w:t>double</w:t>
            </w:r>
          </w:p>
        </w:tc>
        <w:tc>
          <w:tcPr>
            <w:tcW w:w="4394" w:type="dxa"/>
          </w:tcPr>
          <w:p w:rsidR="00C45DEE" w:rsidRDefault="00C45DEE" w:rsidP="00C45DEE">
            <w:pPr>
              <w:pStyle w:val="Table-Text"/>
            </w:pPr>
            <w:r>
              <w:t>The monthly minimum commitment the account is committed to</w:t>
            </w:r>
          </w:p>
        </w:tc>
      </w:tr>
      <w:tr w:rsidR="00C45DEE" w:rsidRPr="00CC22F1" w:rsidTr="00C45DEE">
        <w:trPr>
          <w:trHeight w:val="113"/>
          <w:tblHeader w:val="0"/>
        </w:trPr>
        <w:tc>
          <w:tcPr>
            <w:tcW w:w="2850" w:type="dxa"/>
          </w:tcPr>
          <w:p w:rsidR="00C45DEE" w:rsidRDefault="00C45DEE" w:rsidP="00C45DEE">
            <w:pPr>
              <w:pStyle w:val="Table-Text"/>
            </w:pPr>
            <w:r>
              <w:t>minimumCommitmentStartDate</w:t>
            </w:r>
          </w:p>
        </w:tc>
        <w:tc>
          <w:tcPr>
            <w:tcW w:w="1403" w:type="dxa"/>
          </w:tcPr>
          <w:p w:rsidR="00C45DEE" w:rsidRDefault="00C45DEE" w:rsidP="00C45DEE">
            <w:pPr>
              <w:pStyle w:val="Table-Text"/>
            </w:pPr>
            <w:r>
              <w:t>timestamp</w:t>
            </w:r>
          </w:p>
        </w:tc>
        <w:tc>
          <w:tcPr>
            <w:tcW w:w="4394" w:type="dxa"/>
          </w:tcPr>
          <w:p w:rsidR="00C45DEE" w:rsidRDefault="00C45DEE" w:rsidP="00C45DEE">
            <w:pPr>
              <w:pStyle w:val="Table-Text"/>
            </w:pPr>
            <w:r>
              <w:t>The date on which the monthly minimum commitment will start being charged</w:t>
            </w:r>
          </w:p>
        </w:tc>
      </w:tr>
      <w:tr w:rsidR="008B5708" w:rsidRPr="00CC22F1" w:rsidTr="00C45DEE">
        <w:trPr>
          <w:trHeight w:val="113"/>
          <w:tblHeader w:val="0"/>
          <w:ins w:id="212" w:author="Arnaud Dumont" w:date="2014-03-12T12:53:00Z"/>
        </w:trPr>
        <w:tc>
          <w:tcPr>
            <w:tcW w:w="2850" w:type="dxa"/>
          </w:tcPr>
          <w:p w:rsidR="008B5708" w:rsidRDefault="008B5708" w:rsidP="00C45DEE">
            <w:pPr>
              <w:pStyle w:val="Table-Text"/>
              <w:rPr>
                <w:ins w:id="213" w:author="Arnaud Dumont" w:date="2014-03-12T12:53:00Z"/>
              </w:rPr>
            </w:pPr>
            <w:ins w:id="214" w:author="Arnaud Dumont" w:date="2014-03-12T12:53:00Z">
              <w:r>
                <w:t>email</w:t>
              </w:r>
            </w:ins>
          </w:p>
        </w:tc>
        <w:tc>
          <w:tcPr>
            <w:tcW w:w="1403" w:type="dxa"/>
          </w:tcPr>
          <w:p w:rsidR="008B5708" w:rsidRDefault="008B5708" w:rsidP="00C45DEE">
            <w:pPr>
              <w:pStyle w:val="Table-Text"/>
              <w:rPr>
                <w:ins w:id="215" w:author="Arnaud Dumont" w:date="2014-03-12T12:53:00Z"/>
              </w:rPr>
            </w:pPr>
            <w:ins w:id="216" w:author="Arnaud Dumont" w:date="2014-03-12T12:53:00Z">
              <w:r>
                <w:t>string</w:t>
              </w:r>
            </w:ins>
          </w:p>
        </w:tc>
        <w:tc>
          <w:tcPr>
            <w:tcW w:w="4394" w:type="dxa"/>
          </w:tcPr>
          <w:p w:rsidR="008B5708" w:rsidRDefault="008B5708" w:rsidP="00C45DEE">
            <w:pPr>
              <w:pStyle w:val="Table-Text"/>
              <w:rPr>
                <w:ins w:id="217" w:author="Arnaud Dumont" w:date="2014-03-12T12:53:00Z"/>
              </w:rPr>
            </w:pPr>
            <w:ins w:id="218" w:author="Arnaud Dumont" w:date="2014-03-12T12:53:00Z">
              <w:r w:rsidRPr="008B5708">
                <w:t>The email of this account, or null if no notification emails should be sent to it</w:t>
              </w:r>
            </w:ins>
          </w:p>
        </w:tc>
      </w:tr>
      <w:tr w:rsidR="00C45DEE" w:rsidRPr="00CC22F1" w:rsidTr="00C45DEE">
        <w:trPr>
          <w:trHeight w:val="113"/>
          <w:tblHeader w:val="0"/>
        </w:trPr>
        <w:tc>
          <w:tcPr>
            <w:tcW w:w="2850" w:type="dxa"/>
          </w:tcPr>
          <w:p w:rsidR="00C45DEE" w:rsidRDefault="00C45DEE" w:rsidP="00C45DEE">
            <w:pPr>
              <w:pStyle w:val="Table-Text"/>
            </w:pPr>
            <w:r>
              <w:t>createDate</w:t>
            </w:r>
          </w:p>
        </w:tc>
        <w:tc>
          <w:tcPr>
            <w:tcW w:w="1403" w:type="dxa"/>
          </w:tcPr>
          <w:p w:rsidR="00C45DEE" w:rsidRDefault="00C45DEE" w:rsidP="00C45DEE">
            <w:pPr>
              <w:pStyle w:val="Table-Text"/>
            </w:pPr>
            <w:r>
              <w:t>timestamp</w:t>
            </w:r>
          </w:p>
        </w:tc>
        <w:tc>
          <w:tcPr>
            <w:tcW w:w="4394" w:type="dxa"/>
          </w:tcPr>
          <w:p w:rsidR="00C45DEE" w:rsidRDefault="00C45DEE" w:rsidP="00C45DEE">
            <w:pPr>
              <w:pStyle w:val="Table-Text"/>
            </w:pPr>
            <w:r>
              <w:t>The date and time in UTC that this object was created</w:t>
            </w:r>
          </w:p>
        </w:tc>
      </w:tr>
      <w:tr w:rsidR="00C45DEE" w:rsidRPr="00CC22F1" w:rsidTr="00C45DEE">
        <w:trPr>
          <w:trHeight w:val="113"/>
          <w:tblHeader w:val="0"/>
        </w:trPr>
        <w:tc>
          <w:tcPr>
            <w:tcW w:w="2850" w:type="dxa"/>
          </w:tcPr>
          <w:p w:rsidR="00C45DEE" w:rsidRDefault="00C45DEE" w:rsidP="00C45DEE">
            <w:pPr>
              <w:pStyle w:val="Table-Text"/>
            </w:pPr>
            <w:r>
              <w:t>createAccountId</w:t>
            </w:r>
          </w:p>
        </w:tc>
        <w:tc>
          <w:tcPr>
            <w:tcW w:w="1403" w:type="dxa"/>
          </w:tcPr>
          <w:p w:rsidR="00C45DEE" w:rsidRDefault="00C45DEE" w:rsidP="00C45DEE">
            <w:pPr>
              <w:pStyle w:val="Table-Text"/>
            </w:pPr>
            <w:r>
              <w:t>uuid</w:t>
            </w:r>
          </w:p>
        </w:tc>
        <w:tc>
          <w:tcPr>
            <w:tcW w:w="4394" w:type="dxa"/>
          </w:tcPr>
          <w:p w:rsidR="00C45DEE" w:rsidRDefault="00C45DEE" w:rsidP="00C45DEE">
            <w:pPr>
              <w:pStyle w:val="Table-Text"/>
            </w:pPr>
            <w:r>
              <w:t>The UUID of the account which created the object</w:t>
            </w:r>
          </w:p>
        </w:tc>
      </w:tr>
      <w:tr w:rsidR="00C45DEE" w:rsidRPr="00CC22F1" w:rsidTr="00C45DEE">
        <w:trPr>
          <w:trHeight w:val="113"/>
          <w:tblHeader w:val="0"/>
        </w:trPr>
        <w:tc>
          <w:tcPr>
            <w:tcW w:w="2850" w:type="dxa"/>
          </w:tcPr>
          <w:p w:rsidR="00C45DEE" w:rsidRDefault="00C45DEE" w:rsidP="00C45DEE">
            <w:pPr>
              <w:pStyle w:val="Table-Text"/>
            </w:pPr>
            <w:r>
              <w:t>createAccountIdentifier</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identifier of the account which created the object</w:t>
            </w:r>
          </w:p>
        </w:tc>
      </w:tr>
      <w:tr w:rsidR="00C45DEE" w:rsidRPr="00CC22F1" w:rsidTr="00C45DEE">
        <w:trPr>
          <w:trHeight w:val="113"/>
          <w:tblHeader w:val="0"/>
        </w:trPr>
        <w:tc>
          <w:tcPr>
            <w:tcW w:w="2850" w:type="dxa"/>
          </w:tcPr>
          <w:p w:rsidR="00C45DEE" w:rsidRDefault="00C45DEE" w:rsidP="00C45DEE">
            <w:pPr>
              <w:pStyle w:val="Table-Text"/>
            </w:pPr>
            <w:r>
              <w:t>createUserId</w:t>
            </w:r>
          </w:p>
        </w:tc>
        <w:tc>
          <w:tcPr>
            <w:tcW w:w="1403" w:type="dxa"/>
          </w:tcPr>
          <w:p w:rsidR="00C45DEE" w:rsidRDefault="00C45DEE" w:rsidP="00C45DEE">
            <w:pPr>
              <w:pStyle w:val="Table-Text"/>
            </w:pPr>
            <w:r>
              <w:t>uuid</w:t>
            </w:r>
          </w:p>
        </w:tc>
        <w:tc>
          <w:tcPr>
            <w:tcW w:w="4394" w:type="dxa"/>
          </w:tcPr>
          <w:p w:rsidR="00C45DEE" w:rsidRDefault="00C45DEE" w:rsidP="00C45DEE">
            <w:pPr>
              <w:pStyle w:val="Table-Text"/>
            </w:pPr>
            <w:r>
              <w:t>The UUID of the user which created the object</w:t>
            </w:r>
          </w:p>
        </w:tc>
      </w:tr>
      <w:tr w:rsidR="00C45DEE" w:rsidRPr="00CC22F1" w:rsidTr="00C45DEE">
        <w:trPr>
          <w:trHeight w:val="113"/>
          <w:tblHeader w:val="0"/>
        </w:trPr>
        <w:tc>
          <w:tcPr>
            <w:tcW w:w="2850" w:type="dxa"/>
          </w:tcPr>
          <w:p w:rsidR="00C45DEE" w:rsidRDefault="00C45DEE" w:rsidP="00C45DEE">
            <w:pPr>
              <w:pStyle w:val="Table-Text"/>
            </w:pPr>
            <w:r>
              <w:t>createUserName</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name of the user which created the object</w:t>
            </w:r>
          </w:p>
        </w:tc>
      </w:tr>
      <w:tr w:rsidR="00C45DEE" w:rsidRPr="00CC22F1" w:rsidTr="00C45DEE">
        <w:trPr>
          <w:trHeight w:val="113"/>
          <w:tblHeader w:val="0"/>
        </w:trPr>
        <w:tc>
          <w:tcPr>
            <w:tcW w:w="2850" w:type="dxa"/>
          </w:tcPr>
          <w:p w:rsidR="00C45DEE" w:rsidRDefault="00C45DEE" w:rsidP="00C45DEE">
            <w:pPr>
              <w:pStyle w:val="Table-Text"/>
            </w:pPr>
            <w:r>
              <w:t>lastUpdateDate</w:t>
            </w:r>
          </w:p>
        </w:tc>
        <w:tc>
          <w:tcPr>
            <w:tcW w:w="1403" w:type="dxa"/>
          </w:tcPr>
          <w:p w:rsidR="00C45DEE" w:rsidRDefault="00C45DEE" w:rsidP="00C45DEE">
            <w:pPr>
              <w:pStyle w:val="Table-Text"/>
            </w:pPr>
            <w:r>
              <w:t>timestamp</w:t>
            </w:r>
          </w:p>
        </w:tc>
        <w:tc>
          <w:tcPr>
            <w:tcW w:w="4394" w:type="dxa"/>
          </w:tcPr>
          <w:p w:rsidR="00C45DEE" w:rsidRDefault="00C45DEE" w:rsidP="00C45DEE">
            <w:pPr>
              <w:pStyle w:val="Table-Text"/>
            </w:pPr>
            <w:r>
              <w:t>The date and time in UTC that this object was last updated, null if the object has never been updated</w:t>
            </w:r>
          </w:p>
        </w:tc>
      </w:tr>
      <w:tr w:rsidR="00C45DEE" w:rsidRPr="00CC22F1" w:rsidTr="00C45DEE">
        <w:trPr>
          <w:trHeight w:val="113"/>
          <w:tblHeader w:val="0"/>
        </w:trPr>
        <w:tc>
          <w:tcPr>
            <w:tcW w:w="2850" w:type="dxa"/>
          </w:tcPr>
          <w:p w:rsidR="00C45DEE" w:rsidRDefault="00C45DEE" w:rsidP="00C45DEE">
            <w:pPr>
              <w:pStyle w:val="Table-Text"/>
            </w:pPr>
            <w:r>
              <w:t>lastUpdateAccountId</w:t>
            </w:r>
          </w:p>
        </w:tc>
        <w:tc>
          <w:tcPr>
            <w:tcW w:w="1403" w:type="dxa"/>
          </w:tcPr>
          <w:p w:rsidR="00C45DEE" w:rsidRDefault="00C45DEE" w:rsidP="00C45DEE">
            <w:pPr>
              <w:pStyle w:val="Table-Text"/>
            </w:pPr>
            <w:r>
              <w:t>uuid</w:t>
            </w:r>
          </w:p>
        </w:tc>
        <w:tc>
          <w:tcPr>
            <w:tcW w:w="4394" w:type="dxa"/>
          </w:tcPr>
          <w:p w:rsidR="00C45DEE" w:rsidRDefault="00C45DEE" w:rsidP="00C45DEE">
            <w:pPr>
              <w:pStyle w:val="Table-Text"/>
            </w:pPr>
            <w:r>
              <w:t>The UUID of the account which last updated the object, null if the object has never been updated</w:t>
            </w:r>
          </w:p>
        </w:tc>
      </w:tr>
      <w:tr w:rsidR="00C45DEE" w:rsidRPr="00CC22F1" w:rsidTr="00C45DEE">
        <w:trPr>
          <w:trHeight w:val="113"/>
          <w:tblHeader w:val="0"/>
        </w:trPr>
        <w:tc>
          <w:tcPr>
            <w:tcW w:w="2850" w:type="dxa"/>
          </w:tcPr>
          <w:p w:rsidR="00C45DEE" w:rsidRDefault="00C45DEE" w:rsidP="00C45DEE">
            <w:pPr>
              <w:pStyle w:val="Table-Text"/>
            </w:pPr>
            <w:r>
              <w:t>lastUpdateAccountIdentifier</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identifier of the account which last updated the object, null if the object has never been updated</w:t>
            </w:r>
          </w:p>
        </w:tc>
      </w:tr>
      <w:tr w:rsidR="00C45DEE" w:rsidRPr="00CC22F1" w:rsidTr="00C45DEE">
        <w:trPr>
          <w:trHeight w:val="113"/>
          <w:tblHeader w:val="0"/>
        </w:trPr>
        <w:tc>
          <w:tcPr>
            <w:tcW w:w="2850" w:type="dxa"/>
          </w:tcPr>
          <w:p w:rsidR="00C45DEE" w:rsidRDefault="00C45DEE" w:rsidP="00C45DEE">
            <w:pPr>
              <w:pStyle w:val="Table-Text"/>
            </w:pPr>
            <w:r>
              <w:t>lastUpdateUserId</w:t>
            </w:r>
          </w:p>
        </w:tc>
        <w:tc>
          <w:tcPr>
            <w:tcW w:w="1403" w:type="dxa"/>
          </w:tcPr>
          <w:p w:rsidR="00C45DEE" w:rsidRDefault="00C45DEE" w:rsidP="00C45DEE">
            <w:pPr>
              <w:pStyle w:val="Table-Text"/>
            </w:pPr>
            <w:r>
              <w:t>uuid</w:t>
            </w:r>
          </w:p>
        </w:tc>
        <w:tc>
          <w:tcPr>
            <w:tcW w:w="4394" w:type="dxa"/>
          </w:tcPr>
          <w:p w:rsidR="00C45DEE" w:rsidRDefault="00C45DEE" w:rsidP="00C45DEE">
            <w:pPr>
              <w:pStyle w:val="Table-Text"/>
            </w:pPr>
            <w:r>
              <w:t>The UUID of the user which last updated the object, null if the object has never been updated</w:t>
            </w:r>
          </w:p>
        </w:tc>
      </w:tr>
      <w:tr w:rsidR="00C45DEE" w:rsidRPr="00CC22F1" w:rsidTr="00C45DEE">
        <w:trPr>
          <w:trHeight w:val="113"/>
          <w:tblHeader w:val="0"/>
        </w:trPr>
        <w:tc>
          <w:tcPr>
            <w:tcW w:w="2850" w:type="dxa"/>
          </w:tcPr>
          <w:p w:rsidR="00C45DEE" w:rsidRDefault="00C45DEE" w:rsidP="00C45DEE">
            <w:pPr>
              <w:pStyle w:val="Table-Text"/>
            </w:pPr>
            <w:r>
              <w:t>lastUpdateUserName</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name of the user which last updated the object, null if the object has never been updated</w:t>
            </w:r>
          </w:p>
        </w:tc>
      </w:tr>
    </w:tbl>
    <w:p w:rsidR="00C45DEE" w:rsidRDefault="00C45DEE" w:rsidP="00C45DEE">
      <w:pPr>
        <w:pStyle w:val="Heading3"/>
      </w:pPr>
      <w:r>
        <w:t>Example</w:t>
      </w:r>
    </w:p>
    <w:p w:rsidR="00C45DEE" w:rsidRDefault="00C45DEE" w:rsidP="00C45DEE">
      <w:r>
        <w:t>Below is an example of an account get command request and response:</w:t>
      </w:r>
    </w:p>
    <w:p w:rsidR="00C45DEE" w:rsidRDefault="00C45DEE" w:rsidP="00C45DEE">
      <w:r>
        <w:t>Request:</w:t>
      </w:r>
    </w:p>
    <w:p w:rsidR="00831884" w:rsidRDefault="00831884" w:rsidP="00831884">
      <w:pPr>
        <w:pStyle w:val="Code"/>
      </w:pPr>
      <w:r>
        <w:lastRenderedPageBreak/>
        <w:t>GET /accounts/3386a608-07ba-4a01-bb64-648205b8153b HTTP/1.1</w:t>
      </w:r>
    </w:p>
    <w:p w:rsidR="00831884" w:rsidRDefault="00831884" w:rsidP="00831884">
      <w:pPr>
        <w:pStyle w:val="Code"/>
      </w:pPr>
      <w:r>
        <w:t>Client-Transaction-Id: 2049ee97-0940-4451-84bb-aedc31dee86c</w:t>
      </w:r>
    </w:p>
    <w:p w:rsidR="00831884" w:rsidRDefault="00831884" w:rsidP="00831884">
      <w:pPr>
        <w:pStyle w:val="Code"/>
      </w:pPr>
      <w:r>
        <w:t>Accept: application/json</w:t>
      </w:r>
    </w:p>
    <w:p w:rsidR="00831884" w:rsidRDefault="00831884" w:rsidP="00831884">
      <w:pPr>
        <w:pStyle w:val="Code"/>
      </w:pPr>
      <w:r>
        <w:t>User-Agent: Jersey/2.2 (Apache HttpClient 4.2.5)</w:t>
      </w:r>
    </w:p>
    <w:p w:rsidR="00831884" w:rsidRDefault="00831884" w:rsidP="00831884">
      <w:pPr>
        <w:pStyle w:val="Code"/>
      </w:pPr>
      <w:r>
        <w:t>Host: api.discoverydns.com</w:t>
      </w:r>
    </w:p>
    <w:p w:rsidR="00831884" w:rsidRDefault="00831884" w:rsidP="00831884">
      <w:pPr>
        <w:pStyle w:val="Code"/>
      </w:pPr>
      <w:r>
        <w:t>Connection: Keep-Alive</w:t>
      </w:r>
    </w:p>
    <w:p w:rsidR="00831884" w:rsidRPr="00C45DEE" w:rsidRDefault="00831884" w:rsidP="00831884">
      <w:pPr>
        <w:pStyle w:val="Code"/>
      </w:pPr>
    </w:p>
    <w:p w:rsidR="00323508" w:rsidRDefault="00831884" w:rsidP="00323508">
      <w:r>
        <w:t>Response:</w:t>
      </w:r>
    </w:p>
    <w:p w:rsidR="00831884" w:rsidRDefault="00831884" w:rsidP="00831884">
      <w:pPr>
        <w:pStyle w:val="Code"/>
      </w:pPr>
      <w:r>
        <w:t>HTTP/1.1 200 OK</w:t>
      </w:r>
    </w:p>
    <w:p w:rsidR="00831884" w:rsidRDefault="00831884" w:rsidP="00831884">
      <w:pPr>
        <w:pStyle w:val="Code"/>
      </w:pPr>
      <w:r>
        <w:t>Content-Type: application/json</w:t>
      </w:r>
    </w:p>
    <w:p w:rsidR="00831884" w:rsidRDefault="00831884" w:rsidP="00831884">
      <w:pPr>
        <w:pStyle w:val="Code"/>
      </w:pPr>
      <w:r>
        <w:t>Last-Modified: Sun, 06 Oct 2013 14:39:22 GMT</w:t>
      </w:r>
    </w:p>
    <w:p w:rsidR="00831884" w:rsidRDefault="00831884" w:rsidP="00831884">
      <w:pPr>
        <w:pStyle w:val="Code"/>
      </w:pPr>
      <w:r>
        <w:t>ETag: "0"</w:t>
      </w:r>
    </w:p>
    <w:p w:rsidR="00831884" w:rsidRDefault="00831884" w:rsidP="00831884">
      <w:pPr>
        <w:pStyle w:val="Code"/>
      </w:pPr>
      <w:r>
        <w:t>Cache-Control: private, no-transform, max-age=30</w:t>
      </w:r>
    </w:p>
    <w:p w:rsidR="00831884" w:rsidRDefault="00831884" w:rsidP="00831884">
      <w:pPr>
        <w:pStyle w:val="Code"/>
      </w:pPr>
      <w:r>
        <w:t>Date: Sun, 06 Oct 2013 14:39:22 GMT</w:t>
      </w:r>
    </w:p>
    <w:p w:rsidR="00831884" w:rsidRDefault="00831884" w:rsidP="00831884">
      <w:pPr>
        <w:pStyle w:val="Code"/>
      </w:pPr>
      <w:r>
        <w:t>Server-Transaction-Id: 30df3fd8-4093-4f81-a422-7010fec8c781</w:t>
      </w:r>
    </w:p>
    <w:p w:rsidR="00831884" w:rsidRDefault="00831884" w:rsidP="00831884">
      <w:pPr>
        <w:pStyle w:val="Code"/>
      </w:pPr>
      <w:r>
        <w:t>Client-Transaction-Id: 2049ee97-0940-4451-84bb-aedc31dee86c</w:t>
      </w:r>
    </w:p>
    <w:p w:rsidR="00831884" w:rsidRDefault="00831884" w:rsidP="00831884">
      <w:pPr>
        <w:pStyle w:val="Code"/>
      </w:pPr>
      <w:r>
        <w:t>Content-Length: 922</w:t>
      </w:r>
    </w:p>
    <w:p w:rsidR="00831884" w:rsidRDefault="00831884" w:rsidP="00831884">
      <w:pPr>
        <w:pStyle w:val="Code"/>
      </w:pPr>
    </w:p>
    <w:p w:rsidR="00831884" w:rsidRDefault="00831884" w:rsidP="00831884">
      <w:pPr>
        <w:pStyle w:val="Code"/>
      </w:pPr>
      <w:r>
        <w:t>{</w:t>
      </w:r>
    </w:p>
    <w:p w:rsidR="00831884" w:rsidRDefault="00831884" w:rsidP="00831884">
      <w:pPr>
        <w:pStyle w:val="Code"/>
      </w:pPr>
      <w:r>
        <w:t xml:space="preserve">  "account" : {</w:t>
      </w:r>
    </w:p>
    <w:p w:rsidR="00831884" w:rsidRDefault="00831884" w:rsidP="00831884">
      <w:pPr>
        <w:pStyle w:val="Code"/>
      </w:pPr>
      <w:r>
        <w:t xml:space="preserve">    "@uri" : "https://api.discoverydns.com/accounts/3386a608-07ba-4a01-bb64-648205b8153b",</w:t>
      </w:r>
    </w:p>
    <w:p w:rsidR="00831884" w:rsidRDefault="00831884" w:rsidP="00831884">
      <w:pPr>
        <w:pStyle w:val="Code"/>
      </w:pPr>
      <w:r>
        <w:t xml:space="preserve">    "id" : "3386a608-07ba-4a01-bb64-648205b8153b",</w:t>
      </w:r>
    </w:p>
    <w:p w:rsidR="00831884" w:rsidRDefault="00831884" w:rsidP="00831884">
      <w:pPr>
        <w:pStyle w:val="Code"/>
      </w:pPr>
      <w:r>
        <w:t xml:space="preserve">    "version" : 0,</w:t>
      </w:r>
    </w:p>
    <w:p w:rsidR="00831884" w:rsidRDefault="00831884" w:rsidP="00831884">
      <w:pPr>
        <w:pStyle w:val="Code"/>
      </w:pPr>
      <w:r>
        <w:t xml:space="preserve">    "name" : "Testing Account-_0.3",</w:t>
      </w:r>
    </w:p>
    <w:p w:rsidR="00831884" w:rsidRDefault="00831884" w:rsidP="00831884">
      <w:pPr>
        <w:pStyle w:val="Code"/>
      </w:pPr>
      <w:r>
        <w:t xml:space="preserve">    "identifier" : "testing-acc_ou.nt3",</w:t>
      </w:r>
    </w:p>
    <w:p w:rsidR="00831884" w:rsidRDefault="00831884" w:rsidP="00831884">
      <w:pPr>
        <w:pStyle w:val="Code"/>
      </w:pPr>
      <w:r>
        <w:t xml:space="preserve">    "status" : "active",</w:t>
      </w:r>
    </w:p>
    <w:p w:rsidR="00831884" w:rsidRDefault="00831884" w:rsidP="00831884">
      <w:pPr>
        <w:pStyle w:val="Code"/>
      </w:pPr>
      <w:r>
        <w:t xml:space="preserve">    "currency" : "AUD",</w:t>
      </w:r>
    </w:p>
    <w:p w:rsidR="00831884" w:rsidRDefault="00831884" w:rsidP="00831884">
      <w:pPr>
        <w:pStyle w:val="Code"/>
      </w:pPr>
      <w:r>
        <w:t xml:space="preserve">    "minimumCommitment" : 3.0,</w:t>
      </w:r>
    </w:p>
    <w:p w:rsidR="00831884" w:rsidRDefault="00831884" w:rsidP="00831884">
      <w:pPr>
        <w:pStyle w:val="Code"/>
        <w:rPr>
          <w:ins w:id="219" w:author="Arnaud Dumont" w:date="2014-03-12T12:53:00Z"/>
        </w:rPr>
      </w:pPr>
      <w:r>
        <w:t xml:space="preserve">    "minimumCommitmentStartDate" : "2013-10-07T01:39:22.194",</w:t>
      </w:r>
    </w:p>
    <w:p w:rsidR="008B5708" w:rsidRDefault="008B5708" w:rsidP="00831884">
      <w:pPr>
        <w:pStyle w:val="Code"/>
      </w:pPr>
      <w:ins w:id="220" w:author="Arnaud Dumont" w:date="2014-03-12T12:53:00Z">
        <w:r>
          <w:t xml:space="preserve">    "email" : "</w:t>
        </w:r>
      </w:ins>
      <w:ins w:id="221" w:author="Arnaud Dumont" w:date="2014-03-12T12:54:00Z">
        <w:r>
          <w:t>system@discoverydns.com</w:t>
        </w:r>
      </w:ins>
      <w:ins w:id="222" w:author="Arnaud Dumont" w:date="2014-03-12T12:53:00Z">
        <w:r>
          <w:t>",</w:t>
        </w:r>
      </w:ins>
    </w:p>
    <w:p w:rsidR="00831884" w:rsidRDefault="00831884" w:rsidP="00831884">
      <w:pPr>
        <w:pStyle w:val="Code"/>
      </w:pPr>
      <w:r>
        <w:t xml:space="preserve">    "createDate" : "2013-10-07T01:39:22.194",</w:t>
      </w:r>
    </w:p>
    <w:p w:rsidR="00831884" w:rsidRDefault="00831884" w:rsidP="00831884">
      <w:pPr>
        <w:pStyle w:val="Code"/>
      </w:pPr>
      <w:r>
        <w:t xml:space="preserve">    "createAccountId" : "f73af262-9531-11e2-9b25-2809b571161a",</w:t>
      </w:r>
    </w:p>
    <w:p w:rsidR="00831884" w:rsidRDefault="00831884" w:rsidP="00831884">
      <w:pPr>
        <w:pStyle w:val="Code"/>
      </w:pPr>
      <w:r>
        <w:t xml:space="preserve">    "createAccountIdentifier" : "system",</w:t>
      </w:r>
    </w:p>
    <w:p w:rsidR="00831884" w:rsidRDefault="00831884" w:rsidP="00831884">
      <w:pPr>
        <w:pStyle w:val="Code"/>
      </w:pPr>
      <w:r>
        <w:t xml:space="preserve">    "createUserId" : "ed848682-c1d9-11e2-86bc-e9b9e1409c4c",</w:t>
      </w:r>
    </w:p>
    <w:p w:rsidR="00831884" w:rsidRDefault="00831884" w:rsidP="00831884">
      <w:pPr>
        <w:pStyle w:val="Code"/>
      </w:pPr>
      <w:r>
        <w:t xml:space="preserve">    "createUserName" : "System Admin",</w:t>
      </w:r>
    </w:p>
    <w:p w:rsidR="00831884" w:rsidRDefault="00831884" w:rsidP="00831884">
      <w:pPr>
        <w:pStyle w:val="Code"/>
      </w:pPr>
      <w:r>
        <w:t xml:space="preserve">    "lastUpdateDate" : "2013-10-07T01:39:22.194",</w:t>
      </w:r>
    </w:p>
    <w:p w:rsidR="00831884" w:rsidRDefault="00831884" w:rsidP="00831884">
      <w:pPr>
        <w:pStyle w:val="Code"/>
      </w:pPr>
      <w:r>
        <w:t xml:space="preserve">    "lastUpdateAccountId" : "f73af262-9531-11e2-9b25-2809b571161a",</w:t>
      </w:r>
    </w:p>
    <w:p w:rsidR="00831884" w:rsidRDefault="00831884" w:rsidP="00831884">
      <w:pPr>
        <w:pStyle w:val="Code"/>
      </w:pPr>
      <w:r>
        <w:lastRenderedPageBreak/>
        <w:t xml:space="preserve">    "lastUpdateAccountIdentifier" : "system",</w:t>
      </w:r>
    </w:p>
    <w:p w:rsidR="00831884" w:rsidRDefault="00831884" w:rsidP="00831884">
      <w:pPr>
        <w:pStyle w:val="Code"/>
      </w:pPr>
      <w:r>
        <w:t xml:space="preserve">    "lastUpdateUserId" : "ed848682-c1d9-11e2-86bc-e9b9e1409c4c",</w:t>
      </w:r>
    </w:p>
    <w:p w:rsidR="00831884" w:rsidRDefault="00831884" w:rsidP="00831884">
      <w:pPr>
        <w:pStyle w:val="Code"/>
      </w:pPr>
      <w:r>
        <w:t xml:space="preserve">    "lastUpdateUserName" : "System Admin"</w:t>
      </w:r>
    </w:p>
    <w:p w:rsidR="00831884" w:rsidRDefault="00831884" w:rsidP="00831884">
      <w:pPr>
        <w:pStyle w:val="Code"/>
      </w:pPr>
      <w:r>
        <w:t xml:space="preserve">  }</w:t>
      </w:r>
    </w:p>
    <w:p w:rsidR="00831884" w:rsidRPr="00323508" w:rsidRDefault="00831884" w:rsidP="00831884">
      <w:pPr>
        <w:pStyle w:val="Code"/>
      </w:pPr>
      <w:r>
        <w:t>}</w:t>
      </w:r>
    </w:p>
    <w:p w:rsidR="003A30DE" w:rsidRDefault="003A30DE" w:rsidP="003A30DE">
      <w:pPr>
        <w:pStyle w:val="Heading1"/>
      </w:pPr>
      <w:bookmarkStart w:id="223" w:name="_Toc382406000"/>
      <w:r>
        <w:lastRenderedPageBreak/>
        <w:t>User Commands</w:t>
      </w:r>
      <w:bookmarkEnd w:id="223"/>
    </w:p>
    <w:p w:rsidR="00323508" w:rsidRDefault="008A0F29" w:rsidP="008A0F29">
      <w:pPr>
        <w:pStyle w:val="Heading2"/>
      </w:pPr>
      <w:bookmarkStart w:id="224" w:name="_Toc382406001"/>
      <w:r>
        <w:t>User Get Command</w:t>
      </w:r>
      <w:bookmarkEnd w:id="224"/>
    </w:p>
    <w:p w:rsidR="008A0F29" w:rsidRDefault="008A0F29" w:rsidP="008A0F29">
      <w:r w:rsidRPr="008A0F29">
        <w:t xml:space="preserve">This command is used to retrieve the details of a user object provisioned </w:t>
      </w:r>
      <w:r w:rsidR="00BB3EC1">
        <w:t>in</w:t>
      </w:r>
      <w:r w:rsidR="00BB3EC1" w:rsidRPr="008A0F29">
        <w:t xml:space="preserve"> </w:t>
      </w:r>
      <w:r w:rsidRPr="008A0F29">
        <w:t>the system.</w:t>
      </w:r>
    </w:p>
    <w:p w:rsidR="008A0F29" w:rsidRDefault="008A0F29" w:rsidP="008A0F29">
      <w:pPr>
        <w:pStyle w:val="Heading3"/>
      </w:pPr>
      <w:r>
        <w:t>Request</w:t>
      </w:r>
    </w:p>
    <w:p w:rsidR="008A0F29" w:rsidRDefault="008A0F29" w:rsidP="008A0F29">
      <w:r w:rsidRPr="008A0F29">
        <w:t>A request should be made to the specified URI including the indicated headers</w:t>
      </w:r>
      <w:r w:rsidR="00AE1932">
        <w:t>,</w:t>
      </w:r>
      <w:r w:rsidRPr="008A0F29">
        <w:t xml:space="preserve"> and if required a request body in the format specified.</w:t>
      </w:r>
    </w:p>
    <w:p w:rsidR="008A0F29" w:rsidRDefault="008A0F29" w:rsidP="008A0F29">
      <w:pPr>
        <w:pStyle w:val="FakeHeading4"/>
      </w:pPr>
      <w:r>
        <w:t>URI</w:t>
      </w:r>
    </w:p>
    <w:p w:rsidR="008A0F29" w:rsidRPr="008A0F29" w:rsidRDefault="008A0F29" w:rsidP="008A0F29">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8A0F29" w:rsidRPr="00CC22F1" w:rsidTr="0060648E">
        <w:trPr>
          <w:tblHeader w:val="0"/>
        </w:trPr>
        <w:tc>
          <w:tcPr>
            <w:tcW w:w="1843" w:type="dxa"/>
            <w:shd w:val="clear" w:color="auto" w:fill="BFBFBF" w:themeFill="background1" w:themeFillShade="BF"/>
          </w:tcPr>
          <w:p w:rsidR="008A0F29" w:rsidRPr="00750051" w:rsidRDefault="008A0F29" w:rsidP="0060648E">
            <w:pPr>
              <w:pStyle w:val="Table-Header"/>
            </w:pPr>
            <w:r>
              <w:t>HTTP Method</w:t>
            </w:r>
          </w:p>
        </w:tc>
        <w:tc>
          <w:tcPr>
            <w:tcW w:w="6804" w:type="dxa"/>
            <w:shd w:val="clear" w:color="auto" w:fill="BFBFBF" w:themeFill="background1" w:themeFillShade="BF"/>
          </w:tcPr>
          <w:p w:rsidR="008A0F29" w:rsidRDefault="008A0F29" w:rsidP="0060648E">
            <w:pPr>
              <w:pStyle w:val="Table-Header"/>
            </w:pPr>
            <w:r>
              <w:t>Request URI</w:t>
            </w:r>
          </w:p>
        </w:tc>
      </w:tr>
      <w:tr w:rsidR="008A0F29" w:rsidRPr="00CC22F1" w:rsidTr="0060648E">
        <w:trPr>
          <w:trHeight w:val="113"/>
          <w:tblHeader w:val="0"/>
        </w:trPr>
        <w:tc>
          <w:tcPr>
            <w:tcW w:w="1843" w:type="dxa"/>
          </w:tcPr>
          <w:p w:rsidR="008A0F29" w:rsidRDefault="008A0F29" w:rsidP="0060648E">
            <w:pPr>
              <w:pStyle w:val="Table-Text"/>
            </w:pPr>
            <w:r>
              <w:t>GET</w:t>
            </w:r>
          </w:p>
        </w:tc>
        <w:tc>
          <w:tcPr>
            <w:tcW w:w="6804" w:type="dxa"/>
          </w:tcPr>
          <w:p w:rsidR="008A0F29" w:rsidRDefault="008A0F29" w:rsidP="0060648E">
            <w:pPr>
              <w:pStyle w:val="Table-Text"/>
            </w:pPr>
            <w:r w:rsidRPr="008A0F29">
              <w:t>https://{service-address}/users/{id-or-username}</w:t>
            </w:r>
          </w:p>
        </w:tc>
      </w:tr>
    </w:tbl>
    <w:p w:rsidR="008A0F29" w:rsidRDefault="008A0F29" w:rsidP="008A0F29">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8A0F29" w:rsidRPr="00CC22F1" w:rsidTr="0060648E">
        <w:trPr>
          <w:tblHeader w:val="0"/>
        </w:trPr>
        <w:tc>
          <w:tcPr>
            <w:tcW w:w="1843" w:type="dxa"/>
            <w:shd w:val="clear" w:color="auto" w:fill="BFBFBF" w:themeFill="background1" w:themeFillShade="BF"/>
          </w:tcPr>
          <w:p w:rsidR="008A0F29" w:rsidRPr="00750051" w:rsidRDefault="008A0F29" w:rsidP="0060648E">
            <w:pPr>
              <w:pStyle w:val="Table-Header"/>
            </w:pPr>
            <w:r>
              <w:t>Field</w:t>
            </w:r>
          </w:p>
        </w:tc>
        <w:tc>
          <w:tcPr>
            <w:tcW w:w="6804" w:type="dxa"/>
            <w:shd w:val="clear" w:color="auto" w:fill="BFBFBF" w:themeFill="background1" w:themeFillShade="BF"/>
          </w:tcPr>
          <w:p w:rsidR="008A0F29" w:rsidRDefault="008A0F29" w:rsidP="0060648E">
            <w:pPr>
              <w:pStyle w:val="Table-Header"/>
            </w:pPr>
            <w:r>
              <w:t>Description</w:t>
            </w:r>
          </w:p>
        </w:tc>
      </w:tr>
      <w:tr w:rsidR="008A0F29" w:rsidRPr="00CC22F1" w:rsidTr="0060648E">
        <w:trPr>
          <w:trHeight w:val="113"/>
          <w:tblHeader w:val="0"/>
        </w:trPr>
        <w:tc>
          <w:tcPr>
            <w:tcW w:w="1843" w:type="dxa"/>
          </w:tcPr>
          <w:p w:rsidR="008A0F29" w:rsidRDefault="008A0F29" w:rsidP="0060648E">
            <w:pPr>
              <w:pStyle w:val="Table-Text"/>
            </w:pPr>
            <w:r>
              <w:t>service-address</w:t>
            </w:r>
          </w:p>
        </w:tc>
        <w:tc>
          <w:tcPr>
            <w:tcW w:w="6804" w:type="dxa"/>
          </w:tcPr>
          <w:p w:rsidR="008A0F29" w:rsidRDefault="008A0F29" w:rsidP="006351FF">
            <w:pPr>
              <w:pStyle w:val="Table-Text"/>
            </w:pPr>
            <w:r>
              <w:t xml:space="preserve">The service address as described in section </w:t>
            </w:r>
            <w:r w:rsidR="006351FF">
              <w:t>2.2</w:t>
            </w:r>
          </w:p>
        </w:tc>
      </w:tr>
      <w:tr w:rsidR="008A0F29" w:rsidRPr="00CC22F1" w:rsidTr="0060648E">
        <w:trPr>
          <w:trHeight w:val="113"/>
          <w:tblHeader w:val="0"/>
        </w:trPr>
        <w:tc>
          <w:tcPr>
            <w:tcW w:w="1843" w:type="dxa"/>
          </w:tcPr>
          <w:p w:rsidR="008A0F29" w:rsidRDefault="008A0F29" w:rsidP="0060648E">
            <w:pPr>
              <w:pStyle w:val="Table-Text"/>
            </w:pPr>
            <w:r>
              <w:t>i</w:t>
            </w:r>
            <w:r w:rsidRPr="008A0F29">
              <w:t>d-or-username</w:t>
            </w:r>
          </w:p>
        </w:tc>
        <w:tc>
          <w:tcPr>
            <w:tcW w:w="6804" w:type="dxa"/>
          </w:tcPr>
          <w:p w:rsidR="008A0F29" w:rsidRDefault="008A0F29" w:rsidP="0060648E">
            <w:pPr>
              <w:pStyle w:val="Table-Text"/>
            </w:pPr>
            <w:r w:rsidRPr="008A0F29">
              <w:t>The id or username of the user whose details you want to retrieve</w:t>
            </w:r>
          </w:p>
        </w:tc>
      </w:tr>
    </w:tbl>
    <w:p w:rsidR="008A0F29" w:rsidRDefault="008A0F29" w:rsidP="008A0F29">
      <w:pPr>
        <w:pStyle w:val="FakeHeading4"/>
      </w:pPr>
      <w:r>
        <w:t>Query Parameters</w:t>
      </w:r>
    </w:p>
    <w:p w:rsidR="008A0F29" w:rsidRPr="008A0F29" w:rsidRDefault="008A0F29" w:rsidP="008A0F29">
      <w:r w:rsidRPr="008A0F29">
        <w:t>Not allowed for this command</w:t>
      </w:r>
      <w:r>
        <w:t>.</w:t>
      </w:r>
    </w:p>
    <w:p w:rsidR="008A0F29" w:rsidRDefault="008A0F29" w:rsidP="008A0F29">
      <w:pPr>
        <w:pStyle w:val="FakeHeading4"/>
      </w:pPr>
      <w:r>
        <w:t>Request Headers</w:t>
      </w:r>
    </w:p>
    <w:p w:rsidR="008A0F29" w:rsidRDefault="008A0F29" w:rsidP="008A0F29">
      <w:r w:rsidRPr="008A0F29">
        <w:t xml:space="preserve">Only the standard request headers described in section </w:t>
      </w:r>
      <w:r w:rsidR="005375DB">
        <w:t>2.6</w:t>
      </w:r>
      <w:r w:rsidRPr="008A0F29">
        <w:t xml:space="preserve"> are supported</w:t>
      </w:r>
      <w:r>
        <w:t>.</w:t>
      </w:r>
    </w:p>
    <w:p w:rsidR="008A0F29" w:rsidRDefault="008A0F29" w:rsidP="008A0F29">
      <w:pPr>
        <w:pStyle w:val="FakeHeading4"/>
      </w:pPr>
      <w:r>
        <w:t>Request Body</w:t>
      </w:r>
    </w:p>
    <w:p w:rsidR="008A0F29" w:rsidRDefault="008A0F29" w:rsidP="008A0F29">
      <w:r w:rsidRPr="008A0F29">
        <w:t>Not allowed for this command</w:t>
      </w:r>
      <w:r>
        <w:t>.</w:t>
      </w:r>
    </w:p>
    <w:p w:rsidR="008A0F29" w:rsidRDefault="008A0F29" w:rsidP="008A0F29">
      <w:pPr>
        <w:pStyle w:val="Heading3"/>
      </w:pPr>
      <w:r>
        <w:t>Response</w:t>
      </w:r>
    </w:p>
    <w:p w:rsidR="008A0F29" w:rsidRDefault="008A0F29" w:rsidP="008A0F29">
      <w:r w:rsidRPr="008A0F29">
        <w:t>The response will include a status code, response headers and in some case a response body encoded according to the relevant header.</w:t>
      </w:r>
    </w:p>
    <w:p w:rsidR="008A0F29" w:rsidRDefault="008A0F29" w:rsidP="008A0F29">
      <w:pPr>
        <w:pStyle w:val="FakeHeading4"/>
      </w:pPr>
      <w:r>
        <w:t>Status Code</w:t>
      </w:r>
    </w:p>
    <w:p w:rsidR="008A0F29" w:rsidRDefault="008A0F29" w:rsidP="008A0F29">
      <w:r w:rsidRPr="008A0F29">
        <w:t>On success this command will return http status code 200 (OK).</w:t>
      </w:r>
    </w:p>
    <w:p w:rsidR="008A0F29" w:rsidRDefault="008A0F29" w:rsidP="008A0F29">
      <w:pPr>
        <w:pStyle w:val="FakeHeading4"/>
      </w:pPr>
      <w:r>
        <w:lastRenderedPageBreak/>
        <w:t>Response Headers</w:t>
      </w:r>
    </w:p>
    <w:p w:rsidR="008A0F29" w:rsidRDefault="008A0F29" w:rsidP="008A0F29">
      <w:r w:rsidRPr="008A0F29">
        <w:t xml:space="preserve">Only the standard response headers described in section </w:t>
      </w:r>
      <w:r w:rsidR="005375DB">
        <w:t>2.7</w:t>
      </w:r>
      <w:r w:rsidRPr="008A0F29">
        <w:t xml:space="preserve"> are returned.</w:t>
      </w:r>
    </w:p>
    <w:p w:rsidR="00DB240D" w:rsidRDefault="00DB240D" w:rsidP="00DB240D">
      <w:pPr>
        <w:pStyle w:val="FakeHeading4"/>
      </w:pPr>
      <w:r>
        <w:t>Response Body</w:t>
      </w:r>
    </w:p>
    <w:p w:rsidR="008A0F29" w:rsidRDefault="008A0F29" w:rsidP="008A0F29">
      <w:r w:rsidRPr="008A0F29">
        <w:t>A JSON representation of the user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50"/>
        <w:gridCol w:w="1403"/>
        <w:gridCol w:w="4394"/>
      </w:tblGrid>
      <w:tr w:rsidR="008A0F29" w:rsidRPr="00CC22F1" w:rsidTr="0060648E">
        <w:trPr>
          <w:tblHeader w:val="0"/>
        </w:trPr>
        <w:tc>
          <w:tcPr>
            <w:tcW w:w="2850" w:type="dxa"/>
            <w:shd w:val="clear" w:color="auto" w:fill="BFBFBF" w:themeFill="background1" w:themeFillShade="BF"/>
          </w:tcPr>
          <w:p w:rsidR="008A0F29" w:rsidRPr="00750051" w:rsidRDefault="008A0F29" w:rsidP="0060648E">
            <w:pPr>
              <w:pStyle w:val="Table-Header"/>
            </w:pPr>
            <w:r>
              <w:t>Field Name</w:t>
            </w:r>
          </w:p>
        </w:tc>
        <w:tc>
          <w:tcPr>
            <w:tcW w:w="1403" w:type="dxa"/>
            <w:shd w:val="clear" w:color="auto" w:fill="BFBFBF" w:themeFill="background1" w:themeFillShade="BF"/>
          </w:tcPr>
          <w:p w:rsidR="008A0F29" w:rsidRDefault="008A0F29" w:rsidP="0060648E">
            <w:pPr>
              <w:pStyle w:val="Table-Header"/>
            </w:pPr>
            <w:r>
              <w:t>Type</w:t>
            </w:r>
          </w:p>
        </w:tc>
        <w:tc>
          <w:tcPr>
            <w:tcW w:w="4394" w:type="dxa"/>
            <w:shd w:val="clear" w:color="auto" w:fill="BFBFBF" w:themeFill="background1" w:themeFillShade="BF"/>
          </w:tcPr>
          <w:p w:rsidR="008A0F29" w:rsidRDefault="008A0F29" w:rsidP="0060648E">
            <w:pPr>
              <w:pStyle w:val="Table-Header"/>
            </w:pPr>
            <w:r>
              <w:t>Description</w:t>
            </w:r>
          </w:p>
        </w:tc>
      </w:tr>
      <w:tr w:rsidR="008A0F29" w:rsidRPr="00CC22F1" w:rsidTr="0060648E">
        <w:trPr>
          <w:trHeight w:val="113"/>
          <w:tblHeader w:val="0"/>
        </w:trPr>
        <w:tc>
          <w:tcPr>
            <w:tcW w:w="2850" w:type="dxa"/>
          </w:tcPr>
          <w:p w:rsidR="008A0F29" w:rsidRDefault="008A0F29" w:rsidP="008A0F29">
            <w:pPr>
              <w:pStyle w:val="Table-Text"/>
            </w:pPr>
            <w:r>
              <w:t>@uri</w:t>
            </w:r>
          </w:p>
        </w:tc>
        <w:tc>
          <w:tcPr>
            <w:tcW w:w="1403" w:type="dxa"/>
          </w:tcPr>
          <w:p w:rsidR="008A0F29" w:rsidRDefault="008A0F29" w:rsidP="008A0F29">
            <w:pPr>
              <w:pStyle w:val="Table-Text"/>
            </w:pPr>
            <w:r>
              <w:t>string</w:t>
            </w:r>
          </w:p>
        </w:tc>
        <w:tc>
          <w:tcPr>
            <w:tcW w:w="4394" w:type="dxa"/>
          </w:tcPr>
          <w:p w:rsidR="008A0F29" w:rsidRDefault="008A0F29" w:rsidP="00117D02">
            <w:pPr>
              <w:pStyle w:val="Table-Text"/>
            </w:pPr>
            <w:r>
              <w:t>The uri that can be used to obtain information about this object</w:t>
            </w:r>
          </w:p>
        </w:tc>
      </w:tr>
      <w:tr w:rsidR="008A0F29" w:rsidRPr="00CC22F1" w:rsidTr="0060648E">
        <w:trPr>
          <w:trHeight w:val="113"/>
          <w:tblHeader w:val="0"/>
        </w:trPr>
        <w:tc>
          <w:tcPr>
            <w:tcW w:w="2850" w:type="dxa"/>
          </w:tcPr>
          <w:p w:rsidR="008A0F29" w:rsidRDefault="008A0F29" w:rsidP="008A0F29">
            <w:pPr>
              <w:pStyle w:val="Table-Text"/>
            </w:pPr>
            <w:r>
              <w:t>id</w:t>
            </w:r>
          </w:p>
        </w:tc>
        <w:tc>
          <w:tcPr>
            <w:tcW w:w="1403" w:type="dxa"/>
          </w:tcPr>
          <w:p w:rsidR="008A0F29" w:rsidRDefault="008A0F29" w:rsidP="008A0F29">
            <w:pPr>
              <w:pStyle w:val="Table-Text"/>
            </w:pPr>
            <w:r>
              <w:t>uuid</w:t>
            </w:r>
          </w:p>
        </w:tc>
        <w:tc>
          <w:tcPr>
            <w:tcW w:w="4394" w:type="dxa"/>
          </w:tcPr>
          <w:p w:rsidR="008A0F29" w:rsidRDefault="008A0F29" w:rsidP="008A0F29">
            <w:pPr>
              <w:pStyle w:val="Table-Text"/>
            </w:pPr>
            <w:r>
              <w:t>The UUID of the object</w:t>
            </w:r>
          </w:p>
        </w:tc>
      </w:tr>
      <w:tr w:rsidR="008A0F29" w:rsidRPr="00CC22F1" w:rsidTr="0060648E">
        <w:trPr>
          <w:trHeight w:val="113"/>
          <w:tblHeader w:val="0"/>
        </w:trPr>
        <w:tc>
          <w:tcPr>
            <w:tcW w:w="2850" w:type="dxa"/>
          </w:tcPr>
          <w:p w:rsidR="008A0F29" w:rsidRDefault="008A0F29" w:rsidP="008A0F29">
            <w:pPr>
              <w:pStyle w:val="Table-Text"/>
            </w:pPr>
            <w:r>
              <w:t>version</w:t>
            </w:r>
          </w:p>
        </w:tc>
        <w:tc>
          <w:tcPr>
            <w:tcW w:w="1403" w:type="dxa"/>
          </w:tcPr>
          <w:p w:rsidR="008A0F29" w:rsidRDefault="008A0F29" w:rsidP="008A0F29">
            <w:pPr>
              <w:pStyle w:val="Table-Text"/>
            </w:pPr>
            <w:r>
              <w:t>integer</w:t>
            </w:r>
          </w:p>
        </w:tc>
        <w:tc>
          <w:tcPr>
            <w:tcW w:w="4394" w:type="dxa"/>
          </w:tcPr>
          <w:p w:rsidR="008A0F29" w:rsidRDefault="00117D02" w:rsidP="008A0F29">
            <w:pPr>
              <w:pStyle w:val="Table-Text"/>
            </w:pPr>
            <w:r>
              <w:t>The current version of the object. This should be sent back to the server with any update commands for this object to ensure that concurrent modifications errors do not occur</w:t>
            </w:r>
          </w:p>
        </w:tc>
      </w:tr>
      <w:tr w:rsidR="008A0F29" w:rsidRPr="00CC22F1" w:rsidTr="0060648E">
        <w:trPr>
          <w:trHeight w:val="113"/>
          <w:tblHeader w:val="0"/>
        </w:trPr>
        <w:tc>
          <w:tcPr>
            <w:tcW w:w="2850" w:type="dxa"/>
          </w:tcPr>
          <w:p w:rsidR="008A0F29" w:rsidRDefault="008A0F29" w:rsidP="008A0F29">
            <w:pPr>
              <w:pStyle w:val="Table-Text"/>
            </w:pPr>
            <w:r>
              <w:t>username</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username of the user</w:t>
            </w:r>
          </w:p>
        </w:tc>
      </w:tr>
      <w:tr w:rsidR="008A0F29" w:rsidRPr="00CC22F1" w:rsidTr="0060648E">
        <w:trPr>
          <w:trHeight w:val="113"/>
          <w:tblHeader w:val="0"/>
        </w:trPr>
        <w:tc>
          <w:tcPr>
            <w:tcW w:w="2850" w:type="dxa"/>
          </w:tcPr>
          <w:p w:rsidR="008A0F29" w:rsidRDefault="008A0F29" w:rsidP="008A0F29">
            <w:pPr>
              <w:pStyle w:val="Table-Text"/>
            </w:pPr>
            <w:r>
              <w:t>name</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name of the user</w:t>
            </w:r>
          </w:p>
        </w:tc>
      </w:tr>
      <w:tr w:rsidR="008A0F29" w:rsidRPr="00CC22F1" w:rsidTr="0060648E">
        <w:trPr>
          <w:trHeight w:val="113"/>
          <w:tblHeader w:val="0"/>
        </w:trPr>
        <w:tc>
          <w:tcPr>
            <w:tcW w:w="2850" w:type="dxa"/>
          </w:tcPr>
          <w:p w:rsidR="008A0F29" w:rsidRDefault="008A0F29" w:rsidP="008A0F29">
            <w:pPr>
              <w:pStyle w:val="Table-Text"/>
            </w:pPr>
            <w:r>
              <w:t>email</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email address of the user</w:t>
            </w:r>
          </w:p>
        </w:tc>
      </w:tr>
      <w:tr w:rsidR="008A0F29" w:rsidRPr="00CC22F1" w:rsidTr="0060648E">
        <w:trPr>
          <w:trHeight w:val="113"/>
          <w:tblHeader w:val="0"/>
        </w:trPr>
        <w:tc>
          <w:tcPr>
            <w:tcW w:w="2850" w:type="dxa"/>
          </w:tcPr>
          <w:p w:rsidR="008A0F29" w:rsidRDefault="008A0F29" w:rsidP="008A0F29">
            <w:pPr>
              <w:pStyle w:val="Table-Text"/>
            </w:pPr>
            <w:r>
              <w:t>passwordExpireDate</w:t>
            </w:r>
          </w:p>
        </w:tc>
        <w:tc>
          <w:tcPr>
            <w:tcW w:w="1403" w:type="dxa"/>
          </w:tcPr>
          <w:p w:rsidR="008A0F29" w:rsidRDefault="008A0F29" w:rsidP="008A0F29">
            <w:pPr>
              <w:pStyle w:val="Table-Text"/>
            </w:pPr>
            <w:r>
              <w:t>timestamp</w:t>
            </w:r>
          </w:p>
        </w:tc>
        <w:tc>
          <w:tcPr>
            <w:tcW w:w="4394" w:type="dxa"/>
          </w:tcPr>
          <w:p w:rsidR="008A0F29" w:rsidRDefault="008A0F29" w:rsidP="008A0F29">
            <w:pPr>
              <w:pStyle w:val="Table-Text"/>
            </w:pPr>
            <w:r>
              <w:t>The date and time in UTC that the password of this user will expire and require changing</w:t>
            </w:r>
          </w:p>
        </w:tc>
      </w:tr>
      <w:tr w:rsidR="008A0F29" w:rsidRPr="00CC22F1" w:rsidTr="0060648E">
        <w:trPr>
          <w:trHeight w:val="113"/>
          <w:tblHeader w:val="0"/>
        </w:trPr>
        <w:tc>
          <w:tcPr>
            <w:tcW w:w="2850" w:type="dxa"/>
          </w:tcPr>
          <w:p w:rsidR="008A0F29" w:rsidRDefault="008A0F29" w:rsidP="008A0F29">
            <w:pPr>
              <w:pStyle w:val="Table-Text"/>
            </w:pPr>
            <w:r>
              <w:t>sponsorAccountId</w:t>
            </w:r>
          </w:p>
        </w:tc>
        <w:tc>
          <w:tcPr>
            <w:tcW w:w="1403" w:type="dxa"/>
          </w:tcPr>
          <w:p w:rsidR="008A0F29" w:rsidRDefault="008A0F29" w:rsidP="008A0F29">
            <w:pPr>
              <w:pStyle w:val="Table-Text"/>
            </w:pPr>
            <w:r>
              <w:t>uuid</w:t>
            </w:r>
          </w:p>
        </w:tc>
        <w:tc>
          <w:tcPr>
            <w:tcW w:w="4394" w:type="dxa"/>
          </w:tcPr>
          <w:p w:rsidR="008A0F29" w:rsidRDefault="008A0F29" w:rsidP="008A0F29">
            <w:pPr>
              <w:pStyle w:val="Table-Text"/>
            </w:pPr>
            <w:r>
              <w:t>The UUID of the account that the user is a member of (currently owned by or is sponsored by)</w:t>
            </w:r>
          </w:p>
        </w:tc>
      </w:tr>
      <w:tr w:rsidR="008A0F29" w:rsidRPr="00CC22F1" w:rsidTr="0060648E">
        <w:trPr>
          <w:trHeight w:val="113"/>
          <w:tblHeader w:val="0"/>
        </w:trPr>
        <w:tc>
          <w:tcPr>
            <w:tcW w:w="2850" w:type="dxa"/>
          </w:tcPr>
          <w:p w:rsidR="008A0F29" w:rsidRDefault="008A0F29" w:rsidP="008A0F29">
            <w:pPr>
              <w:pStyle w:val="Table-Text"/>
            </w:pPr>
            <w:r>
              <w:t>sponsorAccountIdentifier</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identifier of the account that the user is a member of (currently owned by or is sponsored by)</w:t>
            </w:r>
          </w:p>
        </w:tc>
      </w:tr>
      <w:tr w:rsidR="008A0F29" w:rsidRPr="00CC22F1" w:rsidTr="0060648E">
        <w:trPr>
          <w:trHeight w:val="113"/>
          <w:tblHeader w:val="0"/>
        </w:trPr>
        <w:tc>
          <w:tcPr>
            <w:tcW w:w="2850" w:type="dxa"/>
          </w:tcPr>
          <w:p w:rsidR="008A0F29" w:rsidRDefault="008A0F29" w:rsidP="008A0F29">
            <w:pPr>
              <w:pStyle w:val="Table-Text"/>
            </w:pPr>
            <w:r>
              <w:t>status</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current status of the user</w:t>
            </w:r>
          </w:p>
        </w:tc>
      </w:tr>
      <w:tr w:rsidR="008A0F29" w:rsidRPr="00CC22F1" w:rsidTr="0060648E">
        <w:trPr>
          <w:trHeight w:val="113"/>
          <w:tblHeader w:val="0"/>
        </w:trPr>
        <w:tc>
          <w:tcPr>
            <w:tcW w:w="2850" w:type="dxa"/>
          </w:tcPr>
          <w:p w:rsidR="008A0F29" w:rsidRDefault="008A0F29" w:rsidP="008A0F29">
            <w:pPr>
              <w:pStyle w:val="Table-Text"/>
            </w:pPr>
            <w:r>
              <w:t>roles</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A list containing the names of the roles assigned to this user</w:t>
            </w:r>
          </w:p>
        </w:tc>
      </w:tr>
      <w:tr w:rsidR="008A0F29" w:rsidRPr="00CC22F1" w:rsidTr="0060648E">
        <w:trPr>
          <w:trHeight w:val="113"/>
          <w:tblHeader w:val="0"/>
        </w:trPr>
        <w:tc>
          <w:tcPr>
            <w:tcW w:w="2850" w:type="dxa"/>
          </w:tcPr>
          <w:p w:rsidR="008A0F29" w:rsidRDefault="008A0F29" w:rsidP="008A0F29">
            <w:pPr>
              <w:pStyle w:val="Table-Text"/>
            </w:pPr>
            <w:r>
              <w:t>createDate</w:t>
            </w:r>
          </w:p>
        </w:tc>
        <w:tc>
          <w:tcPr>
            <w:tcW w:w="1403" w:type="dxa"/>
          </w:tcPr>
          <w:p w:rsidR="008A0F29" w:rsidRDefault="008A0F29" w:rsidP="008A0F29">
            <w:pPr>
              <w:pStyle w:val="Table-Text"/>
            </w:pPr>
            <w:r>
              <w:t>timestamp</w:t>
            </w:r>
          </w:p>
        </w:tc>
        <w:tc>
          <w:tcPr>
            <w:tcW w:w="4394" w:type="dxa"/>
          </w:tcPr>
          <w:p w:rsidR="008A0F29" w:rsidRDefault="008A0F29" w:rsidP="008A0F29">
            <w:pPr>
              <w:pStyle w:val="Table-Text"/>
            </w:pPr>
            <w:r>
              <w:t>The date and time in UTC that this object was created</w:t>
            </w:r>
          </w:p>
        </w:tc>
      </w:tr>
      <w:tr w:rsidR="008A0F29" w:rsidRPr="00CC22F1" w:rsidTr="0060648E">
        <w:trPr>
          <w:trHeight w:val="113"/>
          <w:tblHeader w:val="0"/>
        </w:trPr>
        <w:tc>
          <w:tcPr>
            <w:tcW w:w="2850" w:type="dxa"/>
          </w:tcPr>
          <w:p w:rsidR="008A0F29" w:rsidRDefault="008A0F29" w:rsidP="008A0F29">
            <w:pPr>
              <w:pStyle w:val="Table-Text"/>
            </w:pPr>
            <w:r>
              <w:t>createAccountId</w:t>
            </w:r>
          </w:p>
        </w:tc>
        <w:tc>
          <w:tcPr>
            <w:tcW w:w="1403" w:type="dxa"/>
          </w:tcPr>
          <w:p w:rsidR="008A0F29" w:rsidRDefault="008A0F29" w:rsidP="008A0F29">
            <w:pPr>
              <w:pStyle w:val="Table-Text"/>
            </w:pPr>
            <w:r>
              <w:t>uuid</w:t>
            </w:r>
          </w:p>
        </w:tc>
        <w:tc>
          <w:tcPr>
            <w:tcW w:w="4394" w:type="dxa"/>
          </w:tcPr>
          <w:p w:rsidR="008A0F29" w:rsidRDefault="008A0F29" w:rsidP="008A0F29">
            <w:pPr>
              <w:pStyle w:val="Table-Text"/>
            </w:pPr>
            <w:r>
              <w:t>The UUID of the account which created the object</w:t>
            </w:r>
          </w:p>
        </w:tc>
      </w:tr>
      <w:tr w:rsidR="008A0F29" w:rsidRPr="00CC22F1" w:rsidTr="0060648E">
        <w:trPr>
          <w:trHeight w:val="113"/>
          <w:tblHeader w:val="0"/>
        </w:trPr>
        <w:tc>
          <w:tcPr>
            <w:tcW w:w="2850" w:type="dxa"/>
          </w:tcPr>
          <w:p w:rsidR="008A0F29" w:rsidRDefault="008A0F29" w:rsidP="008A0F29">
            <w:pPr>
              <w:pStyle w:val="Table-Text"/>
            </w:pPr>
            <w:r>
              <w:t>createAccountIdentifier</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identifier of the account which created the object</w:t>
            </w:r>
          </w:p>
        </w:tc>
      </w:tr>
      <w:tr w:rsidR="008A0F29" w:rsidRPr="00CC22F1" w:rsidTr="0060648E">
        <w:trPr>
          <w:trHeight w:val="113"/>
          <w:tblHeader w:val="0"/>
        </w:trPr>
        <w:tc>
          <w:tcPr>
            <w:tcW w:w="2850" w:type="dxa"/>
          </w:tcPr>
          <w:p w:rsidR="008A0F29" w:rsidRDefault="008A0F29" w:rsidP="008A0F29">
            <w:pPr>
              <w:pStyle w:val="Table-Text"/>
            </w:pPr>
            <w:r>
              <w:t>createUserId</w:t>
            </w:r>
          </w:p>
        </w:tc>
        <w:tc>
          <w:tcPr>
            <w:tcW w:w="1403" w:type="dxa"/>
          </w:tcPr>
          <w:p w:rsidR="008A0F29" w:rsidRDefault="008A0F29" w:rsidP="008A0F29">
            <w:pPr>
              <w:pStyle w:val="Table-Text"/>
            </w:pPr>
            <w:r>
              <w:t>uuid</w:t>
            </w:r>
          </w:p>
        </w:tc>
        <w:tc>
          <w:tcPr>
            <w:tcW w:w="4394" w:type="dxa"/>
          </w:tcPr>
          <w:p w:rsidR="008A0F29" w:rsidRDefault="008A0F29" w:rsidP="008A0F29">
            <w:pPr>
              <w:pStyle w:val="Table-Text"/>
            </w:pPr>
            <w:r>
              <w:t>The UUID of the user which created the object</w:t>
            </w:r>
          </w:p>
        </w:tc>
      </w:tr>
      <w:tr w:rsidR="008A0F29" w:rsidRPr="00CC22F1" w:rsidTr="0060648E">
        <w:trPr>
          <w:trHeight w:val="113"/>
          <w:tblHeader w:val="0"/>
        </w:trPr>
        <w:tc>
          <w:tcPr>
            <w:tcW w:w="2850" w:type="dxa"/>
          </w:tcPr>
          <w:p w:rsidR="008A0F29" w:rsidRDefault="008A0F29" w:rsidP="008A0F29">
            <w:pPr>
              <w:pStyle w:val="Table-Text"/>
            </w:pPr>
            <w:r>
              <w:t>createUserName</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name of the user which created the object</w:t>
            </w:r>
          </w:p>
        </w:tc>
      </w:tr>
      <w:tr w:rsidR="008A0F29" w:rsidRPr="00CC22F1" w:rsidTr="0060648E">
        <w:trPr>
          <w:trHeight w:val="113"/>
          <w:tblHeader w:val="0"/>
        </w:trPr>
        <w:tc>
          <w:tcPr>
            <w:tcW w:w="2850" w:type="dxa"/>
          </w:tcPr>
          <w:p w:rsidR="008A0F29" w:rsidRDefault="008A0F29" w:rsidP="008A0F29">
            <w:pPr>
              <w:pStyle w:val="Table-Text"/>
            </w:pPr>
            <w:r>
              <w:t>lastUpdateDate</w:t>
            </w:r>
          </w:p>
        </w:tc>
        <w:tc>
          <w:tcPr>
            <w:tcW w:w="1403" w:type="dxa"/>
          </w:tcPr>
          <w:p w:rsidR="008A0F29" w:rsidRDefault="008A0F29" w:rsidP="008A0F29">
            <w:pPr>
              <w:pStyle w:val="Table-Text"/>
            </w:pPr>
            <w:r>
              <w:t>timestamp</w:t>
            </w:r>
          </w:p>
        </w:tc>
        <w:tc>
          <w:tcPr>
            <w:tcW w:w="4394" w:type="dxa"/>
          </w:tcPr>
          <w:p w:rsidR="008A0F29" w:rsidRDefault="008A0F29" w:rsidP="008A0F29">
            <w:pPr>
              <w:pStyle w:val="Table-Text"/>
            </w:pPr>
            <w:r>
              <w:t>The date and time in UTC that this object was last updated, null if the object has never been updated</w:t>
            </w:r>
          </w:p>
        </w:tc>
      </w:tr>
      <w:tr w:rsidR="008A0F29" w:rsidRPr="00CC22F1" w:rsidTr="0060648E">
        <w:trPr>
          <w:trHeight w:val="113"/>
          <w:tblHeader w:val="0"/>
        </w:trPr>
        <w:tc>
          <w:tcPr>
            <w:tcW w:w="2850" w:type="dxa"/>
          </w:tcPr>
          <w:p w:rsidR="008A0F29" w:rsidRDefault="008A0F29" w:rsidP="008A0F29">
            <w:pPr>
              <w:pStyle w:val="Table-Text"/>
            </w:pPr>
            <w:r>
              <w:t>lastUpdateAccountId</w:t>
            </w:r>
          </w:p>
        </w:tc>
        <w:tc>
          <w:tcPr>
            <w:tcW w:w="1403" w:type="dxa"/>
          </w:tcPr>
          <w:p w:rsidR="008A0F29" w:rsidRDefault="008A0F29" w:rsidP="008A0F29">
            <w:pPr>
              <w:pStyle w:val="Table-Text"/>
            </w:pPr>
            <w:r>
              <w:t>uuid</w:t>
            </w:r>
          </w:p>
        </w:tc>
        <w:tc>
          <w:tcPr>
            <w:tcW w:w="4394" w:type="dxa"/>
          </w:tcPr>
          <w:p w:rsidR="008A0F29" w:rsidRDefault="008A0F29" w:rsidP="008A0F29">
            <w:pPr>
              <w:pStyle w:val="Table-Text"/>
            </w:pPr>
            <w:r>
              <w:t>The UUID of the account which last updated the object, null if the object has never been updated</w:t>
            </w:r>
          </w:p>
        </w:tc>
      </w:tr>
      <w:tr w:rsidR="008A0F29" w:rsidRPr="00CC22F1" w:rsidTr="0060648E">
        <w:trPr>
          <w:trHeight w:val="113"/>
          <w:tblHeader w:val="0"/>
        </w:trPr>
        <w:tc>
          <w:tcPr>
            <w:tcW w:w="2850" w:type="dxa"/>
          </w:tcPr>
          <w:p w:rsidR="008A0F29" w:rsidRDefault="008A0F29" w:rsidP="008A0F29">
            <w:pPr>
              <w:pStyle w:val="Table-Text"/>
            </w:pPr>
            <w:r>
              <w:t>lastUpdateAccountIdentifier</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identifier of the account which last updated the object, null if the object has never been updated</w:t>
            </w:r>
          </w:p>
        </w:tc>
      </w:tr>
      <w:tr w:rsidR="008A0F29" w:rsidRPr="00CC22F1" w:rsidTr="0060648E">
        <w:trPr>
          <w:trHeight w:val="113"/>
          <w:tblHeader w:val="0"/>
        </w:trPr>
        <w:tc>
          <w:tcPr>
            <w:tcW w:w="2850" w:type="dxa"/>
          </w:tcPr>
          <w:p w:rsidR="008A0F29" w:rsidRDefault="008A0F29" w:rsidP="008A0F29">
            <w:pPr>
              <w:pStyle w:val="Table-Text"/>
            </w:pPr>
            <w:r>
              <w:t>lastUpdateUserId</w:t>
            </w:r>
          </w:p>
        </w:tc>
        <w:tc>
          <w:tcPr>
            <w:tcW w:w="1403" w:type="dxa"/>
          </w:tcPr>
          <w:p w:rsidR="008A0F29" w:rsidRDefault="008A0F29" w:rsidP="008A0F29">
            <w:pPr>
              <w:pStyle w:val="Table-Text"/>
            </w:pPr>
            <w:r>
              <w:t>uuid</w:t>
            </w:r>
          </w:p>
        </w:tc>
        <w:tc>
          <w:tcPr>
            <w:tcW w:w="4394" w:type="dxa"/>
          </w:tcPr>
          <w:p w:rsidR="008A0F29" w:rsidRDefault="008A0F29" w:rsidP="008A0F29">
            <w:pPr>
              <w:pStyle w:val="Table-Text"/>
            </w:pPr>
            <w:r>
              <w:t>The UUID of the user which last updated the object, null if the object has never been updated</w:t>
            </w:r>
          </w:p>
        </w:tc>
      </w:tr>
      <w:tr w:rsidR="008A0F29" w:rsidRPr="00CC22F1" w:rsidTr="0060648E">
        <w:trPr>
          <w:trHeight w:val="113"/>
          <w:tblHeader w:val="0"/>
        </w:trPr>
        <w:tc>
          <w:tcPr>
            <w:tcW w:w="2850" w:type="dxa"/>
          </w:tcPr>
          <w:p w:rsidR="008A0F29" w:rsidRDefault="008A0F29" w:rsidP="008A0F29">
            <w:pPr>
              <w:pStyle w:val="Table-Text"/>
            </w:pPr>
            <w:r>
              <w:t>lastUpdateUserName</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name of the user which last updated the object, null if the object has never been updated</w:t>
            </w:r>
          </w:p>
        </w:tc>
      </w:tr>
    </w:tbl>
    <w:p w:rsidR="008A0F29" w:rsidRDefault="008A0F29" w:rsidP="00FB749C">
      <w:pPr>
        <w:pStyle w:val="Heading3"/>
        <w:pageBreakBefore/>
      </w:pPr>
      <w:r>
        <w:lastRenderedPageBreak/>
        <w:t>Example</w:t>
      </w:r>
    </w:p>
    <w:p w:rsidR="008A0F29" w:rsidRDefault="008A0F29" w:rsidP="008A0F29">
      <w:r>
        <w:t>Below is an example of a user get command request and response:</w:t>
      </w:r>
    </w:p>
    <w:p w:rsidR="008A0F29" w:rsidRDefault="008A0F29" w:rsidP="008A0F29">
      <w:r>
        <w:t>Request:</w:t>
      </w:r>
    </w:p>
    <w:p w:rsidR="008A0F29" w:rsidRDefault="008A0F29" w:rsidP="008A0F29">
      <w:pPr>
        <w:pStyle w:val="Code"/>
      </w:pPr>
      <w:r>
        <w:t>GET /users/273cf562-da2e-4f3d-82b7-f13e4e374b1f HTTP/1.1</w:t>
      </w:r>
    </w:p>
    <w:p w:rsidR="008A0F29" w:rsidRDefault="008A0F29" w:rsidP="008A0F29">
      <w:pPr>
        <w:pStyle w:val="Code"/>
      </w:pPr>
      <w:r>
        <w:t>Client-Transaction-Id: c3287a87-868c-4cdc-9bf3-1cd1af28f118</w:t>
      </w:r>
    </w:p>
    <w:p w:rsidR="008A0F29" w:rsidRDefault="008A0F29" w:rsidP="008A0F29">
      <w:pPr>
        <w:pStyle w:val="Code"/>
      </w:pPr>
      <w:r>
        <w:t>Accept: application/json</w:t>
      </w:r>
    </w:p>
    <w:p w:rsidR="008A0F29" w:rsidRDefault="008A0F29" w:rsidP="008A0F29">
      <w:pPr>
        <w:pStyle w:val="Code"/>
      </w:pPr>
      <w:r>
        <w:t>User-Agent: Jersey/2.2 (Apache HttpClient 4.2.5)</w:t>
      </w:r>
    </w:p>
    <w:p w:rsidR="008A0F29" w:rsidRDefault="008A0F29" w:rsidP="008A0F29">
      <w:pPr>
        <w:pStyle w:val="Code"/>
      </w:pPr>
      <w:r>
        <w:t>Host: api.discoverydns.com</w:t>
      </w:r>
    </w:p>
    <w:p w:rsidR="008A0F29" w:rsidRDefault="008A0F29" w:rsidP="008A0F29">
      <w:pPr>
        <w:pStyle w:val="Code"/>
      </w:pPr>
      <w:r>
        <w:t>Connection: Keep-Alive</w:t>
      </w:r>
    </w:p>
    <w:p w:rsidR="008A0F29" w:rsidRDefault="008A0F29" w:rsidP="008A0F29">
      <w:pPr>
        <w:pStyle w:val="Code"/>
      </w:pPr>
    </w:p>
    <w:p w:rsidR="008A0F29" w:rsidRDefault="008A0F29" w:rsidP="008A0F29">
      <w:r>
        <w:t>Response:</w:t>
      </w:r>
    </w:p>
    <w:p w:rsidR="008A0F29" w:rsidRDefault="008A0F29" w:rsidP="008A0F29">
      <w:pPr>
        <w:pStyle w:val="Code"/>
      </w:pPr>
      <w:r>
        <w:t>HTTP/1.1 200 OK</w:t>
      </w:r>
    </w:p>
    <w:p w:rsidR="008A0F29" w:rsidRDefault="008A0F29" w:rsidP="008A0F29">
      <w:pPr>
        <w:pStyle w:val="Code"/>
      </w:pPr>
      <w:r>
        <w:t>Content-Type: application/json</w:t>
      </w:r>
    </w:p>
    <w:p w:rsidR="008A0F29" w:rsidRDefault="008A0F29" w:rsidP="008A0F29">
      <w:pPr>
        <w:pStyle w:val="Code"/>
      </w:pPr>
      <w:r>
        <w:t>Last-Modified: Sun, 06 Oct 2013 16:51:31 GMT</w:t>
      </w:r>
    </w:p>
    <w:p w:rsidR="008A0F29" w:rsidRDefault="008A0F29" w:rsidP="008A0F29">
      <w:pPr>
        <w:pStyle w:val="Code"/>
      </w:pPr>
      <w:r>
        <w:t>ETag: "0"</w:t>
      </w:r>
    </w:p>
    <w:p w:rsidR="008A0F29" w:rsidRDefault="008A0F29" w:rsidP="008A0F29">
      <w:pPr>
        <w:pStyle w:val="Code"/>
      </w:pPr>
      <w:r>
        <w:t>Cache-Control: private, no-transform, max-age=30</w:t>
      </w:r>
    </w:p>
    <w:p w:rsidR="008A0F29" w:rsidRDefault="008A0F29" w:rsidP="008A0F29">
      <w:pPr>
        <w:pStyle w:val="Code"/>
      </w:pPr>
      <w:r>
        <w:t>Date: Sun, 06 Oct 2013 16:51:32 GMT</w:t>
      </w:r>
    </w:p>
    <w:p w:rsidR="008A0F29" w:rsidRDefault="008A0F29" w:rsidP="008A0F29">
      <w:pPr>
        <w:pStyle w:val="Code"/>
      </w:pPr>
      <w:r>
        <w:t>Server-Transaction-Id: 3a23400d-6c61-408f-9b70-a52a3c68d261</w:t>
      </w:r>
    </w:p>
    <w:p w:rsidR="008A0F29" w:rsidRDefault="008A0F29" w:rsidP="008A0F29">
      <w:pPr>
        <w:pStyle w:val="Code"/>
      </w:pPr>
      <w:r>
        <w:t>Client-Transaction-Id: c3287a87-868c-4cdc-9bf3-1cd1af28f118</w:t>
      </w:r>
    </w:p>
    <w:p w:rsidR="008A0F29" w:rsidRDefault="008A0F29" w:rsidP="008A0F29">
      <w:pPr>
        <w:pStyle w:val="Code"/>
      </w:pPr>
      <w:r>
        <w:t>Content-Length: 1037</w:t>
      </w:r>
    </w:p>
    <w:p w:rsidR="008A0F29" w:rsidRDefault="008A0F29" w:rsidP="008A0F29">
      <w:pPr>
        <w:pStyle w:val="Code"/>
      </w:pPr>
    </w:p>
    <w:p w:rsidR="008A0F29" w:rsidRDefault="008A0F29" w:rsidP="008A0F29">
      <w:pPr>
        <w:pStyle w:val="Code"/>
      </w:pPr>
      <w:r>
        <w:t>{</w:t>
      </w:r>
    </w:p>
    <w:p w:rsidR="008A0F29" w:rsidRDefault="008A0F29" w:rsidP="008A0F29">
      <w:pPr>
        <w:pStyle w:val="Code"/>
      </w:pPr>
      <w:r>
        <w:t xml:space="preserve">  "user" : {</w:t>
      </w:r>
    </w:p>
    <w:p w:rsidR="008A0F29" w:rsidRDefault="008A0F29" w:rsidP="008A0F29">
      <w:pPr>
        <w:pStyle w:val="Code"/>
      </w:pPr>
      <w:r>
        <w:t xml:space="preserve">    "@uri" : "https://api.discoverydns.com/users/273cf562-da2e-4f3d-82b7-f13e4e374b1f",</w:t>
      </w:r>
    </w:p>
    <w:p w:rsidR="008A0F29" w:rsidRDefault="008A0F29" w:rsidP="008A0F29">
      <w:pPr>
        <w:pStyle w:val="Code"/>
      </w:pPr>
      <w:r>
        <w:t xml:space="preserve">    "id" : "273cf562-da2e-4f3d-82b7-f13e4e374b1f",</w:t>
      </w:r>
    </w:p>
    <w:p w:rsidR="008A0F29" w:rsidRDefault="008A0F29" w:rsidP="008A0F29">
      <w:pPr>
        <w:pStyle w:val="Code"/>
      </w:pPr>
      <w:r>
        <w:t xml:space="preserve">    "version" : 0,</w:t>
      </w:r>
    </w:p>
    <w:p w:rsidR="008A0F29" w:rsidRDefault="008A0F29" w:rsidP="008A0F29">
      <w:pPr>
        <w:pStyle w:val="Code"/>
      </w:pPr>
      <w:r>
        <w:t xml:space="preserve">    "username" : "test-ing_us.er4",</w:t>
      </w:r>
    </w:p>
    <w:p w:rsidR="008A0F29" w:rsidRDefault="008A0F29" w:rsidP="008A0F29">
      <w:pPr>
        <w:pStyle w:val="Code"/>
      </w:pPr>
      <w:r>
        <w:t xml:space="preserve">    "status" : "active",</w:t>
      </w:r>
    </w:p>
    <w:p w:rsidR="008A0F29" w:rsidRDefault="008A0F29" w:rsidP="008A0F29">
      <w:pPr>
        <w:pStyle w:val="Code"/>
      </w:pPr>
      <w:r>
        <w:t xml:space="preserve">    "name" : "Testing Us.e-_r4",</w:t>
      </w:r>
    </w:p>
    <w:p w:rsidR="008A0F29" w:rsidRDefault="008A0F29" w:rsidP="008A0F29">
      <w:pPr>
        <w:pStyle w:val="Code"/>
      </w:pPr>
      <w:r>
        <w:t xml:space="preserve">    "email" : "testing-user4@example.com",</w:t>
      </w:r>
    </w:p>
    <w:p w:rsidR="008A0F29" w:rsidRDefault="008A0F29" w:rsidP="008A0F29">
      <w:pPr>
        <w:pStyle w:val="Code"/>
      </w:pPr>
      <w:r>
        <w:t xml:space="preserve">    "passwordExpireDate" : "2013-10-07T03:51:31.455",</w:t>
      </w:r>
    </w:p>
    <w:p w:rsidR="008A0F29" w:rsidRDefault="008A0F29" w:rsidP="008A0F29">
      <w:pPr>
        <w:pStyle w:val="Code"/>
      </w:pPr>
      <w:r>
        <w:t xml:space="preserve">    "sponsorAccountId" : "f73af262-9531-11e2-9b25-2809b571161a",</w:t>
      </w:r>
    </w:p>
    <w:p w:rsidR="008A0F29" w:rsidRDefault="008A0F29" w:rsidP="008A0F29">
      <w:pPr>
        <w:pStyle w:val="Code"/>
      </w:pPr>
      <w:r>
        <w:t xml:space="preserve">    "sponsorAccountIdentifier" : "system",</w:t>
      </w:r>
    </w:p>
    <w:p w:rsidR="008A0F29" w:rsidRDefault="008A0F29" w:rsidP="008A0F29">
      <w:pPr>
        <w:pStyle w:val="Code"/>
      </w:pPr>
      <w:r>
        <w:t xml:space="preserve">    "createDate" : "2013-10-07T03:51:31.455",</w:t>
      </w:r>
    </w:p>
    <w:p w:rsidR="008A0F29" w:rsidRDefault="008A0F29" w:rsidP="008A0F29">
      <w:pPr>
        <w:pStyle w:val="Code"/>
      </w:pPr>
      <w:r>
        <w:t xml:space="preserve">    "createAccountId" : "f73af262-9531-11e2-9b25-2809b571161a",</w:t>
      </w:r>
    </w:p>
    <w:p w:rsidR="008A0F29" w:rsidRDefault="008A0F29" w:rsidP="008A0F29">
      <w:pPr>
        <w:pStyle w:val="Code"/>
      </w:pPr>
      <w:r>
        <w:lastRenderedPageBreak/>
        <w:t xml:space="preserve">    "createAccountIdentifier" : "system",</w:t>
      </w:r>
    </w:p>
    <w:p w:rsidR="008A0F29" w:rsidRDefault="008A0F29" w:rsidP="008A0F29">
      <w:pPr>
        <w:pStyle w:val="Code"/>
      </w:pPr>
      <w:r>
        <w:t xml:space="preserve">    "createUserId" : "ed848682-c1d9-11e2-86bc-e9b9e1409c4c",</w:t>
      </w:r>
    </w:p>
    <w:p w:rsidR="008A0F29" w:rsidRDefault="008A0F29" w:rsidP="008A0F29">
      <w:pPr>
        <w:pStyle w:val="Code"/>
      </w:pPr>
      <w:r>
        <w:t xml:space="preserve">    "createUserName" : "System Admin",</w:t>
      </w:r>
    </w:p>
    <w:p w:rsidR="008A0F29" w:rsidRDefault="008A0F29" w:rsidP="008A0F29">
      <w:pPr>
        <w:pStyle w:val="Code"/>
      </w:pPr>
      <w:r>
        <w:t xml:space="preserve">    "lastUpdateDate" : "2013-10-07T03:51:31.455",</w:t>
      </w:r>
    </w:p>
    <w:p w:rsidR="008A0F29" w:rsidRDefault="008A0F29" w:rsidP="008A0F29">
      <w:pPr>
        <w:pStyle w:val="Code"/>
      </w:pPr>
      <w:r>
        <w:t xml:space="preserve">    "lastUpdateAccountId" : "f73af262-9531-11e2-9b25-2809b571161a",</w:t>
      </w:r>
    </w:p>
    <w:p w:rsidR="008A0F29" w:rsidRDefault="008A0F29" w:rsidP="008A0F29">
      <w:pPr>
        <w:pStyle w:val="Code"/>
      </w:pPr>
      <w:r>
        <w:t xml:space="preserve">    "lastUpdateAccountIdentifier" : "system",</w:t>
      </w:r>
    </w:p>
    <w:p w:rsidR="008A0F29" w:rsidRDefault="008A0F29" w:rsidP="008A0F29">
      <w:pPr>
        <w:pStyle w:val="Code"/>
      </w:pPr>
      <w:r>
        <w:t xml:space="preserve">    "lastUpdateUserId" : "ed848682-c1d9-11e2-86bc-e9b9e1409c4c",</w:t>
      </w:r>
    </w:p>
    <w:p w:rsidR="008A0F29" w:rsidRDefault="008A0F29" w:rsidP="008A0F29">
      <w:pPr>
        <w:pStyle w:val="Code"/>
      </w:pPr>
      <w:r>
        <w:t xml:space="preserve">    "lastUpdateUserName" : "System Admin",</w:t>
      </w:r>
    </w:p>
    <w:p w:rsidR="008A0F29" w:rsidRDefault="008A0F29" w:rsidP="008A0F29">
      <w:pPr>
        <w:pStyle w:val="Code"/>
      </w:pPr>
      <w:r>
        <w:t xml:space="preserve">    "roles" : [ "readOnly", "standard" ]</w:t>
      </w:r>
    </w:p>
    <w:p w:rsidR="008A0F29" w:rsidRDefault="008A0F29" w:rsidP="008A0F29">
      <w:pPr>
        <w:pStyle w:val="Code"/>
      </w:pPr>
      <w:r>
        <w:t xml:space="preserve">  }</w:t>
      </w:r>
    </w:p>
    <w:p w:rsidR="008A0F29" w:rsidRPr="008A0F29" w:rsidRDefault="008A0F29" w:rsidP="008A0F29">
      <w:pPr>
        <w:pStyle w:val="Code"/>
      </w:pPr>
      <w:r>
        <w:t>}</w:t>
      </w:r>
    </w:p>
    <w:p w:rsidR="003A30DE" w:rsidRDefault="003A30DE" w:rsidP="003A30DE">
      <w:pPr>
        <w:pStyle w:val="Heading2"/>
      </w:pPr>
      <w:bookmarkStart w:id="225" w:name="_Toc382406002"/>
      <w:r>
        <w:t>User List Command</w:t>
      </w:r>
      <w:bookmarkEnd w:id="225"/>
    </w:p>
    <w:p w:rsidR="00323508" w:rsidRDefault="00266BD3" w:rsidP="00323508">
      <w:r w:rsidRPr="00266BD3">
        <w:t xml:space="preserve">This command is used to retrieve a list of user objects provisioned </w:t>
      </w:r>
      <w:r w:rsidR="00BB3EC1">
        <w:t>in</w:t>
      </w:r>
      <w:r w:rsidR="00BB3EC1" w:rsidRPr="00266BD3">
        <w:t xml:space="preserve"> </w:t>
      </w:r>
      <w:r w:rsidRPr="00266BD3">
        <w:t>the system.</w:t>
      </w:r>
    </w:p>
    <w:p w:rsidR="00266BD3" w:rsidRDefault="00266BD3" w:rsidP="00266BD3">
      <w:pPr>
        <w:pStyle w:val="Heading3"/>
      </w:pPr>
      <w:r>
        <w:t>Request</w:t>
      </w:r>
    </w:p>
    <w:p w:rsidR="002E186D" w:rsidRDefault="002E186D" w:rsidP="002E186D">
      <w:r w:rsidRPr="002E186D">
        <w:t>A request should be made to the specified URI including the indicated headers</w:t>
      </w:r>
      <w:r w:rsidR="00012F69">
        <w:t>,</w:t>
      </w:r>
      <w:r w:rsidRPr="002E186D">
        <w:t xml:space="preserve"> and if required a request body in the format specified.</w:t>
      </w:r>
    </w:p>
    <w:p w:rsidR="002E186D" w:rsidRDefault="002E186D" w:rsidP="002E186D">
      <w:pPr>
        <w:pStyle w:val="FakeHeading4"/>
      </w:pPr>
      <w:r>
        <w:t>URI</w:t>
      </w:r>
    </w:p>
    <w:p w:rsidR="002E186D" w:rsidRPr="008A0F29" w:rsidRDefault="002E186D" w:rsidP="002E186D">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2E186D" w:rsidRPr="00CC22F1" w:rsidTr="0060648E">
        <w:trPr>
          <w:tblHeader w:val="0"/>
        </w:trPr>
        <w:tc>
          <w:tcPr>
            <w:tcW w:w="1843" w:type="dxa"/>
            <w:shd w:val="clear" w:color="auto" w:fill="BFBFBF" w:themeFill="background1" w:themeFillShade="BF"/>
          </w:tcPr>
          <w:p w:rsidR="002E186D" w:rsidRPr="00750051" w:rsidRDefault="002E186D" w:rsidP="0060648E">
            <w:pPr>
              <w:pStyle w:val="Table-Header"/>
            </w:pPr>
            <w:r>
              <w:t>HTTP Method</w:t>
            </w:r>
          </w:p>
        </w:tc>
        <w:tc>
          <w:tcPr>
            <w:tcW w:w="6804" w:type="dxa"/>
            <w:shd w:val="clear" w:color="auto" w:fill="BFBFBF" w:themeFill="background1" w:themeFillShade="BF"/>
          </w:tcPr>
          <w:p w:rsidR="002E186D" w:rsidRDefault="002E186D" w:rsidP="0060648E">
            <w:pPr>
              <w:pStyle w:val="Table-Header"/>
            </w:pPr>
            <w:r>
              <w:t>Request URI</w:t>
            </w:r>
          </w:p>
        </w:tc>
      </w:tr>
      <w:tr w:rsidR="002E186D" w:rsidRPr="00CC22F1" w:rsidTr="0060648E">
        <w:trPr>
          <w:trHeight w:val="113"/>
          <w:tblHeader w:val="0"/>
        </w:trPr>
        <w:tc>
          <w:tcPr>
            <w:tcW w:w="1843" w:type="dxa"/>
          </w:tcPr>
          <w:p w:rsidR="002E186D" w:rsidRDefault="002E186D" w:rsidP="002E186D">
            <w:pPr>
              <w:pStyle w:val="Table-Text"/>
            </w:pPr>
            <w:r>
              <w:t>GET</w:t>
            </w:r>
          </w:p>
        </w:tc>
        <w:tc>
          <w:tcPr>
            <w:tcW w:w="6804" w:type="dxa"/>
          </w:tcPr>
          <w:p w:rsidR="002E186D" w:rsidRDefault="002E186D" w:rsidP="002E186D">
            <w:pPr>
              <w:pStyle w:val="Table-Text"/>
            </w:pPr>
            <w:r>
              <w:t>https://{service-address}/users/</w:t>
            </w:r>
          </w:p>
        </w:tc>
      </w:tr>
    </w:tbl>
    <w:p w:rsidR="002E186D" w:rsidRDefault="002E186D" w:rsidP="002E186D">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2E186D" w:rsidRPr="00CC22F1" w:rsidTr="0060648E">
        <w:trPr>
          <w:tblHeader w:val="0"/>
        </w:trPr>
        <w:tc>
          <w:tcPr>
            <w:tcW w:w="1843" w:type="dxa"/>
            <w:shd w:val="clear" w:color="auto" w:fill="BFBFBF" w:themeFill="background1" w:themeFillShade="BF"/>
          </w:tcPr>
          <w:p w:rsidR="002E186D" w:rsidRPr="00750051" w:rsidRDefault="002E186D" w:rsidP="0060648E">
            <w:pPr>
              <w:pStyle w:val="Table-Header"/>
            </w:pPr>
            <w:r>
              <w:t>Field</w:t>
            </w:r>
          </w:p>
        </w:tc>
        <w:tc>
          <w:tcPr>
            <w:tcW w:w="6804" w:type="dxa"/>
            <w:shd w:val="clear" w:color="auto" w:fill="BFBFBF" w:themeFill="background1" w:themeFillShade="BF"/>
          </w:tcPr>
          <w:p w:rsidR="002E186D" w:rsidRDefault="002E186D" w:rsidP="0060648E">
            <w:pPr>
              <w:pStyle w:val="Table-Header"/>
            </w:pPr>
            <w:r>
              <w:t>Description</w:t>
            </w:r>
          </w:p>
        </w:tc>
      </w:tr>
      <w:tr w:rsidR="002E186D" w:rsidRPr="00CC22F1" w:rsidTr="0060648E">
        <w:trPr>
          <w:trHeight w:val="113"/>
          <w:tblHeader w:val="0"/>
        </w:trPr>
        <w:tc>
          <w:tcPr>
            <w:tcW w:w="1843" w:type="dxa"/>
          </w:tcPr>
          <w:p w:rsidR="002E186D" w:rsidRDefault="002E186D" w:rsidP="002E186D">
            <w:pPr>
              <w:pStyle w:val="Table-Text"/>
            </w:pPr>
            <w:r>
              <w:t>service-address</w:t>
            </w:r>
          </w:p>
        </w:tc>
        <w:tc>
          <w:tcPr>
            <w:tcW w:w="6804" w:type="dxa"/>
          </w:tcPr>
          <w:p w:rsidR="002E186D" w:rsidRDefault="002E186D" w:rsidP="006351FF">
            <w:pPr>
              <w:pStyle w:val="Table-Text"/>
            </w:pPr>
            <w:r>
              <w:t xml:space="preserve">The service address as described in section </w:t>
            </w:r>
            <w:r w:rsidR="006351FF">
              <w:t>2.2</w:t>
            </w:r>
          </w:p>
        </w:tc>
      </w:tr>
    </w:tbl>
    <w:p w:rsidR="002E186D" w:rsidRDefault="002E186D" w:rsidP="002E186D">
      <w:pPr>
        <w:pStyle w:val="FakeHeading4"/>
      </w:pPr>
      <w:r>
        <w:t>Query Parameters</w:t>
      </w:r>
    </w:p>
    <w:p w:rsidR="002E186D" w:rsidRPr="002E186D" w:rsidRDefault="00C46067" w:rsidP="002E186D">
      <w:r w:rsidRPr="00C46067">
        <w:t>The query parameters below can be used with this command. All query parameters are optional and if none are specified all users that are visible to the executing users account will be returned.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992"/>
        <w:gridCol w:w="709"/>
        <w:gridCol w:w="5386"/>
      </w:tblGrid>
      <w:tr w:rsidR="00C46067" w:rsidRPr="00CC22F1" w:rsidTr="00A00F75">
        <w:trPr>
          <w:tblHeader w:val="0"/>
        </w:trPr>
        <w:tc>
          <w:tcPr>
            <w:tcW w:w="1560" w:type="dxa"/>
            <w:shd w:val="clear" w:color="auto" w:fill="BFBFBF" w:themeFill="background1" w:themeFillShade="BF"/>
          </w:tcPr>
          <w:p w:rsidR="00C46067" w:rsidRPr="00750051" w:rsidRDefault="00C46067" w:rsidP="0060648E">
            <w:pPr>
              <w:pStyle w:val="Table-Header"/>
            </w:pPr>
            <w:r>
              <w:t>Parameter Name</w:t>
            </w:r>
          </w:p>
        </w:tc>
        <w:tc>
          <w:tcPr>
            <w:tcW w:w="992" w:type="dxa"/>
            <w:shd w:val="clear" w:color="auto" w:fill="BFBFBF" w:themeFill="background1" w:themeFillShade="BF"/>
          </w:tcPr>
          <w:p w:rsidR="00C46067" w:rsidRDefault="00C46067" w:rsidP="0060648E">
            <w:pPr>
              <w:pStyle w:val="Table-Header"/>
            </w:pPr>
            <w:r>
              <w:t>Optional</w:t>
            </w:r>
          </w:p>
        </w:tc>
        <w:tc>
          <w:tcPr>
            <w:tcW w:w="709" w:type="dxa"/>
            <w:shd w:val="clear" w:color="auto" w:fill="BFBFBF" w:themeFill="background1" w:themeFillShade="BF"/>
          </w:tcPr>
          <w:p w:rsidR="00C46067" w:rsidRDefault="00C46067" w:rsidP="0060648E">
            <w:pPr>
              <w:pStyle w:val="Table-Header"/>
            </w:pPr>
            <w:r>
              <w:t>Type</w:t>
            </w:r>
          </w:p>
        </w:tc>
        <w:tc>
          <w:tcPr>
            <w:tcW w:w="5386" w:type="dxa"/>
            <w:shd w:val="clear" w:color="auto" w:fill="BFBFBF" w:themeFill="background1" w:themeFillShade="BF"/>
          </w:tcPr>
          <w:p w:rsidR="00C46067" w:rsidRDefault="00C46067" w:rsidP="0060648E">
            <w:pPr>
              <w:pStyle w:val="Table-Header"/>
            </w:pPr>
            <w:r>
              <w:t>Description</w:t>
            </w:r>
          </w:p>
        </w:tc>
      </w:tr>
      <w:tr w:rsidR="00A00F75" w:rsidRPr="00CC22F1" w:rsidTr="00A00F75">
        <w:trPr>
          <w:trHeight w:val="113"/>
          <w:tblHeader w:val="0"/>
        </w:trPr>
        <w:tc>
          <w:tcPr>
            <w:tcW w:w="1560" w:type="dxa"/>
          </w:tcPr>
          <w:p w:rsidR="00A00F75" w:rsidRDefault="00A00F75" w:rsidP="00A00F75">
            <w:pPr>
              <w:pStyle w:val="Table-Text"/>
            </w:pPr>
            <w:r>
              <w:t>searchName</w:t>
            </w:r>
          </w:p>
        </w:tc>
        <w:tc>
          <w:tcPr>
            <w:tcW w:w="992" w:type="dxa"/>
          </w:tcPr>
          <w:p w:rsidR="00A00F75" w:rsidRDefault="00A00F75" w:rsidP="00A00F75">
            <w:pPr>
              <w:pStyle w:val="Table-Text"/>
            </w:pPr>
            <w:r>
              <w:t>Yes</w:t>
            </w:r>
          </w:p>
        </w:tc>
        <w:tc>
          <w:tcPr>
            <w:tcW w:w="709" w:type="dxa"/>
          </w:tcPr>
          <w:p w:rsidR="00A00F75" w:rsidRDefault="00A00F75" w:rsidP="00A00F75">
            <w:pPr>
              <w:pStyle w:val="Table-Text"/>
            </w:pPr>
            <w:r>
              <w:t>string</w:t>
            </w:r>
          </w:p>
        </w:tc>
        <w:tc>
          <w:tcPr>
            <w:tcW w:w="5386" w:type="dxa"/>
          </w:tcPr>
          <w:p w:rsidR="00A00F75" w:rsidRDefault="00A00F75" w:rsidP="00A00F75">
            <w:pPr>
              <w:pStyle w:val="Table-Text"/>
            </w:pPr>
            <w:r>
              <w:t>Match all users that have a name which case insensitively contains the string</w:t>
            </w:r>
          </w:p>
        </w:tc>
      </w:tr>
      <w:tr w:rsidR="00A00F75" w:rsidRPr="00CC22F1" w:rsidTr="00A00F75">
        <w:trPr>
          <w:trHeight w:val="113"/>
          <w:tblHeader w:val="0"/>
        </w:trPr>
        <w:tc>
          <w:tcPr>
            <w:tcW w:w="1560" w:type="dxa"/>
          </w:tcPr>
          <w:p w:rsidR="00A00F75" w:rsidRDefault="00A00F75" w:rsidP="00A00F75">
            <w:pPr>
              <w:pStyle w:val="Table-Text"/>
            </w:pPr>
            <w:r>
              <w:t>searchUsername</w:t>
            </w:r>
          </w:p>
        </w:tc>
        <w:tc>
          <w:tcPr>
            <w:tcW w:w="992" w:type="dxa"/>
          </w:tcPr>
          <w:p w:rsidR="00A00F75" w:rsidRDefault="00A00F75" w:rsidP="00A00F75">
            <w:pPr>
              <w:pStyle w:val="Table-Text"/>
            </w:pPr>
            <w:r>
              <w:t>Yes</w:t>
            </w:r>
          </w:p>
        </w:tc>
        <w:tc>
          <w:tcPr>
            <w:tcW w:w="709" w:type="dxa"/>
          </w:tcPr>
          <w:p w:rsidR="00A00F75" w:rsidRDefault="00A00F75" w:rsidP="00A00F75">
            <w:pPr>
              <w:pStyle w:val="Table-Text"/>
            </w:pPr>
            <w:r>
              <w:t>string</w:t>
            </w:r>
          </w:p>
        </w:tc>
        <w:tc>
          <w:tcPr>
            <w:tcW w:w="5386" w:type="dxa"/>
          </w:tcPr>
          <w:p w:rsidR="00A00F75" w:rsidRDefault="00A00F75" w:rsidP="00A00F75">
            <w:pPr>
              <w:pStyle w:val="Table-Text"/>
            </w:pPr>
            <w:r>
              <w:t>Match all users that have a username which case insensitively contains the string</w:t>
            </w:r>
          </w:p>
        </w:tc>
      </w:tr>
      <w:tr w:rsidR="00A00F75" w:rsidRPr="00CC22F1" w:rsidTr="00A00F75">
        <w:trPr>
          <w:trHeight w:val="113"/>
          <w:tblHeader w:val="0"/>
        </w:trPr>
        <w:tc>
          <w:tcPr>
            <w:tcW w:w="1560" w:type="dxa"/>
          </w:tcPr>
          <w:p w:rsidR="00A00F75" w:rsidRDefault="00A00F75" w:rsidP="00A00F75">
            <w:pPr>
              <w:pStyle w:val="Table-Text"/>
            </w:pPr>
            <w:r>
              <w:t>searchStatus</w:t>
            </w:r>
          </w:p>
        </w:tc>
        <w:tc>
          <w:tcPr>
            <w:tcW w:w="992" w:type="dxa"/>
          </w:tcPr>
          <w:p w:rsidR="00A00F75" w:rsidRDefault="00A00F75" w:rsidP="00A00F75">
            <w:pPr>
              <w:pStyle w:val="Table-Text"/>
            </w:pPr>
            <w:r>
              <w:t>Yes</w:t>
            </w:r>
          </w:p>
        </w:tc>
        <w:tc>
          <w:tcPr>
            <w:tcW w:w="709" w:type="dxa"/>
          </w:tcPr>
          <w:p w:rsidR="00A00F75" w:rsidRDefault="00A00F75" w:rsidP="00A00F75">
            <w:pPr>
              <w:pStyle w:val="Table-Text"/>
            </w:pPr>
            <w:r>
              <w:t>string</w:t>
            </w:r>
          </w:p>
        </w:tc>
        <w:tc>
          <w:tcPr>
            <w:tcW w:w="5386" w:type="dxa"/>
          </w:tcPr>
          <w:p w:rsidR="00A00F75" w:rsidRDefault="00A00F75" w:rsidP="00A00F75">
            <w:pPr>
              <w:pStyle w:val="Table-Text"/>
            </w:pPr>
            <w:r>
              <w:t>Match all users that have this status (exact match)</w:t>
            </w:r>
          </w:p>
        </w:tc>
      </w:tr>
    </w:tbl>
    <w:p w:rsidR="002E186D" w:rsidRDefault="00A00F75" w:rsidP="00A00F75">
      <w:pPr>
        <w:pStyle w:val="FakeHeading4"/>
      </w:pPr>
      <w:r>
        <w:lastRenderedPageBreak/>
        <w:t>Request Headers</w:t>
      </w:r>
    </w:p>
    <w:p w:rsidR="00A00F75" w:rsidRDefault="00A00F75" w:rsidP="00A00F75">
      <w:r w:rsidRPr="00A00F75">
        <w:t xml:space="preserve">Only the standard request headers described in section </w:t>
      </w:r>
      <w:r w:rsidR="005375DB">
        <w:t>2.6</w:t>
      </w:r>
      <w:r w:rsidRPr="00A00F75">
        <w:t xml:space="preserve"> are supported</w:t>
      </w:r>
      <w:r>
        <w:t>.</w:t>
      </w:r>
    </w:p>
    <w:p w:rsidR="00A00F75" w:rsidRDefault="00A00F75" w:rsidP="0060648E">
      <w:pPr>
        <w:pStyle w:val="FakeHeading4"/>
      </w:pPr>
      <w:r>
        <w:t>Request Body</w:t>
      </w:r>
    </w:p>
    <w:p w:rsidR="0060648E" w:rsidRDefault="0060648E" w:rsidP="0060648E">
      <w:r w:rsidRPr="0060648E">
        <w:t>Not allowed for this command</w:t>
      </w:r>
      <w:r>
        <w:t>.</w:t>
      </w:r>
    </w:p>
    <w:p w:rsidR="0060648E" w:rsidRDefault="0060648E" w:rsidP="0060648E">
      <w:pPr>
        <w:pStyle w:val="Heading3"/>
      </w:pPr>
      <w:r>
        <w:t>Response</w:t>
      </w:r>
    </w:p>
    <w:p w:rsidR="0060648E" w:rsidRDefault="0060648E" w:rsidP="0060648E">
      <w:r w:rsidRPr="0060648E">
        <w:t>The response will include a status code, response headers and in some case a response body encoded according to the relevant header.</w:t>
      </w:r>
    </w:p>
    <w:p w:rsidR="0060648E" w:rsidRDefault="0060648E" w:rsidP="0060648E">
      <w:pPr>
        <w:pStyle w:val="FakeHeading4"/>
      </w:pPr>
      <w:r>
        <w:t>Status Code</w:t>
      </w:r>
    </w:p>
    <w:p w:rsidR="0060648E" w:rsidRDefault="0060648E" w:rsidP="0060648E">
      <w:r w:rsidRPr="0060648E">
        <w:t>On success this command will return http status code 200 (OK).</w:t>
      </w:r>
    </w:p>
    <w:p w:rsidR="0060648E" w:rsidRDefault="0060648E" w:rsidP="0060648E">
      <w:pPr>
        <w:pStyle w:val="FakeHeading4"/>
      </w:pPr>
      <w:r>
        <w:t>Response Headers</w:t>
      </w:r>
    </w:p>
    <w:p w:rsidR="0060648E" w:rsidRDefault="0060648E" w:rsidP="0060648E">
      <w:r w:rsidRPr="0060648E">
        <w:t xml:space="preserve">Only the standard response headers described in section </w:t>
      </w:r>
      <w:r w:rsidR="005375DB">
        <w:t xml:space="preserve">2.7 </w:t>
      </w:r>
      <w:r w:rsidRPr="0060648E">
        <w:t>are returned.</w:t>
      </w:r>
    </w:p>
    <w:p w:rsidR="0060648E" w:rsidRDefault="0060648E" w:rsidP="0060648E">
      <w:pPr>
        <w:pStyle w:val="FakeHeading4"/>
      </w:pPr>
      <w:r>
        <w:t>Response Body</w:t>
      </w:r>
    </w:p>
    <w:p w:rsidR="0060648E" w:rsidRDefault="0060648E" w:rsidP="0060648E">
      <w:r w:rsidRPr="0060648E">
        <w:t>A JSON representation of the list of user objects that match the search criteria with field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50"/>
        <w:gridCol w:w="1403"/>
        <w:gridCol w:w="4394"/>
      </w:tblGrid>
      <w:tr w:rsidR="0060648E" w:rsidRPr="00CC22F1" w:rsidTr="0060648E">
        <w:trPr>
          <w:tblHeader w:val="0"/>
        </w:trPr>
        <w:tc>
          <w:tcPr>
            <w:tcW w:w="2850" w:type="dxa"/>
            <w:shd w:val="clear" w:color="auto" w:fill="BFBFBF" w:themeFill="background1" w:themeFillShade="BF"/>
          </w:tcPr>
          <w:p w:rsidR="0060648E" w:rsidRPr="00750051" w:rsidRDefault="0060648E" w:rsidP="0060648E">
            <w:pPr>
              <w:pStyle w:val="Table-Header"/>
            </w:pPr>
            <w:r>
              <w:t>Field Name</w:t>
            </w:r>
          </w:p>
        </w:tc>
        <w:tc>
          <w:tcPr>
            <w:tcW w:w="1403" w:type="dxa"/>
            <w:shd w:val="clear" w:color="auto" w:fill="BFBFBF" w:themeFill="background1" w:themeFillShade="BF"/>
          </w:tcPr>
          <w:p w:rsidR="0060648E" w:rsidRDefault="0060648E" w:rsidP="0060648E">
            <w:pPr>
              <w:pStyle w:val="Table-Header"/>
            </w:pPr>
            <w:r>
              <w:t>Type</w:t>
            </w:r>
          </w:p>
        </w:tc>
        <w:tc>
          <w:tcPr>
            <w:tcW w:w="4394" w:type="dxa"/>
            <w:shd w:val="clear" w:color="auto" w:fill="BFBFBF" w:themeFill="background1" w:themeFillShade="BF"/>
          </w:tcPr>
          <w:p w:rsidR="0060648E" w:rsidRDefault="0060648E" w:rsidP="0060648E">
            <w:pPr>
              <w:pStyle w:val="Table-Header"/>
            </w:pPr>
            <w:r>
              <w:t>Description</w:t>
            </w:r>
          </w:p>
        </w:tc>
      </w:tr>
      <w:tr w:rsidR="0060648E" w:rsidRPr="00CC22F1" w:rsidTr="0060648E">
        <w:trPr>
          <w:trHeight w:val="113"/>
          <w:tblHeader w:val="0"/>
        </w:trPr>
        <w:tc>
          <w:tcPr>
            <w:tcW w:w="2850" w:type="dxa"/>
          </w:tcPr>
          <w:p w:rsidR="0060648E" w:rsidRDefault="0060648E" w:rsidP="0060648E">
            <w:pPr>
              <w:pStyle w:val="Table-Text"/>
            </w:pPr>
            <w:r>
              <w:t>@uri</w:t>
            </w:r>
          </w:p>
        </w:tc>
        <w:tc>
          <w:tcPr>
            <w:tcW w:w="1403" w:type="dxa"/>
          </w:tcPr>
          <w:p w:rsidR="0060648E" w:rsidRDefault="0060648E" w:rsidP="0060648E">
            <w:pPr>
              <w:pStyle w:val="Table-Text"/>
            </w:pPr>
            <w:r>
              <w:t>string</w:t>
            </w:r>
          </w:p>
        </w:tc>
        <w:tc>
          <w:tcPr>
            <w:tcW w:w="4394" w:type="dxa"/>
          </w:tcPr>
          <w:p w:rsidR="0060648E" w:rsidRDefault="0060648E" w:rsidP="00FA5086">
            <w:pPr>
              <w:pStyle w:val="Table-Text"/>
            </w:pPr>
            <w:r>
              <w:t xml:space="preserve">The </w:t>
            </w:r>
            <w:r w:rsidR="00FA5086">
              <w:t>URI</w:t>
            </w:r>
            <w:r>
              <w:t xml:space="preserve"> that corresponds to the returned list</w:t>
            </w:r>
          </w:p>
        </w:tc>
      </w:tr>
      <w:tr w:rsidR="0060648E" w:rsidRPr="00CC22F1" w:rsidTr="0060648E">
        <w:trPr>
          <w:trHeight w:val="113"/>
          <w:tblHeader w:val="0"/>
        </w:trPr>
        <w:tc>
          <w:tcPr>
            <w:tcW w:w="2850" w:type="dxa"/>
          </w:tcPr>
          <w:p w:rsidR="0060648E" w:rsidRDefault="0060648E" w:rsidP="0060648E">
            <w:pPr>
              <w:pStyle w:val="Table-Text"/>
            </w:pPr>
            <w:r>
              <w:t>userList</w:t>
            </w:r>
          </w:p>
        </w:tc>
        <w:tc>
          <w:tcPr>
            <w:tcW w:w="1403" w:type="dxa"/>
          </w:tcPr>
          <w:p w:rsidR="0060648E" w:rsidRDefault="0060648E" w:rsidP="0060648E">
            <w:pPr>
              <w:pStyle w:val="Table-Text"/>
            </w:pPr>
            <w:r>
              <w:t>UserRecord[]</w:t>
            </w:r>
          </w:p>
        </w:tc>
        <w:tc>
          <w:tcPr>
            <w:tcW w:w="4394" w:type="dxa"/>
          </w:tcPr>
          <w:p w:rsidR="0060648E" w:rsidRDefault="0060648E" w:rsidP="0060648E">
            <w:pPr>
              <w:pStyle w:val="Table-Text"/>
            </w:pPr>
            <w:r>
              <w:t>A list of the users that matched the search parameters</w:t>
            </w:r>
          </w:p>
        </w:tc>
      </w:tr>
      <w:tr w:rsidR="0060648E" w:rsidRPr="00CC22F1" w:rsidTr="0060648E">
        <w:trPr>
          <w:trHeight w:val="113"/>
          <w:tblHeader w:val="0"/>
        </w:trPr>
        <w:tc>
          <w:tcPr>
            <w:tcW w:w="2850" w:type="dxa"/>
          </w:tcPr>
          <w:p w:rsidR="0060648E" w:rsidRDefault="0060648E" w:rsidP="0060648E">
            <w:pPr>
              <w:pStyle w:val="Table-Text"/>
            </w:pPr>
            <w:r>
              <w:t>totalCount</w:t>
            </w:r>
          </w:p>
        </w:tc>
        <w:tc>
          <w:tcPr>
            <w:tcW w:w="1403" w:type="dxa"/>
          </w:tcPr>
          <w:p w:rsidR="0060648E" w:rsidRDefault="0060648E" w:rsidP="0060648E">
            <w:pPr>
              <w:pStyle w:val="Table-Text"/>
            </w:pPr>
            <w:r>
              <w:t>integer</w:t>
            </w:r>
          </w:p>
        </w:tc>
        <w:tc>
          <w:tcPr>
            <w:tcW w:w="4394" w:type="dxa"/>
          </w:tcPr>
          <w:p w:rsidR="0060648E" w:rsidRDefault="0060648E" w:rsidP="0060648E">
            <w:pPr>
              <w:pStyle w:val="Table-Text"/>
            </w:pPr>
            <w:r>
              <w:t>The total number of records contained in the returned list</w:t>
            </w:r>
          </w:p>
        </w:tc>
      </w:tr>
    </w:tbl>
    <w:p w:rsidR="0060648E" w:rsidRDefault="0060648E" w:rsidP="0060648E">
      <w:r w:rsidRPr="0060648E">
        <w:t>A UserRecord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50"/>
        <w:gridCol w:w="1403"/>
        <w:gridCol w:w="4394"/>
      </w:tblGrid>
      <w:tr w:rsidR="0060648E" w:rsidRPr="00CC22F1" w:rsidTr="0060648E">
        <w:trPr>
          <w:tblHeader w:val="0"/>
        </w:trPr>
        <w:tc>
          <w:tcPr>
            <w:tcW w:w="2850" w:type="dxa"/>
            <w:shd w:val="clear" w:color="auto" w:fill="BFBFBF" w:themeFill="background1" w:themeFillShade="BF"/>
          </w:tcPr>
          <w:p w:rsidR="0060648E" w:rsidRPr="00750051" w:rsidRDefault="0060648E" w:rsidP="0060648E">
            <w:pPr>
              <w:pStyle w:val="Table-Header"/>
            </w:pPr>
            <w:r>
              <w:t>Field Name</w:t>
            </w:r>
          </w:p>
        </w:tc>
        <w:tc>
          <w:tcPr>
            <w:tcW w:w="1403" w:type="dxa"/>
            <w:shd w:val="clear" w:color="auto" w:fill="BFBFBF" w:themeFill="background1" w:themeFillShade="BF"/>
          </w:tcPr>
          <w:p w:rsidR="0060648E" w:rsidRDefault="0060648E" w:rsidP="0060648E">
            <w:pPr>
              <w:pStyle w:val="Table-Header"/>
            </w:pPr>
            <w:r>
              <w:t>Type</w:t>
            </w:r>
          </w:p>
        </w:tc>
        <w:tc>
          <w:tcPr>
            <w:tcW w:w="4394" w:type="dxa"/>
            <w:shd w:val="clear" w:color="auto" w:fill="BFBFBF" w:themeFill="background1" w:themeFillShade="BF"/>
          </w:tcPr>
          <w:p w:rsidR="0060648E" w:rsidRDefault="0060648E" w:rsidP="0060648E">
            <w:pPr>
              <w:pStyle w:val="Table-Header"/>
            </w:pPr>
            <w:r>
              <w:t>Description</w:t>
            </w:r>
          </w:p>
        </w:tc>
      </w:tr>
      <w:tr w:rsidR="0060648E" w:rsidRPr="00CC22F1" w:rsidTr="0060648E">
        <w:trPr>
          <w:trHeight w:val="113"/>
          <w:tblHeader w:val="0"/>
        </w:trPr>
        <w:tc>
          <w:tcPr>
            <w:tcW w:w="2850" w:type="dxa"/>
          </w:tcPr>
          <w:p w:rsidR="0060648E" w:rsidRDefault="0060648E" w:rsidP="0060648E">
            <w:pPr>
              <w:pStyle w:val="Table-Text"/>
            </w:pPr>
            <w:r>
              <w:t>@uri</w:t>
            </w:r>
          </w:p>
        </w:tc>
        <w:tc>
          <w:tcPr>
            <w:tcW w:w="1403" w:type="dxa"/>
          </w:tcPr>
          <w:p w:rsidR="0060648E" w:rsidRDefault="0060648E" w:rsidP="0060648E">
            <w:pPr>
              <w:pStyle w:val="Table-Text"/>
            </w:pPr>
            <w:r>
              <w:t>string</w:t>
            </w:r>
          </w:p>
        </w:tc>
        <w:tc>
          <w:tcPr>
            <w:tcW w:w="4394" w:type="dxa"/>
          </w:tcPr>
          <w:p w:rsidR="0060648E" w:rsidRDefault="0060648E" w:rsidP="00FA5086">
            <w:pPr>
              <w:pStyle w:val="Table-Text"/>
            </w:pPr>
            <w:r>
              <w:t xml:space="preserve">The </w:t>
            </w:r>
            <w:r w:rsidR="00FA5086">
              <w:t>URI</w:t>
            </w:r>
            <w:r>
              <w:t xml:space="preserve"> that corresponds to the full details of the object</w:t>
            </w:r>
          </w:p>
        </w:tc>
      </w:tr>
      <w:tr w:rsidR="0060648E" w:rsidRPr="00CC22F1" w:rsidTr="0060648E">
        <w:trPr>
          <w:trHeight w:val="113"/>
          <w:tblHeader w:val="0"/>
        </w:trPr>
        <w:tc>
          <w:tcPr>
            <w:tcW w:w="2850" w:type="dxa"/>
          </w:tcPr>
          <w:p w:rsidR="0060648E" w:rsidRDefault="0060648E" w:rsidP="0060648E">
            <w:pPr>
              <w:pStyle w:val="Table-Text"/>
            </w:pPr>
            <w:r>
              <w:t>id</w:t>
            </w:r>
          </w:p>
        </w:tc>
        <w:tc>
          <w:tcPr>
            <w:tcW w:w="1403" w:type="dxa"/>
          </w:tcPr>
          <w:p w:rsidR="0060648E" w:rsidRDefault="0060648E" w:rsidP="0060648E">
            <w:pPr>
              <w:pStyle w:val="Table-Text"/>
            </w:pPr>
            <w:r>
              <w:t>uuid</w:t>
            </w:r>
          </w:p>
        </w:tc>
        <w:tc>
          <w:tcPr>
            <w:tcW w:w="4394" w:type="dxa"/>
          </w:tcPr>
          <w:p w:rsidR="0060648E" w:rsidRDefault="0060648E" w:rsidP="0060648E">
            <w:pPr>
              <w:pStyle w:val="Table-Text"/>
            </w:pPr>
            <w:r>
              <w:t>The UUID of the object</w:t>
            </w:r>
          </w:p>
        </w:tc>
      </w:tr>
      <w:tr w:rsidR="0060648E" w:rsidRPr="00CC22F1" w:rsidTr="0060648E">
        <w:trPr>
          <w:trHeight w:val="113"/>
          <w:tblHeader w:val="0"/>
        </w:trPr>
        <w:tc>
          <w:tcPr>
            <w:tcW w:w="2850" w:type="dxa"/>
          </w:tcPr>
          <w:p w:rsidR="0060648E" w:rsidRDefault="0060648E" w:rsidP="0060648E">
            <w:pPr>
              <w:pStyle w:val="Table-Text"/>
            </w:pPr>
            <w:r>
              <w:t>username</w:t>
            </w:r>
          </w:p>
        </w:tc>
        <w:tc>
          <w:tcPr>
            <w:tcW w:w="1403" w:type="dxa"/>
          </w:tcPr>
          <w:p w:rsidR="0060648E" w:rsidRDefault="0060648E" w:rsidP="0060648E">
            <w:pPr>
              <w:pStyle w:val="Table-Text"/>
            </w:pPr>
            <w:r>
              <w:t>string</w:t>
            </w:r>
          </w:p>
        </w:tc>
        <w:tc>
          <w:tcPr>
            <w:tcW w:w="4394" w:type="dxa"/>
          </w:tcPr>
          <w:p w:rsidR="0060648E" w:rsidRDefault="0060648E" w:rsidP="0060648E">
            <w:pPr>
              <w:pStyle w:val="Table-Text"/>
            </w:pPr>
            <w:r>
              <w:t>The username of the users</w:t>
            </w:r>
          </w:p>
        </w:tc>
      </w:tr>
      <w:tr w:rsidR="0060648E" w:rsidRPr="00CC22F1" w:rsidTr="0060648E">
        <w:trPr>
          <w:trHeight w:val="113"/>
          <w:tblHeader w:val="0"/>
        </w:trPr>
        <w:tc>
          <w:tcPr>
            <w:tcW w:w="2850" w:type="dxa"/>
          </w:tcPr>
          <w:p w:rsidR="0060648E" w:rsidRDefault="0060648E" w:rsidP="0060648E">
            <w:pPr>
              <w:pStyle w:val="Table-Text"/>
            </w:pPr>
            <w:r>
              <w:t>name</w:t>
            </w:r>
          </w:p>
        </w:tc>
        <w:tc>
          <w:tcPr>
            <w:tcW w:w="1403" w:type="dxa"/>
          </w:tcPr>
          <w:p w:rsidR="0060648E" w:rsidRDefault="0060648E" w:rsidP="0060648E">
            <w:pPr>
              <w:pStyle w:val="Table-Text"/>
            </w:pPr>
            <w:r>
              <w:t>string</w:t>
            </w:r>
          </w:p>
        </w:tc>
        <w:tc>
          <w:tcPr>
            <w:tcW w:w="4394" w:type="dxa"/>
          </w:tcPr>
          <w:p w:rsidR="0060648E" w:rsidRDefault="0060648E" w:rsidP="0060648E">
            <w:pPr>
              <w:pStyle w:val="Table-Text"/>
            </w:pPr>
            <w:r>
              <w:t>The name of the user</w:t>
            </w:r>
          </w:p>
        </w:tc>
      </w:tr>
      <w:tr w:rsidR="0060648E" w:rsidRPr="00CC22F1" w:rsidTr="0060648E">
        <w:trPr>
          <w:trHeight w:val="113"/>
          <w:tblHeader w:val="0"/>
        </w:trPr>
        <w:tc>
          <w:tcPr>
            <w:tcW w:w="2850" w:type="dxa"/>
          </w:tcPr>
          <w:p w:rsidR="0060648E" w:rsidRDefault="0060648E" w:rsidP="0060648E">
            <w:pPr>
              <w:pStyle w:val="Table-Text"/>
            </w:pPr>
            <w:r>
              <w:t>status</w:t>
            </w:r>
          </w:p>
        </w:tc>
        <w:tc>
          <w:tcPr>
            <w:tcW w:w="1403" w:type="dxa"/>
          </w:tcPr>
          <w:p w:rsidR="0060648E" w:rsidRDefault="0060648E" w:rsidP="0060648E">
            <w:pPr>
              <w:pStyle w:val="Table-Text"/>
            </w:pPr>
            <w:r>
              <w:t>string</w:t>
            </w:r>
          </w:p>
        </w:tc>
        <w:tc>
          <w:tcPr>
            <w:tcW w:w="4394" w:type="dxa"/>
          </w:tcPr>
          <w:p w:rsidR="0060648E" w:rsidRDefault="0060648E" w:rsidP="0060648E">
            <w:pPr>
              <w:pStyle w:val="Table-Text"/>
            </w:pPr>
            <w:r>
              <w:t>The status of the user</w:t>
            </w:r>
          </w:p>
        </w:tc>
      </w:tr>
      <w:tr w:rsidR="0060648E" w:rsidRPr="00CC22F1" w:rsidTr="0060648E">
        <w:trPr>
          <w:trHeight w:val="113"/>
          <w:tblHeader w:val="0"/>
        </w:trPr>
        <w:tc>
          <w:tcPr>
            <w:tcW w:w="2850" w:type="dxa"/>
          </w:tcPr>
          <w:p w:rsidR="0060648E" w:rsidRDefault="0060648E" w:rsidP="0060648E">
            <w:pPr>
              <w:pStyle w:val="Table-Text"/>
            </w:pPr>
            <w:r>
              <w:t>createDate</w:t>
            </w:r>
          </w:p>
        </w:tc>
        <w:tc>
          <w:tcPr>
            <w:tcW w:w="1403" w:type="dxa"/>
          </w:tcPr>
          <w:p w:rsidR="0060648E" w:rsidRDefault="0060648E" w:rsidP="0060648E">
            <w:pPr>
              <w:pStyle w:val="Table-Text"/>
            </w:pPr>
            <w:r>
              <w:t>timestamp</w:t>
            </w:r>
          </w:p>
        </w:tc>
        <w:tc>
          <w:tcPr>
            <w:tcW w:w="4394" w:type="dxa"/>
          </w:tcPr>
          <w:p w:rsidR="0060648E" w:rsidRDefault="0060648E" w:rsidP="0060648E">
            <w:pPr>
              <w:pStyle w:val="Table-Text"/>
            </w:pPr>
            <w:r>
              <w:t>The date and time that the object was created</w:t>
            </w:r>
          </w:p>
        </w:tc>
      </w:tr>
      <w:tr w:rsidR="0060648E" w:rsidRPr="00CC22F1" w:rsidTr="0060648E">
        <w:trPr>
          <w:trHeight w:val="113"/>
          <w:tblHeader w:val="0"/>
        </w:trPr>
        <w:tc>
          <w:tcPr>
            <w:tcW w:w="2850" w:type="dxa"/>
          </w:tcPr>
          <w:p w:rsidR="0060648E" w:rsidRDefault="0060648E" w:rsidP="0060648E">
            <w:pPr>
              <w:pStyle w:val="Table-Text"/>
            </w:pPr>
            <w:r>
              <w:t>lastUpdateDate</w:t>
            </w:r>
          </w:p>
        </w:tc>
        <w:tc>
          <w:tcPr>
            <w:tcW w:w="1403" w:type="dxa"/>
          </w:tcPr>
          <w:p w:rsidR="0060648E" w:rsidRDefault="0060648E" w:rsidP="0060648E">
            <w:pPr>
              <w:pStyle w:val="Table-Text"/>
            </w:pPr>
            <w:r>
              <w:t>timestamp</w:t>
            </w:r>
          </w:p>
        </w:tc>
        <w:tc>
          <w:tcPr>
            <w:tcW w:w="4394" w:type="dxa"/>
          </w:tcPr>
          <w:p w:rsidR="0060648E" w:rsidRDefault="0060648E" w:rsidP="0060648E">
            <w:pPr>
              <w:pStyle w:val="Table-Text"/>
            </w:pPr>
            <w:r>
              <w:t>The date and time that object was last updated. This will be null if the object has never been updated</w:t>
            </w:r>
          </w:p>
        </w:tc>
      </w:tr>
    </w:tbl>
    <w:p w:rsidR="0060648E" w:rsidRDefault="0060648E" w:rsidP="00FB749C">
      <w:pPr>
        <w:pStyle w:val="Heading3"/>
        <w:pageBreakBefore/>
      </w:pPr>
      <w:r>
        <w:lastRenderedPageBreak/>
        <w:t>Example</w:t>
      </w:r>
    </w:p>
    <w:p w:rsidR="0060648E" w:rsidRDefault="0060648E" w:rsidP="0060648E">
      <w:r>
        <w:t>Below is an example of a user list command request and response:</w:t>
      </w:r>
    </w:p>
    <w:p w:rsidR="0060648E" w:rsidRDefault="0060648E" w:rsidP="0060648E">
      <w:r>
        <w:t>Request:</w:t>
      </w:r>
    </w:p>
    <w:p w:rsidR="00636EB2" w:rsidRDefault="00636EB2" w:rsidP="00636EB2">
      <w:pPr>
        <w:pStyle w:val="Code"/>
      </w:pPr>
      <w:r>
        <w:t>GET /users/?searchStatus=active HTTP/1.1</w:t>
      </w:r>
    </w:p>
    <w:p w:rsidR="00636EB2" w:rsidRDefault="00636EB2" w:rsidP="00636EB2">
      <w:pPr>
        <w:pStyle w:val="Code"/>
      </w:pPr>
      <w:r>
        <w:t>Client-Transaction-Id: 4eaec55a-1f76-4d94-a54a-4ec821f89d10</w:t>
      </w:r>
    </w:p>
    <w:p w:rsidR="00636EB2" w:rsidRDefault="00636EB2" w:rsidP="00636EB2">
      <w:pPr>
        <w:pStyle w:val="Code"/>
      </w:pPr>
      <w:r>
        <w:t>Accept: application/json</w:t>
      </w:r>
    </w:p>
    <w:p w:rsidR="00636EB2" w:rsidRDefault="00636EB2" w:rsidP="00636EB2">
      <w:pPr>
        <w:pStyle w:val="Code"/>
      </w:pPr>
      <w:r>
        <w:t>User-Agent: Jersey/2.2 (Apache HttpClient 4.2.5)</w:t>
      </w:r>
    </w:p>
    <w:p w:rsidR="00636EB2" w:rsidRDefault="00636EB2" w:rsidP="00636EB2">
      <w:pPr>
        <w:pStyle w:val="Code"/>
      </w:pPr>
      <w:r>
        <w:t>Host: api.discoverydns.com</w:t>
      </w:r>
    </w:p>
    <w:p w:rsidR="00636EB2" w:rsidRDefault="00636EB2" w:rsidP="00636EB2">
      <w:pPr>
        <w:pStyle w:val="Code"/>
      </w:pPr>
      <w:r>
        <w:t>Connection: Keep-Alive</w:t>
      </w:r>
    </w:p>
    <w:p w:rsidR="0060648E" w:rsidRPr="0060648E" w:rsidRDefault="0060648E" w:rsidP="0060648E">
      <w:pPr>
        <w:pStyle w:val="Code"/>
      </w:pPr>
    </w:p>
    <w:p w:rsidR="0060648E" w:rsidRDefault="00636EB2" w:rsidP="0060648E">
      <w:r>
        <w:t>Response:</w:t>
      </w:r>
    </w:p>
    <w:p w:rsidR="00636EB2" w:rsidRDefault="00636EB2" w:rsidP="00636EB2">
      <w:pPr>
        <w:pStyle w:val="Code"/>
      </w:pPr>
      <w:r>
        <w:t>HTTP/1.1 200 OK</w:t>
      </w:r>
    </w:p>
    <w:p w:rsidR="00636EB2" w:rsidRDefault="00636EB2" w:rsidP="00636EB2">
      <w:pPr>
        <w:pStyle w:val="Code"/>
      </w:pPr>
      <w:r>
        <w:t>Content-Type: application/json</w:t>
      </w:r>
    </w:p>
    <w:p w:rsidR="00636EB2" w:rsidRDefault="00636EB2" w:rsidP="00636EB2">
      <w:pPr>
        <w:pStyle w:val="Code"/>
      </w:pPr>
      <w:r>
        <w:t>Cache-Control: private, no-transform, max-age=30</w:t>
      </w:r>
    </w:p>
    <w:p w:rsidR="00636EB2" w:rsidRDefault="00636EB2" w:rsidP="00636EB2">
      <w:pPr>
        <w:pStyle w:val="Code"/>
      </w:pPr>
      <w:r>
        <w:t>Date: Sun, 06 Oct 2013 23:56:01 GMT</w:t>
      </w:r>
    </w:p>
    <w:p w:rsidR="00636EB2" w:rsidRDefault="00636EB2" w:rsidP="00636EB2">
      <w:pPr>
        <w:pStyle w:val="Code"/>
      </w:pPr>
      <w:r>
        <w:t>Server-Transaction-Id: 4f3a488a-981c-45d7-9777-ea99fffa8e84</w:t>
      </w:r>
    </w:p>
    <w:p w:rsidR="00636EB2" w:rsidRDefault="00636EB2" w:rsidP="00636EB2">
      <w:pPr>
        <w:pStyle w:val="Code"/>
      </w:pPr>
      <w:r>
        <w:t>Client-Transaction-Id: 4eaec55a-1f76-4d94-a54a-4ec821f89d10</w:t>
      </w:r>
    </w:p>
    <w:p w:rsidR="00636EB2" w:rsidRDefault="00636EB2" w:rsidP="00636EB2">
      <w:pPr>
        <w:pStyle w:val="Code"/>
      </w:pPr>
      <w:r>
        <w:t>Content-Length: 2991</w:t>
      </w:r>
    </w:p>
    <w:p w:rsidR="00636EB2" w:rsidRDefault="00636EB2" w:rsidP="00636EB2">
      <w:pPr>
        <w:pStyle w:val="Code"/>
      </w:pPr>
    </w:p>
    <w:p w:rsidR="00636EB2" w:rsidRDefault="00636EB2" w:rsidP="00636EB2">
      <w:pPr>
        <w:pStyle w:val="Code"/>
      </w:pPr>
      <w:r>
        <w:t>{</w:t>
      </w:r>
    </w:p>
    <w:p w:rsidR="00636EB2" w:rsidRDefault="00636EB2" w:rsidP="00636EB2">
      <w:pPr>
        <w:pStyle w:val="Code"/>
      </w:pPr>
      <w:r>
        <w:t xml:space="preserve">  "users" : {</w:t>
      </w:r>
    </w:p>
    <w:p w:rsidR="00636EB2" w:rsidRDefault="00636EB2" w:rsidP="00636EB2">
      <w:pPr>
        <w:pStyle w:val="Code"/>
      </w:pPr>
      <w:r>
        <w:t xml:space="preserve">    "@uri" : "https://api.discoverydns.com/users/?searchStatus=active",</w:t>
      </w:r>
    </w:p>
    <w:p w:rsidR="00636EB2" w:rsidRDefault="00636EB2" w:rsidP="00636EB2">
      <w:pPr>
        <w:pStyle w:val="Code"/>
      </w:pPr>
      <w:r>
        <w:t xml:space="preserve">    "userList" : [ {</w:t>
      </w:r>
    </w:p>
    <w:p w:rsidR="00636EB2" w:rsidRDefault="00636EB2" w:rsidP="00636EB2">
      <w:pPr>
        <w:pStyle w:val="Code"/>
      </w:pPr>
      <w:r>
        <w:t xml:space="preserve">      "@uri" : "https://api.discoverydns.com/users/ed848682-c1d9-11e2-86bc-e9b9e1409c4c",</w:t>
      </w:r>
    </w:p>
    <w:p w:rsidR="00636EB2" w:rsidRDefault="00636EB2" w:rsidP="00636EB2">
      <w:pPr>
        <w:pStyle w:val="Code"/>
      </w:pPr>
      <w:r>
        <w:t xml:space="preserve">      "id" : "ed848682-c1d9-11e2-86bc-e9b9e1409c4c",</w:t>
      </w:r>
    </w:p>
    <w:p w:rsidR="00636EB2" w:rsidRDefault="00636EB2" w:rsidP="00636EB2">
      <w:pPr>
        <w:pStyle w:val="Code"/>
      </w:pPr>
      <w:r>
        <w:t xml:space="preserve">      "username" : "admin",</w:t>
      </w:r>
    </w:p>
    <w:p w:rsidR="00636EB2" w:rsidRDefault="00636EB2" w:rsidP="00636EB2">
      <w:pPr>
        <w:pStyle w:val="Code"/>
      </w:pPr>
      <w:r>
        <w:t xml:space="preserve">      "name" : "System Admin",</w:t>
      </w:r>
    </w:p>
    <w:p w:rsidR="00636EB2" w:rsidRDefault="00636EB2" w:rsidP="00636EB2">
      <w:pPr>
        <w:pStyle w:val="Code"/>
      </w:pPr>
      <w:r>
        <w:t xml:space="preserve">      "status" : "active",</w:t>
      </w:r>
    </w:p>
    <w:p w:rsidR="00636EB2" w:rsidRDefault="00636EB2" w:rsidP="00636EB2">
      <w:pPr>
        <w:pStyle w:val="Code"/>
      </w:pPr>
      <w:r>
        <w:t xml:space="preserve">      "createDate" : "2013-10-08T10:27:30.931",</w:t>
      </w:r>
    </w:p>
    <w:p w:rsidR="00636EB2" w:rsidRDefault="00636EB2" w:rsidP="00636EB2">
      <w:pPr>
        <w:pStyle w:val="Code"/>
      </w:pPr>
      <w:r>
        <w:t xml:space="preserve">      "lastUpdateDate" : null</w:t>
      </w:r>
    </w:p>
    <w:p w:rsidR="00636EB2" w:rsidRDefault="00636EB2" w:rsidP="00636EB2">
      <w:pPr>
        <w:pStyle w:val="Code"/>
      </w:pPr>
      <w:r>
        <w:t xml:space="preserve">    }, {</w:t>
      </w:r>
    </w:p>
    <w:p w:rsidR="00636EB2" w:rsidRDefault="00636EB2" w:rsidP="00636EB2">
      <w:pPr>
        <w:pStyle w:val="Code"/>
      </w:pPr>
      <w:r>
        <w:t xml:space="preserve">      "@uri" : "https://api.discoverydns.com/users/03fe4fef-4297-483e-89ae-580dd1cf1188",</w:t>
      </w:r>
    </w:p>
    <w:p w:rsidR="00636EB2" w:rsidRDefault="00636EB2" w:rsidP="00636EB2">
      <w:pPr>
        <w:pStyle w:val="Code"/>
      </w:pPr>
      <w:r>
        <w:t xml:space="preserve">      "id" : "03fe4fef-4297-483e-89ae-580dd1cf1188",</w:t>
      </w:r>
    </w:p>
    <w:p w:rsidR="00636EB2" w:rsidRDefault="00636EB2" w:rsidP="00636EB2">
      <w:pPr>
        <w:pStyle w:val="Code"/>
      </w:pPr>
      <w:r>
        <w:t xml:space="preserve">      "username" : "test-ing_us.er4",</w:t>
      </w:r>
    </w:p>
    <w:p w:rsidR="00636EB2" w:rsidRDefault="00636EB2" w:rsidP="00636EB2">
      <w:pPr>
        <w:pStyle w:val="Code"/>
      </w:pPr>
      <w:r>
        <w:lastRenderedPageBreak/>
        <w:t xml:space="preserve">      "name" : "Testing Us.e-_r4",</w:t>
      </w:r>
    </w:p>
    <w:p w:rsidR="00636EB2" w:rsidRDefault="00636EB2" w:rsidP="00636EB2">
      <w:pPr>
        <w:pStyle w:val="Code"/>
      </w:pPr>
      <w:r>
        <w:t xml:space="preserve">      "status" : "active",</w:t>
      </w:r>
    </w:p>
    <w:p w:rsidR="00636EB2" w:rsidRDefault="00636EB2" w:rsidP="00636EB2">
      <w:pPr>
        <w:pStyle w:val="Code"/>
      </w:pPr>
      <w:r>
        <w:t xml:space="preserve">      "createDate" : "2013-10-07T23:27:38.187",</w:t>
      </w:r>
    </w:p>
    <w:p w:rsidR="00636EB2" w:rsidRDefault="00636EB2" w:rsidP="00636EB2">
      <w:pPr>
        <w:pStyle w:val="Code"/>
      </w:pPr>
      <w:r>
        <w:t xml:space="preserve">      "lastUpdateDate" : null</w:t>
      </w:r>
    </w:p>
    <w:p w:rsidR="00636EB2" w:rsidRDefault="00636EB2" w:rsidP="00636EB2">
      <w:pPr>
        <w:pStyle w:val="Code"/>
      </w:pPr>
      <w:r>
        <w:t xml:space="preserve">    }, {</w:t>
      </w:r>
    </w:p>
    <w:p w:rsidR="00636EB2" w:rsidRDefault="00636EB2" w:rsidP="00636EB2">
      <w:pPr>
        <w:pStyle w:val="Code"/>
      </w:pPr>
      <w:r>
        <w:t xml:space="preserve">      "@uri" : "https://api.discoverydns.com/users/24c03b98-bdae-43c3-a97a-f00c83c38151",</w:t>
      </w:r>
    </w:p>
    <w:p w:rsidR="00636EB2" w:rsidRDefault="00636EB2" w:rsidP="00636EB2">
      <w:pPr>
        <w:pStyle w:val="Code"/>
      </w:pPr>
      <w:r>
        <w:t xml:space="preserve">      "id" : "24c03b98-bdae-43c3-a97a-f00c83c38151",</w:t>
      </w:r>
    </w:p>
    <w:p w:rsidR="00636EB2" w:rsidRDefault="00636EB2" w:rsidP="00636EB2">
      <w:pPr>
        <w:pStyle w:val="Code"/>
      </w:pPr>
      <w:r>
        <w:t xml:space="preserve">      "username" : "test-ing_us.er5",</w:t>
      </w:r>
    </w:p>
    <w:p w:rsidR="00636EB2" w:rsidRDefault="00636EB2" w:rsidP="00636EB2">
      <w:pPr>
        <w:pStyle w:val="Code"/>
      </w:pPr>
      <w:r>
        <w:t xml:space="preserve">      "name" : "Testing Us.e-_r5",</w:t>
      </w:r>
    </w:p>
    <w:p w:rsidR="00636EB2" w:rsidRDefault="00636EB2" w:rsidP="00636EB2">
      <w:pPr>
        <w:pStyle w:val="Code"/>
      </w:pPr>
      <w:r>
        <w:t xml:space="preserve">      "status" : "active",</w:t>
      </w:r>
    </w:p>
    <w:p w:rsidR="00636EB2" w:rsidRDefault="00636EB2" w:rsidP="00636EB2">
      <w:pPr>
        <w:pStyle w:val="Code"/>
      </w:pPr>
      <w:r>
        <w:t xml:space="preserve">      "createDate" : "2013-10-06T23:27:38.273",</w:t>
      </w:r>
    </w:p>
    <w:p w:rsidR="00636EB2" w:rsidRDefault="00636EB2" w:rsidP="00636EB2">
      <w:pPr>
        <w:pStyle w:val="Code"/>
      </w:pPr>
      <w:r>
        <w:t xml:space="preserve">      "lastUpdateDate" : "2013-10-07T23:27:38.273"</w:t>
      </w:r>
    </w:p>
    <w:p w:rsidR="00636EB2" w:rsidRDefault="00636EB2" w:rsidP="00636EB2">
      <w:pPr>
        <w:pStyle w:val="Code"/>
      </w:pPr>
      <w:r>
        <w:t xml:space="preserve">    } ],</w:t>
      </w:r>
    </w:p>
    <w:p w:rsidR="00636EB2" w:rsidRDefault="00636EB2" w:rsidP="00636EB2">
      <w:pPr>
        <w:pStyle w:val="Code"/>
      </w:pPr>
      <w:r>
        <w:t xml:space="preserve">    "totalCount" : 3</w:t>
      </w:r>
    </w:p>
    <w:p w:rsidR="00636EB2" w:rsidRDefault="00636EB2" w:rsidP="00636EB2">
      <w:pPr>
        <w:pStyle w:val="Code"/>
      </w:pPr>
      <w:r>
        <w:t xml:space="preserve">  }</w:t>
      </w:r>
    </w:p>
    <w:p w:rsidR="00636EB2" w:rsidRDefault="00636EB2" w:rsidP="00636EB2">
      <w:pPr>
        <w:pStyle w:val="Code"/>
      </w:pPr>
      <w:r>
        <w:t>}</w:t>
      </w:r>
    </w:p>
    <w:p w:rsidR="003A30DE" w:rsidRDefault="003A30DE" w:rsidP="003A30DE">
      <w:pPr>
        <w:pStyle w:val="Heading1"/>
      </w:pPr>
      <w:bookmarkStart w:id="226" w:name="_Toc382406003"/>
      <w:r>
        <w:lastRenderedPageBreak/>
        <w:t>Name Server Interface Set Commands</w:t>
      </w:r>
      <w:bookmarkEnd w:id="226"/>
    </w:p>
    <w:p w:rsidR="003A30DE" w:rsidRDefault="003A30DE" w:rsidP="003A30DE">
      <w:pPr>
        <w:pStyle w:val="Heading2"/>
      </w:pPr>
      <w:bookmarkStart w:id="227" w:name="_Toc382406004"/>
      <w:r>
        <w:t>Name Server Interface Set Get Command</w:t>
      </w:r>
      <w:bookmarkEnd w:id="227"/>
    </w:p>
    <w:p w:rsidR="00636EB2" w:rsidRDefault="00636EB2" w:rsidP="00636EB2">
      <w:r w:rsidRPr="00636EB2">
        <w:t xml:space="preserve">This command is used to retrieve the details of a name server interface set object provisioned </w:t>
      </w:r>
      <w:r w:rsidR="00BB3EC1">
        <w:t>in</w:t>
      </w:r>
      <w:r w:rsidR="00BB3EC1" w:rsidRPr="00636EB2">
        <w:t xml:space="preserve"> </w:t>
      </w:r>
      <w:r w:rsidRPr="00636EB2">
        <w:t>the system.</w:t>
      </w:r>
    </w:p>
    <w:p w:rsidR="00636EB2" w:rsidRDefault="00636EB2" w:rsidP="00636EB2">
      <w:pPr>
        <w:pStyle w:val="Heading3"/>
      </w:pPr>
      <w:r>
        <w:t>Request</w:t>
      </w:r>
    </w:p>
    <w:p w:rsidR="00636EB2" w:rsidRDefault="00636EB2" w:rsidP="00636EB2">
      <w:r w:rsidRPr="00636EB2">
        <w:t>A request should be made to the specified URI including the indicated headers</w:t>
      </w:r>
      <w:r w:rsidR="00826454">
        <w:t>,</w:t>
      </w:r>
      <w:r w:rsidRPr="00636EB2">
        <w:t xml:space="preserve"> and if required a request body in the format specified.</w:t>
      </w:r>
    </w:p>
    <w:p w:rsidR="00636EB2" w:rsidRDefault="00636EB2" w:rsidP="00636EB2">
      <w:pPr>
        <w:pStyle w:val="FakeHeading4"/>
      </w:pPr>
      <w:r>
        <w:t>URI</w:t>
      </w:r>
    </w:p>
    <w:p w:rsidR="00636EB2" w:rsidRPr="008A0F29" w:rsidRDefault="00636EB2" w:rsidP="00636EB2">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36EB2" w:rsidRPr="00CC22F1" w:rsidTr="005375DB">
        <w:trPr>
          <w:tblHeader w:val="0"/>
        </w:trPr>
        <w:tc>
          <w:tcPr>
            <w:tcW w:w="1843" w:type="dxa"/>
            <w:shd w:val="clear" w:color="auto" w:fill="BFBFBF" w:themeFill="background1" w:themeFillShade="BF"/>
          </w:tcPr>
          <w:p w:rsidR="00636EB2" w:rsidRPr="00750051" w:rsidRDefault="00636EB2" w:rsidP="005375DB">
            <w:pPr>
              <w:pStyle w:val="Table-Header"/>
            </w:pPr>
            <w:r>
              <w:t>HTTP Method</w:t>
            </w:r>
          </w:p>
        </w:tc>
        <w:tc>
          <w:tcPr>
            <w:tcW w:w="6804" w:type="dxa"/>
            <w:shd w:val="clear" w:color="auto" w:fill="BFBFBF" w:themeFill="background1" w:themeFillShade="BF"/>
          </w:tcPr>
          <w:p w:rsidR="00636EB2" w:rsidRDefault="00636EB2" w:rsidP="005375DB">
            <w:pPr>
              <w:pStyle w:val="Table-Header"/>
            </w:pPr>
            <w:r>
              <w:t>Request URI</w:t>
            </w:r>
          </w:p>
        </w:tc>
      </w:tr>
      <w:tr w:rsidR="00636EB2" w:rsidRPr="00CC22F1" w:rsidTr="005375DB">
        <w:trPr>
          <w:trHeight w:val="113"/>
          <w:tblHeader w:val="0"/>
        </w:trPr>
        <w:tc>
          <w:tcPr>
            <w:tcW w:w="1843" w:type="dxa"/>
          </w:tcPr>
          <w:p w:rsidR="00636EB2" w:rsidRDefault="00636EB2" w:rsidP="005375DB">
            <w:pPr>
              <w:pStyle w:val="Table-Text"/>
            </w:pPr>
            <w:r>
              <w:t>GET</w:t>
            </w:r>
          </w:p>
        </w:tc>
        <w:tc>
          <w:tcPr>
            <w:tcW w:w="6804" w:type="dxa"/>
          </w:tcPr>
          <w:p w:rsidR="00636EB2" w:rsidRDefault="00636EB2" w:rsidP="005375DB">
            <w:pPr>
              <w:pStyle w:val="Table-Text"/>
            </w:pPr>
            <w:r w:rsidRPr="00636EB2">
              <w:t>https://{service-address}/nameserverinterfacesets/{id-or-name}</w:t>
            </w:r>
          </w:p>
        </w:tc>
      </w:tr>
    </w:tbl>
    <w:p w:rsidR="00636EB2" w:rsidRDefault="00636EB2" w:rsidP="00636EB2">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36EB2" w:rsidRPr="00CC22F1" w:rsidTr="005375DB">
        <w:trPr>
          <w:tblHeader w:val="0"/>
        </w:trPr>
        <w:tc>
          <w:tcPr>
            <w:tcW w:w="1843" w:type="dxa"/>
            <w:shd w:val="clear" w:color="auto" w:fill="BFBFBF" w:themeFill="background1" w:themeFillShade="BF"/>
          </w:tcPr>
          <w:p w:rsidR="00636EB2" w:rsidRPr="00750051" w:rsidRDefault="00636EB2" w:rsidP="005375DB">
            <w:pPr>
              <w:pStyle w:val="Table-Header"/>
            </w:pPr>
            <w:r>
              <w:t>Field</w:t>
            </w:r>
          </w:p>
        </w:tc>
        <w:tc>
          <w:tcPr>
            <w:tcW w:w="6804" w:type="dxa"/>
            <w:shd w:val="clear" w:color="auto" w:fill="BFBFBF" w:themeFill="background1" w:themeFillShade="BF"/>
          </w:tcPr>
          <w:p w:rsidR="00636EB2" w:rsidRDefault="00636EB2" w:rsidP="005375DB">
            <w:pPr>
              <w:pStyle w:val="Table-Header"/>
            </w:pPr>
            <w:r>
              <w:t>Description</w:t>
            </w:r>
          </w:p>
        </w:tc>
      </w:tr>
      <w:tr w:rsidR="00636EB2" w:rsidRPr="00CC22F1" w:rsidTr="005375DB">
        <w:trPr>
          <w:trHeight w:val="113"/>
          <w:tblHeader w:val="0"/>
        </w:trPr>
        <w:tc>
          <w:tcPr>
            <w:tcW w:w="1843" w:type="dxa"/>
          </w:tcPr>
          <w:p w:rsidR="00636EB2" w:rsidRDefault="00636EB2" w:rsidP="005375DB">
            <w:pPr>
              <w:pStyle w:val="Table-Text"/>
            </w:pPr>
            <w:r>
              <w:t>service-address</w:t>
            </w:r>
          </w:p>
        </w:tc>
        <w:tc>
          <w:tcPr>
            <w:tcW w:w="6804" w:type="dxa"/>
          </w:tcPr>
          <w:p w:rsidR="00636EB2" w:rsidRDefault="00636EB2" w:rsidP="006351FF">
            <w:pPr>
              <w:pStyle w:val="Table-Text"/>
            </w:pPr>
            <w:r>
              <w:t xml:space="preserve">The service address as described in section </w:t>
            </w:r>
            <w:r w:rsidR="006351FF">
              <w:t>2.2</w:t>
            </w:r>
          </w:p>
        </w:tc>
      </w:tr>
      <w:tr w:rsidR="00636EB2" w:rsidRPr="00CC22F1" w:rsidTr="005375DB">
        <w:trPr>
          <w:trHeight w:val="113"/>
          <w:tblHeader w:val="0"/>
        </w:trPr>
        <w:tc>
          <w:tcPr>
            <w:tcW w:w="1843" w:type="dxa"/>
          </w:tcPr>
          <w:p w:rsidR="00636EB2" w:rsidRDefault="00636EB2" w:rsidP="00636EB2">
            <w:pPr>
              <w:pStyle w:val="Table-Text"/>
            </w:pPr>
            <w:r>
              <w:t>id-or-name</w:t>
            </w:r>
          </w:p>
        </w:tc>
        <w:tc>
          <w:tcPr>
            <w:tcW w:w="6804" w:type="dxa"/>
          </w:tcPr>
          <w:p w:rsidR="00636EB2" w:rsidRDefault="00636EB2" w:rsidP="00636EB2">
            <w:pPr>
              <w:pStyle w:val="Table-Text"/>
            </w:pPr>
            <w:r>
              <w:t>The id or name of the name server interface set whose details you want to retrieve</w:t>
            </w:r>
          </w:p>
        </w:tc>
      </w:tr>
    </w:tbl>
    <w:p w:rsidR="00636EB2" w:rsidRDefault="00636EB2" w:rsidP="00636EB2">
      <w:pPr>
        <w:pStyle w:val="FakeHeading4"/>
      </w:pPr>
      <w:r>
        <w:t>Query Parameter</w:t>
      </w:r>
    </w:p>
    <w:p w:rsidR="00636EB2" w:rsidRPr="00636EB2" w:rsidRDefault="00636EB2" w:rsidP="00636EB2">
      <w:r w:rsidRPr="00636EB2">
        <w:t>Not allowed for this command</w:t>
      </w:r>
      <w:r>
        <w:t>.</w:t>
      </w:r>
    </w:p>
    <w:p w:rsidR="00636EB2" w:rsidRDefault="00636EB2" w:rsidP="00636EB2">
      <w:pPr>
        <w:pStyle w:val="FakeHeading4"/>
      </w:pPr>
      <w:r>
        <w:t>Request Headers</w:t>
      </w:r>
    </w:p>
    <w:p w:rsidR="00636EB2" w:rsidRPr="00636EB2" w:rsidRDefault="00636EB2" w:rsidP="00636EB2">
      <w:r w:rsidRPr="00636EB2">
        <w:t xml:space="preserve">Only the standard request headers described in section </w:t>
      </w:r>
      <w:r w:rsidR="005375DB">
        <w:t>2.6</w:t>
      </w:r>
      <w:r w:rsidRPr="00636EB2">
        <w:t xml:space="preserve"> are supported</w:t>
      </w:r>
      <w:r>
        <w:t>.</w:t>
      </w:r>
    </w:p>
    <w:p w:rsidR="00323508" w:rsidRDefault="00636EB2" w:rsidP="00636EB2">
      <w:pPr>
        <w:pStyle w:val="FakeHeading4"/>
      </w:pPr>
      <w:r>
        <w:t>Request Body</w:t>
      </w:r>
    </w:p>
    <w:p w:rsidR="00636EB2" w:rsidRDefault="00636EB2" w:rsidP="00323508">
      <w:r w:rsidRPr="00636EB2">
        <w:t>Not allowed for this command</w:t>
      </w:r>
      <w:r>
        <w:t>.</w:t>
      </w:r>
    </w:p>
    <w:p w:rsidR="00636EB2" w:rsidRDefault="00636EB2" w:rsidP="00636EB2">
      <w:pPr>
        <w:pStyle w:val="Heading3"/>
      </w:pPr>
      <w:r>
        <w:t>Response</w:t>
      </w:r>
    </w:p>
    <w:p w:rsidR="00636EB2" w:rsidRDefault="00636EB2" w:rsidP="00636EB2">
      <w:r w:rsidRPr="00636EB2">
        <w:t>The response will include a status code, response headers and in some case a response body encoded according to the relevant header.</w:t>
      </w:r>
    </w:p>
    <w:p w:rsidR="00636EB2" w:rsidRDefault="00636EB2" w:rsidP="00636EB2">
      <w:pPr>
        <w:pStyle w:val="FakeHeading4"/>
      </w:pPr>
      <w:r>
        <w:t>Status Code</w:t>
      </w:r>
    </w:p>
    <w:p w:rsidR="00636EB2" w:rsidRDefault="00636EB2" w:rsidP="00636EB2">
      <w:r w:rsidRPr="00636EB2">
        <w:t>On success this command will return http status code 200 (OK).</w:t>
      </w:r>
    </w:p>
    <w:p w:rsidR="00636EB2" w:rsidRDefault="00636EB2" w:rsidP="00636EB2">
      <w:pPr>
        <w:pStyle w:val="FakeHeading4"/>
      </w:pPr>
      <w:r>
        <w:lastRenderedPageBreak/>
        <w:t>Response Headers</w:t>
      </w:r>
    </w:p>
    <w:p w:rsidR="00636EB2" w:rsidRDefault="00636EB2" w:rsidP="00636EB2">
      <w:r w:rsidRPr="00636EB2">
        <w:t xml:space="preserve">Only the standard response headers described in section </w:t>
      </w:r>
      <w:r w:rsidR="005375DB">
        <w:t>2.7</w:t>
      </w:r>
      <w:r w:rsidRPr="00636EB2">
        <w:t xml:space="preserve"> are returned.</w:t>
      </w:r>
    </w:p>
    <w:p w:rsidR="00636EB2" w:rsidRDefault="00636EB2" w:rsidP="00636EB2">
      <w:pPr>
        <w:pStyle w:val="FakeHeading4"/>
      </w:pPr>
      <w:r>
        <w:t>Response Body</w:t>
      </w:r>
    </w:p>
    <w:p w:rsidR="00636EB2" w:rsidRDefault="00636EB2" w:rsidP="00636EB2">
      <w:r w:rsidRPr="00636EB2">
        <w:t>A JSON representation of the name server interface set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777"/>
        <w:gridCol w:w="1891"/>
        <w:gridCol w:w="3979"/>
      </w:tblGrid>
      <w:tr w:rsidR="00636EB2" w:rsidRPr="00CC22F1" w:rsidTr="00636EB2">
        <w:trPr>
          <w:tblHeader w:val="0"/>
        </w:trPr>
        <w:tc>
          <w:tcPr>
            <w:tcW w:w="2777" w:type="dxa"/>
            <w:shd w:val="clear" w:color="auto" w:fill="BFBFBF" w:themeFill="background1" w:themeFillShade="BF"/>
          </w:tcPr>
          <w:p w:rsidR="00636EB2" w:rsidRPr="00750051" w:rsidRDefault="00636EB2" w:rsidP="005375DB">
            <w:pPr>
              <w:pStyle w:val="Table-Header"/>
            </w:pPr>
            <w:r>
              <w:t>Field Name</w:t>
            </w:r>
          </w:p>
        </w:tc>
        <w:tc>
          <w:tcPr>
            <w:tcW w:w="1891" w:type="dxa"/>
            <w:shd w:val="clear" w:color="auto" w:fill="BFBFBF" w:themeFill="background1" w:themeFillShade="BF"/>
          </w:tcPr>
          <w:p w:rsidR="00636EB2" w:rsidRDefault="00636EB2" w:rsidP="005375DB">
            <w:pPr>
              <w:pStyle w:val="Table-Header"/>
            </w:pPr>
            <w:r>
              <w:t>Type</w:t>
            </w:r>
          </w:p>
        </w:tc>
        <w:tc>
          <w:tcPr>
            <w:tcW w:w="3979" w:type="dxa"/>
            <w:shd w:val="clear" w:color="auto" w:fill="BFBFBF" w:themeFill="background1" w:themeFillShade="BF"/>
          </w:tcPr>
          <w:p w:rsidR="00636EB2" w:rsidRDefault="00636EB2" w:rsidP="005375DB">
            <w:pPr>
              <w:pStyle w:val="Table-Header"/>
            </w:pPr>
            <w:r>
              <w:t>Description</w:t>
            </w:r>
          </w:p>
        </w:tc>
      </w:tr>
      <w:tr w:rsidR="00636EB2" w:rsidRPr="00CC22F1" w:rsidTr="00636EB2">
        <w:trPr>
          <w:trHeight w:val="113"/>
          <w:tblHeader w:val="0"/>
        </w:trPr>
        <w:tc>
          <w:tcPr>
            <w:tcW w:w="2777" w:type="dxa"/>
          </w:tcPr>
          <w:p w:rsidR="00636EB2" w:rsidRDefault="00636EB2" w:rsidP="00636EB2">
            <w:pPr>
              <w:pStyle w:val="Table-Text"/>
            </w:pPr>
            <w:r>
              <w:t>@uri</w:t>
            </w:r>
          </w:p>
        </w:tc>
        <w:tc>
          <w:tcPr>
            <w:tcW w:w="1891" w:type="dxa"/>
          </w:tcPr>
          <w:p w:rsidR="00636EB2" w:rsidRDefault="00636EB2" w:rsidP="00636EB2">
            <w:pPr>
              <w:pStyle w:val="Table-Text"/>
            </w:pPr>
            <w:r>
              <w:t>string</w:t>
            </w:r>
          </w:p>
        </w:tc>
        <w:tc>
          <w:tcPr>
            <w:tcW w:w="3979" w:type="dxa"/>
          </w:tcPr>
          <w:p w:rsidR="00636EB2" w:rsidRDefault="00636EB2" w:rsidP="00117D02">
            <w:pPr>
              <w:pStyle w:val="Table-Text"/>
            </w:pPr>
            <w:r>
              <w:t xml:space="preserve">The </w:t>
            </w:r>
            <w:r w:rsidR="00D730DF">
              <w:t>URI</w:t>
            </w:r>
            <w:r>
              <w:t xml:space="preserve"> that can be used to obtain information about this object</w:t>
            </w:r>
          </w:p>
        </w:tc>
      </w:tr>
      <w:tr w:rsidR="00636EB2" w:rsidRPr="00CC22F1" w:rsidTr="00636EB2">
        <w:trPr>
          <w:trHeight w:val="113"/>
          <w:tblHeader w:val="0"/>
        </w:trPr>
        <w:tc>
          <w:tcPr>
            <w:tcW w:w="2777" w:type="dxa"/>
          </w:tcPr>
          <w:p w:rsidR="00636EB2" w:rsidRDefault="00636EB2" w:rsidP="00636EB2">
            <w:pPr>
              <w:pStyle w:val="Table-Text"/>
            </w:pPr>
            <w:r>
              <w:t>id</w:t>
            </w:r>
          </w:p>
        </w:tc>
        <w:tc>
          <w:tcPr>
            <w:tcW w:w="1891" w:type="dxa"/>
          </w:tcPr>
          <w:p w:rsidR="00636EB2" w:rsidRDefault="00636EB2" w:rsidP="00636EB2">
            <w:pPr>
              <w:pStyle w:val="Table-Text"/>
            </w:pPr>
            <w:r>
              <w:t>uuid</w:t>
            </w:r>
          </w:p>
        </w:tc>
        <w:tc>
          <w:tcPr>
            <w:tcW w:w="3979" w:type="dxa"/>
          </w:tcPr>
          <w:p w:rsidR="00636EB2" w:rsidRDefault="00636EB2" w:rsidP="00636EB2">
            <w:pPr>
              <w:pStyle w:val="Table-Text"/>
            </w:pPr>
            <w:r>
              <w:t>The UUID of the object</w:t>
            </w:r>
          </w:p>
        </w:tc>
      </w:tr>
      <w:tr w:rsidR="00636EB2" w:rsidRPr="00CC22F1" w:rsidTr="00636EB2">
        <w:trPr>
          <w:trHeight w:val="113"/>
          <w:tblHeader w:val="0"/>
        </w:trPr>
        <w:tc>
          <w:tcPr>
            <w:tcW w:w="2777" w:type="dxa"/>
          </w:tcPr>
          <w:p w:rsidR="00636EB2" w:rsidRDefault="00636EB2" w:rsidP="00636EB2">
            <w:pPr>
              <w:pStyle w:val="Table-Text"/>
            </w:pPr>
            <w:r>
              <w:t>version</w:t>
            </w:r>
          </w:p>
        </w:tc>
        <w:tc>
          <w:tcPr>
            <w:tcW w:w="1891" w:type="dxa"/>
          </w:tcPr>
          <w:p w:rsidR="00636EB2" w:rsidRDefault="00636EB2" w:rsidP="00636EB2">
            <w:pPr>
              <w:pStyle w:val="Table-Text"/>
            </w:pPr>
            <w:r>
              <w:t>integer</w:t>
            </w:r>
          </w:p>
        </w:tc>
        <w:tc>
          <w:tcPr>
            <w:tcW w:w="3979" w:type="dxa"/>
          </w:tcPr>
          <w:p w:rsidR="00636EB2" w:rsidRDefault="00117D02" w:rsidP="00636EB2">
            <w:pPr>
              <w:pStyle w:val="Table-Text"/>
            </w:pPr>
            <w:r>
              <w:t>The current version of the object. This should be sent back to the server with any update commands for this object to ensure that concurrent modifications errors do not occur</w:t>
            </w:r>
          </w:p>
        </w:tc>
      </w:tr>
      <w:tr w:rsidR="00636EB2" w:rsidRPr="00CC22F1" w:rsidTr="00636EB2">
        <w:trPr>
          <w:trHeight w:val="113"/>
          <w:tblHeader w:val="0"/>
        </w:trPr>
        <w:tc>
          <w:tcPr>
            <w:tcW w:w="2777" w:type="dxa"/>
          </w:tcPr>
          <w:p w:rsidR="00636EB2" w:rsidRDefault="00636EB2" w:rsidP="00636EB2">
            <w:pPr>
              <w:pStyle w:val="Table-Text"/>
            </w:pPr>
            <w:r>
              <w:t>name</w:t>
            </w:r>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name of the name server interface set</w:t>
            </w:r>
          </w:p>
        </w:tc>
      </w:tr>
      <w:tr w:rsidR="00636EB2" w:rsidRPr="00CC22F1" w:rsidTr="00636EB2">
        <w:trPr>
          <w:trHeight w:val="113"/>
          <w:tblHeader w:val="0"/>
        </w:trPr>
        <w:tc>
          <w:tcPr>
            <w:tcW w:w="2777" w:type="dxa"/>
          </w:tcPr>
          <w:p w:rsidR="00636EB2" w:rsidRDefault="00636EB2" w:rsidP="00636EB2">
            <w:pPr>
              <w:pStyle w:val="Table-Text"/>
            </w:pPr>
            <w:r>
              <w:t>status</w:t>
            </w:r>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current status of the name server interface set</w:t>
            </w:r>
          </w:p>
        </w:tc>
      </w:tr>
      <w:tr w:rsidR="00636EB2" w:rsidRPr="00CC22F1" w:rsidTr="00636EB2">
        <w:trPr>
          <w:trHeight w:val="113"/>
          <w:tblHeader w:val="0"/>
        </w:trPr>
        <w:tc>
          <w:tcPr>
            <w:tcW w:w="2777" w:type="dxa"/>
          </w:tcPr>
          <w:p w:rsidR="00636EB2" w:rsidRDefault="00636EB2" w:rsidP="00636EB2">
            <w:pPr>
              <w:pStyle w:val="Table-Text"/>
            </w:pPr>
            <w:r>
              <w:t>nameServerInterfaces</w:t>
            </w:r>
          </w:p>
        </w:tc>
        <w:tc>
          <w:tcPr>
            <w:tcW w:w="1891" w:type="dxa"/>
          </w:tcPr>
          <w:p w:rsidR="00636EB2" w:rsidRDefault="00636EB2" w:rsidP="00636EB2">
            <w:pPr>
              <w:pStyle w:val="Table-Text"/>
            </w:pPr>
            <w:r>
              <w:t>NameServerInterface[]</w:t>
            </w:r>
          </w:p>
        </w:tc>
        <w:tc>
          <w:tcPr>
            <w:tcW w:w="3979" w:type="dxa"/>
          </w:tcPr>
          <w:p w:rsidR="00636EB2" w:rsidRDefault="00636EB2" w:rsidP="00636EB2">
            <w:pPr>
              <w:pStyle w:val="Table-Text"/>
            </w:pPr>
            <w:r>
              <w:t>A list containing the name server interfaces that are represented by this name server interface set</w:t>
            </w:r>
          </w:p>
        </w:tc>
      </w:tr>
      <w:tr w:rsidR="00636EB2" w:rsidRPr="00CC22F1" w:rsidTr="00636EB2">
        <w:trPr>
          <w:trHeight w:val="113"/>
          <w:tblHeader w:val="0"/>
        </w:trPr>
        <w:tc>
          <w:tcPr>
            <w:tcW w:w="2777" w:type="dxa"/>
          </w:tcPr>
          <w:p w:rsidR="00636EB2" w:rsidRDefault="00636EB2" w:rsidP="00636EB2">
            <w:pPr>
              <w:pStyle w:val="Table-Text"/>
            </w:pPr>
            <w:r>
              <w:t>createDate</w:t>
            </w:r>
          </w:p>
        </w:tc>
        <w:tc>
          <w:tcPr>
            <w:tcW w:w="1891" w:type="dxa"/>
          </w:tcPr>
          <w:p w:rsidR="00636EB2" w:rsidRDefault="00636EB2" w:rsidP="00636EB2">
            <w:pPr>
              <w:pStyle w:val="Table-Text"/>
            </w:pPr>
            <w:r>
              <w:t>timestamp</w:t>
            </w:r>
          </w:p>
        </w:tc>
        <w:tc>
          <w:tcPr>
            <w:tcW w:w="3979" w:type="dxa"/>
          </w:tcPr>
          <w:p w:rsidR="00636EB2" w:rsidRDefault="00636EB2" w:rsidP="00636EB2">
            <w:pPr>
              <w:pStyle w:val="Table-Text"/>
            </w:pPr>
            <w:r>
              <w:t>The date and time in UTC that this object was created</w:t>
            </w:r>
          </w:p>
        </w:tc>
      </w:tr>
      <w:tr w:rsidR="00636EB2" w:rsidRPr="00CC22F1" w:rsidTr="00636EB2">
        <w:trPr>
          <w:trHeight w:val="113"/>
          <w:tblHeader w:val="0"/>
        </w:trPr>
        <w:tc>
          <w:tcPr>
            <w:tcW w:w="2777" w:type="dxa"/>
          </w:tcPr>
          <w:p w:rsidR="00636EB2" w:rsidRDefault="00636EB2" w:rsidP="00636EB2">
            <w:pPr>
              <w:pStyle w:val="Table-Text"/>
            </w:pPr>
            <w:r>
              <w:t>createAccountId</w:t>
            </w:r>
          </w:p>
        </w:tc>
        <w:tc>
          <w:tcPr>
            <w:tcW w:w="1891" w:type="dxa"/>
          </w:tcPr>
          <w:p w:rsidR="00636EB2" w:rsidRDefault="00636EB2" w:rsidP="00636EB2">
            <w:pPr>
              <w:pStyle w:val="Table-Text"/>
            </w:pPr>
            <w:r>
              <w:t>uuid</w:t>
            </w:r>
          </w:p>
        </w:tc>
        <w:tc>
          <w:tcPr>
            <w:tcW w:w="3979" w:type="dxa"/>
          </w:tcPr>
          <w:p w:rsidR="00636EB2" w:rsidRDefault="00636EB2" w:rsidP="00636EB2">
            <w:pPr>
              <w:pStyle w:val="Table-Text"/>
            </w:pPr>
            <w:r>
              <w:t>The UUID of the account which created the object</w:t>
            </w:r>
          </w:p>
        </w:tc>
      </w:tr>
      <w:tr w:rsidR="00636EB2" w:rsidRPr="00CC22F1" w:rsidTr="00636EB2">
        <w:trPr>
          <w:trHeight w:val="113"/>
          <w:tblHeader w:val="0"/>
        </w:trPr>
        <w:tc>
          <w:tcPr>
            <w:tcW w:w="2777" w:type="dxa"/>
          </w:tcPr>
          <w:p w:rsidR="00636EB2" w:rsidRDefault="00636EB2" w:rsidP="00636EB2">
            <w:pPr>
              <w:pStyle w:val="Table-Text"/>
            </w:pPr>
            <w:r>
              <w:t>createAccountIdentifier</w:t>
            </w:r>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identifier of the account which created the object</w:t>
            </w:r>
          </w:p>
        </w:tc>
      </w:tr>
      <w:tr w:rsidR="00636EB2" w:rsidRPr="00CC22F1" w:rsidTr="00636EB2">
        <w:trPr>
          <w:trHeight w:val="113"/>
          <w:tblHeader w:val="0"/>
        </w:trPr>
        <w:tc>
          <w:tcPr>
            <w:tcW w:w="2777" w:type="dxa"/>
          </w:tcPr>
          <w:p w:rsidR="00636EB2" w:rsidRDefault="00636EB2" w:rsidP="00636EB2">
            <w:pPr>
              <w:pStyle w:val="Table-Text"/>
            </w:pPr>
            <w:r>
              <w:t>createUserId</w:t>
            </w:r>
          </w:p>
        </w:tc>
        <w:tc>
          <w:tcPr>
            <w:tcW w:w="1891" w:type="dxa"/>
          </w:tcPr>
          <w:p w:rsidR="00636EB2" w:rsidRDefault="00636EB2" w:rsidP="00636EB2">
            <w:pPr>
              <w:pStyle w:val="Table-Text"/>
            </w:pPr>
            <w:r>
              <w:t>uuid</w:t>
            </w:r>
          </w:p>
        </w:tc>
        <w:tc>
          <w:tcPr>
            <w:tcW w:w="3979" w:type="dxa"/>
          </w:tcPr>
          <w:p w:rsidR="00636EB2" w:rsidRDefault="00636EB2" w:rsidP="00636EB2">
            <w:pPr>
              <w:pStyle w:val="Table-Text"/>
            </w:pPr>
            <w:r>
              <w:t>The UUID of the user which created the object</w:t>
            </w:r>
          </w:p>
        </w:tc>
      </w:tr>
      <w:tr w:rsidR="00636EB2" w:rsidRPr="00CC22F1" w:rsidTr="00636EB2">
        <w:trPr>
          <w:trHeight w:val="113"/>
          <w:tblHeader w:val="0"/>
        </w:trPr>
        <w:tc>
          <w:tcPr>
            <w:tcW w:w="2777" w:type="dxa"/>
          </w:tcPr>
          <w:p w:rsidR="00636EB2" w:rsidRDefault="00636EB2" w:rsidP="00636EB2">
            <w:pPr>
              <w:pStyle w:val="Table-Text"/>
            </w:pPr>
            <w:r>
              <w:t>createUserName</w:t>
            </w:r>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name of the user which created the object</w:t>
            </w:r>
          </w:p>
        </w:tc>
      </w:tr>
      <w:tr w:rsidR="00636EB2" w:rsidRPr="00CC22F1" w:rsidTr="00636EB2">
        <w:trPr>
          <w:trHeight w:val="113"/>
          <w:tblHeader w:val="0"/>
        </w:trPr>
        <w:tc>
          <w:tcPr>
            <w:tcW w:w="2777" w:type="dxa"/>
          </w:tcPr>
          <w:p w:rsidR="00636EB2" w:rsidRDefault="00636EB2" w:rsidP="00636EB2">
            <w:pPr>
              <w:pStyle w:val="Table-Text"/>
            </w:pPr>
            <w:r>
              <w:t>lastUpdateDate</w:t>
            </w:r>
          </w:p>
        </w:tc>
        <w:tc>
          <w:tcPr>
            <w:tcW w:w="1891" w:type="dxa"/>
          </w:tcPr>
          <w:p w:rsidR="00636EB2" w:rsidRDefault="00636EB2" w:rsidP="00636EB2">
            <w:pPr>
              <w:pStyle w:val="Table-Text"/>
            </w:pPr>
            <w:r>
              <w:t>timestamp</w:t>
            </w:r>
          </w:p>
        </w:tc>
        <w:tc>
          <w:tcPr>
            <w:tcW w:w="3979" w:type="dxa"/>
          </w:tcPr>
          <w:p w:rsidR="00636EB2" w:rsidRDefault="00636EB2" w:rsidP="00636EB2">
            <w:pPr>
              <w:pStyle w:val="Table-Text"/>
            </w:pPr>
            <w:r>
              <w:t>The date and time in UTC that this object was last updated, null if the object has never been updated</w:t>
            </w:r>
          </w:p>
        </w:tc>
      </w:tr>
      <w:tr w:rsidR="00636EB2" w:rsidRPr="00CC22F1" w:rsidTr="00636EB2">
        <w:trPr>
          <w:trHeight w:val="113"/>
          <w:tblHeader w:val="0"/>
        </w:trPr>
        <w:tc>
          <w:tcPr>
            <w:tcW w:w="2777" w:type="dxa"/>
          </w:tcPr>
          <w:p w:rsidR="00636EB2" w:rsidRDefault="00636EB2" w:rsidP="00636EB2">
            <w:pPr>
              <w:pStyle w:val="Table-Text"/>
            </w:pPr>
            <w:r>
              <w:t>lastUpdateAccountId</w:t>
            </w:r>
          </w:p>
        </w:tc>
        <w:tc>
          <w:tcPr>
            <w:tcW w:w="1891" w:type="dxa"/>
          </w:tcPr>
          <w:p w:rsidR="00636EB2" w:rsidRDefault="00636EB2" w:rsidP="00636EB2">
            <w:pPr>
              <w:pStyle w:val="Table-Text"/>
            </w:pPr>
            <w:r>
              <w:t>uuid</w:t>
            </w:r>
          </w:p>
        </w:tc>
        <w:tc>
          <w:tcPr>
            <w:tcW w:w="3979" w:type="dxa"/>
          </w:tcPr>
          <w:p w:rsidR="00636EB2" w:rsidRDefault="00636EB2" w:rsidP="00636EB2">
            <w:pPr>
              <w:pStyle w:val="Table-Text"/>
            </w:pPr>
            <w:r>
              <w:t>The UUID of the account which last updated the object, null if the object has never been updated</w:t>
            </w:r>
          </w:p>
        </w:tc>
      </w:tr>
      <w:tr w:rsidR="00636EB2" w:rsidRPr="00CC22F1" w:rsidTr="00636EB2">
        <w:trPr>
          <w:trHeight w:val="113"/>
          <w:tblHeader w:val="0"/>
        </w:trPr>
        <w:tc>
          <w:tcPr>
            <w:tcW w:w="2777" w:type="dxa"/>
          </w:tcPr>
          <w:p w:rsidR="00636EB2" w:rsidRDefault="00636EB2" w:rsidP="00636EB2">
            <w:pPr>
              <w:pStyle w:val="Table-Text"/>
            </w:pPr>
            <w:r>
              <w:t>lastUpdateAccountIdentifier</w:t>
            </w:r>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identifier of the account which last updated the object, null if the object has never been updated</w:t>
            </w:r>
          </w:p>
        </w:tc>
      </w:tr>
      <w:tr w:rsidR="00636EB2" w:rsidRPr="00CC22F1" w:rsidTr="00636EB2">
        <w:trPr>
          <w:trHeight w:val="113"/>
          <w:tblHeader w:val="0"/>
        </w:trPr>
        <w:tc>
          <w:tcPr>
            <w:tcW w:w="2777" w:type="dxa"/>
          </w:tcPr>
          <w:p w:rsidR="00636EB2" w:rsidRDefault="00636EB2" w:rsidP="00636EB2">
            <w:pPr>
              <w:pStyle w:val="Table-Text"/>
            </w:pPr>
            <w:r>
              <w:t>lastUpdateUserId</w:t>
            </w:r>
          </w:p>
        </w:tc>
        <w:tc>
          <w:tcPr>
            <w:tcW w:w="1891" w:type="dxa"/>
          </w:tcPr>
          <w:p w:rsidR="00636EB2" w:rsidRDefault="00636EB2" w:rsidP="00636EB2">
            <w:pPr>
              <w:pStyle w:val="Table-Text"/>
            </w:pPr>
            <w:r>
              <w:t>uuid</w:t>
            </w:r>
          </w:p>
        </w:tc>
        <w:tc>
          <w:tcPr>
            <w:tcW w:w="3979" w:type="dxa"/>
          </w:tcPr>
          <w:p w:rsidR="00636EB2" w:rsidRDefault="00636EB2" w:rsidP="00636EB2">
            <w:pPr>
              <w:pStyle w:val="Table-Text"/>
            </w:pPr>
            <w:r>
              <w:t>The UUID of the user which last updated the object, null if the object has never been updated</w:t>
            </w:r>
          </w:p>
        </w:tc>
      </w:tr>
      <w:tr w:rsidR="00636EB2" w:rsidRPr="00CC22F1" w:rsidTr="00636EB2">
        <w:trPr>
          <w:trHeight w:val="113"/>
          <w:tblHeader w:val="0"/>
        </w:trPr>
        <w:tc>
          <w:tcPr>
            <w:tcW w:w="2777" w:type="dxa"/>
          </w:tcPr>
          <w:p w:rsidR="00636EB2" w:rsidRDefault="00636EB2" w:rsidP="00636EB2">
            <w:pPr>
              <w:pStyle w:val="Table-Text"/>
            </w:pPr>
            <w:r>
              <w:t>lastUpdateUserName</w:t>
            </w:r>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name of the user which last updated the object, null if the object has never been updated</w:t>
            </w:r>
          </w:p>
        </w:tc>
      </w:tr>
    </w:tbl>
    <w:p w:rsidR="00636EB2" w:rsidRDefault="00636EB2" w:rsidP="00636EB2">
      <w:r w:rsidRPr="00636EB2">
        <w:t>The NameServerInterface object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777"/>
        <w:gridCol w:w="1891"/>
        <w:gridCol w:w="3979"/>
      </w:tblGrid>
      <w:tr w:rsidR="00636EB2" w:rsidTr="005375DB">
        <w:trPr>
          <w:tblHeader w:val="0"/>
        </w:trPr>
        <w:tc>
          <w:tcPr>
            <w:tcW w:w="2777" w:type="dxa"/>
            <w:shd w:val="clear" w:color="auto" w:fill="BFBFBF" w:themeFill="background1" w:themeFillShade="BF"/>
          </w:tcPr>
          <w:p w:rsidR="00636EB2" w:rsidRPr="00750051" w:rsidRDefault="00636EB2" w:rsidP="005375DB">
            <w:pPr>
              <w:pStyle w:val="Table-Header"/>
            </w:pPr>
            <w:r>
              <w:t>Field Name</w:t>
            </w:r>
          </w:p>
        </w:tc>
        <w:tc>
          <w:tcPr>
            <w:tcW w:w="1891" w:type="dxa"/>
            <w:shd w:val="clear" w:color="auto" w:fill="BFBFBF" w:themeFill="background1" w:themeFillShade="BF"/>
          </w:tcPr>
          <w:p w:rsidR="00636EB2" w:rsidRDefault="00636EB2" w:rsidP="005375DB">
            <w:pPr>
              <w:pStyle w:val="Table-Header"/>
            </w:pPr>
            <w:r>
              <w:t>Type</w:t>
            </w:r>
          </w:p>
        </w:tc>
        <w:tc>
          <w:tcPr>
            <w:tcW w:w="3979" w:type="dxa"/>
            <w:shd w:val="clear" w:color="auto" w:fill="BFBFBF" w:themeFill="background1" w:themeFillShade="BF"/>
          </w:tcPr>
          <w:p w:rsidR="00636EB2" w:rsidRDefault="00636EB2" w:rsidP="005375DB">
            <w:pPr>
              <w:pStyle w:val="Table-Header"/>
            </w:pPr>
            <w:r>
              <w:t>Description</w:t>
            </w:r>
          </w:p>
        </w:tc>
      </w:tr>
      <w:tr w:rsidR="00636EB2" w:rsidTr="005375DB">
        <w:trPr>
          <w:trHeight w:val="113"/>
          <w:tblHeader w:val="0"/>
        </w:trPr>
        <w:tc>
          <w:tcPr>
            <w:tcW w:w="2777" w:type="dxa"/>
          </w:tcPr>
          <w:p w:rsidR="00636EB2" w:rsidRDefault="00636EB2" w:rsidP="00636EB2">
            <w:pPr>
              <w:pStyle w:val="Table-Text"/>
            </w:pPr>
            <w:r>
              <w:t>order</w:t>
            </w:r>
          </w:p>
        </w:tc>
        <w:tc>
          <w:tcPr>
            <w:tcW w:w="1891" w:type="dxa"/>
          </w:tcPr>
          <w:p w:rsidR="00636EB2" w:rsidRDefault="00636EB2" w:rsidP="00636EB2">
            <w:pPr>
              <w:pStyle w:val="Table-Text"/>
            </w:pPr>
            <w:r>
              <w:t>integer</w:t>
            </w:r>
          </w:p>
        </w:tc>
        <w:tc>
          <w:tcPr>
            <w:tcW w:w="3979" w:type="dxa"/>
          </w:tcPr>
          <w:p w:rsidR="00636EB2" w:rsidRDefault="00636EB2" w:rsidP="00636EB2">
            <w:pPr>
              <w:pStyle w:val="Table-Text"/>
            </w:pPr>
            <w:r>
              <w:t>The order value of this interface, used to determine the order in which the corresponding NS records are generated</w:t>
            </w:r>
          </w:p>
        </w:tc>
      </w:tr>
      <w:tr w:rsidR="00636EB2" w:rsidTr="005375DB">
        <w:trPr>
          <w:trHeight w:val="113"/>
          <w:tblHeader w:val="0"/>
        </w:trPr>
        <w:tc>
          <w:tcPr>
            <w:tcW w:w="2777" w:type="dxa"/>
          </w:tcPr>
          <w:p w:rsidR="00636EB2" w:rsidRDefault="00636EB2" w:rsidP="00636EB2">
            <w:pPr>
              <w:pStyle w:val="Table-Text"/>
            </w:pPr>
            <w:r>
              <w:t>name</w:t>
            </w:r>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name of this interface</w:t>
            </w:r>
          </w:p>
        </w:tc>
      </w:tr>
      <w:tr w:rsidR="00636EB2" w:rsidTr="005375DB">
        <w:trPr>
          <w:trHeight w:val="113"/>
          <w:tblHeader w:val="0"/>
        </w:trPr>
        <w:tc>
          <w:tcPr>
            <w:tcW w:w="2777" w:type="dxa"/>
          </w:tcPr>
          <w:p w:rsidR="00636EB2" w:rsidRDefault="00636EB2" w:rsidP="00636EB2">
            <w:pPr>
              <w:pStyle w:val="Table-Text"/>
            </w:pPr>
            <w:r>
              <w:t>ipv4Address</w:t>
            </w:r>
          </w:p>
        </w:tc>
        <w:tc>
          <w:tcPr>
            <w:tcW w:w="1891" w:type="dxa"/>
          </w:tcPr>
          <w:p w:rsidR="00636EB2" w:rsidRDefault="00636EB2" w:rsidP="00636EB2">
            <w:pPr>
              <w:pStyle w:val="Table-Text"/>
            </w:pPr>
            <w:r>
              <w:t>ipv4address</w:t>
            </w:r>
          </w:p>
        </w:tc>
        <w:tc>
          <w:tcPr>
            <w:tcW w:w="3979" w:type="dxa"/>
          </w:tcPr>
          <w:p w:rsidR="00636EB2" w:rsidRDefault="00636EB2" w:rsidP="00636EB2">
            <w:pPr>
              <w:pStyle w:val="Table-Text"/>
            </w:pPr>
            <w:r>
              <w:t>The IPv4 address assigned to this interface</w:t>
            </w:r>
          </w:p>
        </w:tc>
      </w:tr>
      <w:tr w:rsidR="00636EB2" w:rsidTr="005375DB">
        <w:trPr>
          <w:trHeight w:val="113"/>
          <w:tblHeader w:val="0"/>
        </w:trPr>
        <w:tc>
          <w:tcPr>
            <w:tcW w:w="2777" w:type="dxa"/>
          </w:tcPr>
          <w:p w:rsidR="00636EB2" w:rsidRDefault="00636EB2" w:rsidP="00636EB2">
            <w:pPr>
              <w:pStyle w:val="Table-Text"/>
            </w:pPr>
            <w:r>
              <w:t>Ipv6Address</w:t>
            </w:r>
          </w:p>
        </w:tc>
        <w:tc>
          <w:tcPr>
            <w:tcW w:w="1891" w:type="dxa"/>
          </w:tcPr>
          <w:p w:rsidR="00636EB2" w:rsidRDefault="00636EB2" w:rsidP="00636EB2">
            <w:pPr>
              <w:pStyle w:val="Table-Text"/>
            </w:pPr>
            <w:r>
              <w:t>ipv6address</w:t>
            </w:r>
          </w:p>
        </w:tc>
        <w:tc>
          <w:tcPr>
            <w:tcW w:w="3979" w:type="dxa"/>
          </w:tcPr>
          <w:p w:rsidR="00636EB2" w:rsidRDefault="00636EB2" w:rsidP="00636EB2">
            <w:pPr>
              <w:pStyle w:val="Table-Text"/>
            </w:pPr>
            <w:r>
              <w:t>The IPv6 address assigned to this interface</w:t>
            </w:r>
          </w:p>
        </w:tc>
      </w:tr>
    </w:tbl>
    <w:p w:rsidR="00636EB2" w:rsidRDefault="00636EB2" w:rsidP="00636EB2">
      <w:pPr>
        <w:pStyle w:val="Heading3"/>
      </w:pPr>
      <w:r>
        <w:lastRenderedPageBreak/>
        <w:t>Example</w:t>
      </w:r>
    </w:p>
    <w:p w:rsidR="00306ED7" w:rsidRDefault="00306ED7" w:rsidP="00306ED7">
      <w:r>
        <w:t>Below is an example of a name server interface set get command request and response:</w:t>
      </w:r>
    </w:p>
    <w:p w:rsidR="00636EB2" w:rsidRDefault="00306ED7" w:rsidP="00306ED7">
      <w:r>
        <w:t>Request:</w:t>
      </w:r>
    </w:p>
    <w:p w:rsidR="00306ED7" w:rsidRDefault="00306ED7" w:rsidP="00306ED7">
      <w:pPr>
        <w:pStyle w:val="Code"/>
      </w:pPr>
      <w:r>
        <w:t>GET /nameserverinterfacesets/c166a51f-99d9-4be4-8f32-5d69155116b7 HTTP/1.1</w:t>
      </w:r>
    </w:p>
    <w:p w:rsidR="00306ED7" w:rsidRDefault="00306ED7" w:rsidP="00306ED7">
      <w:pPr>
        <w:pStyle w:val="Code"/>
      </w:pPr>
      <w:r>
        <w:t>Client-Transaction-Id: f2cf2eed-118f-4eff-83dc-9653c0bb09d7</w:t>
      </w:r>
    </w:p>
    <w:p w:rsidR="00306ED7" w:rsidRDefault="00306ED7" w:rsidP="00306ED7">
      <w:pPr>
        <w:pStyle w:val="Code"/>
      </w:pPr>
      <w:r>
        <w:t>Accept: application/json</w:t>
      </w:r>
    </w:p>
    <w:p w:rsidR="00306ED7" w:rsidRDefault="00306ED7" w:rsidP="00306ED7">
      <w:pPr>
        <w:pStyle w:val="Code"/>
      </w:pPr>
      <w:r>
        <w:t>User-Agent: Jersey/2.2 (Apache HttpClient 4.2.5)</w:t>
      </w:r>
    </w:p>
    <w:p w:rsidR="00306ED7" w:rsidRDefault="00306ED7" w:rsidP="00306ED7">
      <w:pPr>
        <w:pStyle w:val="Code"/>
      </w:pPr>
      <w:r>
        <w:t>Host: api.discoverydns.com</w:t>
      </w:r>
    </w:p>
    <w:p w:rsidR="00306ED7" w:rsidRDefault="00306ED7" w:rsidP="00306ED7">
      <w:pPr>
        <w:pStyle w:val="Code"/>
      </w:pPr>
      <w:r>
        <w:t>Connection: Keep-Alive</w:t>
      </w:r>
    </w:p>
    <w:p w:rsidR="00306ED7" w:rsidRDefault="00306ED7" w:rsidP="00306ED7">
      <w:pPr>
        <w:pStyle w:val="Code"/>
      </w:pPr>
    </w:p>
    <w:p w:rsidR="00306ED7" w:rsidRDefault="00306ED7" w:rsidP="00306ED7">
      <w:r>
        <w:t>Response:</w:t>
      </w:r>
    </w:p>
    <w:p w:rsidR="00306ED7" w:rsidRDefault="00306ED7" w:rsidP="00306ED7">
      <w:pPr>
        <w:pStyle w:val="Code"/>
      </w:pPr>
      <w:r>
        <w:t>HTTP/1.1 200 OK</w:t>
      </w:r>
    </w:p>
    <w:p w:rsidR="00306ED7" w:rsidRDefault="00306ED7" w:rsidP="00306ED7">
      <w:pPr>
        <w:pStyle w:val="Code"/>
      </w:pPr>
      <w:r>
        <w:t>Content-Type: application/json</w:t>
      </w:r>
    </w:p>
    <w:p w:rsidR="00306ED7" w:rsidRDefault="00306ED7" w:rsidP="00306ED7">
      <w:pPr>
        <w:pStyle w:val="Code"/>
      </w:pPr>
      <w:r>
        <w:t>Last-Modified: Sun, 06 Oct 2013 17:11:47 GMT</w:t>
      </w:r>
    </w:p>
    <w:p w:rsidR="00306ED7" w:rsidRDefault="00306ED7" w:rsidP="00306ED7">
      <w:pPr>
        <w:pStyle w:val="Code"/>
      </w:pPr>
      <w:r>
        <w:t>ETag: "0"</w:t>
      </w:r>
    </w:p>
    <w:p w:rsidR="00306ED7" w:rsidRDefault="00306ED7" w:rsidP="00306ED7">
      <w:pPr>
        <w:pStyle w:val="Code"/>
      </w:pPr>
      <w:r>
        <w:t>Cache-Control: private, no-transform, max-age=30</w:t>
      </w:r>
    </w:p>
    <w:p w:rsidR="00306ED7" w:rsidRDefault="00306ED7" w:rsidP="00306ED7">
      <w:pPr>
        <w:pStyle w:val="Code"/>
      </w:pPr>
      <w:r>
        <w:t>Date: Sun, 06 Oct 2013 17:11:47 GMT</w:t>
      </w:r>
    </w:p>
    <w:p w:rsidR="00306ED7" w:rsidRDefault="00306ED7" w:rsidP="00306ED7">
      <w:pPr>
        <w:pStyle w:val="Code"/>
      </w:pPr>
      <w:r>
        <w:t>Server-Transaction-Id: f3d10907-e514-402e-b067-0a5d7200d1b9</w:t>
      </w:r>
    </w:p>
    <w:p w:rsidR="00306ED7" w:rsidRDefault="00306ED7" w:rsidP="00306ED7">
      <w:pPr>
        <w:pStyle w:val="Code"/>
      </w:pPr>
      <w:r>
        <w:t>Client-Transaction-Id: f2cf2eed-118f-4eff-83dc-9653c0bb09d7</w:t>
      </w:r>
    </w:p>
    <w:p w:rsidR="00306ED7" w:rsidRDefault="00306ED7" w:rsidP="00306ED7">
      <w:pPr>
        <w:pStyle w:val="Code"/>
      </w:pPr>
      <w:r>
        <w:t>Content-Length: 1201</w:t>
      </w:r>
    </w:p>
    <w:p w:rsidR="00306ED7" w:rsidRDefault="00306ED7" w:rsidP="00306ED7">
      <w:pPr>
        <w:pStyle w:val="Code"/>
      </w:pPr>
    </w:p>
    <w:p w:rsidR="00306ED7" w:rsidRDefault="00306ED7" w:rsidP="00306ED7">
      <w:pPr>
        <w:pStyle w:val="Code"/>
      </w:pPr>
      <w:r>
        <w:t>{</w:t>
      </w:r>
    </w:p>
    <w:p w:rsidR="00306ED7" w:rsidRDefault="00306ED7" w:rsidP="00306ED7">
      <w:pPr>
        <w:pStyle w:val="Code"/>
      </w:pPr>
      <w:r>
        <w:t xml:space="preserve">  "nameServerInterfaceSet" : </w:t>
      </w:r>
    </w:p>
    <w:p w:rsidR="00306ED7" w:rsidRDefault="00306ED7" w:rsidP="00306ED7">
      <w:pPr>
        <w:pStyle w:val="Code"/>
      </w:pPr>
      <w:r>
        <w:t xml:space="preserve">    "@uri" : "https://api.discoverydns.com/nameserverinterfacesets/c166a51f-99d9-4be4-8f32-5d69155116b7",</w:t>
      </w:r>
    </w:p>
    <w:p w:rsidR="00306ED7" w:rsidRDefault="00306ED7" w:rsidP="00306ED7">
      <w:pPr>
        <w:pStyle w:val="Code"/>
      </w:pPr>
      <w:r>
        <w:t xml:space="preserve">    "id" : "c166a51f-99d9-4be4-8f32-5d69155116b7",</w:t>
      </w:r>
    </w:p>
    <w:p w:rsidR="00306ED7" w:rsidRDefault="00306ED7" w:rsidP="00306ED7">
      <w:pPr>
        <w:pStyle w:val="Code"/>
      </w:pPr>
      <w:r>
        <w:t xml:space="preserve">    "name" : "Test-ing NameServer_Interfa.ceSet0",</w:t>
      </w:r>
    </w:p>
    <w:p w:rsidR="00306ED7" w:rsidRDefault="00306ED7" w:rsidP="00306ED7">
      <w:pPr>
        <w:pStyle w:val="Code"/>
      </w:pPr>
      <w:r>
        <w:t xml:space="preserve">    "version" : 0,</w:t>
      </w:r>
    </w:p>
    <w:p w:rsidR="00306ED7" w:rsidRDefault="00306ED7" w:rsidP="00306ED7">
      <w:pPr>
        <w:pStyle w:val="Code"/>
      </w:pPr>
      <w:r>
        <w:t xml:space="preserve">    "status" : "active",</w:t>
      </w:r>
    </w:p>
    <w:p w:rsidR="00306ED7" w:rsidRDefault="00306ED7" w:rsidP="00306ED7">
      <w:pPr>
        <w:pStyle w:val="Code"/>
      </w:pPr>
      <w:r>
        <w:t xml:space="preserve">    "createDate" : "2013-10-07T04:11:47.209",</w:t>
      </w:r>
    </w:p>
    <w:p w:rsidR="00306ED7" w:rsidRDefault="00306ED7" w:rsidP="00306ED7">
      <w:pPr>
        <w:pStyle w:val="Code"/>
      </w:pPr>
      <w:r>
        <w:t xml:space="preserve">    "createAccountId" : "f73af262-9531-11e2-9b25-2809b571161a",</w:t>
      </w:r>
    </w:p>
    <w:p w:rsidR="00306ED7" w:rsidRDefault="00306ED7" w:rsidP="00306ED7">
      <w:pPr>
        <w:pStyle w:val="Code"/>
      </w:pPr>
      <w:r>
        <w:t xml:space="preserve">    "createAccountIdentifier" : "system",</w:t>
      </w:r>
    </w:p>
    <w:p w:rsidR="00306ED7" w:rsidRDefault="00306ED7" w:rsidP="00306ED7">
      <w:pPr>
        <w:pStyle w:val="Code"/>
      </w:pPr>
      <w:r>
        <w:t xml:space="preserve">    "createUserId" : "ed848682-c1d9-11e2-86bc-e9b9e1409c4c",</w:t>
      </w:r>
    </w:p>
    <w:p w:rsidR="00306ED7" w:rsidRDefault="00306ED7" w:rsidP="00306ED7">
      <w:pPr>
        <w:pStyle w:val="Code"/>
      </w:pPr>
      <w:r>
        <w:t xml:space="preserve">    "createUserName" : "System Admin",</w:t>
      </w:r>
    </w:p>
    <w:p w:rsidR="00306ED7" w:rsidRDefault="00306ED7" w:rsidP="00306ED7">
      <w:pPr>
        <w:pStyle w:val="Code"/>
      </w:pPr>
      <w:r>
        <w:t xml:space="preserve">    "lastUpdateDate" : "2013-10-07T04:11:47.209",</w:t>
      </w:r>
    </w:p>
    <w:p w:rsidR="00306ED7" w:rsidRDefault="00306ED7" w:rsidP="00306ED7">
      <w:pPr>
        <w:pStyle w:val="Code"/>
      </w:pPr>
      <w:r>
        <w:t xml:space="preserve">    "lastUpdateAccountId" : "f73af262-9531-11e2-9b25-2809b571161a",</w:t>
      </w:r>
    </w:p>
    <w:p w:rsidR="00306ED7" w:rsidRDefault="00306ED7" w:rsidP="00306ED7">
      <w:pPr>
        <w:pStyle w:val="Code"/>
      </w:pPr>
      <w:r>
        <w:t xml:space="preserve">    "lastUpdateAccountIdentifier" : "system",</w:t>
      </w:r>
    </w:p>
    <w:p w:rsidR="00306ED7" w:rsidRDefault="00306ED7" w:rsidP="00306ED7">
      <w:pPr>
        <w:pStyle w:val="Code"/>
      </w:pPr>
      <w:r>
        <w:lastRenderedPageBreak/>
        <w:t xml:space="preserve">    "lastUpdateUserId" : "ed848682-c1d9-11e2-86bc-e9b9e1409c4c",</w:t>
      </w:r>
    </w:p>
    <w:p w:rsidR="00306ED7" w:rsidRDefault="00306ED7" w:rsidP="00306ED7">
      <w:pPr>
        <w:pStyle w:val="Code"/>
      </w:pPr>
      <w:r>
        <w:t xml:space="preserve">    "lastUpdateUserName" : "System Admin",</w:t>
      </w:r>
    </w:p>
    <w:p w:rsidR="00306ED7" w:rsidRDefault="00306ED7" w:rsidP="00306ED7">
      <w:pPr>
        <w:pStyle w:val="Code"/>
      </w:pPr>
      <w:r>
        <w:t xml:space="preserve">    "nameServerInterfaces" : [ {</w:t>
      </w:r>
    </w:p>
    <w:p w:rsidR="00306ED7" w:rsidRDefault="00306ED7" w:rsidP="00306ED7">
      <w:pPr>
        <w:pStyle w:val="Code"/>
      </w:pPr>
      <w:r>
        <w:t xml:space="preserve">      "order" : 1,</w:t>
      </w:r>
    </w:p>
    <w:p w:rsidR="00306ED7" w:rsidRDefault="00306ED7" w:rsidP="00306ED7">
      <w:pPr>
        <w:pStyle w:val="Code"/>
      </w:pPr>
      <w:r>
        <w:t xml:space="preserve">      "name" : "test-ing nameserver_interface0",</w:t>
      </w:r>
    </w:p>
    <w:p w:rsidR="00306ED7" w:rsidRDefault="00306ED7" w:rsidP="00306ED7">
      <w:pPr>
        <w:pStyle w:val="Code"/>
      </w:pPr>
      <w:r>
        <w:t xml:space="preserve">      "ipv4Address" : "231.241.83.103",</w:t>
      </w:r>
    </w:p>
    <w:p w:rsidR="00306ED7" w:rsidRDefault="00306ED7" w:rsidP="00306ED7">
      <w:pPr>
        <w:pStyle w:val="Code"/>
      </w:pPr>
      <w:r>
        <w:t xml:space="preserve">      "ipv6Address" : "e2a4:8bcf:a23a:5bd8:7c58:187e:9ab5:e2ad"</w:t>
      </w:r>
    </w:p>
    <w:p w:rsidR="00306ED7" w:rsidRDefault="00306ED7" w:rsidP="00306ED7">
      <w:pPr>
        <w:pStyle w:val="Code"/>
      </w:pPr>
      <w:r>
        <w:t xml:space="preserve">    }, {</w:t>
      </w:r>
    </w:p>
    <w:p w:rsidR="00306ED7" w:rsidRDefault="00306ED7" w:rsidP="00306ED7">
      <w:pPr>
        <w:pStyle w:val="Code"/>
      </w:pPr>
      <w:r>
        <w:t xml:space="preserve">      "order" : 2,</w:t>
      </w:r>
    </w:p>
    <w:p w:rsidR="00306ED7" w:rsidRDefault="00306ED7" w:rsidP="00306ED7">
      <w:pPr>
        <w:pStyle w:val="Code"/>
      </w:pPr>
      <w:r>
        <w:t xml:space="preserve">      "name" : "test-ing nameserver_interface1",</w:t>
      </w:r>
    </w:p>
    <w:p w:rsidR="00306ED7" w:rsidRDefault="00306ED7" w:rsidP="00306ED7">
      <w:pPr>
        <w:pStyle w:val="Code"/>
      </w:pPr>
      <w:r>
        <w:t xml:space="preserve">      "ipv4Address" : "95.252.48.206",</w:t>
      </w:r>
    </w:p>
    <w:p w:rsidR="00306ED7" w:rsidRDefault="00306ED7" w:rsidP="00306ED7">
      <w:pPr>
        <w:pStyle w:val="Code"/>
      </w:pPr>
      <w:r>
        <w:t xml:space="preserve">      "ipv6Address" : "87ac:18b2:52e7:2342:d23:9b2d:cac0:c9a4"</w:t>
      </w:r>
    </w:p>
    <w:p w:rsidR="00306ED7" w:rsidRDefault="00306ED7" w:rsidP="00306ED7">
      <w:pPr>
        <w:pStyle w:val="Code"/>
      </w:pPr>
      <w:r>
        <w:t xml:space="preserve">    } ]</w:t>
      </w:r>
    </w:p>
    <w:p w:rsidR="00306ED7" w:rsidRDefault="00306ED7" w:rsidP="00306ED7">
      <w:pPr>
        <w:pStyle w:val="Code"/>
      </w:pPr>
      <w:r>
        <w:t xml:space="preserve">  }</w:t>
      </w:r>
    </w:p>
    <w:p w:rsidR="00306ED7" w:rsidRDefault="00306ED7" w:rsidP="00306ED7">
      <w:pPr>
        <w:pStyle w:val="Code"/>
      </w:pPr>
      <w:r>
        <w:t>}</w:t>
      </w:r>
    </w:p>
    <w:p w:rsidR="003A30DE" w:rsidRDefault="003A30DE" w:rsidP="003A30DE">
      <w:pPr>
        <w:pStyle w:val="Heading1"/>
      </w:pPr>
      <w:bookmarkStart w:id="228" w:name="_Toc382406005"/>
      <w:r>
        <w:lastRenderedPageBreak/>
        <w:t>Name Server Set Commands</w:t>
      </w:r>
      <w:bookmarkEnd w:id="228"/>
    </w:p>
    <w:p w:rsidR="003A30DE" w:rsidRDefault="003A30DE" w:rsidP="003A30DE">
      <w:pPr>
        <w:pStyle w:val="Heading2"/>
      </w:pPr>
      <w:bookmarkStart w:id="229" w:name="_Toc382406006"/>
      <w:r>
        <w:t>Name Server Set Get Command</w:t>
      </w:r>
      <w:bookmarkEnd w:id="229"/>
    </w:p>
    <w:p w:rsidR="00323508" w:rsidRDefault="006747DA" w:rsidP="00323508">
      <w:r w:rsidRPr="006747DA">
        <w:t xml:space="preserve">This command is used to retrieve the details of a name server set object provisioned </w:t>
      </w:r>
      <w:r w:rsidR="00BB3EC1">
        <w:t>in</w:t>
      </w:r>
      <w:r w:rsidR="00BB3EC1" w:rsidRPr="006747DA">
        <w:t xml:space="preserve"> </w:t>
      </w:r>
      <w:r w:rsidRPr="006747DA">
        <w:t>the system.</w:t>
      </w:r>
    </w:p>
    <w:p w:rsidR="006747DA" w:rsidRDefault="006747DA" w:rsidP="006747DA">
      <w:pPr>
        <w:pStyle w:val="Heading3"/>
      </w:pPr>
      <w:r>
        <w:t>Request</w:t>
      </w:r>
    </w:p>
    <w:p w:rsidR="006747DA" w:rsidRDefault="006747DA" w:rsidP="006747DA">
      <w:r w:rsidRPr="006747DA">
        <w:t>A request should be made to the specified URI including the indicated headers</w:t>
      </w:r>
      <w:r w:rsidR="00D730DF">
        <w:t>,</w:t>
      </w:r>
      <w:r w:rsidRPr="006747DA">
        <w:t xml:space="preserve"> and if required a request body in the format specified.</w:t>
      </w:r>
    </w:p>
    <w:p w:rsidR="006747DA" w:rsidRDefault="006747DA" w:rsidP="006747DA">
      <w:pPr>
        <w:pStyle w:val="FakeHeading4"/>
      </w:pPr>
      <w:r>
        <w:t>URI</w:t>
      </w:r>
    </w:p>
    <w:p w:rsidR="006747DA" w:rsidRPr="008A0F29" w:rsidRDefault="006747DA" w:rsidP="006747DA">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747DA" w:rsidRPr="00CC22F1" w:rsidTr="005375DB">
        <w:trPr>
          <w:tblHeader w:val="0"/>
        </w:trPr>
        <w:tc>
          <w:tcPr>
            <w:tcW w:w="1843" w:type="dxa"/>
            <w:shd w:val="clear" w:color="auto" w:fill="BFBFBF" w:themeFill="background1" w:themeFillShade="BF"/>
          </w:tcPr>
          <w:p w:rsidR="006747DA" w:rsidRPr="00750051" w:rsidRDefault="006747DA" w:rsidP="005375DB">
            <w:pPr>
              <w:pStyle w:val="Table-Header"/>
            </w:pPr>
            <w:r>
              <w:t>HTTP Method</w:t>
            </w:r>
          </w:p>
        </w:tc>
        <w:tc>
          <w:tcPr>
            <w:tcW w:w="6804" w:type="dxa"/>
            <w:shd w:val="clear" w:color="auto" w:fill="BFBFBF" w:themeFill="background1" w:themeFillShade="BF"/>
          </w:tcPr>
          <w:p w:rsidR="006747DA" w:rsidRDefault="006747DA" w:rsidP="005375DB">
            <w:pPr>
              <w:pStyle w:val="Table-Header"/>
            </w:pPr>
            <w:r>
              <w:t>Request URI</w:t>
            </w:r>
          </w:p>
        </w:tc>
      </w:tr>
      <w:tr w:rsidR="006747DA" w:rsidRPr="00CC22F1" w:rsidTr="005375DB">
        <w:trPr>
          <w:trHeight w:val="113"/>
          <w:tblHeader w:val="0"/>
        </w:trPr>
        <w:tc>
          <w:tcPr>
            <w:tcW w:w="1843" w:type="dxa"/>
          </w:tcPr>
          <w:p w:rsidR="006747DA" w:rsidRDefault="006747DA" w:rsidP="005375DB">
            <w:pPr>
              <w:pStyle w:val="Table-Text"/>
            </w:pPr>
            <w:r>
              <w:t>GET</w:t>
            </w:r>
          </w:p>
        </w:tc>
        <w:tc>
          <w:tcPr>
            <w:tcW w:w="6804" w:type="dxa"/>
          </w:tcPr>
          <w:p w:rsidR="006747DA" w:rsidRDefault="006747DA" w:rsidP="005375DB">
            <w:pPr>
              <w:pStyle w:val="Table-Text"/>
            </w:pPr>
            <w:r w:rsidRPr="006747DA">
              <w:t>https://{service-address}/nameserversets/{id-or-name}</w:t>
            </w:r>
          </w:p>
        </w:tc>
      </w:tr>
    </w:tbl>
    <w:p w:rsidR="006747DA" w:rsidRDefault="006747DA" w:rsidP="006747DA">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747DA" w:rsidRPr="00CC22F1" w:rsidTr="005375DB">
        <w:trPr>
          <w:tblHeader w:val="0"/>
        </w:trPr>
        <w:tc>
          <w:tcPr>
            <w:tcW w:w="1843" w:type="dxa"/>
            <w:shd w:val="clear" w:color="auto" w:fill="BFBFBF" w:themeFill="background1" w:themeFillShade="BF"/>
          </w:tcPr>
          <w:p w:rsidR="006747DA" w:rsidRPr="00750051" w:rsidRDefault="006747DA" w:rsidP="005375DB">
            <w:pPr>
              <w:pStyle w:val="Table-Header"/>
            </w:pPr>
            <w:r>
              <w:t>Field</w:t>
            </w:r>
          </w:p>
        </w:tc>
        <w:tc>
          <w:tcPr>
            <w:tcW w:w="6804" w:type="dxa"/>
            <w:shd w:val="clear" w:color="auto" w:fill="BFBFBF" w:themeFill="background1" w:themeFillShade="BF"/>
          </w:tcPr>
          <w:p w:rsidR="006747DA" w:rsidRDefault="006747DA" w:rsidP="005375DB">
            <w:pPr>
              <w:pStyle w:val="Table-Header"/>
            </w:pPr>
            <w:r>
              <w:t>Description</w:t>
            </w:r>
          </w:p>
        </w:tc>
      </w:tr>
      <w:tr w:rsidR="006747DA" w:rsidRPr="00CC22F1" w:rsidTr="005375DB">
        <w:trPr>
          <w:trHeight w:val="113"/>
          <w:tblHeader w:val="0"/>
        </w:trPr>
        <w:tc>
          <w:tcPr>
            <w:tcW w:w="1843" w:type="dxa"/>
          </w:tcPr>
          <w:p w:rsidR="006747DA" w:rsidRDefault="006747DA" w:rsidP="005375DB">
            <w:pPr>
              <w:pStyle w:val="Table-Text"/>
            </w:pPr>
            <w:r>
              <w:t>service-address</w:t>
            </w:r>
          </w:p>
        </w:tc>
        <w:tc>
          <w:tcPr>
            <w:tcW w:w="6804" w:type="dxa"/>
          </w:tcPr>
          <w:p w:rsidR="006747DA" w:rsidRDefault="006747DA" w:rsidP="006351FF">
            <w:pPr>
              <w:pStyle w:val="Table-Text"/>
            </w:pPr>
            <w:r>
              <w:t xml:space="preserve">The service address as described in section </w:t>
            </w:r>
            <w:r w:rsidR="006351FF">
              <w:t>2.2</w:t>
            </w:r>
          </w:p>
        </w:tc>
      </w:tr>
      <w:tr w:rsidR="006747DA" w:rsidRPr="00CC22F1" w:rsidTr="005375DB">
        <w:trPr>
          <w:trHeight w:val="113"/>
          <w:tblHeader w:val="0"/>
        </w:trPr>
        <w:tc>
          <w:tcPr>
            <w:tcW w:w="1843" w:type="dxa"/>
          </w:tcPr>
          <w:p w:rsidR="006747DA" w:rsidRDefault="006747DA" w:rsidP="005375DB">
            <w:pPr>
              <w:pStyle w:val="Table-Text"/>
            </w:pPr>
            <w:r>
              <w:t>id-or-name</w:t>
            </w:r>
          </w:p>
        </w:tc>
        <w:tc>
          <w:tcPr>
            <w:tcW w:w="6804" w:type="dxa"/>
          </w:tcPr>
          <w:p w:rsidR="006747DA" w:rsidRDefault="006747DA" w:rsidP="005375DB">
            <w:pPr>
              <w:pStyle w:val="Table-Text"/>
            </w:pPr>
            <w:r w:rsidRPr="006747DA">
              <w:t>The id or name of the name server set whose details you want to retrieve</w:t>
            </w:r>
          </w:p>
        </w:tc>
      </w:tr>
    </w:tbl>
    <w:p w:rsidR="006747DA" w:rsidRDefault="006747DA" w:rsidP="006747DA">
      <w:pPr>
        <w:pStyle w:val="FakeHeading4"/>
      </w:pPr>
      <w:r>
        <w:t>Query Parameter</w:t>
      </w:r>
    </w:p>
    <w:p w:rsidR="006747DA" w:rsidRPr="00636EB2" w:rsidRDefault="006747DA" w:rsidP="006747DA">
      <w:r w:rsidRPr="00636EB2">
        <w:t>Not allowed for this command</w:t>
      </w:r>
      <w:r>
        <w:t>.</w:t>
      </w:r>
    </w:p>
    <w:p w:rsidR="006747DA" w:rsidRDefault="006747DA" w:rsidP="006747DA">
      <w:pPr>
        <w:pStyle w:val="FakeHeading4"/>
      </w:pPr>
      <w:r>
        <w:t>Request Headers</w:t>
      </w:r>
    </w:p>
    <w:p w:rsidR="006747DA" w:rsidRPr="00636EB2" w:rsidRDefault="006747DA" w:rsidP="006747DA">
      <w:r w:rsidRPr="00636EB2">
        <w:t xml:space="preserve">Only the standard request headers described in section </w:t>
      </w:r>
      <w:r w:rsidR="005375DB">
        <w:t>2.6</w:t>
      </w:r>
      <w:r w:rsidRPr="00636EB2">
        <w:t xml:space="preserve"> are supported</w:t>
      </w:r>
      <w:r>
        <w:t>.</w:t>
      </w:r>
    </w:p>
    <w:p w:rsidR="006747DA" w:rsidRDefault="006747DA" w:rsidP="006747DA">
      <w:pPr>
        <w:pStyle w:val="FakeHeading4"/>
      </w:pPr>
      <w:r>
        <w:t>Request Body</w:t>
      </w:r>
    </w:p>
    <w:p w:rsidR="006747DA" w:rsidRDefault="006747DA" w:rsidP="006747DA">
      <w:r w:rsidRPr="00636EB2">
        <w:t>Not allowed for this command</w:t>
      </w:r>
      <w:r>
        <w:t>.</w:t>
      </w:r>
    </w:p>
    <w:p w:rsidR="006747DA" w:rsidRDefault="006747DA" w:rsidP="006747DA">
      <w:pPr>
        <w:pStyle w:val="Heading3"/>
      </w:pPr>
      <w:r>
        <w:t>Response</w:t>
      </w:r>
    </w:p>
    <w:p w:rsidR="006747DA" w:rsidRDefault="006747DA" w:rsidP="006747DA">
      <w:r w:rsidRPr="006747DA">
        <w:t>The response will include a status code, response headers and in some case a response body encoded according to the relevant header.</w:t>
      </w:r>
    </w:p>
    <w:p w:rsidR="006747DA" w:rsidRDefault="006747DA" w:rsidP="006747DA">
      <w:pPr>
        <w:pStyle w:val="FakeHeading4"/>
      </w:pPr>
      <w:r>
        <w:t>Status Code</w:t>
      </w:r>
    </w:p>
    <w:p w:rsidR="006747DA" w:rsidRDefault="006747DA" w:rsidP="006747DA">
      <w:r w:rsidRPr="006747DA">
        <w:t>On success this command will return http status code 200 (OK).</w:t>
      </w:r>
    </w:p>
    <w:p w:rsidR="006747DA" w:rsidRDefault="006747DA" w:rsidP="006747DA">
      <w:pPr>
        <w:pStyle w:val="FakeHeading4"/>
      </w:pPr>
      <w:r>
        <w:lastRenderedPageBreak/>
        <w:t>Response Headers</w:t>
      </w:r>
    </w:p>
    <w:p w:rsidR="006747DA" w:rsidRDefault="006747DA" w:rsidP="006747DA">
      <w:r w:rsidRPr="006747DA">
        <w:t xml:space="preserve">Only the standard response headers described in section </w:t>
      </w:r>
      <w:r w:rsidR="005375DB">
        <w:t>2.7</w:t>
      </w:r>
      <w:r w:rsidRPr="006747DA">
        <w:t xml:space="preserve"> are returned.</w:t>
      </w:r>
    </w:p>
    <w:p w:rsidR="006747DA" w:rsidRDefault="006747DA" w:rsidP="006747DA">
      <w:pPr>
        <w:pStyle w:val="FakeHeading4"/>
      </w:pPr>
      <w:r>
        <w:t>Response Body</w:t>
      </w:r>
    </w:p>
    <w:p w:rsidR="006747DA" w:rsidRDefault="006747DA" w:rsidP="006747DA">
      <w:r w:rsidRPr="006747DA">
        <w:t>A JSON representation of the name server set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99"/>
        <w:gridCol w:w="2077"/>
        <w:gridCol w:w="3571"/>
      </w:tblGrid>
      <w:tr w:rsidR="006747DA" w:rsidRPr="00CC22F1" w:rsidTr="006747DA">
        <w:trPr>
          <w:tblHeader w:val="0"/>
        </w:trPr>
        <w:tc>
          <w:tcPr>
            <w:tcW w:w="2999" w:type="dxa"/>
            <w:shd w:val="clear" w:color="auto" w:fill="BFBFBF" w:themeFill="background1" w:themeFillShade="BF"/>
          </w:tcPr>
          <w:p w:rsidR="006747DA" w:rsidRPr="00750051" w:rsidRDefault="006747DA" w:rsidP="005375DB">
            <w:pPr>
              <w:pStyle w:val="Table-Header"/>
            </w:pPr>
            <w:r>
              <w:t>Field Name</w:t>
            </w:r>
          </w:p>
        </w:tc>
        <w:tc>
          <w:tcPr>
            <w:tcW w:w="2077" w:type="dxa"/>
            <w:shd w:val="clear" w:color="auto" w:fill="BFBFBF" w:themeFill="background1" w:themeFillShade="BF"/>
          </w:tcPr>
          <w:p w:rsidR="006747DA" w:rsidRDefault="006747DA" w:rsidP="005375DB">
            <w:pPr>
              <w:pStyle w:val="Table-Header"/>
            </w:pPr>
            <w:r>
              <w:t>Type</w:t>
            </w:r>
          </w:p>
        </w:tc>
        <w:tc>
          <w:tcPr>
            <w:tcW w:w="3571" w:type="dxa"/>
            <w:shd w:val="clear" w:color="auto" w:fill="BFBFBF" w:themeFill="background1" w:themeFillShade="BF"/>
          </w:tcPr>
          <w:p w:rsidR="006747DA" w:rsidRDefault="006747DA" w:rsidP="005375DB">
            <w:pPr>
              <w:pStyle w:val="Table-Header"/>
            </w:pPr>
            <w:r>
              <w:t>Description</w:t>
            </w:r>
          </w:p>
        </w:tc>
      </w:tr>
      <w:tr w:rsidR="006747DA" w:rsidRPr="00CC22F1" w:rsidTr="006747DA">
        <w:trPr>
          <w:trHeight w:val="113"/>
          <w:tblHeader w:val="0"/>
        </w:trPr>
        <w:tc>
          <w:tcPr>
            <w:tcW w:w="2999" w:type="dxa"/>
          </w:tcPr>
          <w:p w:rsidR="006747DA" w:rsidRDefault="006747DA" w:rsidP="006747DA">
            <w:pPr>
              <w:pStyle w:val="Table-Text"/>
            </w:pPr>
            <w:r>
              <w:t>@uri</w:t>
            </w:r>
          </w:p>
        </w:tc>
        <w:tc>
          <w:tcPr>
            <w:tcW w:w="2077" w:type="dxa"/>
          </w:tcPr>
          <w:p w:rsidR="006747DA" w:rsidRDefault="006747DA" w:rsidP="006747DA">
            <w:pPr>
              <w:pStyle w:val="Table-Text"/>
            </w:pPr>
            <w:r>
              <w:t>string</w:t>
            </w:r>
          </w:p>
        </w:tc>
        <w:tc>
          <w:tcPr>
            <w:tcW w:w="3571" w:type="dxa"/>
          </w:tcPr>
          <w:p w:rsidR="006747DA" w:rsidRDefault="006747DA" w:rsidP="00117D02">
            <w:pPr>
              <w:pStyle w:val="Table-Text"/>
            </w:pPr>
            <w:r>
              <w:t xml:space="preserve">The </w:t>
            </w:r>
            <w:r w:rsidR="00841E28">
              <w:t>URI</w:t>
            </w:r>
            <w:r>
              <w:t xml:space="preserve"> that can be used to obtain information about this object</w:t>
            </w:r>
          </w:p>
        </w:tc>
      </w:tr>
      <w:tr w:rsidR="006747DA" w:rsidRPr="00CC22F1" w:rsidTr="006747DA">
        <w:trPr>
          <w:trHeight w:val="113"/>
          <w:tblHeader w:val="0"/>
        </w:trPr>
        <w:tc>
          <w:tcPr>
            <w:tcW w:w="2999" w:type="dxa"/>
          </w:tcPr>
          <w:p w:rsidR="006747DA" w:rsidRDefault="006747DA" w:rsidP="006747DA">
            <w:pPr>
              <w:pStyle w:val="Table-Text"/>
            </w:pPr>
            <w:r>
              <w:t>id</w:t>
            </w:r>
          </w:p>
        </w:tc>
        <w:tc>
          <w:tcPr>
            <w:tcW w:w="2077" w:type="dxa"/>
          </w:tcPr>
          <w:p w:rsidR="006747DA" w:rsidRDefault="006747DA" w:rsidP="006747DA">
            <w:pPr>
              <w:pStyle w:val="Table-Text"/>
            </w:pPr>
            <w:r>
              <w:t>uuid</w:t>
            </w:r>
          </w:p>
        </w:tc>
        <w:tc>
          <w:tcPr>
            <w:tcW w:w="3571" w:type="dxa"/>
          </w:tcPr>
          <w:p w:rsidR="006747DA" w:rsidRDefault="006747DA" w:rsidP="006747DA">
            <w:pPr>
              <w:pStyle w:val="Table-Text"/>
            </w:pPr>
            <w:r>
              <w:t>The UUID of the object</w:t>
            </w:r>
          </w:p>
        </w:tc>
      </w:tr>
      <w:tr w:rsidR="006747DA" w:rsidRPr="00CC22F1" w:rsidTr="006747DA">
        <w:trPr>
          <w:trHeight w:val="113"/>
          <w:tblHeader w:val="0"/>
        </w:trPr>
        <w:tc>
          <w:tcPr>
            <w:tcW w:w="2999" w:type="dxa"/>
          </w:tcPr>
          <w:p w:rsidR="006747DA" w:rsidRDefault="006747DA" w:rsidP="006747DA">
            <w:pPr>
              <w:pStyle w:val="Table-Text"/>
            </w:pPr>
            <w:r>
              <w:t>version</w:t>
            </w:r>
          </w:p>
        </w:tc>
        <w:tc>
          <w:tcPr>
            <w:tcW w:w="2077" w:type="dxa"/>
          </w:tcPr>
          <w:p w:rsidR="006747DA" w:rsidRDefault="006747DA" w:rsidP="006747DA">
            <w:pPr>
              <w:pStyle w:val="Table-Text"/>
            </w:pPr>
            <w:r>
              <w:t>integer</w:t>
            </w:r>
          </w:p>
        </w:tc>
        <w:tc>
          <w:tcPr>
            <w:tcW w:w="3571" w:type="dxa"/>
          </w:tcPr>
          <w:p w:rsidR="006747DA" w:rsidRDefault="00117D02" w:rsidP="006747DA">
            <w:pPr>
              <w:pStyle w:val="Table-Text"/>
            </w:pPr>
            <w:r>
              <w:t>The current version of the object. This should be sent back to the server with any update commands for this object to ensure that concurrent modifications errors do not occur</w:t>
            </w:r>
          </w:p>
        </w:tc>
      </w:tr>
      <w:tr w:rsidR="006747DA" w:rsidRPr="00CC22F1" w:rsidTr="006747DA">
        <w:trPr>
          <w:trHeight w:val="113"/>
          <w:tblHeader w:val="0"/>
        </w:trPr>
        <w:tc>
          <w:tcPr>
            <w:tcW w:w="2999" w:type="dxa"/>
          </w:tcPr>
          <w:p w:rsidR="006747DA" w:rsidRDefault="006747DA" w:rsidP="006747DA">
            <w:pPr>
              <w:pStyle w:val="Table-Text"/>
            </w:pPr>
            <w:r>
              <w:t>name</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name of the name server set</w:t>
            </w:r>
          </w:p>
        </w:tc>
      </w:tr>
      <w:tr w:rsidR="006747DA" w:rsidRPr="00CC22F1" w:rsidTr="006747DA">
        <w:trPr>
          <w:trHeight w:val="113"/>
          <w:tblHeader w:val="0"/>
        </w:trPr>
        <w:tc>
          <w:tcPr>
            <w:tcW w:w="2999" w:type="dxa"/>
          </w:tcPr>
          <w:p w:rsidR="006747DA" w:rsidRDefault="006747DA" w:rsidP="006747DA">
            <w:pPr>
              <w:pStyle w:val="Table-Text"/>
            </w:pPr>
            <w:r>
              <w:t>prefix</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prefix used in the generation of NS records for zones that use this name server set</w:t>
            </w:r>
          </w:p>
        </w:tc>
      </w:tr>
      <w:tr w:rsidR="006747DA" w:rsidRPr="00CC22F1" w:rsidTr="006747DA">
        <w:trPr>
          <w:trHeight w:val="113"/>
          <w:tblHeader w:val="0"/>
        </w:trPr>
        <w:tc>
          <w:tcPr>
            <w:tcW w:w="2999" w:type="dxa"/>
          </w:tcPr>
          <w:p w:rsidR="006747DA" w:rsidRDefault="006747DA" w:rsidP="006747DA">
            <w:pPr>
              <w:pStyle w:val="Table-Text"/>
            </w:pPr>
            <w:r>
              <w:t>domainName</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domain name used in the generation of NS records for unbranded zones that use this name server set</w:t>
            </w:r>
          </w:p>
        </w:tc>
      </w:tr>
      <w:tr w:rsidR="006747DA" w:rsidRPr="00CC22F1" w:rsidTr="006747DA">
        <w:trPr>
          <w:trHeight w:val="113"/>
          <w:tblHeader w:val="0"/>
        </w:trPr>
        <w:tc>
          <w:tcPr>
            <w:tcW w:w="2999" w:type="dxa"/>
          </w:tcPr>
          <w:p w:rsidR="006747DA" w:rsidRDefault="006747DA" w:rsidP="006747DA">
            <w:pPr>
              <w:pStyle w:val="Table-Text"/>
            </w:pPr>
            <w:r>
              <w:t>email</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email address that is used in the generation of the SOA record for zones that use this name server set</w:t>
            </w:r>
          </w:p>
        </w:tc>
      </w:tr>
      <w:tr w:rsidR="006747DA" w:rsidRPr="00CC22F1" w:rsidTr="006747DA">
        <w:trPr>
          <w:trHeight w:val="113"/>
          <w:tblHeader w:val="0"/>
        </w:trPr>
        <w:tc>
          <w:tcPr>
            <w:tcW w:w="2999" w:type="dxa"/>
          </w:tcPr>
          <w:p w:rsidR="006747DA" w:rsidRDefault="006747DA" w:rsidP="006747DA">
            <w:pPr>
              <w:pStyle w:val="Table-Text"/>
            </w:pPr>
            <w:r>
              <w:t>nameServerInterfaceSetId</w:t>
            </w:r>
          </w:p>
        </w:tc>
        <w:tc>
          <w:tcPr>
            <w:tcW w:w="2077" w:type="dxa"/>
          </w:tcPr>
          <w:p w:rsidR="006747DA" w:rsidRDefault="006747DA" w:rsidP="006747DA">
            <w:pPr>
              <w:pStyle w:val="Table-Text"/>
            </w:pPr>
            <w:r>
              <w:t>uuid</w:t>
            </w:r>
          </w:p>
        </w:tc>
        <w:tc>
          <w:tcPr>
            <w:tcW w:w="3571" w:type="dxa"/>
          </w:tcPr>
          <w:p w:rsidR="006747DA" w:rsidRDefault="006747DA" w:rsidP="006747DA">
            <w:pPr>
              <w:pStyle w:val="Table-Text"/>
            </w:pPr>
            <w:r>
              <w:t>The UUID of the name server interface set that this name server set obtains its interfaces from</w:t>
            </w:r>
          </w:p>
        </w:tc>
      </w:tr>
      <w:tr w:rsidR="006747DA" w:rsidRPr="00CC22F1" w:rsidTr="006747DA">
        <w:trPr>
          <w:trHeight w:val="113"/>
          <w:tblHeader w:val="0"/>
        </w:trPr>
        <w:tc>
          <w:tcPr>
            <w:tcW w:w="2999" w:type="dxa"/>
          </w:tcPr>
          <w:p w:rsidR="006747DA" w:rsidRDefault="006747DA" w:rsidP="006747DA">
            <w:pPr>
              <w:pStyle w:val="Table-Text"/>
            </w:pPr>
            <w:r>
              <w:t>nameServerInterfaceSetName</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name of the associated name server interface set</w:t>
            </w:r>
          </w:p>
        </w:tc>
      </w:tr>
      <w:tr w:rsidR="005061EE" w:rsidRPr="00CC22F1" w:rsidTr="006747DA">
        <w:trPr>
          <w:trHeight w:val="113"/>
          <w:tblHeader w:val="0"/>
          <w:ins w:id="230" w:author="Arnaud Dumont" w:date="2014-06-04T16:31:00Z"/>
        </w:trPr>
        <w:tc>
          <w:tcPr>
            <w:tcW w:w="2999" w:type="dxa"/>
          </w:tcPr>
          <w:p w:rsidR="005061EE" w:rsidRDefault="005061EE" w:rsidP="006747DA">
            <w:pPr>
              <w:pStyle w:val="Table-Text"/>
              <w:rPr>
                <w:ins w:id="231" w:author="Arnaud Dumont" w:date="2014-06-04T16:31:00Z"/>
              </w:rPr>
            </w:pPr>
            <w:ins w:id="232" w:author="Arnaud Dumont" w:date="2014-06-04T16:31:00Z">
              <w:r>
                <w:t>nameServerInterfaceSetStatus</w:t>
              </w:r>
            </w:ins>
          </w:p>
        </w:tc>
        <w:tc>
          <w:tcPr>
            <w:tcW w:w="2077" w:type="dxa"/>
          </w:tcPr>
          <w:p w:rsidR="005061EE" w:rsidRDefault="005061EE" w:rsidP="006747DA">
            <w:pPr>
              <w:pStyle w:val="Table-Text"/>
              <w:rPr>
                <w:ins w:id="233" w:author="Arnaud Dumont" w:date="2014-06-04T16:31:00Z"/>
              </w:rPr>
            </w:pPr>
            <w:ins w:id="234" w:author="Arnaud Dumont" w:date="2014-06-04T16:31:00Z">
              <w:r>
                <w:t>string</w:t>
              </w:r>
            </w:ins>
          </w:p>
        </w:tc>
        <w:tc>
          <w:tcPr>
            <w:tcW w:w="3571" w:type="dxa"/>
          </w:tcPr>
          <w:p w:rsidR="005061EE" w:rsidRDefault="005061EE" w:rsidP="006747DA">
            <w:pPr>
              <w:pStyle w:val="Table-Text"/>
              <w:rPr>
                <w:ins w:id="235" w:author="Arnaud Dumont" w:date="2014-06-04T16:31:00Z"/>
              </w:rPr>
            </w:pPr>
            <w:ins w:id="236" w:author="Arnaud Dumont" w:date="2014-06-04T16:31:00Z">
              <w:r>
                <w:t xml:space="preserve">The status of </w:t>
              </w:r>
              <w:r>
                <w:t>the associated name server interface set</w:t>
              </w:r>
            </w:ins>
          </w:p>
        </w:tc>
      </w:tr>
      <w:tr w:rsidR="006747DA" w:rsidRPr="00CC22F1" w:rsidTr="006747DA">
        <w:trPr>
          <w:trHeight w:val="113"/>
          <w:tblHeader w:val="0"/>
        </w:trPr>
        <w:tc>
          <w:tcPr>
            <w:tcW w:w="2999" w:type="dxa"/>
          </w:tcPr>
          <w:p w:rsidR="006747DA" w:rsidRDefault="006747DA" w:rsidP="006747DA">
            <w:pPr>
              <w:pStyle w:val="Table-Text"/>
            </w:pPr>
            <w:r>
              <w:t>nameServerInterfaceSetInterfaces</w:t>
            </w:r>
          </w:p>
        </w:tc>
        <w:tc>
          <w:tcPr>
            <w:tcW w:w="2077" w:type="dxa"/>
          </w:tcPr>
          <w:p w:rsidR="006747DA" w:rsidRDefault="006747DA" w:rsidP="006747DA">
            <w:pPr>
              <w:pStyle w:val="Table-Text"/>
            </w:pPr>
            <w:r>
              <w:t>NameServerInterface[]</w:t>
            </w:r>
          </w:p>
        </w:tc>
        <w:tc>
          <w:tcPr>
            <w:tcW w:w="3571" w:type="dxa"/>
          </w:tcPr>
          <w:p w:rsidR="006747DA" w:rsidRDefault="006747DA" w:rsidP="006747DA">
            <w:pPr>
              <w:pStyle w:val="Table-Text"/>
            </w:pPr>
            <w:r>
              <w:t>A list containing the name server interfaces configured on the associated name server interface set</w:t>
            </w:r>
          </w:p>
        </w:tc>
      </w:tr>
      <w:tr w:rsidR="006747DA" w:rsidRPr="00CC22F1" w:rsidTr="006747DA">
        <w:trPr>
          <w:trHeight w:val="113"/>
          <w:tblHeader w:val="0"/>
        </w:trPr>
        <w:tc>
          <w:tcPr>
            <w:tcW w:w="2999" w:type="dxa"/>
          </w:tcPr>
          <w:p w:rsidR="006747DA" w:rsidRDefault="006747DA" w:rsidP="006747DA">
            <w:pPr>
              <w:pStyle w:val="Table-Text"/>
            </w:pPr>
            <w:r>
              <w:t>createDate</w:t>
            </w:r>
          </w:p>
        </w:tc>
        <w:tc>
          <w:tcPr>
            <w:tcW w:w="2077" w:type="dxa"/>
          </w:tcPr>
          <w:p w:rsidR="006747DA" w:rsidRDefault="006747DA" w:rsidP="006747DA">
            <w:pPr>
              <w:pStyle w:val="Table-Text"/>
            </w:pPr>
            <w:r>
              <w:t>timestamp</w:t>
            </w:r>
          </w:p>
        </w:tc>
        <w:tc>
          <w:tcPr>
            <w:tcW w:w="3571" w:type="dxa"/>
          </w:tcPr>
          <w:p w:rsidR="006747DA" w:rsidRDefault="006747DA" w:rsidP="006747DA">
            <w:pPr>
              <w:pStyle w:val="Table-Text"/>
            </w:pPr>
            <w:r>
              <w:t>The date and time in UTC that this object was created</w:t>
            </w:r>
          </w:p>
        </w:tc>
      </w:tr>
      <w:tr w:rsidR="006747DA" w:rsidRPr="00CC22F1" w:rsidTr="006747DA">
        <w:trPr>
          <w:trHeight w:val="113"/>
          <w:tblHeader w:val="0"/>
        </w:trPr>
        <w:tc>
          <w:tcPr>
            <w:tcW w:w="2999" w:type="dxa"/>
          </w:tcPr>
          <w:p w:rsidR="006747DA" w:rsidRDefault="006747DA" w:rsidP="006747DA">
            <w:pPr>
              <w:pStyle w:val="Table-Text"/>
            </w:pPr>
            <w:r>
              <w:t>createAccountId</w:t>
            </w:r>
          </w:p>
        </w:tc>
        <w:tc>
          <w:tcPr>
            <w:tcW w:w="2077" w:type="dxa"/>
          </w:tcPr>
          <w:p w:rsidR="006747DA" w:rsidRDefault="006747DA" w:rsidP="006747DA">
            <w:pPr>
              <w:pStyle w:val="Table-Text"/>
            </w:pPr>
            <w:r>
              <w:t>uuid</w:t>
            </w:r>
          </w:p>
        </w:tc>
        <w:tc>
          <w:tcPr>
            <w:tcW w:w="3571" w:type="dxa"/>
          </w:tcPr>
          <w:p w:rsidR="006747DA" w:rsidRDefault="006747DA" w:rsidP="006747DA">
            <w:pPr>
              <w:pStyle w:val="Table-Text"/>
            </w:pPr>
            <w:r>
              <w:t>The UUID of the account which created the object</w:t>
            </w:r>
          </w:p>
        </w:tc>
      </w:tr>
      <w:tr w:rsidR="006747DA" w:rsidRPr="00CC22F1" w:rsidTr="006747DA">
        <w:trPr>
          <w:trHeight w:val="113"/>
          <w:tblHeader w:val="0"/>
        </w:trPr>
        <w:tc>
          <w:tcPr>
            <w:tcW w:w="2999" w:type="dxa"/>
          </w:tcPr>
          <w:p w:rsidR="006747DA" w:rsidRDefault="006747DA" w:rsidP="006747DA">
            <w:pPr>
              <w:pStyle w:val="Table-Text"/>
            </w:pPr>
            <w:r>
              <w:t>createAccountIdentifier</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identifier of the account which created the object</w:t>
            </w:r>
          </w:p>
        </w:tc>
      </w:tr>
      <w:tr w:rsidR="006747DA" w:rsidRPr="00CC22F1" w:rsidTr="006747DA">
        <w:trPr>
          <w:trHeight w:val="113"/>
          <w:tblHeader w:val="0"/>
        </w:trPr>
        <w:tc>
          <w:tcPr>
            <w:tcW w:w="2999" w:type="dxa"/>
          </w:tcPr>
          <w:p w:rsidR="006747DA" w:rsidRDefault="006747DA" w:rsidP="006747DA">
            <w:pPr>
              <w:pStyle w:val="Table-Text"/>
            </w:pPr>
            <w:r>
              <w:t>createUserId</w:t>
            </w:r>
          </w:p>
        </w:tc>
        <w:tc>
          <w:tcPr>
            <w:tcW w:w="2077" w:type="dxa"/>
          </w:tcPr>
          <w:p w:rsidR="006747DA" w:rsidRDefault="006747DA" w:rsidP="006747DA">
            <w:pPr>
              <w:pStyle w:val="Table-Text"/>
            </w:pPr>
            <w:r>
              <w:t>uuid</w:t>
            </w:r>
          </w:p>
        </w:tc>
        <w:tc>
          <w:tcPr>
            <w:tcW w:w="3571" w:type="dxa"/>
          </w:tcPr>
          <w:p w:rsidR="006747DA" w:rsidRDefault="006747DA" w:rsidP="006747DA">
            <w:pPr>
              <w:pStyle w:val="Table-Text"/>
            </w:pPr>
            <w:r>
              <w:t>The UUID of the user which created the object</w:t>
            </w:r>
          </w:p>
        </w:tc>
      </w:tr>
      <w:tr w:rsidR="006747DA" w:rsidRPr="00CC22F1" w:rsidTr="006747DA">
        <w:trPr>
          <w:trHeight w:val="113"/>
          <w:tblHeader w:val="0"/>
        </w:trPr>
        <w:tc>
          <w:tcPr>
            <w:tcW w:w="2999" w:type="dxa"/>
          </w:tcPr>
          <w:p w:rsidR="006747DA" w:rsidRDefault="006747DA" w:rsidP="006747DA">
            <w:pPr>
              <w:pStyle w:val="Table-Text"/>
            </w:pPr>
            <w:r>
              <w:t>createUserName</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name of the user which created the object</w:t>
            </w:r>
          </w:p>
        </w:tc>
      </w:tr>
      <w:tr w:rsidR="006747DA" w:rsidRPr="00CC22F1" w:rsidTr="006747DA">
        <w:trPr>
          <w:trHeight w:val="113"/>
          <w:tblHeader w:val="0"/>
        </w:trPr>
        <w:tc>
          <w:tcPr>
            <w:tcW w:w="2999" w:type="dxa"/>
          </w:tcPr>
          <w:p w:rsidR="006747DA" w:rsidRDefault="006747DA" w:rsidP="006747DA">
            <w:pPr>
              <w:pStyle w:val="Table-Text"/>
            </w:pPr>
            <w:r>
              <w:t>lastUpdateDate</w:t>
            </w:r>
          </w:p>
        </w:tc>
        <w:tc>
          <w:tcPr>
            <w:tcW w:w="2077" w:type="dxa"/>
          </w:tcPr>
          <w:p w:rsidR="006747DA" w:rsidRDefault="006747DA" w:rsidP="006747DA">
            <w:pPr>
              <w:pStyle w:val="Table-Text"/>
            </w:pPr>
            <w:r>
              <w:t>timestamp</w:t>
            </w:r>
          </w:p>
        </w:tc>
        <w:tc>
          <w:tcPr>
            <w:tcW w:w="3571" w:type="dxa"/>
          </w:tcPr>
          <w:p w:rsidR="006747DA" w:rsidRDefault="006747DA" w:rsidP="006747DA">
            <w:pPr>
              <w:pStyle w:val="Table-Text"/>
            </w:pPr>
            <w:r>
              <w:t>The date and time in UTC that this object was last updated, null if the object has never been updated</w:t>
            </w:r>
          </w:p>
        </w:tc>
      </w:tr>
      <w:tr w:rsidR="006747DA" w:rsidRPr="00CC22F1" w:rsidTr="006747DA">
        <w:trPr>
          <w:trHeight w:val="113"/>
          <w:tblHeader w:val="0"/>
        </w:trPr>
        <w:tc>
          <w:tcPr>
            <w:tcW w:w="2999" w:type="dxa"/>
          </w:tcPr>
          <w:p w:rsidR="006747DA" w:rsidRDefault="006747DA" w:rsidP="006747DA">
            <w:pPr>
              <w:pStyle w:val="Table-Text"/>
            </w:pPr>
            <w:r>
              <w:lastRenderedPageBreak/>
              <w:t>lastUpdateAccountId</w:t>
            </w:r>
          </w:p>
        </w:tc>
        <w:tc>
          <w:tcPr>
            <w:tcW w:w="2077" w:type="dxa"/>
          </w:tcPr>
          <w:p w:rsidR="006747DA" w:rsidRDefault="006747DA" w:rsidP="006747DA">
            <w:pPr>
              <w:pStyle w:val="Table-Text"/>
            </w:pPr>
            <w:r>
              <w:t>uuid</w:t>
            </w:r>
          </w:p>
        </w:tc>
        <w:tc>
          <w:tcPr>
            <w:tcW w:w="3571" w:type="dxa"/>
          </w:tcPr>
          <w:p w:rsidR="006747DA" w:rsidRDefault="006747DA" w:rsidP="006747DA">
            <w:pPr>
              <w:pStyle w:val="Table-Text"/>
            </w:pPr>
            <w:r>
              <w:t>The UUID of the account which last updated the object, null if the object has never been updated</w:t>
            </w:r>
          </w:p>
        </w:tc>
      </w:tr>
      <w:tr w:rsidR="006747DA" w:rsidRPr="00CC22F1" w:rsidTr="006747DA">
        <w:trPr>
          <w:trHeight w:val="113"/>
          <w:tblHeader w:val="0"/>
        </w:trPr>
        <w:tc>
          <w:tcPr>
            <w:tcW w:w="2999" w:type="dxa"/>
          </w:tcPr>
          <w:p w:rsidR="006747DA" w:rsidRDefault="006747DA" w:rsidP="006747DA">
            <w:pPr>
              <w:pStyle w:val="Table-Text"/>
            </w:pPr>
            <w:r>
              <w:t>lastUpdateAccountIdentifier</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identifier of the account which last updated the object, null if the object has never been updated</w:t>
            </w:r>
          </w:p>
        </w:tc>
      </w:tr>
      <w:tr w:rsidR="006747DA" w:rsidRPr="00CC22F1" w:rsidTr="006747DA">
        <w:trPr>
          <w:trHeight w:val="113"/>
          <w:tblHeader w:val="0"/>
        </w:trPr>
        <w:tc>
          <w:tcPr>
            <w:tcW w:w="2999" w:type="dxa"/>
          </w:tcPr>
          <w:p w:rsidR="006747DA" w:rsidRDefault="006747DA" w:rsidP="006747DA">
            <w:pPr>
              <w:pStyle w:val="Table-Text"/>
            </w:pPr>
            <w:r>
              <w:t>lastUpdateUserId</w:t>
            </w:r>
          </w:p>
        </w:tc>
        <w:tc>
          <w:tcPr>
            <w:tcW w:w="2077" w:type="dxa"/>
          </w:tcPr>
          <w:p w:rsidR="006747DA" w:rsidRDefault="006747DA" w:rsidP="006747DA">
            <w:pPr>
              <w:pStyle w:val="Table-Text"/>
            </w:pPr>
            <w:r>
              <w:t>uuid</w:t>
            </w:r>
          </w:p>
        </w:tc>
        <w:tc>
          <w:tcPr>
            <w:tcW w:w="3571" w:type="dxa"/>
          </w:tcPr>
          <w:p w:rsidR="006747DA" w:rsidRDefault="006747DA" w:rsidP="006747DA">
            <w:pPr>
              <w:pStyle w:val="Table-Text"/>
            </w:pPr>
            <w:r>
              <w:t>The UUID of the user which last updated the object, null if the object has never been updated</w:t>
            </w:r>
          </w:p>
        </w:tc>
      </w:tr>
      <w:tr w:rsidR="006747DA" w:rsidRPr="00CC22F1" w:rsidTr="006747DA">
        <w:trPr>
          <w:trHeight w:val="113"/>
          <w:tblHeader w:val="0"/>
        </w:trPr>
        <w:tc>
          <w:tcPr>
            <w:tcW w:w="2999" w:type="dxa"/>
          </w:tcPr>
          <w:p w:rsidR="006747DA" w:rsidRDefault="006747DA" w:rsidP="006747DA">
            <w:pPr>
              <w:pStyle w:val="Table-Text"/>
            </w:pPr>
            <w:r>
              <w:t>lastUpdateUserName</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name of the user which last updated the object, null if the object has never been updated</w:t>
            </w:r>
          </w:p>
        </w:tc>
      </w:tr>
    </w:tbl>
    <w:p w:rsidR="006747DA" w:rsidRDefault="006747DA" w:rsidP="006747DA">
      <w:r w:rsidRPr="006747DA">
        <w:t xml:space="preserve">The NameServerInterface object is as define in the Name Server Interface Set Get Response in section </w:t>
      </w:r>
      <w:r w:rsidR="00841E28">
        <w:t>5.1</w:t>
      </w:r>
      <w:r w:rsidRPr="006747DA">
        <w:t>.</w:t>
      </w:r>
    </w:p>
    <w:p w:rsidR="006747DA" w:rsidRDefault="006747DA" w:rsidP="006747DA">
      <w:pPr>
        <w:pStyle w:val="Heading3"/>
      </w:pPr>
      <w:r>
        <w:t>Example</w:t>
      </w:r>
    </w:p>
    <w:p w:rsidR="006747DA" w:rsidRDefault="006747DA" w:rsidP="006747DA">
      <w:r>
        <w:t>Below is an example of a name server set get command request and response:</w:t>
      </w:r>
    </w:p>
    <w:p w:rsidR="006747DA" w:rsidRDefault="006747DA" w:rsidP="006747DA">
      <w:r>
        <w:t>Request:</w:t>
      </w:r>
    </w:p>
    <w:p w:rsidR="006747DA" w:rsidRDefault="006747DA" w:rsidP="006747DA">
      <w:pPr>
        <w:pStyle w:val="Code"/>
      </w:pPr>
      <w:r>
        <w:t>GET /nameserversets/111eba68-9531-4b79-aea3-74d05a3d441c HTTP/1.1</w:t>
      </w:r>
    </w:p>
    <w:p w:rsidR="006747DA" w:rsidRDefault="006747DA" w:rsidP="006747DA">
      <w:pPr>
        <w:pStyle w:val="Code"/>
      </w:pPr>
      <w:r>
        <w:t>Client-Transaction-Id: 93a951ee-b2ad-4324-9acb-564d65d2a0f5</w:t>
      </w:r>
    </w:p>
    <w:p w:rsidR="006747DA" w:rsidRDefault="006747DA" w:rsidP="006747DA">
      <w:pPr>
        <w:pStyle w:val="Code"/>
      </w:pPr>
      <w:r>
        <w:t>Accept: application/json</w:t>
      </w:r>
    </w:p>
    <w:p w:rsidR="006747DA" w:rsidRDefault="006747DA" w:rsidP="006747DA">
      <w:pPr>
        <w:pStyle w:val="Code"/>
      </w:pPr>
      <w:r>
        <w:t>User-Agent: Jersey/2.2 (Apache HttpClient 4.2.5)</w:t>
      </w:r>
    </w:p>
    <w:p w:rsidR="006747DA" w:rsidRDefault="006747DA" w:rsidP="006747DA">
      <w:pPr>
        <w:pStyle w:val="Code"/>
      </w:pPr>
      <w:r>
        <w:t>Host: api.discoverydns.com</w:t>
      </w:r>
    </w:p>
    <w:p w:rsidR="006747DA" w:rsidRDefault="006747DA" w:rsidP="006747DA">
      <w:pPr>
        <w:pStyle w:val="Code"/>
      </w:pPr>
      <w:r>
        <w:t>Connection: Keep-Alive</w:t>
      </w:r>
    </w:p>
    <w:p w:rsidR="006747DA" w:rsidRDefault="006747DA" w:rsidP="006747DA">
      <w:pPr>
        <w:pStyle w:val="Code"/>
      </w:pPr>
    </w:p>
    <w:p w:rsidR="006747DA" w:rsidRDefault="006747DA" w:rsidP="006747DA">
      <w:r w:rsidRPr="006747DA">
        <w:t>Response:</w:t>
      </w:r>
    </w:p>
    <w:p w:rsidR="006747DA" w:rsidRDefault="006747DA" w:rsidP="006747DA">
      <w:pPr>
        <w:pStyle w:val="Code"/>
      </w:pPr>
      <w:r>
        <w:t>HTTP/1.1 200 OK</w:t>
      </w:r>
    </w:p>
    <w:p w:rsidR="006747DA" w:rsidRDefault="006747DA" w:rsidP="006747DA">
      <w:pPr>
        <w:pStyle w:val="Code"/>
      </w:pPr>
      <w:r>
        <w:t>Content-Type: application/json</w:t>
      </w:r>
    </w:p>
    <w:p w:rsidR="006747DA" w:rsidRDefault="006747DA" w:rsidP="006747DA">
      <w:pPr>
        <w:pStyle w:val="Code"/>
      </w:pPr>
      <w:r>
        <w:t>Last-Modified: Sun, 06 Oct 2013 18:39:52 GMT</w:t>
      </w:r>
    </w:p>
    <w:p w:rsidR="006747DA" w:rsidRDefault="006747DA" w:rsidP="006747DA">
      <w:pPr>
        <w:pStyle w:val="Code"/>
      </w:pPr>
      <w:r>
        <w:t>ETag: "0"</w:t>
      </w:r>
    </w:p>
    <w:p w:rsidR="006747DA" w:rsidRDefault="006747DA" w:rsidP="006747DA">
      <w:pPr>
        <w:pStyle w:val="Code"/>
      </w:pPr>
      <w:r>
        <w:t>Cache-Control: private, no-transform, max-age=30</w:t>
      </w:r>
    </w:p>
    <w:p w:rsidR="006747DA" w:rsidRDefault="006747DA" w:rsidP="006747DA">
      <w:pPr>
        <w:pStyle w:val="Code"/>
      </w:pPr>
      <w:r>
        <w:t>Date: Sun, 06 Oct 2013 18:39:52 GMT</w:t>
      </w:r>
    </w:p>
    <w:p w:rsidR="006747DA" w:rsidRDefault="006747DA" w:rsidP="006747DA">
      <w:pPr>
        <w:pStyle w:val="Code"/>
      </w:pPr>
      <w:r>
        <w:t>Server-Transaction-Id: 5e2b0855-831e-4ced-a50f-1a926894ef0f</w:t>
      </w:r>
    </w:p>
    <w:p w:rsidR="006747DA" w:rsidRDefault="006747DA" w:rsidP="006747DA">
      <w:pPr>
        <w:pStyle w:val="Code"/>
      </w:pPr>
      <w:r>
        <w:t>Client-Transaction-Id: 93a951ee-b2ad-4324-9acb-564d65d2a0f5</w:t>
      </w:r>
    </w:p>
    <w:p w:rsidR="006747DA" w:rsidRDefault="006747DA" w:rsidP="006747DA">
      <w:pPr>
        <w:pStyle w:val="Code"/>
      </w:pPr>
      <w:r>
        <w:t>Content-Length: 1434</w:t>
      </w:r>
    </w:p>
    <w:p w:rsidR="006747DA" w:rsidRDefault="006747DA" w:rsidP="006747DA">
      <w:pPr>
        <w:pStyle w:val="Code"/>
      </w:pPr>
    </w:p>
    <w:p w:rsidR="006747DA" w:rsidRDefault="006747DA" w:rsidP="006747DA">
      <w:pPr>
        <w:pStyle w:val="Code"/>
      </w:pPr>
      <w:r>
        <w:t>{</w:t>
      </w:r>
    </w:p>
    <w:p w:rsidR="006747DA" w:rsidRDefault="006747DA" w:rsidP="006747DA">
      <w:pPr>
        <w:pStyle w:val="Code"/>
      </w:pPr>
      <w:r>
        <w:t xml:space="preserve">  "nameServerSet" : {</w:t>
      </w:r>
    </w:p>
    <w:p w:rsidR="006747DA" w:rsidRDefault="006747DA" w:rsidP="006747DA">
      <w:pPr>
        <w:pStyle w:val="Code"/>
      </w:pPr>
      <w:r>
        <w:t xml:space="preserve">    "@uri" : "https://127.0.0.1:28443/nameserversets/111eba68-9531-4b79-aea3-74d05a3d441c",</w:t>
      </w:r>
    </w:p>
    <w:p w:rsidR="006747DA" w:rsidRDefault="006747DA" w:rsidP="006747DA">
      <w:pPr>
        <w:pStyle w:val="Code"/>
      </w:pPr>
      <w:r>
        <w:lastRenderedPageBreak/>
        <w:t xml:space="preserve">    "id" : "111eba68-9531-4b79-aea3-74d05a3d441c",</w:t>
      </w:r>
    </w:p>
    <w:p w:rsidR="006747DA" w:rsidRDefault="006747DA" w:rsidP="006747DA">
      <w:pPr>
        <w:pStyle w:val="Code"/>
      </w:pPr>
      <w:r>
        <w:t xml:space="preserve">    "version" : 0,</w:t>
      </w:r>
    </w:p>
    <w:p w:rsidR="006747DA" w:rsidRDefault="006747DA" w:rsidP="006747DA">
      <w:pPr>
        <w:pStyle w:val="Code"/>
      </w:pPr>
      <w:r>
        <w:t xml:space="preserve">    "name" : "Test-ing Name.Server_Set0",</w:t>
      </w:r>
    </w:p>
    <w:p w:rsidR="006747DA" w:rsidRDefault="006747DA" w:rsidP="006747DA">
      <w:pPr>
        <w:pStyle w:val="Code"/>
      </w:pPr>
      <w:r>
        <w:t xml:space="preserve">    "prefix" : "testingprefix",</w:t>
      </w:r>
    </w:p>
    <w:p w:rsidR="006747DA" w:rsidRDefault="006747DA" w:rsidP="006747DA">
      <w:pPr>
        <w:pStyle w:val="Code"/>
      </w:pPr>
      <w:r>
        <w:t xml:space="preserve">    "domainName" : "testing-domainName0.com",</w:t>
      </w:r>
    </w:p>
    <w:p w:rsidR="006747DA" w:rsidRDefault="006747DA" w:rsidP="006747DA">
      <w:pPr>
        <w:pStyle w:val="Code"/>
      </w:pPr>
      <w:r>
        <w:t xml:space="preserve">    "email" : "testing-emailAddress0@example.com",</w:t>
      </w:r>
    </w:p>
    <w:p w:rsidR="006747DA" w:rsidRDefault="006747DA" w:rsidP="006747DA">
      <w:pPr>
        <w:pStyle w:val="Code"/>
      </w:pPr>
      <w:r>
        <w:t xml:space="preserve">    "nameServerInterfaceSetId" : "66e0e2af-cade-4fcd-8e92-4f5b0536628b",</w:t>
      </w:r>
    </w:p>
    <w:p w:rsidR="006747DA" w:rsidRDefault="006747DA" w:rsidP="006747DA">
      <w:pPr>
        <w:pStyle w:val="Code"/>
        <w:rPr>
          <w:ins w:id="237" w:author="Arnaud Dumont" w:date="2014-06-04T16:32:00Z"/>
        </w:rPr>
      </w:pPr>
      <w:r>
        <w:t xml:space="preserve">    "nameServerInterfaceSetName" : "Test-ing NameServer_Interfa.ceSet0",</w:t>
      </w:r>
    </w:p>
    <w:p w:rsidR="005E71F8" w:rsidRDefault="005E71F8" w:rsidP="006747DA">
      <w:pPr>
        <w:pStyle w:val="Code"/>
      </w:pPr>
      <w:ins w:id="238" w:author="Arnaud Dumont" w:date="2014-06-04T16:32:00Z">
        <w:r>
          <w:t xml:space="preserve">    "nameServerInterfaceSet</w:t>
        </w:r>
        <w:r>
          <w:t>Status</w:t>
        </w:r>
        <w:r>
          <w:t>" : "</w:t>
        </w:r>
        <w:r>
          <w:t>active</w:t>
        </w:r>
        <w:bookmarkStart w:id="239" w:name="_GoBack"/>
        <w:bookmarkEnd w:id="239"/>
        <w:r>
          <w:t>",</w:t>
        </w:r>
      </w:ins>
    </w:p>
    <w:p w:rsidR="006747DA" w:rsidRDefault="006747DA" w:rsidP="006747DA">
      <w:pPr>
        <w:pStyle w:val="Code"/>
      </w:pPr>
      <w:r>
        <w:t xml:space="preserve">    "createDate" : "2013-10-07T05:39:52.288",</w:t>
      </w:r>
    </w:p>
    <w:p w:rsidR="006747DA" w:rsidRDefault="006747DA" w:rsidP="006747DA">
      <w:pPr>
        <w:pStyle w:val="Code"/>
      </w:pPr>
      <w:r>
        <w:t xml:space="preserve">    "createAccountId" : "f73af262-9531-11e2-9b25-2809b571161a",</w:t>
      </w:r>
    </w:p>
    <w:p w:rsidR="006747DA" w:rsidRDefault="006747DA" w:rsidP="006747DA">
      <w:pPr>
        <w:pStyle w:val="Code"/>
      </w:pPr>
      <w:r>
        <w:t xml:space="preserve">    "createAccountIdentifier" : "system",</w:t>
      </w:r>
    </w:p>
    <w:p w:rsidR="006747DA" w:rsidRDefault="006747DA" w:rsidP="006747DA">
      <w:pPr>
        <w:pStyle w:val="Code"/>
      </w:pPr>
      <w:r>
        <w:t xml:space="preserve">    "createUserId" : "ed848682-c1d9-11e2-86bc-e9b9e1409c4c",</w:t>
      </w:r>
    </w:p>
    <w:p w:rsidR="006747DA" w:rsidRDefault="006747DA" w:rsidP="006747DA">
      <w:pPr>
        <w:pStyle w:val="Code"/>
      </w:pPr>
      <w:r>
        <w:t xml:space="preserve">    "createUserName" : "System Admin",</w:t>
      </w:r>
    </w:p>
    <w:p w:rsidR="006747DA" w:rsidRDefault="006747DA" w:rsidP="006747DA">
      <w:pPr>
        <w:pStyle w:val="Code"/>
      </w:pPr>
      <w:r>
        <w:t xml:space="preserve">    "lastUpdateDate" : "2013-10-07T05:39:52.302",</w:t>
      </w:r>
    </w:p>
    <w:p w:rsidR="006747DA" w:rsidRDefault="006747DA" w:rsidP="006747DA">
      <w:pPr>
        <w:pStyle w:val="Code"/>
      </w:pPr>
      <w:r>
        <w:t xml:space="preserve">    "lastUpdateAccountId" : "f73af262-9531-11e2-9b25-2809b571161a",</w:t>
      </w:r>
    </w:p>
    <w:p w:rsidR="006747DA" w:rsidRDefault="006747DA" w:rsidP="006747DA">
      <w:pPr>
        <w:pStyle w:val="Code"/>
      </w:pPr>
      <w:r>
        <w:t xml:space="preserve">    "lastUpdateAccountIdentifier" : "system",</w:t>
      </w:r>
    </w:p>
    <w:p w:rsidR="006747DA" w:rsidRDefault="006747DA" w:rsidP="006747DA">
      <w:pPr>
        <w:pStyle w:val="Code"/>
      </w:pPr>
      <w:r>
        <w:t xml:space="preserve">    "lastUpdateUserId" : "ed848682-c1d9-11e2-86bc-e9b9e1409c4c",</w:t>
      </w:r>
    </w:p>
    <w:p w:rsidR="006747DA" w:rsidRDefault="006747DA" w:rsidP="006747DA">
      <w:pPr>
        <w:pStyle w:val="Code"/>
      </w:pPr>
      <w:r>
        <w:t xml:space="preserve">    "lastUpdateUserName" : "System Admin",</w:t>
      </w:r>
    </w:p>
    <w:p w:rsidR="006747DA" w:rsidRDefault="006747DA" w:rsidP="006747DA">
      <w:pPr>
        <w:pStyle w:val="Code"/>
      </w:pPr>
      <w:r>
        <w:t xml:space="preserve">    "nameServerInterfaceSetInterfaces" : [ {</w:t>
      </w:r>
    </w:p>
    <w:p w:rsidR="006747DA" w:rsidRDefault="006747DA" w:rsidP="006747DA">
      <w:pPr>
        <w:pStyle w:val="Code"/>
      </w:pPr>
      <w:r>
        <w:t xml:space="preserve">      "order" : 1,</w:t>
      </w:r>
    </w:p>
    <w:p w:rsidR="006747DA" w:rsidRDefault="006747DA" w:rsidP="006747DA">
      <w:pPr>
        <w:pStyle w:val="Code"/>
      </w:pPr>
      <w:r>
        <w:t xml:space="preserve">      "name" : "test-ing nameserver_interface0",</w:t>
      </w:r>
    </w:p>
    <w:p w:rsidR="006747DA" w:rsidRDefault="006747DA" w:rsidP="006747DA">
      <w:pPr>
        <w:pStyle w:val="Code"/>
      </w:pPr>
      <w:r>
        <w:t xml:space="preserve">      "ipv4Address" : "11.64.205.86",</w:t>
      </w:r>
    </w:p>
    <w:p w:rsidR="006747DA" w:rsidRDefault="006747DA" w:rsidP="006747DA">
      <w:pPr>
        <w:pStyle w:val="Code"/>
      </w:pPr>
      <w:r>
        <w:t xml:space="preserve">      "ipv6Address" : "d602:9d85:325f:b46b:892e:b5:5f7b:ee4c"</w:t>
      </w:r>
    </w:p>
    <w:p w:rsidR="006747DA" w:rsidRDefault="006747DA" w:rsidP="006747DA">
      <w:pPr>
        <w:pStyle w:val="Code"/>
      </w:pPr>
      <w:r>
        <w:t xml:space="preserve">    }, {</w:t>
      </w:r>
    </w:p>
    <w:p w:rsidR="006747DA" w:rsidRDefault="006747DA" w:rsidP="006747DA">
      <w:pPr>
        <w:pStyle w:val="Code"/>
      </w:pPr>
      <w:r>
        <w:t xml:space="preserve">      "order" : 2,</w:t>
      </w:r>
    </w:p>
    <w:p w:rsidR="006747DA" w:rsidRDefault="006747DA" w:rsidP="006747DA">
      <w:pPr>
        <w:pStyle w:val="Code"/>
      </w:pPr>
      <w:r>
        <w:t xml:space="preserve">      "name" : "test-ing nameserver_interface1",</w:t>
      </w:r>
    </w:p>
    <w:p w:rsidR="006747DA" w:rsidRDefault="006747DA" w:rsidP="006747DA">
      <w:pPr>
        <w:pStyle w:val="Code"/>
      </w:pPr>
      <w:r>
        <w:t xml:space="preserve">      "ipv4Address" : "100.228.29.153",</w:t>
      </w:r>
    </w:p>
    <w:p w:rsidR="006747DA" w:rsidRDefault="006747DA" w:rsidP="006747DA">
      <w:pPr>
        <w:pStyle w:val="Code"/>
      </w:pPr>
      <w:r>
        <w:t xml:space="preserve">      "ipv6Address" : "1495:44a3:ebd6:8445:450c:77aa:9c3f:e237"</w:t>
      </w:r>
    </w:p>
    <w:p w:rsidR="006747DA" w:rsidRDefault="006747DA" w:rsidP="006747DA">
      <w:pPr>
        <w:pStyle w:val="Code"/>
      </w:pPr>
      <w:r>
        <w:t xml:space="preserve">    } ]</w:t>
      </w:r>
    </w:p>
    <w:p w:rsidR="006747DA" w:rsidRDefault="006747DA" w:rsidP="006747DA">
      <w:pPr>
        <w:pStyle w:val="Code"/>
      </w:pPr>
      <w:r>
        <w:t xml:space="preserve">  }</w:t>
      </w:r>
    </w:p>
    <w:p w:rsidR="006747DA" w:rsidRDefault="006747DA" w:rsidP="006747DA">
      <w:pPr>
        <w:pStyle w:val="Code"/>
      </w:pPr>
      <w:r>
        <w:t>}</w:t>
      </w:r>
    </w:p>
    <w:p w:rsidR="003A30DE" w:rsidRDefault="003A30DE" w:rsidP="003A30DE">
      <w:pPr>
        <w:pStyle w:val="Heading2"/>
      </w:pPr>
      <w:bookmarkStart w:id="240" w:name="_Toc382406007"/>
      <w:r>
        <w:t>Name Server Set List Command</w:t>
      </w:r>
      <w:bookmarkEnd w:id="240"/>
    </w:p>
    <w:p w:rsidR="00323508" w:rsidRDefault="009D6534" w:rsidP="00323508">
      <w:r w:rsidRPr="009D6534">
        <w:t xml:space="preserve">This command is used to retrieve a list of name server set objects provisioned </w:t>
      </w:r>
      <w:r w:rsidR="00BB3EC1">
        <w:t>in</w:t>
      </w:r>
      <w:r w:rsidR="00BB3EC1" w:rsidRPr="009D6534">
        <w:t xml:space="preserve"> </w:t>
      </w:r>
      <w:r w:rsidRPr="009D6534">
        <w:t>the system.</w:t>
      </w:r>
    </w:p>
    <w:p w:rsidR="009D6534" w:rsidRDefault="009D6534" w:rsidP="009D6534">
      <w:pPr>
        <w:pStyle w:val="Heading3"/>
      </w:pPr>
      <w:r>
        <w:lastRenderedPageBreak/>
        <w:t>Request</w:t>
      </w:r>
    </w:p>
    <w:p w:rsidR="009D6534" w:rsidRDefault="009D6534" w:rsidP="009D6534">
      <w:r w:rsidRPr="009D6534">
        <w:t>A request should be made to the specified URI including the indicated headers</w:t>
      </w:r>
      <w:r w:rsidR="00841E28">
        <w:t xml:space="preserve">, </w:t>
      </w:r>
      <w:r w:rsidRPr="009D6534">
        <w:t>and if required a request body in the format specified.</w:t>
      </w:r>
    </w:p>
    <w:p w:rsidR="009D6534" w:rsidRDefault="009D6534" w:rsidP="009D6534">
      <w:pPr>
        <w:pStyle w:val="FakeHeading4"/>
      </w:pPr>
      <w:r>
        <w:t>URI</w:t>
      </w:r>
    </w:p>
    <w:p w:rsidR="009D6534" w:rsidRPr="008A0F29" w:rsidRDefault="009D6534" w:rsidP="009D6534">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9D6534" w:rsidRPr="00CC22F1" w:rsidTr="005375DB">
        <w:trPr>
          <w:tblHeader w:val="0"/>
        </w:trPr>
        <w:tc>
          <w:tcPr>
            <w:tcW w:w="1843" w:type="dxa"/>
            <w:shd w:val="clear" w:color="auto" w:fill="BFBFBF" w:themeFill="background1" w:themeFillShade="BF"/>
          </w:tcPr>
          <w:p w:rsidR="009D6534" w:rsidRPr="00750051" w:rsidRDefault="009D6534" w:rsidP="005375DB">
            <w:pPr>
              <w:pStyle w:val="Table-Header"/>
            </w:pPr>
            <w:r>
              <w:t>HTTP Method</w:t>
            </w:r>
          </w:p>
        </w:tc>
        <w:tc>
          <w:tcPr>
            <w:tcW w:w="6804" w:type="dxa"/>
            <w:shd w:val="clear" w:color="auto" w:fill="BFBFBF" w:themeFill="background1" w:themeFillShade="BF"/>
          </w:tcPr>
          <w:p w:rsidR="009D6534" w:rsidRDefault="009D6534" w:rsidP="005375DB">
            <w:pPr>
              <w:pStyle w:val="Table-Header"/>
            </w:pPr>
            <w:r>
              <w:t>Request URI</w:t>
            </w:r>
          </w:p>
        </w:tc>
      </w:tr>
      <w:tr w:rsidR="009D6534" w:rsidRPr="00CC22F1" w:rsidTr="005375DB">
        <w:trPr>
          <w:trHeight w:val="113"/>
          <w:tblHeader w:val="0"/>
        </w:trPr>
        <w:tc>
          <w:tcPr>
            <w:tcW w:w="1843" w:type="dxa"/>
          </w:tcPr>
          <w:p w:rsidR="009D6534" w:rsidRDefault="009D6534" w:rsidP="005375DB">
            <w:pPr>
              <w:pStyle w:val="Table-Text"/>
            </w:pPr>
            <w:r>
              <w:t>GET</w:t>
            </w:r>
          </w:p>
        </w:tc>
        <w:tc>
          <w:tcPr>
            <w:tcW w:w="6804" w:type="dxa"/>
          </w:tcPr>
          <w:p w:rsidR="009D6534" w:rsidRDefault="009D6534" w:rsidP="005375DB">
            <w:pPr>
              <w:pStyle w:val="Table-Text"/>
            </w:pPr>
            <w:r w:rsidRPr="009D6534">
              <w:t>https://{service-address}/nameserversets/</w:t>
            </w:r>
          </w:p>
        </w:tc>
      </w:tr>
    </w:tbl>
    <w:p w:rsidR="009D6534" w:rsidRDefault="009D6534" w:rsidP="009D6534">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9D6534" w:rsidRPr="00CC22F1" w:rsidTr="005375DB">
        <w:trPr>
          <w:tblHeader w:val="0"/>
        </w:trPr>
        <w:tc>
          <w:tcPr>
            <w:tcW w:w="1843" w:type="dxa"/>
            <w:shd w:val="clear" w:color="auto" w:fill="BFBFBF" w:themeFill="background1" w:themeFillShade="BF"/>
          </w:tcPr>
          <w:p w:rsidR="009D6534" w:rsidRPr="00750051" w:rsidRDefault="009D6534" w:rsidP="005375DB">
            <w:pPr>
              <w:pStyle w:val="Table-Header"/>
            </w:pPr>
            <w:r>
              <w:t>Field</w:t>
            </w:r>
          </w:p>
        </w:tc>
        <w:tc>
          <w:tcPr>
            <w:tcW w:w="6804" w:type="dxa"/>
            <w:shd w:val="clear" w:color="auto" w:fill="BFBFBF" w:themeFill="background1" w:themeFillShade="BF"/>
          </w:tcPr>
          <w:p w:rsidR="009D6534" w:rsidRDefault="009D6534" w:rsidP="005375DB">
            <w:pPr>
              <w:pStyle w:val="Table-Header"/>
            </w:pPr>
            <w:r>
              <w:t>Description</w:t>
            </w:r>
          </w:p>
        </w:tc>
      </w:tr>
      <w:tr w:rsidR="009D6534" w:rsidRPr="00CC22F1" w:rsidTr="005375DB">
        <w:trPr>
          <w:trHeight w:val="113"/>
          <w:tblHeader w:val="0"/>
        </w:trPr>
        <w:tc>
          <w:tcPr>
            <w:tcW w:w="1843" w:type="dxa"/>
          </w:tcPr>
          <w:p w:rsidR="009D6534" w:rsidRDefault="009D6534" w:rsidP="005375DB">
            <w:pPr>
              <w:pStyle w:val="Table-Text"/>
            </w:pPr>
            <w:r>
              <w:t>service-address</w:t>
            </w:r>
          </w:p>
        </w:tc>
        <w:tc>
          <w:tcPr>
            <w:tcW w:w="6804" w:type="dxa"/>
          </w:tcPr>
          <w:p w:rsidR="009D6534" w:rsidRDefault="009D6534" w:rsidP="006351FF">
            <w:pPr>
              <w:pStyle w:val="Table-Text"/>
            </w:pPr>
            <w:r>
              <w:t xml:space="preserve">The service address as described in section </w:t>
            </w:r>
            <w:r w:rsidR="006351FF">
              <w:t>2.2</w:t>
            </w:r>
          </w:p>
        </w:tc>
      </w:tr>
    </w:tbl>
    <w:p w:rsidR="009D6534" w:rsidRDefault="009D6534" w:rsidP="009D6534">
      <w:pPr>
        <w:pStyle w:val="FakeHeading4"/>
      </w:pPr>
      <w:r>
        <w:t>Query Parameters</w:t>
      </w:r>
    </w:p>
    <w:p w:rsidR="009D6534" w:rsidRDefault="009D6534" w:rsidP="009D6534">
      <w:r w:rsidRPr="009D6534">
        <w:t>The query parameters below can be used with this command. All query parameters are optional and if none are specified all name server sets visible to the executing users account will be returned.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01"/>
        <w:gridCol w:w="957"/>
        <w:gridCol w:w="699"/>
        <w:gridCol w:w="4090"/>
      </w:tblGrid>
      <w:tr w:rsidR="009D6534" w:rsidRPr="00CC22F1" w:rsidTr="009D6534">
        <w:trPr>
          <w:tblHeader w:val="0"/>
        </w:trPr>
        <w:tc>
          <w:tcPr>
            <w:tcW w:w="2901" w:type="dxa"/>
            <w:shd w:val="clear" w:color="auto" w:fill="BFBFBF" w:themeFill="background1" w:themeFillShade="BF"/>
          </w:tcPr>
          <w:p w:rsidR="009D6534" w:rsidRPr="00750051" w:rsidRDefault="009D6534" w:rsidP="005375DB">
            <w:pPr>
              <w:pStyle w:val="Table-Header"/>
            </w:pPr>
            <w:r>
              <w:t>Parameter Name</w:t>
            </w:r>
          </w:p>
        </w:tc>
        <w:tc>
          <w:tcPr>
            <w:tcW w:w="957" w:type="dxa"/>
            <w:shd w:val="clear" w:color="auto" w:fill="BFBFBF" w:themeFill="background1" w:themeFillShade="BF"/>
          </w:tcPr>
          <w:p w:rsidR="009D6534" w:rsidRPr="00750051" w:rsidRDefault="009D6534" w:rsidP="005375DB">
            <w:pPr>
              <w:pStyle w:val="Table-Header"/>
            </w:pPr>
            <w:r>
              <w:t>Optional</w:t>
            </w:r>
          </w:p>
        </w:tc>
        <w:tc>
          <w:tcPr>
            <w:tcW w:w="699" w:type="dxa"/>
            <w:shd w:val="clear" w:color="auto" w:fill="BFBFBF" w:themeFill="background1" w:themeFillShade="BF"/>
          </w:tcPr>
          <w:p w:rsidR="009D6534" w:rsidRDefault="009D6534" w:rsidP="005375DB">
            <w:pPr>
              <w:pStyle w:val="Table-Header"/>
            </w:pPr>
            <w:r>
              <w:t>Type</w:t>
            </w:r>
          </w:p>
        </w:tc>
        <w:tc>
          <w:tcPr>
            <w:tcW w:w="4090" w:type="dxa"/>
            <w:shd w:val="clear" w:color="auto" w:fill="BFBFBF" w:themeFill="background1" w:themeFillShade="BF"/>
          </w:tcPr>
          <w:p w:rsidR="009D6534" w:rsidRDefault="009D6534" w:rsidP="005375DB">
            <w:pPr>
              <w:pStyle w:val="Table-Header"/>
            </w:pPr>
            <w:r>
              <w:t>Description</w:t>
            </w:r>
          </w:p>
        </w:tc>
      </w:tr>
      <w:tr w:rsidR="009D6534" w:rsidRPr="00CC22F1" w:rsidTr="009D6534">
        <w:trPr>
          <w:trHeight w:val="113"/>
          <w:tblHeader w:val="0"/>
        </w:trPr>
        <w:tc>
          <w:tcPr>
            <w:tcW w:w="2901" w:type="dxa"/>
          </w:tcPr>
          <w:p w:rsidR="009D6534" w:rsidRDefault="009D6534" w:rsidP="009D6534">
            <w:pPr>
              <w:pStyle w:val="Table-Text"/>
            </w:pPr>
            <w:r>
              <w:t>searchName</w:t>
            </w:r>
          </w:p>
        </w:tc>
        <w:tc>
          <w:tcPr>
            <w:tcW w:w="957" w:type="dxa"/>
          </w:tcPr>
          <w:p w:rsidR="009D6534" w:rsidRDefault="009D6534" w:rsidP="009D6534">
            <w:pPr>
              <w:pStyle w:val="Table-Text"/>
            </w:pPr>
            <w:r>
              <w:t>Yes</w:t>
            </w:r>
          </w:p>
        </w:tc>
        <w:tc>
          <w:tcPr>
            <w:tcW w:w="699" w:type="dxa"/>
          </w:tcPr>
          <w:p w:rsidR="009D6534" w:rsidRDefault="009D6534" w:rsidP="009D6534">
            <w:pPr>
              <w:pStyle w:val="Table-Text"/>
            </w:pPr>
            <w:r>
              <w:t>string</w:t>
            </w:r>
          </w:p>
        </w:tc>
        <w:tc>
          <w:tcPr>
            <w:tcW w:w="4090" w:type="dxa"/>
          </w:tcPr>
          <w:p w:rsidR="009D6534" w:rsidRDefault="009D6534" w:rsidP="009D6534">
            <w:pPr>
              <w:pStyle w:val="Table-Text"/>
            </w:pPr>
            <w:r>
              <w:t>Match all name server sets that have a name which case insensitively contains the string</w:t>
            </w:r>
          </w:p>
        </w:tc>
      </w:tr>
      <w:tr w:rsidR="009D6534" w:rsidRPr="00CC22F1" w:rsidTr="009D6534">
        <w:trPr>
          <w:trHeight w:val="113"/>
          <w:tblHeader w:val="0"/>
        </w:trPr>
        <w:tc>
          <w:tcPr>
            <w:tcW w:w="2901" w:type="dxa"/>
          </w:tcPr>
          <w:p w:rsidR="009D6534" w:rsidRDefault="009D6534" w:rsidP="009D6534">
            <w:pPr>
              <w:pStyle w:val="Table-Text"/>
            </w:pPr>
            <w:r>
              <w:t>searchNameServerInterfaceSetId</w:t>
            </w:r>
          </w:p>
        </w:tc>
        <w:tc>
          <w:tcPr>
            <w:tcW w:w="957" w:type="dxa"/>
          </w:tcPr>
          <w:p w:rsidR="009D6534" w:rsidRDefault="009D6534" w:rsidP="009D6534">
            <w:pPr>
              <w:pStyle w:val="Table-Text"/>
            </w:pPr>
            <w:r>
              <w:t>Yes</w:t>
            </w:r>
          </w:p>
        </w:tc>
        <w:tc>
          <w:tcPr>
            <w:tcW w:w="699" w:type="dxa"/>
          </w:tcPr>
          <w:p w:rsidR="009D6534" w:rsidRDefault="009D6534" w:rsidP="009D6534">
            <w:pPr>
              <w:pStyle w:val="Table-Text"/>
            </w:pPr>
            <w:r>
              <w:t>uuid</w:t>
            </w:r>
          </w:p>
        </w:tc>
        <w:tc>
          <w:tcPr>
            <w:tcW w:w="4090" w:type="dxa"/>
          </w:tcPr>
          <w:p w:rsidR="009D6534" w:rsidRDefault="009D6534" w:rsidP="009D6534">
            <w:pPr>
              <w:pStyle w:val="Table-Text"/>
            </w:pPr>
            <w:r>
              <w:t>Match all name server sets that are associated with the name server interface set with this UUID (exact match)</w:t>
            </w:r>
          </w:p>
        </w:tc>
      </w:tr>
      <w:tr w:rsidR="009D6534" w:rsidRPr="00CC22F1" w:rsidTr="009D6534">
        <w:trPr>
          <w:trHeight w:val="113"/>
          <w:tblHeader w:val="0"/>
        </w:trPr>
        <w:tc>
          <w:tcPr>
            <w:tcW w:w="2901" w:type="dxa"/>
          </w:tcPr>
          <w:p w:rsidR="009D6534" w:rsidRDefault="009D6534" w:rsidP="009D6534">
            <w:pPr>
              <w:pStyle w:val="Table-Text"/>
            </w:pPr>
            <w:r>
              <w:t>searchStatus</w:t>
            </w:r>
          </w:p>
        </w:tc>
        <w:tc>
          <w:tcPr>
            <w:tcW w:w="957" w:type="dxa"/>
          </w:tcPr>
          <w:p w:rsidR="009D6534" w:rsidRDefault="009D6534" w:rsidP="009D6534">
            <w:pPr>
              <w:pStyle w:val="Table-Text"/>
            </w:pPr>
            <w:r>
              <w:t>Yes</w:t>
            </w:r>
          </w:p>
        </w:tc>
        <w:tc>
          <w:tcPr>
            <w:tcW w:w="699" w:type="dxa"/>
          </w:tcPr>
          <w:p w:rsidR="009D6534" w:rsidRDefault="009D6534" w:rsidP="009D6534">
            <w:pPr>
              <w:pStyle w:val="Table-Text"/>
            </w:pPr>
            <w:r>
              <w:t>string</w:t>
            </w:r>
          </w:p>
        </w:tc>
        <w:tc>
          <w:tcPr>
            <w:tcW w:w="4090" w:type="dxa"/>
          </w:tcPr>
          <w:p w:rsidR="009D6534" w:rsidRDefault="009D6534" w:rsidP="009D6534">
            <w:pPr>
              <w:pStyle w:val="Table-Text"/>
            </w:pPr>
            <w:r>
              <w:t>Match all name server sets that have this status (exact match)</w:t>
            </w:r>
          </w:p>
        </w:tc>
      </w:tr>
    </w:tbl>
    <w:p w:rsidR="009D6534" w:rsidRDefault="009D6534" w:rsidP="009D6534">
      <w:pPr>
        <w:pStyle w:val="FakeHeading4"/>
      </w:pPr>
      <w:r>
        <w:t>Request Headers</w:t>
      </w:r>
    </w:p>
    <w:p w:rsidR="009D6534" w:rsidRPr="00636EB2" w:rsidRDefault="009D6534" w:rsidP="009D6534">
      <w:r w:rsidRPr="00636EB2">
        <w:t xml:space="preserve">Only the standard request headers described in section </w:t>
      </w:r>
      <w:r w:rsidR="005375DB">
        <w:t>2.6</w:t>
      </w:r>
      <w:r w:rsidRPr="00636EB2">
        <w:t xml:space="preserve"> are supported</w:t>
      </w:r>
      <w:r>
        <w:t>.</w:t>
      </w:r>
    </w:p>
    <w:p w:rsidR="009D6534" w:rsidRDefault="009D6534" w:rsidP="009D6534">
      <w:pPr>
        <w:pStyle w:val="FakeHeading4"/>
      </w:pPr>
      <w:r>
        <w:t>Request Body</w:t>
      </w:r>
    </w:p>
    <w:p w:rsidR="009D6534" w:rsidRDefault="009D6534" w:rsidP="009D6534">
      <w:r w:rsidRPr="00636EB2">
        <w:t>Not allowed for this command</w:t>
      </w:r>
      <w:r>
        <w:t>.</w:t>
      </w:r>
    </w:p>
    <w:p w:rsidR="009D6534" w:rsidRDefault="009D6534" w:rsidP="009D6534">
      <w:pPr>
        <w:pStyle w:val="Heading3"/>
      </w:pPr>
      <w:r>
        <w:t>Response</w:t>
      </w:r>
    </w:p>
    <w:p w:rsidR="009D6534" w:rsidRDefault="009D6534" w:rsidP="009D6534">
      <w:r w:rsidRPr="009D6534">
        <w:t>The response will include a status code, response headers and in some case a response body encoded according to the relevant header.</w:t>
      </w:r>
    </w:p>
    <w:p w:rsidR="009D6534" w:rsidRDefault="009D6534" w:rsidP="009D6534">
      <w:pPr>
        <w:pStyle w:val="FakeHeading4"/>
      </w:pPr>
      <w:r>
        <w:t>Status Code</w:t>
      </w:r>
    </w:p>
    <w:p w:rsidR="009D6534" w:rsidRDefault="009D6534" w:rsidP="009D6534">
      <w:r w:rsidRPr="009D6534">
        <w:t>On success this command will return http status code 200 (OK).</w:t>
      </w:r>
    </w:p>
    <w:p w:rsidR="009D6534" w:rsidRDefault="009D6534" w:rsidP="009D6534">
      <w:pPr>
        <w:pStyle w:val="FakeHeading4"/>
      </w:pPr>
      <w:r>
        <w:lastRenderedPageBreak/>
        <w:t>Response Headers</w:t>
      </w:r>
    </w:p>
    <w:p w:rsidR="009D6534" w:rsidRPr="009D6534" w:rsidRDefault="009D6534" w:rsidP="009D6534">
      <w:r w:rsidRPr="009D6534">
        <w:t xml:space="preserve">Only the standard response headers described in section </w:t>
      </w:r>
      <w:r w:rsidR="005375DB">
        <w:t>2.7</w:t>
      </w:r>
      <w:r w:rsidRPr="009D6534">
        <w:t xml:space="preserve"> are returned.</w:t>
      </w:r>
    </w:p>
    <w:p w:rsidR="009D6534" w:rsidRDefault="00510DD6" w:rsidP="00510DD6">
      <w:pPr>
        <w:pStyle w:val="FakeHeading4"/>
      </w:pPr>
      <w:r>
        <w:t>Response Body</w:t>
      </w:r>
    </w:p>
    <w:p w:rsidR="00510DD6" w:rsidRDefault="00510DD6" w:rsidP="009D6534">
      <w:r w:rsidRPr="00510DD6">
        <w:t>A JSON representation of the list of name server set objects that match the search criteria with field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10DD6" w:rsidTr="00510DD6">
        <w:trPr>
          <w:tblHeader w:val="0"/>
        </w:trPr>
        <w:tc>
          <w:tcPr>
            <w:tcW w:w="2965" w:type="dxa"/>
            <w:shd w:val="clear" w:color="auto" w:fill="BFBFBF" w:themeFill="background1" w:themeFillShade="BF"/>
          </w:tcPr>
          <w:p w:rsidR="00510DD6" w:rsidRPr="00750051" w:rsidRDefault="00510DD6" w:rsidP="005375DB">
            <w:pPr>
              <w:pStyle w:val="Table-Header"/>
            </w:pPr>
            <w:r>
              <w:t>Field Name</w:t>
            </w:r>
          </w:p>
        </w:tc>
        <w:tc>
          <w:tcPr>
            <w:tcW w:w="2175" w:type="dxa"/>
            <w:shd w:val="clear" w:color="auto" w:fill="BFBFBF" w:themeFill="background1" w:themeFillShade="BF"/>
          </w:tcPr>
          <w:p w:rsidR="00510DD6" w:rsidRDefault="00510DD6" w:rsidP="005375DB">
            <w:pPr>
              <w:pStyle w:val="Table-Header"/>
            </w:pPr>
            <w:r>
              <w:t>Type</w:t>
            </w:r>
          </w:p>
        </w:tc>
        <w:tc>
          <w:tcPr>
            <w:tcW w:w="3507" w:type="dxa"/>
            <w:shd w:val="clear" w:color="auto" w:fill="BFBFBF" w:themeFill="background1" w:themeFillShade="BF"/>
          </w:tcPr>
          <w:p w:rsidR="00510DD6" w:rsidRDefault="00510DD6" w:rsidP="005375DB">
            <w:pPr>
              <w:pStyle w:val="Table-Header"/>
            </w:pPr>
            <w:r>
              <w:t>Description</w:t>
            </w:r>
          </w:p>
        </w:tc>
      </w:tr>
      <w:tr w:rsidR="00510DD6" w:rsidTr="00510DD6">
        <w:trPr>
          <w:trHeight w:val="113"/>
          <w:tblHeader w:val="0"/>
        </w:trPr>
        <w:tc>
          <w:tcPr>
            <w:tcW w:w="2965" w:type="dxa"/>
          </w:tcPr>
          <w:p w:rsidR="00510DD6" w:rsidRDefault="00510DD6" w:rsidP="00510DD6">
            <w:pPr>
              <w:pStyle w:val="Table-Text"/>
            </w:pPr>
            <w:r>
              <w:t>@uri</w:t>
            </w:r>
          </w:p>
        </w:tc>
        <w:tc>
          <w:tcPr>
            <w:tcW w:w="2175" w:type="dxa"/>
          </w:tcPr>
          <w:p w:rsidR="00510DD6" w:rsidRDefault="00510DD6" w:rsidP="00510DD6">
            <w:pPr>
              <w:pStyle w:val="Table-Text"/>
            </w:pPr>
            <w:r>
              <w:t>string</w:t>
            </w:r>
          </w:p>
        </w:tc>
        <w:tc>
          <w:tcPr>
            <w:tcW w:w="3507" w:type="dxa"/>
          </w:tcPr>
          <w:p w:rsidR="00510DD6" w:rsidRDefault="00510DD6" w:rsidP="00841E28">
            <w:pPr>
              <w:pStyle w:val="Table-Text"/>
            </w:pPr>
            <w:r>
              <w:t xml:space="preserve">The </w:t>
            </w:r>
            <w:r w:rsidR="00841E28">
              <w:t>URI</w:t>
            </w:r>
            <w:r>
              <w:t xml:space="preserve"> that corresponds to the returned list</w:t>
            </w:r>
          </w:p>
        </w:tc>
      </w:tr>
      <w:tr w:rsidR="00510DD6" w:rsidTr="00510DD6">
        <w:trPr>
          <w:trHeight w:val="113"/>
          <w:tblHeader w:val="0"/>
        </w:trPr>
        <w:tc>
          <w:tcPr>
            <w:tcW w:w="2965" w:type="dxa"/>
          </w:tcPr>
          <w:p w:rsidR="00510DD6" w:rsidRDefault="00510DD6" w:rsidP="00510DD6">
            <w:pPr>
              <w:pStyle w:val="Table-Text"/>
            </w:pPr>
            <w:r>
              <w:t>nameServerSetList</w:t>
            </w:r>
          </w:p>
        </w:tc>
        <w:tc>
          <w:tcPr>
            <w:tcW w:w="2175" w:type="dxa"/>
          </w:tcPr>
          <w:p w:rsidR="00510DD6" w:rsidRDefault="00510DD6" w:rsidP="00510DD6">
            <w:pPr>
              <w:pStyle w:val="Table-Text"/>
            </w:pPr>
            <w:r>
              <w:t>NameServerSetRecord[]</w:t>
            </w:r>
          </w:p>
        </w:tc>
        <w:tc>
          <w:tcPr>
            <w:tcW w:w="3507" w:type="dxa"/>
          </w:tcPr>
          <w:p w:rsidR="00510DD6" w:rsidRDefault="00510DD6" w:rsidP="00510DD6">
            <w:pPr>
              <w:pStyle w:val="Table-Text"/>
            </w:pPr>
            <w:r>
              <w:t>A list of the name server sets that matched the search parameters</w:t>
            </w:r>
          </w:p>
        </w:tc>
      </w:tr>
      <w:tr w:rsidR="00510DD6" w:rsidTr="00510DD6">
        <w:trPr>
          <w:trHeight w:val="113"/>
          <w:tblHeader w:val="0"/>
        </w:trPr>
        <w:tc>
          <w:tcPr>
            <w:tcW w:w="2965" w:type="dxa"/>
          </w:tcPr>
          <w:p w:rsidR="00510DD6" w:rsidRDefault="00510DD6" w:rsidP="00510DD6">
            <w:pPr>
              <w:pStyle w:val="Table-Text"/>
            </w:pPr>
            <w:r>
              <w:t>totalCount</w:t>
            </w:r>
          </w:p>
        </w:tc>
        <w:tc>
          <w:tcPr>
            <w:tcW w:w="2175" w:type="dxa"/>
          </w:tcPr>
          <w:p w:rsidR="00510DD6" w:rsidRDefault="00510DD6" w:rsidP="00510DD6">
            <w:pPr>
              <w:pStyle w:val="Table-Text"/>
            </w:pPr>
            <w:r>
              <w:t>integer</w:t>
            </w:r>
          </w:p>
        </w:tc>
        <w:tc>
          <w:tcPr>
            <w:tcW w:w="3507" w:type="dxa"/>
          </w:tcPr>
          <w:p w:rsidR="00510DD6" w:rsidRDefault="00510DD6" w:rsidP="00510DD6">
            <w:pPr>
              <w:pStyle w:val="Table-Text"/>
            </w:pPr>
            <w:r>
              <w:t>The total number of records contained in the returned list</w:t>
            </w:r>
          </w:p>
        </w:tc>
      </w:tr>
    </w:tbl>
    <w:p w:rsidR="00510DD6" w:rsidRDefault="00510DD6" w:rsidP="009D6534">
      <w:r w:rsidRPr="00510DD6">
        <w:t>A NameServerSetRecord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10DD6" w:rsidTr="005375DB">
        <w:trPr>
          <w:tblHeader w:val="0"/>
        </w:trPr>
        <w:tc>
          <w:tcPr>
            <w:tcW w:w="2965" w:type="dxa"/>
            <w:shd w:val="clear" w:color="auto" w:fill="BFBFBF" w:themeFill="background1" w:themeFillShade="BF"/>
          </w:tcPr>
          <w:p w:rsidR="00510DD6" w:rsidRPr="00750051" w:rsidRDefault="00510DD6" w:rsidP="005375DB">
            <w:pPr>
              <w:pStyle w:val="Table-Header"/>
            </w:pPr>
            <w:r>
              <w:t>Field Name</w:t>
            </w:r>
          </w:p>
        </w:tc>
        <w:tc>
          <w:tcPr>
            <w:tcW w:w="2175" w:type="dxa"/>
            <w:shd w:val="clear" w:color="auto" w:fill="BFBFBF" w:themeFill="background1" w:themeFillShade="BF"/>
          </w:tcPr>
          <w:p w:rsidR="00510DD6" w:rsidRDefault="00510DD6" w:rsidP="005375DB">
            <w:pPr>
              <w:pStyle w:val="Table-Header"/>
            </w:pPr>
            <w:r>
              <w:t>Type</w:t>
            </w:r>
          </w:p>
        </w:tc>
        <w:tc>
          <w:tcPr>
            <w:tcW w:w="3507" w:type="dxa"/>
            <w:shd w:val="clear" w:color="auto" w:fill="BFBFBF" w:themeFill="background1" w:themeFillShade="BF"/>
          </w:tcPr>
          <w:p w:rsidR="00510DD6" w:rsidRDefault="00510DD6" w:rsidP="005375DB">
            <w:pPr>
              <w:pStyle w:val="Table-Header"/>
            </w:pPr>
            <w:r>
              <w:t>Description</w:t>
            </w:r>
          </w:p>
        </w:tc>
      </w:tr>
      <w:tr w:rsidR="00510DD6" w:rsidTr="005375DB">
        <w:trPr>
          <w:trHeight w:val="113"/>
          <w:tblHeader w:val="0"/>
        </w:trPr>
        <w:tc>
          <w:tcPr>
            <w:tcW w:w="2965" w:type="dxa"/>
          </w:tcPr>
          <w:p w:rsidR="00510DD6" w:rsidRDefault="00510DD6" w:rsidP="00510DD6">
            <w:pPr>
              <w:pStyle w:val="Table-Text"/>
            </w:pPr>
            <w:r>
              <w:t>@uri</w:t>
            </w:r>
          </w:p>
        </w:tc>
        <w:tc>
          <w:tcPr>
            <w:tcW w:w="2175" w:type="dxa"/>
          </w:tcPr>
          <w:p w:rsidR="00510DD6" w:rsidRDefault="00510DD6" w:rsidP="00510DD6">
            <w:pPr>
              <w:pStyle w:val="Table-Text"/>
            </w:pPr>
            <w:r>
              <w:t>string</w:t>
            </w:r>
          </w:p>
        </w:tc>
        <w:tc>
          <w:tcPr>
            <w:tcW w:w="3507" w:type="dxa"/>
          </w:tcPr>
          <w:p w:rsidR="00510DD6" w:rsidRDefault="00510DD6" w:rsidP="00841E28">
            <w:pPr>
              <w:pStyle w:val="Table-Text"/>
            </w:pPr>
            <w:r>
              <w:t xml:space="preserve">The </w:t>
            </w:r>
            <w:r w:rsidR="00841E28">
              <w:t>URI</w:t>
            </w:r>
            <w:r>
              <w:t xml:space="preserve"> that corresponds to the full details of the object</w:t>
            </w:r>
          </w:p>
        </w:tc>
      </w:tr>
      <w:tr w:rsidR="00510DD6" w:rsidTr="005375DB">
        <w:trPr>
          <w:trHeight w:val="113"/>
          <w:tblHeader w:val="0"/>
        </w:trPr>
        <w:tc>
          <w:tcPr>
            <w:tcW w:w="2965" w:type="dxa"/>
          </w:tcPr>
          <w:p w:rsidR="00510DD6" w:rsidRDefault="00510DD6" w:rsidP="00510DD6">
            <w:pPr>
              <w:pStyle w:val="Table-Text"/>
            </w:pPr>
            <w:r>
              <w:t>id</w:t>
            </w:r>
          </w:p>
        </w:tc>
        <w:tc>
          <w:tcPr>
            <w:tcW w:w="2175" w:type="dxa"/>
          </w:tcPr>
          <w:p w:rsidR="00510DD6" w:rsidRDefault="00510DD6" w:rsidP="00510DD6">
            <w:pPr>
              <w:pStyle w:val="Table-Text"/>
            </w:pPr>
            <w:r>
              <w:t>uuid</w:t>
            </w:r>
          </w:p>
        </w:tc>
        <w:tc>
          <w:tcPr>
            <w:tcW w:w="3507" w:type="dxa"/>
          </w:tcPr>
          <w:p w:rsidR="00510DD6" w:rsidRDefault="00510DD6" w:rsidP="00510DD6">
            <w:pPr>
              <w:pStyle w:val="Table-Text"/>
            </w:pPr>
            <w:r>
              <w:t>The UUID of the object</w:t>
            </w:r>
          </w:p>
        </w:tc>
      </w:tr>
      <w:tr w:rsidR="00510DD6" w:rsidTr="005375DB">
        <w:trPr>
          <w:trHeight w:val="113"/>
          <w:tblHeader w:val="0"/>
        </w:trPr>
        <w:tc>
          <w:tcPr>
            <w:tcW w:w="2965" w:type="dxa"/>
          </w:tcPr>
          <w:p w:rsidR="00510DD6" w:rsidRDefault="00510DD6" w:rsidP="00510DD6">
            <w:pPr>
              <w:pStyle w:val="Table-Text"/>
            </w:pPr>
            <w:r>
              <w:t>name</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name of the name server set</w:t>
            </w:r>
          </w:p>
        </w:tc>
      </w:tr>
      <w:tr w:rsidR="00510DD6" w:rsidTr="005375DB">
        <w:trPr>
          <w:trHeight w:val="113"/>
          <w:tblHeader w:val="0"/>
        </w:trPr>
        <w:tc>
          <w:tcPr>
            <w:tcW w:w="2965" w:type="dxa"/>
          </w:tcPr>
          <w:p w:rsidR="00510DD6" w:rsidRDefault="00510DD6" w:rsidP="00510DD6">
            <w:pPr>
              <w:pStyle w:val="Table-Text"/>
            </w:pPr>
            <w:r>
              <w:t>createDate</w:t>
            </w:r>
          </w:p>
        </w:tc>
        <w:tc>
          <w:tcPr>
            <w:tcW w:w="2175" w:type="dxa"/>
          </w:tcPr>
          <w:p w:rsidR="00510DD6" w:rsidRDefault="00510DD6" w:rsidP="00510DD6">
            <w:pPr>
              <w:pStyle w:val="Table-Text"/>
            </w:pPr>
            <w:r>
              <w:t>timestamp</w:t>
            </w:r>
          </w:p>
        </w:tc>
        <w:tc>
          <w:tcPr>
            <w:tcW w:w="3507" w:type="dxa"/>
          </w:tcPr>
          <w:p w:rsidR="00510DD6" w:rsidRDefault="00510DD6" w:rsidP="00510DD6">
            <w:pPr>
              <w:pStyle w:val="Table-Text"/>
            </w:pPr>
            <w:r>
              <w:t>The date and time that the object was created</w:t>
            </w:r>
          </w:p>
        </w:tc>
      </w:tr>
      <w:tr w:rsidR="00510DD6" w:rsidTr="005375DB">
        <w:trPr>
          <w:trHeight w:val="113"/>
          <w:tblHeader w:val="0"/>
        </w:trPr>
        <w:tc>
          <w:tcPr>
            <w:tcW w:w="2965" w:type="dxa"/>
          </w:tcPr>
          <w:p w:rsidR="00510DD6" w:rsidRDefault="00510DD6" w:rsidP="00510DD6">
            <w:pPr>
              <w:pStyle w:val="Table-Text"/>
            </w:pPr>
            <w:r>
              <w:t>lastUpdateDate</w:t>
            </w:r>
          </w:p>
        </w:tc>
        <w:tc>
          <w:tcPr>
            <w:tcW w:w="2175" w:type="dxa"/>
          </w:tcPr>
          <w:p w:rsidR="00510DD6" w:rsidRDefault="00510DD6" w:rsidP="00510DD6">
            <w:pPr>
              <w:pStyle w:val="Table-Text"/>
            </w:pPr>
            <w:r>
              <w:t>timestamp</w:t>
            </w:r>
          </w:p>
        </w:tc>
        <w:tc>
          <w:tcPr>
            <w:tcW w:w="3507" w:type="dxa"/>
          </w:tcPr>
          <w:p w:rsidR="00510DD6" w:rsidRDefault="00510DD6" w:rsidP="00510DD6">
            <w:pPr>
              <w:pStyle w:val="Table-Text"/>
            </w:pPr>
            <w:r>
              <w:t>The date and time that object was last updated. This will be null if the object has never been updated</w:t>
            </w:r>
          </w:p>
        </w:tc>
      </w:tr>
    </w:tbl>
    <w:p w:rsidR="00510DD6" w:rsidRDefault="00510DD6" w:rsidP="00510DD6">
      <w:pPr>
        <w:pStyle w:val="Heading3"/>
      </w:pPr>
      <w:r>
        <w:t>Example</w:t>
      </w:r>
    </w:p>
    <w:p w:rsidR="00510DD6" w:rsidRDefault="00510DD6" w:rsidP="009D6534">
      <w:r w:rsidRPr="00510DD6">
        <w:t>Below is an example of a name server set list command request and response:</w:t>
      </w:r>
    </w:p>
    <w:p w:rsidR="00510DD6" w:rsidRDefault="00510DD6" w:rsidP="009D6534">
      <w:r>
        <w:t>Request:</w:t>
      </w:r>
    </w:p>
    <w:p w:rsidR="00510DD6" w:rsidRDefault="00510DD6" w:rsidP="00510DD6">
      <w:pPr>
        <w:pStyle w:val="Code"/>
      </w:pPr>
      <w:r>
        <w:t>GET /nameserversets/?searchName=server&amp;searchStatus=active HTTP/1.1</w:t>
      </w:r>
    </w:p>
    <w:p w:rsidR="00510DD6" w:rsidRDefault="00510DD6" w:rsidP="00510DD6">
      <w:pPr>
        <w:pStyle w:val="Code"/>
      </w:pPr>
      <w:r>
        <w:t>Client-Transaction-Id: 696adb6c-c1ff-46e1-a9bb-1bf72ace4e6e</w:t>
      </w:r>
    </w:p>
    <w:p w:rsidR="00510DD6" w:rsidRDefault="00510DD6" w:rsidP="00510DD6">
      <w:pPr>
        <w:pStyle w:val="Code"/>
      </w:pPr>
      <w:r>
        <w:t>Accept: application/json</w:t>
      </w:r>
    </w:p>
    <w:p w:rsidR="00510DD6" w:rsidRDefault="00510DD6" w:rsidP="00510DD6">
      <w:pPr>
        <w:pStyle w:val="Code"/>
      </w:pPr>
      <w:r>
        <w:t>User-Agent: Jersey/2.2 (Apache HttpClient 4.2.5)</w:t>
      </w:r>
    </w:p>
    <w:p w:rsidR="00510DD6" w:rsidRDefault="00510DD6" w:rsidP="00510DD6">
      <w:pPr>
        <w:pStyle w:val="Code"/>
      </w:pPr>
      <w:r>
        <w:t>Host: api.discoverydns.com</w:t>
      </w:r>
    </w:p>
    <w:p w:rsidR="00510DD6" w:rsidRDefault="00510DD6" w:rsidP="00510DD6">
      <w:pPr>
        <w:pStyle w:val="Code"/>
      </w:pPr>
      <w:r>
        <w:t>Connection: Keep-Alive</w:t>
      </w:r>
    </w:p>
    <w:p w:rsidR="00510DD6" w:rsidRDefault="00510DD6" w:rsidP="00510DD6">
      <w:pPr>
        <w:pStyle w:val="Code"/>
      </w:pPr>
    </w:p>
    <w:p w:rsidR="00510DD6" w:rsidRDefault="00510DD6" w:rsidP="009D6534">
      <w:r>
        <w:t>Response:</w:t>
      </w:r>
    </w:p>
    <w:p w:rsidR="00510DD6" w:rsidRDefault="00510DD6" w:rsidP="00510DD6">
      <w:pPr>
        <w:pStyle w:val="Code"/>
      </w:pPr>
      <w:r>
        <w:t>HTTP/1.1 200 OK</w:t>
      </w:r>
    </w:p>
    <w:p w:rsidR="00510DD6" w:rsidRDefault="00510DD6" w:rsidP="00510DD6">
      <w:pPr>
        <w:pStyle w:val="Code"/>
      </w:pPr>
      <w:r>
        <w:t>Content-Type: application/json</w:t>
      </w:r>
    </w:p>
    <w:p w:rsidR="00510DD6" w:rsidRDefault="00510DD6" w:rsidP="00510DD6">
      <w:pPr>
        <w:pStyle w:val="Code"/>
      </w:pPr>
      <w:r>
        <w:t>Cache-Control: private, no-transform, max-age=30</w:t>
      </w:r>
    </w:p>
    <w:p w:rsidR="00510DD6" w:rsidRDefault="00510DD6" w:rsidP="00510DD6">
      <w:pPr>
        <w:pStyle w:val="Code"/>
      </w:pPr>
      <w:r>
        <w:t>Date: Sun, 06 Oct 2013 23:56:01 GMT</w:t>
      </w:r>
    </w:p>
    <w:p w:rsidR="00510DD6" w:rsidRDefault="00510DD6" w:rsidP="00510DD6">
      <w:pPr>
        <w:pStyle w:val="Code"/>
      </w:pPr>
      <w:r>
        <w:lastRenderedPageBreak/>
        <w:t>Server-Transaction-Id: 4f3a488a-981c-45d7-9777-ea99fffa8e84</w:t>
      </w:r>
    </w:p>
    <w:p w:rsidR="00510DD6" w:rsidRDefault="00510DD6" w:rsidP="00510DD6">
      <w:pPr>
        <w:pStyle w:val="Code"/>
      </w:pPr>
      <w:r>
        <w:t>Client-Transaction-Id: 696adb6c-c1ff-46e1-a9bb-1bf72ace4e6e</w:t>
      </w:r>
    </w:p>
    <w:p w:rsidR="00510DD6" w:rsidRDefault="00510DD6" w:rsidP="00510DD6">
      <w:pPr>
        <w:pStyle w:val="Code"/>
      </w:pPr>
      <w:r>
        <w:t>Content-Length: 970</w:t>
      </w:r>
    </w:p>
    <w:p w:rsidR="00510DD6" w:rsidRDefault="00510DD6" w:rsidP="00510DD6">
      <w:pPr>
        <w:pStyle w:val="Code"/>
      </w:pPr>
    </w:p>
    <w:p w:rsidR="00510DD6" w:rsidRDefault="00510DD6" w:rsidP="00510DD6">
      <w:pPr>
        <w:pStyle w:val="Code"/>
      </w:pPr>
      <w:r>
        <w:t>{</w:t>
      </w:r>
    </w:p>
    <w:p w:rsidR="00510DD6" w:rsidRDefault="00510DD6" w:rsidP="00510DD6">
      <w:pPr>
        <w:pStyle w:val="Code"/>
      </w:pPr>
      <w:r>
        <w:t xml:space="preserve">  "nameServerSets" : {</w:t>
      </w:r>
    </w:p>
    <w:p w:rsidR="00510DD6" w:rsidRDefault="00510DD6" w:rsidP="00510DD6">
      <w:pPr>
        <w:pStyle w:val="Code"/>
      </w:pPr>
      <w:r>
        <w:t xml:space="preserve">    "@uri" : "https://api.discoverydns.com/nameserversets/?searchName=server&amp;searchStatus=active ",</w:t>
      </w:r>
    </w:p>
    <w:p w:rsidR="00510DD6" w:rsidRDefault="00510DD6" w:rsidP="00510DD6">
      <w:pPr>
        <w:pStyle w:val="Code"/>
      </w:pPr>
      <w:r>
        <w:t xml:space="preserve">    "nameServerSetList" : [ {</w:t>
      </w:r>
    </w:p>
    <w:p w:rsidR="00510DD6" w:rsidRDefault="00510DD6" w:rsidP="00510DD6">
      <w:pPr>
        <w:pStyle w:val="Code"/>
      </w:pPr>
      <w:r>
        <w:t xml:space="preserve">      "@uri" : "https://api.discoverydns.com/nameserversets/c15871f7-1c13-4429-9093-95b25b78594e",</w:t>
      </w:r>
    </w:p>
    <w:p w:rsidR="00510DD6" w:rsidRDefault="00510DD6" w:rsidP="00510DD6">
      <w:pPr>
        <w:pStyle w:val="Code"/>
      </w:pPr>
      <w:r>
        <w:t xml:space="preserve">      "id" : "c15871f7-1c13-4429-9093-95b25b78594e",</w:t>
      </w:r>
    </w:p>
    <w:p w:rsidR="00510DD6" w:rsidRDefault="00510DD6" w:rsidP="00510DD6">
      <w:pPr>
        <w:pStyle w:val="Code"/>
      </w:pPr>
      <w:r>
        <w:t xml:space="preserve">      "name" : "Test-ing Name.Server_Set0",</w:t>
      </w:r>
    </w:p>
    <w:p w:rsidR="00510DD6" w:rsidRDefault="00510DD6" w:rsidP="00510DD6">
      <w:pPr>
        <w:pStyle w:val="Code"/>
      </w:pPr>
      <w:r>
        <w:t xml:space="preserve">      "createDate" : "2013-10-07T10:56:00.584",</w:t>
      </w:r>
    </w:p>
    <w:p w:rsidR="00510DD6" w:rsidRDefault="00510DD6" w:rsidP="00510DD6">
      <w:pPr>
        <w:pStyle w:val="Code"/>
      </w:pPr>
      <w:r>
        <w:t xml:space="preserve">      "lastUpdateDate" : null</w:t>
      </w:r>
    </w:p>
    <w:p w:rsidR="00510DD6" w:rsidRDefault="00510DD6" w:rsidP="00510DD6">
      <w:pPr>
        <w:pStyle w:val="Code"/>
      </w:pPr>
      <w:r>
        <w:t xml:space="preserve">    }, {</w:t>
      </w:r>
    </w:p>
    <w:p w:rsidR="00510DD6" w:rsidRDefault="00510DD6" w:rsidP="00510DD6">
      <w:pPr>
        <w:pStyle w:val="Code"/>
      </w:pPr>
      <w:r>
        <w:t xml:space="preserve">      "@uri" : "https://api.discoverydns.com/nameserversets/6c2e4093-7ad2-453c-a91e-b7ee5e52572e",</w:t>
      </w:r>
    </w:p>
    <w:p w:rsidR="00510DD6" w:rsidRDefault="00510DD6" w:rsidP="00510DD6">
      <w:pPr>
        <w:pStyle w:val="Code"/>
      </w:pPr>
      <w:r>
        <w:t xml:space="preserve">      "id" : "6c2e4093-7ad2-453c-a91e-b7ee5e52572e",</w:t>
      </w:r>
    </w:p>
    <w:p w:rsidR="00510DD6" w:rsidRDefault="00510DD6" w:rsidP="00510DD6">
      <w:pPr>
        <w:pStyle w:val="Code"/>
      </w:pPr>
      <w:r>
        <w:t xml:space="preserve">      "name" : "Test-ing Name.Server_Set1",</w:t>
      </w:r>
    </w:p>
    <w:p w:rsidR="00510DD6" w:rsidRDefault="00510DD6" w:rsidP="00510DD6">
      <w:pPr>
        <w:pStyle w:val="Code"/>
      </w:pPr>
      <w:r>
        <w:t xml:space="preserve">      "createDate" : "2013-10-07T10:56:00.606",</w:t>
      </w:r>
    </w:p>
    <w:p w:rsidR="00510DD6" w:rsidRDefault="00510DD6" w:rsidP="00510DD6">
      <w:pPr>
        <w:pStyle w:val="Code"/>
      </w:pPr>
      <w:r>
        <w:t xml:space="preserve">      "lastUpdateDate" : null</w:t>
      </w:r>
    </w:p>
    <w:p w:rsidR="00510DD6" w:rsidRDefault="00510DD6" w:rsidP="00510DD6">
      <w:pPr>
        <w:pStyle w:val="Code"/>
      </w:pPr>
      <w:r>
        <w:t xml:space="preserve">    }, {</w:t>
      </w:r>
    </w:p>
    <w:p w:rsidR="00510DD6" w:rsidRDefault="00510DD6" w:rsidP="00510DD6">
      <w:pPr>
        <w:pStyle w:val="Code"/>
      </w:pPr>
      <w:r>
        <w:t xml:space="preserve">      "@uri" : "https://api.discoverydns.com/nameserversets/42dd3870-98a6-46f3-b923-3318c107ac02",</w:t>
      </w:r>
    </w:p>
    <w:p w:rsidR="00510DD6" w:rsidRDefault="00510DD6" w:rsidP="00510DD6">
      <w:pPr>
        <w:pStyle w:val="Code"/>
      </w:pPr>
      <w:r>
        <w:t xml:space="preserve">      "id" : "42dd3870-98a6-46f3-b923-3318c107ac02",</w:t>
      </w:r>
    </w:p>
    <w:p w:rsidR="00510DD6" w:rsidRDefault="00510DD6" w:rsidP="00510DD6">
      <w:pPr>
        <w:pStyle w:val="Code"/>
      </w:pPr>
      <w:r>
        <w:t xml:space="preserve">      "name" : "Test-ing Name.Server_Set2",</w:t>
      </w:r>
    </w:p>
    <w:p w:rsidR="00510DD6" w:rsidRDefault="00510DD6" w:rsidP="00510DD6">
      <w:pPr>
        <w:pStyle w:val="Code"/>
      </w:pPr>
      <w:r>
        <w:t xml:space="preserve">      "createDate" : "2013-10-07T00:56:00.616",</w:t>
      </w:r>
    </w:p>
    <w:p w:rsidR="00510DD6" w:rsidRDefault="00510DD6" w:rsidP="00510DD6">
      <w:pPr>
        <w:pStyle w:val="Code"/>
      </w:pPr>
      <w:r>
        <w:t xml:space="preserve">      "lastUpdateDate" : "2013-10-07T05:39:52.302",</w:t>
      </w:r>
    </w:p>
    <w:p w:rsidR="00510DD6" w:rsidRDefault="00510DD6" w:rsidP="00510DD6">
      <w:pPr>
        <w:pStyle w:val="Code"/>
      </w:pPr>
      <w:r>
        <w:t xml:space="preserve">    } ],</w:t>
      </w:r>
    </w:p>
    <w:p w:rsidR="00510DD6" w:rsidRDefault="00510DD6" w:rsidP="00510DD6">
      <w:pPr>
        <w:pStyle w:val="Code"/>
      </w:pPr>
      <w:r>
        <w:t xml:space="preserve">    "totalCount" : 3</w:t>
      </w:r>
    </w:p>
    <w:p w:rsidR="00510DD6" w:rsidRDefault="00510DD6" w:rsidP="00510DD6">
      <w:pPr>
        <w:pStyle w:val="Code"/>
      </w:pPr>
      <w:r>
        <w:t xml:space="preserve">  }</w:t>
      </w:r>
    </w:p>
    <w:p w:rsidR="00510DD6" w:rsidRDefault="00510DD6" w:rsidP="00510DD6">
      <w:pPr>
        <w:pStyle w:val="Code"/>
      </w:pPr>
      <w:r>
        <w:t>}</w:t>
      </w:r>
    </w:p>
    <w:p w:rsidR="003A30DE" w:rsidRDefault="003A30DE" w:rsidP="003A30DE">
      <w:pPr>
        <w:pStyle w:val="Heading1"/>
      </w:pPr>
      <w:bookmarkStart w:id="241" w:name="_Toc382406008"/>
      <w:r>
        <w:lastRenderedPageBreak/>
        <w:t>Plan Commands</w:t>
      </w:r>
      <w:bookmarkEnd w:id="241"/>
    </w:p>
    <w:p w:rsidR="003A30DE" w:rsidRDefault="003A30DE" w:rsidP="003A30DE">
      <w:pPr>
        <w:pStyle w:val="Heading2"/>
      </w:pPr>
      <w:bookmarkStart w:id="242" w:name="_Toc382406009"/>
      <w:r>
        <w:t>Plan Get Command</w:t>
      </w:r>
      <w:bookmarkEnd w:id="242"/>
    </w:p>
    <w:p w:rsidR="00323508" w:rsidRDefault="00510DD6" w:rsidP="00323508">
      <w:r w:rsidRPr="00510DD6">
        <w:t xml:space="preserve">This command is used to retrieve the details of a plan object provisioned </w:t>
      </w:r>
      <w:r w:rsidR="00BB3EC1">
        <w:t>in</w:t>
      </w:r>
      <w:r w:rsidR="00BB3EC1" w:rsidRPr="00510DD6">
        <w:t xml:space="preserve"> </w:t>
      </w:r>
      <w:r w:rsidRPr="00510DD6">
        <w:t>the system.</w:t>
      </w:r>
    </w:p>
    <w:p w:rsidR="00510DD6" w:rsidRDefault="00510DD6" w:rsidP="00510DD6">
      <w:pPr>
        <w:pStyle w:val="Heading3"/>
      </w:pPr>
      <w:r>
        <w:t>Request</w:t>
      </w:r>
    </w:p>
    <w:p w:rsidR="00510DD6" w:rsidRDefault="00510DD6" w:rsidP="00510DD6">
      <w:r w:rsidRPr="00510DD6">
        <w:t>A request should be made to the specified URI including the indicated headers</w:t>
      </w:r>
      <w:r w:rsidR="00841E28">
        <w:t>,</w:t>
      </w:r>
      <w:r w:rsidRPr="00510DD6">
        <w:t xml:space="preserve"> and if required a request body in the format specified.</w:t>
      </w:r>
    </w:p>
    <w:p w:rsidR="00510DD6" w:rsidRDefault="00510DD6" w:rsidP="00510DD6">
      <w:pPr>
        <w:pStyle w:val="FakeHeading4"/>
      </w:pPr>
      <w:r>
        <w:t>URI</w:t>
      </w:r>
    </w:p>
    <w:p w:rsidR="00510DD6" w:rsidRPr="008A0F29" w:rsidRDefault="00510DD6" w:rsidP="00510DD6">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510DD6" w:rsidRPr="00CC22F1" w:rsidTr="005375DB">
        <w:trPr>
          <w:tblHeader w:val="0"/>
        </w:trPr>
        <w:tc>
          <w:tcPr>
            <w:tcW w:w="1843" w:type="dxa"/>
            <w:shd w:val="clear" w:color="auto" w:fill="BFBFBF" w:themeFill="background1" w:themeFillShade="BF"/>
          </w:tcPr>
          <w:p w:rsidR="00510DD6" w:rsidRPr="00750051" w:rsidRDefault="00510DD6" w:rsidP="005375DB">
            <w:pPr>
              <w:pStyle w:val="Table-Header"/>
            </w:pPr>
            <w:r>
              <w:t>HTTP Method</w:t>
            </w:r>
          </w:p>
        </w:tc>
        <w:tc>
          <w:tcPr>
            <w:tcW w:w="6804" w:type="dxa"/>
            <w:shd w:val="clear" w:color="auto" w:fill="BFBFBF" w:themeFill="background1" w:themeFillShade="BF"/>
          </w:tcPr>
          <w:p w:rsidR="00510DD6" w:rsidRDefault="00510DD6" w:rsidP="005375DB">
            <w:pPr>
              <w:pStyle w:val="Table-Header"/>
            </w:pPr>
            <w:r>
              <w:t>Request URI</w:t>
            </w:r>
          </w:p>
        </w:tc>
      </w:tr>
      <w:tr w:rsidR="00510DD6" w:rsidRPr="00CC22F1" w:rsidTr="005375DB">
        <w:trPr>
          <w:trHeight w:val="113"/>
          <w:tblHeader w:val="0"/>
        </w:trPr>
        <w:tc>
          <w:tcPr>
            <w:tcW w:w="1843" w:type="dxa"/>
          </w:tcPr>
          <w:p w:rsidR="00510DD6" w:rsidRDefault="00510DD6" w:rsidP="005375DB">
            <w:pPr>
              <w:pStyle w:val="Table-Text"/>
            </w:pPr>
            <w:r>
              <w:t>GET</w:t>
            </w:r>
          </w:p>
        </w:tc>
        <w:tc>
          <w:tcPr>
            <w:tcW w:w="6804" w:type="dxa"/>
          </w:tcPr>
          <w:p w:rsidR="00510DD6" w:rsidRDefault="00510DD6" w:rsidP="005375DB">
            <w:pPr>
              <w:pStyle w:val="Table-Text"/>
            </w:pPr>
            <w:r w:rsidRPr="00510DD6">
              <w:t>https://{service-address}/plans/{id-or-name}</w:t>
            </w:r>
          </w:p>
        </w:tc>
      </w:tr>
    </w:tbl>
    <w:p w:rsidR="00510DD6" w:rsidRDefault="00510DD6" w:rsidP="00510DD6">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510DD6" w:rsidRPr="00CC22F1" w:rsidTr="005375DB">
        <w:trPr>
          <w:tblHeader w:val="0"/>
        </w:trPr>
        <w:tc>
          <w:tcPr>
            <w:tcW w:w="1843" w:type="dxa"/>
            <w:shd w:val="clear" w:color="auto" w:fill="BFBFBF" w:themeFill="background1" w:themeFillShade="BF"/>
          </w:tcPr>
          <w:p w:rsidR="00510DD6" w:rsidRPr="00750051" w:rsidRDefault="00510DD6" w:rsidP="005375DB">
            <w:pPr>
              <w:pStyle w:val="Table-Header"/>
            </w:pPr>
            <w:r>
              <w:t>Field</w:t>
            </w:r>
          </w:p>
        </w:tc>
        <w:tc>
          <w:tcPr>
            <w:tcW w:w="6804" w:type="dxa"/>
            <w:shd w:val="clear" w:color="auto" w:fill="BFBFBF" w:themeFill="background1" w:themeFillShade="BF"/>
          </w:tcPr>
          <w:p w:rsidR="00510DD6" w:rsidRDefault="00510DD6" w:rsidP="005375DB">
            <w:pPr>
              <w:pStyle w:val="Table-Header"/>
            </w:pPr>
            <w:r>
              <w:t>Description</w:t>
            </w:r>
          </w:p>
        </w:tc>
      </w:tr>
      <w:tr w:rsidR="00510DD6" w:rsidRPr="00CC22F1" w:rsidTr="005375DB">
        <w:trPr>
          <w:trHeight w:val="113"/>
          <w:tblHeader w:val="0"/>
        </w:trPr>
        <w:tc>
          <w:tcPr>
            <w:tcW w:w="1843" w:type="dxa"/>
          </w:tcPr>
          <w:p w:rsidR="00510DD6" w:rsidRDefault="00510DD6" w:rsidP="005375DB">
            <w:pPr>
              <w:pStyle w:val="Table-Text"/>
            </w:pPr>
            <w:r>
              <w:t>service-address</w:t>
            </w:r>
          </w:p>
        </w:tc>
        <w:tc>
          <w:tcPr>
            <w:tcW w:w="6804" w:type="dxa"/>
          </w:tcPr>
          <w:p w:rsidR="00510DD6" w:rsidRDefault="00510DD6" w:rsidP="006351FF">
            <w:pPr>
              <w:pStyle w:val="Table-Text"/>
            </w:pPr>
            <w:r>
              <w:t xml:space="preserve">The service address as described in section </w:t>
            </w:r>
            <w:r w:rsidR="006351FF">
              <w:t>2.2</w:t>
            </w:r>
          </w:p>
        </w:tc>
      </w:tr>
      <w:tr w:rsidR="00510DD6" w:rsidRPr="00CC22F1" w:rsidTr="005375DB">
        <w:trPr>
          <w:trHeight w:val="113"/>
          <w:tblHeader w:val="0"/>
        </w:trPr>
        <w:tc>
          <w:tcPr>
            <w:tcW w:w="1843" w:type="dxa"/>
          </w:tcPr>
          <w:p w:rsidR="00510DD6" w:rsidRDefault="00510DD6" w:rsidP="00510DD6">
            <w:pPr>
              <w:pStyle w:val="Table-Text"/>
            </w:pPr>
            <w:r>
              <w:t>id-or-name</w:t>
            </w:r>
          </w:p>
        </w:tc>
        <w:tc>
          <w:tcPr>
            <w:tcW w:w="6804" w:type="dxa"/>
          </w:tcPr>
          <w:p w:rsidR="00510DD6" w:rsidRDefault="00510DD6" w:rsidP="00510DD6">
            <w:pPr>
              <w:pStyle w:val="Table-Text"/>
            </w:pPr>
            <w:r>
              <w:t>The id or name of the plan whose details you want to retrieve</w:t>
            </w:r>
          </w:p>
        </w:tc>
      </w:tr>
    </w:tbl>
    <w:p w:rsidR="00510DD6" w:rsidRDefault="00510DD6" w:rsidP="00510DD6">
      <w:pPr>
        <w:pStyle w:val="FakeHeading4"/>
      </w:pPr>
      <w:r>
        <w:t>Query Parameters</w:t>
      </w:r>
    </w:p>
    <w:p w:rsidR="00510DD6" w:rsidRDefault="00510DD6" w:rsidP="00510DD6">
      <w:r w:rsidRPr="00510DD6">
        <w:t>Not allowed for this command</w:t>
      </w:r>
      <w:r>
        <w:t>.</w:t>
      </w:r>
    </w:p>
    <w:p w:rsidR="00510DD6" w:rsidRDefault="00510DD6" w:rsidP="00510DD6">
      <w:pPr>
        <w:pStyle w:val="FakeHeading4"/>
      </w:pPr>
      <w:r>
        <w:t>Request Headers</w:t>
      </w:r>
    </w:p>
    <w:p w:rsidR="00510DD6" w:rsidRDefault="00510DD6" w:rsidP="00510DD6">
      <w:r w:rsidRPr="00510DD6">
        <w:t xml:space="preserve">Only the standard request headers described in section </w:t>
      </w:r>
      <w:r w:rsidR="005375DB">
        <w:t>2.6</w:t>
      </w:r>
      <w:r w:rsidRPr="00510DD6">
        <w:t xml:space="preserve"> are supported</w:t>
      </w:r>
      <w:r>
        <w:t>.</w:t>
      </w:r>
    </w:p>
    <w:p w:rsidR="00510DD6" w:rsidRDefault="00510DD6" w:rsidP="00510DD6">
      <w:pPr>
        <w:pStyle w:val="FakeHeading4"/>
      </w:pPr>
      <w:r>
        <w:t>Request Body</w:t>
      </w:r>
    </w:p>
    <w:p w:rsidR="00510DD6" w:rsidRDefault="00510DD6" w:rsidP="00510DD6">
      <w:r w:rsidRPr="00510DD6">
        <w:t>Not allowed for this command</w:t>
      </w:r>
      <w:r>
        <w:t>.</w:t>
      </w:r>
    </w:p>
    <w:p w:rsidR="00510DD6" w:rsidRDefault="00510DD6" w:rsidP="00510DD6">
      <w:pPr>
        <w:pStyle w:val="Heading3"/>
      </w:pPr>
      <w:r>
        <w:t>Response</w:t>
      </w:r>
    </w:p>
    <w:p w:rsidR="00510DD6" w:rsidRDefault="00510DD6" w:rsidP="00510DD6">
      <w:r w:rsidRPr="00510DD6">
        <w:t>The response will include a status code, response headers and in some case a response body encoded according to the relevant header.</w:t>
      </w:r>
    </w:p>
    <w:p w:rsidR="00510DD6" w:rsidRDefault="00510DD6" w:rsidP="00510DD6">
      <w:pPr>
        <w:pStyle w:val="FakeHeading4"/>
      </w:pPr>
      <w:r>
        <w:t>Status Code</w:t>
      </w:r>
    </w:p>
    <w:p w:rsidR="00510DD6" w:rsidRDefault="00510DD6" w:rsidP="00510DD6">
      <w:r w:rsidRPr="00510DD6">
        <w:t>On success this command will return http status code 200 (OK).</w:t>
      </w:r>
    </w:p>
    <w:p w:rsidR="00510DD6" w:rsidRDefault="00510DD6" w:rsidP="00510DD6">
      <w:pPr>
        <w:pStyle w:val="FakeHeading4"/>
      </w:pPr>
      <w:r>
        <w:lastRenderedPageBreak/>
        <w:t>Response Headers</w:t>
      </w:r>
    </w:p>
    <w:p w:rsidR="00510DD6" w:rsidRDefault="00510DD6" w:rsidP="00510DD6">
      <w:r w:rsidRPr="00510DD6">
        <w:t xml:space="preserve">Only the standard response headers described in section </w:t>
      </w:r>
      <w:r w:rsidR="005375DB">
        <w:t>2.7</w:t>
      </w:r>
      <w:r w:rsidRPr="00510DD6">
        <w:t xml:space="preserve"> are returned.</w:t>
      </w:r>
    </w:p>
    <w:p w:rsidR="00510DD6" w:rsidRPr="00510DD6" w:rsidRDefault="00510DD6" w:rsidP="00510DD6">
      <w:pPr>
        <w:pStyle w:val="FakeHeading4"/>
      </w:pPr>
      <w:r>
        <w:t>Response Body</w:t>
      </w:r>
    </w:p>
    <w:p w:rsidR="00510DD6" w:rsidRDefault="00510DD6" w:rsidP="00510DD6">
      <w:r w:rsidRPr="00510DD6">
        <w:t>A JSON representation of the plan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10DD6" w:rsidTr="005375DB">
        <w:trPr>
          <w:tblHeader w:val="0"/>
        </w:trPr>
        <w:tc>
          <w:tcPr>
            <w:tcW w:w="2965" w:type="dxa"/>
            <w:shd w:val="clear" w:color="auto" w:fill="BFBFBF" w:themeFill="background1" w:themeFillShade="BF"/>
          </w:tcPr>
          <w:p w:rsidR="00510DD6" w:rsidRPr="00750051" w:rsidRDefault="00510DD6" w:rsidP="005375DB">
            <w:pPr>
              <w:pStyle w:val="Table-Header"/>
            </w:pPr>
            <w:r>
              <w:t>Field Name</w:t>
            </w:r>
          </w:p>
        </w:tc>
        <w:tc>
          <w:tcPr>
            <w:tcW w:w="2175" w:type="dxa"/>
            <w:shd w:val="clear" w:color="auto" w:fill="BFBFBF" w:themeFill="background1" w:themeFillShade="BF"/>
          </w:tcPr>
          <w:p w:rsidR="00510DD6" w:rsidRDefault="00510DD6" w:rsidP="005375DB">
            <w:pPr>
              <w:pStyle w:val="Table-Header"/>
            </w:pPr>
            <w:r>
              <w:t>Type</w:t>
            </w:r>
          </w:p>
        </w:tc>
        <w:tc>
          <w:tcPr>
            <w:tcW w:w="3507" w:type="dxa"/>
            <w:shd w:val="clear" w:color="auto" w:fill="BFBFBF" w:themeFill="background1" w:themeFillShade="BF"/>
          </w:tcPr>
          <w:p w:rsidR="00510DD6" w:rsidRDefault="00510DD6" w:rsidP="005375DB">
            <w:pPr>
              <w:pStyle w:val="Table-Header"/>
            </w:pPr>
            <w:r>
              <w:t>Description</w:t>
            </w:r>
          </w:p>
        </w:tc>
      </w:tr>
      <w:tr w:rsidR="00510DD6" w:rsidTr="005375DB">
        <w:trPr>
          <w:trHeight w:val="113"/>
          <w:tblHeader w:val="0"/>
        </w:trPr>
        <w:tc>
          <w:tcPr>
            <w:tcW w:w="2965" w:type="dxa"/>
          </w:tcPr>
          <w:p w:rsidR="00510DD6" w:rsidRDefault="00510DD6" w:rsidP="00510DD6">
            <w:pPr>
              <w:pStyle w:val="Table-Text"/>
            </w:pPr>
            <w:r>
              <w:t>@uri</w:t>
            </w:r>
          </w:p>
        </w:tc>
        <w:tc>
          <w:tcPr>
            <w:tcW w:w="2175" w:type="dxa"/>
          </w:tcPr>
          <w:p w:rsidR="00510DD6" w:rsidRDefault="00510DD6" w:rsidP="00510DD6">
            <w:pPr>
              <w:pStyle w:val="Table-Text"/>
            </w:pPr>
            <w:r>
              <w:t>string</w:t>
            </w:r>
          </w:p>
        </w:tc>
        <w:tc>
          <w:tcPr>
            <w:tcW w:w="3507" w:type="dxa"/>
          </w:tcPr>
          <w:p w:rsidR="00510DD6" w:rsidRDefault="00510DD6" w:rsidP="00117D02">
            <w:pPr>
              <w:pStyle w:val="Table-Text"/>
            </w:pPr>
            <w:r>
              <w:t xml:space="preserve">The </w:t>
            </w:r>
            <w:r w:rsidR="00841E28">
              <w:t>URI</w:t>
            </w:r>
            <w:r>
              <w:t xml:space="preserve"> that can be used to obtain information about this object</w:t>
            </w:r>
          </w:p>
        </w:tc>
      </w:tr>
      <w:tr w:rsidR="00510DD6" w:rsidTr="005375DB">
        <w:trPr>
          <w:trHeight w:val="113"/>
          <w:tblHeader w:val="0"/>
        </w:trPr>
        <w:tc>
          <w:tcPr>
            <w:tcW w:w="2965" w:type="dxa"/>
          </w:tcPr>
          <w:p w:rsidR="00510DD6" w:rsidRDefault="00510DD6" w:rsidP="00510DD6">
            <w:pPr>
              <w:pStyle w:val="Table-Text"/>
            </w:pPr>
            <w:r>
              <w:t>id</w:t>
            </w:r>
          </w:p>
        </w:tc>
        <w:tc>
          <w:tcPr>
            <w:tcW w:w="2175" w:type="dxa"/>
          </w:tcPr>
          <w:p w:rsidR="00510DD6" w:rsidRDefault="00510DD6" w:rsidP="00510DD6">
            <w:pPr>
              <w:pStyle w:val="Table-Text"/>
            </w:pPr>
            <w:r>
              <w:t>uuid</w:t>
            </w:r>
          </w:p>
        </w:tc>
        <w:tc>
          <w:tcPr>
            <w:tcW w:w="3507" w:type="dxa"/>
          </w:tcPr>
          <w:p w:rsidR="00510DD6" w:rsidRDefault="00510DD6" w:rsidP="00510DD6">
            <w:pPr>
              <w:pStyle w:val="Table-Text"/>
            </w:pPr>
            <w:r>
              <w:t>The UUID of the object</w:t>
            </w:r>
          </w:p>
        </w:tc>
      </w:tr>
      <w:tr w:rsidR="00510DD6" w:rsidTr="005375DB">
        <w:trPr>
          <w:trHeight w:val="113"/>
          <w:tblHeader w:val="0"/>
        </w:trPr>
        <w:tc>
          <w:tcPr>
            <w:tcW w:w="2965" w:type="dxa"/>
          </w:tcPr>
          <w:p w:rsidR="00510DD6" w:rsidRDefault="00510DD6" w:rsidP="00510DD6">
            <w:pPr>
              <w:pStyle w:val="Table-Text"/>
            </w:pPr>
            <w:r>
              <w:t>version</w:t>
            </w:r>
          </w:p>
        </w:tc>
        <w:tc>
          <w:tcPr>
            <w:tcW w:w="2175" w:type="dxa"/>
          </w:tcPr>
          <w:p w:rsidR="00510DD6" w:rsidRDefault="00510DD6" w:rsidP="00510DD6">
            <w:pPr>
              <w:pStyle w:val="Table-Text"/>
            </w:pPr>
            <w:r>
              <w:t>integer</w:t>
            </w:r>
          </w:p>
        </w:tc>
        <w:tc>
          <w:tcPr>
            <w:tcW w:w="3507" w:type="dxa"/>
          </w:tcPr>
          <w:p w:rsidR="00510DD6" w:rsidRDefault="00117D02" w:rsidP="00510DD6">
            <w:pPr>
              <w:pStyle w:val="Table-Text"/>
            </w:pPr>
            <w:r>
              <w:t>The current version of the object. This should be sent back to the server with any update commands for this object to ensure that concurrent modifications errors do not occur</w:t>
            </w:r>
          </w:p>
        </w:tc>
      </w:tr>
      <w:tr w:rsidR="00510DD6" w:rsidTr="005375DB">
        <w:trPr>
          <w:trHeight w:val="113"/>
          <w:tblHeader w:val="0"/>
        </w:trPr>
        <w:tc>
          <w:tcPr>
            <w:tcW w:w="2965" w:type="dxa"/>
          </w:tcPr>
          <w:p w:rsidR="00510DD6" w:rsidRDefault="00510DD6" w:rsidP="00510DD6">
            <w:pPr>
              <w:pStyle w:val="Table-Text"/>
            </w:pPr>
            <w:r>
              <w:t>name</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name of the plan</w:t>
            </w:r>
          </w:p>
        </w:tc>
      </w:tr>
      <w:tr w:rsidR="00510DD6" w:rsidTr="005375DB">
        <w:trPr>
          <w:trHeight w:val="113"/>
          <w:tblHeader w:val="0"/>
        </w:trPr>
        <w:tc>
          <w:tcPr>
            <w:tcW w:w="2965" w:type="dxa"/>
          </w:tcPr>
          <w:p w:rsidR="00510DD6" w:rsidRDefault="00510DD6" w:rsidP="00510DD6">
            <w:pPr>
              <w:pStyle w:val="Table-Text"/>
            </w:pPr>
            <w:r>
              <w:t>status</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current status of the plan</w:t>
            </w:r>
          </w:p>
        </w:tc>
      </w:tr>
      <w:tr w:rsidR="00510DD6" w:rsidTr="005375DB">
        <w:trPr>
          <w:trHeight w:val="113"/>
          <w:tblHeader w:val="0"/>
        </w:trPr>
        <w:tc>
          <w:tcPr>
            <w:tcW w:w="2965" w:type="dxa"/>
          </w:tcPr>
          <w:p w:rsidR="00510DD6" w:rsidRDefault="00510DD6" w:rsidP="00510DD6">
            <w:pPr>
              <w:pStyle w:val="Table-Text"/>
            </w:pPr>
            <w:r>
              <w:t>baseMonthlyRate</w:t>
            </w:r>
          </w:p>
        </w:tc>
        <w:tc>
          <w:tcPr>
            <w:tcW w:w="2175" w:type="dxa"/>
          </w:tcPr>
          <w:p w:rsidR="00510DD6" w:rsidRDefault="00510DD6" w:rsidP="00510DD6">
            <w:pPr>
              <w:pStyle w:val="Table-Text"/>
            </w:pPr>
            <w:r>
              <w:t>double</w:t>
            </w:r>
          </w:p>
        </w:tc>
        <w:tc>
          <w:tcPr>
            <w:tcW w:w="3507" w:type="dxa"/>
          </w:tcPr>
          <w:p w:rsidR="00510DD6" w:rsidRDefault="00510DD6" w:rsidP="00510DD6">
            <w:pPr>
              <w:pStyle w:val="Table-Text"/>
            </w:pPr>
            <w:r>
              <w:t>The monthly billing rate of the plan, this is represented in units of the currency of the plan</w:t>
            </w:r>
          </w:p>
        </w:tc>
      </w:tr>
      <w:tr w:rsidR="00510DD6" w:rsidTr="005375DB">
        <w:trPr>
          <w:trHeight w:val="113"/>
          <w:tblHeader w:val="0"/>
        </w:trPr>
        <w:tc>
          <w:tcPr>
            <w:tcW w:w="2965" w:type="dxa"/>
          </w:tcPr>
          <w:p w:rsidR="00510DD6" w:rsidRDefault="00510DD6" w:rsidP="00510DD6">
            <w:pPr>
              <w:pStyle w:val="Table-Text"/>
            </w:pPr>
            <w:r>
              <w:t>currency</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3 letter currency code of the currency used for billing operations on this account</w:t>
            </w:r>
          </w:p>
        </w:tc>
      </w:tr>
      <w:tr w:rsidR="00510DD6" w:rsidTr="005375DB">
        <w:trPr>
          <w:trHeight w:val="113"/>
          <w:tblHeader w:val="0"/>
        </w:trPr>
        <w:tc>
          <w:tcPr>
            <w:tcW w:w="2965" w:type="dxa"/>
          </w:tcPr>
          <w:p w:rsidR="00510DD6" w:rsidRDefault="00510DD6" w:rsidP="00510DD6">
            <w:pPr>
              <w:pStyle w:val="Table-Text"/>
            </w:pPr>
            <w:r>
              <w:t>excessGraceMonths</w:t>
            </w:r>
          </w:p>
        </w:tc>
        <w:tc>
          <w:tcPr>
            <w:tcW w:w="2175" w:type="dxa"/>
          </w:tcPr>
          <w:p w:rsidR="00510DD6" w:rsidRDefault="00510DD6" w:rsidP="00510DD6">
            <w:pPr>
              <w:pStyle w:val="Table-Text"/>
            </w:pPr>
            <w:r>
              <w:t>integer</w:t>
            </w:r>
          </w:p>
        </w:tc>
        <w:tc>
          <w:tcPr>
            <w:tcW w:w="3507" w:type="dxa"/>
          </w:tcPr>
          <w:p w:rsidR="00510DD6" w:rsidRDefault="00510DD6" w:rsidP="00510DD6">
            <w:pPr>
              <w:pStyle w:val="Table-Text"/>
            </w:pPr>
            <w:r>
              <w:t>The number of months grace period allowed for the plan</w:t>
            </w:r>
          </w:p>
        </w:tc>
      </w:tr>
      <w:tr w:rsidR="00510DD6" w:rsidTr="005375DB">
        <w:trPr>
          <w:trHeight w:val="113"/>
          <w:tblHeader w:val="0"/>
        </w:trPr>
        <w:tc>
          <w:tcPr>
            <w:tcW w:w="2965" w:type="dxa"/>
          </w:tcPr>
          <w:p w:rsidR="00510DD6" w:rsidRDefault="00510DD6" w:rsidP="00510DD6">
            <w:pPr>
              <w:pStyle w:val="Table-Text"/>
            </w:pPr>
            <w:r>
              <w:t>excessGraceMonthsPeriod</w:t>
            </w:r>
          </w:p>
        </w:tc>
        <w:tc>
          <w:tcPr>
            <w:tcW w:w="2175" w:type="dxa"/>
          </w:tcPr>
          <w:p w:rsidR="00510DD6" w:rsidRDefault="00510DD6" w:rsidP="00510DD6">
            <w:pPr>
              <w:pStyle w:val="Table-Text"/>
            </w:pPr>
            <w:r>
              <w:t>integer</w:t>
            </w:r>
          </w:p>
        </w:tc>
        <w:tc>
          <w:tcPr>
            <w:tcW w:w="3507" w:type="dxa"/>
          </w:tcPr>
          <w:p w:rsidR="00510DD6" w:rsidRDefault="00510DD6" w:rsidP="00510DD6">
            <w:pPr>
              <w:pStyle w:val="Table-Text"/>
            </w:pPr>
            <w:r>
              <w:t>The number of months that the excess grace is counted over</w:t>
            </w:r>
          </w:p>
        </w:tc>
      </w:tr>
      <w:tr w:rsidR="00510DD6" w:rsidTr="005375DB">
        <w:trPr>
          <w:trHeight w:val="113"/>
          <w:tblHeader w:val="0"/>
        </w:trPr>
        <w:tc>
          <w:tcPr>
            <w:tcW w:w="2965" w:type="dxa"/>
          </w:tcPr>
          <w:p w:rsidR="00510DD6" w:rsidRDefault="00510DD6" w:rsidP="00510DD6">
            <w:pPr>
              <w:pStyle w:val="Table-Text"/>
            </w:pPr>
            <w:r>
              <w:t>trialPeriod</w:t>
            </w:r>
          </w:p>
        </w:tc>
        <w:tc>
          <w:tcPr>
            <w:tcW w:w="2175" w:type="dxa"/>
          </w:tcPr>
          <w:p w:rsidR="00510DD6" w:rsidRDefault="00510DD6" w:rsidP="00510DD6">
            <w:pPr>
              <w:pStyle w:val="Table-Text"/>
            </w:pPr>
            <w:r>
              <w:t>integer</w:t>
            </w:r>
          </w:p>
        </w:tc>
        <w:tc>
          <w:tcPr>
            <w:tcW w:w="3507" w:type="dxa"/>
          </w:tcPr>
          <w:p w:rsidR="00510DD6" w:rsidRDefault="00510DD6" w:rsidP="00510DD6">
            <w:pPr>
              <w:pStyle w:val="Table-Text"/>
            </w:pPr>
            <w:r>
              <w:t>The number of months trial allowed for zones using this plan</w:t>
            </w:r>
          </w:p>
        </w:tc>
      </w:tr>
      <w:tr w:rsidR="00510DD6" w:rsidTr="005375DB">
        <w:trPr>
          <w:trHeight w:val="113"/>
          <w:tblHeader w:val="0"/>
        </w:trPr>
        <w:tc>
          <w:tcPr>
            <w:tcW w:w="2965" w:type="dxa"/>
          </w:tcPr>
          <w:p w:rsidR="00510DD6" w:rsidRDefault="00510DD6" w:rsidP="00510DD6">
            <w:pPr>
              <w:pStyle w:val="Table-Text"/>
            </w:pPr>
            <w:r>
              <w:t>units</w:t>
            </w:r>
          </w:p>
        </w:tc>
        <w:tc>
          <w:tcPr>
            <w:tcW w:w="2175" w:type="dxa"/>
          </w:tcPr>
          <w:p w:rsidR="00510DD6" w:rsidRDefault="00510DD6" w:rsidP="00510DD6">
            <w:pPr>
              <w:pStyle w:val="Table-Text"/>
            </w:pPr>
            <w:r>
              <w:t>Unit[]</w:t>
            </w:r>
          </w:p>
        </w:tc>
        <w:tc>
          <w:tcPr>
            <w:tcW w:w="3507" w:type="dxa"/>
          </w:tcPr>
          <w:p w:rsidR="00510DD6" w:rsidRDefault="00510DD6" w:rsidP="00510DD6">
            <w:pPr>
              <w:pStyle w:val="Table-Text"/>
            </w:pPr>
            <w:r>
              <w:t>A list of the billing units that are associated with the plan</w:t>
            </w:r>
          </w:p>
        </w:tc>
      </w:tr>
      <w:tr w:rsidR="00510DD6" w:rsidTr="005375DB">
        <w:trPr>
          <w:trHeight w:val="113"/>
          <w:tblHeader w:val="0"/>
        </w:trPr>
        <w:tc>
          <w:tcPr>
            <w:tcW w:w="2965" w:type="dxa"/>
          </w:tcPr>
          <w:p w:rsidR="00510DD6" w:rsidRDefault="00510DD6" w:rsidP="00510DD6">
            <w:pPr>
              <w:pStyle w:val="Table-Text"/>
            </w:pPr>
            <w:r>
              <w:t>fe</w:t>
            </w:r>
            <w:ins w:id="243" w:author="Arnaud Dumont" w:date="2014-02-20T11:13:00Z">
              <w:r w:rsidR="006629D3">
                <w:t>a</w:t>
              </w:r>
            </w:ins>
            <w:r>
              <w:t>tures</w:t>
            </w:r>
          </w:p>
        </w:tc>
        <w:tc>
          <w:tcPr>
            <w:tcW w:w="2175" w:type="dxa"/>
          </w:tcPr>
          <w:p w:rsidR="00510DD6" w:rsidRDefault="00510DD6" w:rsidP="00510DD6">
            <w:pPr>
              <w:pStyle w:val="Table-Text"/>
            </w:pPr>
            <w:r>
              <w:t>Feature[]</w:t>
            </w:r>
          </w:p>
        </w:tc>
        <w:tc>
          <w:tcPr>
            <w:tcW w:w="3507" w:type="dxa"/>
          </w:tcPr>
          <w:p w:rsidR="00510DD6" w:rsidRDefault="00510DD6" w:rsidP="00510DD6">
            <w:pPr>
              <w:pStyle w:val="Table-Text"/>
            </w:pPr>
            <w:r>
              <w:t>A list of the features which can be used with zones associated with this plan</w:t>
            </w:r>
          </w:p>
        </w:tc>
      </w:tr>
      <w:tr w:rsidR="00510DD6" w:rsidTr="005375DB">
        <w:trPr>
          <w:trHeight w:val="113"/>
          <w:tblHeader w:val="0"/>
        </w:trPr>
        <w:tc>
          <w:tcPr>
            <w:tcW w:w="2965" w:type="dxa"/>
          </w:tcPr>
          <w:p w:rsidR="00510DD6" w:rsidRDefault="00510DD6" w:rsidP="00510DD6">
            <w:pPr>
              <w:pStyle w:val="Table-Text"/>
            </w:pPr>
            <w:r>
              <w:t>createDate</w:t>
            </w:r>
          </w:p>
        </w:tc>
        <w:tc>
          <w:tcPr>
            <w:tcW w:w="2175" w:type="dxa"/>
          </w:tcPr>
          <w:p w:rsidR="00510DD6" w:rsidRDefault="00510DD6" w:rsidP="00510DD6">
            <w:pPr>
              <w:pStyle w:val="Table-Text"/>
            </w:pPr>
            <w:r>
              <w:t>timestamp</w:t>
            </w:r>
          </w:p>
        </w:tc>
        <w:tc>
          <w:tcPr>
            <w:tcW w:w="3507" w:type="dxa"/>
          </w:tcPr>
          <w:p w:rsidR="00510DD6" w:rsidRDefault="00510DD6" w:rsidP="00510DD6">
            <w:pPr>
              <w:pStyle w:val="Table-Text"/>
            </w:pPr>
            <w:r>
              <w:t>The date and time in UTC that this object was created</w:t>
            </w:r>
          </w:p>
        </w:tc>
      </w:tr>
      <w:tr w:rsidR="00510DD6" w:rsidTr="005375DB">
        <w:trPr>
          <w:trHeight w:val="113"/>
          <w:tblHeader w:val="0"/>
        </w:trPr>
        <w:tc>
          <w:tcPr>
            <w:tcW w:w="2965" w:type="dxa"/>
          </w:tcPr>
          <w:p w:rsidR="00510DD6" w:rsidRDefault="00510DD6" w:rsidP="00510DD6">
            <w:pPr>
              <w:pStyle w:val="Table-Text"/>
            </w:pPr>
            <w:r>
              <w:t>createAccountId</w:t>
            </w:r>
          </w:p>
        </w:tc>
        <w:tc>
          <w:tcPr>
            <w:tcW w:w="2175" w:type="dxa"/>
          </w:tcPr>
          <w:p w:rsidR="00510DD6" w:rsidRDefault="00510DD6" w:rsidP="00510DD6">
            <w:pPr>
              <w:pStyle w:val="Table-Text"/>
            </w:pPr>
            <w:r>
              <w:t>uuid</w:t>
            </w:r>
          </w:p>
        </w:tc>
        <w:tc>
          <w:tcPr>
            <w:tcW w:w="3507" w:type="dxa"/>
          </w:tcPr>
          <w:p w:rsidR="00510DD6" w:rsidRDefault="00510DD6" w:rsidP="00510DD6">
            <w:pPr>
              <w:pStyle w:val="Table-Text"/>
            </w:pPr>
            <w:r>
              <w:t>The UUID of the account which created the object</w:t>
            </w:r>
          </w:p>
        </w:tc>
      </w:tr>
      <w:tr w:rsidR="00510DD6" w:rsidTr="005375DB">
        <w:trPr>
          <w:trHeight w:val="113"/>
          <w:tblHeader w:val="0"/>
        </w:trPr>
        <w:tc>
          <w:tcPr>
            <w:tcW w:w="2965" w:type="dxa"/>
          </w:tcPr>
          <w:p w:rsidR="00510DD6" w:rsidRDefault="00510DD6" w:rsidP="00510DD6">
            <w:pPr>
              <w:pStyle w:val="Table-Text"/>
            </w:pPr>
            <w:r>
              <w:t>createAccountIdentifier</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identifier of the account which created the object</w:t>
            </w:r>
          </w:p>
        </w:tc>
      </w:tr>
      <w:tr w:rsidR="00510DD6" w:rsidTr="005375DB">
        <w:trPr>
          <w:trHeight w:val="113"/>
          <w:tblHeader w:val="0"/>
        </w:trPr>
        <w:tc>
          <w:tcPr>
            <w:tcW w:w="2965" w:type="dxa"/>
          </w:tcPr>
          <w:p w:rsidR="00510DD6" w:rsidRDefault="00510DD6" w:rsidP="00510DD6">
            <w:pPr>
              <w:pStyle w:val="Table-Text"/>
            </w:pPr>
            <w:r>
              <w:t>createUserId</w:t>
            </w:r>
          </w:p>
        </w:tc>
        <w:tc>
          <w:tcPr>
            <w:tcW w:w="2175" w:type="dxa"/>
          </w:tcPr>
          <w:p w:rsidR="00510DD6" w:rsidRDefault="00510DD6" w:rsidP="00510DD6">
            <w:pPr>
              <w:pStyle w:val="Table-Text"/>
            </w:pPr>
            <w:r>
              <w:t>uuid</w:t>
            </w:r>
          </w:p>
        </w:tc>
        <w:tc>
          <w:tcPr>
            <w:tcW w:w="3507" w:type="dxa"/>
          </w:tcPr>
          <w:p w:rsidR="00510DD6" w:rsidRDefault="00510DD6" w:rsidP="00510DD6">
            <w:pPr>
              <w:pStyle w:val="Table-Text"/>
            </w:pPr>
            <w:r>
              <w:t>The UUID of the user which created the object</w:t>
            </w:r>
          </w:p>
        </w:tc>
      </w:tr>
      <w:tr w:rsidR="00510DD6" w:rsidTr="005375DB">
        <w:trPr>
          <w:trHeight w:val="113"/>
          <w:tblHeader w:val="0"/>
        </w:trPr>
        <w:tc>
          <w:tcPr>
            <w:tcW w:w="2965" w:type="dxa"/>
          </w:tcPr>
          <w:p w:rsidR="00510DD6" w:rsidRDefault="00510DD6" w:rsidP="00510DD6">
            <w:pPr>
              <w:pStyle w:val="Table-Text"/>
            </w:pPr>
            <w:r>
              <w:t>createUserName</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name of the user which created the object</w:t>
            </w:r>
          </w:p>
        </w:tc>
      </w:tr>
      <w:tr w:rsidR="00510DD6" w:rsidTr="005375DB">
        <w:trPr>
          <w:trHeight w:val="113"/>
          <w:tblHeader w:val="0"/>
        </w:trPr>
        <w:tc>
          <w:tcPr>
            <w:tcW w:w="2965" w:type="dxa"/>
          </w:tcPr>
          <w:p w:rsidR="00510DD6" w:rsidRDefault="00510DD6" w:rsidP="00510DD6">
            <w:pPr>
              <w:pStyle w:val="Table-Text"/>
            </w:pPr>
            <w:r>
              <w:t>lastUpdateDate</w:t>
            </w:r>
          </w:p>
        </w:tc>
        <w:tc>
          <w:tcPr>
            <w:tcW w:w="2175" w:type="dxa"/>
          </w:tcPr>
          <w:p w:rsidR="00510DD6" w:rsidRDefault="00510DD6" w:rsidP="00510DD6">
            <w:pPr>
              <w:pStyle w:val="Table-Text"/>
            </w:pPr>
            <w:r>
              <w:t>timestamp</w:t>
            </w:r>
          </w:p>
        </w:tc>
        <w:tc>
          <w:tcPr>
            <w:tcW w:w="3507" w:type="dxa"/>
          </w:tcPr>
          <w:p w:rsidR="00510DD6" w:rsidRDefault="00510DD6" w:rsidP="00510DD6">
            <w:pPr>
              <w:pStyle w:val="Table-Text"/>
            </w:pPr>
            <w:r>
              <w:t>The date and time in UTC that this object was last updated, null if the object has never been updated</w:t>
            </w:r>
          </w:p>
        </w:tc>
      </w:tr>
      <w:tr w:rsidR="00510DD6" w:rsidTr="005375DB">
        <w:trPr>
          <w:trHeight w:val="113"/>
          <w:tblHeader w:val="0"/>
        </w:trPr>
        <w:tc>
          <w:tcPr>
            <w:tcW w:w="2965" w:type="dxa"/>
          </w:tcPr>
          <w:p w:rsidR="00510DD6" w:rsidRDefault="00510DD6" w:rsidP="00510DD6">
            <w:pPr>
              <w:pStyle w:val="Table-Text"/>
            </w:pPr>
            <w:r>
              <w:t>lastUpdateAccountId</w:t>
            </w:r>
          </w:p>
        </w:tc>
        <w:tc>
          <w:tcPr>
            <w:tcW w:w="2175" w:type="dxa"/>
          </w:tcPr>
          <w:p w:rsidR="00510DD6" w:rsidRDefault="00510DD6" w:rsidP="00510DD6">
            <w:pPr>
              <w:pStyle w:val="Table-Text"/>
            </w:pPr>
            <w:r>
              <w:t>uuid</w:t>
            </w:r>
          </w:p>
        </w:tc>
        <w:tc>
          <w:tcPr>
            <w:tcW w:w="3507" w:type="dxa"/>
          </w:tcPr>
          <w:p w:rsidR="00510DD6" w:rsidRDefault="00510DD6" w:rsidP="00510DD6">
            <w:pPr>
              <w:pStyle w:val="Table-Text"/>
            </w:pPr>
            <w:r>
              <w:t>The UUID of the account which last updated the object, null if the object has never been updated</w:t>
            </w:r>
          </w:p>
        </w:tc>
      </w:tr>
      <w:tr w:rsidR="00510DD6" w:rsidTr="005375DB">
        <w:trPr>
          <w:trHeight w:val="113"/>
          <w:tblHeader w:val="0"/>
        </w:trPr>
        <w:tc>
          <w:tcPr>
            <w:tcW w:w="2965" w:type="dxa"/>
          </w:tcPr>
          <w:p w:rsidR="00510DD6" w:rsidRDefault="00510DD6" w:rsidP="00510DD6">
            <w:pPr>
              <w:pStyle w:val="Table-Text"/>
            </w:pPr>
            <w:r>
              <w:lastRenderedPageBreak/>
              <w:t>lastUpdateAccountIdentifier</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identifier of the account which last updated the object, null if the object has never been updated</w:t>
            </w:r>
          </w:p>
        </w:tc>
      </w:tr>
      <w:tr w:rsidR="00510DD6" w:rsidTr="005375DB">
        <w:trPr>
          <w:trHeight w:val="113"/>
          <w:tblHeader w:val="0"/>
        </w:trPr>
        <w:tc>
          <w:tcPr>
            <w:tcW w:w="2965" w:type="dxa"/>
          </w:tcPr>
          <w:p w:rsidR="00510DD6" w:rsidRDefault="00510DD6" w:rsidP="00510DD6">
            <w:pPr>
              <w:pStyle w:val="Table-Text"/>
            </w:pPr>
            <w:r>
              <w:t>lastUpdateUserId</w:t>
            </w:r>
          </w:p>
        </w:tc>
        <w:tc>
          <w:tcPr>
            <w:tcW w:w="2175" w:type="dxa"/>
          </w:tcPr>
          <w:p w:rsidR="00510DD6" w:rsidRDefault="00510DD6" w:rsidP="00510DD6">
            <w:pPr>
              <w:pStyle w:val="Table-Text"/>
            </w:pPr>
            <w:r>
              <w:t>uuid</w:t>
            </w:r>
          </w:p>
        </w:tc>
        <w:tc>
          <w:tcPr>
            <w:tcW w:w="3507" w:type="dxa"/>
          </w:tcPr>
          <w:p w:rsidR="00510DD6" w:rsidRDefault="00510DD6" w:rsidP="00510DD6">
            <w:pPr>
              <w:pStyle w:val="Table-Text"/>
            </w:pPr>
            <w:r>
              <w:t>The UUID of the user which last updated the object, null if the object has never been updated</w:t>
            </w:r>
          </w:p>
        </w:tc>
      </w:tr>
      <w:tr w:rsidR="00510DD6" w:rsidTr="005375DB">
        <w:trPr>
          <w:trHeight w:val="113"/>
          <w:tblHeader w:val="0"/>
        </w:trPr>
        <w:tc>
          <w:tcPr>
            <w:tcW w:w="2965" w:type="dxa"/>
          </w:tcPr>
          <w:p w:rsidR="00510DD6" w:rsidRDefault="00510DD6" w:rsidP="00510DD6">
            <w:pPr>
              <w:pStyle w:val="Table-Text"/>
            </w:pPr>
            <w:r>
              <w:t>lastUpdateUserName</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name of the user which last updated the object, null if the object has never been updated</w:t>
            </w:r>
          </w:p>
        </w:tc>
      </w:tr>
    </w:tbl>
    <w:p w:rsidR="00510DD6" w:rsidRDefault="00510DD6" w:rsidP="00510DD6">
      <w:r w:rsidRPr="00510DD6">
        <w:t>The Unit object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10DD6" w:rsidTr="005375DB">
        <w:trPr>
          <w:tblHeader w:val="0"/>
        </w:trPr>
        <w:tc>
          <w:tcPr>
            <w:tcW w:w="2965" w:type="dxa"/>
            <w:shd w:val="clear" w:color="auto" w:fill="BFBFBF" w:themeFill="background1" w:themeFillShade="BF"/>
          </w:tcPr>
          <w:p w:rsidR="00510DD6" w:rsidRPr="00750051" w:rsidRDefault="00510DD6" w:rsidP="005375DB">
            <w:pPr>
              <w:pStyle w:val="Table-Header"/>
            </w:pPr>
            <w:r>
              <w:t>Field Name</w:t>
            </w:r>
          </w:p>
        </w:tc>
        <w:tc>
          <w:tcPr>
            <w:tcW w:w="2175" w:type="dxa"/>
            <w:shd w:val="clear" w:color="auto" w:fill="BFBFBF" w:themeFill="background1" w:themeFillShade="BF"/>
          </w:tcPr>
          <w:p w:rsidR="00510DD6" w:rsidRDefault="00510DD6" w:rsidP="005375DB">
            <w:pPr>
              <w:pStyle w:val="Table-Header"/>
            </w:pPr>
            <w:r>
              <w:t>Type</w:t>
            </w:r>
          </w:p>
        </w:tc>
        <w:tc>
          <w:tcPr>
            <w:tcW w:w="3507" w:type="dxa"/>
            <w:shd w:val="clear" w:color="auto" w:fill="BFBFBF" w:themeFill="background1" w:themeFillShade="BF"/>
          </w:tcPr>
          <w:p w:rsidR="00510DD6" w:rsidRDefault="00510DD6" w:rsidP="005375DB">
            <w:pPr>
              <w:pStyle w:val="Table-Header"/>
            </w:pPr>
            <w:r>
              <w:t>Description</w:t>
            </w:r>
          </w:p>
        </w:tc>
      </w:tr>
      <w:tr w:rsidR="00510DD6" w:rsidTr="005375DB">
        <w:trPr>
          <w:trHeight w:val="113"/>
          <w:tblHeader w:val="0"/>
        </w:trPr>
        <w:tc>
          <w:tcPr>
            <w:tcW w:w="2965" w:type="dxa"/>
          </w:tcPr>
          <w:p w:rsidR="00510DD6" w:rsidRDefault="00510DD6" w:rsidP="00510DD6">
            <w:pPr>
              <w:pStyle w:val="Table-Text"/>
            </w:pPr>
            <w:r>
              <w:t>unitType</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type of the units. Examples of unit types include queries, resource records, zones etc</w:t>
            </w:r>
          </w:p>
        </w:tc>
      </w:tr>
      <w:tr w:rsidR="00510DD6" w:rsidTr="005375DB">
        <w:trPr>
          <w:trHeight w:val="113"/>
          <w:tblHeader w:val="0"/>
        </w:trPr>
        <w:tc>
          <w:tcPr>
            <w:tcW w:w="2965" w:type="dxa"/>
          </w:tcPr>
          <w:p w:rsidR="00510DD6" w:rsidRDefault="00510DD6" w:rsidP="00510DD6">
            <w:pPr>
              <w:pStyle w:val="Table-Text"/>
            </w:pPr>
            <w:r>
              <w:t>includedUnits</w:t>
            </w:r>
          </w:p>
        </w:tc>
        <w:tc>
          <w:tcPr>
            <w:tcW w:w="2175" w:type="dxa"/>
          </w:tcPr>
          <w:p w:rsidR="00510DD6" w:rsidRDefault="00510DD6" w:rsidP="00510DD6">
            <w:pPr>
              <w:pStyle w:val="Table-Text"/>
            </w:pPr>
            <w:r>
              <w:t>integer</w:t>
            </w:r>
          </w:p>
        </w:tc>
        <w:tc>
          <w:tcPr>
            <w:tcW w:w="3507" w:type="dxa"/>
          </w:tcPr>
          <w:p w:rsidR="00510DD6" w:rsidRDefault="00510DD6" w:rsidP="00510DD6">
            <w:pPr>
              <w:pStyle w:val="Table-Text"/>
            </w:pPr>
            <w:r>
              <w:t>The number of units of the specified type included in the base cost of the plan</w:t>
            </w:r>
          </w:p>
        </w:tc>
      </w:tr>
      <w:tr w:rsidR="00510DD6" w:rsidTr="005375DB">
        <w:trPr>
          <w:trHeight w:val="113"/>
          <w:tblHeader w:val="0"/>
        </w:trPr>
        <w:tc>
          <w:tcPr>
            <w:tcW w:w="2965" w:type="dxa"/>
          </w:tcPr>
          <w:p w:rsidR="00510DD6" w:rsidRDefault="00510DD6" w:rsidP="00510DD6">
            <w:pPr>
              <w:pStyle w:val="Table-Text"/>
            </w:pPr>
            <w:r>
              <w:t>excessUnitsBatchSize</w:t>
            </w:r>
          </w:p>
        </w:tc>
        <w:tc>
          <w:tcPr>
            <w:tcW w:w="2175" w:type="dxa"/>
          </w:tcPr>
          <w:p w:rsidR="00510DD6" w:rsidRDefault="00510DD6" w:rsidP="00510DD6">
            <w:pPr>
              <w:pStyle w:val="Table-Text"/>
            </w:pPr>
            <w:r>
              <w:t>integer</w:t>
            </w:r>
          </w:p>
        </w:tc>
        <w:tc>
          <w:tcPr>
            <w:tcW w:w="3507" w:type="dxa"/>
          </w:tcPr>
          <w:p w:rsidR="00510DD6" w:rsidRDefault="00510DD6" w:rsidP="00510DD6">
            <w:pPr>
              <w:pStyle w:val="Table-Text"/>
            </w:pPr>
            <w:r>
              <w:t>The number of units included in one ‘batch’ of excess units fees</w:t>
            </w:r>
          </w:p>
        </w:tc>
      </w:tr>
      <w:tr w:rsidR="00510DD6" w:rsidTr="005375DB">
        <w:trPr>
          <w:trHeight w:val="113"/>
          <w:tblHeader w:val="0"/>
        </w:trPr>
        <w:tc>
          <w:tcPr>
            <w:tcW w:w="2965" w:type="dxa"/>
          </w:tcPr>
          <w:p w:rsidR="00510DD6" w:rsidRDefault="00510DD6" w:rsidP="00510DD6">
            <w:pPr>
              <w:pStyle w:val="Table-Text"/>
            </w:pPr>
            <w:r>
              <w:t>excessUnitsBatchRate</w:t>
            </w:r>
          </w:p>
        </w:tc>
        <w:tc>
          <w:tcPr>
            <w:tcW w:w="2175" w:type="dxa"/>
          </w:tcPr>
          <w:p w:rsidR="00510DD6" w:rsidRDefault="00510DD6" w:rsidP="00510DD6">
            <w:pPr>
              <w:pStyle w:val="Table-Text"/>
            </w:pPr>
            <w:r>
              <w:t>double</w:t>
            </w:r>
          </w:p>
        </w:tc>
        <w:tc>
          <w:tcPr>
            <w:tcW w:w="3507" w:type="dxa"/>
          </w:tcPr>
          <w:p w:rsidR="00510DD6" w:rsidRDefault="00510DD6" w:rsidP="00510DD6">
            <w:pPr>
              <w:pStyle w:val="Table-Text"/>
            </w:pPr>
            <w:r>
              <w:t>The price charged per batch or part thereof excess units</w:t>
            </w:r>
          </w:p>
        </w:tc>
      </w:tr>
    </w:tbl>
    <w:p w:rsidR="00510DD6" w:rsidRDefault="00510DD6" w:rsidP="00510DD6">
      <w:r w:rsidRPr="00510DD6">
        <w:t>The Feature object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10DD6" w:rsidTr="005375DB">
        <w:trPr>
          <w:tblHeader w:val="0"/>
        </w:trPr>
        <w:tc>
          <w:tcPr>
            <w:tcW w:w="2965" w:type="dxa"/>
            <w:shd w:val="clear" w:color="auto" w:fill="BFBFBF" w:themeFill="background1" w:themeFillShade="BF"/>
          </w:tcPr>
          <w:p w:rsidR="00510DD6" w:rsidRPr="00750051" w:rsidRDefault="00510DD6" w:rsidP="005375DB">
            <w:pPr>
              <w:pStyle w:val="Table-Header"/>
            </w:pPr>
            <w:r>
              <w:t>Field Name</w:t>
            </w:r>
          </w:p>
        </w:tc>
        <w:tc>
          <w:tcPr>
            <w:tcW w:w="2175" w:type="dxa"/>
            <w:shd w:val="clear" w:color="auto" w:fill="BFBFBF" w:themeFill="background1" w:themeFillShade="BF"/>
          </w:tcPr>
          <w:p w:rsidR="00510DD6" w:rsidRDefault="00510DD6" w:rsidP="005375DB">
            <w:pPr>
              <w:pStyle w:val="Table-Header"/>
            </w:pPr>
            <w:r>
              <w:t>Type</w:t>
            </w:r>
          </w:p>
        </w:tc>
        <w:tc>
          <w:tcPr>
            <w:tcW w:w="3507" w:type="dxa"/>
            <w:shd w:val="clear" w:color="auto" w:fill="BFBFBF" w:themeFill="background1" w:themeFillShade="BF"/>
          </w:tcPr>
          <w:p w:rsidR="00510DD6" w:rsidRDefault="00510DD6" w:rsidP="005375DB">
            <w:pPr>
              <w:pStyle w:val="Table-Header"/>
            </w:pPr>
            <w:r>
              <w:t>Description</w:t>
            </w:r>
          </w:p>
        </w:tc>
      </w:tr>
      <w:tr w:rsidR="00510DD6" w:rsidTr="005375DB">
        <w:trPr>
          <w:trHeight w:val="113"/>
          <w:tblHeader w:val="0"/>
        </w:trPr>
        <w:tc>
          <w:tcPr>
            <w:tcW w:w="2965" w:type="dxa"/>
          </w:tcPr>
          <w:p w:rsidR="00510DD6" w:rsidRDefault="00510DD6" w:rsidP="00510DD6">
            <w:pPr>
              <w:pStyle w:val="Table-Text"/>
            </w:pPr>
            <w:r>
              <w:t>featureType</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type of the feature that zones are able to use if they are linked to this plan. Examples include branded name servers, DNSSEC</w:t>
            </w:r>
            <w:r w:rsidR="00841E28">
              <w:t>,</w:t>
            </w:r>
            <w:r>
              <w:t xml:space="preserve"> etc</w:t>
            </w:r>
          </w:p>
        </w:tc>
      </w:tr>
      <w:tr w:rsidR="00510DD6" w:rsidTr="005375DB">
        <w:trPr>
          <w:trHeight w:val="113"/>
          <w:tblHeader w:val="0"/>
        </w:trPr>
        <w:tc>
          <w:tcPr>
            <w:tcW w:w="2965" w:type="dxa"/>
          </w:tcPr>
          <w:p w:rsidR="00510DD6" w:rsidRDefault="00510DD6" w:rsidP="00510DD6">
            <w:pPr>
              <w:pStyle w:val="Table-Text"/>
            </w:pPr>
            <w:r>
              <w:t>additionalRate</w:t>
            </w:r>
          </w:p>
        </w:tc>
        <w:tc>
          <w:tcPr>
            <w:tcW w:w="2175" w:type="dxa"/>
          </w:tcPr>
          <w:p w:rsidR="00510DD6" w:rsidRDefault="00510DD6" w:rsidP="00510DD6">
            <w:pPr>
              <w:pStyle w:val="Table-Text"/>
            </w:pPr>
            <w:r>
              <w:t>double</w:t>
            </w:r>
          </w:p>
        </w:tc>
        <w:tc>
          <w:tcPr>
            <w:tcW w:w="3507" w:type="dxa"/>
          </w:tcPr>
          <w:p w:rsidR="00510DD6" w:rsidRDefault="00510DD6" w:rsidP="00510DD6">
            <w:pPr>
              <w:pStyle w:val="Table-Text"/>
            </w:pPr>
            <w:r>
              <w:t>An additional monthly rate (if any) that is added to the base rate if the specified feature is enabled on a zone that is associated with this plan</w:t>
            </w:r>
          </w:p>
        </w:tc>
      </w:tr>
    </w:tbl>
    <w:p w:rsidR="00510DD6" w:rsidRDefault="003C5BA5" w:rsidP="003C5BA5">
      <w:pPr>
        <w:pStyle w:val="Heading3"/>
      </w:pPr>
      <w:r>
        <w:t>Example</w:t>
      </w:r>
    </w:p>
    <w:p w:rsidR="003C5BA5" w:rsidRDefault="003C5BA5" w:rsidP="003C5BA5">
      <w:r>
        <w:t>Below is an example of a plan get command request and response:</w:t>
      </w:r>
    </w:p>
    <w:p w:rsidR="003C5BA5" w:rsidRDefault="003C5BA5" w:rsidP="003C5BA5">
      <w:r>
        <w:t>Request:</w:t>
      </w:r>
    </w:p>
    <w:p w:rsidR="003C5BA5" w:rsidRDefault="003C5BA5" w:rsidP="003C5BA5">
      <w:pPr>
        <w:pStyle w:val="Code"/>
      </w:pPr>
      <w:r>
        <w:t>GET /plans/786d87db-e4d2-4eb8-9709-755868528bdf HTTP/1.1</w:t>
      </w:r>
    </w:p>
    <w:p w:rsidR="003C5BA5" w:rsidRDefault="003C5BA5" w:rsidP="003C5BA5">
      <w:pPr>
        <w:pStyle w:val="Code"/>
      </w:pPr>
      <w:r>
        <w:t>Client-Transaction-Id: 14804288-e7f9-47f4-b832-3a3c81ecc953</w:t>
      </w:r>
    </w:p>
    <w:p w:rsidR="003C5BA5" w:rsidRDefault="003C5BA5" w:rsidP="003C5BA5">
      <w:pPr>
        <w:pStyle w:val="Code"/>
      </w:pPr>
      <w:r>
        <w:t>Accept: application/json</w:t>
      </w:r>
    </w:p>
    <w:p w:rsidR="003C5BA5" w:rsidRDefault="003C5BA5" w:rsidP="003C5BA5">
      <w:pPr>
        <w:pStyle w:val="Code"/>
      </w:pPr>
      <w:r>
        <w:t>User-Agent: Jersey/2.2 (Apache HttpClient 4.2.5)</w:t>
      </w:r>
    </w:p>
    <w:p w:rsidR="003C5BA5" w:rsidRDefault="003C5BA5" w:rsidP="003C5BA5">
      <w:pPr>
        <w:pStyle w:val="Code"/>
      </w:pPr>
      <w:r>
        <w:t>Host: api.discoverydns.com</w:t>
      </w:r>
    </w:p>
    <w:p w:rsidR="003C5BA5" w:rsidRDefault="003C5BA5" w:rsidP="003C5BA5">
      <w:pPr>
        <w:pStyle w:val="Code"/>
      </w:pPr>
      <w:r>
        <w:t>Connection: Keep-Alive</w:t>
      </w:r>
    </w:p>
    <w:p w:rsidR="003C5BA5" w:rsidRDefault="003C5BA5" w:rsidP="003C5BA5">
      <w:pPr>
        <w:pStyle w:val="Code"/>
      </w:pPr>
    </w:p>
    <w:p w:rsidR="003C5BA5" w:rsidRDefault="003C5BA5" w:rsidP="003C5BA5">
      <w:r>
        <w:t>Response:</w:t>
      </w:r>
    </w:p>
    <w:p w:rsidR="003C5BA5" w:rsidRDefault="003C5BA5" w:rsidP="003C5BA5">
      <w:pPr>
        <w:pStyle w:val="Code"/>
      </w:pPr>
      <w:r>
        <w:t>HTTP/1.1 200 OK</w:t>
      </w:r>
    </w:p>
    <w:p w:rsidR="003C5BA5" w:rsidRDefault="003C5BA5" w:rsidP="003C5BA5">
      <w:pPr>
        <w:pStyle w:val="Code"/>
      </w:pPr>
      <w:r>
        <w:t>Content-Type: application/json</w:t>
      </w:r>
    </w:p>
    <w:p w:rsidR="003C5BA5" w:rsidRDefault="003C5BA5" w:rsidP="003C5BA5">
      <w:pPr>
        <w:pStyle w:val="Code"/>
      </w:pPr>
      <w:r>
        <w:lastRenderedPageBreak/>
        <w:t>Last-Modified: Sun, 06 Oct 2013 18:39:52 GMT</w:t>
      </w:r>
    </w:p>
    <w:p w:rsidR="003C5BA5" w:rsidRDefault="003C5BA5" w:rsidP="003C5BA5">
      <w:pPr>
        <w:pStyle w:val="Code"/>
      </w:pPr>
      <w:r>
        <w:t>ETag: "0"</w:t>
      </w:r>
    </w:p>
    <w:p w:rsidR="003C5BA5" w:rsidRDefault="003C5BA5" w:rsidP="003C5BA5">
      <w:pPr>
        <w:pStyle w:val="Code"/>
      </w:pPr>
      <w:r>
        <w:t>Cache-Control: private, no-transform, max-age=30</w:t>
      </w:r>
    </w:p>
    <w:p w:rsidR="003C5BA5" w:rsidRDefault="003C5BA5" w:rsidP="003C5BA5">
      <w:pPr>
        <w:pStyle w:val="Code"/>
      </w:pPr>
      <w:r>
        <w:t>Date: Sun, 06 Oct 2013 18:39:52 GMT</w:t>
      </w:r>
    </w:p>
    <w:p w:rsidR="003C5BA5" w:rsidRDefault="003C5BA5" w:rsidP="003C5BA5">
      <w:pPr>
        <w:pStyle w:val="Code"/>
      </w:pPr>
      <w:r>
        <w:t>Server-Transaction-Id: 5e2b0855-831e-4ced-a50f-1a926894ef0f</w:t>
      </w:r>
    </w:p>
    <w:p w:rsidR="003C5BA5" w:rsidRDefault="003C5BA5" w:rsidP="003C5BA5">
      <w:pPr>
        <w:pStyle w:val="Code"/>
      </w:pPr>
      <w:r>
        <w:t>Client-Transaction-Id: 14804288-e7f9-47f4-b832-3a3c81ecc953</w:t>
      </w:r>
    </w:p>
    <w:p w:rsidR="003C5BA5" w:rsidRDefault="003C5BA5" w:rsidP="003C5BA5">
      <w:pPr>
        <w:pStyle w:val="Code"/>
      </w:pPr>
      <w:r>
        <w:t>Content-Length: 1155</w:t>
      </w:r>
    </w:p>
    <w:p w:rsidR="003C5BA5" w:rsidRDefault="003C5BA5" w:rsidP="003C5BA5">
      <w:pPr>
        <w:pStyle w:val="Code"/>
      </w:pPr>
    </w:p>
    <w:p w:rsidR="003C5BA5" w:rsidRDefault="003C5BA5" w:rsidP="003C5BA5">
      <w:pPr>
        <w:pStyle w:val="Code"/>
      </w:pPr>
      <w:r>
        <w:t>{</w:t>
      </w:r>
    </w:p>
    <w:p w:rsidR="003C5BA5" w:rsidRDefault="003C5BA5" w:rsidP="003C5BA5">
      <w:pPr>
        <w:pStyle w:val="Code"/>
      </w:pPr>
      <w:r>
        <w:t xml:space="preserve">  "plan" : {</w:t>
      </w:r>
    </w:p>
    <w:p w:rsidR="003C5BA5" w:rsidRDefault="003C5BA5" w:rsidP="003C5BA5">
      <w:pPr>
        <w:pStyle w:val="Code"/>
      </w:pPr>
      <w:r>
        <w:t xml:space="preserve">    "@uri" : "https://api.discoverydns.com/plans/786d87db-e4d2-4eb8-9709-755868528bdf",</w:t>
      </w:r>
    </w:p>
    <w:p w:rsidR="003C5BA5" w:rsidRDefault="003C5BA5" w:rsidP="003C5BA5">
      <w:pPr>
        <w:pStyle w:val="Code"/>
      </w:pPr>
      <w:r>
        <w:t xml:space="preserve">    "id" : "786d87db-e4d2-4eb8-9709-755868528bdf",</w:t>
      </w:r>
    </w:p>
    <w:p w:rsidR="003C5BA5" w:rsidRDefault="003C5BA5" w:rsidP="003C5BA5">
      <w:pPr>
        <w:pStyle w:val="Code"/>
      </w:pPr>
      <w:r>
        <w:t xml:space="preserve">    "version" : 0,</w:t>
      </w:r>
    </w:p>
    <w:p w:rsidR="003C5BA5" w:rsidRDefault="003C5BA5" w:rsidP="003C5BA5">
      <w:pPr>
        <w:pStyle w:val="Code"/>
      </w:pPr>
      <w:r>
        <w:t xml:space="preserve">    "name" : "testing-plan_.meh la0",</w:t>
      </w:r>
    </w:p>
    <w:p w:rsidR="003C5BA5" w:rsidRDefault="003C5BA5" w:rsidP="003C5BA5">
      <w:pPr>
        <w:pStyle w:val="Code"/>
      </w:pPr>
      <w:r>
        <w:t xml:space="preserve">    "status" : "active",</w:t>
      </w:r>
    </w:p>
    <w:p w:rsidR="003C5BA5" w:rsidRDefault="003C5BA5" w:rsidP="003C5BA5">
      <w:pPr>
        <w:pStyle w:val="Code"/>
      </w:pPr>
      <w:r>
        <w:t xml:space="preserve">    "baseMonthlyRate" : 1.0,</w:t>
      </w:r>
    </w:p>
    <w:p w:rsidR="003C5BA5" w:rsidRDefault="003C5BA5" w:rsidP="003C5BA5">
      <w:pPr>
        <w:pStyle w:val="Code"/>
      </w:pPr>
      <w:r>
        <w:t xml:space="preserve">    "currency" : "AUD",</w:t>
      </w:r>
    </w:p>
    <w:p w:rsidR="003C5BA5" w:rsidRDefault="003C5BA5" w:rsidP="003C5BA5">
      <w:pPr>
        <w:pStyle w:val="Code"/>
      </w:pPr>
      <w:r>
        <w:t xml:space="preserve">    "excessGraceMonths" : 2,</w:t>
      </w:r>
    </w:p>
    <w:p w:rsidR="003C5BA5" w:rsidRDefault="003C5BA5" w:rsidP="003C5BA5">
      <w:pPr>
        <w:pStyle w:val="Code"/>
      </w:pPr>
      <w:r>
        <w:t xml:space="preserve">    "excessGraceMonthsPeriod" : 3,</w:t>
      </w:r>
    </w:p>
    <w:p w:rsidR="003C5BA5" w:rsidRDefault="003C5BA5" w:rsidP="003C5BA5">
      <w:pPr>
        <w:pStyle w:val="Code"/>
      </w:pPr>
      <w:r>
        <w:t xml:space="preserve">    "trialPeriod" : 4,</w:t>
      </w:r>
    </w:p>
    <w:p w:rsidR="003C5BA5" w:rsidRDefault="003C5BA5" w:rsidP="003C5BA5">
      <w:pPr>
        <w:pStyle w:val="Code"/>
      </w:pPr>
      <w:r>
        <w:t xml:space="preserve">    "createDate" : "2013-10-07T05:53:20.302",</w:t>
      </w:r>
    </w:p>
    <w:p w:rsidR="003C5BA5" w:rsidRDefault="003C5BA5" w:rsidP="003C5BA5">
      <w:pPr>
        <w:pStyle w:val="Code"/>
      </w:pPr>
      <w:r>
        <w:t xml:space="preserve">    "createAccountId" : "f73af262-9531-11e2-9b25-2809b571161a",</w:t>
      </w:r>
    </w:p>
    <w:p w:rsidR="003C5BA5" w:rsidRDefault="003C5BA5" w:rsidP="003C5BA5">
      <w:pPr>
        <w:pStyle w:val="Code"/>
      </w:pPr>
      <w:r>
        <w:t xml:space="preserve">    "createAccountIdentifier" : "system",</w:t>
      </w:r>
    </w:p>
    <w:p w:rsidR="003C5BA5" w:rsidRDefault="003C5BA5" w:rsidP="003C5BA5">
      <w:pPr>
        <w:pStyle w:val="Code"/>
      </w:pPr>
      <w:r>
        <w:t xml:space="preserve">    "createUserId" : "ed848682-c1d9-11e2-86bc-e9b9e1409c4c",</w:t>
      </w:r>
    </w:p>
    <w:p w:rsidR="003C5BA5" w:rsidRDefault="003C5BA5" w:rsidP="003C5BA5">
      <w:pPr>
        <w:pStyle w:val="Code"/>
      </w:pPr>
      <w:r>
        <w:t xml:space="preserve">    "createUserName" : "System Admin",</w:t>
      </w:r>
    </w:p>
    <w:p w:rsidR="003C5BA5" w:rsidRDefault="003C5BA5" w:rsidP="003C5BA5">
      <w:pPr>
        <w:pStyle w:val="Code"/>
      </w:pPr>
      <w:r>
        <w:t xml:space="preserve">    "lastUpdateDate" : "2013-10-07T05:53:20.302",</w:t>
      </w:r>
    </w:p>
    <w:p w:rsidR="003C5BA5" w:rsidRDefault="003C5BA5" w:rsidP="003C5BA5">
      <w:pPr>
        <w:pStyle w:val="Code"/>
      </w:pPr>
      <w:r>
        <w:t xml:space="preserve">    "lastUpdateAccountId" : "f73af262-9531-11e2-9b25-2809b571161a",</w:t>
      </w:r>
    </w:p>
    <w:p w:rsidR="003C5BA5" w:rsidRDefault="003C5BA5" w:rsidP="003C5BA5">
      <w:pPr>
        <w:pStyle w:val="Code"/>
      </w:pPr>
      <w:r>
        <w:t xml:space="preserve">    "lastUpdateAccountIdentifier" : "system",</w:t>
      </w:r>
    </w:p>
    <w:p w:rsidR="003C5BA5" w:rsidRDefault="003C5BA5" w:rsidP="003C5BA5">
      <w:pPr>
        <w:pStyle w:val="Code"/>
      </w:pPr>
      <w:r>
        <w:t xml:space="preserve">    "lastUpdateUserId" : "ed848682-c1d9-11e2-86bc-e9b9e1409c4c",</w:t>
      </w:r>
    </w:p>
    <w:p w:rsidR="003C5BA5" w:rsidRDefault="003C5BA5" w:rsidP="003C5BA5">
      <w:pPr>
        <w:pStyle w:val="Code"/>
      </w:pPr>
      <w:r>
        <w:t xml:space="preserve">    "lastUpdateUserName" : "System Admin",</w:t>
      </w:r>
    </w:p>
    <w:p w:rsidR="003C5BA5" w:rsidRDefault="003C5BA5" w:rsidP="003C5BA5">
      <w:pPr>
        <w:pStyle w:val="Code"/>
      </w:pPr>
      <w:r>
        <w:t xml:space="preserve">    "units" : [ {</w:t>
      </w:r>
    </w:p>
    <w:p w:rsidR="003C5BA5" w:rsidRDefault="003C5BA5" w:rsidP="003C5BA5">
      <w:pPr>
        <w:pStyle w:val="Code"/>
      </w:pPr>
      <w:r>
        <w:t xml:space="preserve">      "unitType" : "queries",</w:t>
      </w:r>
    </w:p>
    <w:p w:rsidR="003C5BA5" w:rsidRDefault="003C5BA5" w:rsidP="003C5BA5">
      <w:pPr>
        <w:pStyle w:val="Code"/>
      </w:pPr>
      <w:r>
        <w:t xml:space="preserve">      "includedUnits" : 0,</w:t>
      </w:r>
    </w:p>
    <w:p w:rsidR="003C5BA5" w:rsidRDefault="003C5BA5" w:rsidP="003C5BA5">
      <w:pPr>
        <w:pStyle w:val="Code"/>
      </w:pPr>
      <w:r>
        <w:t xml:space="preserve">      "excessUnitsBatchSize" : 0,</w:t>
      </w:r>
    </w:p>
    <w:p w:rsidR="003C5BA5" w:rsidRDefault="003C5BA5" w:rsidP="003C5BA5">
      <w:pPr>
        <w:pStyle w:val="Code"/>
      </w:pPr>
      <w:r>
        <w:t xml:space="preserve">      "excessUnitsBatchRate" : 0.0</w:t>
      </w:r>
    </w:p>
    <w:p w:rsidR="003C5BA5" w:rsidRDefault="003C5BA5" w:rsidP="003C5BA5">
      <w:pPr>
        <w:pStyle w:val="Code"/>
      </w:pPr>
      <w:r>
        <w:t xml:space="preserve">    } ],</w:t>
      </w:r>
    </w:p>
    <w:p w:rsidR="003C5BA5" w:rsidRDefault="003C5BA5" w:rsidP="003C5BA5">
      <w:pPr>
        <w:pStyle w:val="Code"/>
      </w:pPr>
      <w:r>
        <w:t xml:space="preserve">    "features" : [ {</w:t>
      </w:r>
    </w:p>
    <w:p w:rsidR="003C5BA5" w:rsidRDefault="003C5BA5" w:rsidP="003C5BA5">
      <w:pPr>
        <w:pStyle w:val="Code"/>
      </w:pPr>
      <w:r>
        <w:lastRenderedPageBreak/>
        <w:t xml:space="preserve">      "featureType" : "brandedNameServers",</w:t>
      </w:r>
    </w:p>
    <w:p w:rsidR="003C5BA5" w:rsidRDefault="003C5BA5" w:rsidP="003C5BA5">
      <w:pPr>
        <w:pStyle w:val="Code"/>
      </w:pPr>
      <w:r>
        <w:t xml:space="preserve">      "additionalRate" : 0.0</w:t>
      </w:r>
    </w:p>
    <w:p w:rsidR="003C5BA5" w:rsidRDefault="003C5BA5" w:rsidP="003C5BA5">
      <w:pPr>
        <w:pStyle w:val="Code"/>
      </w:pPr>
      <w:r>
        <w:t xml:space="preserve">    } ]</w:t>
      </w:r>
    </w:p>
    <w:p w:rsidR="003C5BA5" w:rsidRDefault="003C5BA5" w:rsidP="003C5BA5">
      <w:pPr>
        <w:pStyle w:val="Code"/>
      </w:pPr>
      <w:r>
        <w:t xml:space="preserve">  }</w:t>
      </w:r>
    </w:p>
    <w:p w:rsidR="003C5BA5" w:rsidRPr="003C5BA5" w:rsidRDefault="003C5BA5" w:rsidP="003C5BA5">
      <w:pPr>
        <w:pStyle w:val="Code"/>
      </w:pPr>
      <w:r>
        <w:t>}</w:t>
      </w:r>
    </w:p>
    <w:p w:rsidR="003A30DE" w:rsidRDefault="003A30DE" w:rsidP="003A30DE">
      <w:pPr>
        <w:pStyle w:val="Heading2"/>
      </w:pPr>
      <w:bookmarkStart w:id="244" w:name="_Toc382406010"/>
      <w:r>
        <w:t>Plan List Command</w:t>
      </w:r>
      <w:bookmarkEnd w:id="244"/>
    </w:p>
    <w:p w:rsidR="003C5BA5" w:rsidRDefault="00655542" w:rsidP="003C5BA5">
      <w:r w:rsidRPr="00655542">
        <w:t xml:space="preserve">This command is used to retrieve a list of plan objects provisioned </w:t>
      </w:r>
      <w:r w:rsidR="00BB3EC1">
        <w:t>in</w:t>
      </w:r>
      <w:r w:rsidR="00BB3EC1" w:rsidRPr="00655542">
        <w:t xml:space="preserve"> </w:t>
      </w:r>
      <w:r w:rsidRPr="00655542">
        <w:t>the system.</w:t>
      </w:r>
    </w:p>
    <w:p w:rsidR="00655542" w:rsidRDefault="00655542" w:rsidP="00655542">
      <w:pPr>
        <w:pStyle w:val="Heading3"/>
      </w:pPr>
      <w:r>
        <w:t>Request</w:t>
      </w:r>
    </w:p>
    <w:p w:rsidR="00655542" w:rsidRPr="00655542" w:rsidRDefault="00655542" w:rsidP="00655542">
      <w:r w:rsidRPr="00655542">
        <w:t>A request should be made to the specified URI including the indicated headers</w:t>
      </w:r>
      <w:r w:rsidR="00841E28">
        <w:t>,</w:t>
      </w:r>
      <w:r w:rsidRPr="00655542">
        <w:t xml:space="preserve"> and if required a request body in the format specified.</w:t>
      </w:r>
    </w:p>
    <w:p w:rsidR="00655542" w:rsidRDefault="00655542" w:rsidP="00655542">
      <w:pPr>
        <w:pStyle w:val="FakeHeading4"/>
      </w:pPr>
      <w:r>
        <w:t>URI</w:t>
      </w:r>
    </w:p>
    <w:p w:rsidR="00655542" w:rsidRPr="008A0F29" w:rsidRDefault="00655542" w:rsidP="00655542">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55542" w:rsidRPr="00CC22F1" w:rsidTr="005375DB">
        <w:trPr>
          <w:tblHeader w:val="0"/>
        </w:trPr>
        <w:tc>
          <w:tcPr>
            <w:tcW w:w="1843" w:type="dxa"/>
            <w:shd w:val="clear" w:color="auto" w:fill="BFBFBF" w:themeFill="background1" w:themeFillShade="BF"/>
          </w:tcPr>
          <w:p w:rsidR="00655542" w:rsidRPr="00750051" w:rsidRDefault="00655542" w:rsidP="005375DB">
            <w:pPr>
              <w:pStyle w:val="Table-Header"/>
            </w:pPr>
            <w:r>
              <w:t>HTTP Method</w:t>
            </w:r>
          </w:p>
        </w:tc>
        <w:tc>
          <w:tcPr>
            <w:tcW w:w="6804" w:type="dxa"/>
            <w:shd w:val="clear" w:color="auto" w:fill="BFBFBF" w:themeFill="background1" w:themeFillShade="BF"/>
          </w:tcPr>
          <w:p w:rsidR="00655542" w:rsidRDefault="00655542" w:rsidP="005375DB">
            <w:pPr>
              <w:pStyle w:val="Table-Header"/>
            </w:pPr>
            <w:r>
              <w:t>Request URI</w:t>
            </w:r>
          </w:p>
        </w:tc>
      </w:tr>
      <w:tr w:rsidR="00655542" w:rsidRPr="00CC22F1" w:rsidTr="005375DB">
        <w:trPr>
          <w:trHeight w:val="113"/>
          <w:tblHeader w:val="0"/>
        </w:trPr>
        <w:tc>
          <w:tcPr>
            <w:tcW w:w="1843" w:type="dxa"/>
          </w:tcPr>
          <w:p w:rsidR="00655542" w:rsidRDefault="00655542" w:rsidP="005375DB">
            <w:pPr>
              <w:pStyle w:val="Table-Text"/>
            </w:pPr>
            <w:r>
              <w:t>GET</w:t>
            </w:r>
          </w:p>
        </w:tc>
        <w:tc>
          <w:tcPr>
            <w:tcW w:w="6804" w:type="dxa"/>
          </w:tcPr>
          <w:p w:rsidR="00655542" w:rsidRDefault="00655542" w:rsidP="005375DB">
            <w:pPr>
              <w:pStyle w:val="Table-Text"/>
            </w:pPr>
            <w:r w:rsidRPr="00655542">
              <w:t>https://{service-address}/plans/</w:t>
            </w:r>
          </w:p>
        </w:tc>
      </w:tr>
    </w:tbl>
    <w:p w:rsidR="00655542" w:rsidRDefault="00655542" w:rsidP="00655542">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55542" w:rsidRPr="00CC22F1" w:rsidTr="005375DB">
        <w:trPr>
          <w:tblHeader w:val="0"/>
        </w:trPr>
        <w:tc>
          <w:tcPr>
            <w:tcW w:w="1843" w:type="dxa"/>
            <w:shd w:val="clear" w:color="auto" w:fill="BFBFBF" w:themeFill="background1" w:themeFillShade="BF"/>
          </w:tcPr>
          <w:p w:rsidR="00655542" w:rsidRPr="00750051" w:rsidRDefault="00655542" w:rsidP="005375DB">
            <w:pPr>
              <w:pStyle w:val="Table-Header"/>
            </w:pPr>
            <w:r>
              <w:t>Field</w:t>
            </w:r>
          </w:p>
        </w:tc>
        <w:tc>
          <w:tcPr>
            <w:tcW w:w="6804" w:type="dxa"/>
            <w:shd w:val="clear" w:color="auto" w:fill="BFBFBF" w:themeFill="background1" w:themeFillShade="BF"/>
          </w:tcPr>
          <w:p w:rsidR="00655542" w:rsidRDefault="00655542" w:rsidP="005375DB">
            <w:pPr>
              <w:pStyle w:val="Table-Header"/>
            </w:pPr>
            <w:r>
              <w:t>Description</w:t>
            </w:r>
          </w:p>
        </w:tc>
      </w:tr>
      <w:tr w:rsidR="00655542" w:rsidRPr="00CC22F1" w:rsidTr="005375DB">
        <w:trPr>
          <w:trHeight w:val="113"/>
          <w:tblHeader w:val="0"/>
        </w:trPr>
        <w:tc>
          <w:tcPr>
            <w:tcW w:w="1843" w:type="dxa"/>
          </w:tcPr>
          <w:p w:rsidR="00655542" w:rsidRDefault="00655542" w:rsidP="005375DB">
            <w:pPr>
              <w:pStyle w:val="Table-Text"/>
            </w:pPr>
            <w:r>
              <w:t>service-address</w:t>
            </w:r>
          </w:p>
        </w:tc>
        <w:tc>
          <w:tcPr>
            <w:tcW w:w="6804" w:type="dxa"/>
          </w:tcPr>
          <w:p w:rsidR="00655542" w:rsidRDefault="00655542" w:rsidP="006351FF">
            <w:pPr>
              <w:pStyle w:val="Table-Text"/>
            </w:pPr>
            <w:r>
              <w:t xml:space="preserve">The service address as described in section </w:t>
            </w:r>
            <w:r w:rsidR="006351FF">
              <w:t>2.2</w:t>
            </w:r>
          </w:p>
        </w:tc>
      </w:tr>
    </w:tbl>
    <w:p w:rsidR="00655542" w:rsidRDefault="00655542" w:rsidP="00655542">
      <w:pPr>
        <w:pStyle w:val="FakeHeading4"/>
      </w:pPr>
      <w:r>
        <w:t>Query Parameters</w:t>
      </w:r>
    </w:p>
    <w:p w:rsidR="00655542" w:rsidRDefault="00655542" w:rsidP="00655542">
      <w:r w:rsidRPr="00655542">
        <w:t>The query parameters below can be used with this command. All query parameters are optional and if none are specified all plans that are visible to the executing users account will be returned.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01"/>
        <w:gridCol w:w="957"/>
        <w:gridCol w:w="699"/>
        <w:gridCol w:w="4090"/>
      </w:tblGrid>
      <w:tr w:rsidR="00655542" w:rsidRPr="00CC22F1" w:rsidTr="005375DB">
        <w:trPr>
          <w:tblHeader w:val="0"/>
        </w:trPr>
        <w:tc>
          <w:tcPr>
            <w:tcW w:w="2901" w:type="dxa"/>
            <w:shd w:val="clear" w:color="auto" w:fill="BFBFBF" w:themeFill="background1" w:themeFillShade="BF"/>
          </w:tcPr>
          <w:p w:rsidR="00655542" w:rsidRPr="00750051" w:rsidRDefault="00655542" w:rsidP="005375DB">
            <w:pPr>
              <w:pStyle w:val="Table-Header"/>
            </w:pPr>
            <w:r>
              <w:t>Parameter Name</w:t>
            </w:r>
          </w:p>
        </w:tc>
        <w:tc>
          <w:tcPr>
            <w:tcW w:w="957" w:type="dxa"/>
            <w:shd w:val="clear" w:color="auto" w:fill="BFBFBF" w:themeFill="background1" w:themeFillShade="BF"/>
          </w:tcPr>
          <w:p w:rsidR="00655542" w:rsidRPr="00750051" w:rsidRDefault="00655542" w:rsidP="005375DB">
            <w:pPr>
              <w:pStyle w:val="Table-Header"/>
            </w:pPr>
            <w:r>
              <w:t>Optional</w:t>
            </w:r>
          </w:p>
        </w:tc>
        <w:tc>
          <w:tcPr>
            <w:tcW w:w="699" w:type="dxa"/>
            <w:shd w:val="clear" w:color="auto" w:fill="BFBFBF" w:themeFill="background1" w:themeFillShade="BF"/>
          </w:tcPr>
          <w:p w:rsidR="00655542" w:rsidRDefault="00655542" w:rsidP="005375DB">
            <w:pPr>
              <w:pStyle w:val="Table-Header"/>
            </w:pPr>
            <w:r>
              <w:t>Type</w:t>
            </w:r>
          </w:p>
        </w:tc>
        <w:tc>
          <w:tcPr>
            <w:tcW w:w="4090" w:type="dxa"/>
            <w:shd w:val="clear" w:color="auto" w:fill="BFBFBF" w:themeFill="background1" w:themeFillShade="BF"/>
          </w:tcPr>
          <w:p w:rsidR="00655542" w:rsidRDefault="00655542" w:rsidP="005375DB">
            <w:pPr>
              <w:pStyle w:val="Table-Header"/>
            </w:pPr>
            <w:r>
              <w:t>Description</w:t>
            </w:r>
          </w:p>
        </w:tc>
      </w:tr>
      <w:tr w:rsidR="00655542" w:rsidRPr="00CC22F1" w:rsidTr="005375DB">
        <w:trPr>
          <w:trHeight w:val="113"/>
          <w:tblHeader w:val="0"/>
        </w:trPr>
        <w:tc>
          <w:tcPr>
            <w:tcW w:w="2901" w:type="dxa"/>
          </w:tcPr>
          <w:p w:rsidR="00655542" w:rsidRDefault="00655542" w:rsidP="00655542">
            <w:pPr>
              <w:pStyle w:val="Table-Text"/>
            </w:pPr>
            <w:r>
              <w:t>searchName</w:t>
            </w:r>
          </w:p>
        </w:tc>
        <w:tc>
          <w:tcPr>
            <w:tcW w:w="957" w:type="dxa"/>
          </w:tcPr>
          <w:p w:rsidR="00655542" w:rsidRDefault="00655542" w:rsidP="00655542">
            <w:pPr>
              <w:pStyle w:val="Table-Text"/>
            </w:pPr>
            <w:r>
              <w:t>Yes</w:t>
            </w:r>
          </w:p>
        </w:tc>
        <w:tc>
          <w:tcPr>
            <w:tcW w:w="699" w:type="dxa"/>
          </w:tcPr>
          <w:p w:rsidR="00655542" w:rsidRDefault="00655542" w:rsidP="00655542">
            <w:pPr>
              <w:pStyle w:val="Table-Text"/>
            </w:pPr>
            <w:r>
              <w:t>string</w:t>
            </w:r>
          </w:p>
        </w:tc>
        <w:tc>
          <w:tcPr>
            <w:tcW w:w="4090" w:type="dxa"/>
          </w:tcPr>
          <w:p w:rsidR="00655542" w:rsidRDefault="00655542" w:rsidP="00655542">
            <w:pPr>
              <w:pStyle w:val="Table-Text"/>
            </w:pPr>
            <w:r>
              <w:t>Match all plans that have a name which case insensitively contains the string</w:t>
            </w:r>
          </w:p>
        </w:tc>
      </w:tr>
      <w:tr w:rsidR="00655542" w:rsidRPr="00CC22F1" w:rsidTr="005375DB">
        <w:trPr>
          <w:trHeight w:val="113"/>
          <w:tblHeader w:val="0"/>
        </w:trPr>
        <w:tc>
          <w:tcPr>
            <w:tcW w:w="2901" w:type="dxa"/>
          </w:tcPr>
          <w:p w:rsidR="00655542" w:rsidRDefault="00655542" w:rsidP="00655542">
            <w:pPr>
              <w:pStyle w:val="Table-Text"/>
            </w:pPr>
            <w:r>
              <w:t>searchStatus</w:t>
            </w:r>
          </w:p>
        </w:tc>
        <w:tc>
          <w:tcPr>
            <w:tcW w:w="957" w:type="dxa"/>
          </w:tcPr>
          <w:p w:rsidR="00655542" w:rsidRDefault="00655542" w:rsidP="00655542">
            <w:pPr>
              <w:pStyle w:val="Table-Text"/>
            </w:pPr>
            <w:r>
              <w:t>Yes</w:t>
            </w:r>
          </w:p>
        </w:tc>
        <w:tc>
          <w:tcPr>
            <w:tcW w:w="699" w:type="dxa"/>
          </w:tcPr>
          <w:p w:rsidR="00655542" w:rsidRDefault="00655542" w:rsidP="00655542">
            <w:pPr>
              <w:pStyle w:val="Table-Text"/>
            </w:pPr>
            <w:r>
              <w:t>string</w:t>
            </w:r>
          </w:p>
        </w:tc>
        <w:tc>
          <w:tcPr>
            <w:tcW w:w="4090" w:type="dxa"/>
          </w:tcPr>
          <w:p w:rsidR="00655542" w:rsidRDefault="00655542" w:rsidP="00655542">
            <w:pPr>
              <w:pStyle w:val="Table-Text"/>
            </w:pPr>
            <w:r>
              <w:t>Match all plans that have this status (exact match)</w:t>
            </w:r>
          </w:p>
        </w:tc>
      </w:tr>
    </w:tbl>
    <w:p w:rsidR="00655542" w:rsidRDefault="00655542" w:rsidP="00655542">
      <w:pPr>
        <w:pStyle w:val="FakeHeading4"/>
      </w:pPr>
      <w:r>
        <w:t>Request Headers</w:t>
      </w:r>
    </w:p>
    <w:p w:rsidR="00655542" w:rsidRDefault="00655542" w:rsidP="00655542">
      <w:r w:rsidRPr="00510DD6">
        <w:t xml:space="preserve">Only the standard request headers described in section </w:t>
      </w:r>
      <w:r w:rsidR="005375DB">
        <w:t>2.6</w:t>
      </w:r>
      <w:r w:rsidRPr="00510DD6">
        <w:t xml:space="preserve"> are supported</w:t>
      </w:r>
      <w:r>
        <w:t>.</w:t>
      </w:r>
    </w:p>
    <w:p w:rsidR="00655542" w:rsidRDefault="00655542" w:rsidP="00655542">
      <w:pPr>
        <w:pStyle w:val="FakeHeading4"/>
      </w:pPr>
      <w:r>
        <w:t>Request Body</w:t>
      </w:r>
    </w:p>
    <w:p w:rsidR="00655542" w:rsidRDefault="00655542" w:rsidP="00655542">
      <w:r w:rsidRPr="00510DD6">
        <w:t>Not allowed for this command</w:t>
      </w:r>
      <w:r>
        <w:t>.</w:t>
      </w:r>
    </w:p>
    <w:p w:rsidR="00323508" w:rsidRDefault="00655542" w:rsidP="00655542">
      <w:pPr>
        <w:pStyle w:val="Heading3"/>
      </w:pPr>
      <w:r>
        <w:lastRenderedPageBreak/>
        <w:t>Response</w:t>
      </w:r>
    </w:p>
    <w:p w:rsidR="00655542" w:rsidRDefault="00655542" w:rsidP="00655542">
      <w:r w:rsidRPr="00655542">
        <w:t>The response will include a status code, response headers and in some case a response body encoded according to the relevant header.</w:t>
      </w:r>
    </w:p>
    <w:p w:rsidR="00655542" w:rsidRDefault="00655542" w:rsidP="00655542">
      <w:pPr>
        <w:pStyle w:val="FakeHeading4"/>
      </w:pPr>
      <w:r>
        <w:t>Status Code</w:t>
      </w:r>
    </w:p>
    <w:p w:rsidR="00655542" w:rsidRDefault="00655542" w:rsidP="00655542">
      <w:r w:rsidRPr="00655542">
        <w:t>On success this command will return http status code 200 (OK).</w:t>
      </w:r>
    </w:p>
    <w:p w:rsidR="005375DB" w:rsidRDefault="005375DB" w:rsidP="005375DB">
      <w:pPr>
        <w:pStyle w:val="FakeHeading4"/>
      </w:pPr>
      <w:r>
        <w:t>Response Headers</w:t>
      </w:r>
    </w:p>
    <w:p w:rsidR="005375DB" w:rsidRDefault="005375DB" w:rsidP="00655542">
      <w:r w:rsidRPr="005375DB">
        <w:t xml:space="preserve">Only the standard response headers described in section </w:t>
      </w:r>
      <w:r>
        <w:t>2.7</w:t>
      </w:r>
      <w:r w:rsidRPr="005375DB">
        <w:t xml:space="preserve"> are returned.</w:t>
      </w:r>
    </w:p>
    <w:p w:rsidR="005375DB" w:rsidRDefault="005375DB" w:rsidP="005375DB">
      <w:pPr>
        <w:pStyle w:val="FakeHeading4"/>
      </w:pPr>
      <w:r>
        <w:t>Response Body</w:t>
      </w:r>
    </w:p>
    <w:p w:rsidR="005375DB" w:rsidRDefault="005375DB" w:rsidP="005375DB">
      <w:r w:rsidRPr="005375DB">
        <w:t xml:space="preserve">A JSON representation of the list of </w:t>
      </w:r>
      <w:del w:id="245" w:author="Arnaud Dumont" w:date="2014-02-20T11:15:00Z">
        <w:r w:rsidRPr="005375DB" w:rsidDel="006629D3">
          <w:delText xml:space="preserve">user </w:delText>
        </w:r>
      </w:del>
      <w:ins w:id="246" w:author="Arnaud Dumont" w:date="2014-02-20T11:15:00Z">
        <w:r w:rsidR="006629D3">
          <w:t>plan</w:t>
        </w:r>
        <w:r w:rsidR="006629D3" w:rsidRPr="005375DB">
          <w:t xml:space="preserve"> </w:t>
        </w:r>
      </w:ins>
      <w:r w:rsidRPr="005375DB">
        <w:t>objects that match the search criteria with field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375DB" w:rsidTr="005375DB">
        <w:trPr>
          <w:tblHeader w:val="0"/>
        </w:trPr>
        <w:tc>
          <w:tcPr>
            <w:tcW w:w="2965" w:type="dxa"/>
            <w:shd w:val="clear" w:color="auto" w:fill="BFBFBF" w:themeFill="background1" w:themeFillShade="BF"/>
          </w:tcPr>
          <w:p w:rsidR="005375DB" w:rsidRPr="00750051" w:rsidRDefault="005375DB" w:rsidP="005375DB">
            <w:pPr>
              <w:pStyle w:val="Table-Header"/>
            </w:pPr>
            <w:r>
              <w:t>Field Name</w:t>
            </w:r>
          </w:p>
        </w:tc>
        <w:tc>
          <w:tcPr>
            <w:tcW w:w="2175" w:type="dxa"/>
            <w:shd w:val="clear" w:color="auto" w:fill="BFBFBF" w:themeFill="background1" w:themeFillShade="BF"/>
          </w:tcPr>
          <w:p w:rsidR="005375DB" w:rsidRDefault="005375DB" w:rsidP="005375DB">
            <w:pPr>
              <w:pStyle w:val="Table-Header"/>
            </w:pPr>
            <w:r>
              <w:t>Type</w:t>
            </w:r>
          </w:p>
        </w:tc>
        <w:tc>
          <w:tcPr>
            <w:tcW w:w="3507" w:type="dxa"/>
            <w:shd w:val="clear" w:color="auto" w:fill="BFBFBF" w:themeFill="background1" w:themeFillShade="BF"/>
          </w:tcPr>
          <w:p w:rsidR="005375DB" w:rsidRDefault="005375DB" w:rsidP="005375DB">
            <w:pPr>
              <w:pStyle w:val="Table-Header"/>
            </w:pPr>
            <w:r>
              <w:t>Description</w:t>
            </w:r>
          </w:p>
        </w:tc>
      </w:tr>
      <w:tr w:rsidR="005375DB" w:rsidTr="005375DB">
        <w:trPr>
          <w:trHeight w:val="113"/>
          <w:tblHeader w:val="0"/>
        </w:trPr>
        <w:tc>
          <w:tcPr>
            <w:tcW w:w="2965" w:type="dxa"/>
          </w:tcPr>
          <w:p w:rsidR="005375DB" w:rsidRDefault="005375DB" w:rsidP="005375DB">
            <w:pPr>
              <w:pStyle w:val="Table-Text"/>
            </w:pPr>
            <w:r>
              <w:t>@uri</w:t>
            </w:r>
          </w:p>
        </w:tc>
        <w:tc>
          <w:tcPr>
            <w:tcW w:w="2175" w:type="dxa"/>
          </w:tcPr>
          <w:p w:rsidR="005375DB" w:rsidRDefault="005375DB" w:rsidP="005375DB">
            <w:pPr>
              <w:pStyle w:val="Table-Text"/>
            </w:pPr>
            <w:r>
              <w:t>string</w:t>
            </w:r>
          </w:p>
        </w:tc>
        <w:tc>
          <w:tcPr>
            <w:tcW w:w="3507" w:type="dxa"/>
          </w:tcPr>
          <w:p w:rsidR="005375DB" w:rsidRDefault="005375DB" w:rsidP="00841E28">
            <w:pPr>
              <w:pStyle w:val="Table-Text"/>
            </w:pPr>
            <w:r>
              <w:t xml:space="preserve">The </w:t>
            </w:r>
            <w:r w:rsidR="00841E28">
              <w:t>URI</w:t>
            </w:r>
            <w:r>
              <w:t xml:space="preserve"> that corresponds to the returned list</w:t>
            </w:r>
          </w:p>
        </w:tc>
      </w:tr>
      <w:tr w:rsidR="005375DB" w:rsidTr="005375DB">
        <w:trPr>
          <w:trHeight w:val="113"/>
          <w:tblHeader w:val="0"/>
        </w:trPr>
        <w:tc>
          <w:tcPr>
            <w:tcW w:w="2965" w:type="dxa"/>
          </w:tcPr>
          <w:p w:rsidR="005375DB" w:rsidRDefault="005375DB" w:rsidP="005375DB">
            <w:pPr>
              <w:pStyle w:val="Table-Text"/>
            </w:pPr>
            <w:r>
              <w:t>planList</w:t>
            </w:r>
          </w:p>
        </w:tc>
        <w:tc>
          <w:tcPr>
            <w:tcW w:w="2175" w:type="dxa"/>
          </w:tcPr>
          <w:p w:rsidR="005375DB" w:rsidRDefault="005375DB" w:rsidP="005375DB">
            <w:pPr>
              <w:pStyle w:val="Table-Text"/>
            </w:pPr>
            <w:r>
              <w:t>PlanRecord[]</w:t>
            </w:r>
          </w:p>
        </w:tc>
        <w:tc>
          <w:tcPr>
            <w:tcW w:w="3507" w:type="dxa"/>
          </w:tcPr>
          <w:p w:rsidR="005375DB" w:rsidRDefault="005375DB" w:rsidP="005375DB">
            <w:pPr>
              <w:pStyle w:val="Table-Text"/>
            </w:pPr>
            <w:r>
              <w:t>A list of the plans that matched the search parameters</w:t>
            </w:r>
          </w:p>
        </w:tc>
      </w:tr>
      <w:tr w:rsidR="005375DB" w:rsidTr="005375DB">
        <w:trPr>
          <w:trHeight w:val="113"/>
          <w:tblHeader w:val="0"/>
        </w:trPr>
        <w:tc>
          <w:tcPr>
            <w:tcW w:w="2965" w:type="dxa"/>
          </w:tcPr>
          <w:p w:rsidR="005375DB" w:rsidRDefault="005375DB" w:rsidP="005375DB">
            <w:pPr>
              <w:pStyle w:val="Table-Text"/>
            </w:pPr>
            <w:r>
              <w:t>totalCount</w:t>
            </w:r>
          </w:p>
        </w:tc>
        <w:tc>
          <w:tcPr>
            <w:tcW w:w="2175" w:type="dxa"/>
          </w:tcPr>
          <w:p w:rsidR="005375DB" w:rsidRDefault="005375DB" w:rsidP="005375DB">
            <w:pPr>
              <w:pStyle w:val="Table-Text"/>
            </w:pPr>
            <w:r>
              <w:t>integer</w:t>
            </w:r>
          </w:p>
        </w:tc>
        <w:tc>
          <w:tcPr>
            <w:tcW w:w="3507" w:type="dxa"/>
          </w:tcPr>
          <w:p w:rsidR="005375DB" w:rsidRDefault="005375DB" w:rsidP="005375DB">
            <w:pPr>
              <w:pStyle w:val="Table-Text"/>
            </w:pPr>
            <w:r>
              <w:t>The total number of records contained in the returned list</w:t>
            </w:r>
          </w:p>
        </w:tc>
      </w:tr>
    </w:tbl>
    <w:p w:rsidR="005375DB" w:rsidRDefault="005375DB" w:rsidP="005375DB">
      <w:r w:rsidRPr="005375DB">
        <w:t>A PlanRecord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375DB" w:rsidTr="005375DB">
        <w:trPr>
          <w:tblHeader w:val="0"/>
        </w:trPr>
        <w:tc>
          <w:tcPr>
            <w:tcW w:w="2965" w:type="dxa"/>
            <w:shd w:val="clear" w:color="auto" w:fill="BFBFBF" w:themeFill="background1" w:themeFillShade="BF"/>
          </w:tcPr>
          <w:p w:rsidR="005375DB" w:rsidRPr="00750051" w:rsidRDefault="005375DB" w:rsidP="005375DB">
            <w:pPr>
              <w:pStyle w:val="Table-Header"/>
            </w:pPr>
            <w:r>
              <w:t>Field Name</w:t>
            </w:r>
          </w:p>
        </w:tc>
        <w:tc>
          <w:tcPr>
            <w:tcW w:w="2175" w:type="dxa"/>
            <w:shd w:val="clear" w:color="auto" w:fill="BFBFBF" w:themeFill="background1" w:themeFillShade="BF"/>
          </w:tcPr>
          <w:p w:rsidR="005375DB" w:rsidRDefault="005375DB" w:rsidP="005375DB">
            <w:pPr>
              <w:pStyle w:val="Table-Header"/>
            </w:pPr>
            <w:r>
              <w:t>Type</w:t>
            </w:r>
          </w:p>
        </w:tc>
        <w:tc>
          <w:tcPr>
            <w:tcW w:w="3507" w:type="dxa"/>
            <w:shd w:val="clear" w:color="auto" w:fill="BFBFBF" w:themeFill="background1" w:themeFillShade="BF"/>
          </w:tcPr>
          <w:p w:rsidR="005375DB" w:rsidRDefault="005375DB" w:rsidP="005375DB">
            <w:pPr>
              <w:pStyle w:val="Table-Header"/>
            </w:pPr>
            <w:r>
              <w:t>Description</w:t>
            </w:r>
          </w:p>
        </w:tc>
      </w:tr>
      <w:tr w:rsidR="005375DB" w:rsidTr="005375DB">
        <w:trPr>
          <w:trHeight w:val="113"/>
          <w:tblHeader w:val="0"/>
        </w:trPr>
        <w:tc>
          <w:tcPr>
            <w:tcW w:w="2965" w:type="dxa"/>
          </w:tcPr>
          <w:p w:rsidR="005375DB" w:rsidRDefault="005375DB" w:rsidP="005375DB">
            <w:pPr>
              <w:pStyle w:val="Table-Text"/>
            </w:pPr>
            <w:r>
              <w:t>@uri</w:t>
            </w:r>
          </w:p>
        </w:tc>
        <w:tc>
          <w:tcPr>
            <w:tcW w:w="2175" w:type="dxa"/>
          </w:tcPr>
          <w:p w:rsidR="005375DB" w:rsidRDefault="005375DB" w:rsidP="005375DB">
            <w:pPr>
              <w:pStyle w:val="Table-Text"/>
            </w:pPr>
            <w:r>
              <w:t>string</w:t>
            </w:r>
          </w:p>
        </w:tc>
        <w:tc>
          <w:tcPr>
            <w:tcW w:w="3507" w:type="dxa"/>
          </w:tcPr>
          <w:p w:rsidR="005375DB" w:rsidRDefault="005375DB" w:rsidP="00841E28">
            <w:pPr>
              <w:pStyle w:val="Table-Text"/>
            </w:pPr>
            <w:r>
              <w:t xml:space="preserve">The </w:t>
            </w:r>
            <w:r w:rsidR="00841E28">
              <w:t>URI</w:t>
            </w:r>
            <w:r>
              <w:t xml:space="preserve"> that corresponds to the full details of the object</w:t>
            </w:r>
          </w:p>
        </w:tc>
      </w:tr>
      <w:tr w:rsidR="005375DB" w:rsidTr="005375DB">
        <w:trPr>
          <w:trHeight w:val="113"/>
          <w:tblHeader w:val="0"/>
        </w:trPr>
        <w:tc>
          <w:tcPr>
            <w:tcW w:w="2965" w:type="dxa"/>
          </w:tcPr>
          <w:p w:rsidR="005375DB" w:rsidRDefault="005375DB" w:rsidP="005375DB">
            <w:pPr>
              <w:pStyle w:val="Table-Text"/>
            </w:pPr>
            <w:r>
              <w:t>id</w:t>
            </w:r>
          </w:p>
        </w:tc>
        <w:tc>
          <w:tcPr>
            <w:tcW w:w="2175" w:type="dxa"/>
          </w:tcPr>
          <w:p w:rsidR="005375DB" w:rsidRDefault="005375DB" w:rsidP="005375DB">
            <w:pPr>
              <w:pStyle w:val="Table-Text"/>
            </w:pPr>
            <w:r>
              <w:t>uuid</w:t>
            </w:r>
          </w:p>
        </w:tc>
        <w:tc>
          <w:tcPr>
            <w:tcW w:w="3507" w:type="dxa"/>
          </w:tcPr>
          <w:p w:rsidR="005375DB" w:rsidRDefault="005375DB" w:rsidP="005375DB">
            <w:pPr>
              <w:pStyle w:val="Table-Text"/>
            </w:pPr>
            <w:r>
              <w:t>The UUID of the object</w:t>
            </w:r>
          </w:p>
        </w:tc>
      </w:tr>
      <w:tr w:rsidR="005375DB" w:rsidTr="005375DB">
        <w:trPr>
          <w:trHeight w:val="113"/>
          <w:tblHeader w:val="0"/>
        </w:trPr>
        <w:tc>
          <w:tcPr>
            <w:tcW w:w="2965" w:type="dxa"/>
          </w:tcPr>
          <w:p w:rsidR="005375DB" w:rsidRDefault="005375DB" w:rsidP="005375DB">
            <w:pPr>
              <w:pStyle w:val="Table-Text"/>
            </w:pPr>
            <w:r>
              <w:t>name</w:t>
            </w:r>
          </w:p>
        </w:tc>
        <w:tc>
          <w:tcPr>
            <w:tcW w:w="2175" w:type="dxa"/>
          </w:tcPr>
          <w:p w:rsidR="005375DB" w:rsidRDefault="005375DB" w:rsidP="005375DB">
            <w:pPr>
              <w:pStyle w:val="Table-Text"/>
            </w:pPr>
            <w:r>
              <w:t>string</w:t>
            </w:r>
          </w:p>
        </w:tc>
        <w:tc>
          <w:tcPr>
            <w:tcW w:w="3507" w:type="dxa"/>
          </w:tcPr>
          <w:p w:rsidR="005375DB" w:rsidRDefault="005375DB" w:rsidP="005375DB">
            <w:pPr>
              <w:pStyle w:val="Table-Text"/>
            </w:pPr>
            <w:r>
              <w:t>The name of the plan</w:t>
            </w:r>
          </w:p>
        </w:tc>
      </w:tr>
      <w:tr w:rsidR="005375DB" w:rsidTr="005375DB">
        <w:trPr>
          <w:trHeight w:val="113"/>
          <w:tblHeader w:val="0"/>
        </w:trPr>
        <w:tc>
          <w:tcPr>
            <w:tcW w:w="2965" w:type="dxa"/>
          </w:tcPr>
          <w:p w:rsidR="005375DB" w:rsidRDefault="005375DB" w:rsidP="005375DB">
            <w:pPr>
              <w:pStyle w:val="Table-Text"/>
            </w:pPr>
            <w:r>
              <w:t>status</w:t>
            </w:r>
          </w:p>
        </w:tc>
        <w:tc>
          <w:tcPr>
            <w:tcW w:w="2175" w:type="dxa"/>
          </w:tcPr>
          <w:p w:rsidR="005375DB" w:rsidRDefault="005375DB" w:rsidP="005375DB">
            <w:pPr>
              <w:pStyle w:val="Table-Text"/>
            </w:pPr>
            <w:r>
              <w:t>string</w:t>
            </w:r>
          </w:p>
        </w:tc>
        <w:tc>
          <w:tcPr>
            <w:tcW w:w="3507" w:type="dxa"/>
          </w:tcPr>
          <w:p w:rsidR="005375DB" w:rsidRDefault="005375DB" w:rsidP="005375DB">
            <w:pPr>
              <w:pStyle w:val="Table-Text"/>
            </w:pPr>
            <w:r>
              <w:t>The status of the plan</w:t>
            </w:r>
          </w:p>
        </w:tc>
      </w:tr>
      <w:tr w:rsidR="005375DB" w:rsidTr="005375DB">
        <w:trPr>
          <w:trHeight w:val="113"/>
          <w:tblHeader w:val="0"/>
        </w:trPr>
        <w:tc>
          <w:tcPr>
            <w:tcW w:w="2965" w:type="dxa"/>
          </w:tcPr>
          <w:p w:rsidR="005375DB" w:rsidRDefault="005375DB" w:rsidP="005375DB">
            <w:pPr>
              <w:pStyle w:val="Table-Text"/>
            </w:pPr>
            <w:r>
              <w:t>createDate</w:t>
            </w:r>
          </w:p>
        </w:tc>
        <w:tc>
          <w:tcPr>
            <w:tcW w:w="2175" w:type="dxa"/>
          </w:tcPr>
          <w:p w:rsidR="005375DB" w:rsidRDefault="005375DB" w:rsidP="005375DB">
            <w:pPr>
              <w:pStyle w:val="Table-Text"/>
            </w:pPr>
            <w:r>
              <w:t>timestamp</w:t>
            </w:r>
          </w:p>
        </w:tc>
        <w:tc>
          <w:tcPr>
            <w:tcW w:w="3507" w:type="dxa"/>
          </w:tcPr>
          <w:p w:rsidR="005375DB" w:rsidRDefault="005375DB" w:rsidP="005375DB">
            <w:pPr>
              <w:pStyle w:val="Table-Text"/>
            </w:pPr>
            <w:r>
              <w:t>The date and time that the object was created</w:t>
            </w:r>
          </w:p>
        </w:tc>
      </w:tr>
      <w:tr w:rsidR="005375DB" w:rsidTr="005375DB">
        <w:trPr>
          <w:trHeight w:val="113"/>
          <w:tblHeader w:val="0"/>
        </w:trPr>
        <w:tc>
          <w:tcPr>
            <w:tcW w:w="2965" w:type="dxa"/>
          </w:tcPr>
          <w:p w:rsidR="005375DB" w:rsidRDefault="005375DB" w:rsidP="005375DB">
            <w:pPr>
              <w:pStyle w:val="Table-Text"/>
            </w:pPr>
            <w:r>
              <w:t>lastUpdateDate</w:t>
            </w:r>
          </w:p>
        </w:tc>
        <w:tc>
          <w:tcPr>
            <w:tcW w:w="2175" w:type="dxa"/>
          </w:tcPr>
          <w:p w:rsidR="005375DB" w:rsidRDefault="005375DB" w:rsidP="005375DB">
            <w:pPr>
              <w:pStyle w:val="Table-Text"/>
            </w:pPr>
            <w:r>
              <w:t>timestamp</w:t>
            </w:r>
          </w:p>
        </w:tc>
        <w:tc>
          <w:tcPr>
            <w:tcW w:w="3507" w:type="dxa"/>
          </w:tcPr>
          <w:p w:rsidR="005375DB" w:rsidRDefault="005375DB" w:rsidP="005375DB">
            <w:pPr>
              <w:pStyle w:val="Table-Text"/>
            </w:pPr>
            <w:r>
              <w:t>The date and time that object was last updated. This will be null if the object has never been updated</w:t>
            </w:r>
          </w:p>
        </w:tc>
      </w:tr>
    </w:tbl>
    <w:p w:rsidR="005375DB" w:rsidRDefault="005375DB" w:rsidP="005375DB">
      <w:pPr>
        <w:pStyle w:val="Heading3"/>
      </w:pPr>
      <w:r>
        <w:t>Example</w:t>
      </w:r>
    </w:p>
    <w:p w:rsidR="005375DB" w:rsidRDefault="005375DB" w:rsidP="005375DB">
      <w:r>
        <w:t>Below is an example of a user list command request and response:</w:t>
      </w:r>
    </w:p>
    <w:p w:rsidR="005375DB" w:rsidRDefault="005375DB" w:rsidP="005375DB">
      <w:r>
        <w:t>Request:</w:t>
      </w:r>
    </w:p>
    <w:p w:rsidR="005375DB" w:rsidRDefault="005375DB" w:rsidP="005375DB">
      <w:pPr>
        <w:pStyle w:val="Code"/>
      </w:pPr>
      <w:r>
        <w:t>GET /plans/?searchStatus=active HTTP/1.1</w:t>
      </w:r>
    </w:p>
    <w:p w:rsidR="005375DB" w:rsidRDefault="005375DB" w:rsidP="005375DB">
      <w:pPr>
        <w:pStyle w:val="Code"/>
      </w:pPr>
      <w:r>
        <w:t>Client-Transaction-Id: 84f3e229-eb0e-4fe1-a08e-40cb40cad2ce</w:t>
      </w:r>
    </w:p>
    <w:p w:rsidR="005375DB" w:rsidRDefault="005375DB" w:rsidP="005375DB">
      <w:pPr>
        <w:pStyle w:val="Code"/>
      </w:pPr>
      <w:r>
        <w:t>Accept: application/json</w:t>
      </w:r>
    </w:p>
    <w:p w:rsidR="005375DB" w:rsidRDefault="005375DB" w:rsidP="005375DB">
      <w:pPr>
        <w:pStyle w:val="Code"/>
      </w:pPr>
      <w:r>
        <w:t>User-Agent: Jersey/2.2 (Apache HttpClient 4.2.5)</w:t>
      </w:r>
    </w:p>
    <w:p w:rsidR="005375DB" w:rsidRDefault="005375DB" w:rsidP="005375DB">
      <w:pPr>
        <w:pStyle w:val="Code"/>
      </w:pPr>
      <w:r>
        <w:t>Host: api.discoverydns.com</w:t>
      </w:r>
    </w:p>
    <w:p w:rsidR="005375DB" w:rsidRDefault="005375DB" w:rsidP="005375DB">
      <w:pPr>
        <w:pStyle w:val="Code"/>
      </w:pPr>
      <w:r>
        <w:lastRenderedPageBreak/>
        <w:t>Connection: Keep-Alive</w:t>
      </w:r>
    </w:p>
    <w:p w:rsidR="005375DB" w:rsidRDefault="005375DB" w:rsidP="005375DB">
      <w:pPr>
        <w:pStyle w:val="Code"/>
      </w:pPr>
    </w:p>
    <w:p w:rsidR="005375DB" w:rsidRDefault="005375DB" w:rsidP="005375DB">
      <w:r>
        <w:t>Response:</w:t>
      </w:r>
    </w:p>
    <w:p w:rsidR="005375DB" w:rsidRDefault="005375DB" w:rsidP="005375DB">
      <w:pPr>
        <w:pStyle w:val="Code"/>
      </w:pPr>
      <w:r>
        <w:t>HTTP/1.1 200 OK</w:t>
      </w:r>
    </w:p>
    <w:p w:rsidR="005375DB" w:rsidRDefault="005375DB" w:rsidP="005375DB">
      <w:pPr>
        <w:pStyle w:val="Code"/>
      </w:pPr>
      <w:r>
        <w:t>Content-Type: application/json</w:t>
      </w:r>
    </w:p>
    <w:p w:rsidR="005375DB" w:rsidRDefault="005375DB" w:rsidP="005375DB">
      <w:pPr>
        <w:pStyle w:val="Code"/>
      </w:pPr>
      <w:r>
        <w:t>Cache-Control: private, no-transform, max-age=30</w:t>
      </w:r>
    </w:p>
    <w:p w:rsidR="005375DB" w:rsidRDefault="005375DB" w:rsidP="005375DB">
      <w:pPr>
        <w:pStyle w:val="Code"/>
      </w:pPr>
      <w:r>
        <w:t>Date: Mon, 07 Oct 2013 13:42:32 GMT</w:t>
      </w:r>
    </w:p>
    <w:p w:rsidR="005375DB" w:rsidRDefault="005375DB" w:rsidP="005375DB">
      <w:pPr>
        <w:pStyle w:val="Code"/>
      </w:pPr>
      <w:r>
        <w:t>Server-Transaction-Id: 468066a9-d892-4b97-a5d9-f8de5a9f4ed7</w:t>
      </w:r>
    </w:p>
    <w:p w:rsidR="005375DB" w:rsidRDefault="005375DB" w:rsidP="005375DB">
      <w:pPr>
        <w:pStyle w:val="Code"/>
      </w:pPr>
      <w:r>
        <w:t>Client-Transaction-Id: 84f3e229-eb0e-4fe1-a08e-40cb40cad2ce</w:t>
      </w:r>
    </w:p>
    <w:p w:rsidR="005375DB" w:rsidRDefault="005375DB" w:rsidP="005375DB">
      <w:pPr>
        <w:pStyle w:val="Code"/>
      </w:pPr>
      <w:r>
        <w:t>Content-Length: 986</w:t>
      </w:r>
    </w:p>
    <w:p w:rsidR="005375DB" w:rsidRDefault="005375DB" w:rsidP="005375DB">
      <w:pPr>
        <w:pStyle w:val="Code"/>
      </w:pPr>
    </w:p>
    <w:p w:rsidR="005375DB" w:rsidRDefault="005375DB" w:rsidP="005375DB">
      <w:pPr>
        <w:pStyle w:val="Code"/>
      </w:pPr>
      <w:r>
        <w:t>{</w:t>
      </w:r>
    </w:p>
    <w:p w:rsidR="005375DB" w:rsidRDefault="005375DB" w:rsidP="005375DB">
      <w:pPr>
        <w:pStyle w:val="Code"/>
      </w:pPr>
      <w:r>
        <w:t xml:space="preserve">  "plans" : {</w:t>
      </w:r>
    </w:p>
    <w:p w:rsidR="005375DB" w:rsidRDefault="005375DB" w:rsidP="005375DB">
      <w:pPr>
        <w:pStyle w:val="Code"/>
      </w:pPr>
      <w:r>
        <w:t xml:space="preserve">    "@uri" : "https://api.discoverydns.com/plans/",</w:t>
      </w:r>
    </w:p>
    <w:p w:rsidR="005375DB" w:rsidRDefault="005375DB" w:rsidP="005375DB">
      <w:pPr>
        <w:pStyle w:val="Code"/>
      </w:pPr>
      <w:r>
        <w:t xml:space="preserve">    "planList" : [ {</w:t>
      </w:r>
    </w:p>
    <w:p w:rsidR="005375DB" w:rsidRDefault="005375DB" w:rsidP="005375DB">
      <w:pPr>
        <w:pStyle w:val="Code"/>
      </w:pPr>
      <w:r>
        <w:t xml:space="preserve">      "@uri" : "https://api.discoverydns.com/plans/66697e68-d6d6-4e29-8adc-6337db256489",</w:t>
      </w:r>
    </w:p>
    <w:p w:rsidR="005375DB" w:rsidRDefault="005375DB" w:rsidP="005375DB">
      <w:pPr>
        <w:pStyle w:val="Code"/>
      </w:pPr>
      <w:r>
        <w:t xml:space="preserve">      "id" : "66697e68-d6d6-4e29-8adc-6337db256489",</w:t>
      </w:r>
    </w:p>
    <w:p w:rsidR="005375DB" w:rsidRDefault="005375DB" w:rsidP="005375DB">
      <w:pPr>
        <w:pStyle w:val="Code"/>
      </w:pPr>
      <w:r>
        <w:t xml:space="preserve">      "name" : "testing-plan_.meh la0",</w:t>
      </w:r>
    </w:p>
    <w:p w:rsidR="005375DB" w:rsidRDefault="005375DB" w:rsidP="005375DB">
      <w:pPr>
        <w:pStyle w:val="Code"/>
      </w:pPr>
      <w:r>
        <w:t xml:space="preserve">      "status" : "active",</w:t>
      </w:r>
    </w:p>
    <w:p w:rsidR="005375DB" w:rsidRDefault="005375DB" w:rsidP="005375DB">
      <w:pPr>
        <w:pStyle w:val="Code"/>
      </w:pPr>
      <w:r>
        <w:t xml:space="preserve">      "createDate" : "2013-10-08T00:42:32.270",</w:t>
      </w:r>
    </w:p>
    <w:p w:rsidR="005375DB" w:rsidRDefault="005375DB" w:rsidP="005375DB">
      <w:pPr>
        <w:pStyle w:val="Code"/>
      </w:pPr>
      <w:r>
        <w:t xml:space="preserve">      "lastUpdateDate" : null</w:t>
      </w:r>
    </w:p>
    <w:p w:rsidR="005375DB" w:rsidRDefault="005375DB" w:rsidP="005375DB">
      <w:pPr>
        <w:pStyle w:val="Code"/>
      </w:pPr>
      <w:r>
        <w:t xml:space="preserve">    }, {</w:t>
      </w:r>
    </w:p>
    <w:p w:rsidR="005375DB" w:rsidRDefault="005375DB" w:rsidP="005375DB">
      <w:pPr>
        <w:pStyle w:val="Code"/>
      </w:pPr>
      <w:r>
        <w:t xml:space="preserve">      "@uri" : "https://api.discoverydns.com/plans/c6426a35-9435-4b66-9cf4-3a046a946701",</w:t>
      </w:r>
    </w:p>
    <w:p w:rsidR="005375DB" w:rsidRDefault="005375DB" w:rsidP="005375DB">
      <w:pPr>
        <w:pStyle w:val="Code"/>
      </w:pPr>
      <w:r>
        <w:t xml:space="preserve">      "id" : "c6426a35-9435-4b66-9cf4-3a046a946701",</w:t>
      </w:r>
    </w:p>
    <w:p w:rsidR="005375DB" w:rsidRDefault="005375DB" w:rsidP="005375DB">
      <w:pPr>
        <w:pStyle w:val="Code"/>
      </w:pPr>
      <w:r>
        <w:t xml:space="preserve">      "name" : "testing-plan_.meh la1",</w:t>
      </w:r>
    </w:p>
    <w:p w:rsidR="005375DB" w:rsidRDefault="005375DB" w:rsidP="005375DB">
      <w:pPr>
        <w:pStyle w:val="Code"/>
      </w:pPr>
      <w:r>
        <w:t xml:space="preserve">      "status" : "active",</w:t>
      </w:r>
    </w:p>
    <w:p w:rsidR="005375DB" w:rsidRDefault="005375DB" w:rsidP="005375DB">
      <w:pPr>
        <w:pStyle w:val="Code"/>
      </w:pPr>
      <w:r>
        <w:t xml:space="preserve">      "createDate" : "2013-10-08T00:42:32.287",</w:t>
      </w:r>
    </w:p>
    <w:p w:rsidR="005375DB" w:rsidRDefault="005375DB" w:rsidP="005375DB">
      <w:pPr>
        <w:pStyle w:val="Code"/>
      </w:pPr>
      <w:r>
        <w:t xml:space="preserve">      "lastUpdateDate" : null</w:t>
      </w:r>
    </w:p>
    <w:p w:rsidR="005375DB" w:rsidRDefault="005375DB" w:rsidP="005375DB">
      <w:pPr>
        <w:pStyle w:val="Code"/>
      </w:pPr>
      <w:r>
        <w:t xml:space="preserve">    }, {</w:t>
      </w:r>
    </w:p>
    <w:p w:rsidR="005375DB" w:rsidRDefault="005375DB" w:rsidP="005375DB">
      <w:pPr>
        <w:pStyle w:val="Code"/>
      </w:pPr>
      <w:r>
        <w:t xml:space="preserve">      "@uri" : "https://api.discoverydns.com/plans/e2a2d665-839d-4234-b0a8-329b5000e1d6",</w:t>
      </w:r>
    </w:p>
    <w:p w:rsidR="005375DB" w:rsidRDefault="005375DB" w:rsidP="005375DB">
      <w:pPr>
        <w:pStyle w:val="Code"/>
      </w:pPr>
      <w:r>
        <w:t xml:space="preserve">      "id" : "e2a2d665-839d-4234-b0a8-329b5000e1d6",</w:t>
      </w:r>
    </w:p>
    <w:p w:rsidR="005375DB" w:rsidRDefault="005375DB" w:rsidP="005375DB">
      <w:pPr>
        <w:pStyle w:val="Code"/>
      </w:pPr>
      <w:r>
        <w:t xml:space="preserve">      "name" : "testing-plan_.meh la2",</w:t>
      </w:r>
    </w:p>
    <w:p w:rsidR="005375DB" w:rsidRDefault="005375DB" w:rsidP="005375DB">
      <w:pPr>
        <w:pStyle w:val="Code"/>
      </w:pPr>
      <w:r>
        <w:t xml:space="preserve">      "status" : "active",</w:t>
      </w:r>
    </w:p>
    <w:p w:rsidR="005375DB" w:rsidRDefault="005375DB" w:rsidP="005375DB">
      <w:pPr>
        <w:pStyle w:val="Code"/>
      </w:pPr>
      <w:r>
        <w:t xml:space="preserve">      "createDate" : "2013-10-08T00:42:32.297",</w:t>
      </w:r>
    </w:p>
    <w:p w:rsidR="005375DB" w:rsidRDefault="005375DB" w:rsidP="005375DB">
      <w:pPr>
        <w:pStyle w:val="Code"/>
      </w:pPr>
      <w:r>
        <w:t xml:space="preserve">      "lastUpdateDate" : null</w:t>
      </w:r>
    </w:p>
    <w:p w:rsidR="005375DB" w:rsidRDefault="005375DB" w:rsidP="005375DB">
      <w:pPr>
        <w:pStyle w:val="Code"/>
      </w:pPr>
      <w:r>
        <w:t xml:space="preserve">    } ],</w:t>
      </w:r>
    </w:p>
    <w:p w:rsidR="005375DB" w:rsidRDefault="005375DB" w:rsidP="005375DB">
      <w:pPr>
        <w:pStyle w:val="Code"/>
      </w:pPr>
      <w:r>
        <w:lastRenderedPageBreak/>
        <w:t xml:space="preserve">    "totalCount" : 3</w:t>
      </w:r>
    </w:p>
    <w:p w:rsidR="005375DB" w:rsidRDefault="005375DB" w:rsidP="005375DB">
      <w:pPr>
        <w:pStyle w:val="Code"/>
      </w:pPr>
      <w:r>
        <w:t xml:space="preserve">  }</w:t>
      </w:r>
    </w:p>
    <w:p w:rsidR="005375DB" w:rsidRPr="005375DB" w:rsidRDefault="005375DB" w:rsidP="005375DB">
      <w:pPr>
        <w:pStyle w:val="Code"/>
      </w:pPr>
      <w:r>
        <w:t>}</w:t>
      </w:r>
    </w:p>
    <w:p w:rsidR="003A30DE" w:rsidRDefault="003A30DE" w:rsidP="003A30DE">
      <w:pPr>
        <w:pStyle w:val="Heading1"/>
      </w:pPr>
      <w:bookmarkStart w:id="247" w:name="_Toc382406011"/>
      <w:r>
        <w:lastRenderedPageBreak/>
        <w:t>Zone Commands</w:t>
      </w:r>
      <w:bookmarkEnd w:id="247"/>
    </w:p>
    <w:p w:rsidR="004836FD" w:rsidRDefault="003A30DE" w:rsidP="003A30DE">
      <w:pPr>
        <w:pStyle w:val="Heading2"/>
      </w:pPr>
      <w:bookmarkStart w:id="248" w:name="_Toc382406012"/>
      <w:r>
        <w:t>Zone Get Command</w:t>
      </w:r>
      <w:bookmarkEnd w:id="248"/>
    </w:p>
    <w:p w:rsidR="00323508" w:rsidRDefault="005375DB" w:rsidP="00323508">
      <w:r w:rsidRPr="005375DB">
        <w:t xml:space="preserve">This command is used to retrieve the details of a zone object provisioned </w:t>
      </w:r>
      <w:r w:rsidR="00BB3EC1">
        <w:t>in</w:t>
      </w:r>
      <w:r w:rsidR="00BB3EC1" w:rsidRPr="005375DB">
        <w:t xml:space="preserve"> </w:t>
      </w:r>
      <w:r w:rsidRPr="005375DB">
        <w:t>the system.</w:t>
      </w:r>
    </w:p>
    <w:p w:rsidR="000E46A1" w:rsidRDefault="000E46A1" w:rsidP="00997F9F">
      <w:pPr>
        <w:pStyle w:val="Heading3"/>
      </w:pPr>
      <w:r>
        <w:t>Request</w:t>
      </w:r>
    </w:p>
    <w:p w:rsidR="000E46A1" w:rsidRDefault="000E46A1" w:rsidP="000E46A1">
      <w:r w:rsidRPr="000E46A1">
        <w:t>A request should be made to the specified URI including the indicated headers</w:t>
      </w:r>
      <w:r w:rsidR="00841E28">
        <w:t>,</w:t>
      </w:r>
      <w:r w:rsidRPr="000E46A1">
        <w:t xml:space="preserve"> and if required a request body in the format specified.</w:t>
      </w:r>
    </w:p>
    <w:p w:rsidR="000E46A1" w:rsidRDefault="000E46A1" w:rsidP="000E46A1">
      <w:pPr>
        <w:pStyle w:val="FakeHeading4"/>
      </w:pPr>
      <w:r>
        <w:t>URI</w:t>
      </w:r>
    </w:p>
    <w:p w:rsidR="000E46A1" w:rsidRPr="008A0F29" w:rsidRDefault="000E46A1" w:rsidP="000E46A1">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0E46A1" w:rsidRPr="00CC22F1" w:rsidTr="00B26960">
        <w:trPr>
          <w:tblHeader w:val="0"/>
        </w:trPr>
        <w:tc>
          <w:tcPr>
            <w:tcW w:w="1843" w:type="dxa"/>
            <w:shd w:val="clear" w:color="auto" w:fill="BFBFBF" w:themeFill="background1" w:themeFillShade="BF"/>
          </w:tcPr>
          <w:p w:rsidR="000E46A1" w:rsidRPr="00750051" w:rsidRDefault="000E46A1" w:rsidP="00B26960">
            <w:pPr>
              <w:pStyle w:val="Table-Header"/>
            </w:pPr>
            <w:r>
              <w:t>HTTP Method</w:t>
            </w:r>
          </w:p>
        </w:tc>
        <w:tc>
          <w:tcPr>
            <w:tcW w:w="6804" w:type="dxa"/>
            <w:shd w:val="clear" w:color="auto" w:fill="BFBFBF" w:themeFill="background1" w:themeFillShade="BF"/>
          </w:tcPr>
          <w:p w:rsidR="000E46A1" w:rsidRDefault="000E46A1" w:rsidP="00B26960">
            <w:pPr>
              <w:pStyle w:val="Table-Header"/>
            </w:pPr>
            <w:r>
              <w:t>Request URI</w:t>
            </w:r>
          </w:p>
        </w:tc>
      </w:tr>
      <w:tr w:rsidR="000E46A1" w:rsidRPr="00CC22F1" w:rsidTr="00B26960">
        <w:trPr>
          <w:trHeight w:val="113"/>
          <w:tblHeader w:val="0"/>
        </w:trPr>
        <w:tc>
          <w:tcPr>
            <w:tcW w:w="1843" w:type="dxa"/>
          </w:tcPr>
          <w:p w:rsidR="000E46A1" w:rsidRDefault="000E46A1" w:rsidP="00B26960">
            <w:pPr>
              <w:pStyle w:val="Table-Text"/>
            </w:pPr>
            <w:r>
              <w:t>GET</w:t>
            </w:r>
          </w:p>
        </w:tc>
        <w:tc>
          <w:tcPr>
            <w:tcW w:w="6804" w:type="dxa"/>
          </w:tcPr>
          <w:p w:rsidR="000E46A1" w:rsidRDefault="000E46A1" w:rsidP="00B26960">
            <w:pPr>
              <w:pStyle w:val="Table-Text"/>
            </w:pPr>
            <w:r w:rsidRPr="000E46A1">
              <w:t>https://{service-address}/zones/{id}</w:t>
            </w:r>
          </w:p>
        </w:tc>
      </w:tr>
    </w:tbl>
    <w:p w:rsidR="000E46A1" w:rsidRDefault="000E46A1" w:rsidP="000E46A1">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0E46A1" w:rsidRPr="00CC22F1" w:rsidTr="00B26960">
        <w:trPr>
          <w:tblHeader w:val="0"/>
        </w:trPr>
        <w:tc>
          <w:tcPr>
            <w:tcW w:w="1843" w:type="dxa"/>
            <w:shd w:val="clear" w:color="auto" w:fill="BFBFBF" w:themeFill="background1" w:themeFillShade="BF"/>
          </w:tcPr>
          <w:p w:rsidR="000E46A1" w:rsidRPr="00750051" w:rsidRDefault="000E46A1" w:rsidP="00B26960">
            <w:pPr>
              <w:pStyle w:val="Table-Header"/>
            </w:pPr>
            <w:r>
              <w:t>Field</w:t>
            </w:r>
          </w:p>
        </w:tc>
        <w:tc>
          <w:tcPr>
            <w:tcW w:w="6804" w:type="dxa"/>
            <w:shd w:val="clear" w:color="auto" w:fill="BFBFBF" w:themeFill="background1" w:themeFillShade="BF"/>
          </w:tcPr>
          <w:p w:rsidR="000E46A1" w:rsidRDefault="000E46A1" w:rsidP="00B26960">
            <w:pPr>
              <w:pStyle w:val="Table-Header"/>
            </w:pPr>
            <w:r>
              <w:t>Description</w:t>
            </w:r>
          </w:p>
        </w:tc>
      </w:tr>
      <w:tr w:rsidR="000E46A1" w:rsidRPr="00CC22F1" w:rsidTr="00B26960">
        <w:trPr>
          <w:trHeight w:val="113"/>
          <w:tblHeader w:val="0"/>
        </w:trPr>
        <w:tc>
          <w:tcPr>
            <w:tcW w:w="1843" w:type="dxa"/>
          </w:tcPr>
          <w:p w:rsidR="000E46A1" w:rsidRDefault="000E46A1" w:rsidP="000E46A1">
            <w:pPr>
              <w:pStyle w:val="Table-Text"/>
            </w:pPr>
            <w:r>
              <w:t>service-address</w:t>
            </w:r>
          </w:p>
        </w:tc>
        <w:tc>
          <w:tcPr>
            <w:tcW w:w="6804" w:type="dxa"/>
          </w:tcPr>
          <w:p w:rsidR="000E46A1" w:rsidRDefault="000E46A1" w:rsidP="006351FF">
            <w:pPr>
              <w:pStyle w:val="Table-Text"/>
            </w:pPr>
            <w:r>
              <w:t xml:space="preserve">The service address as described in section </w:t>
            </w:r>
            <w:r w:rsidR="006351FF">
              <w:t>2.2</w:t>
            </w:r>
          </w:p>
        </w:tc>
      </w:tr>
      <w:tr w:rsidR="000E46A1" w:rsidRPr="00CC22F1" w:rsidTr="00B26960">
        <w:trPr>
          <w:trHeight w:val="113"/>
          <w:tblHeader w:val="0"/>
        </w:trPr>
        <w:tc>
          <w:tcPr>
            <w:tcW w:w="1843" w:type="dxa"/>
          </w:tcPr>
          <w:p w:rsidR="000E46A1" w:rsidRDefault="000E46A1" w:rsidP="000E46A1">
            <w:pPr>
              <w:pStyle w:val="Table-Text"/>
            </w:pPr>
            <w:r>
              <w:t>id</w:t>
            </w:r>
          </w:p>
        </w:tc>
        <w:tc>
          <w:tcPr>
            <w:tcW w:w="6804" w:type="dxa"/>
          </w:tcPr>
          <w:p w:rsidR="000E46A1" w:rsidRDefault="000E46A1" w:rsidP="000E46A1">
            <w:pPr>
              <w:pStyle w:val="Table-Text"/>
            </w:pPr>
            <w:r>
              <w:t>The id of the zone whose details you want to retrieve</w:t>
            </w:r>
          </w:p>
        </w:tc>
      </w:tr>
    </w:tbl>
    <w:p w:rsidR="000E46A1" w:rsidRDefault="000E46A1" w:rsidP="000E46A1">
      <w:pPr>
        <w:pStyle w:val="FakeHeading4"/>
      </w:pPr>
      <w:r>
        <w:t>Query Parameters</w:t>
      </w:r>
    </w:p>
    <w:p w:rsidR="00DB240D" w:rsidRPr="002E186D" w:rsidRDefault="00DB240D" w:rsidP="00DB240D">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992"/>
        <w:gridCol w:w="709"/>
        <w:gridCol w:w="5386"/>
      </w:tblGrid>
      <w:tr w:rsidR="00DB240D" w:rsidRPr="00CC22F1" w:rsidTr="0038262C">
        <w:trPr>
          <w:tblHeader w:val="0"/>
        </w:trPr>
        <w:tc>
          <w:tcPr>
            <w:tcW w:w="1560" w:type="dxa"/>
            <w:shd w:val="clear" w:color="auto" w:fill="BFBFBF" w:themeFill="background1" w:themeFillShade="BF"/>
          </w:tcPr>
          <w:p w:rsidR="00DB240D" w:rsidRPr="00750051" w:rsidRDefault="00DB240D" w:rsidP="0038262C">
            <w:pPr>
              <w:pStyle w:val="Table-Header"/>
            </w:pPr>
            <w:r>
              <w:t>Parameter Name</w:t>
            </w:r>
          </w:p>
        </w:tc>
        <w:tc>
          <w:tcPr>
            <w:tcW w:w="992" w:type="dxa"/>
            <w:shd w:val="clear" w:color="auto" w:fill="BFBFBF" w:themeFill="background1" w:themeFillShade="BF"/>
          </w:tcPr>
          <w:p w:rsidR="00DB240D" w:rsidRDefault="00DB240D" w:rsidP="0038262C">
            <w:pPr>
              <w:pStyle w:val="Table-Header"/>
            </w:pPr>
            <w:r>
              <w:t>Optional</w:t>
            </w:r>
          </w:p>
        </w:tc>
        <w:tc>
          <w:tcPr>
            <w:tcW w:w="709" w:type="dxa"/>
            <w:shd w:val="clear" w:color="auto" w:fill="BFBFBF" w:themeFill="background1" w:themeFillShade="BF"/>
          </w:tcPr>
          <w:p w:rsidR="00DB240D" w:rsidRDefault="00DB240D" w:rsidP="0038262C">
            <w:pPr>
              <w:pStyle w:val="Table-Header"/>
            </w:pPr>
            <w:r>
              <w:t>Type</w:t>
            </w:r>
          </w:p>
        </w:tc>
        <w:tc>
          <w:tcPr>
            <w:tcW w:w="5386" w:type="dxa"/>
            <w:shd w:val="clear" w:color="auto" w:fill="BFBFBF" w:themeFill="background1" w:themeFillShade="BF"/>
          </w:tcPr>
          <w:p w:rsidR="00DB240D" w:rsidRDefault="00DB240D" w:rsidP="0038262C">
            <w:pPr>
              <w:pStyle w:val="Table-Header"/>
            </w:pPr>
            <w:r>
              <w:t>Description</w:t>
            </w:r>
          </w:p>
        </w:tc>
      </w:tr>
      <w:tr w:rsidR="00DB240D" w:rsidRPr="00CC22F1" w:rsidTr="0038262C">
        <w:trPr>
          <w:trHeight w:val="113"/>
          <w:tblHeader w:val="0"/>
        </w:trPr>
        <w:tc>
          <w:tcPr>
            <w:tcW w:w="1560" w:type="dxa"/>
          </w:tcPr>
          <w:p w:rsidR="00DB240D" w:rsidRDefault="00DB240D" w:rsidP="0038262C">
            <w:pPr>
              <w:pStyle w:val="Table-Text"/>
            </w:pPr>
            <w:r w:rsidRPr="008952EF">
              <w:t>rdataFormat</w:t>
            </w:r>
          </w:p>
        </w:tc>
        <w:tc>
          <w:tcPr>
            <w:tcW w:w="992" w:type="dxa"/>
          </w:tcPr>
          <w:p w:rsidR="00DB240D" w:rsidRDefault="00DB240D" w:rsidP="0038262C">
            <w:pPr>
              <w:pStyle w:val="Table-Text"/>
            </w:pPr>
            <w:r>
              <w:t>Yes</w:t>
            </w:r>
          </w:p>
        </w:tc>
        <w:tc>
          <w:tcPr>
            <w:tcW w:w="709" w:type="dxa"/>
          </w:tcPr>
          <w:p w:rsidR="00DB240D" w:rsidRDefault="00DB240D" w:rsidP="0038262C">
            <w:pPr>
              <w:pStyle w:val="Table-Text"/>
            </w:pPr>
            <w:r>
              <w:t>string</w:t>
            </w:r>
          </w:p>
        </w:tc>
        <w:tc>
          <w:tcPr>
            <w:tcW w:w="5386" w:type="dxa"/>
          </w:tcPr>
          <w:p w:rsidR="00DB240D" w:rsidRDefault="002D5B4F" w:rsidP="00CB3AB5">
            <w:pPr>
              <w:pStyle w:val="Table-Text"/>
            </w:pPr>
            <w:r>
              <w:t xml:space="preserve">If “raw”, all the type-specific RData fields of each resource record will be returned in a single </w:t>
            </w:r>
            <w:del w:id="249" w:author="Arnaud Dumont" w:date="2014-02-20T11:16:00Z">
              <w:r w:rsidDel="006629D3">
                <w:delText xml:space="preserve"> </w:delText>
              </w:r>
            </w:del>
            <w:r>
              <w:t>string “rdata” field that is as the resource record would be entered into a BIND compati</w:t>
            </w:r>
            <w:del w:id="250" w:author="Arnaud Dumont" w:date="2014-02-20T11:39:00Z">
              <w:r w:rsidDel="00CB3AB5">
                <w:delText>a</w:delText>
              </w:r>
            </w:del>
            <w:r>
              <w:t>ble zone file. Any other value for this parameter (or the absence of this parameter) will return resource records in their type specific format as described below.</w:t>
            </w:r>
          </w:p>
        </w:tc>
      </w:tr>
    </w:tbl>
    <w:p w:rsidR="000E46A1" w:rsidRDefault="000E46A1" w:rsidP="000E46A1">
      <w:pPr>
        <w:pStyle w:val="FakeHeading4"/>
      </w:pPr>
      <w:r>
        <w:t>Request Headers</w:t>
      </w:r>
    </w:p>
    <w:p w:rsidR="000E46A1" w:rsidRDefault="000E46A1" w:rsidP="000E46A1">
      <w:r w:rsidRPr="000E46A1">
        <w:t xml:space="preserve">Only the standard request headers described in section </w:t>
      </w:r>
      <w:r>
        <w:t>2.6</w:t>
      </w:r>
      <w:r w:rsidRPr="000E46A1">
        <w:t xml:space="preserve"> are supported</w:t>
      </w:r>
      <w:r>
        <w:t>.</w:t>
      </w:r>
    </w:p>
    <w:p w:rsidR="000E46A1" w:rsidRDefault="000E46A1" w:rsidP="000E46A1">
      <w:pPr>
        <w:pStyle w:val="FakeHeading4"/>
      </w:pPr>
      <w:r>
        <w:t>Request Body</w:t>
      </w:r>
    </w:p>
    <w:p w:rsidR="000E46A1" w:rsidRDefault="000E46A1" w:rsidP="000E46A1">
      <w:r w:rsidRPr="000E46A1">
        <w:t>Not allowed for this command</w:t>
      </w:r>
      <w:r>
        <w:t>.</w:t>
      </w:r>
    </w:p>
    <w:p w:rsidR="000E46A1" w:rsidRDefault="000E46A1" w:rsidP="000E46A1">
      <w:pPr>
        <w:pStyle w:val="Heading3"/>
      </w:pPr>
      <w:r>
        <w:lastRenderedPageBreak/>
        <w:t>Response</w:t>
      </w:r>
    </w:p>
    <w:p w:rsidR="000E46A1" w:rsidRDefault="000E46A1" w:rsidP="000E46A1">
      <w:r w:rsidRPr="000E46A1">
        <w:t>The response will include a status code, response headers and in some case a response body encoded according to the relevant header.</w:t>
      </w:r>
    </w:p>
    <w:p w:rsidR="000E46A1" w:rsidRDefault="000E46A1" w:rsidP="000E46A1">
      <w:pPr>
        <w:pStyle w:val="FakeHeading4"/>
      </w:pPr>
      <w:r>
        <w:t>Status Code</w:t>
      </w:r>
    </w:p>
    <w:p w:rsidR="000E46A1" w:rsidRDefault="000E46A1" w:rsidP="000E46A1">
      <w:r w:rsidRPr="000E46A1">
        <w:t>On success this command will return http status code 200 (OK).</w:t>
      </w:r>
    </w:p>
    <w:p w:rsidR="000E46A1" w:rsidRDefault="000E46A1" w:rsidP="000E46A1">
      <w:pPr>
        <w:pStyle w:val="FakeHeading4"/>
      </w:pPr>
      <w:r>
        <w:t>Response Headers</w:t>
      </w:r>
    </w:p>
    <w:p w:rsidR="000E46A1" w:rsidRDefault="000E46A1" w:rsidP="000E46A1">
      <w:r w:rsidRPr="000E46A1">
        <w:t xml:space="preserve">Only the standard response headers described in section </w:t>
      </w:r>
      <w:r>
        <w:t>2.7</w:t>
      </w:r>
      <w:r w:rsidRPr="000E46A1">
        <w:t xml:space="preserve"> are returned.</w:t>
      </w:r>
    </w:p>
    <w:p w:rsidR="000E46A1" w:rsidRDefault="000E46A1" w:rsidP="000E46A1">
      <w:pPr>
        <w:pStyle w:val="FakeHeading4"/>
      </w:pPr>
      <w:r>
        <w:t>Response Body</w:t>
      </w:r>
    </w:p>
    <w:p w:rsidR="000E46A1" w:rsidRDefault="000E46A1" w:rsidP="000E46A1">
      <w:r w:rsidRPr="000E46A1">
        <w:t>A JSON representation of the zone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0E46A1" w:rsidTr="00B26960">
        <w:trPr>
          <w:tblHeader w:val="0"/>
        </w:trPr>
        <w:tc>
          <w:tcPr>
            <w:tcW w:w="2965" w:type="dxa"/>
            <w:shd w:val="clear" w:color="auto" w:fill="BFBFBF" w:themeFill="background1" w:themeFillShade="BF"/>
          </w:tcPr>
          <w:p w:rsidR="000E46A1" w:rsidRPr="00750051" w:rsidRDefault="000E46A1" w:rsidP="00B26960">
            <w:pPr>
              <w:pStyle w:val="Table-Header"/>
            </w:pPr>
            <w:r>
              <w:t>Field Name</w:t>
            </w:r>
          </w:p>
        </w:tc>
        <w:tc>
          <w:tcPr>
            <w:tcW w:w="2175" w:type="dxa"/>
            <w:shd w:val="clear" w:color="auto" w:fill="BFBFBF" w:themeFill="background1" w:themeFillShade="BF"/>
          </w:tcPr>
          <w:p w:rsidR="000E46A1" w:rsidRDefault="000E46A1" w:rsidP="00B26960">
            <w:pPr>
              <w:pStyle w:val="Table-Header"/>
            </w:pPr>
            <w:r>
              <w:t>Type</w:t>
            </w:r>
          </w:p>
        </w:tc>
        <w:tc>
          <w:tcPr>
            <w:tcW w:w="3507" w:type="dxa"/>
            <w:shd w:val="clear" w:color="auto" w:fill="BFBFBF" w:themeFill="background1" w:themeFillShade="BF"/>
          </w:tcPr>
          <w:p w:rsidR="000E46A1" w:rsidRDefault="000E46A1" w:rsidP="00B26960">
            <w:pPr>
              <w:pStyle w:val="Table-Header"/>
            </w:pPr>
            <w:r>
              <w:t>Description</w:t>
            </w:r>
          </w:p>
        </w:tc>
      </w:tr>
      <w:tr w:rsidR="000E46A1" w:rsidTr="00B26960">
        <w:trPr>
          <w:trHeight w:val="113"/>
          <w:tblHeader w:val="0"/>
        </w:trPr>
        <w:tc>
          <w:tcPr>
            <w:tcW w:w="2965" w:type="dxa"/>
          </w:tcPr>
          <w:p w:rsidR="000E46A1" w:rsidRDefault="000E46A1" w:rsidP="000E46A1">
            <w:pPr>
              <w:pStyle w:val="Table-Text"/>
            </w:pPr>
            <w:r>
              <w:t>@uri</w:t>
            </w:r>
          </w:p>
        </w:tc>
        <w:tc>
          <w:tcPr>
            <w:tcW w:w="2175" w:type="dxa"/>
          </w:tcPr>
          <w:p w:rsidR="000E46A1" w:rsidRDefault="000E46A1" w:rsidP="000E46A1">
            <w:pPr>
              <w:pStyle w:val="Table-Text"/>
            </w:pPr>
            <w:r>
              <w:t>string</w:t>
            </w:r>
          </w:p>
        </w:tc>
        <w:tc>
          <w:tcPr>
            <w:tcW w:w="3507" w:type="dxa"/>
          </w:tcPr>
          <w:p w:rsidR="000E46A1" w:rsidRDefault="000E46A1" w:rsidP="00117D02">
            <w:pPr>
              <w:pStyle w:val="Table-Text"/>
            </w:pPr>
            <w:r>
              <w:t xml:space="preserve">The </w:t>
            </w:r>
            <w:r w:rsidR="00841E28">
              <w:t>URI</w:t>
            </w:r>
            <w:r>
              <w:t xml:space="preserve"> that can be used to obtain information about this object</w:t>
            </w:r>
          </w:p>
        </w:tc>
      </w:tr>
      <w:tr w:rsidR="000E46A1" w:rsidTr="00B26960">
        <w:trPr>
          <w:trHeight w:val="113"/>
          <w:tblHeader w:val="0"/>
        </w:trPr>
        <w:tc>
          <w:tcPr>
            <w:tcW w:w="2965" w:type="dxa"/>
          </w:tcPr>
          <w:p w:rsidR="000E46A1" w:rsidRDefault="000E46A1" w:rsidP="000E46A1">
            <w:pPr>
              <w:pStyle w:val="Table-Text"/>
            </w:pPr>
            <w:r>
              <w:t>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object</w:t>
            </w:r>
          </w:p>
        </w:tc>
      </w:tr>
      <w:tr w:rsidR="000E46A1" w:rsidTr="00B26960">
        <w:trPr>
          <w:trHeight w:val="113"/>
          <w:tblHeader w:val="0"/>
        </w:trPr>
        <w:tc>
          <w:tcPr>
            <w:tcW w:w="2965" w:type="dxa"/>
          </w:tcPr>
          <w:p w:rsidR="000E46A1" w:rsidRDefault="000E46A1" w:rsidP="000E46A1">
            <w:pPr>
              <w:pStyle w:val="Table-Text"/>
            </w:pPr>
            <w:r>
              <w:t>version</w:t>
            </w:r>
          </w:p>
        </w:tc>
        <w:tc>
          <w:tcPr>
            <w:tcW w:w="2175" w:type="dxa"/>
          </w:tcPr>
          <w:p w:rsidR="000E46A1" w:rsidRDefault="000E46A1" w:rsidP="000E46A1">
            <w:pPr>
              <w:pStyle w:val="Table-Text"/>
            </w:pPr>
            <w:r>
              <w:t>integer</w:t>
            </w:r>
          </w:p>
        </w:tc>
        <w:tc>
          <w:tcPr>
            <w:tcW w:w="3507" w:type="dxa"/>
          </w:tcPr>
          <w:p w:rsidR="000E46A1" w:rsidRDefault="00117D02" w:rsidP="000E46A1">
            <w:pPr>
              <w:pStyle w:val="Table-Text"/>
            </w:pPr>
            <w:r>
              <w:t>The current version of the object. This should be sent back to the server with any update commands for this object to ensure that concurrent modifications errors do not occur</w:t>
            </w:r>
          </w:p>
        </w:tc>
      </w:tr>
      <w:tr w:rsidR="000E46A1" w:rsidTr="00B26960">
        <w:trPr>
          <w:trHeight w:val="113"/>
          <w:tblHeader w:val="0"/>
        </w:trPr>
        <w:tc>
          <w:tcPr>
            <w:tcW w:w="2965" w:type="dxa"/>
          </w:tcPr>
          <w:p w:rsidR="000E46A1" w:rsidRDefault="000E46A1" w:rsidP="000E46A1">
            <w:pPr>
              <w:pStyle w:val="Table-Text"/>
            </w:pPr>
            <w:r>
              <w:t>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zone</w:t>
            </w:r>
          </w:p>
        </w:tc>
      </w:tr>
      <w:tr w:rsidR="000E46A1" w:rsidTr="00B26960">
        <w:trPr>
          <w:trHeight w:val="113"/>
          <w:tblHeader w:val="0"/>
        </w:trPr>
        <w:tc>
          <w:tcPr>
            <w:tcW w:w="2965" w:type="dxa"/>
          </w:tcPr>
          <w:p w:rsidR="000E46A1" w:rsidRDefault="000E46A1" w:rsidP="000E46A1">
            <w:pPr>
              <w:pStyle w:val="Table-Text"/>
            </w:pPr>
            <w:r>
              <w:t>serial</w:t>
            </w:r>
          </w:p>
        </w:tc>
        <w:tc>
          <w:tcPr>
            <w:tcW w:w="2175" w:type="dxa"/>
          </w:tcPr>
          <w:p w:rsidR="000E46A1" w:rsidRDefault="000E46A1" w:rsidP="000E46A1">
            <w:pPr>
              <w:pStyle w:val="Table-Text"/>
            </w:pPr>
            <w:r>
              <w:t>integer</w:t>
            </w:r>
          </w:p>
        </w:tc>
        <w:tc>
          <w:tcPr>
            <w:tcW w:w="3507" w:type="dxa"/>
          </w:tcPr>
          <w:p w:rsidR="000E46A1" w:rsidRDefault="000E46A1" w:rsidP="000E46A1">
            <w:pPr>
              <w:pStyle w:val="Table-Text"/>
            </w:pPr>
            <w:r>
              <w:t>The serial number of the zone</w:t>
            </w:r>
          </w:p>
        </w:tc>
      </w:tr>
      <w:tr w:rsidR="000E46A1" w:rsidTr="00B26960">
        <w:trPr>
          <w:trHeight w:val="113"/>
          <w:tblHeader w:val="0"/>
        </w:trPr>
        <w:tc>
          <w:tcPr>
            <w:tcW w:w="2965" w:type="dxa"/>
          </w:tcPr>
          <w:p w:rsidR="000E46A1" w:rsidRDefault="000E46A1" w:rsidP="000E46A1">
            <w:pPr>
              <w:pStyle w:val="Table-Text"/>
            </w:pPr>
            <w:r>
              <w:t>brandedNameServers</w:t>
            </w:r>
          </w:p>
        </w:tc>
        <w:tc>
          <w:tcPr>
            <w:tcW w:w="2175" w:type="dxa"/>
          </w:tcPr>
          <w:p w:rsidR="000E46A1" w:rsidRDefault="000E46A1" w:rsidP="000E46A1">
            <w:pPr>
              <w:pStyle w:val="Table-Text"/>
            </w:pPr>
            <w:r>
              <w:t>boolean</w:t>
            </w:r>
          </w:p>
        </w:tc>
        <w:tc>
          <w:tcPr>
            <w:tcW w:w="3507" w:type="dxa"/>
          </w:tcPr>
          <w:p w:rsidR="000E46A1" w:rsidRDefault="000E46A1" w:rsidP="000E46A1">
            <w:pPr>
              <w:pStyle w:val="Table-Text"/>
            </w:pPr>
            <w:r>
              <w:t>Indicates if the zone is using the branded name server feature or not</w:t>
            </w:r>
          </w:p>
        </w:tc>
      </w:tr>
      <w:tr w:rsidR="000E46A1" w:rsidTr="00B26960">
        <w:trPr>
          <w:trHeight w:val="113"/>
          <w:tblHeader w:val="0"/>
        </w:trPr>
        <w:tc>
          <w:tcPr>
            <w:tcW w:w="2965" w:type="dxa"/>
          </w:tcPr>
          <w:p w:rsidR="000E46A1" w:rsidRDefault="000E46A1" w:rsidP="000E46A1">
            <w:pPr>
              <w:pStyle w:val="Table-Text"/>
            </w:pPr>
            <w:r>
              <w:t>dnssecSigned</w:t>
            </w:r>
          </w:p>
        </w:tc>
        <w:tc>
          <w:tcPr>
            <w:tcW w:w="2175" w:type="dxa"/>
          </w:tcPr>
          <w:p w:rsidR="000E46A1" w:rsidRDefault="000E46A1" w:rsidP="000E46A1">
            <w:pPr>
              <w:pStyle w:val="Table-Text"/>
            </w:pPr>
            <w:r>
              <w:t>boolean</w:t>
            </w:r>
          </w:p>
        </w:tc>
        <w:tc>
          <w:tcPr>
            <w:tcW w:w="3507" w:type="dxa"/>
          </w:tcPr>
          <w:p w:rsidR="000E46A1" w:rsidRDefault="000E46A1" w:rsidP="000E46A1">
            <w:pPr>
              <w:pStyle w:val="Table-Text"/>
            </w:pPr>
            <w:r>
              <w:t>Indicates if the zone is using the DNSSEC signing feature or not</w:t>
            </w:r>
          </w:p>
        </w:tc>
      </w:tr>
      <w:tr w:rsidR="00BD038E" w:rsidTr="00B26960">
        <w:trPr>
          <w:trHeight w:val="113"/>
          <w:tblHeader w:val="0"/>
          <w:ins w:id="251" w:author="Arnaud Dumont" w:date="2014-02-11T13:48:00Z"/>
        </w:trPr>
        <w:tc>
          <w:tcPr>
            <w:tcW w:w="2965" w:type="dxa"/>
          </w:tcPr>
          <w:p w:rsidR="00BD038E" w:rsidRDefault="00BD038E" w:rsidP="000E46A1">
            <w:pPr>
              <w:pStyle w:val="Table-Text"/>
              <w:rPr>
                <w:ins w:id="252" w:author="Arnaud Dumont" w:date="2014-02-11T13:48:00Z"/>
              </w:rPr>
            </w:pPr>
            <w:ins w:id="253" w:author="Arnaud Dumont" w:date="2014-02-11T13:49:00Z">
              <w:r w:rsidRPr="00BD038E">
                <w:t>zskRollOverState</w:t>
              </w:r>
            </w:ins>
          </w:p>
        </w:tc>
        <w:tc>
          <w:tcPr>
            <w:tcW w:w="2175" w:type="dxa"/>
          </w:tcPr>
          <w:p w:rsidR="00BD038E" w:rsidRDefault="00BD038E" w:rsidP="000E46A1">
            <w:pPr>
              <w:pStyle w:val="Table-Text"/>
              <w:rPr>
                <w:ins w:id="254" w:author="Arnaud Dumont" w:date="2014-02-11T13:48:00Z"/>
              </w:rPr>
            </w:pPr>
            <w:ins w:id="255" w:author="Arnaud Dumont" w:date="2014-02-11T13:49:00Z">
              <w:r>
                <w:t>string</w:t>
              </w:r>
            </w:ins>
          </w:p>
        </w:tc>
        <w:tc>
          <w:tcPr>
            <w:tcW w:w="3507" w:type="dxa"/>
          </w:tcPr>
          <w:p w:rsidR="00BD038E" w:rsidRDefault="00BD038E" w:rsidP="00D279A5">
            <w:pPr>
              <w:pStyle w:val="Table-Text"/>
              <w:rPr>
                <w:ins w:id="256" w:author="Arnaud Dumont" w:date="2014-02-11T13:48:00Z"/>
              </w:rPr>
            </w:pPr>
            <w:ins w:id="257" w:author="Arnaud Dumont" w:date="2014-02-11T13:49:00Z">
              <w:r>
                <w:t xml:space="preserve">The </w:t>
              </w:r>
              <w:r w:rsidRPr="00BD038E">
                <w:t>state of the zone in the ZSK roll over process</w:t>
              </w:r>
            </w:ins>
            <w:ins w:id="258" w:author="Arnaud Dumont" w:date="2014-02-11T13:52:00Z">
              <w:r w:rsidR="00D279A5">
                <w:t>, if the zone is DNSSEC-signed. This</w:t>
              </w:r>
            </w:ins>
            <w:ins w:id="259" w:author="Arnaud Dumont" w:date="2014-02-11T13:49:00Z">
              <w:r>
                <w:t xml:space="preserve"> enables</w:t>
              </w:r>
              <w:r w:rsidRPr="00BD038E">
                <w:t xml:space="preserve"> the zone's Zone Signing Keys to be replaced after a certain period of time</w:t>
              </w:r>
            </w:ins>
            <w:ins w:id="260" w:author="Arnaud Dumont" w:date="2014-02-11T13:52:00Z">
              <w:r w:rsidR="00D279A5">
                <w:t>, for security purpose</w:t>
              </w:r>
            </w:ins>
          </w:p>
        </w:tc>
      </w:tr>
      <w:tr w:rsidR="00961B66" w:rsidTr="00B26960">
        <w:trPr>
          <w:trHeight w:val="113"/>
          <w:tblHeader w:val="0"/>
          <w:ins w:id="261" w:author="Arnaud Dumont" w:date="2014-06-04T15:33:00Z"/>
        </w:trPr>
        <w:tc>
          <w:tcPr>
            <w:tcW w:w="2965" w:type="dxa"/>
          </w:tcPr>
          <w:p w:rsidR="00961B66" w:rsidRPr="00BD038E" w:rsidRDefault="00961B66" w:rsidP="000E46A1">
            <w:pPr>
              <w:pStyle w:val="Table-Text"/>
              <w:rPr>
                <w:ins w:id="262" w:author="Arnaud Dumont" w:date="2014-06-04T15:33:00Z"/>
              </w:rPr>
            </w:pPr>
            <w:ins w:id="263" w:author="Arnaud Dumont" w:date="2014-06-04T15:33:00Z">
              <w:r w:rsidRPr="00961B66">
                <w:t>pendingOperation</w:t>
              </w:r>
            </w:ins>
          </w:p>
        </w:tc>
        <w:tc>
          <w:tcPr>
            <w:tcW w:w="2175" w:type="dxa"/>
          </w:tcPr>
          <w:p w:rsidR="00961B66" w:rsidRDefault="00961B66" w:rsidP="000E46A1">
            <w:pPr>
              <w:pStyle w:val="Table-Text"/>
              <w:rPr>
                <w:ins w:id="264" w:author="Arnaud Dumont" w:date="2014-06-04T15:33:00Z"/>
              </w:rPr>
            </w:pPr>
            <w:ins w:id="265" w:author="Arnaud Dumont" w:date="2014-06-04T15:33:00Z">
              <w:r>
                <w:t>string</w:t>
              </w:r>
            </w:ins>
          </w:p>
        </w:tc>
        <w:tc>
          <w:tcPr>
            <w:tcW w:w="3507" w:type="dxa"/>
          </w:tcPr>
          <w:p w:rsidR="00961B66" w:rsidRDefault="00961B66" w:rsidP="00D279A5">
            <w:pPr>
              <w:pStyle w:val="Table-Text"/>
              <w:rPr>
                <w:ins w:id="266" w:author="Arnaud Dumont" w:date="2014-06-04T15:33:00Z"/>
              </w:rPr>
            </w:pPr>
            <w:ins w:id="267" w:author="Arnaud Dumont" w:date="2014-06-04T15:33:00Z">
              <w:r w:rsidRPr="00961B66">
                <w:t>The pending operation that will soon be actioned on the zone ('zoneSigning', 'zoneUnSigning' or 'delete'), or 'none'</w:t>
              </w:r>
            </w:ins>
          </w:p>
        </w:tc>
      </w:tr>
      <w:tr w:rsidR="00961B66" w:rsidTr="00B26960">
        <w:trPr>
          <w:trHeight w:val="113"/>
          <w:tblHeader w:val="0"/>
          <w:ins w:id="268" w:author="Arnaud Dumont" w:date="2014-06-04T15:33:00Z"/>
        </w:trPr>
        <w:tc>
          <w:tcPr>
            <w:tcW w:w="2965" w:type="dxa"/>
          </w:tcPr>
          <w:p w:rsidR="00961B66" w:rsidRPr="00BD038E" w:rsidRDefault="00961B66" w:rsidP="000E46A1">
            <w:pPr>
              <w:pStyle w:val="Table-Text"/>
              <w:rPr>
                <w:ins w:id="269" w:author="Arnaud Dumont" w:date="2014-06-04T15:33:00Z"/>
              </w:rPr>
            </w:pPr>
            <w:ins w:id="270" w:author="Arnaud Dumont" w:date="2014-06-04T15:33:00Z">
              <w:r w:rsidRPr="00961B66">
                <w:t>lastPublishDate</w:t>
              </w:r>
            </w:ins>
          </w:p>
        </w:tc>
        <w:tc>
          <w:tcPr>
            <w:tcW w:w="2175" w:type="dxa"/>
          </w:tcPr>
          <w:p w:rsidR="00961B66" w:rsidRDefault="00961B66" w:rsidP="000E46A1">
            <w:pPr>
              <w:pStyle w:val="Table-Text"/>
              <w:rPr>
                <w:ins w:id="271" w:author="Arnaud Dumont" w:date="2014-06-04T15:33:00Z"/>
              </w:rPr>
            </w:pPr>
            <w:ins w:id="272" w:author="Arnaud Dumont" w:date="2014-06-04T15:33:00Z">
              <w:r>
                <w:t>timestamp</w:t>
              </w:r>
            </w:ins>
          </w:p>
        </w:tc>
        <w:tc>
          <w:tcPr>
            <w:tcW w:w="3507" w:type="dxa"/>
          </w:tcPr>
          <w:p w:rsidR="00961B66" w:rsidRDefault="00961B66" w:rsidP="00D279A5">
            <w:pPr>
              <w:pStyle w:val="Table-Text"/>
              <w:rPr>
                <w:ins w:id="273" w:author="Arnaud Dumont" w:date="2014-06-04T15:33:00Z"/>
              </w:rPr>
            </w:pPr>
            <w:ins w:id="274" w:author="Arnaud Dumont" w:date="2014-06-04T15:34:00Z">
              <w:r w:rsidRPr="00961B66">
                <w:t>The last time the zone was published on the DNS anycast cloud</w:t>
              </w:r>
            </w:ins>
          </w:p>
        </w:tc>
      </w:tr>
      <w:tr w:rsidR="000E46A1" w:rsidTr="00B26960">
        <w:trPr>
          <w:trHeight w:val="113"/>
          <w:tblHeader w:val="0"/>
        </w:trPr>
        <w:tc>
          <w:tcPr>
            <w:tcW w:w="2965" w:type="dxa"/>
          </w:tcPr>
          <w:p w:rsidR="000E46A1" w:rsidRDefault="000E46A1" w:rsidP="000E46A1">
            <w:pPr>
              <w:pStyle w:val="Table-Text"/>
            </w:pPr>
            <w:r>
              <w:t>group</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zone grouping code</w:t>
            </w:r>
          </w:p>
        </w:tc>
      </w:tr>
      <w:tr w:rsidR="000E46A1" w:rsidTr="00B26960">
        <w:trPr>
          <w:trHeight w:val="113"/>
          <w:tblHeader w:val="0"/>
        </w:trPr>
        <w:tc>
          <w:tcPr>
            <w:tcW w:w="2965" w:type="dxa"/>
          </w:tcPr>
          <w:p w:rsidR="000E46A1" w:rsidRDefault="000E46A1" w:rsidP="000E46A1">
            <w:pPr>
              <w:pStyle w:val="Table-Text"/>
            </w:pPr>
            <w:r>
              <w:t>nameServerSetId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name server set associated with this zone</w:t>
            </w:r>
          </w:p>
        </w:tc>
      </w:tr>
      <w:tr w:rsidR="000E46A1" w:rsidTr="00B26960">
        <w:trPr>
          <w:trHeight w:val="113"/>
          <w:tblHeader w:val="0"/>
        </w:trPr>
        <w:tc>
          <w:tcPr>
            <w:tcW w:w="2965" w:type="dxa"/>
          </w:tcPr>
          <w:p w:rsidR="000E46A1" w:rsidRDefault="000E46A1" w:rsidP="000E46A1">
            <w:pPr>
              <w:pStyle w:val="Table-Text"/>
            </w:pPr>
            <w:r>
              <w:t>nameServerSetName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associated name server set</w:t>
            </w:r>
          </w:p>
        </w:tc>
      </w:tr>
      <w:tr w:rsidR="000E46A1" w:rsidTr="00B26960">
        <w:trPr>
          <w:trHeight w:val="113"/>
          <w:tblHeader w:val="0"/>
        </w:trPr>
        <w:tc>
          <w:tcPr>
            <w:tcW w:w="2965" w:type="dxa"/>
          </w:tcPr>
          <w:p w:rsidR="000E46A1" w:rsidRDefault="000E46A1" w:rsidP="000E46A1">
            <w:pPr>
              <w:pStyle w:val="Table-Text"/>
            </w:pPr>
            <w:r>
              <w:t>nameServerInterfaceSetId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name server interface set associated with the zone</w:t>
            </w:r>
          </w:p>
        </w:tc>
      </w:tr>
      <w:tr w:rsidR="000E46A1" w:rsidTr="00B26960">
        <w:trPr>
          <w:trHeight w:val="113"/>
          <w:tblHeader w:val="0"/>
        </w:trPr>
        <w:tc>
          <w:tcPr>
            <w:tcW w:w="2965" w:type="dxa"/>
          </w:tcPr>
          <w:p w:rsidR="000E46A1" w:rsidRDefault="000E46A1" w:rsidP="000E46A1">
            <w:pPr>
              <w:pStyle w:val="Table-Text"/>
            </w:pPr>
            <w:r>
              <w:t>nameServerInterfaceSetName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associated name server interface set</w:t>
            </w:r>
          </w:p>
        </w:tc>
      </w:tr>
      <w:tr w:rsidR="000E46A1" w:rsidTr="00B26960">
        <w:trPr>
          <w:trHeight w:val="113"/>
          <w:tblHeader w:val="0"/>
        </w:trPr>
        <w:tc>
          <w:tcPr>
            <w:tcW w:w="2965" w:type="dxa"/>
          </w:tcPr>
          <w:p w:rsidR="000E46A1" w:rsidRDefault="000E46A1" w:rsidP="000E46A1">
            <w:pPr>
              <w:pStyle w:val="Table-Text"/>
            </w:pPr>
            <w:r>
              <w:lastRenderedPageBreak/>
              <w:t>planId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plan that the zone is currently on</w:t>
            </w:r>
          </w:p>
        </w:tc>
      </w:tr>
      <w:tr w:rsidR="000E46A1" w:rsidTr="00B26960">
        <w:trPr>
          <w:trHeight w:val="113"/>
          <w:tblHeader w:val="0"/>
        </w:trPr>
        <w:tc>
          <w:tcPr>
            <w:tcW w:w="2965" w:type="dxa"/>
          </w:tcPr>
          <w:p w:rsidR="000E46A1" w:rsidRDefault="000E46A1" w:rsidP="000E46A1">
            <w:pPr>
              <w:pStyle w:val="Table-Text"/>
            </w:pPr>
            <w:r>
              <w:t>planName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plan that the zone is currently on</w:t>
            </w:r>
          </w:p>
        </w:tc>
      </w:tr>
      <w:tr w:rsidR="000E46A1" w:rsidTr="00B26960">
        <w:trPr>
          <w:trHeight w:val="113"/>
          <w:tblHeader w:val="0"/>
        </w:trPr>
        <w:tc>
          <w:tcPr>
            <w:tcW w:w="2965" w:type="dxa"/>
          </w:tcPr>
          <w:p w:rsidR="000E46A1" w:rsidRDefault="000E46A1" w:rsidP="000E46A1">
            <w:pPr>
              <w:pStyle w:val="Table-Text"/>
            </w:pPr>
            <w:r>
              <w:t>sponsorAccountId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account which sponsors or ‘owns’ the zone</w:t>
            </w:r>
          </w:p>
        </w:tc>
      </w:tr>
      <w:tr w:rsidR="000E46A1" w:rsidTr="00B26960">
        <w:trPr>
          <w:trHeight w:val="113"/>
          <w:tblHeader w:val="0"/>
        </w:trPr>
        <w:tc>
          <w:tcPr>
            <w:tcW w:w="2965" w:type="dxa"/>
          </w:tcPr>
          <w:p w:rsidR="000E46A1" w:rsidRDefault="000E46A1" w:rsidP="000E46A1">
            <w:pPr>
              <w:pStyle w:val="Table-Text"/>
            </w:pPr>
            <w:r>
              <w:t>sponsorAccountIdentifier</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identifier of the account which sponsors the zone</w:t>
            </w:r>
          </w:p>
        </w:tc>
      </w:tr>
      <w:tr w:rsidR="00AF6C94" w:rsidTr="00B26960">
        <w:trPr>
          <w:trHeight w:val="113"/>
          <w:tblHeader w:val="0"/>
        </w:trPr>
        <w:tc>
          <w:tcPr>
            <w:tcW w:w="2965" w:type="dxa"/>
          </w:tcPr>
          <w:p w:rsidR="00AF6C94" w:rsidRDefault="00AF6C94" w:rsidP="000E46A1">
            <w:pPr>
              <w:pStyle w:val="Table-Text"/>
            </w:pPr>
            <w:r w:rsidRPr="00AF6C94">
              <w:t>delegationResourceRecords</w:t>
            </w:r>
          </w:p>
        </w:tc>
        <w:tc>
          <w:tcPr>
            <w:tcW w:w="2175" w:type="dxa"/>
          </w:tcPr>
          <w:p w:rsidR="00AF6C94" w:rsidRDefault="00AF6C94" w:rsidP="000E46A1">
            <w:pPr>
              <w:pStyle w:val="Table-Text"/>
            </w:pPr>
            <w:r>
              <w:t>ResourceRecord[]</w:t>
            </w:r>
          </w:p>
        </w:tc>
        <w:tc>
          <w:tcPr>
            <w:tcW w:w="3507" w:type="dxa"/>
          </w:tcPr>
          <w:p w:rsidR="00AF6C94" w:rsidRDefault="002D5B4F" w:rsidP="00AF6C94">
            <w:pPr>
              <w:pStyle w:val="Table-Text"/>
            </w:pPr>
            <w:r>
              <w:t>The list of the resource records that are to be provide</w:t>
            </w:r>
            <w:ins w:id="275" w:author="Arnaud Dumont" w:date="2014-02-11T13:50:00Z">
              <w:r w:rsidR="00BD038E">
                <w:t>d</w:t>
              </w:r>
            </w:ins>
            <w:r>
              <w:t xml:space="preserve"> to the parent zone for the child zone delegation. This is typically the NS records and any required glue records</w:t>
            </w:r>
          </w:p>
        </w:tc>
      </w:tr>
      <w:tr w:rsidR="000E46A1" w:rsidTr="00B26960">
        <w:trPr>
          <w:trHeight w:val="113"/>
          <w:tblHeader w:val="0"/>
        </w:trPr>
        <w:tc>
          <w:tcPr>
            <w:tcW w:w="2965" w:type="dxa"/>
          </w:tcPr>
          <w:p w:rsidR="000E46A1" w:rsidRDefault="000E46A1" w:rsidP="000E46A1">
            <w:pPr>
              <w:pStyle w:val="Table-Text"/>
            </w:pPr>
            <w:r>
              <w:t>ddnsResourceRecords</w:t>
            </w:r>
          </w:p>
        </w:tc>
        <w:tc>
          <w:tcPr>
            <w:tcW w:w="2175" w:type="dxa"/>
          </w:tcPr>
          <w:p w:rsidR="000E46A1" w:rsidRDefault="000E46A1" w:rsidP="000E46A1">
            <w:pPr>
              <w:pStyle w:val="Table-Text"/>
            </w:pPr>
            <w:r>
              <w:t>ResourceRecord[]</w:t>
            </w:r>
          </w:p>
        </w:tc>
        <w:tc>
          <w:tcPr>
            <w:tcW w:w="3507" w:type="dxa"/>
          </w:tcPr>
          <w:p w:rsidR="000E46A1" w:rsidRDefault="000E46A1" w:rsidP="000E46A1">
            <w:pPr>
              <w:pStyle w:val="Table-Text"/>
            </w:pPr>
            <w:r>
              <w:t>The list of system generated resource records for the zone. This is typically the SOA and NS records</w:t>
            </w:r>
          </w:p>
        </w:tc>
      </w:tr>
      <w:tr w:rsidR="000E46A1" w:rsidTr="00B26960">
        <w:trPr>
          <w:trHeight w:val="113"/>
          <w:tblHeader w:val="0"/>
        </w:trPr>
        <w:tc>
          <w:tcPr>
            <w:tcW w:w="2965" w:type="dxa"/>
          </w:tcPr>
          <w:p w:rsidR="000E46A1" w:rsidRDefault="000E46A1" w:rsidP="000E46A1">
            <w:pPr>
              <w:pStyle w:val="Table-Text"/>
            </w:pPr>
            <w:r>
              <w:t>resourceRecords</w:t>
            </w:r>
          </w:p>
        </w:tc>
        <w:tc>
          <w:tcPr>
            <w:tcW w:w="2175" w:type="dxa"/>
          </w:tcPr>
          <w:p w:rsidR="000E46A1" w:rsidRDefault="000E46A1" w:rsidP="000E46A1">
            <w:pPr>
              <w:pStyle w:val="Table-Text"/>
            </w:pPr>
            <w:r>
              <w:t>ResourceRecord[]</w:t>
            </w:r>
          </w:p>
        </w:tc>
        <w:tc>
          <w:tcPr>
            <w:tcW w:w="3507" w:type="dxa"/>
          </w:tcPr>
          <w:p w:rsidR="000E46A1" w:rsidRDefault="000E46A1" w:rsidP="000E46A1">
            <w:pPr>
              <w:pStyle w:val="Table-Text"/>
            </w:pPr>
            <w:r>
              <w:t>The list of the user supplied (and modifiable) resource records associated with the zone</w:t>
            </w:r>
          </w:p>
        </w:tc>
      </w:tr>
      <w:tr w:rsidR="000E46A1" w:rsidTr="00B26960">
        <w:trPr>
          <w:trHeight w:val="113"/>
          <w:tblHeader w:val="0"/>
        </w:trPr>
        <w:tc>
          <w:tcPr>
            <w:tcW w:w="2965" w:type="dxa"/>
          </w:tcPr>
          <w:p w:rsidR="000E46A1" w:rsidRDefault="000E46A1" w:rsidP="000E46A1">
            <w:pPr>
              <w:pStyle w:val="Table-Text"/>
            </w:pPr>
            <w:r>
              <w:t>createDate</w:t>
            </w:r>
          </w:p>
        </w:tc>
        <w:tc>
          <w:tcPr>
            <w:tcW w:w="2175" w:type="dxa"/>
          </w:tcPr>
          <w:p w:rsidR="000E46A1" w:rsidRDefault="000E46A1" w:rsidP="000E46A1">
            <w:pPr>
              <w:pStyle w:val="Table-Text"/>
            </w:pPr>
            <w:r>
              <w:t>timestamp</w:t>
            </w:r>
          </w:p>
        </w:tc>
        <w:tc>
          <w:tcPr>
            <w:tcW w:w="3507" w:type="dxa"/>
          </w:tcPr>
          <w:p w:rsidR="000E46A1" w:rsidRDefault="000E46A1" w:rsidP="000E46A1">
            <w:pPr>
              <w:pStyle w:val="Table-Text"/>
            </w:pPr>
            <w:r>
              <w:t>The date and time in UTC that this object was created</w:t>
            </w:r>
          </w:p>
        </w:tc>
      </w:tr>
      <w:tr w:rsidR="000E46A1" w:rsidTr="00B26960">
        <w:trPr>
          <w:trHeight w:val="113"/>
          <w:tblHeader w:val="0"/>
        </w:trPr>
        <w:tc>
          <w:tcPr>
            <w:tcW w:w="2965" w:type="dxa"/>
          </w:tcPr>
          <w:p w:rsidR="000E46A1" w:rsidRDefault="000E46A1" w:rsidP="000E46A1">
            <w:pPr>
              <w:pStyle w:val="Table-Text"/>
            </w:pPr>
            <w:r>
              <w:t>createAccountId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account which created the object</w:t>
            </w:r>
          </w:p>
        </w:tc>
      </w:tr>
      <w:tr w:rsidR="000E46A1" w:rsidTr="00B26960">
        <w:trPr>
          <w:trHeight w:val="113"/>
          <w:tblHeader w:val="0"/>
        </w:trPr>
        <w:tc>
          <w:tcPr>
            <w:tcW w:w="2965" w:type="dxa"/>
          </w:tcPr>
          <w:p w:rsidR="000E46A1" w:rsidRDefault="000E46A1" w:rsidP="000E46A1">
            <w:pPr>
              <w:pStyle w:val="Table-Text"/>
            </w:pPr>
            <w:r>
              <w:t>createAccountIdentifier</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identifier of the account which created the object</w:t>
            </w:r>
          </w:p>
        </w:tc>
      </w:tr>
      <w:tr w:rsidR="000E46A1" w:rsidTr="00B26960">
        <w:trPr>
          <w:trHeight w:val="113"/>
          <w:tblHeader w:val="0"/>
        </w:trPr>
        <w:tc>
          <w:tcPr>
            <w:tcW w:w="2965" w:type="dxa"/>
          </w:tcPr>
          <w:p w:rsidR="000E46A1" w:rsidRDefault="000E46A1" w:rsidP="000E46A1">
            <w:pPr>
              <w:pStyle w:val="Table-Text"/>
            </w:pPr>
            <w:r>
              <w:t>createUserId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user which created the object</w:t>
            </w:r>
          </w:p>
        </w:tc>
      </w:tr>
      <w:tr w:rsidR="000E46A1" w:rsidTr="00B26960">
        <w:trPr>
          <w:trHeight w:val="113"/>
          <w:tblHeader w:val="0"/>
        </w:trPr>
        <w:tc>
          <w:tcPr>
            <w:tcW w:w="2965" w:type="dxa"/>
          </w:tcPr>
          <w:p w:rsidR="000E46A1" w:rsidRDefault="000E46A1" w:rsidP="000E46A1">
            <w:pPr>
              <w:pStyle w:val="Table-Text"/>
            </w:pPr>
            <w:r>
              <w:t>createUserName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user which created the object</w:t>
            </w:r>
          </w:p>
        </w:tc>
      </w:tr>
      <w:tr w:rsidR="000E46A1" w:rsidTr="00B26960">
        <w:trPr>
          <w:trHeight w:val="113"/>
          <w:tblHeader w:val="0"/>
        </w:trPr>
        <w:tc>
          <w:tcPr>
            <w:tcW w:w="2965" w:type="dxa"/>
          </w:tcPr>
          <w:p w:rsidR="000E46A1" w:rsidRDefault="000E46A1" w:rsidP="000E46A1">
            <w:pPr>
              <w:pStyle w:val="Table-Text"/>
            </w:pPr>
            <w:r>
              <w:t>lastUpdateDate</w:t>
            </w:r>
          </w:p>
        </w:tc>
        <w:tc>
          <w:tcPr>
            <w:tcW w:w="2175" w:type="dxa"/>
          </w:tcPr>
          <w:p w:rsidR="000E46A1" w:rsidRDefault="000E46A1" w:rsidP="000E46A1">
            <w:pPr>
              <w:pStyle w:val="Table-Text"/>
            </w:pPr>
            <w:r>
              <w:t>timestamp</w:t>
            </w:r>
          </w:p>
        </w:tc>
        <w:tc>
          <w:tcPr>
            <w:tcW w:w="3507" w:type="dxa"/>
          </w:tcPr>
          <w:p w:rsidR="000E46A1" w:rsidRDefault="000E46A1" w:rsidP="000E46A1">
            <w:pPr>
              <w:pStyle w:val="Table-Text"/>
            </w:pPr>
            <w:r>
              <w:t>The date and time in UTC that this object was last updated, null if the object has never been updated</w:t>
            </w:r>
          </w:p>
        </w:tc>
      </w:tr>
      <w:tr w:rsidR="000E46A1" w:rsidTr="00B26960">
        <w:trPr>
          <w:trHeight w:val="113"/>
          <w:tblHeader w:val="0"/>
        </w:trPr>
        <w:tc>
          <w:tcPr>
            <w:tcW w:w="2965" w:type="dxa"/>
          </w:tcPr>
          <w:p w:rsidR="000E46A1" w:rsidRDefault="000E46A1" w:rsidP="000E46A1">
            <w:pPr>
              <w:pStyle w:val="Table-Text"/>
            </w:pPr>
            <w:r>
              <w:t>lastUpdateAccountId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account which last updated the object, null if the object has never been updated</w:t>
            </w:r>
          </w:p>
        </w:tc>
      </w:tr>
      <w:tr w:rsidR="000E46A1" w:rsidTr="00B26960">
        <w:trPr>
          <w:trHeight w:val="113"/>
          <w:tblHeader w:val="0"/>
        </w:trPr>
        <w:tc>
          <w:tcPr>
            <w:tcW w:w="2965" w:type="dxa"/>
          </w:tcPr>
          <w:p w:rsidR="000E46A1" w:rsidRDefault="000E46A1" w:rsidP="000E46A1">
            <w:pPr>
              <w:pStyle w:val="Table-Text"/>
            </w:pPr>
            <w:r>
              <w:t>lastUpdateAccountIdentifier</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identifier of the account which last updated the object, null if the object has never been updated</w:t>
            </w:r>
          </w:p>
        </w:tc>
      </w:tr>
      <w:tr w:rsidR="000E46A1" w:rsidTr="00B26960">
        <w:trPr>
          <w:trHeight w:val="113"/>
          <w:tblHeader w:val="0"/>
        </w:trPr>
        <w:tc>
          <w:tcPr>
            <w:tcW w:w="2965" w:type="dxa"/>
          </w:tcPr>
          <w:p w:rsidR="000E46A1" w:rsidRDefault="000E46A1" w:rsidP="000E46A1">
            <w:pPr>
              <w:pStyle w:val="Table-Text"/>
            </w:pPr>
            <w:r>
              <w:t>lastUpdateUserId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user which last updated the object, null if the object has never been updated</w:t>
            </w:r>
          </w:p>
        </w:tc>
      </w:tr>
      <w:tr w:rsidR="000E46A1" w:rsidTr="00B26960">
        <w:trPr>
          <w:trHeight w:val="113"/>
          <w:tblHeader w:val="0"/>
        </w:trPr>
        <w:tc>
          <w:tcPr>
            <w:tcW w:w="2965" w:type="dxa"/>
          </w:tcPr>
          <w:p w:rsidR="000E46A1" w:rsidRDefault="000E46A1" w:rsidP="000E46A1">
            <w:pPr>
              <w:pStyle w:val="Table-Text"/>
            </w:pPr>
            <w:r>
              <w:t>lastUpdateUserName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user which last updated the object, null if the object has never been updated</w:t>
            </w:r>
          </w:p>
        </w:tc>
      </w:tr>
    </w:tbl>
    <w:p w:rsidR="000E46A1" w:rsidRDefault="000E46A1" w:rsidP="000E46A1">
      <w:r>
        <w:t xml:space="preserve">The ResourceRecord object is a ‘super type’ covering all support resource records. Each of the support resource records and </w:t>
      </w:r>
      <w:r w:rsidR="002F0444">
        <w:t>their</w:t>
      </w:r>
      <w:r>
        <w:t xml:space="preserve"> fields are described in the tables below</w:t>
      </w:r>
      <w:r w:rsidR="002D5B4F">
        <w:t>. . These specific formats will be used if the ‘raw’ value was not provided in the rdataFormat query parameter as described above</w:t>
      </w:r>
      <w:r>
        <w:t>:</w:t>
      </w:r>
    </w:p>
    <w:p w:rsidR="000E46A1" w:rsidRDefault="000E46A1" w:rsidP="000E46A1">
      <w:r>
        <w:t>SOA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0E46A1" w:rsidTr="00B26960">
        <w:trPr>
          <w:tblHeader w:val="0"/>
        </w:trPr>
        <w:tc>
          <w:tcPr>
            <w:tcW w:w="2965" w:type="dxa"/>
            <w:shd w:val="clear" w:color="auto" w:fill="BFBFBF" w:themeFill="background1" w:themeFillShade="BF"/>
          </w:tcPr>
          <w:p w:rsidR="000E46A1" w:rsidRPr="00750051" w:rsidRDefault="000E46A1" w:rsidP="00B26960">
            <w:pPr>
              <w:pStyle w:val="Table-Header"/>
            </w:pPr>
            <w:r>
              <w:t>Field Name</w:t>
            </w:r>
          </w:p>
        </w:tc>
        <w:tc>
          <w:tcPr>
            <w:tcW w:w="2175" w:type="dxa"/>
            <w:shd w:val="clear" w:color="auto" w:fill="BFBFBF" w:themeFill="background1" w:themeFillShade="BF"/>
          </w:tcPr>
          <w:p w:rsidR="000E46A1" w:rsidRDefault="000E46A1" w:rsidP="00B26960">
            <w:pPr>
              <w:pStyle w:val="Table-Header"/>
            </w:pPr>
            <w:r>
              <w:t>Type</w:t>
            </w:r>
          </w:p>
        </w:tc>
        <w:tc>
          <w:tcPr>
            <w:tcW w:w="3507" w:type="dxa"/>
            <w:shd w:val="clear" w:color="auto" w:fill="BFBFBF" w:themeFill="background1" w:themeFillShade="BF"/>
          </w:tcPr>
          <w:p w:rsidR="000E46A1" w:rsidRDefault="000E46A1" w:rsidP="00B26960">
            <w:pPr>
              <w:pStyle w:val="Table-Header"/>
            </w:pPr>
            <w:r>
              <w:t>Description</w:t>
            </w:r>
          </w:p>
        </w:tc>
      </w:tr>
      <w:tr w:rsidR="000E46A1" w:rsidTr="00B26960">
        <w:trPr>
          <w:trHeight w:val="113"/>
          <w:tblHeader w:val="0"/>
        </w:trPr>
        <w:tc>
          <w:tcPr>
            <w:tcW w:w="2965" w:type="dxa"/>
          </w:tcPr>
          <w:p w:rsidR="000E46A1" w:rsidRDefault="000E46A1" w:rsidP="000E46A1">
            <w:pPr>
              <w:pStyle w:val="Table-Text"/>
            </w:pPr>
            <w:r>
              <w:t>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resource record</w:t>
            </w:r>
          </w:p>
        </w:tc>
      </w:tr>
      <w:tr w:rsidR="000E46A1" w:rsidTr="00B26960">
        <w:trPr>
          <w:trHeight w:val="113"/>
          <w:tblHeader w:val="0"/>
        </w:trPr>
        <w:tc>
          <w:tcPr>
            <w:tcW w:w="2965" w:type="dxa"/>
          </w:tcPr>
          <w:p w:rsidR="000E46A1" w:rsidRDefault="000E46A1" w:rsidP="000E46A1">
            <w:pPr>
              <w:pStyle w:val="Table-Text"/>
            </w:pPr>
            <w:r>
              <w:t>class</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class of the resource record, currently the only support class is “IN”</w:t>
            </w:r>
          </w:p>
        </w:tc>
      </w:tr>
      <w:tr w:rsidR="000E46A1" w:rsidTr="00B26960">
        <w:trPr>
          <w:trHeight w:val="113"/>
          <w:tblHeader w:val="0"/>
        </w:trPr>
        <w:tc>
          <w:tcPr>
            <w:tcW w:w="2965" w:type="dxa"/>
          </w:tcPr>
          <w:p w:rsidR="000E46A1" w:rsidRDefault="000E46A1" w:rsidP="000E46A1">
            <w:pPr>
              <w:pStyle w:val="Table-Text"/>
            </w:pPr>
            <w:r>
              <w:lastRenderedPageBreak/>
              <w:t>ttl</w:t>
            </w:r>
          </w:p>
        </w:tc>
        <w:tc>
          <w:tcPr>
            <w:tcW w:w="2175" w:type="dxa"/>
          </w:tcPr>
          <w:p w:rsidR="000E46A1" w:rsidRDefault="000E46A1" w:rsidP="000E46A1">
            <w:pPr>
              <w:pStyle w:val="Table-Text"/>
            </w:pPr>
            <w:r>
              <w:t>integer</w:t>
            </w:r>
          </w:p>
        </w:tc>
        <w:tc>
          <w:tcPr>
            <w:tcW w:w="3507" w:type="dxa"/>
          </w:tcPr>
          <w:p w:rsidR="000E46A1" w:rsidRDefault="000E46A1" w:rsidP="00841E28">
            <w:pPr>
              <w:pStyle w:val="Table-Text"/>
            </w:pPr>
            <w:r>
              <w:t xml:space="preserve">The </w:t>
            </w:r>
            <w:r w:rsidR="00841E28">
              <w:t>ttl</w:t>
            </w:r>
            <w:r>
              <w:t xml:space="preserve"> of the resource record</w:t>
            </w:r>
          </w:p>
        </w:tc>
      </w:tr>
      <w:tr w:rsidR="000E46A1" w:rsidTr="00B26960">
        <w:trPr>
          <w:trHeight w:val="113"/>
          <w:tblHeader w:val="0"/>
        </w:trPr>
        <w:tc>
          <w:tcPr>
            <w:tcW w:w="2965" w:type="dxa"/>
          </w:tcPr>
          <w:p w:rsidR="000E46A1" w:rsidRDefault="000E46A1" w:rsidP="000E46A1">
            <w:pPr>
              <w:pStyle w:val="Table-Text"/>
            </w:pPr>
            <w:r>
              <w:t>type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type of the resource record. For this record type it is the literal value “SOA”</w:t>
            </w:r>
          </w:p>
        </w:tc>
      </w:tr>
      <w:tr w:rsidR="000E46A1" w:rsidTr="00B26960">
        <w:trPr>
          <w:trHeight w:val="113"/>
          <w:tblHeader w:val="0"/>
        </w:trPr>
        <w:tc>
          <w:tcPr>
            <w:tcW w:w="2965" w:type="dxa"/>
          </w:tcPr>
          <w:p w:rsidR="000E46A1" w:rsidRDefault="000E46A1" w:rsidP="000E46A1">
            <w:pPr>
              <w:pStyle w:val="Table-Text"/>
            </w:pPr>
            <w:r>
              <w:t>host</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host field of the SOA</w:t>
            </w:r>
          </w:p>
        </w:tc>
      </w:tr>
      <w:tr w:rsidR="000E46A1" w:rsidTr="00B26960">
        <w:trPr>
          <w:trHeight w:val="113"/>
          <w:tblHeader w:val="0"/>
        </w:trPr>
        <w:tc>
          <w:tcPr>
            <w:tcW w:w="2965" w:type="dxa"/>
          </w:tcPr>
          <w:p w:rsidR="000E46A1" w:rsidRDefault="000E46A1" w:rsidP="000E46A1">
            <w:pPr>
              <w:pStyle w:val="Table-Text"/>
            </w:pPr>
            <w:r>
              <w:t>admin</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email address field of the SOA</w:t>
            </w:r>
          </w:p>
        </w:tc>
      </w:tr>
      <w:tr w:rsidR="000E46A1" w:rsidTr="00B26960">
        <w:trPr>
          <w:trHeight w:val="113"/>
          <w:tblHeader w:val="0"/>
        </w:trPr>
        <w:tc>
          <w:tcPr>
            <w:tcW w:w="2965" w:type="dxa"/>
          </w:tcPr>
          <w:p w:rsidR="000E46A1" w:rsidRDefault="000E46A1" w:rsidP="000E46A1">
            <w:pPr>
              <w:pStyle w:val="Table-Text"/>
            </w:pPr>
            <w:r>
              <w:t>serial</w:t>
            </w:r>
          </w:p>
        </w:tc>
        <w:tc>
          <w:tcPr>
            <w:tcW w:w="2175" w:type="dxa"/>
          </w:tcPr>
          <w:p w:rsidR="000E46A1" w:rsidRDefault="000E46A1" w:rsidP="000E46A1">
            <w:pPr>
              <w:pStyle w:val="Table-Text"/>
            </w:pPr>
            <w:r>
              <w:t>integer</w:t>
            </w:r>
          </w:p>
        </w:tc>
        <w:tc>
          <w:tcPr>
            <w:tcW w:w="3507" w:type="dxa"/>
          </w:tcPr>
          <w:p w:rsidR="000E46A1" w:rsidRDefault="000E46A1" w:rsidP="000E46A1">
            <w:pPr>
              <w:pStyle w:val="Table-Text"/>
            </w:pPr>
            <w:r>
              <w:t>The serial number of the zone</w:t>
            </w:r>
          </w:p>
        </w:tc>
      </w:tr>
      <w:tr w:rsidR="000E46A1" w:rsidTr="00B26960">
        <w:trPr>
          <w:trHeight w:val="113"/>
          <w:tblHeader w:val="0"/>
        </w:trPr>
        <w:tc>
          <w:tcPr>
            <w:tcW w:w="2965" w:type="dxa"/>
          </w:tcPr>
          <w:p w:rsidR="000E46A1" w:rsidRDefault="000E46A1" w:rsidP="000E46A1">
            <w:pPr>
              <w:pStyle w:val="Table-Text"/>
            </w:pPr>
            <w:r>
              <w:t>refresh</w:t>
            </w:r>
          </w:p>
        </w:tc>
        <w:tc>
          <w:tcPr>
            <w:tcW w:w="2175" w:type="dxa"/>
          </w:tcPr>
          <w:p w:rsidR="000E46A1" w:rsidRDefault="000E46A1" w:rsidP="000E46A1">
            <w:pPr>
              <w:pStyle w:val="Table-Text"/>
            </w:pPr>
            <w:r>
              <w:t>integer</w:t>
            </w:r>
          </w:p>
        </w:tc>
        <w:tc>
          <w:tcPr>
            <w:tcW w:w="3507" w:type="dxa"/>
          </w:tcPr>
          <w:p w:rsidR="000E46A1" w:rsidRDefault="000E46A1" w:rsidP="000E46A1">
            <w:pPr>
              <w:pStyle w:val="Table-Text"/>
            </w:pPr>
            <w:r>
              <w:t>The refresh interval of the zone</w:t>
            </w:r>
          </w:p>
        </w:tc>
      </w:tr>
      <w:tr w:rsidR="000E46A1" w:rsidTr="00B26960">
        <w:trPr>
          <w:trHeight w:val="113"/>
          <w:tblHeader w:val="0"/>
        </w:trPr>
        <w:tc>
          <w:tcPr>
            <w:tcW w:w="2965" w:type="dxa"/>
          </w:tcPr>
          <w:p w:rsidR="000E46A1" w:rsidRDefault="000E46A1" w:rsidP="000E46A1">
            <w:pPr>
              <w:pStyle w:val="Table-Text"/>
            </w:pPr>
            <w:r>
              <w:t>retry</w:t>
            </w:r>
          </w:p>
        </w:tc>
        <w:tc>
          <w:tcPr>
            <w:tcW w:w="2175" w:type="dxa"/>
          </w:tcPr>
          <w:p w:rsidR="000E46A1" w:rsidRDefault="000E46A1" w:rsidP="000E46A1">
            <w:pPr>
              <w:pStyle w:val="Table-Text"/>
            </w:pPr>
            <w:r>
              <w:t>integer</w:t>
            </w:r>
          </w:p>
        </w:tc>
        <w:tc>
          <w:tcPr>
            <w:tcW w:w="3507" w:type="dxa"/>
          </w:tcPr>
          <w:p w:rsidR="000E46A1" w:rsidRDefault="000E46A1" w:rsidP="000E46A1">
            <w:pPr>
              <w:pStyle w:val="Table-Text"/>
            </w:pPr>
            <w:r>
              <w:t>The retry interval for the zone</w:t>
            </w:r>
          </w:p>
        </w:tc>
      </w:tr>
      <w:tr w:rsidR="000E46A1" w:rsidTr="00B26960">
        <w:trPr>
          <w:trHeight w:val="113"/>
          <w:tblHeader w:val="0"/>
        </w:trPr>
        <w:tc>
          <w:tcPr>
            <w:tcW w:w="2965" w:type="dxa"/>
          </w:tcPr>
          <w:p w:rsidR="000E46A1" w:rsidRDefault="000E46A1" w:rsidP="000E46A1">
            <w:pPr>
              <w:pStyle w:val="Table-Text"/>
            </w:pPr>
            <w:r>
              <w:t>expire</w:t>
            </w:r>
          </w:p>
        </w:tc>
        <w:tc>
          <w:tcPr>
            <w:tcW w:w="2175" w:type="dxa"/>
          </w:tcPr>
          <w:p w:rsidR="000E46A1" w:rsidRDefault="000E46A1" w:rsidP="000E46A1">
            <w:pPr>
              <w:pStyle w:val="Table-Text"/>
            </w:pPr>
            <w:r>
              <w:t>integer</w:t>
            </w:r>
          </w:p>
        </w:tc>
        <w:tc>
          <w:tcPr>
            <w:tcW w:w="3507" w:type="dxa"/>
          </w:tcPr>
          <w:p w:rsidR="000E46A1" w:rsidRDefault="000E46A1" w:rsidP="000E46A1">
            <w:pPr>
              <w:pStyle w:val="Table-Text"/>
            </w:pPr>
            <w:r>
              <w:t>The expire period for the zone</w:t>
            </w:r>
          </w:p>
        </w:tc>
      </w:tr>
      <w:tr w:rsidR="000E46A1" w:rsidTr="00B26960">
        <w:trPr>
          <w:trHeight w:val="113"/>
          <w:tblHeader w:val="0"/>
        </w:trPr>
        <w:tc>
          <w:tcPr>
            <w:tcW w:w="2965" w:type="dxa"/>
          </w:tcPr>
          <w:p w:rsidR="000E46A1" w:rsidRDefault="000E46A1" w:rsidP="000E46A1">
            <w:pPr>
              <w:pStyle w:val="Table-Text"/>
            </w:pPr>
            <w:r>
              <w:t>minimum</w:t>
            </w:r>
          </w:p>
        </w:tc>
        <w:tc>
          <w:tcPr>
            <w:tcW w:w="2175" w:type="dxa"/>
          </w:tcPr>
          <w:p w:rsidR="000E46A1" w:rsidRDefault="000E46A1" w:rsidP="000E46A1">
            <w:pPr>
              <w:pStyle w:val="Table-Text"/>
            </w:pPr>
            <w:r>
              <w:t>integer</w:t>
            </w:r>
          </w:p>
        </w:tc>
        <w:tc>
          <w:tcPr>
            <w:tcW w:w="3507" w:type="dxa"/>
          </w:tcPr>
          <w:p w:rsidR="000E46A1" w:rsidRDefault="000E46A1" w:rsidP="00841E28">
            <w:pPr>
              <w:pStyle w:val="Table-Text"/>
            </w:pPr>
            <w:r>
              <w:t xml:space="preserve">The minimum </w:t>
            </w:r>
            <w:r w:rsidR="00841E28">
              <w:t>ttl</w:t>
            </w:r>
            <w:r>
              <w:t xml:space="preserve"> for the zone</w:t>
            </w:r>
          </w:p>
        </w:tc>
      </w:tr>
    </w:tbl>
    <w:p w:rsidR="000E46A1" w:rsidRDefault="000E46A1" w:rsidP="000E46A1">
      <w:pPr>
        <w:pStyle w:val="Note"/>
      </w:pPr>
      <w:r w:rsidRPr="000E46A1">
        <w:rPr>
          <w:b/>
        </w:rPr>
        <w:t>Note:</w:t>
      </w:r>
      <w:r>
        <w:tab/>
        <w:t>T</w:t>
      </w:r>
      <w:r w:rsidRPr="000E46A1">
        <w:t xml:space="preserve">he values for the fields in the SOA are ignored by DiscoveryDNS and only useful if there are </w:t>
      </w:r>
      <w:r w:rsidR="00841E28">
        <w:t>third</w:t>
      </w:r>
      <w:r w:rsidRPr="000E46A1">
        <w:t xml:space="preserve"> party secondaries involved.</w:t>
      </w:r>
    </w:p>
    <w:p w:rsidR="000E46A1" w:rsidRDefault="000E46A1" w:rsidP="000E46A1">
      <w:r w:rsidRPr="000E46A1">
        <w:t>NS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0E46A1" w:rsidTr="00B26960">
        <w:trPr>
          <w:tblHeader w:val="0"/>
        </w:trPr>
        <w:tc>
          <w:tcPr>
            <w:tcW w:w="2965" w:type="dxa"/>
            <w:shd w:val="clear" w:color="auto" w:fill="BFBFBF" w:themeFill="background1" w:themeFillShade="BF"/>
          </w:tcPr>
          <w:p w:rsidR="000E46A1" w:rsidRPr="00750051" w:rsidRDefault="000E46A1" w:rsidP="00B26960">
            <w:pPr>
              <w:pStyle w:val="Table-Header"/>
            </w:pPr>
            <w:r>
              <w:t>Field Name</w:t>
            </w:r>
          </w:p>
        </w:tc>
        <w:tc>
          <w:tcPr>
            <w:tcW w:w="2175" w:type="dxa"/>
            <w:shd w:val="clear" w:color="auto" w:fill="BFBFBF" w:themeFill="background1" w:themeFillShade="BF"/>
          </w:tcPr>
          <w:p w:rsidR="000E46A1" w:rsidRDefault="000E46A1" w:rsidP="00B26960">
            <w:pPr>
              <w:pStyle w:val="Table-Header"/>
            </w:pPr>
            <w:r>
              <w:t>Type</w:t>
            </w:r>
          </w:p>
        </w:tc>
        <w:tc>
          <w:tcPr>
            <w:tcW w:w="3507" w:type="dxa"/>
            <w:shd w:val="clear" w:color="auto" w:fill="BFBFBF" w:themeFill="background1" w:themeFillShade="BF"/>
          </w:tcPr>
          <w:p w:rsidR="000E46A1" w:rsidRDefault="000E46A1" w:rsidP="00B26960">
            <w:pPr>
              <w:pStyle w:val="Table-Header"/>
            </w:pPr>
            <w:r>
              <w:t>Description</w:t>
            </w:r>
          </w:p>
        </w:tc>
      </w:tr>
      <w:tr w:rsidR="000E46A1" w:rsidTr="00B26960">
        <w:trPr>
          <w:trHeight w:val="113"/>
          <w:tblHeader w:val="0"/>
        </w:trPr>
        <w:tc>
          <w:tcPr>
            <w:tcW w:w="2965" w:type="dxa"/>
          </w:tcPr>
          <w:p w:rsidR="000E46A1" w:rsidRDefault="000E46A1" w:rsidP="000E46A1">
            <w:pPr>
              <w:pStyle w:val="Table-Text"/>
            </w:pPr>
            <w:r>
              <w:t>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resource record</w:t>
            </w:r>
          </w:p>
        </w:tc>
      </w:tr>
      <w:tr w:rsidR="000E46A1" w:rsidTr="00B26960">
        <w:trPr>
          <w:trHeight w:val="113"/>
          <w:tblHeader w:val="0"/>
        </w:trPr>
        <w:tc>
          <w:tcPr>
            <w:tcW w:w="2965" w:type="dxa"/>
          </w:tcPr>
          <w:p w:rsidR="000E46A1" w:rsidRDefault="000E46A1" w:rsidP="000E46A1">
            <w:pPr>
              <w:pStyle w:val="Table-Text"/>
            </w:pPr>
            <w:r>
              <w:t>class</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class of the resource record, currently the only support class is “IN”</w:t>
            </w:r>
          </w:p>
        </w:tc>
      </w:tr>
      <w:tr w:rsidR="000E46A1" w:rsidTr="00B26960">
        <w:trPr>
          <w:trHeight w:val="113"/>
          <w:tblHeader w:val="0"/>
        </w:trPr>
        <w:tc>
          <w:tcPr>
            <w:tcW w:w="2965" w:type="dxa"/>
          </w:tcPr>
          <w:p w:rsidR="000E46A1" w:rsidRDefault="000E46A1" w:rsidP="000E46A1">
            <w:pPr>
              <w:pStyle w:val="Table-Text"/>
            </w:pPr>
            <w:r>
              <w:t>ttl</w:t>
            </w:r>
          </w:p>
        </w:tc>
        <w:tc>
          <w:tcPr>
            <w:tcW w:w="2175" w:type="dxa"/>
          </w:tcPr>
          <w:p w:rsidR="000E46A1" w:rsidRDefault="000E46A1" w:rsidP="000E46A1">
            <w:pPr>
              <w:pStyle w:val="Table-Text"/>
            </w:pPr>
            <w:r>
              <w:t>integer</w:t>
            </w:r>
          </w:p>
        </w:tc>
        <w:tc>
          <w:tcPr>
            <w:tcW w:w="3507" w:type="dxa"/>
          </w:tcPr>
          <w:p w:rsidR="000E46A1" w:rsidRDefault="000E46A1" w:rsidP="00841E28">
            <w:pPr>
              <w:pStyle w:val="Table-Text"/>
            </w:pPr>
            <w:r>
              <w:t xml:space="preserve">The </w:t>
            </w:r>
            <w:r w:rsidR="00841E28">
              <w:t>ttl</w:t>
            </w:r>
            <w:r>
              <w:t xml:space="preserve"> of the resource record</w:t>
            </w:r>
          </w:p>
        </w:tc>
      </w:tr>
      <w:tr w:rsidR="000E46A1" w:rsidTr="00B26960">
        <w:trPr>
          <w:trHeight w:val="113"/>
          <w:tblHeader w:val="0"/>
        </w:trPr>
        <w:tc>
          <w:tcPr>
            <w:tcW w:w="2965" w:type="dxa"/>
          </w:tcPr>
          <w:p w:rsidR="000E46A1" w:rsidRDefault="000E46A1" w:rsidP="000E46A1">
            <w:pPr>
              <w:pStyle w:val="Table-Text"/>
            </w:pPr>
            <w:r>
              <w:t>type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type of the resource record. For this record type it is the literal value “NS”</w:t>
            </w:r>
          </w:p>
        </w:tc>
      </w:tr>
      <w:tr w:rsidR="000E46A1" w:rsidTr="00B26960">
        <w:trPr>
          <w:trHeight w:val="113"/>
          <w:tblHeader w:val="0"/>
        </w:trPr>
        <w:tc>
          <w:tcPr>
            <w:tcW w:w="2965" w:type="dxa"/>
          </w:tcPr>
          <w:p w:rsidR="000E46A1" w:rsidRDefault="000E46A1" w:rsidP="000E46A1">
            <w:pPr>
              <w:pStyle w:val="Table-Text"/>
            </w:pPr>
            <w:r>
              <w:t>target</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name server being delegated to</w:t>
            </w:r>
          </w:p>
        </w:tc>
      </w:tr>
    </w:tbl>
    <w:p w:rsidR="000E46A1" w:rsidRDefault="000E46A1" w:rsidP="000E46A1">
      <w:r w:rsidRPr="000E46A1">
        <w:t>A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0E46A1" w:rsidTr="00B26960">
        <w:trPr>
          <w:tblHeader w:val="0"/>
        </w:trPr>
        <w:tc>
          <w:tcPr>
            <w:tcW w:w="2965" w:type="dxa"/>
            <w:shd w:val="clear" w:color="auto" w:fill="BFBFBF" w:themeFill="background1" w:themeFillShade="BF"/>
          </w:tcPr>
          <w:p w:rsidR="000E46A1" w:rsidRPr="00750051" w:rsidRDefault="000E46A1" w:rsidP="00B26960">
            <w:pPr>
              <w:pStyle w:val="Table-Header"/>
            </w:pPr>
            <w:r>
              <w:t>Field Name</w:t>
            </w:r>
          </w:p>
        </w:tc>
        <w:tc>
          <w:tcPr>
            <w:tcW w:w="2175" w:type="dxa"/>
            <w:shd w:val="clear" w:color="auto" w:fill="BFBFBF" w:themeFill="background1" w:themeFillShade="BF"/>
          </w:tcPr>
          <w:p w:rsidR="000E46A1" w:rsidRDefault="000E46A1" w:rsidP="00B26960">
            <w:pPr>
              <w:pStyle w:val="Table-Header"/>
            </w:pPr>
            <w:r>
              <w:t>Type</w:t>
            </w:r>
          </w:p>
        </w:tc>
        <w:tc>
          <w:tcPr>
            <w:tcW w:w="3507" w:type="dxa"/>
            <w:shd w:val="clear" w:color="auto" w:fill="BFBFBF" w:themeFill="background1" w:themeFillShade="BF"/>
          </w:tcPr>
          <w:p w:rsidR="000E46A1" w:rsidRDefault="000E46A1"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841E28">
            <w:pPr>
              <w:pStyle w:val="Table-Text"/>
            </w:pPr>
            <w:r>
              <w:t xml:space="preserve">The </w:t>
            </w:r>
            <w:r w:rsidR="00841E28">
              <w:t>ttl</w:t>
            </w:r>
            <w:r>
              <w:t xml:space="preserve">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“A”</w:t>
            </w:r>
          </w:p>
        </w:tc>
      </w:tr>
      <w:tr w:rsidR="00B26960" w:rsidTr="00B26960">
        <w:trPr>
          <w:trHeight w:val="113"/>
          <w:tblHeader w:val="0"/>
        </w:trPr>
        <w:tc>
          <w:tcPr>
            <w:tcW w:w="2965" w:type="dxa"/>
          </w:tcPr>
          <w:p w:rsidR="00B26960" w:rsidRDefault="00B26960" w:rsidP="00B26960">
            <w:pPr>
              <w:pStyle w:val="Table-Text"/>
            </w:pPr>
            <w:r>
              <w:t>address</w:t>
            </w:r>
          </w:p>
        </w:tc>
        <w:tc>
          <w:tcPr>
            <w:tcW w:w="2175" w:type="dxa"/>
          </w:tcPr>
          <w:p w:rsidR="00B26960" w:rsidRDefault="00B26960" w:rsidP="00B26960">
            <w:pPr>
              <w:pStyle w:val="Table-Text"/>
            </w:pPr>
            <w:r>
              <w:t>ipv4address</w:t>
            </w:r>
          </w:p>
        </w:tc>
        <w:tc>
          <w:tcPr>
            <w:tcW w:w="3507" w:type="dxa"/>
          </w:tcPr>
          <w:p w:rsidR="00B26960" w:rsidRDefault="00B26960" w:rsidP="00841E28">
            <w:pPr>
              <w:pStyle w:val="Table-Text"/>
            </w:pPr>
            <w:r>
              <w:t xml:space="preserve">The </w:t>
            </w:r>
            <w:r w:rsidR="00841E28">
              <w:t>IP</w:t>
            </w:r>
            <w:r>
              <w:t>v4 address for the A record</w:t>
            </w:r>
          </w:p>
        </w:tc>
      </w:tr>
    </w:tbl>
    <w:p w:rsidR="000E46A1" w:rsidRDefault="00B26960" w:rsidP="000E46A1">
      <w:r w:rsidRPr="00B26960">
        <w:t>AAAA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841E28">
            <w:pPr>
              <w:pStyle w:val="Table-Text"/>
            </w:pPr>
            <w:r>
              <w:t xml:space="preserve">The </w:t>
            </w:r>
            <w:r w:rsidR="00841E28">
              <w:t>ttl</w:t>
            </w:r>
            <w:r>
              <w:t xml:space="preserve">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“AAAA”</w:t>
            </w:r>
          </w:p>
        </w:tc>
      </w:tr>
      <w:tr w:rsidR="00B26960" w:rsidTr="00B26960">
        <w:trPr>
          <w:trHeight w:val="113"/>
          <w:tblHeader w:val="0"/>
        </w:trPr>
        <w:tc>
          <w:tcPr>
            <w:tcW w:w="2965" w:type="dxa"/>
          </w:tcPr>
          <w:p w:rsidR="00B26960" w:rsidRDefault="00B26960" w:rsidP="00B26960">
            <w:pPr>
              <w:pStyle w:val="Table-Text"/>
            </w:pPr>
            <w:r>
              <w:t>address</w:t>
            </w:r>
          </w:p>
        </w:tc>
        <w:tc>
          <w:tcPr>
            <w:tcW w:w="2175" w:type="dxa"/>
          </w:tcPr>
          <w:p w:rsidR="00B26960" w:rsidRDefault="00B26960" w:rsidP="00B26960">
            <w:pPr>
              <w:pStyle w:val="Table-Text"/>
            </w:pPr>
            <w:r>
              <w:t>ipv6address</w:t>
            </w:r>
          </w:p>
        </w:tc>
        <w:tc>
          <w:tcPr>
            <w:tcW w:w="3507" w:type="dxa"/>
          </w:tcPr>
          <w:p w:rsidR="00B26960" w:rsidRDefault="00B26960" w:rsidP="00841E28">
            <w:pPr>
              <w:pStyle w:val="Table-Text"/>
            </w:pPr>
            <w:r>
              <w:t xml:space="preserve">The </w:t>
            </w:r>
            <w:r w:rsidR="00841E28">
              <w:t>IP</w:t>
            </w:r>
            <w:r>
              <w:t>v6 address for the AAAA record</w:t>
            </w:r>
          </w:p>
        </w:tc>
      </w:tr>
    </w:tbl>
    <w:p w:rsidR="00B26960" w:rsidRDefault="00B26960" w:rsidP="000E46A1">
      <w:r w:rsidRPr="00B26960">
        <w:t>MX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lastRenderedPageBreak/>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841E28">
            <w:pPr>
              <w:pStyle w:val="Table-Text"/>
            </w:pPr>
            <w:r>
              <w:t xml:space="preserve">The </w:t>
            </w:r>
            <w:r w:rsidR="00841E28">
              <w:t>ttl</w:t>
            </w:r>
            <w:r>
              <w:t xml:space="preserve">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“MX”</w:t>
            </w:r>
          </w:p>
        </w:tc>
      </w:tr>
      <w:tr w:rsidR="00B26960" w:rsidTr="00B26960">
        <w:trPr>
          <w:trHeight w:val="113"/>
          <w:tblHeader w:val="0"/>
        </w:trPr>
        <w:tc>
          <w:tcPr>
            <w:tcW w:w="2965" w:type="dxa"/>
          </w:tcPr>
          <w:p w:rsidR="00B26960" w:rsidRDefault="00B26960" w:rsidP="00B26960">
            <w:pPr>
              <w:pStyle w:val="Table-Text"/>
            </w:pPr>
            <w:r>
              <w:t>priority</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priority for the mail server</w:t>
            </w:r>
          </w:p>
        </w:tc>
      </w:tr>
      <w:tr w:rsidR="00B26960" w:rsidTr="00B26960">
        <w:trPr>
          <w:trHeight w:val="113"/>
          <w:tblHeader w:val="0"/>
        </w:trPr>
        <w:tc>
          <w:tcPr>
            <w:tcW w:w="2965" w:type="dxa"/>
          </w:tcPr>
          <w:p w:rsidR="00B26960" w:rsidRDefault="00B26960" w:rsidP="00B26960">
            <w:pPr>
              <w:pStyle w:val="Table-Text"/>
            </w:pPr>
            <w:r>
              <w:t>target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mail server</w:t>
            </w:r>
          </w:p>
        </w:tc>
      </w:tr>
    </w:tbl>
    <w:p w:rsidR="00B26960" w:rsidRDefault="00B26960" w:rsidP="000E46A1">
      <w:r w:rsidRPr="00B26960">
        <w:t>CNAME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841E28">
            <w:pPr>
              <w:pStyle w:val="Table-Text"/>
            </w:pPr>
            <w:r>
              <w:t xml:space="preserve">The </w:t>
            </w:r>
            <w:r w:rsidR="00841E28">
              <w:t>ttl</w:t>
            </w:r>
            <w:r>
              <w:t xml:space="preserve">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“CNAME”</w:t>
            </w:r>
          </w:p>
        </w:tc>
      </w:tr>
      <w:tr w:rsidR="00B26960" w:rsidTr="00B26960">
        <w:trPr>
          <w:trHeight w:val="113"/>
          <w:tblHeader w:val="0"/>
        </w:trPr>
        <w:tc>
          <w:tcPr>
            <w:tcW w:w="2965" w:type="dxa"/>
          </w:tcPr>
          <w:p w:rsidR="00B26960" w:rsidRDefault="00B26960" w:rsidP="00B26960">
            <w:pPr>
              <w:pStyle w:val="Table-Text"/>
            </w:pPr>
            <w:r>
              <w:t>target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target of the CNAME record</w:t>
            </w:r>
          </w:p>
        </w:tc>
      </w:tr>
    </w:tbl>
    <w:p w:rsidR="00B26960" w:rsidRDefault="00B26960" w:rsidP="00FB749C">
      <w:pPr>
        <w:keepNext/>
      </w:pPr>
      <w:r w:rsidRPr="00B26960">
        <w:t>SRV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ttl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“SRV”</w:t>
            </w:r>
          </w:p>
        </w:tc>
      </w:tr>
      <w:tr w:rsidR="00B26960" w:rsidTr="00B26960">
        <w:trPr>
          <w:trHeight w:val="113"/>
          <w:tblHeader w:val="0"/>
        </w:trPr>
        <w:tc>
          <w:tcPr>
            <w:tcW w:w="2965" w:type="dxa"/>
          </w:tcPr>
          <w:p w:rsidR="00B26960" w:rsidRDefault="00B26960" w:rsidP="00B26960">
            <w:pPr>
              <w:pStyle w:val="Table-Text"/>
            </w:pPr>
            <w:r>
              <w:t>priority</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priority for the record</w:t>
            </w:r>
          </w:p>
        </w:tc>
      </w:tr>
      <w:tr w:rsidR="00B26960" w:rsidTr="00B26960">
        <w:trPr>
          <w:trHeight w:val="113"/>
          <w:tblHeader w:val="0"/>
        </w:trPr>
        <w:tc>
          <w:tcPr>
            <w:tcW w:w="2965" w:type="dxa"/>
          </w:tcPr>
          <w:p w:rsidR="00B26960" w:rsidRDefault="00B26960" w:rsidP="00B26960">
            <w:pPr>
              <w:pStyle w:val="Table-Text"/>
            </w:pPr>
            <w:r>
              <w:t>weight</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weight of the record</w:t>
            </w:r>
          </w:p>
        </w:tc>
      </w:tr>
      <w:tr w:rsidR="00B26960" w:rsidTr="00B26960">
        <w:trPr>
          <w:trHeight w:val="113"/>
          <w:tblHeader w:val="0"/>
        </w:trPr>
        <w:tc>
          <w:tcPr>
            <w:tcW w:w="2965" w:type="dxa"/>
          </w:tcPr>
          <w:p w:rsidR="00B26960" w:rsidRDefault="00B26960" w:rsidP="00B26960">
            <w:pPr>
              <w:pStyle w:val="Table-Text"/>
            </w:pPr>
            <w:r>
              <w:t>port</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port of the service</w:t>
            </w:r>
          </w:p>
        </w:tc>
      </w:tr>
      <w:tr w:rsidR="00B26960" w:rsidTr="00B26960">
        <w:trPr>
          <w:trHeight w:val="113"/>
          <w:tblHeader w:val="0"/>
        </w:trPr>
        <w:tc>
          <w:tcPr>
            <w:tcW w:w="2965" w:type="dxa"/>
          </w:tcPr>
          <w:p w:rsidR="00B26960" w:rsidRDefault="00B26960" w:rsidP="00B26960">
            <w:pPr>
              <w:pStyle w:val="Table-Text"/>
            </w:pPr>
            <w:r>
              <w:t>target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target for the SRV record</w:t>
            </w:r>
          </w:p>
        </w:tc>
      </w:tr>
    </w:tbl>
    <w:p w:rsidR="00B26960" w:rsidRDefault="00B26960" w:rsidP="000E46A1">
      <w:r w:rsidRPr="00B26960">
        <w:t>TXT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ttl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“TXT”</w:t>
            </w:r>
          </w:p>
        </w:tc>
      </w:tr>
      <w:tr w:rsidR="00B26960" w:rsidTr="00B26960">
        <w:trPr>
          <w:trHeight w:val="113"/>
          <w:tblHeader w:val="0"/>
        </w:trPr>
        <w:tc>
          <w:tcPr>
            <w:tcW w:w="2965" w:type="dxa"/>
          </w:tcPr>
          <w:p w:rsidR="00B26960" w:rsidRDefault="00B26960" w:rsidP="00B26960">
            <w:pPr>
              <w:pStyle w:val="Table-Text"/>
            </w:pPr>
            <w:r>
              <w:t>strings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textual value for the record</w:t>
            </w:r>
          </w:p>
        </w:tc>
      </w:tr>
    </w:tbl>
    <w:p w:rsidR="00B26960" w:rsidRDefault="00B26960" w:rsidP="000E46A1">
      <w:r w:rsidRPr="00B26960">
        <w:t>PTR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lastRenderedPageBreak/>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ttl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“PTR”</w:t>
            </w:r>
          </w:p>
        </w:tc>
      </w:tr>
      <w:tr w:rsidR="00B26960" w:rsidTr="00B26960">
        <w:trPr>
          <w:trHeight w:val="113"/>
          <w:tblHeader w:val="0"/>
        </w:trPr>
        <w:tc>
          <w:tcPr>
            <w:tcW w:w="2965" w:type="dxa"/>
          </w:tcPr>
          <w:p w:rsidR="00B26960" w:rsidRDefault="00B26960" w:rsidP="00B26960">
            <w:pPr>
              <w:pStyle w:val="Table-Text"/>
            </w:pPr>
            <w:r>
              <w:t>target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target of the PTR record</w:t>
            </w:r>
          </w:p>
        </w:tc>
      </w:tr>
    </w:tbl>
    <w:p w:rsidR="00B26960" w:rsidRDefault="00B26960" w:rsidP="000E46A1">
      <w:r w:rsidRPr="00B26960">
        <w:t>DS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ttl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“DS”</w:t>
            </w:r>
          </w:p>
        </w:tc>
      </w:tr>
      <w:tr w:rsidR="00B26960" w:rsidTr="00B26960">
        <w:trPr>
          <w:trHeight w:val="113"/>
          <w:tblHeader w:val="0"/>
        </w:trPr>
        <w:tc>
          <w:tcPr>
            <w:tcW w:w="2965" w:type="dxa"/>
          </w:tcPr>
          <w:p w:rsidR="00B26960" w:rsidRDefault="00B26960" w:rsidP="00B26960">
            <w:pPr>
              <w:pStyle w:val="Table-Text"/>
            </w:pPr>
            <w:r>
              <w:t>footprint</w:t>
            </w:r>
          </w:p>
          <w:p w:rsidR="00B26960" w:rsidRDefault="00B26960" w:rsidP="00B26960">
            <w:pPr>
              <w:pStyle w:val="Table-Text"/>
            </w:pPr>
            <w:r>
              <w:t>(keyTag)*</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keyTag of the DS resource record</w:t>
            </w:r>
          </w:p>
        </w:tc>
      </w:tr>
      <w:tr w:rsidR="00B26960" w:rsidTr="00B26960">
        <w:trPr>
          <w:trHeight w:val="113"/>
          <w:tblHeader w:val="0"/>
        </w:trPr>
        <w:tc>
          <w:tcPr>
            <w:tcW w:w="2965" w:type="dxa"/>
          </w:tcPr>
          <w:p w:rsidR="00B26960" w:rsidRDefault="00B26960" w:rsidP="00B26960">
            <w:pPr>
              <w:pStyle w:val="Table-Text"/>
            </w:pPr>
            <w:r w:rsidRPr="009F42BB">
              <w:t>algorithm</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algorithm for the DS record</w:t>
            </w:r>
          </w:p>
        </w:tc>
      </w:tr>
      <w:tr w:rsidR="00B26960" w:rsidTr="00B26960">
        <w:trPr>
          <w:trHeight w:val="113"/>
          <w:tblHeader w:val="0"/>
        </w:trPr>
        <w:tc>
          <w:tcPr>
            <w:tcW w:w="2965" w:type="dxa"/>
          </w:tcPr>
          <w:p w:rsidR="00B26960" w:rsidRDefault="00B26960" w:rsidP="00B26960">
            <w:pPr>
              <w:pStyle w:val="Table-Text"/>
            </w:pPr>
            <w:r>
              <w:t>digestId</w:t>
            </w:r>
          </w:p>
          <w:p w:rsidR="00B26960" w:rsidRPr="009F42BB" w:rsidRDefault="00B26960" w:rsidP="00B26960">
            <w:pPr>
              <w:pStyle w:val="Table-Text"/>
            </w:pPr>
            <w:r>
              <w:t>(digestType)*</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digest type for the DS record</w:t>
            </w:r>
          </w:p>
        </w:tc>
      </w:tr>
      <w:tr w:rsidR="00B26960" w:rsidTr="00B26960">
        <w:trPr>
          <w:trHeight w:val="113"/>
          <w:tblHeader w:val="0"/>
        </w:trPr>
        <w:tc>
          <w:tcPr>
            <w:tcW w:w="2965" w:type="dxa"/>
          </w:tcPr>
          <w:p w:rsidR="00B26960" w:rsidRPr="009F42BB" w:rsidRDefault="00B26960" w:rsidP="00B26960">
            <w:pPr>
              <w:pStyle w:val="Table-Text"/>
            </w:pPr>
            <w:r w:rsidRPr="009F42BB">
              <w:t>digest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actual digest value</w:t>
            </w:r>
          </w:p>
        </w:tc>
      </w:tr>
    </w:tbl>
    <w:p w:rsidR="00B26960" w:rsidRDefault="00B26960" w:rsidP="00B26960">
      <w:pPr>
        <w:pStyle w:val="Note"/>
      </w:pPr>
      <w:r w:rsidRPr="00B26960">
        <w:rPr>
          <w:b/>
        </w:rPr>
        <w:t>Note:</w:t>
      </w:r>
      <w:r>
        <w:tab/>
      </w:r>
      <w:r w:rsidR="00044F45">
        <w:t>*</w:t>
      </w:r>
      <w:r>
        <w:t>T</w:t>
      </w:r>
      <w:r w:rsidRPr="00B26960">
        <w:t>he keyTag and digestType field names have been changed to align with the names used by the DNS Java library.</w:t>
      </w:r>
    </w:p>
    <w:p w:rsidR="000E46A1" w:rsidRDefault="00B26960" w:rsidP="000E46A1">
      <w:r w:rsidRPr="00B26960">
        <w:t>CERT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ttl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“CERT”</w:t>
            </w:r>
          </w:p>
        </w:tc>
      </w:tr>
      <w:tr w:rsidR="00B26960" w:rsidTr="00B26960">
        <w:trPr>
          <w:trHeight w:val="113"/>
          <w:tblHeader w:val="0"/>
        </w:trPr>
        <w:tc>
          <w:tcPr>
            <w:tcW w:w="2965" w:type="dxa"/>
          </w:tcPr>
          <w:p w:rsidR="00B26960" w:rsidRDefault="00B26960" w:rsidP="00B26960">
            <w:pPr>
              <w:pStyle w:val="Table-Text"/>
            </w:pPr>
            <w:r>
              <w:t>certType</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type of the CERT resource record</w:t>
            </w:r>
          </w:p>
        </w:tc>
      </w:tr>
      <w:tr w:rsidR="00B26960" w:rsidTr="00B26960">
        <w:trPr>
          <w:trHeight w:val="113"/>
          <w:tblHeader w:val="0"/>
        </w:trPr>
        <w:tc>
          <w:tcPr>
            <w:tcW w:w="2965" w:type="dxa"/>
          </w:tcPr>
          <w:p w:rsidR="00B26960" w:rsidRDefault="00B26960" w:rsidP="00B26960">
            <w:pPr>
              <w:pStyle w:val="Table-Text"/>
            </w:pPr>
            <w:r>
              <w:t>keyTag</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key tag for the CERT resource record</w:t>
            </w:r>
          </w:p>
        </w:tc>
      </w:tr>
      <w:tr w:rsidR="00B26960" w:rsidTr="00B26960">
        <w:trPr>
          <w:trHeight w:val="113"/>
          <w:tblHeader w:val="0"/>
        </w:trPr>
        <w:tc>
          <w:tcPr>
            <w:tcW w:w="2965" w:type="dxa"/>
          </w:tcPr>
          <w:p w:rsidR="00B26960" w:rsidRDefault="00B26960" w:rsidP="00B26960">
            <w:pPr>
              <w:pStyle w:val="Table-Text"/>
            </w:pPr>
            <w:r w:rsidRPr="009F42BB">
              <w:t>algorithm</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algorithm for the CERT record</w:t>
            </w:r>
          </w:p>
        </w:tc>
      </w:tr>
      <w:tr w:rsidR="00B26960" w:rsidTr="00B26960">
        <w:trPr>
          <w:trHeight w:val="113"/>
          <w:tblHeader w:val="0"/>
        </w:trPr>
        <w:tc>
          <w:tcPr>
            <w:tcW w:w="2965" w:type="dxa"/>
          </w:tcPr>
          <w:p w:rsidR="00B26960" w:rsidRPr="009F42BB" w:rsidRDefault="00B26960" w:rsidP="00B26960">
            <w:pPr>
              <w:pStyle w:val="Table-Text"/>
            </w:pPr>
            <w:r>
              <w:t>cert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actual certificate or CRL value of the CERT record</w:t>
            </w:r>
          </w:p>
        </w:tc>
      </w:tr>
    </w:tbl>
    <w:p w:rsidR="00B26960" w:rsidRDefault="00B26960" w:rsidP="000E46A1">
      <w:r w:rsidRPr="00B26960">
        <w:t>NAPTR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ttl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“NAPTR”</w:t>
            </w:r>
          </w:p>
        </w:tc>
      </w:tr>
      <w:tr w:rsidR="00B26960" w:rsidTr="00B26960">
        <w:trPr>
          <w:trHeight w:val="113"/>
          <w:tblHeader w:val="0"/>
        </w:trPr>
        <w:tc>
          <w:tcPr>
            <w:tcW w:w="2965" w:type="dxa"/>
          </w:tcPr>
          <w:p w:rsidR="00B26960" w:rsidRDefault="00B26960" w:rsidP="00B26960">
            <w:pPr>
              <w:pStyle w:val="Table-Text"/>
            </w:pPr>
            <w:r>
              <w:lastRenderedPageBreak/>
              <w:t>order</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order of the NAPTR record</w:t>
            </w:r>
          </w:p>
        </w:tc>
      </w:tr>
      <w:tr w:rsidR="00B26960" w:rsidTr="00B26960">
        <w:trPr>
          <w:trHeight w:val="113"/>
          <w:tblHeader w:val="0"/>
        </w:trPr>
        <w:tc>
          <w:tcPr>
            <w:tcW w:w="2965" w:type="dxa"/>
          </w:tcPr>
          <w:p w:rsidR="00B26960" w:rsidRDefault="00B26960" w:rsidP="00B26960">
            <w:pPr>
              <w:pStyle w:val="Table-Text"/>
            </w:pPr>
            <w:r>
              <w:t>preference</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preference of the NAPTR record</w:t>
            </w:r>
          </w:p>
        </w:tc>
      </w:tr>
      <w:tr w:rsidR="00B26960" w:rsidTr="00B26960">
        <w:trPr>
          <w:trHeight w:val="113"/>
          <w:tblHeader w:val="0"/>
        </w:trPr>
        <w:tc>
          <w:tcPr>
            <w:tcW w:w="2965" w:type="dxa"/>
          </w:tcPr>
          <w:p w:rsidR="00B26960" w:rsidRDefault="00B26960" w:rsidP="00B26960">
            <w:pPr>
              <w:pStyle w:val="Table-Text"/>
            </w:pPr>
            <w:r>
              <w:t>flags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flags for the NAPTR record</w:t>
            </w:r>
          </w:p>
        </w:tc>
      </w:tr>
      <w:tr w:rsidR="00B26960" w:rsidTr="00B26960">
        <w:trPr>
          <w:trHeight w:val="113"/>
          <w:tblHeader w:val="0"/>
        </w:trPr>
        <w:tc>
          <w:tcPr>
            <w:tcW w:w="2965" w:type="dxa"/>
          </w:tcPr>
          <w:p w:rsidR="00B26960" w:rsidRDefault="00B26960" w:rsidP="00B26960">
            <w:pPr>
              <w:pStyle w:val="Table-Text"/>
            </w:pPr>
            <w:r>
              <w:t>service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service of the NAPTR record</w:t>
            </w:r>
          </w:p>
        </w:tc>
      </w:tr>
      <w:tr w:rsidR="00B26960" w:rsidTr="00B26960">
        <w:trPr>
          <w:trHeight w:val="113"/>
          <w:tblHeader w:val="0"/>
        </w:trPr>
        <w:tc>
          <w:tcPr>
            <w:tcW w:w="2965" w:type="dxa"/>
          </w:tcPr>
          <w:p w:rsidR="00B26960" w:rsidRDefault="00B26960" w:rsidP="00B26960">
            <w:pPr>
              <w:pStyle w:val="Table-Text"/>
            </w:pPr>
            <w:r>
              <w:t>regexp</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regexp for the NAPTR record</w:t>
            </w:r>
          </w:p>
        </w:tc>
      </w:tr>
      <w:tr w:rsidR="00B26960" w:rsidTr="00B26960">
        <w:trPr>
          <w:trHeight w:val="113"/>
          <w:tblHeader w:val="0"/>
        </w:trPr>
        <w:tc>
          <w:tcPr>
            <w:tcW w:w="2965" w:type="dxa"/>
          </w:tcPr>
          <w:p w:rsidR="00B26960" w:rsidRDefault="00B26960" w:rsidP="00B26960">
            <w:pPr>
              <w:pStyle w:val="Table-Text"/>
            </w:pPr>
            <w:r>
              <w:t>replacement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replacement for the NAPTR record</w:t>
            </w:r>
          </w:p>
        </w:tc>
      </w:tr>
    </w:tbl>
    <w:p w:rsidR="00B26960" w:rsidRDefault="00B26960" w:rsidP="000E46A1">
      <w:r w:rsidRPr="00B26960">
        <w:t>SSHFP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ttl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“SSHFP”</w:t>
            </w:r>
          </w:p>
        </w:tc>
      </w:tr>
      <w:tr w:rsidR="00B26960" w:rsidTr="00B26960">
        <w:trPr>
          <w:trHeight w:val="113"/>
          <w:tblHeader w:val="0"/>
        </w:trPr>
        <w:tc>
          <w:tcPr>
            <w:tcW w:w="2965" w:type="dxa"/>
          </w:tcPr>
          <w:p w:rsidR="00B26960" w:rsidRDefault="00B26960" w:rsidP="00B26960">
            <w:pPr>
              <w:pStyle w:val="Table-Text"/>
            </w:pPr>
            <w:r w:rsidRPr="004C3BBC">
              <w:t>algorithm</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algorithm code for the SSHFP</w:t>
            </w:r>
          </w:p>
        </w:tc>
      </w:tr>
      <w:tr w:rsidR="00B26960" w:rsidTr="00B26960">
        <w:trPr>
          <w:trHeight w:val="113"/>
          <w:tblHeader w:val="0"/>
        </w:trPr>
        <w:tc>
          <w:tcPr>
            <w:tcW w:w="2965" w:type="dxa"/>
          </w:tcPr>
          <w:p w:rsidR="00B26960" w:rsidRPr="004C3BBC" w:rsidRDefault="00B26960" w:rsidP="00B26960">
            <w:pPr>
              <w:pStyle w:val="Table-Text"/>
            </w:pPr>
            <w:r>
              <w:t>digestType</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digest type for the SSHFP</w:t>
            </w:r>
          </w:p>
        </w:tc>
      </w:tr>
      <w:tr w:rsidR="00B26960" w:rsidTr="00B26960">
        <w:trPr>
          <w:trHeight w:val="113"/>
          <w:tblHeader w:val="0"/>
        </w:trPr>
        <w:tc>
          <w:tcPr>
            <w:tcW w:w="2965" w:type="dxa"/>
          </w:tcPr>
          <w:p w:rsidR="00B26960" w:rsidRDefault="00B26960" w:rsidP="00B26960">
            <w:pPr>
              <w:pStyle w:val="Table-Text"/>
            </w:pPr>
            <w:r>
              <w:t>fingerprint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fingerprint value for the SSHFP</w:t>
            </w:r>
          </w:p>
        </w:tc>
      </w:tr>
    </w:tbl>
    <w:p w:rsidR="00B26960" w:rsidRDefault="00B26960" w:rsidP="00044F45">
      <w:pPr>
        <w:keepNext/>
      </w:pPr>
      <w:r w:rsidRPr="00B26960">
        <w:t>LOC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C81587" w:rsidTr="00A11CBE">
        <w:trPr>
          <w:tblHeader w:val="0"/>
        </w:trPr>
        <w:tc>
          <w:tcPr>
            <w:tcW w:w="2965" w:type="dxa"/>
            <w:shd w:val="clear" w:color="auto" w:fill="BFBFBF" w:themeFill="background1" w:themeFillShade="BF"/>
          </w:tcPr>
          <w:p w:rsidR="00C81587" w:rsidRPr="00750051" w:rsidRDefault="00C81587" w:rsidP="00A11CBE">
            <w:pPr>
              <w:pStyle w:val="Table-Header"/>
            </w:pPr>
            <w:r>
              <w:t>Field Name</w:t>
            </w:r>
          </w:p>
        </w:tc>
        <w:tc>
          <w:tcPr>
            <w:tcW w:w="2175" w:type="dxa"/>
            <w:shd w:val="clear" w:color="auto" w:fill="BFBFBF" w:themeFill="background1" w:themeFillShade="BF"/>
          </w:tcPr>
          <w:p w:rsidR="00C81587" w:rsidRDefault="00C81587" w:rsidP="00A11CBE">
            <w:pPr>
              <w:pStyle w:val="Table-Header"/>
            </w:pPr>
            <w:r>
              <w:t>Type</w:t>
            </w:r>
          </w:p>
        </w:tc>
        <w:tc>
          <w:tcPr>
            <w:tcW w:w="3507" w:type="dxa"/>
            <w:shd w:val="clear" w:color="auto" w:fill="BFBFBF" w:themeFill="background1" w:themeFillShade="BF"/>
          </w:tcPr>
          <w:p w:rsidR="00C81587" w:rsidRDefault="00C81587" w:rsidP="00A11CBE">
            <w:pPr>
              <w:pStyle w:val="Table-Header"/>
            </w:pPr>
            <w:r>
              <w:t>Description</w:t>
            </w:r>
          </w:p>
        </w:tc>
      </w:tr>
      <w:tr w:rsidR="00C81587" w:rsidTr="00A11CBE">
        <w:trPr>
          <w:trHeight w:val="113"/>
          <w:tblHeader w:val="0"/>
        </w:trPr>
        <w:tc>
          <w:tcPr>
            <w:tcW w:w="2965" w:type="dxa"/>
          </w:tcPr>
          <w:p w:rsidR="00C81587" w:rsidRDefault="00C81587" w:rsidP="00C81587">
            <w:pPr>
              <w:pStyle w:val="Table-Text"/>
            </w:pPr>
            <w:r>
              <w:t>name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name of the resource record</w:t>
            </w:r>
          </w:p>
        </w:tc>
      </w:tr>
      <w:tr w:rsidR="00C81587" w:rsidTr="00A11CBE">
        <w:trPr>
          <w:trHeight w:val="113"/>
          <w:tblHeader w:val="0"/>
        </w:trPr>
        <w:tc>
          <w:tcPr>
            <w:tcW w:w="2965" w:type="dxa"/>
          </w:tcPr>
          <w:p w:rsidR="00C81587" w:rsidRDefault="00C81587" w:rsidP="00C81587">
            <w:pPr>
              <w:pStyle w:val="Table-Text"/>
            </w:pPr>
            <w:r>
              <w:t>class</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class of the resource record, currently the only support class is “IN”</w:t>
            </w:r>
          </w:p>
        </w:tc>
      </w:tr>
      <w:tr w:rsidR="00C81587" w:rsidTr="00A11CBE">
        <w:trPr>
          <w:trHeight w:val="113"/>
          <w:tblHeader w:val="0"/>
        </w:trPr>
        <w:tc>
          <w:tcPr>
            <w:tcW w:w="2965" w:type="dxa"/>
          </w:tcPr>
          <w:p w:rsidR="00C81587" w:rsidRDefault="00C81587" w:rsidP="00C81587">
            <w:pPr>
              <w:pStyle w:val="Table-Text"/>
            </w:pPr>
            <w:r>
              <w:t>ttl</w:t>
            </w:r>
          </w:p>
        </w:tc>
        <w:tc>
          <w:tcPr>
            <w:tcW w:w="2175" w:type="dxa"/>
          </w:tcPr>
          <w:p w:rsidR="00C81587" w:rsidRDefault="00C81587" w:rsidP="00C81587">
            <w:pPr>
              <w:pStyle w:val="Table-Text"/>
            </w:pPr>
            <w:r>
              <w:t>integer</w:t>
            </w:r>
          </w:p>
        </w:tc>
        <w:tc>
          <w:tcPr>
            <w:tcW w:w="3507" w:type="dxa"/>
          </w:tcPr>
          <w:p w:rsidR="00C81587" w:rsidRDefault="00C81587" w:rsidP="00C81587">
            <w:pPr>
              <w:pStyle w:val="Table-Text"/>
            </w:pPr>
            <w:r>
              <w:t>The ttl of the resource record</w:t>
            </w:r>
          </w:p>
        </w:tc>
      </w:tr>
      <w:tr w:rsidR="00C81587" w:rsidTr="00A11CBE">
        <w:trPr>
          <w:trHeight w:val="113"/>
          <w:tblHeader w:val="0"/>
        </w:trPr>
        <w:tc>
          <w:tcPr>
            <w:tcW w:w="2965" w:type="dxa"/>
          </w:tcPr>
          <w:p w:rsidR="00C81587" w:rsidRDefault="00C81587" w:rsidP="00C81587">
            <w:pPr>
              <w:pStyle w:val="Table-Text"/>
            </w:pPr>
            <w:r>
              <w:t>type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type of the resource record. For this record type it is the literal value “LOC”</w:t>
            </w:r>
          </w:p>
        </w:tc>
      </w:tr>
      <w:tr w:rsidR="00C81587" w:rsidTr="00A11CBE">
        <w:trPr>
          <w:trHeight w:val="113"/>
          <w:tblHeader w:val="0"/>
        </w:trPr>
        <w:tc>
          <w:tcPr>
            <w:tcW w:w="2965" w:type="dxa"/>
          </w:tcPr>
          <w:p w:rsidR="00C81587" w:rsidRDefault="00C81587" w:rsidP="00C81587">
            <w:pPr>
              <w:pStyle w:val="Table-Text"/>
            </w:pPr>
            <w:r>
              <w:t>size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size value for the LOC record</w:t>
            </w:r>
          </w:p>
        </w:tc>
      </w:tr>
      <w:tr w:rsidR="00C81587" w:rsidTr="00A11CBE">
        <w:trPr>
          <w:trHeight w:val="113"/>
          <w:tblHeader w:val="0"/>
        </w:trPr>
        <w:tc>
          <w:tcPr>
            <w:tcW w:w="2965" w:type="dxa"/>
          </w:tcPr>
          <w:p w:rsidR="00C81587" w:rsidRDefault="00C81587" w:rsidP="00C81587">
            <w:pPr>
              <w:pStyle w:val="Table-Text"/>
            </w:pPr>
            <w:r w:rsidRPr="004C3BBC">
              <w:t>hPrecision</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horizontal precision value for the LOC record</w:t>
            </w:r>
          </w:p>
        </w:tc>
      </w:tr>
      <w:tr w:rsidR="00C81587" w:rsidTr="00A11CBE">
        <w:trPr>
          <w:trHeight w:val="113"/>
          <w:tblHeader w:val="0"/>
        </w:trPr>
        <w:tc>
          <w:tcPr>
            <w:tcW w:w="2965" w:type="dxa"/>
          </w:tcPr>
          <w:p w:rsidR="00C81587" w:rsidRPr="004C3BBC" w:rsidRDefault="00C81587" w:rsidP="00C81587">
            <w:pPr>
              <w:pStyle w:val="Table-Text"/>
            </w:pPr>
            <w:r w:rsidRPr="004C3BBC">
              <w:t>vPrecision</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vertical precision value for the LOC record</w:t>
            </w:r>
          </w:p>
        </w:tc>
      </w:tr>
      <w:tr w:rsidR="00C81587" w:rsidTr="00A11CBE">
        <w:trPr>
          <w:trHeight w:val="113"/>
          <w:tblHeader w:val="0"/>
        </w:trPr>
        <w:tc>
          <w:tcPr>
            <w:tcW w:w="2965" w:type="dxa"/>
          </w:tcPr>
          <w:p w:rsidR="00C81587" w:rsidRPr="004C3BBC" w:rsidRDefault="00C81587" w:rsidP="00C81587">
            <w:pPr>
              <w:pStyle w:val="Table-Text"/>
            </w:pPr>
            <w:r w:rsidRPr="004C3BBC">
              <w:t>latitude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latitude value for the LOC record</w:t>
            </w:r>
          </w:p>
        </w:tc>
      </w:tr>
      <w:tr w:rsidR="00C81587" w:rsidTr="00A11CBE">
        <w:trPr>
          <w:trHeight w:val="113"/>
          <w:tblHeader w:val="0"/>
        </w:trPr>
        <w:tc>
          <w:tcPr>
            <w:tcW w:w="2965" w:type="dxa"/>
          </w:tcPr>
          <w:p w:rsidR="00C81587" w:rsidRPr="004C3BBC" w:rsidRDefault="00C81587" w:rsidP="00C81587">
            <w:pPr>
              <w:pStyle w:val="Table-Text"/>
            </w:pPr>
            <w:r w:rsidRPr="004C3BBC">
              <w:t>longitude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longitude value for the LOC record</w:t>
            </w:r>
          </w:p>
        </w:tc>
      </w:tr>
      <w:tr w:rsidR="00C81587" w:rsidTr="00A11CBE">
        <w:trPr>
          <w:trHeight w:val="113"/>
          <w:tblHeader w:val="0"/>
        </w:trPr>
        <w:tc>
          <w:tcPr>
            <w:tcW w:w="2965" w:type="dxa"/>
          </w:tcPr>
          <w:p w:rsidR="00C81587" w:rsidRPr="004C3BBC" w:rsidRDefault="00C81587" w:rsidP="00C81587">
            <w:pPr>
              <w:pStyle w:val="Table-Text"/>
            </w:pPr>
            <w:r>
              <w:t>altitude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altitude value for the LOC record</w:t>
            </w:r>
          </w:p>
        </w:tc>
      </w:tr>
    </w:tbl>
    <w:p w:rsidR="00C81587" w:rsidRDefault="00C81587" w:rsidP="000E46A1">
      <w:r w:rsidRPr="00C81587">
        <w:t>SPF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C81587" w:rsidTr="00A11CBE">
        <w:trPr>
          <w:tblHeader w:val="0"/>
        </w:trPr>
        <w:tc>
          <w:tcPr>
            <w:tcW w:w="2965" w:type="dxa"/>
            <w:shd w:val="clear" w:color="auto" w:fill="BFBFBF" w:themeFill="background1" w:themeFillShade="BF"/>
          </w:tcPr>
          <w:p w:rsidR="00C81587" w:rsidRPr="00750051" w:rsidRDefault="00C81587" w:rsidP="00A11CBE">
            <w:pPr>
              <w:pStyle w:val="Table-Header"/>
            </w:pPr>
            <w:r>
              <w:t>Field Name</w:t>
            </w:r>
          </w:p>
        </w:tc>
        <w:tc>
          <w:tcPr>
            <w:tcW w:w="2175" w:type="dxa"/>
            <w:shd w:val="clear" w:color="auto" w:fill="BFBFBF" w:themeFill="background1" w:themeFillShade="BF"/>
          </w:tcPr>
          <w:p w:rsidR="00C81587" w:rsidRDefault="00C81587" w:rsidP="00A11CBE">
            <w:pPr>
              <w:pStyle w:val="Table-Header"/>
            </w:pPr>
            <w:r>
              <w:t>Type</w:t>
            </w:r>
          </w:p>
        </w:tc>
        <w:tc>
          <w:tcPr>
            <w:tcW w:w="3507" w:type="dxa"/>
            <w:shd w:val="clear" w:color="auto" w:fill="BFBFBF" w:themeFill="background1" w:themeFillShade="BF"/>
          </w:tcPr>
          <w:p w:rsidR="00C81587" w:rsidRDefault="00C81587" w:rsidP="00A11CBE">
            <w:pPr>
              <w:pStyle w:val="Table-Header"/>
            </w:pPr>
            <w:r>
              <w:t>Description</w:t>
            </w:r>
          </w:p>
        </w:tc>
      </w:tr>
      <w:tr w:rsidR="00C81587" w:rsidTr="00A11CBE">
        <w:trPr>
          <w:trHeight w:val="113"/>
          <w:tblHeader w:val="0"/>
        </w:trPr>
        <w:tc>
          <w:tcPr>
            <w:tcW w:w="2965" w:type="dxa"/>
          </w:tcPr>
          <w:p w:rsidR="00C81587" w:rsidRDefault="00C81587" w:rsidP="00C81587">
            <w:pPr>
              <w:pStyle w:val="Table-Text"/>
            </w:pPr>
            <w:r>
              <w:t>name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name of the resource record</w:t>
            </w:r>
          </w:p>
        </w:tc>
      </w:tr>
      <w:tr w:rsidR="00C81587" w:rsidTr="00A11CBE">
        <w:trPr>
          <w:trHeight w:val="113"/>
          <w:tblHeader w:val="0"/>
        </w:trPr>
        <w:tc>
          <w:tcPr>
            <w:tcW w:w="2965" w:type="dxa"/>
          </w:tcPr>
          <w:p w:rsidR="00C81587" w:rsidRDefault="00C81587" w:rsidP="00C81587">
            <w:pPr>
              <w:pStyle w:val="Table-Text"/>
            </w:pPr>
            <w:r>
              <w:t>class</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class of the resource record, currently the only support class is “IN”</w:t>
            </w:r>
          </w:p>
        </w:tc>
      </w:tr>
      <w:tr w:rsidR="00C81587" w:rsidTr="00A11CBE">
        <w:trPr>
          <w:trHeight w:val="113"/>
          <w:tblHeader w:val="0"/>
        </w:trPr>
        <w:tc>
          <w:tcPr>
            <w:tcW w:w="2965" w:type="dxa"/>
          </w:tcPr>
          <w:p w:rsidR="00C81587" w:rsidRDefault="00C81587" w:rsidP="00C81587">
            <w:pPr>
              <w:pStyle w:val="Table-Text"/>
            </w:pPr>
            <w:r>
              <w:t>ttl</w:t>
            </w:r>
          </w:p>
        </w:tc>
        <w:tc>
          <w:tcPr>
            <w:tcW w:w="2175" w:type="dxa"/>
          </w:tcPr>
          <w:p w:rsidR="00C81587" w:rsidRDefault="00C81587" w:rsidP="00C81587">
            <w:pPr>
              <w:pStyle w:val="Table-Text"/>
            </w:pPr>
            <w:r>
              <w:t>integer</w:t>
            </w:r>
          </w:p>
        </w:tc>
        <w:tc>
          <w:tcPr>
            <w:tcW w:w="3507" w:type="dxa"/>
          </w:tcPr>
          <w:p w:rsidR="00C81587" w:rsidRDefault="00C81587" w:rsidP="00C81587">
            <w:pPr>
              <w:pStyle w:val="Table-Text"/>
            </w:pPr>
            <w:r>
              <w:t>The ttl of the resource record</w:t>
            </w:r>
          </w:p>
        </w:tc>
      </w:tr>
      <w:tr w:rsidR="00C81587" w:rsidTr="00A11CBE">
        <w:trPr>
          <w:trHeight w:val="113"/>
          <w:tblHeader w:val="0"/>
        </w:trPr>
        <w:tc>
          <w:tcPr>
            <w:tcW w:w="2965" w:type="dxa"/>
          </w:tcPr>
          <w:p w:rsidR="00C81587" w:rsidRDefault="00C81587" w:rsidP="00C81587">
            <w:pPr>
              <w:pStyle w:val="Table-Text"/>
            </w:pPr>
            <w:r>
              <w:t>type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type of the resource record. For this record type it is the literal value “SPF”</w:t>
            </w:r>
          </w:p>
        </w:tc>
      </w:tr>
      <w:tr w:rsidR="00C81587" w:rsidTr="00A11CBE">
        <w:trPr>
          <w:trHeight w:val="113"/>
          <w:tblHeader w:val="0"/>
        </w:trPr>
        <w:tc>
          <w:tcPr>
            <w:tcW w:w="2965" w:type="dxa"/>
          </w:tcPr>
          <w:p w:rsidR="00C81587" w:rsidRDefault="00C81587" w:rsidP="00C81587">
            <w:pPr>
              <w:pStyle w:val="Table-Text"/>
            </w:pPr>
            <w:r>
              <w:t>strings</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textual value for the record</w:t>
            </w:r>
          </w:p>
        </w:tc>
      </w:tr>
    </w:tbl>
    <w:p w:rsidR="00775CCB" w:rsidRDefault="00775CCB" w:rsidP="00775CCB">
      <w:pPr>
        <w:rPr>
          <w:ins w:id="276" w:author="Arnaud Dumont" w:date="2014-02-20T11:24:00Z"/>
        </w:rPr>
      </w:pPr>
      <w:ins w:id="277" w:author="Arnaud Dumont" w:date="2014-02-20T11:24:00Z">
        <w:r w:rsidRPr="00C81587">
          <w:t>TLSA Record:</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775CCB" w:rsidTr="00DE117E">
        <w:trPr>
          <w:tblHeader w:val="0"/>
          <w:ins w:id="278" w:author="Arnaud Dumont" w:date="2014-02-20T11:24:00Z"/>
        </w:trPr>
        <w:tc>
          <w:tcPr>
            <w:tcW w:w="2965" w:type="dxa"/>
            <w:shd w:val="clear" w:color="auto" w:fill="BFBFBF" w:themeFill="background1" w:themeFillShade="BF"/>
          </w:tcPr>
          <w:p w:rsidR="00775CCB" w:rsidRPr="00750051" w:rsidRDefault="00775CCB" w:rsidP="00DE117E">
            <w:pPr>
              <w:pStyle w:val="Table-Header"/>
              <w:rPr>
                <w:ins w:id="279" w:author="Arnaud Dumont" w:date="2014-02-20T11:24:00Z"/>
              </w:rPr>
            </w:pPr>
            <w:ins w:id="280" w:author="Arnaud Dumont" w:date="2014-02-20T11:24:00Z">
              <w:r>
                <w:lastRenderedPageBreak/>
                <w:t>Field Name</w:t>
              </w:r>
            </w:ins>
          </w:p>
        </w:tc>
        <w:tc>
          <w:tcPr>
            <w:tcW w:w="2175" w:type="dxa"/>
            <w:shd w:val="clear" w:color="auto" w:fill="BFBFBF" w:themeFill="background1" w:themeFillShade="BF"/>
          </w:tcPr>
          <w:p w:rsidR="00775CCB" w:rsidRDefault="00775CCB" w:rsidP="00DE117E">
            <w:pPr>
              <w:pStyle w:val="Table-Header"/>
              <w:rPr>
                <w:ins w:id="281" w:author="Arnaud Dumont" w:date="2014-02-20T11:24:00Z"/>
              </w:rPr>
            </w:pPr>
            <w:ins w:id="282" w:author="Arnaud Dumont" w:date="2014-02-20T11:24:00Z">
              <w:r>
                <w:t>Type</w:t>
              </w:r>
            </w:ins>
          </w:p>
        </w:tc>
        <w:tc>
          <w:tcPr>
            <w:tcW w:w="3507" w:type="dxa"/>
            <w:shd w:val="clear" w:color="auto" w:fill="BFBFBF" w:themeFill="background1" w:themeFillShade="BF"/>
          </w:tcPr>
          <w:p w:rsidR="00775CCB" w:rsidRDefault="00775CCB" w:rsidP="00DE117E">
            <w:pPr>
              <w:pStyle w:val="Table-Header"/>
              <w:rPr>
                <w:ins w:id="283" w:author="Arnaud Dumont" w:date="2014-02-20T11:24:00Z"/>
              </w:rPr>
            </w:pPr>
            <w:ins w:id="284" w:author="Arnaud Dumont" w:date="2014-02-20T11:24:00Z">
              <w:r>
                <w:t>Description</w:t>
              </w:r>
            </w:ins>
          </w:p>
        </w:tc>
      </w:tr>
      <w:tr w:rsidR="00775CCB" w:rsidTr="00DE117E">
        <w:trPr>
          <w:trHeight w:val="113"/>
          <w:tblHeader w:val="0"/>
          <w:ins w:id="285" w:author="Arnaud Dumont" w:date="2014-02-20T11:24:00Z"/>
        </w:trPr>
        <w:tc>
          <w:tcPr>
            <w:tcW w:w="2965" w:type="dxa"/>
          </w:tcPr>
          <w:p w:rsidR="00775CCB" w:rsidRDefault="00775CCB" w:rsidP="00DE117E">
            <w:pPr>
              <w:pStyle w:val="Table-Text"/>
              <w:rPr>
                <w:ins w:id="286" w:author="Arnaud Dumont" w:date="2014-02-20T11:24:00Z"/>
              </w:rPr>
            </w:pPr>
            <w:ins w:id="287" w:author="Arnaud Dumont" w:date="2014-02-20T11:24:00Z">
              <w:r>
                <w:t>name</w:t>
              </w:r>
            </w:ins>
          </w:p>
        </w:tc>
        <w:tc>
          <w:tcPr>
            <w:tcW w:w="2175" w:type="dxa"/>
          </w:tcPr>
          <w:p w:rsidR="00775CCB" w:rsidRDefault="00775CCB" w:rsidP="00DE117E">
            <w:pPr>
              <w:pStyle w:val="Table-Text"/>
              <w:rPr>
                <w:ins w:id="288" w:author="Arnaud Dumont" w:date="2014-02-20T11:24:00Z"/>
              </w:rPr>
            </w:pPr>
            <w:ins w:id="289" w:author="Arnaud Dumont" w:date="2014-02-20T11:24:00Z">
              <w:r>
                <w:t>string</w:t>
              </w:r>
            </w:ins>
          </w:p>
        </w:tc>
        <w:tc>
          <w:tcPr>
            <w:tcW w:w="3507" w:type="dxa"/>
          </w:tcPr>
          <w:p w:rsidR="00775CCB" w:rsidRDefault="00775CCB" w:rsidP="00DE117E">
            <w:pPr>
              <w:pStyle w:val="Table-Text"/>
              <w:rPr>
                <w:ins w:id="290" w:author="Arnaud Dumont" w:date="2014-02-20T11:24:00Z"/>
              </w:rPr>
            </w:pPr>
            <w:ins w:id="291" w:author="Arnaud Dumont" w:date="2014-02-20T11:24:00Z">
              <w:r>
                <w:t>The name of the resource record</w:t>
              </w:r>
            </w:ins>
          </w:p>
        </w:tc>
      </w:tr>
      <w:tr w:rsidR="00775CCB" w:rsidTr="00DE117E">
        <w:trPr>
          <w:trHeight w:val="113"/>
          <w:tblHeader w:val="0"/>
          <w:ins w:id="292" w:author="Arnaud Dumont" w:date="2014-02-20T11:24:00Z"/>
        </w:trPr>
        <w:tc>
          <w:tcPr>
            <w:tcW w:w="2965" w:type="dxa"/>
          </w:tcPr>
          <w:p w:rsidR="00775CCB" w:rsidRDefault="00775CCB" w:rsidP="00DE117E">
            <w:pPr>
              <w:pStyle w:val="Table-Text"/>
              <w:rPr>
                <w:ins w:id="293" w:author="Arnaud Dumont" w:date="2014-02-20T11:24:00Z"/>
              </w:rPr>
            </w:pPr>
            <w:ins w:id="294" w:author="Arnaud Dumont" w:date="2014-02-20T11:24:00Z">
              <w:r>
                <w:t>class</w:t>
              </w:r>
            </w:ins>
          </w:p>
        </w:tc>
        <w:tc>
          <w:tcPr>
            <w:tcW w:w="2175" w:type="dxa"/>
          </w:tcPr>
          <w:p w:rsidR="00775CCB" w:rsidRDefault="00775CCB" w:rsidP="00DE117E">
            <w:pPr>
              <w:pStyle w:val="Table-Text"/>
              <w:rPr>
                <w:ins w:id="295" w:author="Arnaud Dumont" w:date="2014-02-20T11:24:00Z"/>
              </w:rPr>
            </w:pPr>
            <w:ins w:id="296" w:author="Arnaud Dumont" w:date="2014-02-20T11:24:00Z">
              <w:r>
                <w:t>string</w:t>
              </w:r>
            </w:ins>
          </w:p>
        </w:tc>
        <w:tc>
          <w:tcPr>
            <w:tcW w:w="3507" w:type="dxa"/>
          </w:tcPr>
          <w:p w:rsidR="00775CCB" w:rsidRDefault="00775CCB" w:rsidP="00DE117E">
            <w:pPr>
              <w:pStyle w:val="Table-Text"/>
              <w:rPr>
                <w:ins w:id="297" w:author="Arnaud Dumont" w:date="2014-02-20T11:24:00Z"/>
              </w:rPr>
            </w:pPr>
            <w:ins w:id="298" w:author="Arnaud Dumont" w:date="2014-02-20T11:24:00Z">
              <w:r>
                <w:t>The class of the resource record, currently the only support class is “IN”</w:t>
              </w:r>
            </w:ins>
          </w:p>
        </w:tc>
      </w:tr>
      <w:tr w:rsidR="00775CCB" w:rsidTr="00DE117E">
        <w:trPr>
          <w:trHeight w:val="113"/>
          <w:tblHeader w:val="0"/>
          <w:ins w:id="299" w:author="Arnaud Dumont" w:date="2014-02-20T11:24:00Z"/>
        </w:trPr>
        <w:tc>
          <w:tcPr>
            <w:tcW w:w="2965" w:type="dxa"/>
          </w:tcPr>
          <w:p w:rsidR="00775CCB" w:rsidRDefault="00775CCB" w:rsidP="00DE117E">
            <w:pPr>
              <w:pStyle w:val="Table-Text"/>
              <w:rPr>
                <w:ins w:id="300" w:author="Arnaud Dumont" w:date="2014-02-20T11:24:00Z"/>
              </w:rPr>
            </w:pPr>
            <w:ins w:id="301" w:author="Arnaud Dumont" w:date="2014-02-20T11:24:00Z">
              <w:r>
                <w:t>ttl</w:t>
              </w:r>
            </w:ins>
          </w:p>
        </w:tc>
        <w:tc>
          <w:tcPr>
            <w:tcW w:w="2175" w:type="dxa"/>
          </w:tcPr>
          <w:p w:rsidR="00775CCB" w:rsidRDefault="00775CCB" w:rsidP="00DE117E">
            <w:pPr>
              <w:pStyle w:val="Table-Text"/>
              <w:rPr>
                <w:ins w:id="302" w:author="Arnaud Dumont" w:date="2014-02-20T11:24:00Z"/>
              </w:rPr>
            </w:pPr>
            <w:ins w:id="303" w:author="Arnaud Dumont" w:date="2014-02-20T11:24:00Z">
              <w:r>
                <w:t>integer</w:t>
              </w:r>
            </w:ins>
          </w:p>
        </w:tc>
        <w:tc>
          <w:tcPr>
            <w:tcW w:w="3507" w:type="dxa"/>
          </w:tcPr>
          <w:p w:rsidR="00775CCB" w:rsidRDefault="00775CCB" w:rsidP="00DE117E">
            <w:pPr>
              <w:pStyle w:val="Table-Text"/>
              <w:rPr>
                <w:ins w:id="304" w:author="Arnaud Dumont" w:date="2014-02-20T11:24:00Z"/>
              </w:rPr>
            </w:pPr>
            <w:ins w:id="305" w:author="Arnaud Dumont" w:date="2014-02-20T11:24:00Z">
              <w:r>
                <w:t>The ttl of the resource record</w:t>
              </w:r>
            </w:ins>
          </w:p>
        </w:tc>
      </w:tr>
      <w:tr w:rsidR="00775CCB" w:rsidTr="00DE117E">
        <w:trPr>
          <w:trHeight w:val="113"/>
          <w:tblHeader w:val="0"/>
          <w:ins w:id="306" w:author="Arnaud Dumont" w:date="2014-02-20T11:24:00Z"/>
        </w:trPr>
        <w:tc>
          <w:tcPr>
            <w:tcW w:w="2965" w:type="dxa"/>
          </w:tcPr>
          <w:p w:rsidR="00775CCB" w:rsidRDefault="00775CCB" w:rsidP="00DE117E">
            <w:pPr>
              <w:pStyle w:val="Table-Text"/>
              <w:rPr>
                <w:ins w:id="307" w:author="Arnaud Dumont" w:date="2014-02-20T11:24:00Z"/>
              </w:rPr>
            </w:pPr>
            <w:ins w:id="308" w:author="Arnaud Dumont" w:date="2014-02-20T11:24:00Z">
              <w:r>
                <w:t>type</w:t>
              </w:r>
            </w:ins>
          </w:p>
        </w:tc>
        <w:tc>
          <w:tcPr>
            <w:tcW w:w="2175" w:type="dxa"/>
          </w:tcPr>
          <w:p w:rsidR="00775CCB" w:rsidRDefault="00775CCB" w:rsidP="00DE117E">
            <w:pPr>
              <w:pStyle w:val="Table-Text"/>
              <w:rPr>
                <w:ins w:id="309" w:author="Arnaud Dumont" w:date="2014-02-20T11:24:00Z"/>
              </w:rPr>
            </w:pPr>
            <w:ins w:id="310" w:author="Arnaud Dumont" w:date="2014-02-20T11:24:00Z">
              <w:r>
                <w:t>string</w:t>
              </w:r>
            </w:ins>
          </w:p>
        </w:tc>
        <w:tc>
          <w:tcPr>
            <w:tcW w:w="3507" w:type="dxa"/>
          </w:tcPr>
          <w:p w:rsidR="00775CCB" w:rsidRDefault="00775CCB" w:rsidP="00DE117E">
            <w:pPr>
              <w:pStyle w:val="Table-Text"/>
              <w:rPr>
                <w:ins w:id="311" w:author="Arnaud Dumont" w:date="2014-02-20T11:24:00Z"/>
              </w:rPr>
            </w:pPr>
            <w:ins w:id="312" w:author="Arnaud Dumont" w:date="2014-02-20T11:24:00Z">
              <w:r>
                <w:t>The type of the resource record. For this record type it is the literal value “TLSA”</w:t>
              </w:r>
            </w:ins>
          </w:p>
        </w:tc>
      </w:tr>
      <w:tr w:rsidR="00775CCB" w:rsidTr="00DE117E">
        <w:trPr>
          <w:trHeight w:val="113"/>
          <w:tblHeader w:val="0"/>
          <w:ins w:id="313" w:author="Arnaud Dumont" w:date="2014-02-20T11:24:00Z"/>
        </w:trPr>
        <w:tc>
          <w:tcPr>
            <w:tcW w:w="2965" w:type="dxa"/>
          </w:tcPr>
          <w:p w:rsidR="00775CCB" w:rsidRDefault="00775CCB" w:rsidP="00DE117E">
            <w:pPr>
              <w:pStyle w:val="Table-Text"/>
              <w:rPr>
                <w:ins w:id="314" w:author="Arnaud Dumont" w:date="2014-02-20T11:24:00Z"/>
              </w:rPr>
            </w:pPr>
            <w:ins w:id="315" w:author="Arnaud Dumont" w:date="2014-02-20T11:24:00Z">
              <w:r w:rsidRPr="00A60CE8">
                <w:t>certificateUsage</w:t>
              </w:r>
            </w:ins>
          </w:p>
        </w:tc>
        <w:tc>
          <w:tcPr>
            <w:tcW w:w="2175" w:type="dxa"/>
          </w:tcPr>
          <w:p w:rsidR="00775CCB" w:rsidRDefault="00775CCB" w:rsidP="00DE117E">
            <w:pPr>
              <w:pStyle w:val="Table-Text"/>
              <w:rPr>
                <w:ins w:id="316" w:author="Arnaud Dumont" w:date="2014-02-20T11:24:00Z"/>
              </w:rPr>
            </w:pPr>
            <w:ins w:id="317" w:author="Arnaud Dumont" w:date="2014-02-20T11:24:00Z">
              <w:r>
                <w:t>integer</w:t>
              </w:r>
            </w:ins>
          </w:p>
        </w:tc>
        <w:tc>
          <w:tcPr>
            <w:tcW w:w="3507" w:type="dxa"/>
          </w:tcPr>
          <w:p w:rsidR="00775CCB" w:rsidRDefault="00775CCB" w:rsidP="00DE117E">
            <w:pPr>
              <w:pStyle w:val="Table-Text"/>
              <w:rPr>
                <w:ins w:id="318" w:author="Arnaud Dumont" w:date="2014-02-20T11:24:00Z"/>
              </w:rPr>
            </w:pPr>
            <w:ins w:id="319" w:author="Arnaud Dumont" w:date="2014-02-20T11:24:00Z">
              <w:r>
                <w:t>The certificate usage value for the record</w:t>
              </w:r>
            </w:ins>
          </w:p>
        </w:tc>
      </w:tr>
      <w:tr w:rsidR="00775CCB" w:rsidTr="00DE117E">
        <w:trPr>
          <w:trHeight w:val="113"/>
          <w:tblHeader w:val="0"/>
          <w:ins w:id="320" w:author="Arnaud Dumont" w:date="2014-02-20T11:24:00Z"/>
        </w:trPr>
        <w:tc>
          <w:tcPr>
            <w:tcW w:w="2965" w:type="dxa"/>
          </w:tcPr>
          <w:p w:rsidR="00775CCB" w:rsidRPr="00A60CE8" w:rsidRDefault="00775CCB" w:rsidP="00DE117E">
            <w:pPr>
              <w:pStyle w:val="Table-Text"/>
              <w:rPr>
                <w:ins w:id="321" w:author="Arnaud Dumont" w:date="2014-02-20T11:24:00Z"/>
              </w:rPr>
            </w:pPr>
            <w:ins w:id="322" w:author="Arnaud Dumont" w:date="2014-02-20T11:24:00Z">
              <w:r>
                <w:t>selector</w:t>
              </w:r>
            </w:ins>
          </w:p>
        </w:tc>
        <w:tc>
          <w:tcPr>
            <w:tcW w:w="2175" w:type="dxa"/>
          </w:tcPr>
          <w:p w:rsidR="00775CCB" w:rsidRDefault="00775CCB" w:rsidP="00DE117E">
            <w:pPr>
              <w:pStyle w:val="Table-Text"/>
              <w:rPr>
                <w:ins w:id="323" w:author="Arnaud Dumont" w:date="2014-02-20T11:24:00Z"/>
              </w:rPr>
            </w:pPr>
            <w:ins w:id="324" w:author="Arnaud Dumont" w:date="2014-02-20T11:24:00Z">
              <w:r>
                <w:t>integer</w:t>
              </w:r>
            </w:ins>
          </w:p>
        </w:tc>
        <w:tc>
          <w:tcPr>
            <w:tcW w:w="3507" w:type="dxa"/>
          </w:tcPr>
          <w:p w:rsidR="00775CCB" w:rsidRDefault="00775CCB" w:rsidP="00DE117E">
            <w:pPr>
              <w:pStyle w:val="Table-Text"/>
              <w:rPr>
                <w:ins w:id="325" w:author="Arnaud Dumont" w:date="2014-02-20T11:24:00Z"/>
              </w:rPr>
            </w:pPr>
            <w:ins w:id="326" w:author="Arnaud Dumont" w:date="2014-02-20T11:24:00Z">
              <w:r>
                <w:t>The selector of the TLSA record</w:t>
              </w:r>
            </w:ins>
          </w:p>
        </w:tc>
      </w:tr>
      <w:tr w:rsidR="00775CCB" w:rsidTr="00DE117E">
        <w:trPr>
          <w:trHeight w:val="113"/>
          <w:tblHeader w:val="0"/>
          <w:ins w:id="327" w:author="Arnaud Dumont" w:date="2014-02-20T11:24:00Z"/>
        </w:trPr>
        <w:tc>
          <w:tcPr>
            <w:tcW w:w="2965" w:type="dxa"/>
          </w:tcPr>
          <w:p w:rsidR="00775CCB" w:rsidRDefault="00775CCB" w:rsidP="00DE117E">
            <w:pPr>
              <w:pStyle w:val="Table-Text"/>
              <w:rPr>
                <w:ins w:id="328" w:author="Arnaud Dumont" w:date="2014-02-20T11:24:00Z"/>
              </w:rPr>
            </w:pPr>
            <w:ins w:id="329" w:author="Arnaud Dumont" w:date="2014-02-20T11:24:00Z">
              <w:r>
                <w:t>matchingType</w:t>
              </w:r>
            </w:ins>
          </w:p>
        </w:tc>
        <w:tc>
          <w:tcPr>
            <w:tcW w:w="2175" w:type="dxa"/>
          </w:tcPr>
          <w:p w:rsidR="00775CCB" w:rsidRDefault="00775CCB" w:rsidP="00DE117E">
            <w:pPr>
              <w:pStyle w:val="Table-Text"/>
              <w:rPr>
                <w:ins w:id="330" w:author="Arnaud Dumont" w:date="2014-02-20T11:24:00Z"/>
              </w:rPr>
            </w:pPr>
            <w:ins w:id="331" w:author="Arnaud Dumont" w:date="2014-02-20T11:24:00Z">
              <w:r>
                <w:t>integer</w:t>
              </w:r>
            </w:ins>
          </w:p>
        </w:tc>
        <w:tc>
          <w:tcPr>
            <w:tcW w:w="3507" w:type="dxa"/>
          </w:tcPr>
          <w:p w:rsidR="00775CCB" w:rsidRDefault="00775CCB" w:rsidP="00DE117E">
            <w:pPr>
              <w:pStyle w:val="Table-Text"/>
              <w:rPr>
                <w:ins w:id="332" w:author="Arnaud Dumont" w:date="2014-02-20T11:24:00Z"/>
              </w:rPr>
            </w:pPr>
            <w:ins w:id="333" w:author="Arnaud Dumont" w:date="2014-02-20T11:24:00Z">
              <w:r>
                <w:t>The matching type of the TLSA record</w:t>
              </w:r>
            </w:ins>
          </w:p>
        </w:tc>
      </w:tr>
      <w:tr w:rsidR="00775CCB" w:rsidTr="00DE117E">
        <w:trPr>
          <w:trHeight w:val="113"/>
          <w:tblHeader w:val="0"/>
          <w:ins w:id="334" w:author="Arnaud Dumont" w:date="2014-02-20T11:24:00Z"/>
        </w:trPr>
        <w:tc>
          <w:tcPr>
            <w:tcW w:w="2965" w:type="dxa"/>
          </w:tcPr>
          <w:p w:rsidR="00775CCB" w:rsidRDefault="00775CCB" w:rsidP="00DE117E">
            <w:pPr>
              <w:pStyle w:val="Table-Text"/>
              <w:rPr>
                <w:ins w:id="335" w:author="Arnaud Dumont" w:date="2014-02-20T11:24:00Z"/>
              </w:rPr>
            </w:pPr>
            <w:ins w:id="336" w:author="Arnaud Dumont" w:date="2014-02-20T11:24:00Z">
              <w:r w:rsidRPr="00A60CE8">
                <w:t>certificateAssociationData</w:t>
              </w:r>
            </w:ins>
          </w:p>
        </w:tc>
        <w:tc>
          <w:tcPr>
            <w:tcW w:w="2175" w:type="dxa"/>
          </w:tcPr>
          <w:p w:rsidR="00775CCB" w:rsidRDefault="00775CCB" w:rsidP="00DE117E">
            <w:pPr>
              <w:pStyle w:val="Table-Text"/>
              <w:rPr>
                <w:ins w:id="337" w:author="Arnaud Dumont" w:date="2014-02-20T11:24:00Z"/>
              </w:rPr>
            </w:pPr>
            <w:ins w:id="338" w:author="Arnaud Dumont" w:date="2014-02-20T11:24:00Z">
              <w:r>
                <w:t>string</w:t>
              </w:r>
            </w:ins>
          </w:p>
        </w:tc>
        <w:tc>
          <w:tcPr>
            <w:tcW w:w="3507" w:type="dxa"/>
          </w:tcPr>
          <w:p w:rsidR="00775CCB" w:rsidRDefault="00775CCB" w:rsidP="0084219F">
            <w:pPr>
              <w:pStyle w:val="Table-Text"/>
              <w:rPr>
                <w:ins w:id="339" w:author="Arnaud Dumont" w:date="2014-02-20T11:24:00Z"/>
              </w:rPr>
            </w:pPr>
            <w:ins w:id="340" w:author="Arnaud Dumont" w:date="2014-02-20T11:24:00Z">
              <w:r>
                <w:t>The certificate dat</w:t>
              </w:r>
            </w:ins>
            <w:ins w:id="341" w:author="Arnaud Dumont" w:date="2014-02-20T11:29:00Z">
              <w:r w:rsidR="0084219F">
                <w:t>a</w:t>
              </w:r>
            </w:ins>
            <w:ins w:id="342" w:author="Arnaud Dumont" w:date="2014-02-20T11:24:00Z">
              <w:r>
                <w:t xml:space="preserve"> for the TLSA record</w:t>
              </w:r>
            </w:ins>
          </w:p>
        </w:tc>
      </w:tr>
    </w:tbl>
    <w:p w:rsidR="003516A8" w:rsidRDefault="003516A8" w:rsidP="003516A8">
      <w:pPr>
        <w:rPr>
          <w:ins w:id="343" w:author="Arnaud Dumont" w:date="2014-03-05T10:35:00Z"/>
        </w:rPr>
      </w:pPr>
      <w:ins w:id="344" w:author="Arnaud Dumont" w:date="2014-03-05T10:35:00Z">
        <w:r>
          <w:t>DNSKEY</w:t>
        </w:r>
        <w:r w:rsidRPr="00C81587">
          <w:t xml:space="preserve"> Record:</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3516A8" w:rsidTr="00EB196C">
        <w:trPr>
          <w:tblHeader w:val="0"/>
          <w:ins w:id="345" w:author="Arnaud Dumont" w:date="2014-03-05T10:35:00Z"/>
        </w:trPr>
        <w:tc>
          <w:tcPr>
            <w:tcW w:w="2965" w:type="dxa"/>
            <w:shd w:val="clear" w:color="auto" w:fill="BFBFBF" w:themeFill="background1" w:themeFillShade="BF"/>
          </w:tcPr>
          <w:p w:rsidR="003516A8" w:rsidRPr="00750051" w:rsidRDefault="003516A8" w:rsidP="00EB196C">
            <w:pPr>
              <w:pStyle w:val="Table-Header"/>
              <w:rPr>
                <w:ins w:id="346" w:author="Arnaud Dumont" w:date="2014-03-05T10:35:00Z"/>
              </w:rPr>
            </w:pPr>
            <w:ins w:id="347" w:author="Arnaud Dumont" w:date="2014-03-05T10:35:00Z">
              <w:r>
                <w:t>Field Name</w:t>
              </w:r>
            </w:ins>
          </w:p>
        </w:tc>
        <w:tc>
          <w:tcPr>
            <w:tcW w:w="2175" w:type="dxa"/>
            <w:shd w:val="clear" w:color="auto" w:fill="BFBFBF" w:themeFill="background1" w:themeFillShade="BF"/>
          </w:tcPr>
          <w:p w:rsidR="003516A8" w:rsidRDefault="003516A8" w:rsidP="00EB196C">
            <w:pPr>
              <w:pStyle w:val="Table-Header"/>
              <w:rPr>
                <w:ins w:id="348" w:author="Arnaud Dumont" w:date="2014-03-05T10:35:00Z"/>
              </w:rPr>
            </w:pPr>
            <w:ins w:id="349" w:author="Arnaud Dumont" w:date="2014-03-05T10:35:00Z">
              <w:r>
                <w:t>Type</w:t>
              </w:r>
            </w:ins>
          </w:p>
        </w:tc>
        <w:tc>
          <w:tcPr>
            <w:tcW w:w="3507" w:type="dxa"/>
            <w:shd w:val="clear" w:color="auto" w:fill="BFBFBF" w:themeFill="background1" w:themeFillShade="BF"/>
          </w:tcPr>
          <w:p w:rsidR="003516A8" w:rsidRDefault="003516A8" w:rsidP="00EB196C">
            <w:pPr>
              <w:pStyle w:val="Table-Header"/>
              <w:rPr>
                <w:ins w:id="350" w:author="Arnaud Dumont" w:date="2014-03-05T10:35:00Z"/>
              </w:rPr>
            </w:pPr>
            <w:ins w:id="351" w:author="Arnaud Dumont" w:date="2014-03-05T10:35:00Z">
              <w:r>
                <w:t>Description</w:t>
              </w:r>
            </w:ins>
          </w:p>
        </w:tc>
      </w:tr>
      <w:tr w:rsidR="003516A8" w:rsidTr="00EB196C">
        <w:trPr>
          <w:trHeight w:val="113"/>
          <w:tblHeader w:val="0"/>
          <w:ins w:id="352" w:author="Arnaud Dumont" w:date="2014-03-05T10:35:00Z"/>
        </w:trPr>
        <w:tc>
          <w:tcPr>
            <w:tcW w:w="2965" w:type="dxa"/>
          </w:tcPr>
          <w:p w:rsidR="003516A8" w:rsidRDefault="003516A8" w:rsidP="00EB196C">
            <w:pPr>
              <w:pStyle w:val="Table-Text"/>
              <w:rPr>
                <w:ins w:id="353" w:author="Arnaud Dumont" w:date="2014-03-05T10:35:00Z"/>
              </w:rPr>
            </w:pPr>
            <w:ins w:id="354" w:author="Arnaud Dumont" w:date="2014-03-05T10:35:00Z">
              <w:r>
                <w:t>name</w:t>
              </w:r>
            </w:ins>
          </w:p>
        </w:tc>
        <w:tc>
          <w:tcPr>
            <w:tcW w:w="2175" w:type="dxa"/>
          </w:tcPr>
          <w:p w:rsidR="003516A8" w:rsidRDefault="003516A8" w:rsidP="00EB196C">
            <w:pPr>
              <w:pStyle w:val="Table-Text"/>
              <w:rPr>
                <w:ins w:id="355" w:author="Arnaud Dumont" w:date="2014-03-05T10:35:00Z"/>
              </w:rPr>
            </w:pPr>
            <w:ins w:id="356" w:author="Arnaud Dumont" w:date="2014-03-05T10:35:00Z">
              <w:r>
                <w:t>string</w:t>
              </w:r>
            </w:ins>
          </w:p>
        </w:tc>
        <w:tc>
          <w:tcPr>
            <w:tcW w:w="3507" w:type="dxa"/>
          </w:tcPr>
          <w:p w:rsidR="003516A8" w:rsidRDefault="003516A8" w:rsidP="00EB196C">
            <w:pPr>
              <w:pStyle w:val="Table-Text"/>
              <w:rPr>
                <w:ins w:id="357" w:author="Arnaud Dumont" w:date="2014-03-05T10:35:00Z"/>
              </w:rPr>
            </w:pPr>
            <w:ins w:id="358" w:author="Arnaud Dumont" w:date="2014-03-05T10:35:00Z">
              <w:r>
                <w:t>The name of the resource record</w:t>
              </w:r>
            </w:ins>
          </w:p>
        </w:tc>
      </w:tr>
      <w:tr w:rsidR="003516A8" w:rsidTr="00EB196C">
        <w:trPr>
          <w:trHeight w:val="113"/>
          <w:tblHeader w:val="0"/>
          <w:ins w:id="359" w:author="Arnaud Dumont" w:date="2014-03-05T10:35:00Z"/>
        </w:trPr>
        <w:tc>
          <w:tcPr>
            <w:tcW w:w="2965" w:type="dxa"/>
          </w:tcPr>
          <w:p w:rsidR="003516A8" w:rsidRDefault="003516A8" w:rsidP="00EB196C">
            <w:pPr>
              <w:pStyle w:val="Table-Text"/>
              <w:rPr>
                <w:ins w:id="360" w:author="Arnaud Dumont" w:date="2014-03-05T10:35:00Z"/>
              </w:rPr>
            </w:pPr>
            <w:ins w:id="361" w:author="Arnaud Dumont" w:date="2014-03-05T10:35:00Z">
              <w:r>
                <w:t>class</w:t>
              </w:r>
            </w:ins>
          </w:p>
        </w:tc>
        <w:tc>
          <w:tcPr>
            <w:tcW w:w="2175" w:type="dxa"/>
          </w:tcPr>
          <w:p w:rsidR="003516A8" w:rsidRDefault="003516A8" w:rsidP="00EB196C">
            <w:pPr>
              <w:pStyle w:val="Table-Text"/>
              <w:rPr>
                <w:ins w:id="362" w:author="Arnaud Dumont" w:date="2014-03-05T10:35:00Z"/>
              </w:rPr>
            </w:pPr>
            <w:ins w:id="363" w:author="Arnaud Dumont" w:date="2014-03-05T10:35:00Z">
              <w:r>
                <w:t>string</w:t>
              </w:r>
            </w:ins>
          </w:p>
        </w:tc>
        <w:tc>
          <w:tcPr>
            <w:tcW w:w="3507" w:type="dxa"/>
          </w:tcPr>
          <w:p w:rsidR="003516A8" w:rsidRDefault="003516A8" w:rsidP="00EB196C">
            <w:pPr>
              <w:pStyle w:val="Table-Text"/>
              <w:rPr>
                <w:ins w:id="364" w:author="Arnaud Dumont" w:date="2014-03-05T10:35:00Z"/>
              </w:rPr>
            </w:pPr>
            <w:ins w:id="365" w:author="Arnaud Dumont" w:date="2014-03-05T10:35:00Z">
              <w:r>
                <w:t>The class of the resource record, currently the only support class is “IN”</w:t>
              </w:r>
            </w:ins>
          </w:p>
        </w:tc>
      </w:tr>
      <w:tr w:rsidR="003516A8" w:rsidTr="00EB196C">
        <w:trPr>
          <w:trHeight w:val="113"/>
          <w:tblHeader w:val="0"/>
          <w:ins w:id="366" w:author="Arnaud Dumont" w:date="2014-03-05T10:35:00Z"/>
        </w:trPr>
        <w:tc>
          <w:tcPr>
            <w:tcW w:w="2965" w:type="dxa"/>
          </w:tcPr>
          <w:p w:rsidR="003516A8" w:rsidRDefault="003516A8" w:rsidP="00EB196C">
            <w:pPr>
              <w:pStyle w:val="Table-Text"/>
              <w:rPr>
                <w:ins w:id="367" w:author="Arnaud Dumont" w:date="2014-03-05T10:35:00Z"/>
              </w:rPr>
            </w:pPr>
            <w:ins w:id="368" w:author="Arnaud Dumont" w:date="2014-03-05T10:35:00Z">
              <w:r>
                <w:t>ttl</w:t>
              </w:r>
            </w:ins>
          </w:p>
        </w:tc>
        <w:tc>
          <w:tcPr>
            <w:tcW w:w="2175" w:type="dxa"/>
          </w:tcPr>
          <w:p w:rsidR="003516A8" w:rsidRDefault="003516A8" w:rsidP="00EB196C">
            <w:pPr>
              <w:pStyle w:val="Table-Text"/>
              <w:rPr>
                <w:ins w:id="369" w:author="Arnaud Dumont" w:date="2014-03-05T10:35:00Z"/>
              </w:rPr>
            </w:pPr>
            <w:ins w:id="370" w:author="Arnaud Dumont" w:date="2014-03-05T10:35:00Z">
              <w:r>
                <w:t>integer</w:t>
              </w:r>
            </w:ins>
          </w:p>
        </w:tc>
        <w:tc>
          <w:tcPr>
            <w:tcW w:w="3507" w:type="dxa"/>
          </w:tcPr>
          <w:p w:rsidR="003516A8" w:rsidRDefault="003516A8" w:rsidP="00EB196C">
            <w:pPr>
              <w:pStyle w:val="Table-Text"/>
              <w:rPr>
                <w:ins w:id="371" w:author="Arnaud Dumont" w:date="2014-03-05T10:35:00Z"/>
              </w:rPr>
            </w:pPr>
            <w:ins w:id="372" w:author="Arnaud Dumont" w:date="2014-03-05T10:35:00Z">
              <w:r>
                <w:t>The ttl of the resource record</w:t>
              </w:r>
            </w:ins>
          </w:p>
        </w:tc>
      </w:tr>
      <w:tr w:rsidR="003516A8" w:rsidTr="00EB196C">
        <w:trPr>
          <w:trHeight w:val="113"/>
          <w:tblHeader w:val="0"/>
          <w:ins w:id="373" w:author="Arnaud Dumont" w:date="2014-03-05T10:35:00Z"/>
        </w:trPr>
        <w:tc>
          <w:tcPr>
            <w:tcW w:w="2965" w:type="dxa"/>
          </w:tcPr>
          <w:p w:rsidR="003516A8" w:rsidRDefault="003516A8" w:rsidP="00EB196C">
            <w:pPr>
              <w:pStyle w:val="Table-Text"/>
              <w:rPr>
                <w:ins w:id="374" w:author="Arnaud Dumont" w:date="2014-03-05T10:35:00Z"/>
              </w:rPr>
            </w:pPr>
            <w:ins w:id="375" w:author="Arnaud Dumont" w:date="2014-03-05T10:35:00Z">
              <w:r>
                <w:t>type</w:t>
              </w:r>
            </w:ins>
          </w:p>
        </w:tc>
        <w:tc>
          <w:tcPr>
            <w:tcW w:w="2175" w:type="dxa"/>
          </w:tcPr>
          <w:p w:rsidR="003516A8" w:rsidRDefault="003516A8" w:rsidP="00EB196C">
            <w:pPr>
              <w:pStyle w:val="Table-Text"/>
              <w:rPr>
                <w:ins w:id="376" w:author="Arnaud Dumont" w:date="2014-03-05T10:35:00Z"/>
              </w:rPr>
            </w:pPr>
            <w:ins w:id="377" w:author="Arnaud Dumont" w:date="2014-03-05T10:35:00Z">
              <w:r>
                <w:t>string</w:t>
              </w:r>
            </w:ins>
          </w:p>
        </w:tc>
        <w:tc>
          <w:tcPr>
            <w:tcW w:w="3507" w:type="dxa"/>
          </w:tcPr>
          <w:p w:rsidR="003516A8" w:rsidRDefault="003516A8" w:rsidP="00EB196C">
            <w:pPr>
              <w:pStyle w:val="Table-Text"/>
              <w:rPr>
                <w:ins w:id="378" w:author="Arnaud Dumont" w:date="2014-03-05T10:35:00Z"/>
              </w:rPr>
            </w:pPr>
            <w:ins w:id="379" w:author="Arnaud Dumont" w:date="2014-03-05T10:35:00Z">
              <w:r>
                <w:t>The type of the resource record. For this record type it is the literal value “DNSKEY”</w:t>
              </w:r>
            </w:ins>
          </w:p>
        </w:tc>
      </w:tr>
      <w:tr w:rsidR="003516A8" w:rsidTr="00EB196C">
        <w:trPr>
          <w:trHeight w:val="113"/>
          <w:tblHeader w:val="0"/>
          <w:ins w:id="380" w:author="Arnaud Dumont" w:date="2014-03-05T10:35:00Z"/>
        </w:trPr>
        <w:tc>
          <w:tcPr>
            <w:tcW w:w="2965" w:type="dxa"/>
          </w:tcPr>
          <w:p w:rsidR="003516A8" w:rsidRDefault="003516A8" w:rsidP="00EB196C">
            <w:pPr>
              <w:pStyle w:val="Table-Text"/>
              <w:rPr>
                <w:ins w:id="381" w:author="Arnaud Dumont" w:date="2014-03-05T10:35:00Z"/>
              </w:rPr>
            </w:pPr>
            <w:ins w:id="382" w:author="Arnaud Dumont" w:date="2014-03-05T10:35:00Z">
              <w:r>
                <w:t>flags</w:t>
              </w:r>
            </w:ins>
          </w:p>
        </w:tc>
        <w:tc>
          <w:tcPr>
            <w:tcW w:w="2175" w:type="dxa"/>
          </w:tcPr>
          <w:p w:rsidR="003516A8" w:rsidRDefault="003516A8" w:rsidP="00EB196C">
            <w:pPr>
              <w:pStyle w:val="Table-Text"/>
              <w:rPr>
                <w:ins w:id="383" w:author="Arnaud Dumont" w:date="2014-03-05T10:35:00Z"/>
              </w:rPr>
            </w:pPr>
            <w:ins w:id="384" w:author="Arnaud Dumont" w:date="2014-03-05T10:35:00Z">
              <w:r>
                <w:t>integer</w:t>
              </w:r>
            </w:ins>
          </w:p>
        </w:tc>
        <w:tc>
          <w:tcPr>
            <w:tcW w:w="3507" w:type="dxa"/>
          </w:tcPr>
          <w:p w:rsidR="003516A8" w:rsidRDefault="003516A8" w:rsidP="00EB196C">
            <w:pPr>
              <w:pStyle w:val="Table-Text"/>
              <w:rPr>
                <w:ins w:id="385" w:author="Arnaud Dumont" w:date="2014-03-05T10:35:00Z"/>
              </w:rPr>
            </w:pPr>
            <w:ins w:id="386" w:author="Arnaud Dumont" w:date="2014-03-05T10:35:00Z">
              <w:r>
                <w:t xml:space="preserve">The </w:t>
              </w:r>
              <w:r w:rsidRPr="00775CCB">
                <w:t xml:space="preserve">flags </w:t>
              </w:r>
              <w:r>
                <w:t>for the DNSKEY record</w:t>
              </w:r>
            </w:ins>
          </w:p>
        </w:tc>
      </w:tr>
      <w:tr w:rsidR="003516A8" w:rsidTr="00EB196C">
        <w:trPr>
          <w:trHeight w:val="113"/>
          <w:tblHeader w:val="0"/>
          <w:ins w:id="387" w:author="Arnaud Dumont" w:date="2014-03-05T10:35:00Z"/>
        </w:trPr>
        <w:tc>
          <w:tcPr>
            <w:tcW w:w="2965" w:type="dxa"/>
          </w:tcPr>
          <w:p w:rsidR="003516A8" w:rsidRPr="00A60CE8" w:rsidRDefault="003516A8" w:rsidP="00EB196C">
            <w:pPr>
              <w:pStyle w:val="Table-Text"/>
              <w:rPr>
                <w:ins w:id="388" w:author="Arnaud Dumont" w:date="2014-03-05T10:35:00Z"/>
              </w:rPr>
            </w:pPr>
            <w:ins w:id="389" w:author="Arnaud Dumont" w:date="2014-03-05T10:35:00Z">
              <w:r w:rsidRPr="00775CCB">
                <w:t>protocol</w:t>
              </w:r>
            </w:ins>
          </w:p>
        </w:tc>
        <w:tc>
          <w:tcPr>
            <w:tcW w:w="2175" w:type="dxa"/>
          </w:tcPr>
          <w:p w:rsidR="003516A8" w:rsidRDefault="003516A8" w:rsidP="00EB196C">
            <w:pPr>
              <w:pStyle w:val="Table-Text"/>
              <w:rPr>
                <w:ins w:id="390" w:author="Arnaud Dumont" w:date="2014-03-05T10:35:00Z"/>
              </w:rPr>
            </w:pPr>
            <w:ins w:id="391" w:author="Arnaud Dumont" w:date="2014-03-05T10:35:00Z">
              <w:r>
                <w:t>integer</w:t>
              </w:r>
            </w:ins>
          </w:p>
        </w:tc>
        <w:tc>
          <w:tcPr>
            <w:tcW w:w="3507" w:type="dxa"/>
          </w:tcPr>
          <w:p w:rsidR="003516A8" w:rsidRDefault="003516A8" w:rsidP="00EB196C">
            <w:pPr>
              <w:pStyle w:val="Table-Text"/>
              <w:rPr>
                <w:ins w:id="392" w:author="Arnaud Dumont" w:date="2014-03-05T10:35:00Z"/>
              </w:rPr>
            </w:pPr>
            <w:ins w:id="393" w:author="Arnaud Dumont" w:date="2014-03-05T10:35:00Z">
              <w:r>
                <w:t xml:space="preserve">The </w:t>
              </w:r>
              <w:r w:rsidRPr="00775CCB">
                <w:t>protocol that the key was created for</w:t>
              </w:r>
              <w:r>
                <w:t>. This is always 3 (</w:t>
              </w:r>
              <w:r w:rsidRPr="0084219F">
                <w:t>DNSSEC</w:t>
              </w:r>
              <w:r>
                <w:t>).</w:t>
              </w:r>
            </w:ins>
          </w:p>
        </w:tc>
      </w:tr>
      <w:tr w:rsidR="003516A8" w:rsidTr="00EB196C">
        <w:trPr>
          <w:trHeight w:val="113"/>
          <w:tblHeader w:val="0"/>
          <w:ins w:id="394" w:author="Arnaud Dumont" w:date="2014-03-05T10:35:00Z"/>
        </w:trPr>
        <w:tc>
          <w:tcPr>
            <w:tcW w:w="2965" w:type="dxa"/>
          </w:tcPr>
          <w:p w:rsidR="003516A8" w:rsidRDefault="003516A8" w:rsidP="00EB196C">
            <w:pPr>
              <w:pStyle w:val="Table-Text"/>
              <w:rPr>
                <w:ins w:id="395" w:author="Arnaud Dumont" w:date="2014-03-05T10:35:00Z"/>
              </w:rPr>
            </w:pPr>
            <w:ins w:id="396" w:author="Arnaud Dumont" w:date="2014-03-05T10:35:00Z">
              <w:r w:rsidRPr="00775CCB">
                <w:t>algorithm</w:t>
              </w:r>
            </w:ins>
          </w:p>
        </w:tc>
        <w:tc>
          <w:tcPr>
            <w:tcW w:w="2175" w:type="dxa"/>
          </w:tcPr>
          <w:p w:rsidR="003516A8" w:rsidRDefault="003516A8" w:rsidP="00EB196C">
            <w:pPr>
              <w:pStyle w:val="Table-Text"/>
              <w:rPr>
                <w:ins w:id="397" w:author="Arnaud Dumont" w:date="2014-03-05T10:35:00Z"/>
              </w:rPr>
            </w:pPr>
            <w:ins w:id="398" w:author="Arnaud Dumont" w:date="2014-03-05T10:35:00Z">
              <w:r>
                <w:t>integer</w:t>
              </w:r>
            </w:ins>
          </w:p>
        </w:tc>
        <w:tc>
          <w:tcPr>
            <w:tcW w:w="3507" w:type="dxa"/>
          </w:tcPr>
          <w:p w:rsidR="003516A8" w:rsidRDefault="003516A8" w:rsidP="00EB196C">
            <w:pPr>
              <w:pStyle w:val="Table-Text"/>
              <w:rPr>
                <w:ins w:id="399" w:author="Arnaud Dumont" w:date="2014-03-05T10:35:00Z"/>
              </w:rPr>
            </w:pPr>
            <w:ins w:id="400" w:author="Arnaud Dumont" w:date="2014-03-05T10:35:00Z">
              <w:r>
                <w:t xml:space="preserve">The </w:t>
              </w:r>
              <w:r w:rsidRPr="00775CCB">
                <w:t>algorithm</w:t>
              </w:r>
              <w:r>
                <w:t xml:space="preserve"> for the DNSKEY record</w:t>
              </w:r>
            </w:ins>
          </w:p>
        </w:tc>
      </w:tr>
      <w:tr w:rsidR="003516A8" w:rsidTr="00EB196C">
        <w:trPr>
          <w:trHeight w:val="113"/>
          <w:tblHeader w:val="0"/>
          <w:ins w:id="401" w:author="Arnaud Dumont" w:date="2014-03-05T10:35:00Z"/>
        </w:trPr>
        <w:tc>
          <w:tcPr>
            <w:tcW w:w="2965" w:type="dxa"/>
          </w:tcPr>
          <w:p w:rsidR="003516A8" w:rsidRDefault="003516A8" w:rsidP="00EB196C">
            <w:pPr>
              <w:pStyle w:val="Table-Text"/>
              <w:rPr>
                <w:ins w:id="402" w:author="Arnaud Dumont" w:date="2014-03-05T10:35:00Z"/>
              </w:rPr>
            </w:pPr>
            <w:ins w:id="403" w:author="Arnaud Dumont" w:date="2014-03-05T10:35:00Z">
              <w:r w:rsidRPr="00775CCB">
                <w:t>key</w:t>
              </w:r>
            </w:ins>
          </w:p>
        </w:tc>
        <w:tc>
          <w:tcPr>
            <w:tcW w:w="2175" w:type="dxa"/>
          </w:tcPr>
          <w:p w:rsidR="003516A8" w:rsidRDefault="003516A8" w:rsidP="00EB196C">
            <w:pPr>
              <w:pStyle w:val="Table-Text"/>
              <w:rPr>
                <w:ins w:id="404" w:author="Arnaud Dumont" w:date="2014-03-05T10:35:00Z"/>
              </w:rPr>
            </w:pPr>
            <w:ins w:id="405" w:author="Arnaud Dumont" w:date="2014-03-05T10:35:00Z">
              <w:r>
                <w:t>string</w:t>
              </w:r>
            </w:ins>
          </w:p>
        </w:tc>
        <w:tc>
          <w:tcPr>
            <w:tcW w:w="3507" w:type="dxa"/>
          </w:tcPr>
          <w:p w:rsidR="003516A8" w:rsidRDefault="003516A8" w:rsidP="00EB196C">
            <w:pPr>
              <w:pStyle w:val="Table-Text"/>
              <w:rPr>
                <w:ins w:id="406" w:author="Arnaud Dumont" w:date="2014-03-05T10:35:00Z"/>
              </w:rPr>
            </w:pPr>
            <w:ins w:id="407" w:author="Arnaud Dumont" w:date="2014-03-05T10:35:00Z">
              <w:r>
                <w:t xml:space="preserve">The </w:t>
              </w:r>
              <w:r w:rsidRPr="00775CCB">
                <w:t xml:space="preserve">binary data representing the </w:t>
              </w:r>
              <w:r>
                <w:t xml:space="preserve">public </w:t>
              </w:r>
              <w:r w:rsidRPr="00775CCB">
                <w:t>key</w:t>
              </w:r>
            </w:ins>
          </w:p>
        </w:tc>
      </w:tr>
    </w:tbl>
    <w:p w:rsidR="00B26960" w:rsidRDefault="00C81587" w:rsidP="000E46A1">
      <w:del w:id="408" w:author="Arnaud Dumont" w:date="2014-02-20T11:24:00Z">
        <w:r w:rsidRPr="00C81587" w:rsidDel="00775CCB">
          <w:delText xml:space="preserve">TLSA </w:delText>
        </w:r>
      </w:del>
      <w:ins w:id="409" w:author="Arnaud Dumont" w:date="2014-03-05T10:35:00Z">
        <w:r w:rsidR="003516A8">
          <w:t>ZONECNAME</w:t>
        </w:r>
      </w:ins>
      <w:ins w:id="410" w:author="Arnaud Dumont" w:date="2014-02-20T11:24:00Z">
        <w:r w:rsidR="00775CCB" w:rsidRPr="00C81587">
          <w:t xml:space="preserve"> </w:t>
        </w:r>
      </w:ins>
      <w:r w:rsidRPr="00C81587">
        <w:t>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C81587" w:rsidTr="00A11CBE">
        <w:trPr>
          <w:tblHeader w:val="0"/>
        </w:trPr>
        <w:tc>
          <w:tcPr>
            <w:tcW w:w="2965" w:type="dxa"/>
            <w:shd w:val="clear" w:color="auto" w:fill="BFBFBF" w:themeFill="background1" w:themeFillShade="BF"/>
          </w:tcPr>
          <w:p w:rsidR="00C81587" w:rsidRPr="00750051" w:rsidRDefault="00C81587" w:rsidP="00A11CBE">
            <w:pPr>
              <w:pStyle w:val="Table-Header"/>
            </w:pPr>
            <w:r>
              <w:t>Field Name</w:t>
            </w:r>
          </w:p>
        </w:tc>
        <w:tc>
          <w:tcPr>
            <w:tcW w:w="2175" w:type="dxa"/>
            <w:shd w:val="clear" w:color="auto" w:fill="BFBFBF" w:themeFill="background1" w:themeFillShade="BF"/>
          </w:tcPr>
          <w:p w:rsidR="00C81587" w:rsidRDefault="00C81587" w:rsidP="00A11CBE">
            <w:pPr>
              <w:pStyle w:val="Table-Header"/>
            </w:pPr>
            <w:r>
              <w:t>Type</w:t>
            </w:r>
          </w:p>
        </w:tc>
        <w:tc>
          <w:tcPr>
            <w:tcW w:w="3507" w:type="dxa"/>
            <w:shd w:val="clear" w:color="auto" w:fill="BFBFBF" w:themeFill="background1" w:themeFillShade="BF"/>
          </w:tcPr>
          <w:p w:rsidR="00C81587" w:rsidRDefault="00C81587" w:rsidP="00A11CBE">
            <w:pPr>
              <w:pStyle w:val="Table-Header"/>
            </w:pPr>
            <w:r>
              <w:t>Description</w:t>
            </w:r>
          </w:p>
        </w:tc>
      </w:tr>
      <w:tr w:rsidR="00C81587" w:rsidTr="00A11CBE">
        <w:trPr>
          <w:trHeight w:val="113"/>
          <w:tblHeader w:val="0"/>
        </w:trPr>
        <w:tc>
          <w:tcPr>
            <w:tcW w:w="2965" w:type="dxa"/>
          </w:tcPr>
          <w:p w:rsidR="00C81587" w:rsidRDefault="00C81587" w:rsidP="00C81587">
            <w:pPr>
              <w:pStyle w:val="Table-Text"/>
            </w:pPr>
            <w:r>
              <w:t>name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name of the resource record</w:t>
            </w:r>
          </w:p>
        </w:tc>
      </w:tr>
      <w:tr w:rsidR="00C81587" w:rsidTr="00A11CBE">
        <w:trPr>
          <w:trHeight w:val="113"/>
          <w:tblHeader w:val="0"/>
        </w:trPr>
        <w:tc>
          <w:tcPr>
            <w:tcW w:w="2965" w:type="dxa"/>
          </w:tcPr>
          <w:p w:rsidR="00C81587" w:rsidRDefault="00C81587" w:rsidP="00C81587">
            <w:pPr>
              <w:pStyle w:val="Table-Text"/>
            </w:pPr>
            <w:r>
              <w:t>class</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class of the resource record, currently the only support class is “IN”</w:t>
            </w:r>
          </w:p>
        </w:tc>
      </w:tr>
      <w:tr w:rsidR="00C81587" w:rsidTr="00A11CBE">
        <w:trPr>
          <w:trHeight w:val="113"/>
          <w:tblHeader w:val="0"/>
        </w:trPr>
        <w:tc>
          <w:tcPr>
            <w:tcW w:w="2965" w:type="dxa"/>
          </w:tcPr>
          <w:p w:rsidR="00C81587" w:rsidRDefault="00C81587" w:rsidP="00C81587">
            <w:pPr>
              <w:pStyle w:val="Table-Text"/>
            </w:pPr>
            <w:r>
              <w:t>ttl</w:t>
            </w:r>
          </w:p>
        </w:tc>
        <w:tc>
          <w:tcPr>
            <w:tcW w:w="2175" w:type="dxa"/>
          </w:tcPr>
          <w:p w:rsidR="00C81587" w:rsidRDefault="00C81587" w:rsidP="00C81587">
            <w:pPr>
              <w:pStyle w:val="Table-Text"/>
            </w:pPr>
            <w:r>
              <w:t>integer</w:t>
            </w:r>
          </w:p>
        </w:tc>
        <w:tc>
          <w:tcPr>
            <w:tcW w:w="3507" w:type="dxa"/>
          </w:tcPr>
          <w:p w:rsidR="00C81587" w:rsidRDefault="00C81587" w:rsidP="00C81587">
            <w:pPr>
              <w:pStyle w:val="Table-Text"/>
            </w:pPr>
            <w:r>
              <w:t>The ttl of the resource record</w:t>
            </w:r>
          </w:p>
        </w:tc>
      </w:tr>
      <w:tr w:rsidR="00C81587" w:rsidTr="00A11CBE">
        <w:trPr>
          <w:trHeight w:val="113"/>
          <w:tblHeader w:val="0"/>
        </w:trPr>
        <w:tc>
          <w:tcPr>
            <w:tcW w:w="2965" w:type="dxa"/>
          </w:tcPr>
          <w:p w:rsidR="00C81587" w:rsidRDefault="00C81587" w:rsidP="00C81587">
            <w:pPr>
              <w:pStyle w:val="Table-Text"/>
            </w:pPr>
            <w:r>
              <w:t>type</w:t>
            </w:r>
          </w:p>
        </w:tc>
        <w:tc>
          <w:tcPr>
            <w:tcW w:w="2175" w:type="dxa"/>
          </w:tcPr>
          <w:p w:rsidR="00C81587" w:rsidRDefault="00C81587" w:rsidP="00C81587">
            <w:pPr>
              <w:pStyle w:val="Table-Text"/>
            </w:pPr>
            <w:r>
              <w:t>string</w:t>
            </w:r>
          </w:p>
        </w:tc>
        <w:tc>
          <w:tcPr>
            <w:tcW w:w="3507" w:type="dxa"/>
          </w:tcPr>
          <w:p w:rsidR="00C81587" w:rsidRDefault="00C81587" w:rsidP="00775CCB">
            <w:pPr>
              <w:pStyle w:val="Table-Text"/>
            </w:pPr>
            <w:r>
              <w:t>The type of the resource record. For this record type it is the literal value “</w:t>
            </w:r>
            <w:ins w:id="411" w:author="Arnaud Dumont" w:date="2014-03-05T10:36:00Z">
              <w:r w:rsidR="003516A8">
                <w:t>ZONECNAME</w:t>
              </w:r>
            </w:ins>
            <w:del w:id="412" w:author="Arnaud Dumont" w:date="2014-02-20T11:24:00Z">
              <w:r w:rsidDel="00775CCB">
                <w:delText>TLSA</w:delText>
              </w:r>
            </w:del>
            <w:r>
              <w:t>”</w:t>
            </w:r>
          </w:p>
        </w:tc>
      </w:tr>
      <w:tr w:rsidR="003516A8" w:rsidTr="00A11CBE">
        <w:trPr>
          <w:trHeight w:val="113"/>
          <w:tblHeader w:val="0"/>
        </w:trPr>
        <w:tc>
          <w:tcPr>
            <w:tcW w:w="2965" w:type="dxa"/>
          </w:tcPr>
          <w:p w:rsidR="003516A8" w:rsidRDefault="003516A8" w:rsidP="00C81587">
            <w:pPr>
              <w:pStyle w:val="Table-Text"/>
            </w:pPr>
            <w:ins w:id="413" w:author="Arnaud Dumont" w:date="2014-03-05T10:36:00Z">
              <w:r>
                <w:t>target</w:t>
              </w:r>
            </w:ins>
            <w:del w:id="414" w:author="Arnaud Dumont" w:date="2014-02-20T11:24:00Z">
              <w:r w:rsidRPr="00A60CE8" w:rsidDel="00775CCB">
                <w:delText>certificateUsage</w:delText>
              </w:r>
            </w:del>
          </w:p>
        </w:tc>
        <w:tc>
          <w:tcPr>
            <w:tcW w:w="2175" w:type="dxa"/>
          </w:tcPr>
          <w:p w:rsidR="003516A8" w:rsidRDefault="003516A8" w:rsidP="00C81587">
            <w:pPr>
              <w:pStyle w:val="Table-Text"/>
            </w:pPr>
            <w:ins w:id="415" w:author="Arnaud Dumont" w:date="2014-03-05T10:36:00Z">
              <w:r>
                <w:t>string</w:t>
              </w:r>
            </w:ins>
            <w:del w:id="416" w:author="Arnaud Dumont" w:date="2014-03-05T10:36:00Z">
              <w:r w:rsidDel="00A76DC7">
                <w:delText>integer</w:delText>
              </w:r>
            </w:del>
          </w:p>
        </w:tc>
        <w:tc>
          <w:tcPr>
            <w:tcW w:w="3507" w:type="dxa"/>
          </w:tcPr>
          <w:p w:rsidR="003516A8" w:rsidRDefault="003516A8" w:rsidP="0084219F">
            <w:pPr>
              <w:pStyle w:val="Table-Text"/>
            </w:pPr>
            <w:ins w:id="417" w:author="Arnaud Dumont" w:date="2014-03-05T10:36:00Z">
              <w:r>
                <w:t>The target of the ZONECNAME record</w:t>
              </w:r>
            </w:ins>
            <w:del w:id="418" w:author="Arnaud Dumont" w:date="2014-03-05T10:36:00Z">
              <w:r w:rsidDel="00A76DC7">
                <w:delText xml:space="preserve">The </w:delText>
              </w:r>
            </w:del>
            <w:del w:id="419" w:author="Arnaud Dumont" w:date="2014-02-20T11:27:00Z">
              <w:r w:rsidDel="00775CCB">
                <w:delText>certificate usage value for the record</w:delText>
              </w:r>
            </w:del>
          </w:p>
        </w:tc>
      </w:tr>
    </w:tbl>
    <w:p w:rsidR="00A82BDF" w:rsidRDefault="00A82BDF" w:rsidP="00A82BDF">
      <w:pPr>
        <w:pStyle w:val="Note"/>
        <w:rPr>
          <w:ins w:id="420" w:author="Arnaud Dumont" w:date="2014-03-05T10:38:00Z"/>
        </w:rPr>
      </w:pPr>
      <w:ins w:id="421" w:author="Arnaud Dumont" w:date="2014-03-05T10:38:00Z">
        <w:r w:rsidRPr="000E46A1">
          <w:rPr>
            <w:b/>
          </w:rPr>
          <w:t>Note:</w:t>
        </w:r>
        <w:r>
          <w:tab/>
        </w:r>
      </w:ins>
      <w:ins w:id="422" w:author="Arnaud Dumont" w:date="2014-03-11T17:50:00Z">
        <w:r w:rsidR="00CF305B">
          <w:t xml:space="preserve">ZONECNAME records are only allowed in zones linked to plans </w:t>
        </w:r>
      </w:ins>
      <w:ins w:id="423" w:author="Arnaud Dumont" w:date="2014-03-11T17:51:00Z">
        <w:r w:rsidR="00CF305B">
          <w:t xml:space="preserve">with the related feature activated. </w:t>
        </w:r>
      </w:ins>
      <w:ins w:id="424" w:author="Arnaud Dumont" w:date="2014-03-05T10:38:00Z">
        <w:r>
          <w:t>Only one ZONECNAME record is allowed per zone, and it must be at the zone origin level</w:t>
        </w:r>
        <w:r w:rsidRPr="000E46A1">
          <w:t>.</w:t>
        </w:r>
      </w:ins>
    </w:p>
    <w:p w:rsidR="00C81587" w:rsidRDefault="00997F9F" w:rsidP="00FB749C">
      <w:pPr>
        <w:pStyle w:val="Heading3"/>
        <w:pageBreakBefore/>
      </w:pPr>
      <w:r>
        <w:lastRenderedPageBreak/>
        <w:t>Example</w:t>
      </w:r>
    </w:p>
    <w:p w:rsidR="00997F9F" w:rsidRDefault="00997F9F" w:rsidP="00997F9F">
      <w:r>
        <w:t>Below is an example of a zone get command request and response:</w:t>
      </w:r>
    </w:p>
    <w:p w:rsidR="00997F9F" w:rsidRDefault="00997F9F" w:rsidP="00997F9F">
      <w:r>
        <w:t>Request:</w:t>
      </w:r>
    </w:p>
    <w:p w:rsidR="00997F9F" w:rsidRDefault="00997F9F" w:rsidP="00997F9F">
      <w:pPr>
        <w:pStyle w:val="Code"/>
      </w:pPr>
      <w:r>
        <w:t>GET /zones/6d1a66d3-2307-4dde-8077-1ac6f6f3d244 HTTP/1.1</w:t>
      </w:r>
    </w:p>
    <w:p w:rsidR="00997F9F" w:rsidRDefault="00997F9F" w:rsidP="00997F9F">
      <w:pPr>
        <w:pStyle w:val="Code"/>
      </w:pPr>
      <w:r>
        <w:t>Client-Transaction-Id: 9b5cc71b-24ff-40ef-a801-9f9316bed583</w:t>
      </w:r>
    </w:p>
    <w:p w:rsidR="00997F9F" w:rsidRDefault="00997F9F" w:rsidP="00997F9F">
      <w:pPr>
        <w:pStyle w:val="Code"/>
      </w:pPr>
      <w:r>
        <w:t>Accept: application/json</w:t>
      </w:r>
    </w:p>
    <w:p w:rsidR="00997F9F" w:rsidRDefault="00997F9F" w:rsidP="00997F9F">
      <w:pPr>
        <w:pStyle w:val="Code"/>
      </w:pPr>
      <w:r>
        <w:t>User-Agent: Jersey/2.2 (Apache HttpClient 4.2.5)</w:t>
      </w:r>
    </w:p>
    <w:p w:rsidR="00997F9F" w:rsidRDefault="00997F9F" w:rsidP="00997F9F">
      <w:pPr>
        <w:pStyle w:val="Code"/>
      </w:pPr>
      <w:r>
        <w:t>Host: api.discoverydns.com</w:t>
      </w:r>
    </w:p>
    <w:p w:rsidR="00997F9F" w:rsidRDefault="00997F9F" w:rsidP="00997F9F">
      <w:pPr>
        <w:pStyle w:val="Code"/>
      </w:pPr>
      <w:r>
        <w:t>Connection: Keep-Alive</w:t>
      </w:r>
    </w:p>
    <w:p w:rsidR="00997F9F" w:rsidRDefault="00997F9F" w:rsidP="00997F9F">
      <w:pPr>
        <w:pStyle w:val="Code"/>
      </w:pPr>
    </w:p>
    <w:p w:rsidR="00997F9F" w:rsidRDefault="00997F9F" w:rsidP="00997F9F">
      <w:r w:rsidRPr="00997F9F">
        <w:t>Response:</w:t>
      </w:r>
    </w:p>
    <w:p w:rsidR="00997F9F" w:rsidRDefault="00997F9F" w:rsidP="00997F9F">
      <w:pPr>
        <w:pStyle w:val="Code"/>
      </w:pPr>
      <w:r>
        <w:t>HTTP/1.1 200 OK</w:t>
      </w:r>
    </w:p>
    <w:p w:rsidR="00997F9F" w:rsidRDefault="00997F9F" w:rsidP="00997F9F">
      <w:pPr>
        <w:pStyle w:val="Code"/>
      </w:pPr>
      <w:r>
        <w:t>Content-Type: application/json</w:t>
      </w:r>
    </w:p>
    <w:p w:rsidR="00997F9F" w:rsidRDefault="00997F9F" w:rsidP="00997F9F">
      <w:pPr>
        <w:pStyle w:val="Code"/>
      </w:pPr>
      <w:r>
        <w:t>Last-Modified: Sun, 06 Oct 2013 18:39:52 GMT</w:t>
      </w:r>
    </w:p>
    <w:p w:rsidR="00997F9F" w:rsidRDefault="00997F9F" w:rsidP="00997F9F">
      <w:pPr>
        <w:pStyle w:val="Code"/>
      </w:pPr>
      <w:r>
        <w:t>ETag: "0"</w:t>
      </w:r>
    </w:p>
    <w:p w:rsidR="00997F9F" w:rsidRDefault="00997F9F" w:rsidP="00997F9F">
      <w:pPr>
        <w:pStyle w:val="Code"/>
      </w:pPr>
      <w:r>
        <w:t>Cache-Control: private, no-transform, max-age=30</w:t>
      </w:r>
    </w:p>
    <w:p w:rsidR="00997F9F" w:rsidRDefault="00997F9F" w:rsidP="00997F9F">
      <w:pPr>
        <w:pStyle w:val="Code"/>
      </w:pPr>
      <w:r>
        <w:t>Date: Sun, 06 Oct 2013 18:39:52 GMT</w:t>
      </w:r>
    </w:p>
    <w:p w:rsidR="00997F9F" w:rsidRDefault="00997F9F" w:rsidP="00997F9F">
      <w:pPr>
        <w:pStyle w:val="Code"/>
      </w:pPr>
      <w:r>
        <w:t>Server-Transaction-Id: 5e2b0855-831e-4ced-a50f-1a926894ef0f</w:t>
      </w:r>
    </w:p>
    <w:p w:rsidR="00997F9F" w:rsidRDefault="00997F9F" w:rsidP="00997F9F">
      <w:pPr>
        <w:pStyle w:val="Code"/>
      </w:pPr>
      <w:r>
        <w:t>Client-Transaction-Id: 9b5cc71b-24ff-40ef-a801-9f9316bed583</w:t>
      </w:r>
    </w:p>
    <w:p w:rsidR="00997F9F" w:rsidRDefault="00997F9F" w:rsidP="00997F9F">
      <w:pPr>
        <w:pStyle w:val="Code"/>
      </w:pPr>
      <w:r>
        <w:t>Content-Length: 5866</w:t>
      </w:r>
    </w:p>
    <w:p w:rsidR="00997F9F" w:rsidRDefault="00997F9F" w:rsidP="00997F9F">
      <w:pPr>
        <w:pStyle w:val="Code"/>
      </w:pPr>
    </w:p>
    <w:p w:rsidR="00997F9F" w:rsidRDefault="00997F9F" w:rsidP="00997F9F">
      <w:pPr>
        <w:pStyle w:val="Code"/>
      </w:pPr>
      <w:r>
        <w:t>{</w:t>
      </w:r>
    </w:p>
    <w:p w:rsidR="00997F9F" w:rsidRDefault="00997F9F" w:rsidP="00997F9F">
      <w:pPr>
        <w:pStyle w:val="Code"/>
      </w:pPr>
      <w:r>
        <w:t xml:space="preserve">  "zone" : {</w:t>
      </w:r>
    </w:p>
    <w:p w:rsidR="00997F9F" w:rsidRDefault="00997F9F" w:rsidP="00997F9F">
      <w:pPr>
        <w:pStyle w:val="Code"/>
      </w:pPr>
      <w:r>
        <w:t xml:space="preserve">    "@uri" : "https://api.discoverydns.com/zones/6d1a66d3-2307-4dde-8077-1ac6f6f3d244",</w:t>
      </w:r>
    </w:p>
    <w:p w:rsidR="00997F9F" w:rsidRDefault="00997F9F" w:rsidP="00997F9F">
      <w:pPr>
        <w:pStyle w:val="Code"/>
      </w:pPr>
      <w:r>
        <w:t xml:space="preserve">    "id" : "6d1a66d3-2307-4dde-8077-1ac6f6f3d244",</w:t>
      </w:r>
    </w:p>
    <w:p w:rsidR="00997F9F" w:rsidRDefault="00997F9F" w:rsidP="00997F9F">
      <w:pPr>
        <w:pStyle w:val="Code"/>
      </w:pPr>
      <w:r>
        <w:t xml:space="preserve">    "version" : 0,</w:t>
      </w:r>
    </w:p>
    <w:p w:rsidR="00997F9F" w:rsidRDefault="00997F9F" w:rsidP="00997F9F">
      <w:pPr>
        <w:pStyle w:val="Code"/>
      </w:pPr>
      <w:r>
        <w:t xml:space="preserve">    "name" : "example.com.au",</w:t>
      </w:r>
    </w:p>
    <w:p w:rsidR="00997F9F" w:rsidRDefault="00997F9F" w:rsidP="00997F9F">
      <w:pPr>
        <w:pStyle w:val="Code"/>
      </w:pPr>
      <w:r>
        <w:t xml:space="preserve">    "serial" : 1,</w:t>
      </w:r>
    </w:p>
    <w:p w:rsidR="00997F9F" w:rsidRDefault="00997F9F" w:rsidP="00997F9F">
      <w:pPr>
        <w:pStyle w:val="Code"/>
      </w:pPr>
      <w:r>
        <w:t xml:space="preserve">    "brandedNameServers" : false,</w:t>
      </w:r>
    </w:p>
    <w:p w:rsidR="00997F9F" w:rsidRDefault="00997F9F" w:rsidP="00997F9F">
      <w:pPr>
        <w:pStyle w:val="Code"/>
        <w:rPr>
          <w:ins w:id="425" w:author="Arnaud Dumont" w:date="2014-02-11T13:56:00Z"/>
        </w:rPr>
      </w:pPr>
      <w:r>
        <w:t xml:space="preserve">    "dnssecSigned" : true,</w:t>
      </w:r>
    </w:p>
    <w:p w:rsidR="006242A4" w:rsidRDefault="006242A4" w:rsidP="00253465">
      <w:pPr>
        <w:pStyle w:val="Code"/>
        <w:rPr>
          <w:ins w:id="426" w:author="Arnaud Dumont" w:date="2014-06-04T15:35:00Z"/>
        </w:rPr>
      </w:pPr>
      <w:ins w:id="427" w:author="Arnaud Dumont" w:date="2014-02-11T13:56:00Z">
        <w:r>
          <w:t xml:space="preserve">    </w:t>
        </w:r>
      </w:ins>
      <w:ins w:id="428" w:author="Arnaud Dumont" w:date="2014-02-11T13:57:00Z">
        <w:r>
          <w:t>"</w:t>
        </w:r>
        <w:r w:rsidRPr="006242A4">
          <w:t>zskRollOverState</w:t>
        </w:r>
        <w:r>
          <w:t>" : "scheduled",</w:t>
        </w:r>
      </w:ins>
    </w:p>
    <w:p w:rsidR="008E504F" w:rsidRDefault="008E504F" w:rsidP="008E504F">
      <w:pPr>
        <w:pStyle w:val="Code"/>
        <w:rPr>
          <w:ins w:id="429" w:author="Arnaud Dumont" w:date="2014-06-04T15:35:00Z"/>
        </w:rPr>
      </w:pPr>
      <w:ins w:id="430" w:author="Arnaud Dumont" w:date="2014-06-04T15:35:00Z">
        <w:r>
          <w:t xml:space="preserve">    "</w:t>
        </w:r>
        <w:r w:rsidRPr="008E504F">
          <w:t>pendingOperation</w:t>
        </w:r>
        <w:r>
          <w:t>" : "</w:t>
        </w:r>
        <w:r w:rsidRPr="008E504F">
          <w:t>zoneSigning</w:t>
        </w:r>
        <w:r>
          <w:t>",</w:t>
        </w:r>
      </w:ins>
    </w:p>
    <w:p w:rsidR="008E504F" w:rsidDel="008E504F" w:rsidRDefault="008E504F" w:rsidP="00253465">
      <w:pPr>
        <w:pStyle w:val="Code"/>
        <w:rPr>
          <w:del w:id="431" w:author="Arnaud Dumont" w:date="2014-06-04T15:35:00Z"/>
        </w:rPr>
      </w:pPr>
      <w:ins w:id="432" w:author="Arnaud Dumont" w:date="2014-06-04T15:35:00Z">
        <w:r>
          <w:t xml:space="preserve">    "</w:t>
        </w:r>
        <w:r w:rsidRPr="008E504F">
          <w:t>lastPublishDate</w:t>
        </w:r>
        <w:r>
          <w:t>" : "</w:t>
        </w:r>
        <w:r w:rsidRPr="008E504F">
          <w:t>2014-06-04T15:16:48.618</w:t>
        </w:r>
        <w:r>
          <w:t>",</w:t>
        </w:r>
      </w:ins>
    </w:p>
    <w:p w:rsidR="00997F9F" w:rsidRDefault="00997F9F" w:rsidP="00997F9F">
      <w:pPr>
        <w:pStyle w:val="Code"/>
      </w:pPr>
      <w:r>
        <w:t xml:space="preserve">    "group" : "mygroup",</w:t>
      </w:r>
    </w:p>
    <w:p w:rsidR="00997F9F" w:rsidRDefault="00997F9F" w:rsidP="00997F9F">
      <w:pPr>
        <w:pStyle w:val="Code"/>
      </w:pPr>
      <w:r>
        <w:t xml:space="preserve">    "nameServerSetId" : "1646f4e7-36ce-4cb5-b9a0-9853c15fc195",</w:t>
      </w:r>
    </w:p>
    <w:p w:rsidR="00997F9F" w:rsidRDefault="00997F9F" w:rsidP="00997F9F">
      <w:pPr>
        <w:pStyle w:val="Code"/>
      </w:pPr>
      <w:r>
        <w:lastRenderedPageBreak/>
        <w:t xml:space="preserve">    "nameServerSetName" : "Test-ing Name.Server_Set0",</w:t>
      </w:r>
    </w:p>
    <w:p w:rsidR="00997F9F" w:rsidRDefault="00997F9F" w:rsidP="00997F9F">
      <w:pPr>
        <w:pStyle w:val="Code"/>
      </w:pPr>
      <w:r>
        <w:t xml:space="preserve">    "nameServerInterfaceSetId" : "292cf312-2dc4-4f4b-a273-63d072c98f03",</w:t>
      </w:r>
    </w:p>
    <w:p w:rsidR="00997F9F" w:rsidRDefault="00997F9F" w:rsidP="00997F9F">
      <w:pPr>
        <w:pStyle w:val="Code"/>
      </w:pPr>
      <w:r>
        <w:t xml:space="preserve">    "nameServerInterfaceSetName" : "Test-ing NameServer_Interfa.ceSet0",</w:t>
      </w:r>
    </w:p>
    <w:p w:rsidR="00997F9F" w:rsidRDefault="00997F9F" w:rsidP="00997F9F">
      <w:pPr>
        <w:pStyle w:val="Code"/>
      </w:pPr>
      <w:r>
        <w:t xml:space="preserve">    "planId" : "2aa93a2a-914b-4107-9c34-864e991f6c86",</w:t>
      </w:r>
    </w:p>
    <w:p w:rsidR="00997F9F" w:rsidRDefault="00997F9F" w:rsidP="00997F9F">
      <w:pPr>
        <w:pStyle w:val="Code"/>
      </w:pPr>
      <w:r>
        <w:t xml:space="preserve">    "planName" : "testing-plan_.meh la0",</w:t>
      </w:r>
    </w:p>
    <w:p w:rsidR="00997F9F" w:rsidRDefault="00997F9F" w:rsidP="00997F9F">
      <w:pPr>
        <w:pStyle w:val="Code"/>
      </w:pPr>
      <w:r>
        <w:t xml:space="preserve">    "sponsorAccountId" : "f73af262-9531-11e2-9b25-2809b571161a",</w:t>
      </w:r>
    </w:p>
    <w:p w:rsidR="00997F9F" w:rsidRDefault="00997F9F" w:rsidP="00997F9F">
      <w:pPr>
        <w:pStyle w:val="Code"/>
      </w:pPr>
      <w:r>
        <w:t xml:space="preserve">    "sponsorAccountIdentifier" : "system",</w:t>
      </w:r>
    </w:p>
    <w:p w:rsidR="00997F9F" w:rsidRDefault="00997F9F" w:rsidP="00997F9F">
      <w:pPr>
        <w:pStyle w:val="Code"/>
      </w:pPr>
      <w:r>
        <w:t xml:space="preserve">    "createDate" : "2013-10-07T07:46:29.901",</w:t>
      </w:r>
    </w:p>
    <w:p w:rsidR="00997F9F" w:rsidRDefault="00997F9F" w:rsidP="00997F9F">
      <w:pPr>
        <w:pStyle w:val="Code"/>
      </w:pPr>
      <w:r>
        <w:t xml:space="preserve">    "createAccountId" : "f73af262-9531-11e2-9b25-2809b571161a",</w:t>
      </w:r>
    </w:p>
    <w:p w:rsidR="00997F9F" w:rsidRDefault="00997F9F" w:rsidP="00997F9F">
      <w:pPr>
        <w:pStyle w:val="Code"/>
      </w:pPr>
      <w:r>
        <w:t xml:space="preserve">    "createAccountIdentifier" : "system",</w:t>
      </w:r>
    </w:p>
    <w:p w:rsidR="00997F9F" w:rsidRDefault="00997F9F" w:rsidP="00997F9F">
      <w:pPr>
        <w:pStyle w:val="Code"/>
      </w:pPr>
      <w:r>
        <w:t xml:space="preserve">    "createUserId" : "ed848682-c1d9-11e2-86bc-e9b9e1409c4c",</w:t>
      </w:r>
    </w:p>
    <w:p w:rsidR="00997F9F" w:rsidRDefault="00997F9F" w:rsidP="00997F9F">
      <w:pPr>
        <w:pStyle w:val="Code"/>
      </w:pPr>
      <w:r>
        <w:t xml:space="preserve">    "createUserName" : "System Admin",</w:t>
      </w:r>
    </w:p>
    <w:p w:rsidR="00997F9F" w:rsidRDefault="00997F9F" w:rsidP="00997F9F">
      <w:pPr>
        <w:pStyle w:val="Code"/>
      </w:pPr>
      <w:r>
        <w:t xml:space="preserve">    "lastUpdateDate" : "2013-10-07T07:46:29.927",</w:t>
      </w:r>
    </w:p>
    <w:p w:rsidR="00997F9F" w:rsidRDefault="00997F9F" w:rsidP="00997F9F">
      <w:pPr>
        <w:pStyle w:val="Code"/>
      </w:pPr>
      <w:r>
        <w:t xml:space="preserve">    "lastUpdateAccountId" : "f73af262-9531-11e2-9b25-2809b571161a",</w:t>
      </w:r>
    </w:p>
    <w:p w:rsidR="00997F9F" w:rsidRDefault="00997F9F" w:rsidP="00997F9F">
      <w:pPr>
        <w:pStyle w:val="Code"/>
      </w:pPr>
      <w:r>
        <w:t xml:space="preserve">    "lastUpdateAccountIdentifier" : "system",</w:t>
      </w:r>
    </w:p>
    <w:p w:rsidR="00997F9F" w:rsidRDefault="00997F9F" w:rsidP="00997F9F">
      <w:pPr>
        <w:pStyle w:val="Code"/>
      </w:pPr>
      <w:r>
        <w:t xml:space="preserve">    "lastUpdateUserId" : "ed848682-c1d9-11e2-86bc-e9b9e1409c4c",</w:t>
      </w:r>
    </w:p>
    <w:p w:rsidR="00997F9F" w:rsidRDefault="00997F9F" w:rsidP="00997F9F">
      <w:pPr>
        <w:pStyle w:val="Code"/>
      </w:pPr>
      <w:r>
        <w:t xml:space="preserve">    "lastUpdateUserName" : "System Admin",</w:t>
      </w:r>
    </w:p>
    <w:p w:rsidR="0027130A" w:rsidRDefault="0027130A" w:rsidP="0027130A">
      <w:pPr>
        <w:pStyle w:val="Code"/>
      </w:pPr>
      <w:r>
        <w:t xml:space="preserve">    "</w:t>
      </w:r>
      <w:r w:rsidRPr="0027130A">
        <w:t>delegationResourceRecords</w:t>
      </w:r>
      <w:r>
        <w:t>" : [ {      "name" : "www.example.com.au.",</w:t>
      </w:r>
    </w:p>
    <w:p w:rsidR="0027130A" w:rsidRDefault="0027130A" w:rsidP="0027130A">
      <w:pPr>
        <w:pStyle w:val="Code"/>
      </w:pPr>
      <w:r>
        <w:t xml:space="preserve">      "class" : "IN",</w:t>
      </w:r>
    </w:p>
    <w:p w:rsidR="0027130A" w:rsidRDefault="0027130A" w:rsidP="0027130A">
      <w:pPr>
        <w:pStyle w:val="Code"/>
      </w:pPr>
      <w:r>
        <w:t xml:space="preserve">      "ttl" : "3600",</w:t>
      </w:r>
    </w:p>
    <w:p w:rsidR="0027130A" w:rsidRDefault="0027130A" w:rsidP="0027130A">
      <w:pPr>
        <w:pStyle w:val="Code"/>
      </w:pPr>
      <w:r>
        <w:t xml:space="preserve">      "type" : "A",</w:t>
      </w:r>
    </w:p>
    <w:p w:rsidR="0027130A" w:rsidRDefault="0027130A" w:rsidP="0027130A">
      <w:pPr>
        <w:pStyle w:val="Code"/>
      </w:pPr>
      <w:r>
        <w:t xml:space="preserve">      "address" : "127.0.0.2"</w:t>
      </w:r>
    </w:p>
    <w:p w:rsidR="0027130A" w:rsidRDefault="0027130A" w:rsidP="0027130A">
      <w:pPr>
        <w:pStyle w:val="Code"/>
      </w:pPr>
      <w:r>
        <w:t xml:space="preserve">    }, {</w:t>
      </w:r>
    </w:p>
    <w:p w:rsidR="0027130A" w:rsidRDefault="0027130A" w:rsidP="0027130A">
      <w:pPr>
        <w:pStyle w:val="Code"/>
      </w:pPr>
      <w:r>
        <w:t xml:space="preserve">      "name" : "www.example.com.au.",</w:t>
      </w:r>
    </w:p>
    <w:p w:rsidR="0027130A" w:rsidRDefault="0027130A" w:rsidP="0027130A">
      <w:pPr>
        <w:pStyle w:val="Code"/>
      </w:pPr>
      <w:r>
        <w:t xml:space="preserve">      "class" : "IN",</w:t>
      </w:r>
    </w:p>
    <w:p w:rsidR="0027130A" w:rsidRDefault="0027130A" w:rsidP="0027130A">
      <w:pPr>
        <w:pStyle w:val="Code"/>
      </w:pPr>
      <w:r>
        <w:t xml:space="preserve">      "ttl" : "3600",</w:t>
      </w:r>
    </w:p>
    <w:p w:rsidR="0027130A" w:rsidRDefault="0027130A" w:rsidP="0027130A">
      <w:pPr>
        <w:pStyle w:val="Code"/>
      </w:pPr>
      <w:r>
        <w:t xml:space="preserve">      "type" : "NS",</w:t>
      </w:r>
    </w:p>
    <w:p w:rsidR="0027130A" w:rsidRDefault="0027130A" w:rsidP="0027130A">
      <w:pPr>
        <w:pStyle w:val="Code"/>
      </w:pPr>
      <w:r>
        <w:t xml:space="preserve">      "target" : "ns1.hosting.com."</w:t>
      </w:r>
    </w:p>
    <w:p w:rsidR="0027130A" w:rsidRDefault="0027130A" w:rsidP="0027130A">
      <w:pPr>
        <w:pStyle w:val="Code"/>
      </w:pPr>
      <w:r>
        <w:t xml:space="preserve">    }, {</w:t>
      </w:r>
    </w:p>
    <w:p w:rsidR="0027130A" w:rsidRDefault="0027130A" w:rsidP="0027130A">
      <w:pPr>
        <w:pStyle w:val="Code"/>
      </w:pPr>
      <w:r>
        <w:t xml:space="preserve">      "name" : "www.example.com.au.",</w:t>
      </w:r>
    </w:p>
    <w:p w:rsidR="0027130A" w:rsidRDefault="0027130A" w:rsidP="0027130A">
      <w:pPr>
        <w:pStyle w:val="Code"/>
      </w:pPr>
      <w:r>
        <w:t xml:space="preserve">      "class" : "IN",</w:t>
      </w:r>
    </w:p>
    <w:p w:rsidR="0027130A" w:rsidRDefault="0027130A" w:rsidP="0027130A">
      <w:pPr>
        <w:pStyle w:val="Code"/>
      </w:pPr>
      <w:r>
        <w:t xml:space="preserve">      "ttl" : "3600",</w:t>
      </w:r>
    </w:p>
    <w:p w:rsidR="0027130A" w:rsidRDefault="0027130A" w:rsidP="0027130A">
      <w:pPr>
        <w:pStyle w:val="Code"/>
      </w:pPr>
      <w:r>
        <w:t xml:space="preserve">      "type" : "A",</w:t>
      </w:r>
    </w:p>
    <w:p w:rsidR="0027130A" w:rsidRDefault="0027130A" w:rsidP="0027130A">
      <w:pPr>
        <w:pStyle w:val="Code"/>
      </w:pPr>
      <w:r>
        <w:t xml:space="preserve">      "address" : "127.0.0.1"</w:t>
      </w:r>
    </w:p>
    <w:p w:rsidR="0027130A" w:rsidRDefault="0027130A" w:rsidP="0027130A">
      <w:pPr>
        <w:pStyle w:val="Code"/>
      </w:pPr>
      <w:r>
        <w:t xml:space="preserve">    }, {</w:t>
      </w:r>
    </w:p>
    <w:p w:rsidR="0027130A" w:rsidRDefault="0027130A" w:rsidP="0027130A">
      <w:pPr>
        <w:pStyle w:val="Code"/>
      </w:pPr>
      <w:r>
        <w:t xml:space="preserve">      "name" : "www.example.com.au.",</w:t>
      </w:r>
    </w:p>
    <w:p w:rsidR="0027130A" w:rsidRDefault="0027130A" w:rsidP="0027130A">
      <w:pPr>
        <w:pStyle w:val="Code"/>
      </w:pPr>
      <w:r>
        <w:t xml:space="preserve">      "class" : "IN",</w:t>
      </w:r>
    </w:p>
    <w:p w:rsidR="0027130A" w:rsidRDefault="0027130A" w:rsidP="0027130A">
      <w:pPr>
        <w:pStyle w:val="Code"/>
      </w:pPr>
      <w:r>
        <w:t xml:space="preserve">      "ttl" : "3600",</w:t>
      </w:r>
    </w:p>
    <w:p w:rsidR="0027130A" w:rsidRDefault="0027130A" w:rsidP="0027130A">
      <w:pPr>
        <w:pStyle w:val="Code"/>
      </w:pPr>
      <w:r>
        <w:lastRenderedPageBreak/>
        <w:t xml:space="preserve">      "type" : "AAAA",</w:t>
      </w:r>
    </w:p>
    <w:p w:rsidR="0027130A" w:rsidRDefault="0027130A" w:rsidP="0027130A">
      <w:pPr>
        <w:pStyle w:val="Code"/>
      </w:pPr>
      <w:r>
        <w:t xml:space="preserve">      "address" : "2001:dcd:2::5"</w:t>
      </w:r>
    </w:p>
    <w:p w:rsidR="0027130A" w:rsidRDefault="0027130A" w:rsidP="0027130A">
      <w:pPr>
        <w:pStyle w:val="Code"/>
      </w:pPr>
      <w:r>
        <w:t xml:space="preserve">    }, {</w:t>
      </w:r>
    </w:p>
    <w:p w:rsidR="0027130A" w:rsidRDefault="0027130A" w:rsidP="0027130A">
      <w:pPr>
        <w:pStyle w:val="Code"/>
      </w:pPr>
      <w:r>
        <w:t xml:space="preserve">      "name" : "www.example.com.au.",</w:t>
      </w:r>
    </w:p>
    <w:p w:rsidR="0027130A" w:rsidRDefault="0027130A" w:rsidP="0027130A">
      <w:pPr>
        <w:pStyle w:val="Code"/>
      </w:pPr>
      <w:r>
        <w:t xml:space="preserve">      "class" : "IN",</w:t>
      </w:r>
    </w:p>
    <w:p w:rsidR="0027130A" w:rsidRDefault="0027130A" w:rsidP="0027130A">
      <w:pPr>
        <w:pStyle w:val="Code"/>
      </w:pPr>
      <w:r>
        <w:t xml:space="preserve">      "ttl" : "3600",</w:t>
      </w:r>
    </w:p>
    <w:p w:rsidR="0027130A" w:rsidRDefault="0027130A" w:rsidP="0027130A">
      <w:pPr>
        <w:pStyle w:val="Code"/>
      </w:pPr>
      <w:r>
        <w:t xml:space="preserve">      "type" : "AAAA",</w:t>
      </w:r>
    </w:p>
    <w:p w:rsidR="0027130A" w:rsidRDefault="0027130A" w:rsidP="0027130A">
      <w:pPr>
        <w:pStyle w:val="Code"/>
      </w:pPr>
      <w:r>
        <w:t xml:space="preserve">      "address" : "2001:dcd:2::6"</w:t>
      </w:r>
    </w:p>
    <w:p w:rsidR="0027130A" w:rsidRDefault="0027130A" w:rsidP="00997F9F">
      <w:pPr>
        <w:pStyle w:val="Code"/>
      </w:pPr>
      <w:r>
        <w:t xml:space="preserve">    } ],</w:t>
      </w:r>
    </w:p>
    <w:p w:rsidR="00997F9F" w:rsidRDefault="00997F9F" w:rsidP="00997F9F">
      <w:pPr>
        <w:pStyle w:val="Code"/>
      </w:pPr>
      <w:r>
        <w:t xml:space="preserve">    "ddnsResourceRecords" :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w:t>
      </w:r>
    </w:p>
    <w:p w:rsidR="00997F9F" w:rsidRDefault="00997F9F" w:rsidP="00997F9F">
      <w:pPr>
        <w:pStyle w:val="Code"/>
      </w:pPr>
      <w:r>
        <w:t xml:space="preserve">      "address" : "127.0.0.2"</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"NS",</w:t>
      </w:r>
    </w:p>
    <w:p w:rsidR="00997F9F" w:rsidRDefault="00997F9F" w:rsidP="00997F9F">
      <w:pPr>
        <w:pStyle w:val="Code"/>
      </w:pPr>
      <w:r>
        <w:t xml:space="preserve">      "target" : "ns1.hosting.com."</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w:t>
      </w:r>
    </w:p>
    <w:p w:rsidR="00997F9F" w:rsidRDefault="00997F9F" w:rsidP="00997F9F">
      <w:pPr>
        <w:pStyle w:val="Code"/>
      </w:pPr>
      <w:r>
        <w:t xml:space="preserve">      "address" : "127.0.0.1"</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"AAAA",</w:t>
      </w:r>
    </w:p>
    <w:p w:rsidR="00997F9F" w:rsidRDefault="00997F9F" w:rsidP="00997F9F">
      <w:pPr>
        <w:pStyle w:val="Code"/>
      </w:pPr>
      <w:r>
        <w:t xml:space="preserve">      "address" : "2001:dcd:2::5"</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"AAAA",</w:t>
      </w:r>
    </w:p>
    <w:p w:rsidR="00997F9F" w:rsidRDefault="00997F9F" w:rsidP="00997F9F">
      <w:pPr>
        <w:pStyle w:val="Code"/>
      </w:pPr>
      <w:r>
        <w:lastRenderedPageBreak/>
        <w:t xml:space="preserve">      "address" : "2001:dcd:2::6"</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"SOA",</w:t>
      </w:r>
    </w:p>
    <w:p w:rsidR="00997F9F" w:rsidRDefault="00997F9F" w:rsidP="00997F9F">
      <w:pPr>
        <w:pStyle w:val="Code"/>
      </w:pPr>
      <w:r>
        <w:t xml:space="preserve">      "host" : "w.au.",</w:t>
      </w:r>
    </w:p>
    <w:p w:rsidR="00997F9F" w:rsidRDefault="00997F9F" w:rsidP="00997F9F">
      <w:pPr>
        <w:pStyle w:val="Code"/>
      </w:pPr>
      <w:r>
        <w:t xml:space="preserve">      "admin" : "dns.ausregistry.net.au.",</w:t>
      </w:r>
    </w:p>
    <w:p w:rsidR="00997F9F" w:rsidRDefault="00997F9F" w:rsidP="00997F9F">
      <w:pPr>
        <w:pStyle w:val="Code"/>
      </w:pPr>
      <w:r>
        <w:t xml:space="preserve">      "serial" : "2061150353",</w:t>
      </w:r>
    </w:p>
    <w:p w:rsidR="00997F9F" w:rsidRDefault="00997F9F" w:rsidP="00997F9F">
      <w:pPr>
        <w:pStyle w:val="Code"/>
      </w:pPr>
      <w:r>
        <w:t xml:space="preserve">      "refresh" : "14400",</w:t>
      </w:r>
    </w:p>
    <w:p w:rsidR="00997F9F" w:rsidRDefault="00997F9F" w:rsidP="00997F9F">
      <w:pPr>
        <w:pStyle w:val="Code"/>
      </w:pPr>
      <w:r>
        <w:t xml:space="preserve">      "retry" : "3600",</w:t>
      </w:r>
    </w:p>
    <w:p w:rsidR="00997F9F" w:rsidRDefault="00997F9F" w:rsidP="00997F9F">
      <w:pPr>
        <w:pStyle w:val="Code"/>
      </w:pPr>
      <w:r>
        <w:t xml:space="preserve">      "expire" : "3600000",</w:t>
      </w:r>
    </w:p>
    <w:p w:rsidR="00997F9F" w:rsidRDefault="00997F9F" w:rsidP="00997F9F">
      <w:pPr>
        <w:pStyle w:val="Code"/>
      </w:pPr>
      <w:r>
        <w:t xml:space="preserve">      "minimum" : "14400"</w:t>
      </w:r>
    </w:p>
    <w:p w:rsidR="00997F9F" w:rsidRDefault="00997F9F" w:rsidP="00997F9F">
      <w:pPr>
        <w:pStyle w:val="Code"/>
      </w:pPr>
      <w:r>
        <w:t xml:space="preserve">    } ],</w:t>
      </w:r>
    </w:p>
    <w:p w:rsidR="00997F9F" w:rsidRDefault="00997F9F" w:rsidP="00997F9F">
      <w:pPr>
        <w:pStyle w:val="Code"/>
      </w:pPr>
      <w:r>
        <w:t xml:space="preserve">    "resourceRecords" :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"DS",</w:t>
      </w:r>
    </w:p>
    <w:p w:rsidR="00997F9F" w:rsidRDefault="00997F9F" w:rsidP="00997F9F">
      <w:pPr>
        <w:pStyle w:val="Code"/>
      </w:pPr>
      <w:r>
        <w:t xml:space="preserve">      "footprint" : "30909",</w:t>
      </w:r>
    </w:p>
    <w:p w:rsidR="00997F9F" w:rsidRDefault="00997F9F" w:rsidP="00997F9F">
      <w:pPr>
        <w:pStyle w:val="Code"/>
      </w:pPr>
      <w:r>
        <w:t xml:space="preserve">      "algorithm" : "8",</w:t>
      </w:r>
    </w:p>
    <w:p w:rsidR="00997F9F" w:rsidRDefault="00997F9F" w:rsidP="00997F9F">
      <w:pPr>
        <w:pStyle w:val="Code"/>
      </w:pPr>
      <w:r>
        <w:t xml:space="preserve">      "digestId" : "2",</w:t>
      </w:r>
    </w:p>
    <w:p w:rsidR="00997F9F" w:rsidRDefault="00997F9F" w:rsidP="00997F9F">
      <w:pPr>
        <w:pStyle w:val="Code"/>
      </w:pPr>
      <w:r>
        <w:t xml:space="preserve">      "digest" : "E2D3C916F6DEEAC73294E8268FB5885044A833FC5459588F4A9184CFC41A5766"</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"CERT",</w:t>
      </w:r>
    </w:p>
    <w:p w:rsidR="00997F9F" w:rsidRDefault="00997F9F" w:rsidP="00997F9F">
      <w:pPr>
        <w:pStyle w:val="Code"/>
      </w:pPr>
      <w:r>
        <w:t xml:space="preserve">      "certType" : "1",</w:t>
      </w:r>
    </w:p>
    <w:p w:rsidR="00997F9F" w:rsidRDefault="00997F9F" w:rsidP="00997F9F">
      <w:pPr>
        <w:pStyle w:val="Code"/>
      </w:pPr>
      <w:r>
        <w:t xml:space="preserve">      "keyTag" : "4761",</w:t>
      </w:r>
    </w:p>
    <w:p w:rsidR="00997F9F" w:rsidRDefault="00997F9F" w:rsidP="00997F9F">
      <w:pPr>
        <w:pStyle w:val="Code"/>
      </w:pPr>
      <w:r>
        <w:t xml:space="preserve">      "algorithm" : "5",</w:t>
      </w:r>
    </w:p>
    <w:p w:rsidR="00997F9F" w:rsidRDefault="00997F9F" w:rsidP="00997F9F">
      <w:pPr>
        <w:pStyle w:val="Code"/>
      </w:pPr>
      <w:r>
        <w:t xml:space="preserve">      "cert" : "MIIFfDCCBGSgAwIBAgICAIgwDQYJKoZIhvcNAQEFBQAwYjELMAkGA1UE"</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"MX",</w:t>
      </w:r>
    </w:p>
    <w:p w:rsidR="00997F9F" w:rsidRDefault="00997F9F" w:rsidP="00997F9F">
      <w:pPr>
        <w:pStyle w:val="Code"/>
      </w:pPr>
      <w:r>
        <w:lastRenderedPageBreak/>
        <w:t xml:space="preserve">      "priority" : "10",</w:t>
      </w:r>
    </w:p>
    <w:p w:rsidR="00997F9F" w:rsidRDefault="00997F9F" w:rsidP="00997F9F">
      <w:pPr>
        <w:pStyle w:val="Code"/>
      </w:pPr>
      <w:r>
        <w:t xml:space="preserve">      "target" : "mx01.ausregistry.net.au."</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"AAAA",</w:t>
      </w:r>
    </w:p>
    <w:p w:rsidR="00997F9F" w:rsidRDefault="00997F9F" w:rsidP="00997F9F">
      <w:pPr>
        <w:pStyle w:val="Code"/>
      </w:pPr>
      <w:r>
        <w:t xml:space="preserve">      "address" : "2001:dcd:2::5"</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"SSHFP",</w:t>
      </w:r>
    </w:p>
    <w:p w:rsidR="00997F9F" w:rsidRDefault="00997F9F" w:rsidP="00997F9F">
      <w:pPr>
        <w:pStyle w:val="Code"/>
      </w:pPr>
      <w:r>
        <w:t xml:space="preserve">      "algorithm" : "2",</w:t>
      </w:r>
    </w:p>
    <w:p w:rsidR="00997F9F" w:rsidRDefault="00997F9F" w:rsidP="00997F9F">
      <w:pPr>
        <w:pStyle w:val="Code"/>
      </w:pPr>
      <w:r>
        <w:t xml:space="preserve">      "digestType" : "1",</w:t>
      </w:r>
    </w:p>
    <w:p w:rsidR="00997F9F" w:rsidRDefault="00997F9F" w:rsidP="00997F9F">
      <w:pPr>
        <w:pStyle w:val="Code"/>
      </w:pPr>
      <w:r>
        <w:t xml:space="preserve">      "fingerprint" : "290E37C5B5DB9A1C455E648A41AF3CC83F99F102"</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"NAPTR",</w:t>
      </w:r>
    </w:p>
    <w:p w:rsidR="00997F9F" w:rsidRDefault="00997F9F" w:rsidP="00997F9F">
      <w:pPr>
        <w:pStyle w:val="Code"/>
      </w:pPr>
      <w:r>
        <w:t xml:space="preserve">      "order" : "10",</w:t>
      </w:r>
    </w:p>
    <w:p w:rsidR="00997F9F" w:rsidRDefault="00997F9F" w:rsidP="00997F9F">
      <w:pPr>
        <w:pStyle w:val="Code"/>
      </w:pPr>
      <w:r>
        <w:t xml:space="preserve">      "preference" : "101",</w:t>
      </w:r>
    </w:p>
    <w:p w:rsidR="00997F9F" w:rsidRDefault="00997F9F" w:rsidP="00997F9F">
      <w:pPr>
        <w:pStyle w:val="Code"/>
      </w:pPr>
      <w:r>
        <w:t xml:space="preserve">      "flags" : "u",</w:t>
      </w:r>
    </w:p>
    <w:p w:rsidR="00997F9F" w:rsidRDefault="00997F9F" w:rsidP="00997F9F">
      <w:pPr>
        <w:pStyle w:val="Code"/>
      </w:pPr>
      <w:r>
        <w:t xml:space="preserve">      "service" : "E2U+h323",</w:t>
      </w:r>
    </w:p>
    <w:p w:rsidR="00997F9F" w:rsidRDefault="00997F9F" w:rsidP="00997F9F">
      <w:pPr>
        <w:pStyle w:val="Code"/>
      </w:pPr>
      <w:r>
        <w:t xml:space="preserve">      "regexp" : "!^.*$!h323:info@example.com!",</w:t>
      </w:r>
    </w:p>
    <w:p w:rsidR="00997F9F" w:rsidRDefault="00997F9F" w:rsidP="00997F9F">
      <w:pPr>
        <w:pStyle w:val="Code"/>
      </w:pPr>
      <w:r>
        <w:t xml:space="preserve">      "replacement" : "."</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"CNAME",</w:t>
      </w:r>
    </w:p>
    <w:p w:rsidR="00997F9F" w:rsidRDefault="00997F9F" w:rsidP="00997F9F">
      <w:pPr>
        <w:pStyle w:val="Code"/>
      </w:pPr>
      <w:r>
        <w:t xml:space="preserve">      "target" : "www.someother.thing.net."</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"LOC",</w:t>
      </w:r>
    </w:p>
    <w:p w:rsidR="00997F9F" w:rsidRDefault="00997F9F" w:rsidP="00997F9F">
      <w:pPr>
        <w:pStyle w:val="Code"/>
      </w:pPr>
      <w:r>
        <w:lastRenderedPageBreak/>
        <w:t xml:space="preserve">      "size" : "0m",</w:t>
      </w:r>
    </w:p>
    <w:p w:rsidR="00997F9F" w:rsidRDefault="00997F9F" w:rsidP="00997F9F">
      <w:pPr>
        <w:pStyle w:val="Code"/>
      </w:pPr>
      <w:r>
        <w:t xml:space="preserve">      "hPrecision" : "0m",</w:t>
      </w:r>
    </w:p>
    <w:p w:rsidR="00997F9F" w:rsidRDefault="00997F9F" w:rsidP="00997F9F">
      <w:pPr>
        <w:pStyle w:val="Code"/>
      </w:pPr>
      <w:r>
        <w:t xml:space="preserve">      "vPrecision" : "0m",</w:t>
      </w:r>
    </w:p>
    <w:p w:rsidR="00997F9F" w:rsidRDefault="00997F9F" w:rsidP="00997F9F">
      <w:pPr>
        <w:pStyle w:val="Code"/>
      </w:pPr>
      <w:r>
        <w:t xml:space="preserve">      "latitude" : "51 30 12.748 N",</w:t>
      </w:r>
    </w:p>
    <w:p w:rsidR="00997F9F" w:rsidRDefault="00997F9F" w:rsidP="00997F9F">
      <w:pPr>
        <w:pStyle w:val="Code"/>
      </w:pPr>
      <w:r>
        <w:t xml:space="preserve">      "longitude" : "0 7 39.611 W",</w:t>
      </w:r>
    </w:p>
    <w:p w:rsidR="00997F9F" w:rsidRDefault="00997F9F" w:rsidP="00997F9F">
      <w:pPr>
        <w:pStyle w:val="Code"/>
      </w:pPr>
      <w:r>
        <w:t xml:space="preserve">      "altitude" : "0m"</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"SOA",</w:t>
      </w:r>
    </w:p>
    <w:p w:rsidR="00997F9F" w:rsidRDefault="00997F9F" w:rsidP="00997F9F">
      <w:pPr>
        <w:pStyle w:val="Code"/>
      </w:pPr>
      <w:r>
        <w:t xml:space="preserve">      "host" : "w.au.",</w:t>
      </w:r>
    </w:p>
    <w:p w:rsidR="00997F9F" w:rsidRDefault="00997F9F" w:rsidP="00997F9F">
      <w:pPr>
        <w:pStyle w:val="Code"/>
      </w:pPr>
      <w:r>
        <w:t xml:space="preserve">      "admin" : "dns.ausregistry.net.au.",</w:t>
      </w:r>
    </w:p>
    <w:p w:rsidR="00997F9F" w:rsidRDefault="00997F9F" w:rsidP="00997F9F">
      <w:pPr>
        <w:pStyle w:val="Code"/>
      </w:pPr>
      <w:r>
        <w:t xml:space="preserve">      "serial" : "2061150353",</w:t>
      </w:r>
    </w:p>
    <w:p w:rsidR="00997F9F" w:rsidRDefault="00997F9F" w:rsidP="00997F9F">
      <w:pPr>
        <w:pStyle w:val="Code"/>
      </w:pPr>
      <w:r>
        <w:t xml:space="preserve">      "refresh" : "14400",</w:t>
      </w:r>
    </w:p>
    <w:p w:rsidR="00997F9F" w:rsidRDefault="00997F9F" w:rsidP="00997F9F">
      <w:pPr>
        <w:pStyle w:val="Code"/>
      </w:pPr>
      <w:r>
        <w:t xml:space="preserve">      "retry" : "3600",</w:t>
      </w:r>
    </w:p>
    <w:p w:rsidR="00997F9F" w:rsidRDefault="00997F9F" w:rsidP="00997F9F">
      <w:pPr>
        <w:pStyle w:val="Code"/>
      </w:pPr>
      <w:r>
        <w:t xml:space="preserve">      "expire" : "3600000",</w:t>
      </w:r>
    </w:p>
    <w:p w:rsidR="00997F9F" w:rsidRDefault="00997F9F" w:rsidP="00997F9F">
      <w:pPr>
        <w:pStyle w:val="Code"/>
      </w:pPr>
      <w:r>
        <w:t xml:space="preserve">      "minimum" : "14400"</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"SRV",</w:t>
      </w:r>
    </w:p>
    <w:p w:rsidR="00997F9F" w:rsidRDefault="00997F9F" w:rsidP="00997F9F">
      <w:pPr>
        <w:pStyle w:val="Code"/>
      </w:pPr>
      <w:r>
        <w:t xml:space="preserve">      "priority" : "0",</w:t>
      </w:r>
    </w:p>
    <w:p w:rsidR="00997F9F" w:rsidRDefault="00997F9F" w:rsidP="00997F9F">
      <w:pPr>
        <w:pStyle w:val="Code"/>
      </w:pPr>
      <w:r>
        <w:t xml:space="preserve">      "weight" : "5",</w:t>
      </w:r>
    </w:p>
    <w:p w:rsidR="00997F9F" w:rsidRDefault="00997F9F" w:rsidP="00997F9F">
      <w:pPr>
        <w:pStyle w:val="Code"/>
      </w:pPr>
      <w:r>
        <w:t xml:space="preserve">      "port" : "5060",</w:t>
      </w:r>
    </w:p>
    <w:p w:rsidR="00997F9F" w:rsidRDefault="00997F9F" w:rsidP="00997F9F">
      <w:pPr>
        <w:pStyle w:val="Code"/>
      </w:pPr>
      <w:r>
        <w:t xml:space="preserve">      "target" : "sipserver.example.com."</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"NS",</w:t>
      </w:r>
    </w:p>
    <w:p w:rsidR="00997F9F" w:rsidRDefault="00997F9F" w:rsidP="00997F9F">
      <w:pPr>
        <w:pStyle w:val="Code"/>
      </w:pPr>
      <w:r>
        <w:t xml:space="preserve">      "target" : "ns1.hosting.com."</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"SPF",</w:t>
      </w:r>
    </w:p>
    <w:p w:rsidR="00997F9F" w:rsidRDefault="00997F9F" w:rsidP="00997F9F">
      <w:pPr>
        <w:pStyle w:val="Code"/>
      </w:pPr>
      <w:r>
        <w:lastRenderedPageBreak/>
        <w:t xml:space="preserve">      "strings" : "v=spf1 ip4:192.0.2.0/24 ip4:198.51.100.123 a -all"</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"TXT",</w:t>
      </w:r>
    </w:p>
    <w:p w:rsidR="00997F9F" w:rsidRDefault="00997F9F" w:rsidP="00997F9F">
      <w:pPr>
        <w:pStyle w:val="Code"/>
      </w:pPr>
      <w:r>
        <w:t xml:space="preserve">      "strings" : "v=spf1 mx include:sendgrid.net include:spf.ausregistry.net.au -all"</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w:t>
      </w:r>
    </w:p>
    <w:p w:rsidR="00997F9F" w:rsidRDefault="00997F9F" w:rsidP="00997F9F">
      <w:pPr>
        <w:pStyle w:val="Code"/>
      </w:pPr>
      <w:r>
        <w:t xml:space="preserve">      "address" : "127.0.0.1"</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"TLSA",</w:t>
      </w:r>
    </w:p>
    <w:p w:rsidR="00997F9F" w:rsidRDefault="00997F9F" w:rsidP="00997F9F">
      <w:pPr>
        <w:pStyle w:val="Code"/>
      </w:pPr>
      <w:r>
        <w:t xml:space="preserve">      "certificateUsage" : "3",</w:t>
      </w:r>
    </w:p>
    <w:p w:rsidR="00997F9F" w:rsidRDefault="00997F9F" w:rsidP="00997F9F">
      <w:pPr>
        <w:pStyle w:val="Code"/>
      </w:pPr>
      <w:r>
        <w:t xml:space="preserve">      "selector" : "0",</w:t>
      </w:r>
    </w:p>
    <w:p w:rsidR="00997F9F" w:rsidRDefault="00997F9F" w:rsidP="00997F9F">
      <w:pPr>
        <w:pStyle w:val="Code"/>
      </w:pPr>
      <w:r>
        <w:t xml:space="preserve">      "matchingType" : "1",</w:t>
      </w:r>
    </w:p>
    <w:p w:rsidR="00997F9F" w:rsidRDefault="00997F9F" w:rsidP="00997F9F">
      <w:pPr>
        <w:pStyle w:val="Code"/>
      </w:pPr>
      <w:r>
        <w:t xml:space="preserve">      "certificateAssociationData" : "54F3FD877632A41C65B0FF4E50E254DD7D1873486231DC6CD5E9C1C1963DE4E"</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"PTR",</w:t>
      </w:r>
    </w:p>
    <w:p w:rsidR="00997F9F" w:rsidRDefault="00997F9F" w:rsidP="00997F9F">
      <w:pPr>
        <w:pStyle w:val="Code"/>
      </w:pPr>
      <w:r>
        <w:t xml:space="preserve">      "target" : "www.blah.com.au."</w:t>
      </w:r>
    </w:p>
    <w:p w:rsidR="00997F9F" w:rsidRDefault="00997F9F" w:rsidP="00997F9F">
      <w:pPr>
        <w:pStyle w:val="Code"/>
      </w:pPr>
      <w:r>
        <w:t xml:space="preserve">    } ]</w:t>
      </w:r>
    </w:p>
    <w:p w:rsidR="00997F9F" w:rsidRDefault="00997F9F" w:rsidP="00997F9F">
      <w:pPr>
        <w:pStyle w:val="Code"/>
      </w:pPr>
      <w:r>
        <w:t xml:space="preserve">  }</w:t>
      </w:r>
    </w:p>
    <w:p w:rsidR="00997F9F" w:rsidRPr="00997F9F" w:rsidRDefault="00997F9F" w:rsidP="00997F9F">
      <w:pPr>
        <w:pStyle w:val="Code"/>
      </w:pPr>
      <w:r>
        <w:t>}</w:t>
      </w:r>
    </w:p>
    <w:p w:rsidR="004836FD" w:rsidRDefault="004836FD" w:rsidP="003A30DE">
      <w:pPr>
        <w:pStyle w:val="Heading2"/>
      </w:pPr>
      <w:bookmarkStart w:id="433" w:name="_Toc382406013"/>
      <w:r>
        <w:t>Zone List Command</w:t>
      </w:r>
      <w:bookmarkEnd w:id="433"/>
    </w:p>
    <w:p w:rsidR="00323508" w:rsidRDefault="006D6E92" w:rsidP="006D6E92">
      <w:r w:rsidRPr="006D6E92">
        <w:t xml:space="preserve">This command is used to retrieve a list of zone objects provisioned </w:t>
      </w:r>
      <w:r w:rsidR="00BB3EC1">
        <w:t>in</w:t>
      </w:r>
      <w:r w:rsidR="00BB3EC1" w:rsidRPr="006D6E92">
        <w:t xml:space="preserve"> </w:t>
      </w:r>
      <w:r w:rsidRPr="006D6E92">
        <w:t>the system.</w:t>
      </w:r>
    </w:p>
    <w:p w:rsidR="006D6E92" w:rsidRDefault="006D6E92" w:rsidP="006D6E92">
      <w:pPr>
        <w:pStyle w:val="Heading3"/>
      </w:pPr>
      <w:r>
        <w:lastRenderedPageBreak/>
        <w:t>Request</w:t>
      </w:r>
    </w:p>
    <w:p w:rsidR="006D6E92" w:rsidRDefault="006D6E92" w:rsidP="006D6E92">
      <w:r w:rsidRPr="006D6E92">
        <w:t>A request should be made to the specified URI including the indicated headers and, if required, a request body in the format specified.</w:t>
      </w:r>
    </w:p>
    <w:p w:rsidR="006D6E92" w:rsidRDefault="006D6E92" w:rsidP="006D6E92">
      <w:pPr>
        <w:pStyle w:val="FakeHeading4"/>
      </w:pPr>
      <w:r>
        <w:t>URI</w:t>
      </w:r>
    </w:p>
    <w:p w:rsidR="006D6E92" w:rsidRPr="008A0F29" w:rsidRDefault="006D6E92" w:rsidP="006D6E92">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D6E92" w:rsidRPr="00CC22F1" w:rsidTr="00A11CBE">
        <w:trPr>
          <w:tblHeader w:val="0"/>
        </w:trPr>
        <w:tc>
          <w:tcPr>
            <w:tcW w:w="1843" w:type="dxa"/>
            <w:shd w:val="clear" w:color="auto" w:fill="BFBFBF" w:themeFill="background1" w:themeFillShade="BF"/>
          </w:tcPr>
          <w:p w:rsidR="006D6E92" w:rsidRPr="00750051" w:rsidRDefault="006D6E92" w:rsidP="00A11CBE">
            <w:pPr>
              <w:pStyle w:val="Table-Header"/>
            </w:pPr>
            <w:r>
              <w:t>HTTP Method</w:t>
            </w:r>
          </w:p>
        </w:tc>
        <w:tc>
          <w:tcPr>
            <w:tcW w:w="6804" w:type="dxa"/>
            <w:shd w:val="clear" w:color="auto" w:fill="BFBFBF" w:themeFill="background1" w:themeFillShade="BF"/>
          </w:tcPr>
          <w:p w:rsidR="006D6E92" w:rsidRDefault="006D6E92" w:rsidP="00A11CBE">
            <w:pPr>
              <w:pStyle w:val="Table-Header"/>
            </w:pPr>
            <w:r>
              <w:t>Request URI</w:t>
            </w:r>
          </w:p>
        </w:tc>
      </w:tr>
      <w:tr w:rsidR="006D6E92" w:rsidRPr="00CC22F1" w:rsidTr="00A11CBE">
        <w:trPr>
          <w:trHeight w:val="113"/>
          <w:tblHeader w:val="0"/>
        </w:trPr>
        <w:tc>
          <w:tcPr>
            <w:tcW w:w="1843" w:type="dxa"/>
          </w:tcPr>
          <w:p w:rsidR="006D6E92" w:rsidRDefault="006D6E92" w:rsidP="00A11CBE">
            <w:pPr>
              <w:pStyle w:val="Table-Text"/>
            </w:pPr>
            <w:r>
              <w:t>GET</w:t>
            </w:r>
          </w:p>
        </w:tc>
        <w:tc>
          <w:tcPr>
            <w:tcW w:w="6804" w:type="dxa"/>
          </w:tcPr>
          <w:p w:rsidR="006D6E92" w:rsidRDefault="006D6E92" w:rsidP="00A11CBE">
            <w:pPr>
              <w:pStyle w:val="Table-Text"/>
            </w:pPr>
            <w:r w:rsidRPr="006D6E92">
              <w:t>https://{service-address}/zones/</w:t>
            </w:r>
          </w:p>
        </w:tc>
      </w:tr>
    </w:tbl>
    <w:p w:rsidR="006D6E92" w:rsidRDefault="006D6E92" w:rsidP="006D6E92">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D6E92" w:rsidRPr="00CC22F1" w:rsidTr="00A11CBE">
        <w:trPr>
          <w:tblHeader w:val="0"/>
        </w:trPr>
        <w:tc>
          <w:tcPr>
            <w:tcW w:w="1843" w:type="dxa"/>
            <w:shd w:val="clear" w:color="auto" w:fill="BFBFBF" w:themeFill="background1" w:themeFillShade="BF"/>
          </w:tcPr>
          <w:p w:rsidR="006D6E92" w:rsidRPr="00750051" w:rsidRDefault="006D6E92" w:rsidP="00A11CBE">
            <w:pPr>
              <w:pStyle w:val="Table-Header"/>
            </w:pPr>
            <w:r>
              <w:t>Field</w:t>
            </w:r>
          </w:p>
        </w:tc>
        <w:tc>
          <w:tcPr>
            <w:tcW w:w="6804" w:type="dxa"/>
            <w:shd w:val="clear" w:color="auto" w:fill="BFBFBF" w:themeFill="background1" w:themeFillShade="BF"/>
          </w:tcPr>
          <w:p w:rsidR="006D6E92" w:rsidRDefault="006D6E92" w:rsidP="00A11CBE">
            <w:pPr>
              <w:pStyle w:val="Table-Header"/>
            </w:pPr>
            <w:r>
              <w:t>Description</w:t>
            </w:r>
          </w:p>
        </w:tc>
      </w:tr>
      <w:tr w:rsidR="006D6E92" w:rsidRPr="00CC22F1" w:rsidTr="00A11CBE">
        <w:trPr>
          <w:trHeight w:val="113"/>
          <w:tblHeader w:val="0"/>
        </w:trPr>
        <w:tc>
          <w:tcPr>
            <w:tcW w:w="1843" w:type="dxa"/>
          </w:tcPr>
          <w:p w:rsidR="006D6E92" w:rsidRDefault="006D6E92" w:rsidP="00A11CBE">
            <w:pPr>
              <w:pStyle w:val="Table-Text"/>
            </w:pPr>
            <w:r>
              <w:t>service-address</w:t>
            </w:r>
          </w:p>
        </w:tc>
        <w:tc>
          <w:tcPr>
            <w:tcW w:w="6804" w:type="dxa"/>
          </w:tcPr>
          <w:p w:rsidR="006D6E92" w:rsidRDefault="006D6E92" w:rsidP="006351FF">
            <w:pPr>
              <w:pStyle w:val="Table-Text"/>
            </w:pPr>
            <w:r>
              <w:t xml:space="preserve">The service address as described in section </w:t>
            </w:r>
            <w:r w:rsidR="006351FF">
              <w:t>2.2</w:t>
            </w:r>
          </w:p>
        </w:tc>
      </w:tr>
    </w:tbl>
    <w:p w:rsidR="006D6E92" w:rsidRDefault="006D6E92" w:rsidP="006D6E92">
      <w:pPr>
        <w:pStyle w:val="FakeHeading4"/>
      </w:pPr>
      <w:r>
        <w:t>Query Parameters</w:t>
      </w:r>
    </w:p>
    <w:p w:rsidR="006D6E92" w:rsidRDefault="006D6E92" w:rsidP="006D6E92">
      <w:r w:rsidRPr="006D6E92">
        <w:t xml:space="preserve">The query parameters below can be used with this command. All query parameters are optional and if none are specified all </w:t>
      </w:r>
      <w:del w:id="434" w:author="Arnaud Dumont" w:date="2014-02-11T14:01:00Z">
        <w:r w:rsidRPr="006D6E92" w:rsidDel="00144694">
          <w:delText xml:space="preserve">plans </w:delText>
        </w:r>
      </w:del>
      <w:ins w:id="435" w:author="Arnaud Dumont" w:date="2014-02-11T14:01:00Z">
        <w:r w:rsidR="00144694">
          <w:t>zones</w:t>
        </w:r>
        <w:r w:rsidR="00144694" w:rsidRPr="006D6E92">
          <w:t xml:space="preserve"> </w:t>
        </w:r>
      </w:ins>
      <w:r w:rsidRPr="006D6E92">
        <w:t>that are visible to the executing users account will be returned.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92"/>
        <w:gridCol w:w="954"/>
        <w:gridCol w:w="813"/>
        <w:gridCol w:w="3988"/>
      </w:tblGrid>
      <w:tr w:rsidR="006D6E92" w:rsidRPr="00CC22F1" w:rsidTr="006D6E92">
        <w:trPr>
          <w:tblHeader w:val="0"/>
        </w:trPr>
        <w:tc>
          <w:tcPr>
            <w:tcW w:w="2892" w:type="dxa"/>
            <w:shd w:val="clear" w:color="auto" w:fill="BFBFBF" w:themeFill="background1" w:themeFillShade="BF"/>
          </w:tcPr>
          <w:p w:rsidR="006D6E92" w:rsidRPr="00750051" w:rsidRDefault="006D6E92" w:rsidP="00A11CBE">
            <w:pPr>
              <w:pStyle w:val="Table-Header"/>
            </w:pPr>
            <w:r>
              <w:t>Parameter Name</w:t>
            </w:r>
          </w:p>
        </w:tc>
        <w:tc>
          <w:tcPr>
            <w:tcW w:w="954" w:type="dxa"/>
            <w:shd w:val="clear" w:color="auto" w:fill="BFBFBF" w:themeFill="background1" w:themeFillShade="BF"/>
          </w:tcPr>
          <w:p w:rsidR="006D6E92" w:rsidRPr="00750051" w:rsidRDefault="006D6E92" w:rsidP="00A11CBE">
            <w:pPr>
              <w:pStyle w:val="Table-Header"/>
            </w:pPr>
            <w:r>
              <w:t>Optional</w:t>
            </w:r>
          </w:p>
        </w:tc>
        <w:tc>
          <w:tcPr>
            <w:tcW w:w="813" w:type="dxa"/>
            <w:shd w:val="clear" w:color="auto" w:fill="BFBFBF" w:themeFill="background1" w:themeFillShade="BF"/>
          </w:tcPr>
          <w:p w:rsidR="006D6E92" w:rsidRDefault="006D6E92" w:rsidP="00A11CBE">
            <w:pPr>
              <w:pStyle w:val="Table-Header"/>
            </w:pPr>
            <w:r>
              <w:t>Type</w:t>
            </w:r>
          </w:p>
        </w:tc>
        <w:tc>
          <w:tcPr>
            <w:tcW w:w="3988" w:type="dxa"/>
            <w:shd w:val="clear" w:color="auto" w:fill="BFBFBF" w:themeFill="background1" w:themeFillShade="BF"/>
          </w:tcPr>
          <w:p w:rsidR="006D6E92" w:rsidRDefault="006D6E92" w:rsidP="00A11CBE">
            <w:pPr>
              <w:pStyle w:val="Table-Header"/>
            </w:pPr>
            <w:r>
              <w:t>Description</w:t>
            </w:r>
          </w:p>
        </w:tc>
      </w:tr>
      <w:tr w:rsidR="006D6E92" w:rsidRPr="00CC22F1" w:rsidTr="006D6E92">
        <w:trPr>
          <w:trHeight w:val="113"/>
          <w:tblHeader w:val="0"/>
        </w:trPr>
        <w:tc>
          <w:tcPr>
            <w:tcW w:w="2892" w:type="dxa"/>
          </w:tcPr>
          <w:p w:rsidR="006D6E92" w:rsidRDefault="006D6E92" w:rsidP="006D6E92">
            <w:pPr>
              <w:pStyle w:val="Table-Text"/>
            </w:pPr>
            <w:r>
              <w:t>searchName</w:t>
            </w:r>
          </w:p>
        </w:tc>
        <w:tc>
          <w:tcPr>
            <w:tcW w:w="954" w:type="dxa"/>
          </w:tcPr>
          <w:p w:rsidR="006D6E92" w:rsidRDefault="006D6E92" w:rsidP="006D6E92">
            <w:pPr>
              <w:pStyle w:val="Table-Text"/>
            </w:pPr>
            <w:r>
              <w:t>Yes</w:t>
            </w:r>
          </w:p>
        </w:tc>
        <w:tc>
          <w:tcPr>
            <w:tcW w:w="813" w:type="dxa"/>
          </w:tcPr>
          <w:p w:rsidR="006D6E92" w:rsidRDefault="006D6E92" w:rsidP="006D6E92">
            <w:pPr>
              <w:pStyle w:val="Table-Text"/>
            </w:pPr>
            <w:r>
              <w:t>string</w:t>
            </w:r>
          </w:p>
        </w:tc>
        <w:tc>
          <w:tcPr>
            <w:tcW w:w="3988" w:type="dxa"/>
          </w:tcPr>
          <w:p w:rsidR="006D6E92" w:rsidRDefault="006D6E92" w:rsidP="00964E94">
            <w:pPr>
              <w:pStyle w:val="Table-Text"/>
            </w:pPr>
            <w:r>
              <w:t xml:space="preserve">Match all </w:t>
            </w:r>
            <w:r w:rsidR="00964E94">
              <w:t xml:space="preserve">zones </w:t>
            </w:r>
            <w:r>
              <w:t xml:space="preserve">that have a name which </w:t>
            </w:r>
            <w:r w:rsidR="00964E94">
              <w:t>matches the string, depending on the searchNameSearchType.</w:t>
            </w:r>
          </w:p>
        </w:tc>
      </w:tr>
      <w:tr w:rsidR="00964E94" w:rsidRPr="00CC22F1" w:rsidTr="006D6E92">
        <w:trPr>
          <w:trHeight w:val="113"/>
          <w:tblHeader w:val="0"/>
        </w:trPr>
        <w:tc>
          <w:tcPr>
            <w:tcW w:w="2892" w:type="dxa"/>
          </w:tcPr>
          <w:p w:rsidR="00964E94" w:rsidRDefault="00964E94" w:rsidP="006D6E92">
            <w:pPr>
              <w:pStyle w:val="Table-Text"/>
            </w:pPr>
            <w:r>
              <w:t>searchNameSearchType</w:t>
            </w:r>
          </w:p>
        </w:tc>
        <w:tc>
          <w:tcPr>
            <w:tcW w:w="954" w:type="dxa"/>
          </w:tcPr>
          <w:p w:rsidR="00964E94" w:rsidRDefault="00964E94" w:rsidP="006D6E92">
            <w:pPr>
              <w:pStyle w:val="Table-Text"/>
            </w:pPr>
            <w:r>
              <w:t>Yes</w:t>
            </w:r>
          </w:p>
        </w:tc>
        <w:tc>
          <w:tcPr>
            <w:tcW w:w="813" w:type="dxa"/>
          </w:tcPr>
          <w:p w:rsidR="00964E94" w:rsidRDefault="00964E94" w:rsidP="006D6E92">
            <w:pPr>
              <w:pStyle w:val="Table-Text"/>
            </w:pPr>
            <w:r>
              <w:t>string</w:t>
            </w:r>
          </w:p>
        </w:tc>
        <w:tc>
          <w:tcPr>
            <w:tcW w:w="3988" w:type="dxa"/>
          </w:tcPr>
          <w:p w:rsidR="00964E94" w:rsidRDefault="00964E94" w:rsidP="00964E94">
            <w:pPr>
              <w:pStyle w:val="Table-Text"/>
            </w:pPr>
            <w:r>
              <w:t>The type of matching to perform on name. Must be either “exactMatch”, “contains” or “beginsWith”.</w:t>
            </w:r>
          </w:p>
        </w:tc>
      </w:tr>
      <w:tr w:rsidR="00B8724C" w:rsidRPr="00CC22F1" w:rsidTr="006D6E92">
        <w:trPr>
          <w:trHeight w:val="113"/>
          <w:tblHeader w:val="0"/>
        </w:trPr>
        <w:tc>
          <w:tcPr>
            <w:tcW w:w="2892" w:type="dxa"/>
          </w:tcPr>
          <w:p w:rsidR="00B8724C" w:rsidRDefault="00B8724C" w:rsidP="006D6E92">
            <w:pPr>
              <w:pStyle w:val="Table-Text"/>
            </w:pPr>
            <w:r>
              <w:t>searchNameServerSetId</w:t>
            </w:r>
          </w:p>
        </w:tc>
        <w:tc>
          <w:tcPr>
            <w:tcW w:w="954" w:type="dxa"/>
          </w:tcPr>
          <w:p w:rsidR="00B8724C" w:rsidRDefault="00B8724C" w:rsidP="006D6E92">
            <w:pPr>
              <w:pStyle w:val="Table-Text"/>
            </w:pPr>
            <w:r>
              <w:t>Yes</w:t>
            </w:r>
          </w:p>
        </w:tc>
        <w:tc>
          <w:tcPr>
            <w:tcW w:w="813" w:type="dxa"/>
          </w:tcPr>
          <w:p w:rsidR="00B8724C" w:rsidRDefault="00B8724C" w:rsidP="006D6E92">
            <w:pPr>
              <w:pStyle w:val="Table-Text"/>
            </w:pPr>
            <w:r>
              <w:t>uuid</w:t>
            </w:r>
          </w:p>
        </w:tc>
        <w:tc>
          <w:tcPr>
            <w:tcW w:w="3988" w:type="dxa"/>
          </w:tcPr>
          <w:p w:rsidR="00B8724C" w:rsidRDefault="00B8724C" w:rsidP="006D6E92">
            <w:pPr>
              <w:pStyle w:val="Table-Text"/>
            </w:pPr>
            <w:r>
              <w:t>Match all zones that are associated with the name server set with this UUID (exact match)</w:t>
            </w:r>
          </w:p>
        </w:tc>
      </w:tr>
      <w:tr w:rsidR="006D6E92" w:rsidRPr="00CC22F1" w:rsidTr="006D6E92">
        <w:trPr>
          <w:trHeight w:val="113"/>
          <w:tblHeader w:val="0"/>
        </w:trPr>
        <w:tc>
          <w:tcPr>
            <w:tcW w:w="2892" w:type="dxa"/>
          </w:tcPr>
          <w:p w:rsidR="006D6E92" w:rsidRDefault="006D6E92" w:rsidP="006D6E92">
            <w:pPr>
              <w:pStyle w:val="Table-Text"/>
            </w:pPr>
            <w:r>
              <w:t>searchNameServerInterfaceSetId</w:t>
            </w:r>
          </w:p>
        </w:tc>
        <w:tc>
          <w:tcPr>
            <w:tcW w:w="954" w:type="dxa"/>
          </w:tcPr>
          <w:p w:rsidR="006D6E92" w:rsidRDefault="006D6E92" w:rsidP="006D6E92">
            <w:pPr>
              <w:pStyle w:val="Table-Text"/>
            </w:pPr>
            <w:r>
              <w:t>Yes</w:t>
            </w:r>
          </w:p>
        </w:tc>
        <w:tc>
          <w:tcPr>
            <w:tcW w:w="813" w:type="dxa"/>
          </w:tcPr>
          <w:p w:rsidR="006D6E92" w:rsidRDefault="006D6E92" w:rsidP="006D6E92">
            <w:pPr>
              <w:pStyle w:val="Table-Text"/>
            </w:pPr>
            <w:r>
              <w:t>uuid</w:t>
            </w:r>
          </w:p>
        </w:tc>
        <w:tc>
          <w:tcPr>
            <w:tcW w:w="3988" w:type="dxa"/>
          </w:tcPr>
          <w:p w:rsidR="006D6E92" w:rsidRDefault="006D6E92" w:rsidP="006D6E92">
            <w:pPr>
              <w:pStyle w:val="Table-Text"/>
            </w:pPr>
            <w:r>
              <w:t>Match all zones that are associated with the name server interface set with this UUID (exact match)</w:t>
            </w:r>
          </w:p>
        </w:tc>
      </w:tr>
      <w:tr w:rsidR="00F2102A" w:rsidRPr="00CC22F1" w:rsidTr="006D6E92">
        <w:trPr>
          <w:trHeight w:val="113"/>
          <w:tblHeader w:val="0"/>
          <w:ins w:id="436" w:author="Arnaud Dumont" w:date="2014-03-12T16:42:00Z"/>
        </w:trPr>
        <w:tc>
          <w:tcPr>
            <w:tcW w:w="2892" w:type="dxa"/>
          </w:tcPr>
          <w:p w:rsidR="00F2102A" w:rsidRDefault="00F2102A" w:rsidP="006D6E92">
            <w:pPr>
              <w:pStyle w:val="Table-Text"/>
              <w:rPr>
                <w:ins w:id="437" w:author="Arnaud Dumont" w:date="2014-03-12T16:42:00Z"/>
              </w:rPr>
            </w:pPr>
            <w:ins w:id="438" w:author="Arnaud Dumont" w:date="2014-03-12T16:42:00Z">
              <w:r>
                <w:t>searchPlanId</w:t>
              </w:r>
            </w:ins>
          </w:p>
        </w:tc>
        <w:tc>
          <w:tcPr>
            <w:tcW w:w="954" w:type="dxa"/>
          </w:tcPr>
          <w:p w:rsidR="00F2102A" w:rsidRDefault="00F2102A" w:rsidP="006D6E92">
            <w:pPr>
              <w:pStyle w:val="Table-Text"/>
              <w:rPr>
                <w:ins w:id="439" w:author="Arnaud Dumont" w:date="2014-03-12T16:42:00Z"/>
              </w:rPr>
            </w:pPr>
            <w:ins w:id="440" w:author="Arnaud Dumont" w:date="2014-03-12T16:42:00Z">
              <w:r>
                <w:t>Yes</w:t>
              </w:r>
            </w:ins>
          </w:p>
        </w:tc>
        <w:tc>
          <w:tcPr>
            <w:tcW w:w="813" w:type="dxa"/>
          </w:tcPr>
          <w:p w:rsidR="00F2102A" w:rsidRDefault="00F2102A" w:rsidP="006D6E92">
            <w:pPr>
              <w:pStyle w:val="Table-Text"/>
              <w:rPr>
                <w:ins w:id="441" w:author="Arnaud Dumont" w:date="2014-03-12T16:42:00Z"/>
              </w:rPr>
            </w:pPr>
            <w:ins w:id="442" w:author="Arnaud Dumont" w:date="2014-03-12T16:43:00Z">
              <w:r>
                <w:t>uuid</w:t>
              </w:r>
            </w:ins>
          </w:p>
        </w:tc>
        <w:tc>
          <w:tcPr>
            <w:tcW w:w="3988" w:type="dxa"/>
          </w:tcPr>
          <w:p w:rsidR="00F2102A" w:rsidRDefault="00F2102A" w:rsidP="00F2102A">
            <w:pPr>
              <w:pStyle w:val="Table-Text"/>
              <w:rPr>
                <w:ins w:id="443" w:author="Arnaud Dumont" w:date="2014-03-12T16:42:00Z"/>
              </w:rPr>
            </w:pPr>
            <w:ins w:id="444" w:author="Arnaud Dumont" w:date="2014-03-12T16:43:00Z">
              <w:r>
                <w:t>Match all zones that are associated with the plan with this UUID (exact match)</w:t>
              </w:r>
            </w:ins>
          </w:p>
        </w:tc>
      </w:tr>
      <w:tr w:rsidR="006D6E92" w:rsidRPr="00CC22F1" w:rsidTr="006D6E92">
        <w:trPr>
          <w:trHeight w:val="113"/>
          <w:tblHeader w:val="0"/>
        </w:trPr>
        <w:tc>
          <w:tcPr>
            <w:tcW w:w="2892" w:type="dxa"/>
          </w:tcPr>
          <w:p w:rsidR="006D6E92" w:rsidRDefault="006D6E92" w:rsidP="006D6E92">
            <w:pPr>
              <w:pStyle w:val="Table-Text"/>
            </w:pPr>
            <w:r>
              <w:t>searchGroup</w:t>
            </w:r>
          </w:p>
        </w:tc>
        <w:tc>
          <w:tcPr>
            <w:tcW w:w="954" w:type="dxa"/>
          </w:tcPr>
          <w:p w:rsidR="006D6E92" w:rsidRDefault="006D6E92" w:rsidP="006D6E92">
            <w:pPr>
              <w:pStyle w:val="Table-Text"/>
            </w:pPr>
            <w:r>
              <w:t>Yes</w:t>
            </w:r>
          </w:p>
        </w:tc>
        <w:tc>
          <w:tcPr>
            <w:tcW w:w="813" w:type="dxa"/>
          </w:tcPr>
          <w:p w:rsidR="006D6E92" w:rsidRDefault="006D6E92" w:rsidP="006D6E92">
            <w:pPr>
              <w:pStyle w:val="Table-Text"/>
            </w:pPr>
            <w:r>
              <w:t>string</w:t>
            </w:r>
          </w:p>
        </w:tc>
        <w:tc>
          <w:tcPr>
            <w:tcW w:w="3988" w:type="dxa"/>
          </w:tcPr>
          <w:p w:rsidR="006D6E92" w:rsidRDefault="006D6E92" w:rsidP="006D6E92">
            <w:pPr>
              <w:pStyle w:val="Table-Text"/>
            </w:pPr>
            <w:r>
              <w:t>Match all zones that use this group name (exact match)</w:t>
            </w:r>
          </w:p>
        </w:tc>
      </w:tr>
      <w:tr w:rsidR="006D6E92" w:rsidRPr="00CC22F1" w:rsidTr="006D6E92">
        <w:trPr>
          <w:trHeight w:val="113"/>
          <w:tblHeader w:val="0"/>
        </w:trPr>
        <w:tc>
          <w:tcPr>
            <w:tcW w:w="2892" w:type="dxa"/>
          </w:tcPr>
          <w:p w:rsidR="006D6E92" w:rsidRDefault="006D6E92" w:rsidP="006D6E92">
            <w:pPr>
              <w:pStyle w:val="Table-Text"/>
            </w:pPr>
            <w:r>
              <w:t>searchBrandedNameServers</w:t>
            </w:r>
          </w:p>
        </w:tc>
        <w:tc>
          <w:tcPr>
            <w:tcW w:w="954" w:type="dxa"/>
          </w:tcPr>
          <w:p w:rsidR="006D6E92" w:rsidRDefault="006D6E92" w:rsidP="006D6E92">
            <w:pPr>
              <w:pStyle w:val="Table-Text"/>
            </w:pPr>
            <w:r>
              <w:t>Yes</w:t>
            </w:r>
          </w:p>
        </w:tc>
        <w:tc>
          <w:tcPr>
            <w:tcW w:w="813" w:type="dxa"/>
          </w:tcPr>
          <w:p w:rsidR="006D6E92" w:rsidRDefault="006D6E92" w:rsidP="006D6E92">
            <w:pPr>
              <w:pStyle w:val="Table-Text"/>
            </w:pPr>
            <w:r>
              <w:t>boolean</w:t>
            </w:r>
          </w:p>
        </w:tc>
        <w:tc>
          <w:tcPr>
            <w:tcW w:w="3988" w:type="dxa"/>
          </w:tcPr>
          <w:p w:rsidR="006D6E92" w:rsidRDefault="006D6E92" w:rsidP="006D6E92">
            <w:pPr>
              <w:pStyle w:val="Table-Text"/>
            </w:pPr>
            <w:r>
              <w:t>Match all zones that use the branded name servers feature</w:t>
            </w:r>
          </w:p>
        </w:tc>
      </w:tr>
      <w:tr w:rsidR="006D6E92" w:rsidRPr="00CC22F1" w:rsidTr="006D6E92">
        <w:trPr>
          <w:trHeight w:val="113"/>
          <w:tblHeader w:val="0"/>
        </w:trPr>
        <w:tc>
          <w:tcPr>
            <w:tcW w:w="2892" w:type="dxa"/>
          </w:tcPr>
          <w:p w:rsidR="006D6E92" w:rsidRDefault="006D6E92" w:rsidP="006D6E92">
            <w:pPr>
              <w:pStyle w:val="Table-Text"/>
            </w:pPr>
            <w:r>
              <w:t>searchDNSSECSigned</w:t>
            </w:r>
          </w:p>
        </w:tc>
        <w:tc>
          <w:tcPr>
            <w:tcW w:w="954" w:type="dxa"/>
          </w:tcPr>
          <w:p w:rsidR="006D6E92" w:rsidRDefault="006D6E92" w:rsidP="006D6E92">
            <w:pPr>
              <w:pStyle w:val="Table-Text"/>
            </w:pPr>
            <w:r>
              <w:t>Yes</w:t>
            </w:r>
          </w:p>
        </w:tc>
        <w:tc>
          <w:tcPr>
            <w:tcW w:w="813" w:type="dxa"/>
          </w:tcPr>
          <w:p w:rsidR="006D6E92" w:rsidRDefault="006D6E92" w:rsidP="006D6E92">
            <w:pPr>
              <w:pStyle w:val="Table-Text"/>
            </w:pPr>
            <w:r>
              <w:t>boolean</w:t>
            </w:r>
          </w:p>
        </w:tc>
        <w:tc>
          <w:tcPr>
            <w:tcW w:w="3988" w:type="dxa"/>
          </w:tcPr>
          <w:p w:rsidR="006D6E92" w:rsidRDefault="006D6E92" w:rsidP="006D6E92">
            <w:pPr>
              <w:pStyle w:val="Table-Text"/>
            </w:pPr>
            <w:r>
              <w:t>Match all zones that use the DNSSEC signing feature</w:t>
            </w:r>
          </w:p>
        </w:tc>
      </w:tr>
    </w:tbl>
    <w:p w:rsidR="006D6E92" w:rsidRDefault="006D6E92" w:rsidP="006D6E92">
      <w:pPr>
        <w:pStyle w:val="FakeHeading4"/>
      </w:pPr>
      <w:r>
        <w:t>Request Headers</w:t>
      </w:r>
    </w:p>
    <w:p w:rsidR="006D6E92" w:rsidRDefault="006D6E92" w:rsidP="006D6E92">
      <w:r w:rsidRPr="006D6E92">
        <w:t xml:space="preserve">Only the standard request headers described in section </w:t>
      </w:r>
      <w:r>
        <w:t>2.6</w:t>
      </w:r>
      <w:r w:rsidRPr="006D6E92">
        <w:t xml:space="preserve"> are supported</w:t>
      </w:r>
      <w:r>
        <w:t>.</w:t>
      </w:r>
    </w:p>
    <w:p w:rsidR="006D6E92" w:rsidRDefault="006D6E92" w:rsidP="006D6E92">
      <w:pPr>
        <w:pStyle w:val="FakeHeading4"/>
      </w:pPr>
      <w:r>
        <w:t>Request Body</w:t>
      </w:r>
    </w:p>
    <w:p w:rsidR="006D6E92" w:rsidRDefault="006D6E92" w:rsidP="006D6E92">
      <w:r w:rsidRPr="006D6E92">
        <w:t>Not allowed for this command</w:t>
      </w:r>
      <w:r>
        <w:t>.</w:t>
      </w:r>
    </w:p>
    <w:p w:rsidR="006D6E92" w:rsidRDefault="006D6E92" w:rsidP="006D6E92">
      <w:pPr>
        <w:pStyle w:val="Heading3"/>
      </w:pPr>
      <w:r>
        <w:lastRenderedPageBreak/>
        <w:t>Response</w:t>
      </w:r>
    </w:p>
    <w:p w:rsidR="006D6E92" w:rsidRDefault="006D6E92" w:rsidP="006D6E92">
      <w:r w:rsidRPr="006D6E92">
        <w:t>The response will include a status code, response headers and in some case a response body encoded according to the relevant header.</w:t>
      </w:r>
    </w:p>
    <w:p w:rsidR="006D6E92" w:rsidRDefault="006D6E92" w:rsidP="006D6E92">
      <w:pPr>
        <w:pStyle w:val="FakeHeading4"/>
      </w:pPr>
      <w:r>
        <w:t>Status Code</w:t>
      </w:r>
    </w:p>
    <w:p w:rsidR="006D6E92" w:rsidRDefault="006D6E92" w:rsidP="006D6E92">
      <w:r w:rsidRPr="006D6E92">
        <w:t>On success this command will return http status code 200 (OK).</w:t>
      </w:r>
    </w:p>
    <w:p w:rsidR="006D6E92" w:rsidRDefault="006D6E92" w:rsidP="006D6E92">
      <w:pPr>
        <w:pStyle w:val="FakeHeading4"/>
      </w:pPr>
      <w:r>
        <w:t>Response Headers</w:t>
      </w:r>
    </w:p>
    <w:p w:rsidR="006D6E92" w:rsidRDefault="006D6E92" w:rsidP="006D6E92">
      <w:r w:rsidRPr="006D6E92">
        <w:t xml:space="preserve">Only the standard response headers described in section </w:t>
      </w:r>
      <w:r>
        <w:t>2.7</w:t>
      </w:r>
      <w:r w:rsidRPr="006D6E92">
        <w:t xml:space="preserve"> are returned.</w:t>
      </w:r>
    </w:p>
    <w:p w:rsidR="006D6E92" w:rsidRDefault="006D6E92" w:rsidP="006D6E92">
      <w:pPr>
        <w:pStyle w:val="FakeHeading4"/>
      </w:pPr>
      <w:r>
        <w:t>Response Body</w:t>
      </w:r>
    </w:p>
    <w:p w:rsidR="006D6E92" w:rsidRDefault="006D6E92" w:rsidP="006D6E92">
      <w:r w:rsidRPr="006D6E92">
        <w:t xml:space="preserve">A JSON representation of the list of </w:t>
      </w:r>
      <w:del w:id="445" w:author="Arnaud Dumont" w:date="2014-02-11T14:01:00Z">
        <w:r w:rsidRPr="006D6E92" w:rsidDel="00144694">
          <w:delText xml:space="preserve">user </w:delText>
        </w:r>
      </w:del>
      <w:ins w:id="446" w:author="Arnaud Dumont" w:date="2014-02-11T14:01:00Z">
        <w:r w:rsidR="00144694">
          <w:t>zone</w:t>
        </w:r>
        <w:r w:rsidR="00144694" w:rsidRPr="006D6E92">
          <w:t xml:space="preserve"> </w:t>
        </w:r>
      </w:ins>
      <w:r w:rsidRPr="006D6E92">
        <w:t>objects that match the search criteria with field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6D6E92" w:rsidTr="00A11CBE">
        <w:trPr>
          <w:tblHeader w:val="0"/>
        </w:trPr>
        <w:tc>
          <w:tcPr>
            <w:tcW w:w="2965" w:type="dxa"/>
            <w:shd w:val="clear" w:color="auto" w:fill="BFBFBF" w:themeFill="background1" w:themeFillShade="BF"/>
          </w:tcPr>
          <w:p w:rsidR="006D6E92" w:rsidRPr="00750051" w:rsidRDefault="006D6E92" w:rsidP="00A11CBE">
            <w:pPr>
              <w:pStyle w:val="Table-Header"/>
            </w:pPr>
            <w:r>
              <w:t>Field Name</w:t>
            </w:r>
          </w:p>
        </w:tc>
        <w:tc>
          <w:tcPr>
            <w:tcW w:w="2175" w:type="dxa"/>
            <w:shd w:val="clear" w:color="auto" w:fill="BFBFBF" w:themeFill="background1" w:themeFillShade="BF"/>
          </w:tcPr>
          <w:p w:rsidR="006D6E92" w:rsidRDefault="006D6E92" w:rsidP="00A11CBE">
            <w:pPr>
              <w:pStyle w:val="Table-Header"/>
            </w:pPr>
            <w:r>
              <w:t>Type</w:t>
            </w:r>
          </w:p>
        </w:tc>
        <w:tc>
          <w:tcPr>
            <w:tcW w:w="3507" w:type="dxa"/>
            <w:shd w:val="clear" w:color="auto" w:fill="BFBFBF" w:themeFill="background1" w:themeFillShade="BF"/>
          </w:tcPr>
          <w:p w:rsidR="006D6E92" w:rsidRDefault="006D6E92" w:rsidP="00A11CBE">
            <w:pPr>
              <w:pStyle w:val="Table-Header"/>
            </w:pPr>
            <w:r>
              <w:t>Description</w:t>
            </w:r>
          </w:p>
        </w:tc>
      </w:tr>
      <w:tr w:rsidR="006D6E92" w:rsidTr="00A11CBE">
        <w:trPr>
          <w:trHeight w:val="113"/>
          <w:tblHeader w:val="0"/>
        </w:trPr>
        <w:tc>
          <w:tcPr>
            <w:tcW w:w="2965" w:type="dxa"/>
          </w:tcPr>
          <w:p w:rsidR="006D6E92" w:rsidRDefault="006D6E92" w:rsidP="006D6E92">
            <w:pPr>
              <w:pStyle w:val="Table-Text"/>
            </w:pPr>
            <w:r>
              <w:t>@uri</w:t>
            </w:r>
          </w:p>
        </w:tc>
        <w:tc>
          <w:tcPr>
            <w:tcW w:w="2175" w:type="dxa"/>
          </w:tcPr>
          <w:p w:rsidR="006D6E92" w:rsidRDefault="006D6E92" w:rsidP="006D6E92">
            <w:pPr>
              <w:pStyle w:val="Table-Text"/>
            </w:pPr>
            <w:r>
              <w:t>string</w:t>
            </w:r>
          </w:p>
        </w:tc>
        <w:tc>
          <w:tcPr>
            <w:tcW w:w="3507" w:type="dxa"/>
          </w:tcPr>
          <w:p w:rsidR="006D6E92" w:rsidRDefault="006D6E92" w:rsidP="00BA7A47">
            <w:pPr>
              <w:pStyle w:val="Table-Text"/>
            </w:pPr>
            <w:r>
              <w:t xml:space="preserve">The </w:t>
            </w:r>
            <w:r w:rsidR="00BA7A47">
              <w:t>URI</w:t>
            </w:r>
            <w:r>
              <w:t xml:space="preserve"> that corresponds to the returned list</w:t>
            </w:r>
          </w:p>
        </w:tc>
      </w:tr>
      <w:tr w:rsidR="006D6E92" w:rsidTr="00A11CBE">
        <w:trPr>
          <w:trHeight w:val="113"/>
          <w:tblHeader w:val="0"/>
        </w:trPr>
        <w:tc>
          <w:tcPr>
            <w:tcW w:w="2965" w:type="dxa"/>
          </w:tcPr>
          <w:p w:rsidR="006D6E92" w:rsidRDefault="006D6E92" w:rsidP="006D6E92">
            <w:pPr>
              <w:pStyle w:val="Table-Text"/>
            </w:pPr>
            <w:r>
              <w:t>zoneList</w:t>
            </w:r>
          </w:p>
        </w:tc>
        <w:tc>
          <w:tcPr>
            <w:tcW w:w="2175" w:type="dxa"/>
          </w:tcPr>
          <w:p w:rsidR="006D6E92" w:rsidRDefault="006D6E92" w:rsidP="006D6E92">
            <w:pPr>
              <w:pStyle w:val="Table-Text"/>
            </w:pPr>
            <w:r>
              <w:t>ZoneRecord[]</w:t>
            </w:r>
          </w:p>
        </w:tc>
        <w:tc>
          <w:tcPr>
            <w:tcW w:w="3507" w:type="dxa"/>
          </w:tcPr>
          <w:p w:rsidR="006D6E92" w:rsidRDefault="006D6E92" w:rsidP="006D6E92">
            <w:pPr>
              <w:pStyle w:val="Table-Text"/>
            </w:pPr>
            <w:r>
              <w:t>A list of the zones that matched the search parameters</w:t>
            </w:r>
          </w:p>
        </w:tc>
      </w:tr>
      <w:tr w:rsidR="006D6E92" w:rsidTr="00A11CBE">
        <w:trPr>
          <w:trHeight w:val="113"/>
          <w:tblHeader w:val="0"/>
        </w:trPr>
        <w:tc>
          <w:tcPr>
            <w:tcW w:w="2965" w:type="dxa"/>
          </w:tcPr>
          <w:p w:rsidR="006D6E92" w:rsidRDefault="006D6E92" w:rsidP="006D6E92">
            <w:pPr>
              <w:pStyle w:val="Table-Text"/>
            </w:pPr>
            <w:r>
              <w:t>totalCount</w:t>
            </w:r>
          </w:p>
        </w:tc>
        <w:tc>
          <w:tcPr>
            <w:tcW w:w="2175" w:type="dxa"/>
          </w:tcPr>
          <w:p w:rsidR="006D6E92" w:rsidRDefault="006D6E92" w:rsidP="006D6E92">
            <w:pPr>
              <w:pStyle w:val="Table-Text"/>
            </w:pPr>
            <w:r>
              <w:t>integer</w:t>
            </w:r>
          </w:p>
        </w:tc>
        <w:tc>
          <w:tcPr>
            <w:tcW w:w="3507" w:type="dxa"/>
          </w:tcPr>
          <w:p w:rsidR="006D6E92" w:rsidRDefault="006D6E92" w:rsidP="006D6E92">
            <w:pPr>
              <w:pStyle w:val="Table-Text"/>
            </w:pPr>
            <w:r>
              <w:t>The total number of records contained in the returned list</w:t>
            </w:r>
          </w:p>
        </w:tc>
      </w:tr>
    </w:tbl>
    <w:p w:rsidR="006D6E92" w:rsidRDefault="006D6E92" w:rsidP="006D6E92">
      <w:r w:rsidRPr="006D6E92">
        <w:t>A ZoneRecord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6D6E92" w:rsidTr="00A11CBE">
        <w:trPr>
          <w:tblHeader w:val="0"/>
        </w:trPr>
        <w:tc>
          <w:tcPr>
            <w:tcW w:w="2965" w:type="dxa"/>
            <w:shd w:val="clear" w:color="auto" w:fill="BFBFBF" w:themeFill="background1" w:themeFillShade="BF"/>
          </w:tcPr>
          <w:p w:rsidR="006D6E92" w:rsidRPr="00750051" w:rsidRDefault="006D6E92" w:rsidP="00A11CBE">
            <w:pPr>
              <w:pStyle w:val="Table-Header"/>
            </w:pPr>
            <w:r>
              <w:t>Field Name</w:t>
            </w:r>
          </w:p>
        </w:tc>
        <w:tc>
          <w:tcPr>
            <w:tcW w:w="2175" w:type="dxa"/>
            <w:shd w:val="clear" w:color="auto" w:fill="BFBFBF" w:themeFill="background1" w:themeFillShade="BF"/>
          </w:tcPr>
          <w:p w:rsidR="006D6E92" w:rsidRDefault="006D6E92" w:rsidP="00A11CBE">
            <w:pPr>
              <w:pStyle w:val="Table-Header"/>
            </w:pPr>
            <w:r>
              <w:t>Type</w:t>
            </w:r>
          </w:p>
        </w:tc>
        <w:tc>
          <w:tcPr>
            <w:tcW w:w="3507" w:type="dxa"/>
            <w:shd w:val="clear" w:color="auto" w:fill="BFBFBF" w:themeFill="background1" w:themeFillShade="BF"/>
          </w:tcPr>
          <w:p w:rsidR="006D6E92" w:rsidRDefault="006D6E92" w:rsidP="00A11CBE">
            <w:pPr>
              <w:pStyle w:val="Table-Header"/>
            </w:pPr>
            <w:r>
              <w:t>Description</w:t>
            </w:r>
          </w:p>
        </w:tc>
      </w:tr>
      <w:tr w:rsidR="006D6E92" w:rsidTr="00A11CBE">
        <w:trPr>
          <w:trHeight w:val="113"/>
          <w:tblHeader w:val="0"/>
        </w:trPr>
        <w:tc>
          <w:tcPr>
            <w:tcW w:w="2965" w:type="dxa"/>
          </w:tcPr>
          <w:p w:rsidR="006D6E92" w:rsidRDefault="006D6E92" w:rsidP="006D6E92">
            <w:pPr>
              <w:pStyle w:val="Table-Text"/>
            </w:pPr>
            <w:r>
              <w:t>@uri</w:t>
            </w:r>
          </w:p>
        </w:tc>
        <w:tc>
          <w:tcPr>
            <w:tcW w:w="2175" w:type="dxa"/>
          </w:tcPr>
          <w:p w:rsidR="006D6E92" w:rsidRDefault="006D6E92" w:rsidP="006D6E92">
            <w:pPr>
              <w:pStyle w:val="Table-Text"/>
            </w:pPr>
            <w:r>
              <w:t>string</w:t>
            </w:r>
          </w:p>
        </w:tc>
        <w:tc>
          <w:tcPr>
            <w:tcW w:w="3507" w:type="dxa"/>
          </w:tcPr>
          <w:p w:rsidR="006D6E92" w:rsidRDefault="006D6E92" w:rsidP="00BA7A47">
            <w:pPr>
              <w:pStyle w:val="Table-Text"/>
            </w:pPr>
            <w:r>
              <w:t xml:space="preserve">The </w:t>
            </w:r>
            <w:r w:rsidR="00BA7A47">
              <w:t>URI</w:t>
            </w:r>
            <w:r>
              <w:t xml:space="preserve"> that corresponds to the full details of the object</w:t>
            </w:r>
          </w:p>
        </w:tc>
      </w:tr>
      <w:tr w:rsidR="006D6E92" w:rsidTr="00A11CBE">
        <w:trPr>
          <w:trHeight w:val="113"/>
          <w:tblHeader w:val="0"/>
        </w:trPr>
        <w:tc>
          <w:tcPr>
            <w:tcW w:w="2965" w:type="dxa"/>
          </w:tcPr>
          <w:p w:rsidR="006D6E92" w:rsidRDefault="006D6E92" w:rsidP="006D6E92">
            <w:pPr>
              <w:pStyle w:val="Table-Text"/>
            </w:pPr>
            <w:r>
              <w:t>id</w:t>
            </w:r>
          </w:p>
        </w:tc>
        <w:tc>
          <w:tcPr>
            <w:tcW w:w="2175" w:type="dxa"/>
          </w:tcPr>
          <w:p w:rsidR="006D6E92" w:rsidRDefault="006D6E92" w:rsidP="006D6E92">
            <w:pPr>
              <w:pStyle w:val="Table-Text"/>
            </w:pPr>
            <w:r>
              <w:t>uuid</w:t>
            </w:r>
          </w:p>
        </w:tc>
        <w:tc>
          <w:tcPr>
            <w:tcW w:w="3507" w:type="dxa"/>
          </w:tcPr>
          <w:p w:rsidR="006D6E92" w:rsidRDefault="006D6E92" w:rsidP="006D6E92">
            <w:pPr>
              <w:pStyle w:val="Table-Text"/>
            </w:pPr>
            <w:r>
              <w:t>The UUID of the object</w:t>
            </w:r>
          </w:p>
        </w:tc>
      </w:tr>
      <w:tr w:rsidR="006D6E92" w:rsidTr="00A11CBE">
        <w:trPr>
          <w:trHeight w:val="113"/>
          <w:tblHeader w:val="0"/>
        </w:trPr>
        <w:tc>
          <w:tcPr>
            <w:tcW w:w="2965" w:type="dxa"/>
          </w:tcPr>
          <w:p w:rsidR="006D6E92" w:rsidRDefault="006D6E92" w:rsidP="006D6E92">
            <w:pPr>
              <w:pStyle w:val="Table-Text"/>
            </w:pPr>
            <w:r>
              <w:t>name</w:t>
            </w:r>
          </w:p>
        </w:tc>
        <w:tc>
          <w:tcPr>
            <w:tcW w:w="2175" w:type="dxa"/>
          </w:tcPr>
          <w:p w:rsidR="006D6E92" w:rsidRDefault="006D6E92" w:rsidP="006D6E92">
            <w:pPr>
              <w:pStyle w:val="Table-Text"/>
            </w:pPr>
            <w:r>
              <w:t>string</w:t>
            </w:r>
          </w:p>
        </w:tc>
        <w:tc>
          <w:tcPr>
            <w:tcW w:w="3507" w:type="dxa"/>
          </w:tcPr>
          <w:p w:rsidR="006D6E92" w:rsidRDefault="006D6E92" w:rsidP="006D6E92">
            <w:pPr>
              <w:pStyle w:val="Table-Text"/>
            </w:pPr>
            <w:r>
              <w:t>The name of the plan</w:t>
            </w:r>
          </w:p>
        </w:tc>
      </w:tr>
      <w:tr w:rsidR="006D6E92" w:rsidTr="00A11CBE">
        <w:trPr>
          <w:trHeight w:val="113"/>
          <w:tblHeader w:val="0"/>
        </w:trPr>
        <w:tc>
          <w:tcPr>
            <w:tcW w:w="2965" w:type="dxa"/>
          </w:tcPr>
          <w:p w:rsidR="006D6E92" w:rsidRDefault="00CB3AB5" w:rsidP="006D6E92">
            <w:pPr>
              <w:pStyle w:val="Table-Text"/>
            </w:pPr>
            <w:ins w:id="447" w:author="Arnaud Dumont" w:date="2014-02-20T11:38:00Z">
              <w:r w:rsidRPr="00CB3AB5">
                <w:t>brandedNameServers</w:t>
              </w:r>
            </w:ins>
            <w:del w:id="448" w:author="Arnaud Dumont" w:date="2014-02-20T11:38:00Z">
              <w:r w:rsidR="006D6E92" w:rsidDel="00CB3AB5">
                <w:delText>status</w:delText>
              </w:r>
            </w:del>
          </w:p>
        </w:tc>
        <w:tc>
          <w:tcPr>
            <w:tcW w:w="2175" w:type="dxa"/>
          </w:tcPr>
          <w:p w:rsidR="006D6E92" w:rsidRDefault="006D6E92" w:rsidP="006D6E92">
            <w:pPr>
              <w:pStyle w:val="Table-Text"/>
            </w:pPr>
            <w:del w:id="449" w:author="Arnaud Dumont" w:date="2014-02-20T11:38:00Z">
              <w:r w:rsidDel="00CB3AB5">
                <w:delText>string</w:delText>
              </w:r>
            </w:del>
            <w:ins w:id="450" w:author="Arnaud Dumont" w:date="2014-02-20T11:38:00Z">
              <w:r w:rsidR="00CB3AB5">
                <w:t>boolean</w:t>
              </w:r>
            </w:ins>
          </w:p>
        </w:tc>
        <w:tc>
          <w:tcPr>
            <w:tcW w:w="3507" w:type="dxa"/>
          </w:tcPr>
          <w:p w:rsidR="006D6E92" w:rsidRDefault="006D6E92" w:rsidP="006D6E92">
            <w:pPr>
              <w:pStyle w:val="Table-Text"/>
            </w:pPr>
            <w:del w:id="451" w:author="Arnaud Dumont" w:date="2014-02-20T11:38:00Z">
              <w:r w:rsidDel="00CB3AB5">
                <w:delText>The status of the plan</w:delText>
              </w:r>
            </w:del>
            <w:ins w:id="452" w:author="Arnaud Dumont" w:date="2014-02-20T11:38:00Z">
              <w:r w:rsidR="00CB3AB5">
                <w:t>True if the zone uses BrandedNameServers feature, false otherwise</w:t>
              </w:r>
            </w:ins>
          </w:p>
        </w:tc>
      </w:tr>
      <w:tr w:rsidR="00CB3AB5" w:rsidTr="00A11CBE">
        <w:trPr>
          <w:trHeight w:val="113"/>
          <w:tblHeader w:val="0"/>
          <w:ins w:id="453" w:author="Arnaud Dumont" w:date="2014-02-20T11:38:00Z"/>
        </w:trPr>
        <w:tc>
          <w:tcPr>
            <w:tcW w:w="2965" w:type="dxa"/>
          </w:tcPr>
          <w:p w:rsidR="00CB3AB5" w:rsidRPr="00CB3AB5" w:rsidRDefault="00CB3AB5" w:rsidP="006D6E92">
            <w:pPr>
              <w:pStyle w:val="Table-Text"/>
              <w:rPr>
                <w:ins w:id="454" w:author="Arnaud Dumont" w:date="2014-02-20T11:38:00Z"/>
              </w:rPr>
            </w:pPr>
            <w:ins w:id="455" w:author="Arnaud Dumont" w:date="2014-02-20T11:38:00Z">
              <w:r w:rsidRPr="00CB3AB5">
                <w:t>dnssecSigned</w:t>
              </w:r>
            </w:ins>
          </w:p>
        </w:tc>
        <w:tc>
          <w:tcPr>
            <w:tcW w:w="2175" w:type="dxa"/>
          </w:tcPr>
          <w:p w:rsidR="00CB3AB5" w:rsidDel="00CB3AB5" w:rsidRDefault="00CB3AB5" w:rsidP="006D6E92">
            <w:pPr>
              <w:pStyle w:val="Table-Text"/>
              <w:rPr>
                <w:ins w:id="456" w:author="Arnaud Dumont" w:date="2014-02-20T11:38:00Z"/>
              </w:rPr>
            </w:pPr>
            <w:ins w:id="457" w:author="Arnaud Dumont" w:date="2014-02-20T11:38:00Z">
              <w:r>
                <w:t>boolean</w:t>
              </w:r>
            </w:ins>
          </w:p>
        </w:tc>
        <w:tc>
          <w:tcPr>
            <w:tcW w:w="3507" w:type="dxa"/>
          </w:tcPr>
          <w:p w:rsidR="00CB3AB5" w:rsidDel="00CB3AB5" w:rsidRDefault="00CB3AB5" w:rsidP="006D6E92">
            <w:pPr>
              <w:pStyle w:val="Table-Text"/>
              <w:rPr>
                <w:ins w:id="458" w:author="Arnaud Dumont" w:date="2014-02-20T11:38:00Z"/>
              </w:rPr>
            </w:pPr>
            <w:ins w:id="459" w:author="Arnaud Dumont" w:date="2014-02-20T11:39:00Z">
              <w:r>
                <w:t>True if the zone is DNSSEC signed, false otherwise</w:t>
              </w:r>
            </w:ins>
          </w:p>
        </w:tc>
      </w:tr>
      <w:tr w:rsidR="006D6E92" w:rsidTr="00A11CBE">
        <w:trPr>
          <w:trHeight w:val="113"/>
          <w:tblHeader w:val="0"/>
        </w:trPr>
        <w:tc>
          <w:tcPr>
            <w:tcW w:w="2965" w:type="dxa"/>
          </w:tcPr>
          <w:p w:rsidR="006D6E92" w:rsidRDefault="006D6E92" w:rsidP="006D6E92">
            <w:pPr>
              <w:pStyle w:val="Table-Text"/>
            </w:pPr>
            <w:r>
              <w:t>createDate</w:t>
            </w:r>
          </w:p>
        </w:tc>
        <w:tc>
          <w:tcPr>
            <w:tcW w:w="2175" w:type="dxa"/>
          </w:tcPr>
          <w:p w:rsidR="006D6E92" w:rsidRDefault="006D6E92" w:rsidP="006D6E92">
            <w:pPr>
              <w:pStyle w:val="Table-Text"/>
            </w:pPr>
            <w:r>
              <w:t>timestamp</w:t>
            </w:r>
          </w:p>
        </w:tc>
        <w:tc>
          <w:tcPr>
            <w:tcW w:w="3507" w:type="dxa"/>
          </w:tcPr>
          <w:p w:rsidR="006D6E92" w:rsidRDefault="006D6E92" w:rsidP="006D6E92">
            <w:pPr>
              <w:pStyle w:val="Table-Text"/>
            </w:pPr>
            <w:r>
              <w:t>The date and time that the object was created</w:t>
            </w:r>
          </w:p>
        </w:tc>
      </w:tr>
      <w:tr w:rsidR="006D6E92" w:rsidTr="00A11CBE">
        <w:trPr>
          <w:trHeight w:val="113"/>
          <w:tblHeader w:val="0"/>
        </w:trPr>
        <w:tc>
          <w:tcPr>
            <w:tcW w:w="2965" w:type="dxa"/>
          </w:tcPr>
          <w:p w:rsidR="006D6E92" w:rsidRDefault="006D6E92" w:rsidP="006D6E92">
            <w:pPr>
              <w:pStyle w:val="Table-Text"/>
            </w:pPr>
            <w:r>
              <w:t>lastUpdateDate</w:t>
            </w:r>
          </w:p>
        </w:tc>
        <w:tc>
          <w:tcPr>
            <w:tcW w:w="2175" w:type="dxa"/>
          </w:tcPr>
          <w:p w:rsidR="006D6E92" w:rsidRDefault="006D6E92" w:rsidP="006D6E92">
            <w:pPr>
              <w:pStyle w:val="Table-Text"/>
            </w:pPr>
            <w:r>
              <w:t>timestamp</w:t>
            </w:r>
          </w:p>
        </w:tc>
        <w:tc>
          <w:tcPr>
            <w:tcW w:w="3507" w:type="dxa"/>
          </w:tcPr>
          <w:p w:rsidR="006D6E92" w:rsidRDefault="006D6E92" w:rsidP="006D6E92">
            <w:pPr>
              <w:pStyle w:val="Table-Text"/>
            </w:pPr>
            <w:r>
              <w:t>The date and time that object was last updated. This will be null if the object has never been updated</w:t>
            </w:r>
          </w:p>
        </w:tc>
      </w:tr>
    </w:tbl>
    <w:p w:rsidR="006D6E92" w:rsidRDefault="006D6E92" w:rsidP="006D6E92">
      <w:pPr>
        <w:pStyle w:val="Heading3"/>
      </w:pPr>
      <w:r>
        <w:t>Example</w:t>
      </w:r>
    </w:p>
    <w:p w:rsidR="006D6E92" w:rsidRDefault="006D6E92" w:rsidP="006D6E92">
      <w:r>
        <w:t xml:space="preserve">Below is an example of a </w:t>
      </w:r>
      <w:del w:id="460" w:author="Arnaud Dumont" w:date="2014-02-11T14:02:00Z">
        <w:r w:rsidDel="00144694">
          <w:delText xml:space="preserve">user </w:delText>
        </w:r>
      </w:del>
      <w:ins w:id="461" w:author="Arnaud Dumont" w:date="2014-02-11T14:02:00Z">
        <w:r w:rsidR="00144694">
          <w:t xml:space="preserve">zone </w:t>
        </w:r>
      </w:ins>
      <w:r>
        <w:t>list command request and response:</w:t>
      </w:r>
    </w:p>
    <w:p w:rsidR="006D6E92" w:rsidRDefault="006D6E92" w:rsidP="006D6E92">
      <w:r>
        <w:t>Request:</w:t>
      </w:r>
    </w:p>
    <w:p w:rsidR="006D6E92" w:rsidRDefault="006D6E92" w:rsidP="006D6E92">
      <w:pPr>
        <w:pStyle w:val="Code"/>
      </w:pPr>
      <w:r>
        <w:t>GET /zones/?searchBrandedNameServers=false HTTP/1.1</w:t>
      </w:r>
    </w:p>
    <w:p w:rsidR="006D6E92" w:rsidRDefault="006D6E92" w:rsidP="006D6E92">
      <w:pPr>
        <w:pStyle w:val="Code"/>
      </w:pPr>
      <w:r>
        <w:t>Client-Transaction-Id: 4d498ccc-f2aa-4e90-aa91-7feced8bfd23</w:t>
      </w:r>
    </w:p>
    <w:p w:rsidR="006D6E92" w:rsidRDefault="006D6E92" w:rsidP="006D6E92">
      <w:pPr>
        <w:pStyle w:val="Code"/>
      </w:pPr>
      <w:r>
        <w:lastRenderedPageBreak/>
        <w:t>Accept: application/json</w:t>
      </w:r>
    </w:p>
    <w:p w:rsidR="006D6E92" w:rsidRDefault="006D6E92" w:rsidP="006D6E92">
      <w:pPr>
        <w:pStyle w:val="Code"/>
      </w:pPr>
      <w:r>
        <w:t>User-Agent: Jersey/2.2 (Apache HttpClient 4.2.5)</w:t>
      </w:r>
    </w:p>
    <w:p w:rsidR="006D6E92" w:rsidRDefault="006D6E92" w:rsidP="006D6E92">
      <w:pPr>
        <w:pStyle w:val="Code"/>
      </w:pPr>
      <w:r>
        <w:t>Host: api.discoverydns.com</w:t>
      </w:r>
    </w:p>
    <w:p w:rsidR="006D6E92" w:rsidRDefault="006D6E92" w:rsidP="006D6E92">
      <w:pPr>
        <w:pStyle w:val="Code"/>
      </w:pPr>
      <w:r>
        <w:t>Connection: Keep-Alive</w:t>
      </w:r>
    </w:p>
    <w:p w:rsidR="006D6E92" w:rsidRDefault="006D6E92" w:rsidP="006D6E92">
      <w:pPr>
        <w:pStyle w:val="Code"/>
      </w:pPr>
    </w:p>
    <w:p w:rsidR="006D6E92" w:rsidRDefault="006D6E92" w:rsidP="006D6E92">
      <w:r w:rsidRPr="006D6E92">
        <w:t>Response:</w:t>
      </w:r>
    </w:p>
    <w:p w:rsidR="006D6E92" w:rsidRDefault="006D6E92" w:rsidP="006D6E92">
      <w:pPr>
        <w:pStyle w:val="Code"/>
      </w:pPr>
      <w:r>
        <w:t>HTTP/1.1 200 OK</w:t>
      </w:r>
    </w:p>
    <w:p w:rsidR="006D6E92" w:rsidRDefault="006D6E92" w:rsidP="006D6E92">
      <w:pPr>
        <w:pStyle w:val="Code"/>
      </w:pPr>
      <w:r>
        <w:t>Content-Type: application/json</w:t>
      </w:r>
    </w:p>
    <w:p w:rsidR="006D6E92" w:rsidRDefault="006D6E92" w:rsidP="006D6E92">
      <w:pPr>
        <w:pStyle w:val="Code"/>
      </w:pPr>
      <w:r>
        <w:t>Cache-Control: private, no-transform, max-age=30</w:t>
      </w:r>
    </w:p>
    <w:p w:rsidR="006D6E92" w:rsidRDefault="006D6E92" w:rsidP="006D6E92">
      <w:pPr>
        <w:pStyle w:val="Code"/>
      </w:pPr>
      <w:r>
        <w:t>Date: Mon, 07 Oct 2013 13:58:39 GMT</w:t>
      </w:r>
    </w:p>
    <w:p w:rsidR="006D6E92" w:rsidRDefault="006D6E92" w:rsidP="006D6E92">
      <w:pPr>
        <w:pStyle w:val="Code"/>
      </w:pPr>
      <w:r>
        <w:t>Server-Transaction-Id: 563b1d74-9b61-486d-b142-08b07d2d7934</w:t>
      </w:r>
    </w:p>
    <w:p w:rsidR="006D6E92" w:rsidRDefault="006D6E92" w:rsidP="006D6E92">
      <w:pPr>
        <w:pStyle w:val="Code"/>
      </w:pPr>
      <w:r>
        <w:t>Client-Transaction-Id: 4d498ccc-f2aa-4e90-aa91-7feced8bfd23</w:t>
      </w:r>
    </w:p>
    <w:p w:rsidR="006D6E92" w:rsidRDefault="006D6E92" w:rsidP="006D6E92">
      <w:pPr>
        <w:pStyle w:val="Code"/>
      </w:pPr>
      <w:r>
        <w:t>Content-Length: 1085</w:t>
      </w:r>
    </w:p>
    <w:p w:rsidR="006D6E92" w:rsidRDefault="006D6E92" w:rsidP="006D6E92">
      <w:pPr>
        <w:pStyle w:val="Code"/>
      </w:pPr>
    </w:p>
    <w:p w:rsidR="006D6E92" w:rsidRDefault="006D6E92" w:rsidP="006D6E92">
      <w:pPr>
        <w:pStyle w:val="Code"/>
      </w:pPr>
      <w:r>
        <w:t>{</w:t>
      </w:r>
    </w:p>
    <w:p w:rsidR="006D6E92" w:rsidRDefault="006D6E92" w:rsidP="006D6E92">
      <w:pPr>
        <w:pStyle w:val="Code"/>
      </w:pPr>
      <w:r>
        <w:t xml:space="preserve">  "zones" : {</w:t>
      </w:r>
    </w:p>
    <w:p w:rsidR="006D6E92" w:rsidRDefault="006D6E92" w:rsidP="006D6E92">
      <w:pPr>
        <w:pStyle w:val="Code"/>
      </w:pPr>
      <w:r>
        <w:t xml:space="preserve">    "@uri" : "https://api.discoverydns.com/zones/?searchBrandedNameServers=false",</w:t>
      </w:r>
    </w:p>
    <w:p w:rsidR="006D6E92" w:rsidRDefault="006D6E92" w:rsidP="006D6E92">
      <w:pPr>
        <w:pStyle w:val="Code"/>
      </w:pPr>
      <w:r>
        <w:t xml:space="preserve">    "zoneList" : [ {</w:t>
      </w:r>
    </w:p>
    <w:p w:rsidR="006D6E92" w:rsidRDefault="006D6E92" w:rsidP="006D6E92">
      <w:pPr>
        <w:pStyle w:val="Code"/>
      </w:pPr>
      <w:r>
        <w:t xml:space="preserve">      "@uri" : "https://api.discoverydns.com/zones/fbac657e-e280-4a77-8c36-e6d13b6fa663",</w:t>
      </w:r>
    </w:p>
    <w:p w:rsidR="006D6E92" w:rsidRDefault="006D6E92" w:rsidP="006D6E92">
      <w:pPr>
        <w:pStyle w:val="Code"/>
      </w:pPr>
      <w:r>
        <w:t xml:space="preserve">      "id" : "fbac657e-e280-4a77-8c36-e6d13b6fa663",</w:t>
      </w:r>
    </w:p>
    <w:p w:rsidR="006D6E92" w:rsidRDefault="006D6E92" w:rsidP="006D6E92">
      <w:pPr>
        <w:pStyle w:val="Code"/>
      </w:pPr>
      <w:r>
        <w:t xml:space="preserve">      "name" : "testingzone0.com",</w:t>
      </w:r>
    </w:p>
    <w:p w:rsidR="006D6E92" w:rsidRDefault="006D6E92" w:rsidP="006D6E92">
      <w:pPr>
        <w:pStyle w:val="Code"/>
      </w:pPr>
      <w:r>
        <w:t xml:space="preserve">      "brandedNameServers" : false,</w:t>
      </w:r>
    </w:p>
    <w:p w:rsidR="006D6E92" w:rsidRDefault="006D6E92" w:rsidP="006D6E92">
      <w:pPr>
        <w:pStyle w:val="Code"/>
      </w:pPr>
      <w:r>
        <w:t xml:space="preserve">      "dnssecSigned" : true,</w:t>
      </w:r>
    </w:p>
    <w:p w:rsidR="006D6E92" w:rsidRDefault="006D6E92" w:rsidP="006D6E92">
      <w:pPr>
        <w:pStyle w:val="Code"/>
      </w:pPr>
      <w:r>
        <w:t xml:space="preserve">      "createDate" : "2013-10-08T00:58:38.645",</w:t>
      </w:r>
    </w:p>
    <w:p w:rsidR="006D6E92" w:rsidRDefault="006D6E92" w:rsidP="006D6E92">
      <w:pPr>
        <w:pStyle w:val="Code"/>
      </w:pPr>
      <w:r>
        <w:t xml:space="preserve">      "lastUpdateDate" : null</w:t>
      </w:r>
    </w:p>
    <w:p w:rsidR="006D6E92" w:rsidRDefault="006D6E92" w:rsidP="006D6E92">
      <w:pPr>
        <w:pStyle w:val="Code"/>
      </w:pPr>
      <w:r>
        <w:t xml:space="preserve">    }, {</w:t>
      </w:r>
    </w:p>
    <w:p w:rsidR="006D6E92" w:rsidRDefault="006D6E92" w:rsidP="006D6E92">
      <w:pPr>
        <w:pStyle w:val="Code"/>
      </w:pPr>
      <w:r>
        <w:t xml:space="preserve">      "@uri" : "https://api.discoverydns.com/zones/daee0537-8f54-40d3-8dd2-574c430f9256",</w:t>
      </w:r>
    </w:p>
    <w:p w:rsidR="006D6E92" w:rsidRDefault="006D6E92" w:rsidP="006D6E92">
      <w:pPr>
        <w:pStyle w:val="Code"/>
      </w:pPr>
      <w:r>
        <w:t xml:space="preserve">      "id" : "daee0537-8f54-40d3-8dd2-574c430f9256",</w:t>
      </w:r>
    </w:p>
    <w:p w:rsidR="006D6E92" w:rsidRDefault="006D6E92" w:rsidP="006D6E92">
      <w:pPr>
        <w:pStyle w:val="Code"/>
      </w:pPr>
      <w:r>
        <w:t xml:space="preserve">      "name" : "testingzone1.com",</w:t>
      </w:r>
    </w:p>
    <w:p w:rsidR="006D6E92" w:rsidRDefault="006D6E92" w:rsidP="006D6E92">
      <w:pPr>
        <w:pStyle w:val="Code"/>
      </w:pPr>
      <w:r>
        <w:t xml:space="preserve">      "brandedNameServers" : false,</w:t>
      </w:r>
    </w:p>
    <w:p w:rsidR="006D6E92" w:rsidRDefault="006D6E92" w:rsidP="006D6E92">
      <w:pPr>
        <w:pStyle w:val="Code"/>
      </w:pPr>
      <w:r>
        <w:t xml:space="preserve">      "dnssecSigned" : true,</w:t>
      </w:r>
    </w:p>
    <w:p w:rsidR="006D6E92" w:rsidRDefault="006D6E92" w:rsidP="006D6E92">
      <w:pPr>
        <w:pStyle w:val="Code"/>
      </w:pPr>
      <w:r>
        <w:t xml:space="preserve">      "createDate" : "2013-10-08T00:58:38.686",</w:t>
      </w:r>
    </w:p>
    <w:p w:rsidR="006D6E92" w:rsidRDefault="006D6E92" w:rsidP="006D6E92">
      <w:pPr>
        <w:pStyle w:val="Code"/>
      </w:pPr>
      <w:r>
        <w:t xml:space="preserve">      "lastUpdateDate" : null</w:t>
      </w:r>
    </w:p>
    <w:p w:rsidR="006D6E92" w:rsidRDefault="006D6E92" w:rsidP="006D6E92">
      <w:pPr>
        <w:pStyle w:val="Code"/>
      </w:pPr>
      <w:r>
        <w:t xml:space="preserve">    }, {</w:t>
      </w:r>
    </w:p>
    <w:p w:rsidR="006D6E92" w:rsidRDefault="006D6E92" w:rsidP="006D6E92">
      <w:pPr>
        <w:pStyle w:val="Code"/>
      </w:pPr>
      <w:r>
        <w:t xml:space="preserve">      "@uri" : "https://api.discoverydns.com/zones/a0c2c6ab-5bfd-4fad-a90c-06be5eee2bd6",</w:t>
      </w:r>
    </w:p>
    <w:p w:rsidR="006D6E92" w:rsidRDefault="006D6E92" w:rsidP="006D6E92">
      <w:pPr>
        <w:pStyle w:val="Code"/>
      </w:pPr>
      <w:r>
        <w:lastRenderedPageBreak/>
        <w:t xml:space="preserve">      "id" : "a0c2c6ab-5bfd-4fad-a90c-06be5eee2bd6",</w:t>
      </w:r>
    </w:p>
    <w:p w:rsidR="006D6E92" w:rsidRDefault="006D6E92" w:rsidP="006D6E92">
      <w:pPr>
        <w:pStyle w:val="Code"/>
      </w:pPr>
      <w:r>
        <w:t xml:space="preserve">      "name" : "testingzone2.com",</w:t>
      </w:r>
    </w:p>
    <w:p w:rsidR="006D6E92" w:rsidRDefault="006D6E92" w:rsidP="006D6E92">
      <w:pPr>
        <w:pStyle w:val="Code"/>
      </w:pPr>
      <w:r>
        <w:t xml:space="preserve">      "brandedNameServers" : false,</w:t>
      </w:r>
    </w:p>
    <w:p w:rsidR="006D6E92" w:rsidRDefault="006D6E92" w:rsidP="006D6E92">
      <w:pPr>
        <w:pStyle w:val="Code"/>
      </w:pPr>
      <w:r>
        <w:t xml:space="preserve">      "dnssecSigned" : true,</w:t>
      </w:r>
    </w:p>
    <w:p w:rsidR="006D6E92" w:rsidRDefault="006D6E92" w:rsidP="006D6E92">
      <w:pPr>
        <w:pStyle w:val="Code"/>
      </w:pPr>
      <w:r>
        <w:t xml:space="preserve">      "createDate" : "2013-10-08T00:58:38.709",</w:t>
      </w:r>
    </w:p>
    <w:p w:rsidR="006D6E92" w:rsidRDefault="006D6E92" w:rsidP="006D6E92">
      <w:pPr>
        <w:pStyle w:val="Code"/>
      </w:pPr>
      <w:r>
        <w:t xml:space="preserve">      "lastUpdateDate" : null</w:t>
      </w:r>
    </w:p>
    <w:p w:rsidR="006D6E92" w:rsidRDefault="006D6E92" w:rsidP="006D6E92">
      <w:pPr>
        <w:pStyle w:val="Code"/>
      </w:pPr>
      <w:r>
        <w:t xml:space="preserve">    } ],</w:t>
      </w:r>
    </w:p>
    <w:p w:rsidR="006D6E92" w:rsidRDefault="006D6E92" w:rsidP="006D6E92">
      <w:pPr>
        <w:pStyle w:val="Code"/>
      </w:pPr>
      <w:r>
        <w:t xml:space="preserve">    "totalCount" : 3</w:t>
      </w:r>
    </w:p>
    <w:p w:rsidR="006D6E92" w:rsidRDefault="006D6E92" w:rsidP="006D6E92">
      <w:pPr>
        <w:pStyle w:val="Code"/>
      </w:pPr>
      <w:r>
        <w:t xml:space="preserve">  }</w:t>
      </w:r>
    </w:p>
    <w:p w:rsidR="006D6E92" w:rsidRPr="006D6E92" w:rsidRDefault="006D6E92" w:rsidP="006D6E92">
      <w:pPr>
        <w:pStyle w:val="Code"/>
      </w:pPr>
      <w:r>
        <w:t>}</w:t>
      </w:r>
    </w:p>
    <w:p w:rsidR="004836FD" w:rsidRDefault="004836FD" w:rsidP="003A30DE">
      <w:pPr>
        <w:pStyle w:val="Heading2"/>
      </w:pPr>
      <w:bookmarkStart w:id="462" w:name="_Toc382406014"/>
      <w:r>
        <w:t>Zone Create Command</w:t>
      </w:r>
      <w:bookmarkEnd w:id="462"/>
    </w:p>
    <w:p w:rsidR="00323508" w:rsidRDefault="006D6E92" w:rsidP="00323508">
      <w:r w:rsidRPr="006D6E92">
        <w:t xml:space="preserve">This command is used to provision a zone object </w:t>
      </w:r>
      <w:r w:rsidR="00BB3EC1">
        <w:t>in</w:t>
      </w:r>
      <w:r w:rsidR="00BB3EC1" w:rsidRPr="006D6E92">
        <w:t xml:space="preserve"> </w:t>
      </w:r>
      <w:r w:rsidRPr="006D6E92">
        <w:t>the system.</w:t>
      </w:r>
    </w:p>
    <w:p w:rsidR="006D6E92" w:rsidRDefault="006D6E92" w:rsidP="006D6E92">
      <w:pPr>
        <w:pStyle w:val="Heading3"/>
      </w:pPr>
      <w:r>
        <w:t>Request</w:t>
      </w:r>
    </w:p>
    <w:p w:rsidR="006D6E92" w:rsidRDefault="006D6E92" w:rsidP="006D6E92">
      <w:r w:rsidRPr="006D6E92">
        <w:t>A request should be made to the specified URI including the indicated headers</w:t>
      </w:r>
      <w:r w:rsidR="00BA7A47">
        <w:t>,</w:t>
      </w:r>
      <w:r w:rsidRPr="006D6E92">
        <w:t xml:space="preserve"> and if required a request body in the format specified.</w:t>
      </w:r>
    </w:p>
    <w:p w:rsidR="006D6E92" w:rsidRDefault="006D6E92" w:rsidP="006D6E92">
      <w:pPr>
        <w:pStyle w:val="FakeHeading4"/>
      </w:pPr>
      <w:r>
        <w:t>URI</w:t>
      </w:r>
    </w:p>
    <w:p w:rsidR="006D6E92" w:rsidRPr="008A0F29" w:rsidRDefault="006D6E92" w:rsidP="006D6E92">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D6E92" w:rsidRPr="00CC22F1" w:rsidTr="00A11CBE">
        <w:trPr>
          <w:tblHeader w:val="0"/>
        </w:trPr>
        <w:tc>
          <w:tcPr>
            <w:tcW w:w="1843" w:type="dxa"/>
            <w:shd w:val="clear" w:color="auto" w:fill="BFBFBF" w:themeFill="background1" w:themeFillShade="BF"/>
          </w:tcPr>
          <w:p w:rsidR="006D6E92" w:rsidRPr="00750051" w:rsidRDefault="006D6E92" w:rsidP="00A11CBE">
            <w:pPr>
              <w:pStyle w:val="Table-Header"/>
            </w:pPr>
            <w:r>
              <w:t>HTTP Method</w:t>
            </w:r>
          </w:p>
        </w:tc>
        <w:tc>
          <w:tcPr>
            <w:tcW w:w="6804" w:type="dxa"/>
            <w:shd w:val="clear" w:color="auto" w:fill="BFBFBF" w:themeFill="background1" w:themeFillShade="BF"/>
          </w:tcPr>
          <w:p w:rsidR="006D6E92" w:rsidRDefault="006D6E92" w:rsidP="00A11CBE">
            <w:pPr>
              <w:pStyle w:val="Table-Header"/>
            </w:pPr>
            <w:r>
              <w:t>Request URI</w:t>
            </w:r>
          </w:p>
        </w:tc>
      </w:tr>
      <w:tr w:rsidR="006D6E92" w:rsidRPr="00CC22F1" w:rsidTr="00A11CBE">
        <w:trPr>
          <w:trHeight w:val="113"/>
          <w:tblHeader w:val="0"/>
        </w:trPr>
        <w:tc>
          <w:tcPr>
            <w:tcW w:w="1843" w:type="dxa"/>
          </w:tcPr>
          <w:p w:rsidR="006D6E92" w:rsidRDefault="006D6E92" w:rsidP="00A11CBE">
            <w:pPr>
              <w:pStyle w:val="Table-Text"/>
            </w:pPr>
            <w:del w:id="463" w:author="Arnaud Dumont" w:date="2014-02-20T10:43:00Z">
              <w:r w:rsidDel="00F55AAE">
                <w:delText>GET</w:delText>
              </w:r>
            </w:del>
            <w:ins w:id="464" w:author="Arnaud Dumont" w:date="2014-02-20T10:43:00Z">
              <w:r w:rsidR="00F55AAE">
                <w:t>POST</w:t>
              </w:r>
            </w:ins>
          </w:p>
        </w:tc>
        <w:tc>
          <w:tcPr>
            <w:tcW w:w="6804" w:type="dxa"/>
          </w:tcPr>
          <w:p w:rsidR="006D6E92" w:rsidRDefault="006D6E92" w:rsidP="00A11CBE">
            <w:pPr>
              <w:pStyle w:val="Table-Text"/>
            </w:pPr>
            <w:r w:rsidRPr="006D6E92">
              <w:t>https://{service-address}/zones/</w:t>
            </w:r>
          </w:p>
        </w:tc>
      </w:tr>
    </w:tbl>
    <w:p w:rsidR="006D6E92" w:rsidRDefault="006D6E92" w:rsidP="006D6E92">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D6E92" w:rsidRPr="00CC22F1" w:rsidTr="00A11CBE">
        <w:trPr>
          <w:tblHeader w:val="0"/>
        </w:trPr>
        <w:tc>
          <w:tcPr>
            <w:tcW w:w="1843" w:type="dxa"/>
            <w:shd w:val="clear" w:color="auto" w:fill="BFBFBF" w:themeFill="background1" w:themeFillShade="BF"/>
          </w:tcPr>
          <w:p w:rsidR="006D6E92" w:rsidRPr="00750051" w:rsidRDefault="006D6E92" w:rsidP="00A11CBE">
            <w:pPr>
              <w:pStyle w:val="Table-Header"/>
            </w:pPr>
            <w:r>
              <w:t>Field</w:t>
            </w:r>
          </w:p>
        </w:tc>
        <w:tc>
          <w:tcPr>
            <w:tcW w:w="6804" w:type="dxa"/>
            <w:shd w:val="clear" w:color="auto" w:fill="BFBFBF" w:themeFill="background1" w:themeFillShade="BF"/>
          </w:tcPr>
          <w:p w:rsidR="006D6E92" w:rsidRDefault="006D6E92" w:rsidP="00A11CBE">
            <w:pPr>
              <w:pStyle w:val="Table-Header"/>
            </w:pPr>
            <w:r>
              <w:t>Description</w:t>
            </w:r>
          </w:p>
        </w:tc>
      </w:tr>
      <w:tr w:rsidR="006D6E92" w:rsidRPr="00CC22F1" w:rsidTr="00A11CBE">
        <w:trPr>
          <w:trHeight w:val="113"/>
          <w:tblHeader w:val="0"/>
        </w:trPr>
        <w:tc>
          <w:tcPr>
            <w:tcW w:w="1843" w:type="dxa"/>
          </w:tcPr>
          <w:p w:rsidR="006D6E92" w:rsidRDefault="006D6E92" w:rsidP="00A11CBE">
            <w:pPr>
              <w:pStyle w:val="Table-Text"/>
            </w:pPr>
            <w:r>
              <w:t>service-address</w:t>
            </w:r>
          </w:p>
        </w:tc>
        <w:tc>
          <w:tcPr>
            <w:tcW w:w="6804" w:type="dxa"/>
          </w:tcPr>
          <w:p w:rsidR="006D6E92" w:rsidRDefault="006D6E92" w:rsidP="006351FF">
            <w:pPr>
              <w:pStyle w:val="Table-Text"/>
            </w:pPr>
            <w:r>
              <w:t xml:space="preserve">The service address as described in section </w:t>
            </w:r>
            <w:r w:rsidR="006351FF">
              <w:t>2.2</w:t>
            </w:r>
          </w:p>
        </w:tc>
      </w:tr>
    </w:tbl>
    <w:p w:rsidR="006D6E92" w:rsidRDefault="006D6E92" w:rsidP="006D6E92">
      <w:pPr>
        <w:pStyle w:val="FakeHeading4"/>
      </w:pPr>
      <w:r>
        <w:t>Query Parameters</w:t>
      </w:r>
    </w:p>
    <w:p w:rsidR="009D62FC" w:rsidRPr="002E186D" w:rsidRDefault="009D62FC" w:rsidP="009D62FC">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r>
        <w:t xml:space="preserve"> in the response</w:t>
      </w:r>
      <w:r w:rsidRPr="00C46067">
        <w:t>.</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992"/>
        <w:gridCol w:w="709"/>
        <w:gridCol w:w="5386"/>
      </w:tblGrid>
      <w:tr w:rsidR="009D62FC" w:rsidRPr="00CC22F1" w:rsidTr="0038262C">
        <w:trPr>
          <w:tblHeader w:val="0"/>
        </w:trPr>
        <w:tc>
          <w:tcPr>
            <w:tcW w:w="1560" w:type="dxa"/>
            <w:shd w:val="clear" w:color="auto" w:fill="BFBFBF" w:themeFill="background1" w:themeFillShade="BF"/>
          </w:tcPr>
          <w:p w:rsidR="009D62FC" w:rsidRPr="00750051" w:rsidRDefault="009D62FC" w:rsidP="0038262C">
            <w:pPr>
              <w:pStyle w:val="Table-Header"/>
            </w:pPr>
            <w:r>
              <w:t>Parameter Name</w:t>
            </w:r>
          </w:p>
        </w:tc>
        <w:tc>
          <w:tcPr>
            <w:tcW w:w="992" w:type="dxa"/>
            <w:shd w:val="clear" w:color="auto" w:fill="BFBFBF" w:themeFill="background1" w:themeFillShade="BF"/>
          </w:tcPr>
          <w:p w:rsidR="009D62FC" w:rsidRDefault="009D62FC" w:rsidP="0038262C">
            <w:pPr>
              <w:pStyle w:val="Table-Header"/>
            </w:pPr>
            <w:r>
              <w:t>Optional</w:t>
            </w:r>
          </w:p>
        </w:tc>
        <w:tc>
          <w:tcPr>
            <w:tcW w:w="709" w:type="dxa"/>
            <w:shd w:val="clear" w:color="auto" w:fill="BFBFBF" w:themeFill="background1" w:themeFillShade="BF"/>
          </w:tcPr>
          <w:p w:rsidR="009D62FC" w:rsidRDefault="009D62FC" w:rsidP="0038262C">
            <w:pPr>
              <w:pStyle w:val="Table-Header"/>
            </w:pPr>
            <w:r>
              <w:t>Type</w:t>
            </w:r>
          </w:p>
        </w:tc>
        <w:tc>
          <w:tcPr>
            <w:tcW w:w="5386" w:type="dxa"/>
            <w:shd w:val="clear" w:color="auto" w:fill="BFBFBF" w:themeFill="background1" w:themeFillShade="BF"/>
          </w:tcPr>
          <w:p w:rsidR="009D62FC" w:rsidRDefault="009D62FC" w:rsidP="0038262C">
            <w:pPr>
              <w:pStyle w:val="Table-Header"/>
            </w:pPr>
            <w:r>
              <w:t>Description</w:t>
            </w:r>
          </w:p>
        </w:tc>
      </w:tr>
      <w:tr w:rsidR="009D62FC" w:rsidRPr="00CC22F1" w:rsidTr="0038262C">
        <w:trPr>
          <w:trHeight w:val="113"/>
          <w:tblHeader w:val="0"/>
        </w:trPr>
        <w:tc>
          <w:tcPr>
            <w:tcW w:w="1560" w:type="dxa"/>
          </w:tcPr>
          <w:p w:rsidR="009D62FC" w:rsidRDefault="009D62FC" w:rsidP="0038262C">
            <w:pPr>
              <w:pStyle w:val="Table-Text"/>
            </w:pPr>
            <w:r w:rsidRPr="008952EF">
              <w:t>rdataFormat</w:t>
            </w:r>
          </w:p>
        </w:tc>
        <w:tc>
          <w:tcPr>
            <w:tcW w:w="992" w:type="dxa"/>
          </w:tcPr>
          <w:p w:rsidR="009D62FC" w:rsidRDefault="009D62FC" w:rsidP="0038262C">
            <w:pPr>
              <w:pStyle w:val="Table-Text"/>
            </w:pPr>
            <w:r>
              <w:t>Yes</w:t>
            </w:r>
          </w:p>
        </w:tc>
        <w:tc>
          <w:tcPr>
            <w:tcW w:w="709" w:type="dxa"/>
          </w:tcPr>
          <w:p w:rsidR="009D62FC" w:rsidRDefault="009D62FC" w:rsidP="0038262C">
            <w:pPr>
              <w:pStyle w:val="Table-Text"/>
            </w:pPr>
            <w:r>
              <w:t>string</w:t>
            </w:r>
          </w:p>
        </w:tc>
        <w:tc>
          <w:tcPr>
            <w:tcW w:w="5386" w:type="dxa"/>
          </w:tcPr>
          <w:p w:rsidR="009D62FC" w:rsidRDefault="002D5B4F" w:rsidP="00CB3AB5">
            <w:pPr>
              <w:pStyle w:val="Table-Text"/>
            </w:pPr>
            <w:r>
              <w:t xml:space="preserve">If “raw”, all the type-specific RData fields of each resource record will be returned in a single </w:t>
            </w:r>
            <w:del w:id="465" w:author="Arnaud Dumont" w:date="2014-02-20T11:39:00Z">
              <w:r w:rsidDel="00CB3AB5">
                <w:delText xml:space="preserve"> </w:delText>
              </w:r>
            </w:del>
            <w:r>
              <w:t>string “rdata” field that is as the resource record would be entered into a BIND compati</w:t>
            </w:r>
            <w:del w:id="466" w:author="Arnaud Dumont" w:date="2014-02-20T11:40:00Z">
              <w:r w:rsidDel="00CB3AB5">
                <w:delText>a</w:delText>
              </w:r>
            </w:del>
            <w:r>
              <w:t>ble zone file. Any other value for this parameter (or the absence of this parameter) will return resource records in their type specific format as described below.</w:t>
            </w:r>
          </w:p>
        </w:tc>
      </w:tr>
    </w:tbl>
    <w:p w:rsidR="006D6E92" w:rsidRDefault="006D6E92" w:rsidP="006D6E92">
      <w:pPr>
        <w:pStyle w:val="FakeHeading4"/>
      </w:pPr>
      <w:r>
        <w:lastRenderedPageBreak/>
        <w:t>Request Headers</w:t>
      </w:r>
    </w:p>
    <w:p w:rsidR="006D6E92" w:rsidRDefault="006D6E92" w:rsidP="006D6E92">
      <w:r w:rsidRPr="006D6E92">
        <w:t xml:space="preserve">Aside from the standard request headers described in section </w:t>
      </w:r>
      <w:r w:rsidR="00B513A3">
        <w:t>2.6</w:t>
      </w:r>
      <w:r w:rsidRPr="006D6E92">
        <w:t xml:space="preserve"> the following additional headers are supported: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984"/>
        <w:gridCol w:w="1418"/>
        <w:gridCol w:w="3685"/>
      </w:tblGrid>
      <w:tr w:rsidR="00B513A3" w:rsidRPr="00CC22F1" w:rsidTr="00B513A3">
        <w:trPr>
          <w:tblHeader w:val="0"/>
        </w:trPr>
        <w:tc>
          <w:tcPr>
            <w:tcW w:w="1560" w:type="dxa"/>
            <w:shd w:val="clear" w:color="auto" w:fill="BFBFBF" w:themeFill="background1" w:themeFillShade="BF"/>
          </w:tcPr>
          <w:p w:rsidR="00B513A3" w:rsidRPr="00750051" w:rsidRDefault="00B513A3" w:rsidP="00A11CBE">
            <w:pPr>
              <w:pStyle w:val="Table-Header"/>
            </w:pPr>
            <w:r>
              <w:t>Header</w:t>
            </w:r>
          </w:p>
        </w:tc>
        <w:tc>
          <w:tcPr>
            <w:tcW w:w="1984" w:type="dxa"/>
            <w:shd w:val="clear" w:color="auto" w:fill="BFBFBF" w:themeFill="background1" w:themeFillShade="BF"/>
          </w:tcPr>
          <w:p w:rsidR="00B513A3" w:rsidRDefault="00B513A3" w:rsidP="00A11CBE">
            <w:pPr>
              <w:pStyle w:val="Table-Header"/>
            </w:pPr>
            <w:r>
              <w:t>Required</w:t>
            </w:r>
          </w:p>
        </w:tc>
        <w:tc>
          <w:tcPr>
            <w:tcW w:w="1418" w:type="dxa"/>
            <w:shd w:val="clear" w:color="auto" w:fill="BFBFBF" w:themeFill="background1" w:themeFillShade="BF"/>
          </w:tcPr>
          <w:p w:rsidR="00B513A3" w:rsidRDefault="00B513A3" w:rsidP="00A11CBE">
            <w:pPr>
              <w:pStyle w:val="Table-Header"/>
            </w:pPr>
            <w:r>
              <w:t>Custom Header</w:t>
            </w:r>
          </w:p>
        </w:tc>
        <w:tc>
          <w:tcPr>
            <w:tcW w:w="3685" w:type="dxa"/>
            <w:shd w:val="clear" w:color="auto" w:fill="BFBFBF" w:themeFill="background1" w:themeFillShade="BF"/>
          </w:tcPr>
          <w:p w:rsidR="00B513A3" w:rsidRDefault="00B513A3" w:rsidP="00A11CBE">
            <w:pPr>
              <w:pStyle w:val="Table-Header"/>
            </w:pPr>
            <w:r>
              <w:t>Description</w:t>
            </w:r>
          </w:p>
        </w:tc>
      </w:tr>
      <w:tr w:rsidR="00B513A3" w:rsidRPr="00CC22F1" w:rsidTr="00B513A3">
        <w:trPr>
          <w:trHeight w:val="113"/>
          <w:tblHeader w:val="0"/>
        </w:trPr>
        <w:tc>
          <w:tcPr>
            <w:tcW w:w="1560" w:type="dxa"/>
          </w:tcPr>
          <w:p w:rsidR="00B513A3" w:rsidRDefault="00B513A3" w:rsidP="00B513A3">
            <w:pPr>
              <w:pStyle w:val="Table-Text"/>
            </w:pPr>
            <w:r w:rsidRPr="00F04EF0">
              <w:t>X-Requested-By</w:t>
            </w:r>
          </w:p>
        </w:tc>
        <w:tc>
          <w:tcPr>
            <w:tcW w:w="1984" w:type="dxa"/>
          </w:tcPr>
          <w:p w:rsidR="00B513A3" w:rsidRDefault="00B513A3" w:rsidP="00B513A3">
            <w:pPr>
              <w:pStyle w:val="Table-Text"/>
            </w:pPr>
            <w:r>
              <w:t>Yes</w:t>
            </w:r>
          </w:p>
        </w:tc>
        <w:tc>
          <w:tcPr>
            <w:tcW w:w="1418" w:type="dxa"/>
          </w:tcPr>
          <w:p w:rsidR="00B513A3" w:rsidRDefault="00B513A3" w:rsidP="00B513A3">
            <w:pPr>
              <w:pStyle w:val="Table-Text"/>
            </w:pPr>
            <w:r>
              <w:t>Yes</w:t>
            </w:r>
          </w:p>
        </w:tc>
        <w:tc>
          <w:tcPr>
            <w:tcW w:w="3685" w:type="dxa"/>
          </w:tcPr>
          <w:p w:rsidR="00B513A3" w:rsidRDefault="00B513A3" w:rsidP="00B513A3">
            <w:pPr>
              <w:pStyle w:val="Table-Text"/>
            </w:pPr>
            <w:r>
              <w:t>This header simply needs to be set to an arbitrary string value. It is used as a measure to help prevent cross site scripting attacks on the API</w:t>
            </w:r>
          </w:p>
        </w:tc>
      </w:tr>
      <w:tr w:rsidR="00B513A3" w:rsidRPr="00CC22F1" w:rsidTr="00B513A3">
        <w:trPr>
          <w:trHeight w:val="113"/>
          <w:tblHeader w:val="0"/>
        </w:trPr>
        <w:tc>
          <w:tcPr>
            <w:tcW w:w="1560" w:type="dxa"/>
          </w:tcPr>
          <w:p w:rsidR="00B513A3" w:rsidRPr="00F04EF0" w:rsidRDefault="00B513A3" w:rsidP="00B513A3">
            <w:pPr>
              <w:pStyle w:val="Table-Text"/>
            </w:pPr>
            <w:r>
              <w:t>Content-Type</w:t>
            </w:r>
          </w:p>
        </w:tc>
        <w:tc>
          <w:tcPr>
            <w:tcW w:w="1984" w:type="dxa"/>
          </w:tcPr>
          <w:p w:rsidR="00B513A3" w:rsidRDefault="00B513A3" w:rsidP="00B513A3">
            <w:pPr>
              <w:pStyle w:val="Table-Text"/>
            </w:pPr>
            <w:r>
              <w:t>Yes</w:t>
            </w:r>
          </w:p>
        </w:tc>
        <w:tc>
          <w:tcPr>
            <w:tcW w:w="1418" w:type="dxa"/>
          </w:tcPr>
          <w:p w:rsidR="00B513A3" w:rsidRDefault="00B513A3" w:rsidP="00B513A3">
            <w:pPr>
              <w:pStyle w:val="Table-Text"/>
            </w:pPr>
            <w:r>
              <w:t>No</w:t>
            </w:r>
          </w:p>
        </w:tc>
        <w:tc>
          <w:tcPr>
            <w:tcW w:w="3685" w:type="dxa"/>
          </w:tcPr>
          <w:p w:rsidR="00B513A3" w:rsidRDefault="00B513A3" w:rsidP="00B513A3">
            <w:pPr>
              <w:pStyle w:val="Table-Text"/>
            </w:pPr>
            <w:r>
              <w:t>This specified the type of the content included in the request body. Currently this must always be ‘application/json’</w:t>
            </w:r>
          </w:p>
        </w:tc>
      </w:tr>
      <w:tr w:rsidR="00B513A3" w:rsidRPr="00CC22F1" w:rsidTr="00B513A3">
        <w:trPr>
          <w:trHeight w:val="113"/>
          <w:tblHeader w:val="0"/>
        </w:trPr>
        <w:tc>
          <w:tcPr>
            <w:tcW w:w="1560" w:type="dxa"/>
          </w:tcPr>
          <w:p w:rsidR="00B513A3" w:rsidRDefault="00B513A3" w:rsidP="00B513A3">
            <w:pPr>
              <w:pStyle w:val="Table-Text"/>
            </w:pPr>
            <w:r w:rsidRPr="0014205C">
              <w:t>Transfer-Encoding</w:t>
            </w:r>
          </w:p>
        </w:tc>
        <w:tc>
          <w:tcPr>
            <w:tcW w:w="1984" w:type="dxa"/>
          </w:tcPr>
          <w:p w:rsidR="00B513A3" w:rsidRDefault="00B513A3" w:rsidP="00B513A3">
            <w:pPr>
              <w:pStyle w:val="Table-Text"/>
            </w:pPr>
            <w:r>
              <w:t>No (Yes if content length not supplied)</w:t>
            </w:r>
          </w:p>
        </w:tc>
        <w:tc>
          <w:tcPr>
            <w:tcW w:w="1418" w:type="dxa"/>
          </w:tcPr>
          <w:p w:rsidR="00B513A3" w:rsidRDefault="00B513A3" w:rsidP="00B513A3">
            <w:pPr>
              <w:pStyle w:val="Table-Text"/>
            </w:pPr>
            <w:r>
              <w:t>No</w:t>
            </w:r>
          </w:p>
        </w:tc>
        <w:tc>
          <w:tcPr>
            <w:tcW w:w="3685" w:type="dxa"/>
          </w:tcPr>
          <w:p w:rsidR="00B513A3" w:rsidRDefault="00B513A3" w:rsidP="00B513A3">
            <w:pPr>
              <w:pStyle w:val="Table-Text"/>
            </w:pPr>
            <w:r>
              <w:t>“chunked” encoding is supported (but not required)</w:t>
            </w:r>
          </w:p>
        </w:tc>
      </w:tr>
      <w:tr w:rsidR="00B513A3" w:rsidRPr="00CC22F1" w:rsidTr="00B513A3">
        <w:trPr>
          <w:trHeight w:val="113"/>
          <w:tblHeader w:val="0"/>
        </w:trPr>
        <w:tc>
          <w:tcPr>
            <w:tcW w:w="1560" w:type="dxa"/>
          </w:tcPr>
          <w:p w:rsidR="00B513A3" w:rsidRPr="0014205C" w:rsidRDefault="00B513A3" w:rsidP="00B513A3">
            <w:pPr>
              <w:pStyle w:val="Table-Text"/>
            </w:pPr>
            <w:r>
              <w:t>Content-Length</w:t>
            </w:r>
          </w:p>
        </w:tc>
        <w:tc>
          <w:tcPr>
            <w:tcW w:w="1984" w:type="dxa"/>
          </w:tcPr>
          <w:p w:rsidR="00B513A3" w:rsidRDefault="00B513A3" w:rsidP="00B513A3">
            <w:pPr>
              <w:pStyle w:val="Table-Text"/>
            </w:pPr>
            <w:r>
              <w:t>No (Yes if chunked encoding not used)</w:t>
            </w:r>
          </w:p>
        </w:tc>
        <w:tc>
          <w:tcPr>
            <w:tcW w:w="1418" w:type="dxa"/>
          </w:tcPr>
          <w:p w:rsidR="00B513A3" w:rsidRDefault="00B513A3" w:rsidP="00B513A3">
            <w:pPr>
              <w:pStyle w:val="Table-Text"/>
            </w:pPr>
            <w:r>
              <w:t>No</w:t>
            </w:r>
          </w:p>
        </w:tc>
        <w:tc>
          <w:tcPr>
            <w:tcW w:w="3685" w:type="dxa"/>
          </w:tcPr>
          <w:p w:rsidR="00B513A3" w:rsidRDefault="00B513A3" w:rsidP="00B513A3">
            <w:pPr>
              <w:pStyle w:val="Table-Text"/>
            </w:pPr>
            <w:r>
              <w:t>The length of the entity body</w:t>
            </w:r>
          </w:p>
        </w:tc>
      </w:tr>
    </w:tbl>
    <w:p w:rsidR="00B513A3" w:rsidRDefault="00B513A3" w:rsidP="00B513A3">
      <w:pPr>
        <w:pStyle w:val="FakeHeading4"/>
      </w:pPr>
      <w:r>
        <w:t>Request Body</w:t>
      </w:r>
    </w:p>
    <w:p w:rsidR="00B513A3" w:rsidRDefault="00B513A3" w:rsidP="00B513A3">
      <w:r w:rsidRPr="00B513A3">
        <w:t>A JSON representation of the details of the zone object that is to be created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985"/>
        <w:gridCol w:w="1873"/>
        <w:gridCol w:w="1364"/>
        <w:gridCol w:w="3425"/>
      </w:tblGrid>
      <w:tr w:rsidR="00B513A3" w:rsidRPr="00CC22F1" w:rsidTr="00B513A3">
        <w:trPr>
          <w:tblHeader w:val="0"/>
        </w:trPr>
        <w:tc>
          <w:tcPr>
            <w:tcW w:w="1985" w:type="dxa"/>
            <w:shd w:val="clear" w:color="auto" w:fill="BFBFBF" w:themeFill="background1" w:themeFillShade="BF"/>
          </w:tcPr>
          <w:p w:rsidR="00B513A3" w:rsidRPr="00750051" w:rsidRDefault="00B513A3" w:rsidP="00A11CBE">
            <w:pPr>
              <w:pStyle w:val="Table-Header"/>
            </w:pPr>
            <w:r>
              <w:t>Field Name</w:t>
            </w:r>
          </w:p>
        </w:tc>
        <w:tc>
          <w:tcPr>
            <w:tcW w:w="1873" w:type="dxa"/>
            <w:shd w:val="clear" w:color="auto" w:fill="BFBFBF" w:themeFill="background1" w:themeFillShade="BF"/>
          </w:tcPr>
          <w:p w:rsidR="00B513A3" w:rsidRDefault="00B513A3" w:rsidP="00A11CBE">
            <w:pPr>
              <w:pStyle w:val="Table-Header"/>
            </w:pPr>
            <w:r>
              <w:t>Optional</w:t>
            </w:r>
          </w:p>
        </w:tc>
        <w:tc>
          <w:tcPr>
            <w:tcW w:w="1364" w:type="dxa"/>
            <w:shd w:val="clear" w:color="auto" w:fill="BFBFBF" w:themeFill="background1" w:themeFillShade="BF"/>
          </w:tcPr>
          <w:p w:rsidR="00B513A3" w:rsidRDefault="00B513A3" w:rsidP="00A11CBE">
            <w:pPr>
              <w:pStyle w:val="Table-Header"/>
            </w:pPr>
            <w:r>
              <w:t>Type</w:t>
            </w:r>
          </w:p>
        </w:tc>
        <w:tc>
          <w:tcPr>
            <w:tcW w:w="3425" w:type="dxa"/>
            <w:shd w:val="clear" w:color="auto" w:fill="BFBFBF" w:themeFill="background1" w:themeFillShade="BF"/>
          </w:tcPr>
          <w:p w:rsidR="00B513A3" w:rsidRDefault="00B513A3" w:rsidP="00A11CBE">
            <w:pPr>
              <w:pStyle w:val="Table-Header"/>
            </w:pPr>
            <w:r>
              <w:t>Description</w:t>
            </w:r>
          </w:p>
        </w:tc>
      </w:tr>
      <w:tr w:rsidR="00B513A3" w:rsidRPr="00CC22F1" w:rsidTr="00B513A3">
        <w:trPr>
          <w:trHeight w:val="113"/>
          <w:tblHeader w:val="0"/>
        </w:trPr>
        <w:tc>
          <w:tcPr>
            <w:tcW w:w="1985" w:type="dxa"/>
          </w:tcPr>
          <w:p w:rsidR="00B513A3" w:rsidRDefault="00B513A3" w:rsidP="00B513A3">
            <w:pPr>
              <w:pStyle w:val="Table-Text"/>
            </w:pPr>
            <w:r>
              <w:t>name</w:t>
            </w:r>
          </w:p>
        </w:tc>
        <w:tc>
          <w:tcPr>
            <w:tcW w:w="1873" w:type="dxa"/>
          </w:tcPr>
          <w:p w:rsidR="00B513A3" w:rsidRDefault="00B513A3" w:rsidP="00B513A3">
            <w:pPr>
              <w:pStyle w:val="Table-Text"/>
            </w:pPr>
            <w:r>
              <w:t>No</w:t>
            </w:r>
          </w:p>
        </w:tc>
        <w:tc>
          <w:tcPr>
            <w:tcW w:w="1364" w:type="dxa"/>
          </w:tcPr>
          <w:p w:rsidR="00B513A3" w:rsidRDefault="00B513A3" w:rsidP="00B513A3">
            <w:pPr>
              <w:pStyle w:val="Table-Text"/>
            </w:pPr>
            <w:r>
              <w:t>string</w:t>
            </w:r>
          </w:p>
        </w:tc>
        <w:tc>
          <w:tcPr>
            <w:tcW w:w="3425" w:type="dxa"/>
          </w:tcPr>
          <w:p w:rsidR="00B513A3" w:rsidRDefault="00B513A3" w:rsidP="00B513A3">
            <w:pPr>
              <w:pStyle w:val="Table-Text"/>
            </w:pPr>
            <w:r>
              <w:t>The name of the zone that is to be created</w:t>
            </w:r>
          </w:p>
        </w:tc>
      </w:tr>
      <w:tr w:rsidR="00CB3AB5" w:rsidRPr="00CC22F1" w:rsidTr="00B513A3">
        <w:trPr>
          <w:trHeight w:val="113"/>
          <w:tblHeader w:val="0"/>
          <w:ins w:id="467" w:author="Arnaud Dumont" w:date="2014-02-20T11:40:00Z"/>
        </w:trPr>
        <w:tc>
          <w:tcPr>
            <w:tcW w:w="1985" w:type="dxa"/>
          </w:tcPr>
          <w:p w:rsidR="00CB3AB5" w:rsidRDefault="00CB3AB5" w:rsidP="00B513A3">
            <w:pPr>
              <w:pStyle w:val="Table-Text"/>
              <w:rPr>
                <w:ins w:id="468" w:author="Arnaud Dumont" w:date="2014-02-20T11:40:00Z"/>
              </w:rPr>
            </w:pPr>
            <w:ins w:id="469" w:author="Arnaud Dumont" w:date="2014-02-20T11:40:00Z">
              <w:r w:rsidRPr="00CB3AB5">
                <w:t>dnssecSigned</w:t>
              </w:r>
            </w:ins>
          </w:p>
        </w:tc>
        <w:tc>
          <w:tcPr>
            <w:tcW w:w="1873" w:type="dxa"/>
          </w:tcPr>
          <w:p w:rsidR="00CB3AB5" w:rsidRDefault="00CB3AB5" w:rsidP="00B513A3">
            <w:pPr>
              <w:pStyle w:val="Table-Text"/>
              <w:rPr>
                <w:ins w:id="470" w:author="Arnaud Dumont" w:date="2014-02-20T11:40:00Z"/>
              </w:rPr>
            </w:pPr>
            <w:ins w:id="471" w:author="Arnaud Dumont" w:date="2014-02-20T11:40:00Z">
              <w:r>
                <w:t>No</w:t>
              </w:r>
            </w:ins>
          </w:p>
        </w:tc>
        <w:tc>
          <w:tcPr>
            <w:tcW w:w="1364" w:type="dxa"/>
          </w:tcPr>
          <w:p w:rsidR="00CB3AB5" w:rsidRDefault="00CB3AB5" w:rsidP="00B513A3">
            <w:pPr>
              <w:pStyle w:val="Table-Text"/>
              <w:rPr>
                <w:ins w:id="472" w:author="Arnaud Dumont" w:date="2014-02-20T11:40:00Z"/>
              </w:rPr>
            </w:pPr>
            <w:ins w:id="473" w:author="Arnaud Dumont" w:date="2014-02-20T11:40:00Z">
              <w:r>
                <w:t>boolean</w:t>
              </w:r>
            </w:ins>
          </w:p>
        </w:tc>
        <w:tc>
          <w:tcPr>
            <w:tcW w:w="3425" w:type="dxa"/>
          </w:tcPr>
          <w:p w:rsidR="00CB3AB5" w:rsidRDefault="00CB3AB5" w:rsidP="00B513A3">
            <w:pPr>
              <w:pStyle w:val="Table-Text"/>
              <w:rPr>
                <w:ins w:id="474" w:author="Arnaud Dumont" w:date="2014-02-20T11:40:00Z"/>
              </w:rPr>
            </w:pPr>
            <w:ins w:id="475" w:author="Arnaud Dumont" w:date="2014-02-20T11:40:00Z">
              <w:r>
                <w:t>W</w:t>
              </w:r>
            </w:ins>
            <w:ins w:id="476" w:author="Arnaud Dumont" w:date="2014-02-20T11:41:00Z">
              <w:r>
                <w:t>h</w:t>
              </w:r>
            </w:ins>
            <w:ins w:id="477" w:author="Arnaud Dumont" w:date="2014-02-20T11:40:00Z">
              <w:r>
                <w:t xml:space="preserve">ether or not the zone should </w:t>
              </w:r>
            </w:ins>
            <w:ins w:id="478" w:author="Arnaud Dumont" w:date="2014-02-20T11:41:00Z">
              <w:r>
                <w:t>be DNSSEC signed</w:t>
              </w:r>
            </w:ins>
          </w:p>
        </w:tc>
      </w:tr>
      <w:tr w:rsidR="00B513A3" w:rsidRPr="00CC22F1" w:rsidTr="00B513A3">
        <w:trPr>
          <w:trHeight w:val="113"/>
          <w:tblHeader w:val="0"/>
        </w:trPr>
        <w:tc>
          <w:tcPr>
            <w:tcW w:w="1985" w:type="dxa"/>
          </w:tcPr>
          <w:p w:rsidR="00B513A3" w:rsidRDefault="00B513A3" w:rsidP="00B513A3">
            <w:pPr>
              <w:pStyle w:val="Table-Text"/>
            </w:pPr>
            <w:r>
              <w:t>brandedNameServers</w:t>
            </w:r>
          </w:p>
        </w:tc>
        <w:tc>
          <w:tcPr>
            <w:tcW w:w="1873" w:type="dxa"/>
          </w:tcPr>
          <w:p w:rsidR="00B513A3" w:rsidRDefault="00B513A3" w:rsidP="00B513A3">
            <w:pPr>
              <w:pStyle w:val="Table-Text"/>
            </w:pPr>
            <w:r>
              <w:t>No</w:t>
            </w:r>
          </w:p>
        </w:tc>
        <w:tc>
          <w:tcPr>
            <w:tcW w:w="1364" w:type="dxa"/>
          </w:tcPr>
          <w:p w:rsidR="00B513A3" w:rsidRDefault="00B513A3" w:rsidP="00B513A3">
            <w:pPr>
              <w:pStyle w:val="Table-Text"/>
            </w:pPr>
            <w:r>
              <w:t>boolean</w:t>
            </w:r>
          </w:p>
        </w:tc>
        <w:tc>
          <w:tcPr>
            <w:tcW w:w="3425" w:type="dxa"/>
          </w:tcPr>
          <w:p w:rsidR="00B513A3" w:rsidRDefault="00B513A3" w:rsidP="00B513A3">
            <w:pPr>
              <w:pStyle w:val="Table-Text"/>
            </w:pPr>
            <w:r>
              <w:t>Whether or not the branded name servers feature is to be used for the zone</w:t>
            </w:r>
          </w:p>
        </w:tc>
      </w:tr>
      <w:tr w:rsidR="00B513A3" w:rsidRPr="00CC22F1" w:rsidTr="00B513A3">
        <w:trPr>
          <w:trHeight w:val="113"/>
          <w:tblHeader w:val="0"/>
        </w:trPr>
        <w:tc>
          <w:tcPr>
            <w:tcW w:w="1985" w:type="dxa"/>
          </w:tcPr>
          <w:p w:rsidR="00B513A3" w:rsidRDefault="00B513A3" w:rsidP="00B513A3">
            <w:pPr>
              <w:pStyle w:val="Table-Text"/>
            </w:pPr>
            <w:r>
              <w:t>planId</w:t>
            </w:r>
          </w:p>
        </w:tc>
        <w:tc>
          <w:tcPr>
            <w:tcW w:w="1873" w:type="dxa"/>
          </w:tcPr>
          <w:p w:rsidR="00B513A3" w:rsidRDefault="00B513A3" w:rsidP="00B513A3">
            <w:pPr>
              <w:pStyle w:val="Table-Text"/>
            </w:pPr>
            <w:r>
              <w:t>No</w:t>
            </w:r>
          </w:p>
        </w:tc>
        <w:tc>
          <w:tcPr>
            <w:tcW w:w="1364" w:type="dxa"/>
          </w:tcPr>
          <w:p w:rsidR="00B513A3" w:rsidRDefault="00B513A3" w:rsidP="00B513A3">
            <w:pPr>
              <w:pStyle w:val="Table-Text"/>
            </w:pPr>
            <w:r>
              <w:t>uuid</w:t>
            </w:r>
          </w:p>
        </w:tc>
        <w:tc>
          <w:tcPr>
            <w:tcW w:w="3425" w:type="dxa"/>
          </w:tcPr>
          <w:p w:rsidR="00B513A3" w:rsidRDefault="00B513A3" w:rsidP="00B513A3">
            <w:pPr>
              <w:pStyle w:val="Table-Text"/>
            </w:pPr>
            <w:r>
              <w:t>The UUID of the plan that is to be linked to the zone</w:t>
            </w:r>
          </w:p>
        </w:tc>
      </w:tr>
      <w:tr w:rsidR="00B513A3" w:rsidRPr="00CC22F1" w:rsidTr="00B513A3">
        <w:trPr>
          <w:trHeight w:val="113"/>
          <w:tblHeader w:val="0"/>
        </w:trPr>
        <w:tc>
          <w:tcPr>
            <w:tcW w:w="1985" w:type="dxa"/>
          </w:tcPr>
          <w:p w:rsidR="00B513A3" w:rsidRDefault="00B513A3" w:rsidP="00B513A3">
            <w:pPr>
              <w:pStyle w:val="Table-Text"/>
            </w:pPr>
            <w:r>
              <w:t>group</w:t>
            </w:r>
          </w:p>
        </w:tc>
        <w:tc>
          <w:tcPr>
            <w:tcW w:w="1873" w:type="dxa"/>
          </w:tcPr>
          <w:p w:rsidR="00B513A3" w:rsidRDefault="00B513A3" w:rsidP="00B513A3">
            <w:pPr>
              <w:pStyle w:val="Table-Text"/>
            </w:pPr>
            <w:r>
              <w:t>Yes</w:t>
            </w:r>
          </w:p>
        </w:tc>
        <w:tc>
          <w:tcPr>
            <w:tcW w:w="1364" w:type="dxa"/>
          </w:tcPr>
          <w:p w:rsidR="00B513A3" w:rsidRDefault="00B513A3" w:rsidP="00B513A3">
            <w:pPr>
              <w:pStyle w:val="Table-Text"/>
            </w:pPr>
            <w:r>
              <w:t>string</w:t>
            </w:r>
          </w:p>
        </w:tc>
        <w:tc>
          <w:tcPr>
            <w:tcW w:w="3425" w:type="dxa"/>
          </w:tcPr>
          <w:p w:rsidR="00B513A3" w:rsidRDefault="00B513A3" w:rsidP="00B513A3">
            <w:pPr>
              <w:pStyle w:val="Table-Text"/>
            </w:pPr>
            <w:r>
              <w:t>The grouping string for the grouping feature of the domain if desired</w:t>
            </w:r>
          </w:p>
        </w:tc>
      </w:tr>
      <w:tr w:rsidR="00B513A3" w:rsidRPr="00CC22F1" w:rsidTr="00B513A3">
        <w:trPr>
          <w:trHeight w:val="113"/>
          <w:tblHeader w:val="0"/>
        </w:trPr>
        <w:tc>
          <w:tcPr>
            <w:tcW w:w="1985" w:type="dxa"/>
          </w:tcPr>
          <w:p w:rsidR="00B513A3" w:rsidRDefault="00B513A3" w:rsidP="00B513A3">
            <w:pPr>
              <w:pStyle w:val="Table-Text"/>
            </w:pPr>
            <w:r>
              <w:t>nameServerSetId</w:t>
            </w:r>
          </w:p>
        </w:tc>
        <w:tc>
          <w:tcPr>
            <w:tcW w:w="1873" w:type="dxa"/>
          </w:tcPr>
          <w:p w:rsidR="00B513A3" w:rsidRDefault="00B513A3" w:rsidP="00B513A3">
            <w:pPr>
              <w:pStyle w:val="Table-Text"/>
            </w:pPr>
            <w:r>
              <w:t>No</w:t>
            </w:r>
          </w:p>
        </w:tc>
        <w:tc>
          <w:tcPr>
            <w:tcW w:w="1364" w:type="dxa"/>
          </w:tcPr>
          <w:p w:rsidR="00B513A3" w:rsidRDefault="00B513A3" w:rsidP="00B513A3">
            <w:pPr>
              <w:pStyle w:val="Table-Text"/>
            </w:pPr>
            <w:r>
              <w:t>uuid</w:t>
            </w:r>
          </w:p>
        </w:tc>
        <w:tc>
          <w:tcPr>
            <w:tcW w:w="3425" w:type="dxa"/>
          </w:tcPr>
          <w:p w:rsidR="00B513A3" w:rsidRDefault="00B513A3" w:rsidP="00B513A3">
            <w:pPr>
              <w:pStyle w:val="Table-Text"/>
            </w:pPr>
            <w:r>
              <w:t>The UUID of the name server set that is to be used for hosting the zone</w:t>
            </w:r>
          </w:p>
        </w:tc>
      </w:tr>
    </w:tbl>
    <w:p w:rsidR="00DB240D" w:rsidRDefault="00DB240D" w:rsidP="00DB240D">
      <w:pPr>
        <w:pStyle w:val="Heading3"/>
      </w:pPr>
      <w:r>
        <w:t>Response</w:t>
      </w:r>
    </w:p>
    <w:p w:rsidR="00B513A3" w:rsidRDefault="00B513A3" w:rsidP="00B513A3">
      <w:r w:rsidRPr="00B513A3">
        <w:t>The response will include a status code, response headers and in some case a response body encoded according to the relevant header.</w:t>
      </w:r>
    </w:p>
    <w:p w:rsidR="00B513A3" w:rsidRDefault="00B513A3" w:rsidP="00B513A3">
      <w:pPr>
        <w:pStyle w:val="FakeHeading4"/>
      </w:pPr>
      <w:r>
        <w:t>Status Code</w:t>
      </w:r>
    </w:p>
    <w:p w:rsidR="00B513A3" w:rsidRDefault="00B513A3" w:rsidP="00B513A3">
      <w:r w:rsidRPr="00B513A3">
        <w:t>On success this command will return http status code 201 (CREATED).</w:t>
      </w:r>
    </w:p>
    <w:p w:rsidR="00B513A3" w:rsidRDefault="00B513A3" w:rsidP="00B513A3">
      <w:pPr>
        <w:pStyle w:val="FakeHeading4"/>
      </w:pPr>
      <w:r>
        <w:t>Response Headers</w:t>
      </w:r>
    </w:p>
    <w:p w:rsidR="00B513A3" w:rsidRPr="00B513A3" w:rsidRDefault="00B513A3" w:rsidP="00B513A3">
      <w:r w:rsidRPr="00B513A3">
        <w:t xml:space="preserve">Only the standard response headers described in section </w:t>
      </w:r>
      <w:r>
        <w:t xml:space="preserve">2.7 </w:t>
      </w:r>
      <w:r w:rsidRPr="00B513A3">
        <w:t>are returned.</w:t>
      </w:r>
    </w:p>
    <w:p w:rsidR="00B513A3" w:rsidRDefault="00B513A3" w:rsidP="00B513A3">
      <w:pPr>
        <w:pStyle w:val="FakeHeading4"/>
      </w:pPr>
      <w:r>
        <w:lastRenderedPageBreak/>
        <w:t>Response Body</w:t>
      </w:r>
    </w:p>
    <w:p w:rsidR="00B513A3" w:rsidRDefault="00B513A3" w:rsidP="006D6E92">
      <w:r w:rsidRPr="00B513A3">
        <w:t>A JSON representation of the created zone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513A3" w:rsidTr="00A11CBE">
        <w:trPr>
          <w:tblHeader w:val="0"/>
        </w:trPr>
        <w:tc>
          <w:tcPr>
            <w:tcW w:w="2965" w:type="dxa"/>
            <w:shd w:val="clear" w:color="auto" w:fill="BFBFBF" w:themeFill="background1" w:themeFillShade="BF"/>
          </w:tcPr>
          <w:p w:rsidR="00B513A3" w:rsidRPr="00750051" w:rsidRDefault="00B513A3" w:rsidP="00A11CBE">
            <w:pPr>
              <w:pStyle w:val="Table-Header"/>
            </w:pPr>
            <w:r>
              <w:t>Field Name</w:t>
            </w:r>
          </w:p>
        </w:tc>
        <w:tc>
          <w:tcPr>
            <w:tcW w:w="2175" w:type="dxa"/>
            <w:shd w:val="clear" w:color="auto" w:fill="BFBFBF" w:themeFill="background1" w:themeFillShade="BF"/>
          </w:tcPr>
          <w:p w:rsidR="00B513A3" w:rsidRDefault="00B513A3" w:rsidP="00A11CBE">
            <w:pPr>
              <w:pStyle w:val="Table-Header"/>
            </w:pPr>
            <w:r>
              <w:t>Type</w:t>
            </w:r>
          </w:p>
        </w:tc>
        <w:tc>
          <w:tcPr>
            <w:tcW w:w="3507" w:type="dxa"/>
            <w:shd w:val="clear" w:color="auto" w:fill="BFBFBF" w:themeFill="background1" w:themeFillShade="BF"/>
          </w:tcPr>
          <w:p w:rsidR="00B513A3" w:rsidRDefault="00B513A3" w:rsidP="00A11CBE">
            <w:pPr>
              <w:pStyle w:val="Table-Header"/>
            </w:pPr>
            <w:r>
              <w:t>Description</w:t>
            </w:r>
          </w:p>
        </w:tc>
      </w:tr>
      <w:tr w:rsidR="00B513A3" w:rsidTr="00A11CBE">
        <w:trPr>
          <w:trHeight w:val="113"/>
          <w:tblHeader w:val="0"/>
        </w:trPr>
        <w:tc>
          <w:tcPr>
            <w:tcW w:w="2965" w:type="dxa"/>
          </w:tcPr>
          <w:p w:rsidR="00B513A3" w:rsidRDefault="00B513A3" w:rsidP="00B513A3">
            <w:pPr>
              <w:pStyle w:val="Table-Text"/>
            </w:pPr>
            <w:r>
              <w:t>@uri</w:t>
            </w:r>
          </w:p>
        </w:tc>
        <w:tc>
          <w:tcPr>
            <w:tcW w:w="2175" w:type="dxa"/>
          </w:tcPr>
          <w:p w:rsidR="00B513A3" w:rsidRDefault="00B513A3" w:rsidP="00B513A3">
            <w:pPr>
              <w:pStyle w:val="Table-Text"/>
            </w:pPr>
            <w:r>
              <w:t>string</w:t>
            </w:r>
          </w:p>
        </w:tc>
        <w:tc>
          <w:tcPr>
            <w:tcW w:w="3507" w:type="dxa"/>
          </w:tcPr>
          <w:p w:rsidR="00B513A3" w:rsidRDefault="00B513A3" w:rsidP="00117D02">
            <w:pPr>
              <w:pStyle w:val="Table-Text"/>
            </w:pPr>
            <w:r>
              <w:t xml:space="preserve">The </w:t>
            </w:r>
            <w:r w:rsidR="00BA7A47">
              <w:t>URI</w:t>
            </w:r>
            <w:r>
              <w:t xml:space="preserve"> that can be used to obtain information about this object</w:t>
            </w:r>
          </w:p>
        </w:tc>
      </w:tr>
      <w:tr w:rsidR="00B513A3" w:rsidTr="00A11CBE">
        <w:trPr>
          <w:trHeight w:val="113"/>
          <w:tblHeader w:val="0"/>
        </w:trPr>
        <w:tc>
          <w:tcPr>
            <w:tcW w:w="2965" w:type="dxa"/>
          </w:tcPr>
          <w:p w:rsidR="00B513A3" w:rsidRDefault="00B513A3" w:rsidP="00B513A3">
            <w:pPr>
              <w:pStyle w:val="Table-Text"/>
            </w:pPr>
            <w:r>
              <w:t>id</w:t>
            </w:r>
          </w:p>
        </w:tc>
        <w:tc>
          <w:tcPr>
            <w:tcW w:w="2175" w:type="dxa"/>
          </w:tcPr>
          <w:p w:rsidR="00B513A3" w:rsidRDefault="00B513A3" w:rsidP="00B513A3">
            <w:pPr>
              <w:pStyle w:val="Table-Text"/>
            </w:pPr>
            <w:r>
              <w:t>uuid</w:t>
            </w:r>
          </w:p>
        </w:tc>
        <w:tc>
          <w:tcPr>
            <w:tcW w:w="3507" w:type="dxa"/>
          </w:tcPr>
          <w:p w:rsidR="00B513A3" w:rsidRDefault="00B513A3" w:rsidP="00B513A3">
            <w:pPr>
              <w:pStyle w:val="Table-Text"/>
            </w:pPr>
            <w:r>
              <w:t>The UUID of the object</w:t>
            </w:r>
          </w:p>
        </w:tc>
      </w:tr>
      <w:tr w:rsidR="00B513A3" w:rsidTr="00A11CBE">
        <w:trPr>
          <w:trHeight w:val="113"/>
          <w:tblHeader w:val="0"/>
        </w:trPr>
        <w:tc>
          <w:tcPr>
            <w:tcW w:w="2965" w:type="dxa"/>
          </w:tcPr>
          <w:p w:rsidR="00B513A3" w:rsidRDefault="00B513A3" w:rsidP="00B513A3">
            <w:pPr>
              <w:pStyle w:val="Table-Text"/>
            </w:pPr>
            <w:r>
              <w:t>version</w:t>
            </w:r>
          </w:p>
        </w:tc>
        <w:tc>
          <w:tcPr>
            <w:tcW w:w="2175" w:type="dxa"/>
          </w:tcPr>
          <w:p w:rsidR="00B513A3" w:rsidRDefault="00B513A3" w:rsidP="00B513A3">
            <w:pPr>
              <w:pStyle w:val="Table-Text"/>
            </w:pPr>
            <w:r>
              <w:t>integer</w:t>
            </w:r>
          </w:p>
        </w:tc>
        <w:tc>
          <w:tcPr>
            <w:tcW w:w="3507" w:type="dxa"/>
          </w:tcPr>
          <w:p w:rsidR="00B513A3" w:rsidRDefault="00117D02" w:rsidP="00B513A3">
            <w:pPr>
              <w:pStyle w:val="Table-Text"/>
            </w:pPr>
            <w:r>
              <w:t>The current version of the object. This should be sent back to the server with any update commands for this object to ensure that concurrent modifications errors do not occur</w:t>
            </w:r>
          </w:p>
        </w:tc>
      </w:tr>
      <w:tr w:rsidR="00B513A3" w:rsidTr="00A11CBE">
        <w:trPr>
          <w:trHeight w:val="113"/>
          <w:tblHeader w:val="0"/>
        </w:trPr>
        <w:tc>
          <w:tcPr>
            <w:tcW w:w="2965" w:type="dxa"/>
          </w:tcPr>
          <w:p w:rsidR="00B513A3" w:rsidRDefault="00B513A3" w:rsidP="00B513A3">
            <w:pPr>
              <w:pStyle w:val="Table-Text"/>
            </w:pPr>
            <w:r>
              <w:t>name</w:t>
            </w:r>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name of the zone</w:t>
            </w:r>
          </w:p>
        </w:tc>
      </w:tr>
      <w:tr w:rsidR="00B513A3" w:rsidTr="00A11CBE">
        <w:trPr>
          <w:trHeight w:val="113"/>
          <w:tblHeader w:val="0"/>
        </w:trPr>
        <w:tc>
          <w:tcPr>
            <w:tcW w:w="2965" w:type="dxa"/>
          </w:tcPr>
          <w:p w:rsidR="00B513A3" w:rsidRDefault="00B513A3" w:rsidP="00B513A3">
            <w:pPr>
              <w:pStyle w:val="Table-Text"/>
            </w:pPr>
            <w:r>
              <w:t>serial</w:t>
            </w:r>
          </w:p>
        </w:tc>
        <w:tc>
          <w:tcPr>
            <w:tcW w:w="2175" w:type="dxa"/>
          </w:tcPr>
          <w:p w:rsidR="00B513A3" w:rsidRDefault="00B513A3" w:rsidP="00B513A3">
            <w:pPr>
              <w:pStyle w:val="Table-Text"/>
            </w:pPr>
            <w:r>
              <w:t>integer</w:t>
            </w:r>
          </w:p>
        </w:tc>
        <w:tc>
          <w:tcPr>
            <w:tcW w:w="3507" w:type="dxa"/>
          </w:tcPr>
          <w:p w:rsidR="00B513A3" w:rsidRDefault="00B513A3" w:rsidP="00B513A3">
            <w:pPr>
              <w:pStyle w:val="Table-Text"/>
            </w:pPr>
            <w:r>
              <w:t>The serial number of the zone</w:t>
            </w:r>
          </w:p>
        </w:tc>
      </w:tr>
      <w:tr w:rsidR="00B513A3" w:rsidTr="00A11CBE">
        <w:trPr>
          <w:trHeight w:val="113"/>
          <w:tblHeader w:val="0"/>
        </w:trPr>
        <w:tc>
          <w:tcPr>
            <w:tcW w:w="2965" w:type="dxa"/>
          </w:tcPr>
          <w:p w:rsidR="00B513A3" w:rsidRDefault="00B513A3" w:rsidP="00B513A3">
            <w:pPr>
              <w:pStyle w:val="Table-Text"/>
            </w:pPr>
            <w:r>
              <w:t>brandedNameServers</w:t>
            </w:r>
          </w:p>
        </w:tc>
        <w:tc>
          <w:tcPr>
            <w:tcW w:w="2175" w:type="dxa"/>
          </w:tcPr>
          <w:p w:rsidR="00B513A3" w:rsidRDefault="00B513A3" w:rsidP="00B513A3">
            <w:pPr>
              <w:pStyle w:val="Table-Text"/>
            </w:pPr>
            <w:r>
              <w:t>boolean</w:t>
            </w:r>
          </w:p>
        </w:tc>
        <w:tc>
          <w:tcPr>
            <w:tcW w:w="3507" w:type="dxa"/>
          </w:tcPr>
          <w:p w:rsidR="00B513A3" w:rsidRDefault="00B513A3" w:rsidP="00B513A3">
            <w:pPr>
              <w:pStyle w:val="Table-Text"/>
            </w:pPr>
            <w:r>
              <w:t>Indicates if the zone is using the branded name server feature or not</w:t>
            </w:r>
          </w:p>
        </w:tc>
      </w:tr>
      <w:tr w:rsidR="00B513A3" w:rsidTr="00A11CBE">
        <w:trPr>
          <w:trHeight w:val="113"/>
          <w:tblHeader w:val="0"/>
        </w:trPr>
        <w:tc>
          <w:tcPr>
            <w:tcW w:w="2965" w:type="dxa"/>
          </w:tcPr>
          <w:p w:rsidR="00B513A3" w:rsidRDefault="00B513A3" w:rsidP="00B513A3">
            <w:pPr>
              <w:pStyle w:val="Table-Text"/>
            </w:pPr>
            <w:r>
              <w:t>dnssecSigned</w:t>
            </w:r>
          </w:p>
        </w:tc>
        <w:tc>
          <w:tcPr>
            <w:tcW w:w="2175" w:type="dxa"/>
          </w:tcPr>
          <w:p w:rsidR="00B513A3" w:rsidRDefault="00B513A3" w:rsidP="00B513A3">
            <w:pPr>
              <w:pStyle w:val="Table-Text"/>
            </w:pPr>
            <w:r>
              <w:t>boolean</w:t>
            </w:r>
          </w:p>
        </w:tc>
        <w:tc>
          <w:tcPr>
            <w:tcW w:w="3507" w:type="dxa"/>
          </w:tcPr>
          <w:p w:rsidR="00B513A3" w:rsidRDefault="00B513A3" w:rsidP="00B513A3">
            <w:pPr>
              <w:pStyle w:val="Table-Text"/>
            </w:pPr>
            <w:r>
              <w:t>Indicates if the zone is using the DNSSEC signing feature or not</w:t>
            </w:r>
          </w:p>
        </w:tc>
      </w:tr>
      <w:tr w:rsidR="00D279A5" w:rsidTr="00A11CBE">
        <w:trPr>
          <w:trHeight w:val="113"/>
          <w:tblHeader w:val="0"/>
          <w:ins w:id="479" w:author="Arnaud Dumont" w:date="2014-02-11T13:55:00Z"/>
        </w:trPr>
        <w:tc>
          <w:tcPr>
            <w:tcW w:w="2965" w:type="dxa"/>
          </w:tcPr>
          <w:p w:rsidR="00D279A5" w:rsidRDefault="00D279A5" w:rsidP="00B513A3">
            <w:pPr>
              <w:pStyle w:val="Table-Text"/>
              <w:rPr>
                <w:ins w:id="480" w:author="Arnaud Dumont" w:date="2014-02-11T13:55:00Z"/>
              </w:rPr>
            </w:pPr>
            <w:ins w:id="481" w:author="Arnaud Dumont" w:date="2014-02-11T13:55:00Z">
              <w:r w:rsidRPr="00BD038E">
                <w:t>zskRollOverState</w:t>
              </w:r>
            </w:ins>
          </w:p>
        </w:tc>
        <w:tc>
          <w:tcPr>
            <w:tcW w:w="2175" w:type="dxa"/>
          </w:tcPr>
          <w:p w:rsidR="00D279A5" w:rsidRDefault="00D279A5" w:rsidP="00B513A3">
            <w:pPr>
              <w:pStyle w:val="Table-Text"/>
              <w:rPr>
                <w:ins w:id="482" w:author="Arnaud Dumont" w:date="2014-02-11T13:55:00Z"/>
              </w:rPr>
            </w:pPr>
            <w:ins w:id="483" w:author="Arnaud Dumont" w:date="2014-02-11T13:55:00Z">
              <w:r>
                <w:t>string</w:t>
              </w:r>
            </w:ins>
          </w:p>
        </w:tc>
        <w:tc>
          <w:tcPr>
            <w:tcW w:w="3507" w:type="dxa"/>
          </w:tcPr>
          <w:p w:rsidR="00D279A5" w:rsidRDefault="00D279A5" w:rsidP="00B513A3">
            <w:pPr>
              <w:pStyle w:val="Table-Text"/>
              <w:rPr>
                <w:ins w:id="484" w:author="Arnaud Dumont" w:date="2014-02-11T13:55:00Z"/>
              </w:rPr>
            </w:pPr>
            <w:ins w:id="485" w:author="Arnaud Dumont" w:date="2014-02-11T13:55:00Z">
              <w:r>
                <w:t xml:space="preserve">The </w:t>
              </w:r>
              <w:r w:rsidRPr="00BD038E">
                <w:t>state of the zone in the ZSK roll over process</w:t>
              </w:r>
              <w:r>
                <w:t>, if the zone is DNSSEC-signed. This enables</w:t>
              </w:r>
              <w:r w:rsidRPr="00BD038E">
                <w:t xml:space="preserve"> the zone's Zone Signing Keys to be replaced after a certain period of time</w:t>
              </w:r>
              <w:r>
                <w:t>, for security purpose</w:t>
              </w:r>
            </w:ins>
          </w:p>
        </w:tc>
      </w:tr>
      <w:tr w:rsidR="00684821" w:rsidTr="00A11CBE">
        <w:trPr>
          <w:trHeight w:val="113"/>
          <w:tblHeader w:val="0"/>
          <w:ins w:id="486" w:author="Arnaud Dumont" w:date="2014-06-04T15:36:00Z"/>
        </w:trPr>
        <w:tc>
          <w:tcPr>
            <w:tcW w:w="2965" w:type="dxa"/>
          </w:tcPr>
          <w:p w:rsidR="00684821" w:rsidRPr="00BD038E" w:rsidRDefault="00684821" w:rsidP="00B513A3">
            <w:pPr>
              <w:pStyle w:val="Table-Text"/>
              <w:rPr>
                <w:ins w:id="487" w:author="Arnaud Dumont" w:date="2014-06-04T15:36:00Z"/>
              </w:rPr>
            </w:pPr>
            <w:ins w:id="488" w:author="Arnaud Dumont" w:date="2014-06-04T15:36:00Z">
              <w:r w:rsidRPr="00961B66">
                <w:t>pendingOperation</w:t>
              </w:r>
            </w:ins>
          </w:p>
        </w:tc>
        <w:tc>
          <w:tcPr>
            <w:tcW w:w="2175" w:type="dxa"/>
          </w:tcPr>
          <w:p w:rsidR="00684821" w:rsidRDefault="00684821" w:rsidP="00B513A3">
            <w:pPr>
              <w:pStyle w:val="Table-Text"/>
              <w:rPr>
                <w:ins w:id="489" w:author="Arnaud Dumont" w:date="2014-06-04T15:36:00Z"/>
              </w:rPr>
            </w:pPr>
            <w:ins w:id="490" w:author="Arnaud Dumont" w:date="2014-06-04T15:36:00Z">
              <w:r>
                <w:t>string</w:t>
              </w:r>
            </w:ins>
          </w:p>
        </w:tc>
        <w:tc>
          <w:tcPr>
            <w:tcW w:w="3507" w:type="dxa"/>
          </w:tcPr>
          <w:p w:rsidR="00684821" w:rsidRDefault="00684821" w:rsidP="00B513A3">
            <w:pPr>
              <w:pStyle w:val="Table-Text"/>
              <w:rPr>
                <w:ins w:id="491" w:author="Arnaud Dumont" w:date="2014-06-04T15:36:00Z"/>
              </w:rPr>
            </w:pPr>
            <w:ins w:id="492" w:author="Arnaud Dumont" w:date="2014-06-04T15:36:00Z">
              <w:r w:rsidRPr="00961B66">
                <w:t>The pending operation that will soon be actioned on the zone ('zoneSigning', 'zoneUnSigning' or 'delete'), or 'none'</w:t>
              </w:r>
            </w:ins>
          </w:p>
        </w:tc>
      </w:tr>
      <w:tr w:rsidR="00684821" w:rsidTr="00A11CBE">
        <w:trPr>
          <w:trHeight w:val="113"/>
          <w:tblHeader w:val="0"/>
          <w:ins w:id="493" w:author="Arnaud Dumont" w:date="2014-06-04T15:36:00Z"/>
        </w:trPr>
        <w:tc>
          <w:tcPr>
            <w:tcW w:w="2965" w:type="dxa"/>
          </w:tcPr>
          <w:p w:rsidR="00684821" w:rsidRPr="00BD038E" w:rsidRDefault="00684821" w:rsidP="00B513A3">
            <w:pPr>
              <w:pStyle w:val="Table-Text"/>
              <w:rPr>
                <w:ins w:id="494" w:author="Arnaud Dumont" w:date="2014-06-04T15:36:00Z"/>
              </w:rPr>
            </w:pPr>
            <w:ins w:id="495" w:author="Arnaud Dumont" w:date="2014-06-04T15:36:00Z">
              <w:r w:rsidRPr="00961B66">
                <w:t>lastPublishDate</w:t>
              </w:r>
            </w:ins>
          </w:p>
        </w:tc>
        <w:tc>
          <w:tcPr>
            <w:tcW w:w="2175" w:type="dxa"/>
          </w:tcPr>
          <w:p w:rsidR="00684821" w:rsidRDefault="00684821" w:rsidP="00B513A3">
            <w:pPr>
              <w:pStyle w:val="Table-Text"/>
              <w:rPr>
                <w:ins w:id="496" w:author="Arnaud Dumont" w:date="2014-06-04T15:36:00Z"/>
              </w:rPr>
            </w:pPr>
            <w:ins w:id="497" w:author="Arnaud Dumont" w:date="2014-06-04T15:36:00Z">
              <w:r>
                <w:t>timestamp</w:t>
              </w:r>
            </w:ins>
          </w:p>
        </w:tc>
        <w:tc>
          <w:tcPr>
            <w:tcW w:w="3507" w:type="dxa"/>
          </w:tcPr>
          <w:p w:rsidR="00684821" w:rsidRDefault="00684821" w:rsidP="00B513A3">
            <w:pPr>
              <w:pStyle w:val="Table-Text"/>
              <w:rPr>
                <w:ins w:id="498" w:author="Arnaud Dumont" w:date="2014-06-04T15:36:00Z"/>
              </w:rPr>
            </w:pPr>
            <w:ins w:id="499" w:author="Arnaud Dumont" w:date="2014-06-04T15:36:00Z">
              <w:r w:rsidRPr="00961B66">
                <w:t>The last time the zone was published on the DNS anycast cloud</w:t>
              </w:r>
            </w:ins>
          </w:p>
        </w:tc>
      </w:tr>
      <w:tr w:rsidR="00684821" w:rsidTr="00A11CBE">
        <w:trPr>
          <w:trHeight w:val="113"/>
          <w:tblHeader w:val="0"/>
        </w:trPr>
        <w:tc>
          <w:tcPr>
            <w:tcW w:w="2965" w:type="dxa"/>
          </w:tcPr>
          <w:p w:rsidR="00684821" w:rsidRDefault="00684821" w:rsidP="00B513A3">
            <w:pPr>
              <w:pStyle w:val="Table-Text"/>
            </w:pPr>
            <w:r>
              <w:t>group</w:t>
            </w:r>
          </w:p>
        </w:tc>
        <w:tc>
          <w:tcPr>
            <w:tcW w:w="2175" w:type="dxa"/>
          </w:tcPr>
          <w:p w:rsidR="00684821" w:rsidRDefault="00684821" w:rsidP="00B513A3">
            <w:pPr>
              <w:pStyle w:val="Table-Text"/>
            </w:pPr>
            <w:r>
              <w:t>string</w:t>
            </w:r>
          </w:p>
        </w:tc>
        <w:tc>
          <w:tcPr>
            <w:tcW w:w="3507" w:type="dxa"/>
          </w:tcPr>
          <w:p w:rsidR="00684821" w:rsidRDefault="00684821" w:rsidP="00B513A3">
            <w:pPr>
              <w:pStyle w:val="Table-Text"/>
            </w:pPr>
            <w:r>
              <w:t>The zone grouping code</w:t>
            </w:r>
          </w:p>
        </w:tc>
      </w:tr>
      <w:tr w:rsidR="00684821" w:rsidTr="00A11CBE">
        <w:trPr>
          <w:trHeight w:val="113"/>
          <w:tblHeader w:val="0"/>
        </w:trPr>
        <w:tc>
          <w:tcPr>
            <w:tcW w:w="2965" w:type="dxa"/>
          </w:tcPr>
          <w:p w:rsidR="00684821" w:rsidRDefault="00684821" w:rsidP="00B513A3">
            <w:pPr>
              <w:pStyle w:val="Table-Text"/>
            </w:pPr>
            <w:r>
              <w:t>nameServerSetId</w:t>
            </w:r>
          </w:p>
        </w:tc>
        <w:tc>
          <w:tcPr>
            <w:tcW w:w="2175" w:type="dxa"/>
          </w:tcPr>
          <w:p w:rsidR="00684821" w:rsidRDefault="00684821" w:rsidP="00B513A3">
            <w:pPr>
              <w:pStyle w:val="Table-Text"/>
            </w:pPr>
            <w:r>
              <w:t>uuid</w:t>
            </w:r>
          </w:p>
        </w:tc>
        <w:tc>
          <w:tcPr>
            <w:tcW w:w="3507" w:type="dxa"/>
          </w:tcPr>
          <w:p w:rsidR="00684821" w:rsidRDefault="00684821" w:rsidP="00B513A3">
            <w:pPr>
              <w:pStyle w:val="Table-Text"/>
            </w:pPr>
            <w:r>
              <w:t>The UUID of the name server set associated with this zone</w:t>
            </w:r>
          </w:p>
        </w:tc>
      </w:tr>
      <w:tr w:rsidR="00684821" w:rsidTr="00A11CBE">
        <w:trPr>
          <w:trHeight w:val="113"/>
          <w:tblHeader w:val="0"/>
        </w:trPr>
        <w:tc>
          <w:tcPr>
            <w:tcW w:w="2965" w:type="dxa"/>
          </w:tcPr>
          <w:p w:rsidR="00684821" w:rsidRDefault="00684821" w:rsidP="00B513A3">
            <w:pPr>
              <w:pStyle w:val="Table-Text"/>
            </w:pPr>
            <w:r>
              <w:t>nameServerSetName</w:t>
            </w:r>
          </w:p>
        </w:tc>
        <w:tc>
          <w:tcPr>
            <w:tcW w:w="2175" w:type="dxa"/>
          </w:tcPr>
          <w:p w:rsidR="00684821" w:rsidRDefault="00684821" w:rsidP="00B513A3">
            <w:pPr>
              <w:pStyle w:val="Table-Text"/>
            </w:pPr>
            <w:r>
              <w:t>string</w:t>
            </w:r>
          </w:p>
        </w:tc>
        <w:tc>
          <w:tcPr>
            <w:tcW w:w="3507" w:type="dxa"/>
          </w:tcPr>
          <w:p w:rsidR="00684821" w:rsidRDefault="00684821" w:rsidP="00B513A3">
            <w:pPr>
              <w:pStyle w:val="Table-Text"/>
            </w:pPr>
            <w:r>
              <w:t>The name of the associated name server set</w:t>
            </w:r>
          </w:p>
        </w:tc>
      </w:tr>
      <w:tr w:rsidR="00684821" w:rsidTr="00A11CBE">
        <w:trPr>
          <w:trHeight w:val="113"/>
          <w:tblHeader w:val="0"/>
        </w:trPr>
        <w:tc>
          <w:tcPr>
            <w:tcW w:w="2965" w:type="dxa"/>
          </w:tcPr>
          <w:p w:rsidR="00684821" w:rsidRDefault="00684821" w:rsidP="00B513A3">
            <w:pPr>
              <w:pStyle w:val="Table-Text"/>
            </w:pPr>
            <w:r>
              <w:t>nameServerInterfaceSetId</w:t>
            </w:r>
          </w:p>
        </w:tc>
        <w:tc>
          <w:tcPr>
            <w:tcW w:w="2175" w:type="dxa"/>
          </w:tcPr>
          <w:p w:rsidR="00684821" w:rsidRDefault="00684821" w:rsidP="00B513A3">
            <w:pPr>
              <w:pStyle w:val="Table-Text"/>
            </w:pPr>
            <w:r>
              <w:t>uuid</w:t>
            </w:r>
          </w:p>
        </w:tc>
        <w:tc>
          <w:tcPr>
            <w:tcW w:w="3507" w:type="dxa"/>
          </w:tcPr>
          <w:p w:rsidR="00684821" w:rsidRDefault="00684821" w:rsidP="00B513A3">
            <w:pPr>
              <w:pStyle w:val="Table-Text"/>
            </w:pPr>
            <w:r>
              <w:t>The UUID of the name server interface set associated with the zone</w:t>
            </w:r>
          </w:p>
        </w:tc>
      </w:tr>
      <w:tr w:rsidR="00684821" w:rsidTr="00A11CBE">
        <w:trPr>
          <w:trHeight w:val="113"/>
          <w:tblHeader w:val="0"/>
        </w:trPr>
        <w:tc>
          <w:tcPr>
            <w:tcW w:w="2965" w:type="dxa"/>
          </w:tcPr>
          <w:p w:rsidR="00684821" w:rsidRDefault="00684821" w:rsidP="00B513A3">
            <w:pPr>
              <w:pStyle w:val="Table-Text"/>
            </w:pPr>
            <w:r>
              <w:t>nameServerInterfaceSetName</w:t>
            </w:r>
          </w:p>
        </w:tc>
        <w:tc>
          <w:tcPr>
            <w:tcW w:w="2175" w:type="dxa"/>
          </w:tcPr>
          <w:p w:rsidR="00684821" w:rsidRDefault="00684821" w:rsidP="00B513A3">
            <w:pPr>
              <w:pStyle w:val="Table-Text"/>
            </w:pPr>
            <w:r>
              <w:t>string</w:t>
            </w:r>
          </w:p>
        </w:tc>
        <w:tc>
          <w:tcPr>
            <w:tcW w:w="3507" w:type="dxa"/>
          </w:tcPr>
          <w:p w:rsidR="00684821" w:rsidRDefault="00684821" w:rsidP="00B513A3">
            <w:pPr>
              <w:pStyle w:val="Table-Text"/>
            </w:pPr>
            <w:r>
              <w:t>The name of the associated name server interface set</w:t>
            </w:r>
          </w:p>
        </w:tc>
      </w:tr>
      <w:tr w:rsidR="00684821" w:rsidTr="00A11CBE">
        <w:trPr>
          <w:trHeight w:val="113"/>
          <w:tblHeader w:val="0"/>
        </w:trPr>
        <w:tc>
          <w:tcPr>
            <w:tcW w:w="2965" w:type="dxa"/>
          </w:tcPr>
          <w:p w:rsidR="00684821" w:rsidRDefault="00684821" w:rsidP="00B513A3">
            <w:pPr>
              <w:pStyle w:val="Table-Text"/>
            </w:pPr>
            <w:r>
              <w:t>planId</w:t>
            </w:r>
          </w:p>
        </w:tc>
        <w:tc>
          <w:tcPr>
            <w:tcW w:w="2175" w:type="dxa"/>
          </w:tcPr>
          <w:p w:rsidR="00684821" w:rsidRDefault="00684821" w:rsidP="00B513A3">
            <w:pPr>
              <w:pStyle w:val="Table-Text"/>
            </w:pPr>
            <w:r>
              <w:t>uuid</w:t>
            </w:r>
          </w:p>
        </w:tc>
        <w:tc>
          <w:tcPr>
            <w:tcW w:w="3507" w:type="dxa"/>
          </w:tcPr>
          <w:p w:rsidR="00684821" w:rsidRDefault="00684821" w:rsidP="00B513A3">
            <w:pPr>
              <w:pStyle w:val="Table-Text"/>
            </w:pPr>
            <w:r>
              <w:t>The UUID of the plan that the zone is currently on</w:t>
            </w:r>
          </w:p>
        </w:tc>
      </w:tr>
      <w:tr w:rsidR="00684821" w:rsidTr="00A11CBE">
        <w:trPr>
          <w:trHeight w:val="113"/>
          <w:tblHeader w:val="0"/>
        </w:trPr>
        <w:tc>
          <w:tcPr>
            <w:tcW w:w="2965" w:type="dxa"/>
          </w:tcPr>
          <w:p w:rsidR="00684821" w:rsidRDefault="00684821" w:rsidP="00B513A3">
            <w:pPr>
              <w:pStyle w:val="Table-Text"/>
            </w:pPr>
            <w:r>
              <w:t>planName</w:t>
            </w:r>
          </w:p>
        </w:tc>
        <w:tc>
          <w:tcPr>
            <w:tcW w:w="2175" w:type="dxa"/>
          </w:tcPr>
          <w:p w:rsidR="00684821" w:rsidRDefault="00684821" w:rsidP="00B513A3">
            <w:pPr>
              <w:pStyle w:val="Table-Text"/>
            </w:pPr>
            <w:r>
              <w:t>string</w:t>
            </w:r>
          </w:p>
        </w:tc>
        <w:tc>
          <w:tcPr>
            <w:tcW w:w="3507" w:type="dxa"/>
          </w:tcPr>
          <w:p w:rsidR="00684821" w:rsidRDefault="00684821" w:rsidP="00B513A3">
            <w:pPr>
              <w:pStyle w:val="Table-Text"/>
            </w:pPr>
            <w:r>
              <w:t>The name of the plan that the zone is currently on</w:t>
            </w:r>
          </w:p>
        </w:tc>
      </w:tr>
      <w:tr w:rsidR="00684821" w:rsidTr="00A11CBE">
        <w:trPr>
          <w:trHeight w:val="113"/>
          <w:tblHeader w:val="0"/>
        </w:trPr>
        <w:tc>
          <w:tcPr>
            <w:tcW w:w="2965" w:type="dxa"/>
          </w:tcPr>
          <w:p w:rsidR="00684821" w:rsidRDefault="00684821" w:rsidP="00B513A3">
            <w:pPr>
              <w:pStyle w:val="Table-Text"/>
            </w:pPr>
            <w:r>
              <w:t>sponsorAccountId</w:t>
            </w:r>
          </w:p>
        </w:tc>
        <w:tc>
          <w:tcPr>
            <w:tcW w:w="2175" w:type="dxa"/>
          </w:tcPr>
          <w:p w:rsidR="00684821" w:rsidRDefault="00684821" w:rsidP="00B513A3">
            <w:pPr>
              <w:pStyle w:val="Table-Text"/>
            </w:pPr>
            <w:r>
              <w:t>uuid</w:t>
            </w:r>
          </w:p>
        </w:tc>
        <w:tc>
          <w:tcPr>
            <w:tcW w:w="3507" w:type="dxa"/>
          </w:tcPr>
          <w:p w:rsidR="00684821" w:rsidRDefault="00684821" w:rsidP="00B513A3">
            <w:pPr>
              <w:pStyle w:val="Table-Text"/>
            </w:pPr>
            <w:r>
              <w:t>The UUID of the account which sponsors or ‘owns’ the zone</w:t>
            </w:r>
          </w:p>
        </w:tc>
      </w:tr>
      <w:tr w:rsidR="00684821" w:rsidTr="00A11CBE">
        <w:trPr>
          <w:trHeight w:val="113"/>
          <w:tblHeader w:val="0"/>
        </w:trPr>
        <w:tc>
          <w:tcPr>
            <w:tcW w:w="2965" w:type="dxa"/>
          </w:tcPr>
          <w:p w:rsidR="00684821" w:rsidRDefault="00684821" w:rsidP="00B513A3">
            <w:pPr>
              <w:pStyle w:val="Table-Text"/>
            </w:pPr>
            <w:r>
              <w:t>sponsorAccountIdentifier</w:t>
            </w:r>
          </w:p>
        </w:tc>
        <w:tc>
          <w:tcPr>
            <w:tcW w:w="2175" w:type="dxa"/>
          </w:tcPr>
          <w:p w:rsidR="00684821" w:rsidRDefault="00684821" w:rsidP="00B513A3">
            <w:pPr>
              <w:pStyle w:val="Table-Text"/>
            </w:pPr>
            <w:r>
              <w:t>string</w:t>
            </w:r>
          </w:p>
        </w:tc>
        <w:tc>
          <w:tcPr>
            <w:tcW w:w="3507" w:type="dxa"/>
          </w:tcPr>
          <w:p w:rsidR="00684821" w:rsidRDefault="00684821" w:rsidP="00B513A3">
            <w:pPr>
              <w:pStyle w:val="Table-Text"/>
            </w:pPr>
            <w:r>
              <w:t>The identifier of the account which sponsors the zone</w:t>
            </w:r>
          </w:p>
        </w:tc>
      </w:tr>
      <w:tr w:rsidR="00684821" w:rsidTr="00A11CBE">
        <w:trPr>
          <w:trHeight w:val="113"/>
          <w:tblHeader w:val="0"/>
        </w:trPr>
        <w:tc>
          <w:tcPr>
            <w:tcW w:w="2965" w:type="dxa"/>
          </w:tcPr>
          <w:p w:rsidR="00684821" w:rsidRDefault="00684821" w:rsidP="00B513A3">
            <w:pPr>
              <w:pStyle w:val="Table-Text"/>
            </w:pPr>
            <w:r w:rsidRPr="00AF6C94">
              <w:t>delegationResourceRecords</w:t>
            </w:r>
          </w:p>
        </w:tc>
        <w:tc>
          <w:tcPr>
            <w:tcW w:w="2175" w:type="dxa"/>
          </w:tcPr>
          <w:p w:rsidR="00684821" w:rsidRDefault="00684821" w:rsidP="00B513A3">
            <w:pPr>
              <w:pStyle w:val="Table-Text"/>
            </w:pPr>
            <w:r>
              <w:t>ResourceRecord[]</w:t>
            </w:r>
          </w:p>
        </w:tc>
        <w:tc>
          <w:tcPr>
            <w:tcW w:w="3507" w:type="dxa"/>
          </w:tcPr>
          <w:p w:rsidR="00684821" w:rsidRDefault="00684821" w:rsidP="00B513A3">
            <w:pPr>
              <w:pStyle w:val="Table-Text"/>
            </w:pPr>
            <w:r>
              <w:t>The list of the resource records that are to be provide</w:t>
            </w:r>
            <w:ins w:id="500" w:author="Arnaud Dumont" w:date="2014-02-11T13:50:00Z">
              <w:r>
                <w:t>d</w:t>
              </w:r>
            </w:ins>
            <w:r>
              <w:t xml:space="preserve"> to the parent zone for the child zone delegation. This is typically the NS records and any required glue records</w:t>
            </w:r>
          </w:p>
        </w:tc>
      </w:tr>
      <w:tr w:rsidR="00684821" w:rsidTr="00A11CBE">
        <w:trPr>
          <w:trHeight w:val="113"/>
          <w:tblHeader w:val="0"/>
        </w:trPr>
        <w:tc>
          <w:tcPr>
            <w:tcW w:w="2965" w:type="dxa"/>
          </w:tcPr>
          <w:p w:rsidR="00684821" w:rsidRDefault="00684821" w:rsidP="00B513A3">
            <w:pPr>
              <w:pStyle w:val="Table-Text"/>
            </w:pPr>
            <w:r>
              <w:lastRenderedPageBreak/>
              <w:t>ddnsResourceRecords</w:t>
            </w:r>
          </w:p>
        </w:tc>
        <w:tc>
          <w:tcPr>
            <w:tcW w:w="2175" w:type="dxa"/>
          </w:tcPr>
          <w:p w:rsidR="00684821" w:rsidRDefault="00684821" w:rsidP="00B513A3">
            <w:pPr>
              <w:pStyle w:val="Table-Text"/>
            </w:pPr>
            <w:r>
              <w:t>ResourceRecord[]</w:t>
            </w:r>
          </w:p>
        </w:tc>
        <w:tc>
          <w:tcPr>
            <w:tcW w:w="3507" w:type="dxa"/>
          </w:tcPr>
          <w:p w:rsidR="00684821" w:rsidRDefault="00684821" w:rsidP="00B513A3">
            <w:pPr>
              <w:pStyle w:val="Table-Text"/>
            </w:pPr>
            <w:r>
              <w:t>The list of system generated resource records for the zone. This is typically the SOA and NS records</w:t>
            </w:r>
          </w:p>
        </w:tc>
      </w:tr>
      <w:tr w:rsidR="00684821" w:rsidTr="00A11CBE">
        <w:trPr>
          <w:trHeight w:val="113"/>
          <w:tblHeader w:val="0"/>
        </w:trPr>
        <w:tc>
          <w:tcPr>
            <w:tcW w:w="2965" w:type="dxa"/>
          </w:tcPr>
          <w:p w:rsidR="00684821" w:rsidRDefault="00684821" w:rsidP="00B513A3">
            <w:pPr>
              <w:pStyle w:val="Table-Text"/>
            </w:pPr>
            <w:r>
              <w:t>resourceRecords</w:t>
            </w:r>
          </w:p>
        </w:tc>
        <w:tc>
          <w:tcPr>
            <w:tcW w:w="2175" w:type="dxa"/>
          </w:tcPr>
          <w:p w:rsidR="00684821" w:rsidRDefault="00684821" w:rsidP="00B513A3">
            <w:pPr>
              <w:pStyle w:val="Table-Text"/>
            </w:pPr>
            <w:r>
              <w:t>ResourceRecord[]</w:t>
            </w:r>
          </w:p>
        </w:tc>
        <w:tc>
          <w:tcPr>
            <w:tcW w:w="3507" w:type="dxa"/>
          </w:tcPr>
          <w:p w:rsidR="00684821" w:rsidRDefault="00684821" w:rsidP="00B513A3">
            <w:pPr>
              <w:pStyle w:val="Table-Text"/>
            </w:pPr>
            <w:r>
              <w:t>The list of the user supplied (and modifiable) resource records associated with the zone</w:t>
            </w:r>
          </w:p>
        </w:tc>
      </w:tr>
      <w:tr w:rsidR="00684821" w:rsidTr="00A11CBE">
        <w:trPr>
          <w:trHeight w:val="113"/>
          <w:tblHeader w:val="0"/>
        </w:trPr>
        <w:tc>
          <w:tcPr>
            <w:tcW w:w="2965" w:type="dxa"/>
          </w:tcPr>
          <w:p w:rsidR="00684821" w:rsidRDefault="00684821" w:rsidP="00B513A3">
            <w:pPr>
              <w:pStyle w:val="Table-Text"/>
            </w:pPr>
            <w:r>
              <w:t>createDate</w:t>
            </w:r>
          </w:p>
        </w:tc>
        <w:tc>
          <w:tcPr>
            <w:tcW w:w="2175" w:type="dxa"/>
          </w:tcPr>
          <w:p w:rsidR="00684821" w:rsidRDefault="00684821" w:rsidP="00B513A3">
            <w:pPr>
              <w:pStyle w:val="Table-Text"/>
            </w:pPr>
            <w:r>
              <w:t>timestamp</w:t>
            </w:r>
          </w:p>
        </w:tc>
        <w:tc>
          <w:tcPr>
            <w:tcW w:w="3507" w:type="dxa"/>
          </w:tcPr>
          <w:p w:rsidR="00684821" w:rsidRDefault="00684821" w:rsidP="00B513A3">
            <w:pPr>
              <w:pStyle w:val="Table-Text"/>
            </w:pPr>
            <w:r>
              <w:t>The date and time in UTC that this object was created</w:t>
            </w:r>
          </w:p>
        </w:tc>
      </w:tr>
      <w:tr w:rsidR="00684821" w:rsidTr="00A11CBE">
        <w:trPr>
          <w:trHeight w:val="113"/>
          <w:tblHeader w:val="0"/>
        </w:trPr>
        <w:tc>
          <w:tcPr>
            <w:tcW w:w="2965" w:type="dxa"/>
          </w:tcPr>
          <w:p w:rsidR="00684821" w:rsidRDefault="00684821" w:rsidP="00B513A3">
            <w:pPr>
              <w:pStyle w:val="Table-Text"/>
            </w:pPr>
            <w:r>
              <w:t>createAccountId</w:t>
            </w:r>
          </w:p>
        </w:tc>
        <w:tc>
          <w:tcPr>
            <w:tcW w:w="2175" w:type="dxa"/>
          </w:tcPr>
          <w:p w:rsidR="00684821" w:rsidRDefault="00684821" w:rsidP="00B513A3">
            <w:pPr>
              <w:pStyle w:val="Table-Text"/>
            </w:pPr>
            <w:r>
              <w:t>uuid</w:t>
            </w:r>
          </w:p>
        </w:tc>
        <w:tc>
          <w:tcPr>
            <w:tcW w:w="3507" w:type="dxa"/>
          </w:tcPr>
          <w:p w:rsidR="00684821" w:rsidRDefault="00684821" w:rsidP="00B513A3">
            <w:pPr>
              <w:pStyle w:val="Table-Text"/>
            </w:pPr>
            <w:r>
              <w:t>The UUID of the account which created the object</w:t>
            </w:r>
          </w:p>
        </w:tc>
      </w:tr>
      <w:tr w:rsidR="00684821" w:rsidTr="00A11CBE">
        <w:trPr>
          <w:trHeight w:val="113"/>
          <w:tblHeader w:val="0"/>
        </w:trPr>
        <w:tc>
          <w:tcPr>
            <w:tcW w:w="2965" w:type="dxa"/>
          </w:tcPr>
          <w:p w:rsidR="00684821" w:rsidRDefault="00684821" w:rsidP="00B513A3">
            <w:pPr>
              <w:pStyle w:val="Table-Text"/>
            </w:pPr>
            <w:r>
              <w:t>createAccountIdentifier</w:t>
            </w:r>
          </w:p>
        </w:tc>
        <w:tc>
          <w:tcPr>
            <w:tcW w:w="2175" w:type="dxa"/>
          </w:tcPr>
          <w:p w:rsidR="00684821" w:rsidRDefault="00684821" w:rsidP="00B513A3">
            <w:pPr>
              <w:pStyle w:val="Table-Text"/>
            </w:pPr>
            <w:r>
              <w:t>string</w:t>
            </w:r>
          </w:p>
        </w:tc>
        <w:tc>
          <w:tcPr>
            <w:tcW w:w="3507" w:type="dxa"/>
          </w:tcPr>
          <w:p w:rsidR="00684821" w:rsidRDefault="00684821" w:rsidP="00B513A3">
            <w:pPr>
              <w:pStyle w:val="Table-Text"/>
            </w:pPr>
            <w:r>
              <w:t>The identifier of the account which created the object</w:t>
            </w:r>
          </w:p>
        </w:tc>
      </w:tr>
      <w:tr w:rsidR="00684821" w:rsidTr="00A11CBE">
        <w:trPr>
          <w:trHeight w:val="113"/>
          <w:tblHeader w:val="0"/>
        </w:trPr>
        <w:tc>
          <w:tcPr>
            <w:tcW w:w="2965" w:type="dxa"/>
          </w:tcPr>
          <w:p w:rsidR="00684821" w:rsidRDefault="00684821" w:rsidP="00B513A3">
            <w:pPr>
              <w:pStyle w:val="Table-Text"/>
            </w:pPr>
            <w:r>
              <w:t>createUserId</w:t>
            </w:r>
          </w:p>
        </w:tc>
        <w:tc>
          <w:tcPr>
            <w:tcW w:w="2175" w:type="dxa"/>
          </w:tcPr>
          <w:p w:rsidR="00684821" w:rsidRDefault="00684821" w:rsidP="00B513A3">
            <w:pPr>
              <w:pStyle w:val="Table-Text"/>
            </w:pPr>
            <w:r>
              <w:t>uuid</w:t>
            </w:r>
          </w:p>
        </w:tc>
        <w:tc>
          <w:tcPr>
            <w:tcW w:w="3507" w:type="dxa"/>
          </w:tcPr>
          <w:p w:rsidR="00684821" w:rsidRDefault="00684821" w:rsidP="00B513A3">
            <w:pPr>
              <w:pStyle w:val="Table-Text"/>
            </w:pPr>
            <w:r>
              <w:t>The UUID of the user which created the object</w:t>
            </w:r>
          </w:p>
        </w:tc>
      </w:tr>
      <w:tr w:rsidR="00684821" w:rsidTr="00A11CBE">
        <w:trPr>
          <w:trHeight w:val="113"/>
          <w:tblHeader w:val="0"/>
        </w:trPr>
        <w:tc>
          <w:tcPr>
            <w:tcW w:w="2965" w:type="dxa"/>
          </w:tcPr>
          <w:p w:rsidR="00684821" w:rsidRDefault="00684821" w:rsidP="00B513A3">
            <w:pPr>
              <w:pStyle w:val="Table-Text"/>
            </w:pPr>
            <w:r>
              <w:t>createUserName</w:t>
            </w:r>
          </w:p>
        </w:tc>
        <w:tc>
          <w:tcPr>
            <w:tcW w:w="2175" w:type="dxa"/>
          </w:tcPr>
          <w:p w:rsidR="00684821" w:rsidRDefault="00684821" w:rsidP="00B513A3">
            <w:pPr>
              <w:pStyle w:val="Table-Text"/>
            </w:pPr>
            <w:r>
              <w:t>string</w:t>
            </w:r>
          </w:p>
        </w:tc>
        <w:tc>
          <w:tcPr>
            <w:tcW w:w="3507" w:type="dxa"/>
          </w:tcPr>
          <w:p w:rsidR="00684821" w:rsidRDefault="00684821" w:rsidP="00B513A3">
            <w:pPr>
              <w:pStyle w:val="Table-Text"/>
            </w:pPr>
            <w:r>
              <w:t>The name of the user which created the object</w:t>
            </w:r>
          </w:p>
        </w:tc>
      </w:tr>
      <w:tr w:rsidR="00684821" w:rsidTr="00A11CBE">
        <w:trPr>
          <w:trHeight w:val="113"/>
          <w:tblHeader w:val="0"/>
        </w:trPr>
        <w:tc>
          <w:tcPr>
            <w:tcW w:w="2965" w:type="dxa"/>
          </w:tcPr>
          <w:p w:rsidR="00684821" w:rsidRDefault="00684821" w:rsidP="00B513A3">
            <w:pPr>
              <w:pStyle w:val="Table-Text"/>
            </w:pPr>
            <w:r>
              <w:t>lastUpdateDate</w:t>
            </w:r>
          </w:p>
        </w:tc>
        <w:tc>
          <w:tcPr>
            <w:tcW w:w="2175" w:type="dxa"/>
          </w:tcPr>
          <w:p w:rsidR="00684821" w:rsidRDefault="00684821" w:rsidP="00B513A3">
            <w:pPr>
              <w:pStyle w:val="Table-Text"/>
            </w:pPr>
            <w:r>
              <w:t>timestamp</w:t>
            </w:r>
          </w:p>
        </w:tc>
        <w:tc>
          <w:tcPr>
            <w:tcW w:w="3507" w:type="dxa"/>
          </w:tcPr>
          <w:p w:rsidR="00684821" w:rsidRDefault="00684821" w:rsidP="00B513A3">
            <w:pPr>
              <w:pStyle w:val="Table-Text"/>
            </w:pPr>
            <w:r>
              <w:t>The date and time in UTC that this object was last updated, null if the object has never been updated</w:t>
            </w:r>
          </w:p>
        </w:tc>
      </w:tr>
      <w:tr w:rsidR="00684821" w:rsidTr="00A11CBE">
        <w:trPr>
          <w:trHeight w:val="113"/>
          <w:tblHeader w:val="0"/>
        </w:trPr>
        <w:tc>
          <w:tcPr>
            <w:tcW w:w="2965" w:type="dxa"/>
          </w:tcPr>
          <w:p w:rsidR="00684821" w:rsidRDefault="00684821" w:rsidP="00B513A3">
            <w:pPr>
              <w:pStyle w:val="Table-Text"/>
            </w:pPr>
            <w:r>
              <w:t>lastUpdateAccountId</w:t>
            </w:r>
          </w:p>
        </w:tc>
        <w:tc>
          <w:tcPr>
            <w:tcW w:w="2175" w:type="dxa"/>
          </w:tcPr>
          <w:p w:rsidR="00684821" w:rsidRDefault="00684821" w:rsidP="00B513A3">
            <w:pPr>
              <w:pStyle w:val="Table-Text"/>
            </w:pPr>
            <w:r>
              <w:t>uuid</w:t>
            </w:r>
          </w:p>
        </w:tc>
        <w:tc>
          <w:tcPr>
            <w:tcW w:w="3507" w:type="dxa"/>
          </w:tcPr>
          <w:p w:rsidR="00684821" w:rsidRDefault="00684821" w:rsidP="00B513A3">
            <w:pPr>
              <w:pStyle w:val="Table-Text"/>
            </w:pPr>
            <w:r>
              <w:t>The UUID of the account which last updated the object, null if the object has never been updated</w:t>
            </w:r>
          </w:p>
        </w:tc>
      </w:tr>
      <w:tr w:rsidR="00684821" w:rsidTr="00A11CBE">
        <w:trPr>
          <w:trHeight w:val="113"/>
          <w:tblHeader w:val="0"/>
        </w:trPr>
        <w:tc>
          <w:tcPr>
            <w:tcW w:w="2965" w:type="dxa"/>
          </w:tcPr>
          <w:p w:rsidR="00684821" w:rsidRDefault="00684821" w:rsidP="00B513A3">
            <w:pPr>
              <w:pStyle w:val="Table-Text"/>
            </w:pPr>
            <w:r>
              <w:t>lastUpdateAccountIdentifier</w:t>
            </w:r>
          </w:p>
        </w:tc>
        <w:tc>
          <w:tcPr>
            <w:tcW w:w="2175" w:type="dxa"/>
          </w:tcPr>
          <w:p w:rsidR="00684821" w:rsidRDefault="00684821" w:rsidP="00B513A3">
            <w:pPr>
              <w:pStyle w:val="Table-Text"/>
            </w:pPr>
            <w:r>
              <w:t>string</w:t>
            </w:r>
          </w:p>
        </w:tc>
        <w:tc>
          <w:tcPr>
            <w:tcW w:w="3507" w:type="dxa"/>
          </w:tcPr>
          <w:p w:rsidR="00684821" w:rsidRDefault="00684821" w:rsidP="00B513A3">
            <w:pPr>
              <w:pStyle w:val="Table-Text"/>
            </w:pPr>
            <w:r>
              <w:t>The identifier of the account which last updated the object, null if the object has never been updated</w:t>
            </w:r>
          </w:p>
        </w:tc>
      </w:tr>
      <w:tr w:rsidR="00684821" w:rsidTr="00A11CBE">
        <w:trPr>
          <w:trHeight w:val="113"/>
          <w:tblHeader w:val="0"/>
        </w:trPr>
        <w:tc>
          <w:tcPr>
            <w:tcW w:w="2965" w:type="dxa"/>
          </w:tcPr>
          <w:p w:rsidR="00684821" w:rsidRDefault="00684821" w:rsidP="00B513A3">
            <w:pPr>
              <w:pStyle w:val="Table-Text"/>
            </w:pPr>
            <w:r>
              <w:t>lastUpdateUserId</w:t>
            </w:r>
          </w:p>
        </w:tc>
        <w:tc>
          <w:tcPr>
            <w:tcW w:w="2175" w:type="dxa"/>
          </w:tcPr>
          <w:p w:rsidR="00684821" w:rsidRDefault="00684821" w:rsidP="00B513A3">
            <w:pPr>
              <w:pStyle w:val="Table-Text"/>
            </w:pPr>
            <w:r>
              <w:t>uuid</w:t>
            </w:r>
          </w:p>
        </w:tc>
        <w:tc>
          <w:tcPr>
            <w:tcW w:w="3507" w:type="dxa"/>
          </w:tcPr>
          <w:p w:rsidR="00684821" w:rsidRDefault="00684821" w:rsidP="00B513A3">
            <w:pPr>
              <w:pStyle w:val="Table-Text"/>
            </w:pPr>
            <w:r>
              <w:t>The UUID of the user which last updated the object, null if the object has never been updated</w:t>
            </w:r>
          </w:p>
        </w:tc>
      </w:tr>
      <w:tr w:rsidR="00684821" w:rsidTr="00A11CBE">
        <w:trPr>
          <w:trHeight w:val="113"/>
          <w:tblHeader w:val="0"/>
        </w:trPr>
        <w:tc>
          <w:tcPr>
            <w:tcW w:w="2965" w:type="dxa"/>
          </w:tcPr>
          <w:p w:rsidR="00684821" w:rsidRDefault="00684821" w:rsidP="00B513A3">
            <w:pPr>
              <w:pStyle w:val="Table-Text"/>
            </w:pPr>
            <w:r>
              <w:t>lastUpdateUserName</w:t>
            </w:r>
          </w:p>
        </w:tc>
        <w:tc>
          <w:tcPr>
            <w:tcW w:w="2175" w:type="dxa"/>
          </w:tcPr>
          <w:p w:rsidR="00684821" w:rsidRDefault="00684821" w:rsidP="00B513A3">
            <w:pPr>
              <w:pStyle w:val="Table-Text"/>
            </w:pPr>
            <w:r>
              <w:t>string</w:t>
            </w:r>
          </w:p>
        </w:tc>
        <w:tc>
          <w:tcPr>
            <w:tcW w:w="3507" w:type="dxa"/>
          </w:tcPr>
          <w:p w:rsidR="00684821" w:rsidRDefault="00684821" w:rsidP="00B513A3">
            <w:pPr>
              <w:pStyle w:val="Table-Text"/>
            </w:pPr>
            <w:r>
              <w:t>The name of the user which last updated the object, null if the object has never been updated</w:t>
            </w:r>
          </w:p>
        </w:tc>
      </w:tr>
    </w:tbl>
    <w:p w:rsidR="00B513A3" w:rsidRDefault="00B513A3" w:rsidP="006D6E92">
      <w:r w:rsidRPr="00B513A3">
        <w:t xml:space="preserve">The ResourceRecord object is a ‘super type’ covering all support resource records, it is detailed in the Zone Get Command specified in section </w:t>
      </w:r>
      <w:r w:rsidR="00BA7A47">
        <w:t>8.1</w:t>
      </w:r>
      <w:r w:rsidRPr="00B513A3">
        <w:t>.</w:t>
      </w:r>
    </w:p>
    <w:p w:rsidR="00B513A3" w:rsidRDefault="00B513A3" w:rsidP="00B513A3">
      <w:pPr>
        <w:pStyle w:val="Heading3"/>
      </w:pPr>
      <w:r>
        <w:t>Example</w:t>
      </w:r>
    </w:p>
    <w:p w:rsidR="00B513A3" w:rsidRDefault="00B513A3" w:rsidP="00B513A3">
      <w:r w:rsidRPr="00B513A3">
        <w:t>Below is an example of a zone create command request and response:</w:t>
      </w:r>
    </w:p>
    <w:p w:rsidR="00B513A3" w:rsidRDefault="00B513A3" w:rsidP="00B513A3">
      <w:r w:rsidRPr="00B513A3">
        <w:t>Request:</w:t>
      </w:r>
    </w:p>
    <w:p w:rsidR="00B513A3" w:rsidRDefault="00B513A3" w:rsidP="00B513A3">
      <w:pPr>
        <w:pStyle w:val="Code"/>
      </w:pPr>
      <w:r>
        <w:t>POST /zones/ HTTP/1.1</w:t>
      </w:r>
    </w:p>
    <w:p w:rsidR="00B513A3" w:rsidRDefault="00B513A3" w:rsidP="00B513A3">
      <w:pPr>
        <w:pStyle w:val="Code"/>
      </w:pPr>
      <w:r>
        <w:t>Accept: application/json</w:t>
      </w:r>
    </w:p>
    <w:p w:rsidR="00B513A3" w:rsidRDefault="00B513A3" w:rsidP="00B513A3">
      <w:pPr>
        <w:pStyle w:val="Code"/>
      </w:pPr>
      <w:r>
        <w:t>Client-Transaction-Id: fd0c4e2c-fc72-4242-b0d7-3cc922c9a86b</w:t>
      </w:r>
    </w:p>
    <w:p w:rsidR="00B513A3" w:rsidRDefault="00B513A3" w:rsidP="00B513A3">
      <w:pPr>
        <w:pStyle w:val="Code"/>
      </w:pPr>
      <w:r>
        <w:t>Content-Type: application/json</w:t>
      </w:r>
    </w:p>
    <w:p w:rsidR="00B513A3" w:rsidRDefault="00B513A3" w:rsidP="00B513A3">
      <w:pPr>
        <w:pStyle w:val="Code"/>
      </w:pPr>
      <w:r>
        <w:t>X-Requested-By: DiscoveryDNS Reseller API Client</w:t>
      </w:r>
    </w:p>
    <w:p w:rsidR="00B513A3" w:rsidRDefault="00B513A3" w:rsidP="00B513A3">
      <w:pPr>
        <w:pStyle w:val="Code"/>
      </w:pPr>
      <w:r>
        <w:t>User-Agent: Jersey/2.2 (Apache HttpClient 4.2.5)</w:t>
      </w:r>
    </w:p>
    <w:p w:rsidR="00B513A3" w:rsidRDefault="00B513A3" w:rsidP="00B513A3">
      <w:pPr>
        <w:pStyle w:val="Code"/>
      </w:pPr>
      <w:r>
        <w:t>Host: api.discoverydns.com</w:t>
      </w:r>
    </w:p>
    <w:p w:rsidR="00B513A3" w:rsidRDefault="00B513A3" w:rsidP="00B513A3">
      <w:pPr>
        <w:pStyle w:val="Code"/>
      </w:pPr>
      <w:r>
        <w:t>Connection: Keep-Alive</w:t>
      </w:r>
    </w:p>
    <w:p w:rsidR="00B513A3" w:rsidRDefault="00B513A3" w:rsidP="00B513A3">
      <w:pPr>
        <w:pStyle w:val="Code"/>
      </w:pPr>
      <w:r>
        <w:t>Content-Length: 234</w:t>
      </w:r>
    </w:p>
    <w:p w:rsidR="00B513A3" w:rsidRDefault="00B513A3" w:rsidP="00B513A3">
      <w:pPr>
        <w:pStyle w:val="Code"/>
      </w:pPr>
    </w:p>
    <w:p w:rsidR="00B513A3" w:rsidRDefault="00B513A3" w:rsidP="00B513A3">
      <w:pPr>
        <w:pStyle w:val="Code"/>
      </w:pPr>
      <w:r>
        <w:t>{</w:t>
      </w:r>
    </w:p>
    <w:p w:rsidR="00B513A3" w:rsidRDefault="00B513A3" w:rsidP="00B513A3">
      <w:pPr>
        <w:pStyle w:val="Code"/>
      </w:pPr>
      <w:r>
        <w:t xml:space="preserve">  "zoneCreate" : {</w:t>
      </w:r>
    </w:p>
    <w:p w:rsidR="00B513A3" w:rsidRDefault="00B513A3" w:rsidP="00B513A3">
      <w:pPr>
        <w:pStyle w:val="Code"/>
        <w:rPr>
          <w:ins w:id="501" w:author="Arnaud Dumont" w:date="2014-02-20T11:43:00Z"/>
        </w:rPr>
      </w:pPr>
      <w:r>
        <w:t xml:space="preserve">    "name" : "example.com.au",</w:t>
      </w:r>
    </w:p>
    <w:p w:rsidR="00CB3AB5" w:rsidRDefault="00CB3AB5" w:rsidP="00B513A3">
      <w:pPr>
        <w:pStyle w:val="Code"/>
      </w:pPr>
      <w:ins w:id="502" w:author="Arnaud Dumont" w:date="2014-02-20T11:43:00Z">
        <w:r>
          <w:t xml:space="preserve">    "</w:t>
        </w:r>
        <w:r w:rsidRPr="00CB3AB5">
          <w:t>dnssecSigned</w:t>
        </w:r>
        <w:r>
          <w:t>" : false,</w:t>
        </w:r>
      </w:ins>
    </w:p>
    <w:p w:rsidR="00B513A3" w:rsidRDefault="00B513A3" w:rsidP="00B513A3">
      <w:pPr>
        <w:pStyle w:val="Code"/>
      </w:pPr>
      <w:r>
        <w:t xml:space="preserve">    "brandedNameServers" : true,</w:t>
      </w:r>
    </w:p>
    <w:p w:rsidR="00B513A3" w:rsidRDefault="00B513A3" w:rsidP="00B513A3">
      <w:pPr>
        <w:pStyle w:val="Code"/>
      </w:pPr>
      <w:r>
        <w:t xml:space="preserve">    "group" : "mygroup",</w:t>
      </w:r>
    </w:p>
    <w:p w:rsidR="00B513A3" w:rsidRDefault="00B513A3" w:rsidP="00B513A3">
      <w:pPr>
        <w:pStyle w:val="Code"/>
      </w:pPr>
      <w:r>
        <w:t xml:space="preserve">    "nameServerSetId" : "75dc78a1-97b6-4b72-9a3d-7bf66d48746d",</w:t>
      </w:r>
    </w:p>
    <w:p w:rsidR="00B513A3" w:rsidRDefault="00B513A3" w:rsidP="00B513A3">
      <w:pPr>
        <w:pStyle w:val="Code"/>
      </w:pPr>
      <w:r>
        <w:t xml:space="preserve">    "planId" : "43915703-6bd2-4ba9-af0a-ea590be939db"</w:t>
      </w:r>
    </w:p>
    <w:p w:rsidR="00B513A3" w:rsidRDefault="00B513A3" w:rsidP="00B513A3">
      <w:pPr>
        <w:pStyle w:val="Code"/>
      </w:pPr>
      <w:r>
        <w:t xml:space="preserve">  }</w:t>
      </w:r>
    </w:p>
    <w:p w:rsidR="00B513A3" w:rsidRDefault="00B513A3" w:rsidP="00B513A3">
      <w:pPr>
        <w:pStyle w:val="Code"/>
      </w:pPr>
      <w:r>
        <w:t>}</w:t>
      </w:r>
    </w:p>
    <w:p w:rsidR="00B513A3" w:rsidRDefault="00B513A3" w:rsidP="00B513A3">
      <w:r>
        <w:t>Response:</w:t>
      </w:r>
    </w:p>
    <w:p w:rsidR="00B513A3" w:rsidRDefault="00B513A3" w:rsidP="00B513A3">
      <w:pPr>
        <w:pStyle w:val="Code"/>
      </w:pPr>
      <w:r>
        <w:t>HTTP/1.1 200 OK</w:t>
      </w:r>
    </w:p>
    <w:p w:rsidR="00B513A3" w:rsidRDefault="00B513A3" w:rsidP="00B513A3">
      <w:pPr>
        <w:pStyle w:val="Code"/>
      </w:pPr>
      <w:r>
        <w:t>Content-Type: application/json</w:t>
      </w:r>
    </w:p>
    <w:p w:rsidR="00B513A3" w:rsidRDefault="00B513A3" w:rsidP="00B513A3">
      <w:pPr>
        <w:pStyle w:val="Code"/>
      </w:pPr>
      <w:r>
        <w:t>Last-Modified: Sun, 06 Oct 2013 18:39:52 GMT</w:t>
      </w:r>
    </w:p>
    <w:p w:rsidR="00B513A3" w:rsidRDefault="00B513A3" w:rsidP="00B513A3">
      <w:pPr>
        <w:pStyle w:val="Code"/>
      </w:pPr>
      <w:r>
        <w:t>ETag: "0"</w:t>
      </w:r>
    </w:p>
    <w:p w:rsidR="00B513A3" w:rsidRDefault="00B513A3" w:rsidP="00B513A3">
      <w:pPr>
        <w:pStyle w:val="Code"/>
      </w:pPr>
      <w:r>
        <w:t>Cache-Control: private, no-transform, max-age=30</w:t>
      </w:r>
    </w:p>
    <w:p w:rsidR="00B513A3" w:rsidRDefault="00B513A3" w:rsidP="00B513A3">
      <w:pPr>
        <w:pStyle w:val="Code"/>
      </w:pPr>
      <w:r>
        <w:t>Date: Sun, 06 Oct 2013 18:39:52 GMT</w:t>
      </w:r>
    </w:p>
    <w:p w:rsidR="00B513A3" w:rsidRDefault="00B513A3" w:rsidP="00B513A3">
      <w:pPr>
        <w:pStyle w:val="Code"/>
      </w:pPr>
      <w:r>
        <w:t>Server-Transaction-Id: 5e2b0855-831e-4ced-a50f-1a926894ef0f</w:t>
      </w:r>
    </w:p>
    <w:p w:rsidR="00B513A3" w:rsidRDefault="00B513A3" w:rsidP="00B513A3">
      <w:pPr>
        <w:pStyle w:val="Code"/>
      </w:pPr>
      <w:r>
        <w:t>Client-Transaction-Id: 9b5cc71b-24ff-40ef-a801-9f9316bed583</w:t>
      </w:r>
    </w:p>
    <w:p w:rsidR="00B513A3" w:rsidRDefault="00B513A3" w:rsidP="00B513A3">
      <w:pPr>
        <w:pStyle w:val="Code"/>
      </w:pPr>
      <w:r>
        <w:t>Content-Length: 5866</w:t>
      </w:r>
    </w:p>
    <w:p w:rsidR="00B513A3" w:rsidRDefault="00B513A3" w:rsidP="00B513A3">
      <w:pPr>
        <w:pStyle w:val="Code"/>
      </w:pPr>
    </w:p>
    <w:p w:rsidR="00B513A3" w:rsidRDefault="00B513A3" w:rsidP="00B513A3">
      <w:pPr>
        <w:pStyle w:val="Code"/>
      </w:pPr>
      <w:r>
        <w:t>{</w:t>
      </w:r>
    </w:p>
    <w:p w:rsidR="00B513A3" w:rsidRDefault="00B513A3" w:rsidP="00B513A3">
      <w:pPr>
        <w:pStyle w:val="Code"/>
      </w:pPr>
      <w:r>
        <w:t xml:space="preserve">  "zone" : {</w:t>
      </w:r>
    </w:p>
    <w:p w:rsidR="00B513A3" w:rsidRDefault="00B513A3" w:rsidP="00B513A3">
      <w:pPr>
        <w:pStyle w:val="Code"/>
      </w:pPr>
      <w:r>
        <w:t xml:space="preserve">    "@uri" : "https://api.discoverydns.com/zones/01c7c0eb-3859-43a4-b302-972a42949e2c",</w:t>
      </w:r>
    </w:p>
    <w:p w:rsidR="00B513A3" w:rsidRDefault="00B513A3" w:rsidP="00B513A3">
      <w:pPr>
        <w:pStyle w:val="Code"/>
      </w:pPr>
      <w:r>
        <w:t xml:space="preserve">    "id" : "01c7c0eb-3859-43a4-b302-972a42949e2c",</w:t>
      </w:r>
    </w:p>
    <w:p w:rsidR="00B513A3" w:rsidRDefault="00B513A3" w:rsidP="00B513A3">
      <w:pPr>
        <w:pStyle w:val="Code"/>
      </w:pPr>
      <w:r>
        <w:t xml:space="preserve">    "version" : 0,</w:t>
      </w:r>
    </w:p>
    <w:p w:rsidR="00B513A3" w:rsidRDefault="00B513A3" w:rsidP="00B513A3">
      <w:pPr>
        <w:pStyle w:val="Code"/>
      </w:pPr>
      <w:r>
        <w:t xml:space="preserve">    "name" : "example.com.au",</w:t>
      </w:r>
    </w:p>
    <w:p w:rsidR="00B513A3" w:rsidRDefault="00B513A3" w:rsidP="00B513A3">
      <w:pPr>
        <w:pStyle w:val="Code"/>
      </w:pPr>
      <w:r>
        <w:t xml:space="preserve">    "serial" : 1,</w:t>
      </w:r>
    </w:p>
    <w:p w:rsidR="00B513A3" w:rsidRDefault="00B513A3" w:rsidP="00B513A3">
      <w:pPr>
        <w:pStyle w:val="Code"/>
      </w:pPr>
      <w:r>
        <w:t xml:space="preserve">    "brandedNameServers" : true,</w:t>
      </w:r>
    </w:p>
    <w:p w:rsidR="00EA3CD9" w:rsidRDefault="00B513A3" w:rsidP="00EA3CD9">
      <w:pPr>
        <w:pStyle w:val="Code"/>
        <w:rPr>
          <w:ins w:id="503" w:author="Arnaud Dumont" w:date="2014-02-11T14:00:00Z"/>
        </w:rPr>
      </w:pPr>
      <w:r>
        <w:t xml:space="preserve">    "dnssecSigned" : false,</w:t>
      </w:r>
    </w:p>
    <w:p w:rsidR="00684821" w:rsidRDefault="00EA3CD9" w:rsidP="00684821">
      <w:pPr>
        <w:pStyle w:val="Code"/>
        <w:rPr>
          <w:ins w:id="504" w:author="Arnaud Dumont" w:date="2014-06-04T15:37:00Z"/>
        </w:rPr>
      </w:pPr>
      <w:ins w:id="505" w:author="Arnaud Dumont" w:date="2014-02-11T14:00:00Z">
        <w:r>
          <w:t xml:space="preserve">    "</w:t>
        </w:r>
        <w:r w:rsidRPr="006242A4">
          <w:t>zskRollOverState</w:t>
        </w:r>
        <w:r>
          <w:t>" : null,</w:t>
        </w:r>
      </w:ins>
      <w:ins w:id="506" w:author="Arnaud Dumont" w:date="2014-06-04T15:37:00Z">
        <w:r w:rsidR="00684821" w:rsidRPr="00684821">
          <w:t xml:space="preserve"> </w:t>
        </w:r>
      </w:ins>
    </w:p>
    <w:p w:rsidR="00684821" w:rsidRDefault="00684821" w:rsidP="00684821">
      <w:pPr>
        <w:pStyle w:val="Code"/>
        <w:rPr>
          <w:ins w:id="507" w:author="Arnaud Dumont" w:date="2014-06-04T15:37:00Z"/>
        </w:rPr>
      </w:pPr>
      <w:ins w:id="508" w:author="Arnaud Dumont" w:date="2014-06-04T15:37:00Z">
        <w:r>
          <w:t xml:space="preserve">    "</w:t>
        </w:r>
        <w:r w:rsidRPr="008E504F">
          <w:t>pendingOperation</w:t>
        </w:r>
        <w:r>
          <w:t>" : "none",</w:t>
        </w:r>
      </w:ins>
    </w:p>
    <w:p w:rsidR="00B513A3" w:rsidRDefault="00684821" w:rsidP="00684821">
      <w:pPr>
        <w:pStyle w:val="Code"/>
      </w:pPr>
      <w:ins w:id="509" w:author="Arnaud Dumont" w:date="2014-06-04T15:37:00Z">
        <w:r>
          <w:t xml:space="preserve">    "</w:t>
        </w:r>
        <w:r w:rsidRPr="008E504F">
          <w:t>lastPublishDate</w:t>
        </w:r>
        <w:r>
          <w:t>" : null,</w:t>
        </w:r>
      </w:ins>
    </w:p>
    <w:p w:rsidR="00B513A3" w:rsidRDefault="00B513A3" w:rsidP="00B513A3">
      <w:pPr>
        <w:pStyle w:val="Code"/>
      </w:pPr>
      <w:r>
        <w:t xml:space="preserve">    "group" : "mygroup",</w:t>
      </w:r>
    </w:p>
    <w:p w:rsidR="00B513A3" w:rsidRDefault="00B513A3" w:rsidP="00B513A3">
      <w:pPr>
        <w:pStyle w:val="Code"/>
      </w:pPr>
      <w:r>
        <w:t xml:space="preserve">    "nameServerSetId" : "75dc78a1-97b6-4b72-9a3d-7bf66d48746d",</w:t>
      </w:r>
    </w:p>
    <w:p w:rsidR="00B513A3" w:rsidRDefault="00B513A3" w:rsidP="00B513A3">
      <w:pPr>
        <w:pStyle w:val="Code"/>
      </w:pPr>
      <w:r>
        <w:t xml:space="preserve">    "nameServerSetName" : "Test-ing Name.Server_Set0",</w:t>
      </w:r>
    </w:p>
    <w:p w:rsidR="00B513A3" w:rsidRDefault="00B513A3" w:rsidP="00B513A3">
      <w:pPr>
        <w:pStyle w:val="Code"/>
      </w:pPr>
      <w:r>
        <w:lastRenderedPageBreak/>
        <w:t xml:space="preserve">    "nameServerInterfaceSetId" : "3172a76f-f9f0-40b8-93ea-2fbe4590e293",</w:t>
      </w:r>
    </w:p>
    <w:p w:rsidR="00B513A3" w:rsidRDefault="00B513A3" w:rsidP="00B513A3">
      <w:pPr>
        <w:pStyle w:val="Code"/>
      </w:pPr>
      <w:r>
        <w:t xml:space="preserve">    "nameServerInterfaceSetName" : "Test-ing NameServer_Interfa.ceSet0",</w:t>
      </w:r>
    </w:p>
    <w:p w:rsidR="00B513A3" w:rsidRDefault="00B513A3" w:rsidP="00B513A3">
      <w:pPr>
        <w:pStyle w:val="Code"/>
      </w:pPr>
      <w:r>
        <w:t xml:space="preserve">    "planId" : "43915703-6bd2-4ba9-af0a-ea590be939db",</w:t>
      </w:r>
    </w:p>
    <w:p w:rsidR="00B513A3" w:rsidRDefault="00B513A3" w:rsidP="00B513A3">
      <w:pPr>
        <w:pStyle w:val="Code"/>
      </w:pPr>
      <w:r>
        <w:t xml:space="preserve">    "planName" : "testing-plan_.meh la0",</w:t>
      </w:r>
    </w:p>
    <w:p w:rsidR="00B513A3" w:rsidRDefault="00B513A3" w:rsidP="00B513A3">
      <w:pPr>
        <w:pStyle w:val="Code"/>
      </w:pPr>
      <w:r>
        <w:t xml:space="preserve">    "sponsorAccountId" : "f73af262-9531-11e2-9b25-2809b571161a",</w:t>
      </w:r>
    </w:p>
    <w:p w:rsidR="00B513A3" w:rsidRDefault="00B513A3" w:rsidP="00B513A3">
      <w:pPr>
        <w:pStyle w:val="Code"/>
      </w:pPr>
      <w:r>
        <w:t xml:space="preserve">    "sponsorAccountIdentifier" : "system",</w:t>
      </w:r>
    </w:p>
    <w:p w:rsidR="00B513A3" w:rsidRDefault="00B513A3" w:rsidP="00B513A3">
      <w:pPr>
        <w:pStyle w:val="Code"/>
      </w:pPr>
      <w:r>
        <w:t xml:space="preserve">    "createDate" : "2013-10-08T02:01:05.920",</w:t>
      </w:r>
    </w:p>
    <w:p w:rsidR="00B513A3" w:rsidRDefault="00B513A3" w:rsidP="00B513A3">
      <w:pPr>
        <w:pStyle w:val="Code"/>
      </w:pPr>
      <w:r>
        <w:t xml:space="preserve">    "createAccountId" : "f73af262-9531-11e2-9b25-2809b571161a",</w:t>
      </w:r>
    </w:p>
    <w:p w:rsidR="00B513A3" w:rsidRDefault="00B513A3" w:rsidP="00B513A3">
      <w:pPr>
        <w:pStyle w:val="Code"/>
      </w:pPr>
      <w:r>
        <w:t xml:space="preserve">    "createAccountIdentifier" : "system",</w:t>
      </w:r>
    </w:p>
    <w:p w:rsidR="00B513A3" w:rsidRDefault="00B513A3" w:rsidP="00B513A3">
      <w:pPr>
        <w:pStyle w:val="Code"/>
      </w:pPr>
      <w:r>
        <w:t xml:space="preserve">    "createUserId" : "ed848682-c1d9-11e2-86bc-e9b9e1409c4c",</w:t>
      </w:r>
    </w:p>
    <w:p w:rsidR="00B513A3" w:rsidRDefault="00B513A3" w:rsidP="00B513A3">
      <w:pPr>
        <w:pStyle w:val="Code"/>
      </w:pPr>
      <w:r>
        <w:t xml:space="preserve">    "createUserName" : "System Admin",</w:t>
      </w:r>
    </w:p>
    <w:p w:rsidR="00B513A3" w:rsidRDefault="00B513A3" w:rsidP="00B513A3">
      <w:pPr>
        <w:pStyle w:val="Code"/>
      </w:pPr>
      <w:r>
        <w:t xml:space="preserve">    "lastUpdateDate" : null,</w:t>
      </w:r>
    </w:p>
    <w:p w:rsidR="00B513A3" w:rsidRDefault="00B513A3" w:rsidP="00B513A3">
      <w:pPr>
        <w:pStyle w:val="Code"/>
      </w:pPr>
      <w:r>
        <w:t xml:space="preserve">    "lastUpdateAccountId" : null,</w:t>
      </w:r>
    </w:p>
    <w:p w:rsidR="00B513A3" w:rsidRDefault="00B513A3" w:rsidP="00B513A3">
      <w:pPr>
        <w:pStyle w:val="Code"/>
      </w:pPr>
      <w:r>
        <w:t xml:space="preserve">    "lastUpdateAccountIdentifier" : null,</w:t>
      </w:r>
    </w:p>
    <w:p w:rsidR="00B513A3" w:rsidRDefault="00B513A3" w:rsidP="00B513A3">
      <w:pPr>
        <w:pStyle w:val="Code"/>
      </w:pPr>
      <w:r>
        <w:t xml:space="preserve">    "lastUpdateUserId" : null,</w:t>
      </w:r>
    </w:p>
    <w:p w:rsidR="00B513A3" w:rsidRDefault="00B513A3" w:rsidP="00B513A3">
      <w:pPr>
        <w:pStyle w:val="Code"/>
      </w:pPr>
      <w:r>
        <w:t xml:space="preserve">    "lastUpdateUserName" : null,</w:t>
      </w:r>
    </w:p>
    <w:p w:rsidR="000C492B" w:rsidRDefault="000C492B" w:rsidP="000C492B">
      <w:pPr>
        <w:pStyle w:val="Code"/>
      </w:pPr>
      <w:r>
        <w:t xml:space="preserve">    "</w:t>
      </w:r>
      <w:r w:rsidRPr="0027130A">
        <w:t>delegationResourceRecords</w:t>
      </w:r>
      <w:r>
        <w:t>" :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"127.0.0.2"</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"NS",</w:t>
      </w:r>
    </w:p>
    <w:p w:rsidR="000C492B" w:rsidRDefault="000C492B" w:rsidP="000C492B">
      <w:pPr>
        <w:pStyle w:val="Code"/>
      </w:pPr>
      <w:r>
        <w:t xml:space="preserve">      "target" : "ns1.hosting.com."</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"127.0.0.1"</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lastRenderedPageBreak/>
        <w:t xml:space="preserve">      "type" : "AAAA",</w:t>
      </w:r>
    </w:p>
    <w:p w:rsidR="000C492B" w:rsidRDefault="000C492B" w:rsidP="000C492B">
      <w:pPr>
        <w:pStyle w:val="Code"/>
      </w:pPr>
      <w:r>
        <w:t xml:space="preserve">      "address" : "2001:dcd:2::5"</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"AAAA",</w:t>
      </w:r>
    </w:p>
    <w:p w:rsidR="000C492B" w:rsidRDefault="000C492B" w:rsidP="000C492B">
      <w:pPr>
        <w:pStyle w:val="Code"/>
      </w:pPr>
      <w:r>
        <w:t xml:space="preserve">      "address" : "2001:dcd:2::6"</w:t>
      </w:r>
    </w:p>
    <w:p w:rsidR="000C492B" w:rsidRDefault="000C492B" w:rsidP="00B513A3">
      <w:pPr>
        <w:pStyle w:val="Code"/>
      </w:pPr>
      <w:r>
        <w:t xml:space="preserve">    } ],</w:t>
      </w:r>
    </w:p>
    <w:p w:rsidR="00B513A3" w:rsidRDefault="00B513A3" w:rsidP="00B513A3">
      <w:pPr>
        <w:pStyle w:val="Code"/>
      </w:pPr>
      <w:r>
        <w:t xml:space="preserve">    "ddnsResourceRecords" : [ {</w:t>
      </w:r>
    </w:p>
    <w:p w:rsidR="00B513A3" w:rsidRDefault="00B513A3" w:rsidP="00B513A3">
      <w:pPr>
        <w:pStyle w:val="Code"/>
      </w:pPr>
      <w:r>
        <w:t xml:space="preserve">      "name" : "example.com.au.",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"NS",</w:t>
      </w:r>
    </w:p>
    <w:p w:rsidR="00B513A3" w:rsidRDefault="00B513A3" w:rsidP="00B513A3">
      <w:pPr>
        <w:pStyle w:val="Code"/>
      </w:pPr>
      <w:r>
        <w:t xml:space="preserve">      "target" : "testingprefix2.example.com.au."</w:t>
      </w:r>
    </w:p>
    <w:p w:rsidR="00B513A3" w:rsidRDefault="00B513A3" w:rsidP="00B513A3">
      <w:pPr>
        <w:pStyle w:val="Code"/>
      </w:pPr>
      <w:r>
        <w:t xml:space="preserve">    }, {</w:t>
      </w:r>
    </w:p>
    <w:p w:rsidR="00B513A3" w:rsidRDefault="00B513A3" w:rsidP="00B513A3">
      <w:pPr>
        <w:pStyle w:val="Code"/>
      </w:pPr>
      <w:r>
        <w:t xml:space="preserve">      "name" : "example.com.au.",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"SOA",</w:t>
      </w:r>
    </w:p>
    <w:p w:rsidR="00B513A3" w:rsidRDefault="00B513A3" w:rsidP="00B513A3">
      <w:pPr>
        <w:pStyle w:val="Code"/>
      </w:pPr>
      <w:r>
        <w:t xml:space="preserve">      "host" : "testingprefix1.example.com.au.",</w:t>
      </w:r>
    </w:p>
    <w:p w:rsidR="00B513A3" w:rsidRDefault="00B513A3" w:rsidP="00B513A3">
      <w:pPr>
        <w:pStyle w:val="Code"/>
      </w:pPr>
      <w:r>
        <w:t xml:space="preserve">      "admin" : "dnsmaster.example.com.au.",</w:t>
      </w:r>
    </w:p>
    <w:p w:rsidR="00B513A3" w:rsidRDefault="00B513A3" w:rsidP="00B513A3">
      <w:pPr>
        <w:pStyle w:val="Code"/>
      </w:pPr>
      <w:r>
        <w:t xml:space="preserve">      "serial" : "1",</w:t>
      </w:r>
    </w:p>
    <w:p w:rsidR="00B513A3" w:rsidRDefault="00B513A3" w:rsidP="00B513A3">
      <w:pPr>
        <w:pStyle w:val="Code"/>
      </w:pPr>
      <w:r>
        <w:t xml:space="preserve">      "refresh" : "43200",</w:t>
      </w:r>
    </w:p>
    <w:p w:rsidR="00B513A3" w:rsidRDefault="00B513A3" w:rsidP="00B513A3">
      <w:pPr>
        <w:pStyle w:val="Code"/>
      </w:pPr>
      <w:r>
        <w:t xml:space="preserve">      "retry" : "600",</w:t>
      </w:r>
    </w:p>
    <w:p w:rsidR="00B513A3" w:rsidRDefault="00B513A3" w:rsidP="00B513A3">
      <w:pPr>
        <w:pStyle w:val="Code"/>
      </w:pPr>
      <w:r>
        <w:t xml:space="preserve">      "expire" : "1209600",</w:t>
      </w:r>
    </w:p>
    <w:p w:rsidR="00B513A3" w:rsidRDefault="00B513A3" w:rsidP="00B513A3">
      <w:pPr>
        <w:pStyle w:val="Code"/>
      </w:pPr>
      <w:r>
        <w:t xml:space="preserve">      "minimum" : "600"</w:t>
      </w:r>
    </w:p>
    <w:p w:rsidR="00B513A3" w:rsidRDefault="00B513A3" w:rsidP="00B513A3">
      <w:pPr>
        <w:pStyle w:val="Code"/>
      </w:pPr>
      <w:r>
        <w:t xml:space="preserve">    }, {</w:t>
      </w:r>
    </w:p>
    <w:p w:rsidR="00B513A3" w:rsidRDefault="00B513A3" w:rsidP="00B513A3">
      <w:pPr>
        <w:pStyle w:val="Code"/>
      </w:pPr>
      <w:r>
        <w:t xml:space="preserve">      "name" : "example.com.au.",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"NS",</w:t>
      </w:r>
    </w:p>
    <w:p w:rsidR="00B513A3" w:rsidRDefault="00B513A3" w:rsidP="00B513A3">
      <w:pPr>
        <w:pStyle w:val="Code"/>
      </w:pPr>
      <w:r>
        <w:t xml:space="preserve">      "target" : "testingprefix1.example.com.au."</w:t>
      </w:r>
    </w:p>
    <w:p w:rsidR="00B513A3" w:rsidRDefault="00B513A3" w:rsidP="00B513A3">
      <w:pPr>
        <w:pStyle w:val="Code"/>
      </w:pPr>
      <w:r>
        <w:t xml:space="preserve">    }, {</w:t>
      </w:r>
    </w:p>
    <w:p w:rsidR="00B513A3" w:rsidRDefault="00B513A3" w:rsidP="00B513A3">
      <w:pPr>
        <w:pStyle w:val="Code"/>
      </w:pPr>
      <w:r>
        <w:t xml:space="preserve">      "name" : "testingprefix1.example.com.au.",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"A",</w:t>
      </w:r>
    </w:p>
    <w:p w:rsidR="00B513A3" w:rsidRDefault="00B513A3" w:rsidP="00B513A3">
      <w:pPr>
        <w:pStyle w:val="Code"/>
      </w:pPr>
      <w:r>
        <w:lastRenderedPageBreak/>
        <w:t xml:space="preserve">      "address" : "55.209.212.66"</w:t>
      </w:r>
    </w:p>
    <w:p w:rsidR="00B513A3" w:rsidRDefault="00B513A3" w:rsidP="00B513A3">
      <w:pPr>
        <w:pStyle w:val="Code"/>
      </w:pPr>
      <w:r>
        <w:t xml:space="preserve">    }, {</w:t>
      </w:r>
    </w:p>
    <w:p w:rsidR="00B513A3" w:rsidRDefault="00B513A3" w:rsidP="00B513A3">
      <w:pPr>
        <w:pStyle w:val="Code"/>
      </w:pPr>
      <w:r>
        <w:t xml:space="preserve">      "name" : "testingprefix1.example.com.au.",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"AAAA",</w:t>
      </w:r>
    </w:p>
    <w:p w:rsidR="00B513A3" w:rsidRDefault="00B513A3" w:rsidP="00B513A3">
      <w:pPr>
        <w:pStyle w:val="Code"/>
      </w:pPr>
      <w:r>
        <w:t xml:space="preserve">      "address" : "56d4:b70d:ac63:1add:19e1:2827:6865:1e75"</w:t>
      </w:r>
    </w:p>
    <w:p w:rsidR="00B513A3" w:rsidRDefault="00B513A3" w:rsidP="00B513A3">
      <w:pPr>
        <w:pStyle w:val="Code"/>
      </w:pPr>
      <w:r>
        <w:t xml:space="preserve">    }, {</w:t>
      </w:r>
    </w:p>
    <w:p w:rsidR="00B513A3" w:rsidRDefault="00B513A3" w:rsidP="00B513A3">
      <w:pPr>
        <w:pStyle w:val="Code"/>
      </w:pPr>
      <w:r>
        <w:t xml:space="preserve">      "name" : "testingprefix2.example.com.au.",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"AAAA",</w:t>
      </w:r>
    </w:p>
    <w:p w:rsidR="00B513A3" w:rsidRDefault="00B513A3" w:rsidP="00B513A3">
      <w:pPr>
        <w:pStyle w:val="Code"/>
      </w:pPr>
      <w:r>
        <w:t xml:space="preserve">      "address" : "da30:fbca:cb38:6272:2778:744a:cb7c:c9c1"</w:t>
      </w:r>
    </w:p>
    <w:p w:rsidR="00B513A3" w:rsidRDefault="00B513A3" w:rsidP="00B513A3">
      <w:pPr>
        <w:pStyle w:val="Code"/>
      </w:pPr>
      <w:r>
        <w:t xml:space="preserve">    }, {</w:t>
      </w:r>
    </w:p>
    <w:p w:rsidR="00B513A3" w:rsidRDefault="00B513A3" w:rsidP="00B513A3">
      <w:pPr>
        <w:pStyle w:val="Code"/>
      </w:pPr>
      <w:r>
        <w:t xml:space="preserve">      "name" : "testingprefix2.example.com.au.",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"A",</w:t>
      </w:r>
    </w:p>
    <w:p w:rsidR="00B513A3" w:rsidRDefault="00B513A3" w:rsidP="00B513A3">
      <w:pPr>
        <w:pStyle w:val="Code"/>
      </w:pPr>
      <w:r>
        <w:t xml:space="preserve">      "address" : "35.53.132.162"</w:t>
      </w:r>
    </w:p>
    <w:p w:rsidR="00B513A3" w:rsidRDefault="00B513A3" w:rsidP="00B513A3">
      <w:pPr>
        <w:pStyle w:val="Code"/>
      </w:pPr>
      <w:r>
        <w:t xml:space="preserve">    } ],</w:t>
      </w:r>
    </w:p>
    <w:p w:rsidR="00B513A3" w:rsidRDefault="00B513A3" w:rsidP="00B513A3">
      <w:pPr>
        <w:pStyle w:val="Code"/>
      </w:pPr>
      <w:r>
        <w:t xml:space="preserve">    "resourceRecords" : [ ]</w:t>
      </w:r>
    </w:p>
    <w:p w:rsidR="00B513A3" w:rsidRDefault="00B513A3" w:rsidP="00B513A3">
      <w:pPr>
        <w:pStyle w:val="Code"/>
      </w:pPr>
      <w:r>
        <w:t xml:space="preserve">  }</w:t>
      </w:r>
    </w:p>
    <w:p w:rsidR="00B513A3" w:rsidRPr="00B513A3" w:rsidRDefault="00B513A3" w:rsidP="00B513A3">
      <w:pPr>
        <w:pStyle w:val="Code"/>
      </w:pPr>
      <w:r>
        <w:t>}</w:t>
      </w:r>
    </w:p>
    <w:p w:rsidR="004836FD" w:rsidRDefault="004836FD" w:rsidP="003A30DE">
      <w:pPr>
        <w:pStyle w:val="Heading2"/>
      </w:pPr>
      <w:bookmarkStart w:id="510" w:name="_Toc382406015"/>
      <w:r>
        <w:t>Zone Update Command</w:t>
      </w:r>
      <w:bookmarkEnd w:id="510"/>
    </w:p>
    <w:p w:rsidR="00323508" w:rsidRDefault="008D04CB" w:rsidP="00323508">
      <w:r w:rsidRPr="008D04CB">
        <w:t xml:space="preserve">This command is used to update a zone object that is provisioned </w:t>
      </w:r>
      <w:r w:rsidR="00BB3EC1">
        <w:t>in</w:t>
      </w:r>
      <w:r w:rsidR="00BB3EC1" w:rsidRPr="008D04CB">
        <w:t xml:space="preserve"> </w:t>
      </w:r>
      <w:r w:rsidRPr="008D04CB">
        <w:t>the system.</w:t>
      </w:r>
    </w:p>
    <w:p w:rsidR="008D04CB" w:rsidRDefault="008D04CB" w:rsidP="008D04CB">
      <w:pPr>
        <w:pStyle w:val="Heading3"/>
      </w:pPr>
      <w:r>
        <w:t>Request</w:t>
      </w:r>
    </w:p>
    <w:p w:rsidR="008D04CB" w:rsidRDefault="008D04CB" w:rsidP="008D04CB">
      <w:r w:rsidRPr="008D04CB">
        <w:t>A request should be made to the specified URI including the indicated headers and, if required, a request body in the format specified.</w:t>
      </w:r>
    </w:p>
    <w:p w:rsidR="008D04CB" w:rsidRDefault="008D04CB" w:rsidP="008D04CB">
      <w:pPr>
        <w:pStyle w:val="FakeHeading4"/>
      </w:pPr>
      <w:r>
        <w:t>URI</w:t>
      </w:r>
    </w:p>
    <w:p w:rsidR="008D04CB" w:rsidRPr="008A0F29" w:rsidRDefault="008D04CB" w:rsidP="008D04CB">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8D04CB" w:rsidRPr="00CC22F1" w:rsidTr="00A11CBE">
        <w:trPr>
          <w:tblHeader w:val="0"/>
        </w:trPr>
        <w:tc>
          <w:tcPr>
            <w:tcW w:w="1843" w:type="dxa"/>
            <w:shd w:val="clear" w:color="auto" w:fill="BFBFBF" w:themeFill="background1" w:themeFillShade="BF"/>
          </w:tcPr>
          <w:p w:rsidR="008D04CB" w:rsidRPr="00750051" w:rsidRDefault="008D04CB" w:rsidP="00A11CBE">
            <w:pPr>
              <w:pStyle w:val="Table-Header"/>
            </w:pPr>
            <w:r>
              <w:t>HTTP Method</w:t>
            </w:r>
          </w:p>
        </w:tc>
        <w:tc>
          <w:tcPr>
            <w:tcW w:w="6804" w:type="dxa"/>
            <w:shd w:val="clear" w:color="auto" w:fill="BFBFBF" w:themeFill="background1" w:themeFillShade="BF"/>
          </w:tcPr>
          <w:p w:rsidR="008D04CB" w:rsidRDefault="008D04CB" w:rsidP="00A11CBE">
            <w:pPr>
              <w:pStyle w:val="Table-Header"/>
            </w:pPr>
            <w:r>
              <w:t>Request URI</w:t>
            </w:r>
          </w:p>
        </w:tc>
      </w:tr>
      <w:tr w:rsidR="008D04CB" w:rsidRPr="00CC22F1" w:rsidTr="00A11CBE">
        <w:trPr>
          <w:trHeight w:val="113"/>
          <w:tblHeader w:val="0"/>
        </w:trPr>
        <w:tc>
          <w:tcPr>
            <w:tcW w:w="1843" w:type="dxa"/>
          </w:tcPr>
          <w:p w:rsidR="008D04CB" w:rsidRDefault="008D04CB" w:rsidP="00A11CBE">
            <w:pPr>
              <w:pStyle w:val="Table-Text"/>
            </w:pPr>
            <w:del w:id="511" w:author="Arnaud Dumont" w:date="2014-02-20T10:43:00Z">
              <w:r w:rsidDel="00960CE1">
                <w:delText>GET</w:delText>
              </w:r>
            </w:del>
            <w:ins w:id="512" w:author="Arnaud Dumont" w:date="2014-02-20T10:43:00Z">
              <w:r w:rsidR="00960CE1">
                <w:t>PUT</w:t>
              </w:r>
            </w:ins>
          </w:p>
        </w:tc>
        <w:tc>
          <w:tcPr>
            <w:tcW w:w="6804" w:type="dxa"/>
          </w:tcPr>
          <w:p w:rsidR="008D04CB" w:rsidRDefault="00A11CBE" w:rsidP="00A11CBE">
            <w:pPr>
              <w:pStyle w:val="Table-Text"/>
            </w:pPr>
            <w:r w:rsidRPr="00A11CBE">
              <w:t>https://{service-address}/zones/{id}</w:t>
            </w:r>
          </w:p>
        </w:tc>
      </w:tr>
    </w:tbl>
    <w:p w:rsidR="008D04CB" w:rsidRDefault="008D04CB" w:rsidP="008D04CB">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8D04CB" w:rsidRPr="00CC22F1" w:rsidTr="00A11CBE">
        <w:trPr>
          <w:tblHeader w:val="0"/>
        </w:trPr>
        <w:tc>
          <w:tcPr>
            <w:tcW w:w="1843" w:type="dxa"/>
            <w:shd w:val="clear" w:color="auto" w:fill="BFBFBF" w:themeFill="background1" w:themeFillShade="BF"/>
          </w:tcPr>
          <w:p w:rsidR="008D04CB" w:rsidRPr="00750051" w:rsidRDefault="008D04CB" w:rsidP="00A11CBE">
            <w:pPr>
              <w:pStyle w:val="Table-Header"/>
            </w:pPr>
            <w:r>
              <w:lastRenderedPageBreak/>
              <w:t>Field</w:t>
            </w:r>
          </w:p>
        </w:tc>
        <w:tc>
          <w:tcPr>
            <w:tcW w:w="6804" w:type="dxa"/>
            <w:shd w:val="clear" w:color="auto" w:fill="BFBFBF" w:themeFill="background1" w:themeFillShade="BF"/>
          </w:tcPr>
          <w:p w:rsidR="008D04CB" w:rsidRDefault="008D04CB" w:rsidP="00A11CBE">
            <w:pPr>
              <w:pStyle w:val="Table-Header"/>
            </w:pPr>
            <w:r>
              <w:t>Description</w:t>
            </w:r>
          </w:p>
        </w:tc>
      </w:tr>
      <w:tr w:rsidR="00A11CBE" w:rsidRPr="00CC22F1" w:rsidTr="00A11CBE">
        <w:trPr>
          <w:trHeight w:val="113"/>
          <w:tblHeader w:val="0"/>
        </w:trPr>
        <w:tc>
          <w:tcPr>
            <w:tcW w:w="1843" w:type="dxa"/>
          </w:tcPr>
          <w:p w:rsidR="00A11CBE" w:rsidRDefault="00A11CBE" w:rsidP="00A11CBE">
            <w:pPr>
              <w:pStyle w:val="Table-Text"/>
            </w:pPr>
            <w:r>
              <w:t>service-address</w:t>
            </w:r>
          </w:p>
        </w:tc>
        <w:tc>
          <w:tcPr>
            <w:tcW w:w="6804" w:type="dxa"/>
          </w:tcPr>
          <w:p w:rsidR="00A11CBE" w:rsidRDefault="00A11CBE" w:rsidP="006351FF">
            <w:pPr>
              <w:pStyle w:val="Table-Text"/>
            </w:pPr>
            <w:r>
              <w:t xml:space="preserve">The service address as described in section </w:t>
            </w:r>
            <w:r w:rsidR="006351FF">
              <w:t>2.2</w:t>
            </w:r>
          </w:p>
        </w:tc>
      </w:tr>
      <w:tr w:rsidR="00A11CBE" w:rsidRPr="00CC22F1" w:rsidTr="00A11CBE">
        <w:trPr>
          <w:trHeight w:val="113"/>
          <w:tblHeader w:val="0"/>
        </w:trPr>
        <w:tc>
          <w:tcPr>
            <w:tcW w:w="1843" w:type="dxa"/>
          </w:tcPr>
          <w:p w:rsidR="00A11CBE" w:rsidRDefault="00A11CBE" w:rsidP="00A11CBE">
            <w:pPr>
              <w:pStyle w:val="Table-Text"/>
            </w:pPr>
            <w:r>
              <w:t>id</w:t>
            </w:r>
          </w:p>
        </w:tc>
        <w:tc>
          <w:tcPr>
            <w:tcW w:w="6804" w:type="dxa"/>
          </w:tcPr>
          <w:p w:rsidR="00A11CBE" w:rsidRDefault="00A11CBE" w:rsidP="00BA7A47">
            <w:pPr>
              <w:pStyle w:val="Table-Text"/>
            </w:pPr>
            <w:r>
              <w:t xml:space="preserve">The id of the zone </w:t>
            </w:r>
            <w:r w:rsidR="00BA7A47">
              <w:t>for which</w:t>
            </w:r>
            <w:r>
              <w:t xml:space="preserve"> details you want to update</w:t>
            </w:r>
          </w:p>
        </w:tc>
      </w:tr>
    </w:tbl>
    <w:p w:rsidR="008D04CB" w:rsidRDefault="00A11CBE" w:rsidP="00A11CBE">
      <w:pPr>
        <w:pStyle w:val="FakeHeading4"/>
      </w:pPr>
      <w:r>
        <w:t>Query Parameters</w:t>
      </w:r>
    </w:p>
    <w:p w:rsidR="009D62FC" w:rsidRPr="002E186D" w:rsidRDefault="009D62FC" w:rsidP="009D62FC">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r>
        <w:t xml:space="preserve"> in the response</w:t>
      </w:r>
      <w:r w:rsidRPr="00C46067">
        <w:t>.</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992"/>
        <w:gridCol w:w="709"/>
        <w:gridCol w:w="5386"/>
      </w:tblGrid>
      <w:tr w:rsidR="009D62FC" w:rsidRPr="00CC22F1" w:rsidTr="0038262C">
        <w:trPr>
          <w:tblHeader w:val="0"/>
        </w:trPr>
        <w:tc>
          <w:tcPr>
            <w:tcW w:w="1560" w:type="dxa"/>
            <w:shd w:val="clear" w:color="auto" w:fill="BFBFBF" w:themeFill="background1" w:themeFillShade="BF"/>
          </w:tcPr>
          <w:p w:rsidR="009D62FC" w:rsidRPr="00750051" w:rsidRDefault="009D62FC" w:rsidP="0038262C">
            <w:pPr>
              <w:pStyle w:val="Table-Header"/>
            </w:pPr>
            <w:r>
              <w:t>Parameter Name</w:t>
            </w:r>
          </w:p>
        </w:tc>
        <w:tc>
          <w:tcPr>
            <w:tcW w:w="992" w:type="dxa"/>
            <w:shd w:val="clear" w:color="auto" w:fill="BFBFBF" w:themeFill="background1" w:themeFillShade="BF"/>
          </w:tcPr>
          <w:p w:rsidR="009D62FC" w:rsidRDefault="009D62FC" w:rsidP="0038262C">
            <w:pPr>
              <w:pStyle w:val="Table-Header"/>
            </w:pPr>
            <w:r>
              <w:t>Optional</w:t>
            </w:r>
          </w:p>
        </w:tc>
        <w:tc>
          <w:tcPr>
            <w:tcW w:w="709" w:type="dxa"/>
            <w:shd w:val="clear" w:color="auto" w:fill="BFBFBF" w:themeFill="background1" w:themeFillShade="BF"/>
          </w:tcPr>
          <w:p w:rsidR="009D62FC" w:rsidRDefault="009D62FC" w:rsidP="0038262C">
            <w:pPr>
              <w:pStyle w:val="Table-Header"/>
            </w:pPr>
            <w:r>
              <w:t>Type</w:t>
            </w:r>
          </w:p>
        </w:tc>
        <w:tc>
          <w:tcPr>
            <w:tcW w:w="5386" w:type="dxa"/>
            <w:shd w:val="clear" w:color="auto" w:fill="BFBFBF" w:themeFill="background1" w:themeFillShade="BF"/>
          </w:tcPr>
          <w:p w:rsidR="009D62FC" w:rsidRDefault="009D62FC" w:rsidP="0038262C">
            <w:pPr>
              <w:pStyle w:val="Table-Header"/>
            </w:pPr>
            <w:r>
              <w:t>Description</w:t>
            </w:r>
          </w:p>
        </w:tc>
      </w:tr>
      <w:tr w:rsidR="009D62FC" w:rsidRPr="00CC22F1" w:rsidTr="0038262C">
        <w:trPr>
          <w:trHeight w:val="113"/>
          <w:tblHeader w:val="0"/>
        </w:trPr>
        <w:tc>
          <w:tcPr>
            <w:tcW w:w="1560" w:type="dxa"/>
          </w:tcPr>
          <w:p w:rsidR="009D62FC" w:rsidRDefault="009D62FC" w:rsidP="0038262C">
            <w:pPr>
              <w:pStyle w:val="Table-Text"/>
            </w:pPr>
            <w:r w:rsidRPr="008952EF">
              <w:t>rdataFormat</w:t>
            </w:r>
          </w:p>
        </w:tc>
        <w:tc>
          <w:tcPr>
            <w:tcW w:w="992" w:type="dxa"/>
          </w:tcPr>
          <w:p w:rsidR="009D62FC" w:rsidRDefault="009D62FC" w:rsidP="0038262C">
            <w:pPr>
              <w:pStyle w:val="Table-Text"/>
            </w:pPr>
            <w:r>
              <w:t>Yes</w:t>
            </w:r>
          </w:p>
        </w:tc>
        <w:tc>
          <w:tcPr>
            <w:tcW w:w="709" w:type="dxa"/>
          </w:tcPr>
          <w:p w:rsidR="009D62FC" w:rsidRDefault="009D62FC" w:rsidP="0038262C">
            <w:pPr>
              <w:pStyle w:val="Table-Text"/>
            </w:pPr>
            <w:r>
              <w:t>string</w:t>
            </w:r>
          </w:p>
        </w:tc>
        <w:tc>
          <w:tcPr>
            <w:tcW w:w="5386" w:type="dxa"/>
          </w:tcPr>
          <w:p w:rsidR="009D62FC" w:rsidRDefault="002D5B4F" w:rsidP="00225335">
            <w:pPr>
              <w:pStyle w:val="Table-Text"/>
            </w:pPr>
            <w:r>
              <w:t>If “raw”, all the type-specific RData fields of each resource record will be returned in a single</w:t>
            </w:r>
            <w:del w:id="513" w:author="Arnaud Dumont" w:date="2014-02-20T11:43:00Z">
              <w:r w:rsidDel="00225335">
                <w:delText xml:space="preserve"> </w:delText>
              </w:r>
            </w:del>
            <w:r>
              <w:t xml:space="preserve"> string “rdata” field that is as the resource record would be entered into a BIND compati</w:t>
            </w:r>
            <w:del w:id="514" w:author="Arnaud Dumont" w:date="2014-02-20T11:43:00Z">
              <w:r w:rsidDel="00225335">
                <w:delText>a</w:delText>
              </w:r>
            </w:del>
            <w:r>
              <w:t>ble zone file. Any other value for this parameter (or the absence of this parameter) will return resource records in their type specific format as described below.</w:t>
            </w:r>
          </w:p>
        </w:tc>
      </w:tr>
    </w:tbl>
    <w:p w:rsidR="00A11CBE" w:rsidRDefault="00A11CBE" w:rsidP="00A11CBE"/>
    <w:p w:rsidR="00A11CBE" w:rsidRDefault="00A11CBE" w:rsidP="00A11CBE">
      <w:pPr>
        <w:pStyle w:val="FakeHeading4"/>
      </w:pPr>
      <w:r>
        <w:t>Request Headers</w:t>
      </w:r>
    </w:p>
    <w:p w:rsidR="00A11CBE" w:rsidRDefault="00A11CBE" w:rsidP="00A11CBE">
      <w:r w:rsidRPr="00A11CBE">
        <w:t xml:space="preserve">Aside from the standard request headers described in section </w:t>
      </w:r>
      <w:r>
        <w:t>2.6</w:t>
      </w:r>
      <w:r w:rsidRPr="00A11CBE">
        <w:t xml:space="preserve"> the following additional headers are supported: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984"/>
        <w:gridCol w:w="1418"/>
        <w:gridCol w:w="3685"/>
      </w:tblGrid>
      <w:tr w:rsidR="00A11CBE" w:rsidRPr="00CC22F1" w:rsidTr="00A11CBE">
        <w:trPr>
          <w:tblHeader w:val="0"/>
        </w:trPr>
        <w:tc>
          <w:tcPr>
            <w:tcW w:w="1560" w:type="dxa"/>
            <w:shd w:val="clear" w:color="auto" w:fill="BFBFBF" w:themeFill="background1" w:themeFillShade="BF"/>
          </w:tcPr>
          <w:p w:rsidR="00A11CBE" w:rsidRPr="00750051" w:rsidRDefault="00A11CBE" w:rsidP="00A11CBE">
            <w:pPr>
              <w:pStyle w:val="Table-Header"/>
            </w:pPr>
            <w:r>
              <w:t>Header</w:t>
            </w:r>
          </w:p>
        </w:tc>
        <w:tc>
          <w:tcPr>
            <w:tcW w:w="1984" w:type="dxa"/>
            <w:shd w:val="clear" w:color="auto" w:fill="BFBFBF" w:themeFill="background1" w:themeFillShade="BF"/>
          </w:tcPr>
          <w:p w:rsidR="00A11CBE" w:rsidRDefault="00A11CBE" w:rsidP="00A11CBE">
            <w:pPr>
              <w:pStyle w:val="Table-Header"/>
            </w:pPr>
            <w:r>
              <w:t>Required</w:t>
            </w:r>
          </w:p>
        </w:tc>
        <w:tc>
          <w:tcPr>
            <w:tcW w:w="1418" w:type="dxa"/>
            <w:shd w:val="clear" w:color="auto" w:fill="BFBFBF" w:themeFill="background1" w:themeFillShade="BF"/>
          </w:tcPr>
          <w:p w:rsidR="00A11CBE" w:rsidRDefault="00A11CBE" w:rsidP="00A11CBE">
            <w:pPr>
              <w:pStyle w:val="Table-Header"/>
            </w:pPr>
            <w:r>
              <w:t>Custom Header</w:t>
            </w:r>
          </w:p>
        </w:tc>
        <w:tc>
          <w:tcPr>
            <w:tcW w:w="3685" w:type="dxa"/>
            <w:shd w:val="clear" w:color="auto" w:fill="BFBFBF" w:themeFill="background1" w:themeFillShade="BF"/>
          </w:tcPr>
          <w:p w:rsidR="00A11CBE" w:rsidRDefault="00A11CBE" w:rsidP="00A11CBE">
            <w:pPr>
              <w:pStyle w:val="Table-Header"/>
            </w:pPr>
            <w:r>
              <w:t>Description</w:t>
            </w:r>
          </w:p>
        </w:tc>
      </w:tr>
      <w:tr w:rsidR="00A11CBE" w:rsidRPr="00CC22F1" w:rsidTr="00A11CBE">
        <w:trPr>
          <w:trHeight w:val="113"/>
          <w:tblHeader w:val="0"/>
        </w:trPr>
        <w:tc>
          <w:tcPr>
            <w:tcW w:w="1560" w:type="dxa"/>
          </w:tcPr>
          <w:p w:rsidR="00A11CBE" w:rsidRDefault="00A11CBE" w:rsidP="00A11CBE">
            <w:pPr>
              <w:pStyle w:val="Table-Text"/>
            </w:pPr>
            <w:r w:rsidRPr="00F04EF0">
              <w:t>X-Requested-By</w:t>
            </w:r>
          </w:p>
        </w:tc>
        <w:tc>
          <w:tcPr>
            <w:tcW w:w="1984" w:type="dxa"/>
          </w:tcPr>
          <w:p w:rsidR="00A11CBE" w:rsidRDefault="00A11CBE" w:rsidP="00A11CBE">
            <w:pPr>
              <w:pStyle w:val="Table-Text"/>
            </w:pPr>
            <w:r>
              <w:t>Yes</w:t>
            </w:r>
          </w:p>
        </w:tc>
        <w:tc>
          <w:tcPr>
            <w:tcW w:w="1418" w:type="dxa"/>
          </w:tcPr>
          <w:p w:rsidR="00A11CBE" w:rsidRDefault="00A11CBE" w:rsidP="00A11CBE">
            <w:pPr>
              <w:pStyle w:val="Table-Text"/>
            </w:pPr>
            <w:r>
              <w:t>Yes</w:t>
            </w:r>
          </w:p>
        </w:tc>
        <w:tc>
          <w:tcPr>
            <w:tcW w:w="3685" w:type="dxa"/>
          </w:tcPr>
          <w:p w:rsidR="00A11CBE" w:rsidRDefault="00A11CBE" w:rsidP="00A11CBE">
            <w:pPr>
              <w:pStyle w:val="Table-Text"/>
            </w:pPr>
            <w:r>
              <w:t>This header simply needs to be set to an arbitrary string value. It is used as a measure to help prevent cross site scripting attacks on the API</w:t>
            </w:r>
          </w:p>
        </w:tc>
      </w:tr>
      <w:tr w:rsidR="00A11CBE" w:rsidRPr="00CC22F1" w:rsidTr="00A11CBE">
        <w:trPr>
          <w:trHeight w:val="113"/>
          <w:tblHeader w:val="0"/>
        </w:trPr>
        <w:tc>
          <w:tcPr>
            <w:tcW w:w="1560" w:type="dxa"/>
          </w:tcPr>
          <w:p w:rsidR="00A11CBE" w:rsidRPr="00F04EF0" w:rsidRDefault="00A11CBE" w:rsidP="00A11CBE">
            <w:pPr>
              <w:pStyle w:val="Table-Text"/>
            </w:pPr>
            <w:r>
              <w:t>Content-Type</w:t>
            </w:r>
          </w:p>
        </w:tc>
        <w:tc>
          <w:tcPr>
            <w:tcW w:w="1984" w:type="dxa"/>
          </w:tcPr>
          <w:p w:rsidR="00A11CBE" w:rsidRDefault="00A11CBE" w:rsidP="00A11CBE">
            <w:pPr>
              <w:pStyle w:val="Table-Text"/>
            </w:pPr>
            <w:r>
              <w:t>Yes</w:t>
            </w:r>
          </w:p>
        </w:tc>
        <w:tc>
          <w:tcPr>
            <w:tcW w:w="1418" w:type="dxa"/>
          </w:tcPr>
          <w:p w:rsidR="00A11CBE" w:rsidRDefault="00A11CBE" w:rsidP="00A11CBE">
            <w:pPr>
              <w:pStyle w:val="Table-Text"/>
            </w:pPr>
            <w:r>
              <w:t>No</w:t>
            </w:r>
          </w:p>
        </w:tc>
        <w:tc>
          <w:tcPr>
            <w:tcW w:w="3685" w:type="dxa"/>
          </w:tcPr>
          <w:p w:rsidR="00A11CBE" w:rsidRDefault="00A11CBE" w:rsidP="00A11CBE">
            <w:pPr>
              <w:pStyle w:val="Table-Text"/>
            </w:pPr>
            <w:r>
              <w:t>This specified the type of the content included in the request body. Currently this must always be ‘application/json’</w:t>
            </w:r>
          </w:p>
        </w:tc>
      </w:tr>
      <w:tr w:rsidR="00A11CBE" w:rsidRPr="00CC22F1" w:rsidTr="00A11CBE">
        <w:trPr>
          <w:trHeight w:val="113"/>
          <w:tblHeader w:val="0"/>
        </w:trPr>
        <w:tc>
          <w:tcPr>
            <w:tcW w:w="1560" w:type="dxa"/>
          </w:tcPr>
          <w:p w:rsidR="00A11CBE" w:rsidRDefault="00A11CBE" w:rsidP="00A11CBE">
            <w:pPr>
              <w:pStyle w:val="Table-Text"/>
            </w:pPr>
            <w:r w:rsidRPr="0014205C">
              <w:t>Transfer-Encoding</w:t>
            </w:r>
          </w:p>
        </w:tc>
        <w:tc>
          <w:tcPr>
            <w:tcW w:w="1984" w:type="dxa"/>
          </w:tcPr>
          <w:p w:rsidR="00A11CBE" w:rsidRDefault="00A11CBE" w:rsidP="00A11CBE">
            <w:pPr>
              <w:pStyle w:val="Table-Text"/>
            </w:pPr>
            <w:r>
              <w:t>No (Yes if content length not supplied)</w:t>
            </w:r>
          </w:p>
        </w:tc>
        <w:tc>
          <w:tcPr>
            <w:tcW w:w="1418" w:type="dxa"/>
          </w:tcPr>
          <w:p w:rsidR="00A11CBE" w:rsidRDefault="00A11CBE" w:rsidP="00A11CBE">
            <w:pPr>
              <w:pStyle w:val="Table-Text"/>
            </w:pPr>
            <w:r>
              <w:t>No</w:t>
            </w:r>
          </w:p>
        </w:tc>
        <w:tc>
          <w:tcPr>
            <w:tcW w:w="3685" w:type="dxa"/>
          </w:tcPr>
          <w:p w:rsidR="00A11CBE" w:rsidRDefault="00A11CBE" w:rsidP="00A11CBE">
            <w:pPr>
              <w:pStyle w:val="Table-Text"/>
            </w:pPr>
            <w:r>
              <w:t>“chunked” encoding is supported (but not required)</w:t>
            </w:r>
          </w:p>
        </w:tc>
      </w:tr>
      <w:tr w:rsidR="00A11CBE" w:rsidRPr="00CC22F1" w:rsidTr="00A11CBE">
        <w:trPr>
          <w:trHeight w:val="113"/>
          <w:tblHeader w:val="0"/>
        </w:trPr>
        <w:tc>
          <w:tcPr>
            <w:tcW w:w="1560" w:type="dxa"/>
          </w:tcPr>
          <w:p w:rsidR="00A11CBE" w:rsidRPr="0014205C" w:rsidRDefault="00A11CBE" w:rsidP="00A11CBE">
            <w:pPr>
              <w:pStyle w:val="Table-Text"/>
            </w:pPr>
            <w:r>
              <w:t>Content-Length</w:t>
            </w:r>
          </w:p>
        </w:tc>
        <w:tc>
          <w:tcPr>
            <w:tcW w:w="1984" w:type="dxa"/>
          </w:tcPr>
          <w:p w:rsidR="00A11CBE" w:rsidRDefault="00A11CBE" w:rsidP="00A11CBE">
            <w:pPr>
              <w:pStyle w:val="Table-Text"/>
            </w:pPr>
            <w:r>
              <w:t>No (Yes if chunked encoding not used)</w:t>
            </w:r>
          </w:p>
        </w:tc>
        <w:tc>
          <w:tcPr>
            <w:tcW w:w="1418" w:type="dxa"/>
          </w:tcPr>
          <w:p w:rsidR="00A11CBE" w:rsidRDefault="00A11CBE" w:rsidP="00A11CBE">
            <w:pPr>
              <w:pStyle w:val="Table-Text"/>
            </w:pPr>
            <w:r>
              <w:t>No</w:t>
            </w:r>
          </w:p>
        </w:tc>
        <w:tc>
          <w:tcPr>
            <w:tcW w:w="3685" w:type="dxa"/>
          </w:tcPr>
          <w:p w:rsidR="00A11CBE" w:rsidRDefault="00A11CBE" w:rsidP="00A11CBE">
            <w:pPr>
              <w:pStyle w:val="Table-Text"/>
            </w:pPr>
            <w:r>
              <w:t>The length of the entity body</w:t>
            </w:r>
          </w:p>
        </w:tc>
      </w:tr>
    </w:tbl>
    <w:p w:rsidR="00A11CBE" w:rsidRDefault="00A11CBE" w:rsidP="00A11CBE">
      <w:pPr>
        <w:pStyle w:val="FakeHeading4"/>
      </w:pPr>
      <w:r>
        <w:t>Request Body</w:t>
      </w:r>
    </w:p>
    <w:p w:rsidR="00A11CBE" w:rsidRDefault="00A11CBE" w:rsidP="00A11CBE">
      <w:r w:rsidRPr="00A11CBE">
        <w:t>A JSON representation of the details of the zone object that are to be updated with the fields specified below. It is important to remember that this is a replace, so all fields will be updated to those supplied, with ‘nulls’ being assumed for fields not provided.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09"/>
        <w:gridCol w:w="1920"/>
        <w:gridCol w:w="1383"/>
        <w:gridCol w:w="3535"/>
      </w:tblGrid>
      <w:tr w:rsidR="00A11CBE" w:rsidRPr="00CC22F1" w:rsidTr="00A11CBE">
        <w:trPr>
          <w:tblHeader w:val="0"/>
        </w:trPr>
        <w:tc>
          <w:tcPr>
            <w:tcW w:w="1809" w:type="dxa"/>
            <w:shd w:val="clear" w:color="auto" w:fill="BFBFBF" w:themeFill="background1" w:themeFillShade="BF"/>
          </w:tcPr>
          <w:p w:rsidR="00A11CBE" w:rsidRPr="00750051" w:rsidRDefault="00A11CBE" w:rsidP="00A11CBE">
            <w:pPr>
              <w:pStyle w:val="Table-Header"/>
            </w:pPr>
            <w:r>
              <w:t>Header</w:t>
            </w:r>
          </w:p>
        </w:tc>
        <w:tc>
          <w:tcPr>
            <w:tcW w:w="1920" w:type="dxa"/>
            <w:shd w:val="clear" w:color="auto" w:fill="BFBFBF" w:themeFill="background1" w:themeFillShade="BF"/>
          </w:tcPr>
          <w:p w:rsidR="00A11CBE" w:rsidRDefault="00A11CBE" w:rsidP="00A11CBE">
            <w:pPr>
              <w:pStyle w:val="Table-Header"/>
            </w:pPr>
            <w:r>
              <w:t>Optional</w:t>
            </w:r>
          </w:p>
        </w:tc>
        <w:tc>
          <w:tcPr>
            <w:tcW w:w="1383" w:type="dxa"/>
            <w:shd w:val="clear" w:color="auto" w:fill="BFBFBF" w:themeFill="background1" w:themeFillShade="BF"/>
          </w:tcPr>
          <w:p w:rsidR="00A11CBE" w:rsidRDefault="00A11CBE" w:rsidP="00A11CBE">
            <w:pPr>
              <w:pStyle w:val="Table-Header"/>
            </w:pPr>
            <w:r>
              <w:t>Type</w:t>
            </w:r>
          </w:p>
        </w:tc>
        <w:tc>
          <w:tcPr>
            <w:tcW w:w="3535" w:type="dxa"/>
            <w:shd w:val="clear" w:color="auto" w:fill="BFBFBF" w:themeFill="background1" w:themeFillShade="BF"/>
          </w:tcPr>
          <w:p w:rsidR="00A11CBE" w:rsidRDefault="00A11CBE" w:rsidP="00A11CBE">
            <w:pPr>
              <w:pStyle w:val="Table-Header"/>
            </w:pPr>
            <w:r>
              <w:t>Description</w:t>
            </w:r>
          </w:p>
        </w:tc>
      </w:tr>
      <w:tr w:rsidR="00A11CBE" w:rsidRPr="00CC22F1" w:rsidTr="00A11CBE">
        <w:trPr>
          <w:trHeight w:val="113"/>
          <w:tblHeader w:val="0"/>
        </w:trPr>
        <w:tc>
          <w:tcPr>
            <w:tcW w:w="1809" w:type="dxa"/>
          </w:tcPr>
          <w:p w:rsidR="00A11CBE" w:rsidRDefault="00A11CBE" w:rsidP="00A11CBE">
            <w:pPr>
              <w:pStyle w:val="Table-Text"/>
            </w:pPr>
            <w:r>
              <w:t>id</w:t>
            </w:r>
          </w:p>
        </w:tc>
        <w:tc>
          <w:tcPr>
            <w:tcW w:w="1920" w:type="dxa"/>
          </w:tcPr>
          <w:p w:rsidR="00A11CBE" w:rsidRDefault="00A11CBE" w:rsidP="00A11CBE">
            <w:pPr>
              <w:pStyle w:val="Table-Text"/>
            </w:pPr>
            <w:r>
              <w:t>No</w:t>
            </w:r>
          </w:p>
        </w:tc>
        <w:tc>
          <w:tcPr>
            <w:tcW w:w="1383" w:type="dxa"/>
          </w:tcPr>
          <w:p w:rsidR="00A11CBE" w:rsidRDefault="00A11CBE" w:rsidP="00A11CBE">
            <w:pPr>
              <w:pStyle w:val="Table-Text"/>
            </w:pPr>
            <w:r>
              <w:t>uuid</w:t>
            </w:r>
          </w:p>
        </w:tc>
        <w:tc>
          <w:tcPr>
            <w:tcW w:w="3535" w:type="dxa"/>
          </w:tcPr>
          <w:p w:rsidR="00A11CBE" w:rsidRDefault="00A11CBE" w:rsidP="00A11CBE">
            <w:pPr>
              <w:pStyle w:val="Table-Text"/>
            </w:pPr>
            <w:r>
              <w:t>The name of the zone that is to be created</w:t>
            </w:r>
          </w:p>
        </w:tc>
      </w:tr>
      <w:tr w:rsidR="00A11CBE" w:rsidRPr="00CC22F1" w:rsidTr="00A11CBE">
        <w:trPr>
          <w:trHeight w:val="113"/>
          <w:tblHeader w:val="0"/>
        </w:trPr>
        <w:tc>
          <w:tcPr>
            <w:tcW w:w="1809" w:type="dxa"/>
          </w:tcPr>
          <w:p w:rsidR="00A11CBE" w:rsidRDefault="00A11CBE" w:rsidP="00A11CBE">
            <w:pPr>
              <w:pStyle w:val="Table-Text"/>
            </w:pPr>
            <w:r>
              <w:t>version</w:t>
            </w:r>
          </w:p>
        </w:tc>
        <w:tc>
          <w:tcPr>
            <w:tcW w:w="1920" w:type="dxa"/>
          </w:tcPr>
          <w:p w:rsidR="00A11CBE" w:rsidRDefault="00A11CBE" w:rsidP="00A11CBE">
            <w:pPr>
              <w:pStyle w:val="Table-Text"/>
            </w:pPr>
            <w:r>
              <w:t>No</w:t>
            </w:r>
          </w:p>
        </w:tc>
        <w:tc>
          <w:tcPr>
            <w:tcW w:w="1383" w:type="dxa"/>
          </w:tcPr>
          <w:p w:rsidR="00A11CBE" w:rsidRDefault="00A11CBE" w:rsidP="00A11CBE">
            <w:pPr>
              <w:pStyle w:val="Table-Text"/>
            </w:pPr>
            <w:r>
              <w:t>integer</w:t>
            </w:r>
          </w:p>
        </w:tc>
        <w:tc>
          <w:tcPr>
            <w:tcW w:w="3535" w:type="dxa"/>
          </w:tcPr>
          <w:p w:rsidR="00A11CBE" w:rsidRDefault="00A11CBE" w:rsidP="00A11CBE">
            <w:pPr>
              <w:pStyle w:val="Table-Text"/>
            </w:pPr>
            <w:r>
              <w:t>The version of the zone object you intend to update</w:t>
            </w:r>
          </w:p>
        </w:tc>
      </w:tr>
      <w:tr w:rsidR="00225335" w:rsidRPr="00CC22F1" w:rsidTr="00A11CBE">
        <w:trPr>
          <w:trHeight w:val="113"/>
          <w:tblHeader w:val="0"/>
          <w:ins w:id="515" w:author="Arnaud Dumont" w:date="2014-02-20T11:44:00Z"/>
        </w:trPr>
        <w:tc>
          <w:tcPr>
            <w:tcW w:w="1809" w:type="dxa"/>
          </w:tcPr>
          <w:p w:rsidR="00225335" w:rsidRDefault="00225335" w:rsidP="00A11CBE">
            <w:pPr>
              <w:pStyle w:val="Table-Text"/>
              <w:rPr>
                <w:ins w:id="516" w:author="Arnaud Dumont" w:date="2014-02-20T11:44:00Z"/>
              </w:rPr>
            </w:pPr>
            <w:ins w:id="517" w:author="Arnaud Dumont" w:date="2014-02-20T11:44:00Z">
              <w:r w:rsidRPr="00CB3AB5">
                <w:t>dnssecSigned</w:t>
              </w:r>
            </w:ins>
          </w:p>
        </w:tc>
        <w:tc>
          <w:tcPr>
            <w:tcW w:w="1920" w:type="dxa"/>
          </w:tcPr>
          <w:p w:rsidR="00225335" w:rsidRDefault="00225335" w:rsidP="00A11CBE">
            <w:pPr>
              <w:pStyle w:val="Table-Text"/>
              <w:rPr>
                <w:ins w:id="518" w:author="Arnaud Dumont" w:date="2014-02-20T11:44:00Z"/>
              </w:rPr>
            </w:pPr>
            <w:ins w:id="519" w:author="Arnaud Dumont" w:date="2014-02-20T11:44:00Z">
              <w:r>
                <w:t>No</w:t>
              </w:r>
            </w:ins>
          </w:p>
        </w:tc>
        <w:tc>
          <w:tcPr>
            <w:tcW w:w="1383" w:type="dxa"/>
          </w:tcPr>
          <w:p w:rsidR="00225335" w:rsidRDefault="00225335" w:rsidP="00A11CBE">
            <w:pPr>
              <w:pStyle w:val="Table-Text"/>
              <w:rPr>
                <w:ins w:id="520" w:author="Arnaud Dumont" w:date="2014-02-20T11:44:00Z"/>
              </w:rPr>
            </w:pPr>
            <w:ins w:id="521" w:author="Arnaud Dumont" w:date="2014-02-20T11:44:00Z">
              <w:r>
                <w:t>boolean</w:t>
              </w:r>
            </w:ins>
          </w:p>
        </w:tc>
        <w:tc>
          <w:tcPr>
            <w:tcW w:w="3535" w:type="dxa"/>
          </w:tcPr>
          <w:p w:rsidR="00225335" w:rsidRDefault="00225335" w:rsidP="00A11CBE">
            <w:pPr>
              <w:pStyle w:val="Table-Text"/>
              <w:rPr>
                <w:ins w:id="522" w:author="Arnaud Dumont" w:date="2014-02-20T11:44:00Z"/>
              </w:rPr>
            </w:pPr>
            <w:ins w:id="523" w:author="Arnaud Dumont" w:date="2014-02-20T11:44:00Z">
              <w:r>
                <w:t>Whether or not the zone should be DNSSEC signed</w:t>
              </w:r>
            </w:ins>
          </w:p>
        </w:tc>
      </w:tr>
      <w:tr w:rsidR="00225335" w:rsidRPr="00CC22F1" w:rsidTr="00A11CBE">
        <w:trPr>
          <w:trHeight w:val="113"/>
          <w:tblHeader w:val="0"/>
        </w:trPr>
        <w:tc>
          <w:tcPr>
            <w:tcW w:w="1809" w:type="dxa"/>
          </w:tcPr>
          <w:p w:rsidR="00225335" w:rsidRDefault="00225335" w:rsidP="00A11CBE">
            <w:pPr>
              <w:pStyle w:val="Table-Text"/>
            </w:pPr>
            <w:r>
              <w:t>brandedNameServers</w:t>
            </w:r>
          </w:p>
        </w:tc>
        <w:tc>
          <w:tcPr>
            <w:tcW w:w="1920" w:type="dxa"/>
          </w:tcPr>
          <w:p w:rsidR="00225335" w:rsidRDefault="00225335" w:rsidP="00A11CBE">
            <w:pPr>
              <w:pStyle w:val="Table-Text"/>
            </w:pPr>
            <w:r>
              <w:t>No</w:t>
            </w:r>
          </w:p>
        </w:tc>
        <w:tc>
          <w:tcPr>
            <w:tcW w:w="1383" w:type="dxa"/>
          </w:tcPr>
          <w:p w:rsidR="00225335" w:rsidRDefault="00225335" w:rsidP="00A11CBE">
            <w:pPr>
              <w:pStyle w:val="Table-Text"/>
            </w:pPr>
            <w:r>
              <w:t>boolean</w:t>
            </w:r>
          </w:p>
        </w:tc>
        <w:tc>
          <w:tcPr>
            <w:tcW w:w="3535" w:type="dxa"/>
          </w:tcPr>
          <w:p w:rsidR="00225335" w:rsidRDefault="00225335" w:rsidP="00A11CBE">
            <w:pPr>
              <w:pStyle w:val="Table-Text"/>
            </w:pPr>
            <w:r>
              <w:t>Whether or not the branded name servers feature is to be used for the zone</w:t>
            </w:r>
          </w:p>
        </w:tc>
      </w:tr>
      <w:tr w:rsidR="00225335" w:rsidRPr="00CC22F1" w:rsidTr="00A11CBE">
        <w:trPr>
          <w:trHeight w:val="113"/>
          <w:tblHeader w:val="0"/>
        </w:trPr>
        <w:tc>
          <w:tcPr>
            <w:tcW w:w="1809" w:type="dxa"/>
          </w:tcPr>
          <w:p w:rsidR="00225335" w:rsidRDefault="00225335" w:rsidP="00A11CBE">
            <w:pPr>
              <w:pStyle w:val="Table-Text"/>
            </w:pPr>
            <w:r>
              <w:lastRenderedPageBreak/>
              <w:t>planId</w:t>
            </w:r>
          </w:p>
        </w:tc>
        <w:tc>
          <w:tcPr>
            <w:tcW w:w="1920" w:type="dxa"/>
          </w:tcPr>
          <w:p w:rsidR="00225335" w:rsidRDefault="00225335" w:rsidP="00A11CBE">
            <w:pPr>
              <w:pStyle w:val="Table-Text"/>
            </w:pPr>
            <w:r>
              <w:t>No</w:t>
            </w:r>
          </w:p>
        </w:tc>
        <w:tc>
          <w:tcPr>
            <w:tcW w:w="1383" w:type="dxa"/>
          </w:tcPr>
          <w:p w:rsidR="00225335" w:rsidRDefault="00225335" w:rsidP="00A11CBE">
            <w:pPr>
              <w:pStyle w:val="Table-Text"/>
            </w:pPr>
            <w:r>
              <w:t>uuid</w:t>
            </w:r>
          </w:p>
        </w:tc>
        <w:tc>
          <w:tcPr>
            <w:tcW w:w="3535" w:type="dxa"/>
          </w:tcPr>
          <w:p w:rsidR="00225335" w:rsidRDefault="00225335" w:rsidP="00A11CBE">
            <w:pPr>
              <w:pStyle w:val="Table-Text"/>
            </w:pPr>
            <w:r>
              <w:t>The UUID of the plan that is to be linked to the zone</w:t>
            </w:r>
          </w:p>
        </w:tc>
      </w:tr>
      <w:tr w:rsidR="00225335" w:rsidRPr="00CC22F1" w:rsidTr="00A11CBE">
        <w:trPr>
          <w:trHeight w:val="113"/>
          <w:tblHeader w:val="0"/>
        </w:trPr>
        <w:tc>
          <w:tcPr>
            <w:tcW w:w="1809" w:type="dxa"/>
          </w:tcPr>
          <w:p w:rsidR="00225335" w:rsidRDefault="00225335" w:rsidP="00A11CBE">
            <w:pPr>
              <w:pStyle w:val="Table-Text"/>
            </w:pPr>
            <w:r>
              <w:t>group</w:t>
            </w:r>
          </w:p>
        </w:tc>
        <w:tc>
          <w:tcPr>
            <w:tcW w:w="1920" w:type="dxa"/>
          </w:tcPr>
          <w:p w:rsidR="00225335" w:rsidRDefault="00225335" w:rsidP="00A11CBE">
            <w:pPr>
              <w:pStyle w:val="Table-Text"/>
            </w:pPr>
            <w:r>
              <w:t>Yes</w:t>
            </w:r>
          </w:p>
        </w:tc>
        <w:tc>
          <w:tcPr>
            <w:tcW w:w="1383" w:type="dxa"/>
          </w:tcPr>
          <w:p w:rsidR="00225335" w:rsidRDefault="00225335" w:rsidP="00A11CBE">
            <w:pPr>
              <w:pStyle w:val="Table-Text"/>
            </w:pPr>
            <w:r>
              <w:t>string</w:t>
            </w:r>
          </w:p>
        </w:tc>
        <w:tc>
          <w:tcPr>
            <w:tcW w:w="3535" w:type="dxa"/>
          </w:tcPr>
          <w:p w:rsidR="00225335" w:rsidRDefault="00225335" w:rsidP="00A11CBE">
            <w:pPr>
              <w:pStyle w:val="Table-Text"/>
            </w:pPr>
            <w:r>
              <w:t>The grouping string for the grouping feature of the domain if desired</w:t>
            </w:r>
          </w:p>
        </w:tc>
      </w:tr>
      <w:tr w:rsidR="00225335" w:rsidRPr="00CC22F1" w:rsidTr="00A11CBE">
        <w:trPr>
          <w:trHeight w:val="113"/>
          <w:tblHeader w:val="0"/>
        </w:trPr>
        <w:tc>
          <w:tcPr>
            <w:tcW w:w="1809" w:type="dxa"/>
          </w:tcPr>
          <w:p w:rsidR="00225335" w:rsidRDefault="00225335" w:rsidP="00A11CBE">
            <w:pPr>
              <w:pStyle w:val="Table-Text"/>
            </w:pPr>
            <w:r>
              <w:t>nameServerSetId</w:t>
            </w:r>
          </w:p>
        </w:tc>
        <w:tc>
          <w:tcPr>
            <w:tcW w:w="1920" w:type="dxa"/>
          </w:tcPr>
          <w:p w:rsidR="00225335" w:rsidRDefault="00225335" w:rsidP="00A11CBE">
            <w:pPr>
              <w:pStyle w:val="Table-Text"/>
            </w:pPr>
            <w:r>
              <w:t>No</w:t>
            </w:r>
          </w:p>
        </w:tc>
        <w:tc>
          <w:tcPr>
            <w:tcW w:w="1383" w:type="dxa"/>
          </w:tcPr>
          <w:p w:rsidR="00225335" w:rsidRDefault="00225335" w:rsidP="00A11CBE">
            <w:pPr>
              <w:pStyle w:val="Table-Text"/>
            </w:pPr>
            <w:r>
              <w:t>uuid</w:t>
            </w:r>
          </w:p>
        </w:tc>
        <w:tc>
          <w:tcPr>
            <w:tcW w:w="3535" w:type="dxa"/>
          </w:tcPr>
          <w:p w:rsidR="00225335" w:rsidRDefault="00225335" w:rsidP="00A11CBE">
            <w:pPr>
              <w:pStyle w:val="Table-Text"/>
            </w:pPr>
            <w:r>
              <w:t>The UUID of the name server set that is to be used for hosting the zone</w:t>
            </w:r>
          </w:p>
        </w:tc>
      </w:tr>
    </w:tbl>
    <w:p w:rsidR="00A11CBE" w:rsidRDefault="00A11CBE" w:rsidP="00A11CBE">
      <w:pPr>
        <w:pStyle w:val="Heading3"/>
      </w:pPr>
      <w:r>
        <w:t>Response</w:t>
      </w:r>
    </w:p>
    <w:p w:rsidR="00A11CBE" w:rsidRDefault="00A11CBE" w:rsidP="00A11CBE">
      <w:r w:rsidRPr="00A11CBE">
        <w:t>The response will include a status code, response headers and in some case a response body encoded according to the relevant header.</w:t>
      </w:r>
    </w:p>
    <w:p w:rsidR="00A11CBE" w:rsidRDefault="00A11CBE" w:rsidP="00A11CBE">
      <w:pPr>
        <w:pStyle w:val="FakeHeading4"/>
      </w:pPr>
      <w:r>
        <w:t>Status Code</w:t>
      </w:r>
    </w:p>
    <w:p w:rsidR="00A11CBE" w:rsidRDefault="00A11CBE" w:rsidP="00A11CBE">
      <w:r w:rsidRPr="00A11CBE">
        <w:t>On success this command will return http status code 200 (OK).</w:t>
      </w:r>
    </w:p>
    <w:p w:rsidR="00A11CBE" w:rsidRDefault="00A11CBE" w:rsidP="00A11CBE">
      <w:pPr>
        <w:pStyle w:val="FakeHeading4"/>
      </w:pPr>
      <w:r>
        <w:t>Response Headers</w:t>
      </w:r>
    </w:p>
    <w:p w:rsidR="00A11CBE" w:rsidRPr="00A11CBE" w:rsidRDefault="00A11CBE" w:rsidP="00A11CBE">
      <w:r w:rsidRPr="00A11CBE">
        <w:t xml:space="preserve">Only the standard response headers described in section </w:t>
      </w:r>
      <w:r>
        <w:t>2.7</w:t>
      </w:r>
      <w:r w:rsidRPr="00A11CBE">
        <w:t xml:space="preserve"> are returned.</w:t>
      </w:r>
    </w:p>
    <w:p w:rsidR="00A11CBE" w:rsidRDefault="00A11CBE" w:rsidP="00A11CBE">
      <w:pPr>
        <w:pStyle w:val="FakeHeading4"/>
      </w:pPr>
      <w:r>
        <w:t>Response Body</w:t>
      </w:r>
    </w:p>
    <w:p w:rsidR="00A11CBE" w:rsidRDefault="00A11CBE" w:rsidP="00A11CBE">
      <w:r w:rsidRPr="00A11CBE">
        <w:t xml:space="preserve">A JSON representation of the </w:t>
      </w:r>
      <w:r w:rsidR="004D73FB">
        <w:t>updated</w:t>
      </w:r>
      <w:r w:rsidR="004D73FB" w:rsidRPr="00A11CBE">
        <w:t xml:space="preserve"> </w:t>
      </w:r>
      <w:r w:rsidRPr="00A11CBE">
        <w:t>zone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A11CBE" w:rsidTr="00A11CBE">
        <w:trPr>
          <w:tblHeader w:val="0"/>
        </w:trPr>
        <w:tc>
          <w:tcPr>
            <w:tcW w:w="2965" w:type="dxa"/>
            <w:shd w:val="clear" w:color="auto" w:fill="BFBFBF" w:themeFill="background1" w:themeFillShade="BF"/>
          </w:tcPr>
          <w:p w:rsidR="00A11CBE" w:rsidRPr="00750051" w:rsidRDefault="00A11CBE" w:rsidP="00A11CBE">
            <w:pPr>
              <w:pStyle w:val="Table-Header"/>
            </w:pPr>
            <w:r>
              <w:t>Field Name</w:t>
            </w:r>
          </w:p>
        </w:tc>
        <w:tc>
          <w:tcPr>
            <w:tcW w:w="2175" w:type="dxa"/>
            <w:shd w:val="clear" w:color="auto" w:fill="BFBFBF" w:themeFill="background1" w:themeFillShade="BF"/>
          </w:tcPr>
          <w:p w:rsidR="00A11CBE" w:rsidRDefault="00A11CBE" w:rsidP="00A11CBE">
            <w:pPr>
              <w:pStyle w:val="Table-Header"/>
            </w:pPr>
            <w:r>
              <w:t>Type</w:t>
            </w:r>
          </w:p>
        </w:tc>
        <w:tc>
          <w:tcPr>
            <w:tcW w:w="3507" w:type="dxa"/>
            <w:shd w:val="clear" w:color="auto" w:fill="BFBFBF" w:themeFill="background1" w:themeFillShade="BF"/>
          </w:tcPr>
          <w:p w:rsidR="00A11CBE" w:rsidRDefault="00A11CBE" w:rsidP="00A11CBE">
            <w:pPr>
              <w:pStyle w:val="Table-Header"/>
            </w:pPr>
            <w:r>
              <w:t>Description</w:t>
            </w:r>
          </w:p>
        </w:tc>
      </w:tr>
      <w:tr w:rsidR="00A11CBE" w:rsidTr="00A11CBE">
        <w:trPr>
          <w:trHeight w:val="113"/>
          <w:tblHeader w:val="0"/>
        </w:trPr>
        <w:tc>
          <w:tcPr>
            <w:tcW w:w="2965" w:type="dxa"/>
          </w:tcPr>
          <w:p w:rsidR="00A11CBE" w:rsidRDefault="00A11CBE" w:rsidP="00A11CBE">
            <w:pPr>
              <w:pStyle w:val="Table-Text"/>
            </w:pPr>
            <w:r>
              <w:t>@uri</w:t>
            </w:r>
          </w:p>
        </w:tc>
        <w:tc>
          <w:tcPr>
            <w:tcW w:w="2175" w:type="dxa"/>
          </w:tcPr>
          <w:p w:rsidR="00A11CBE" w:rsidRDefault="00A11CBE" w:rsidP="00A11CBE">
            <w:pPr>
              <w:pStyle w:val="Table-Text"/>
            </w:pPr>
            <w:r>
              <w:t>string</w:t>
            </w:r>
          </w:p>
        </w:tc>
        <w:tc>
          <w:tcPr>
            <w:tcW w:w="3507" w:type="dxa"/>
          </w:tcPr>
          <w:p w:rsidR="00A11CBE" w:rsidRDefault="00A11CBE" w:rsidP="00117D02">
            <w:pPr>
              <w:pStyle w:val="Table-Text"/>
            </w:pPr>
            <w:r>
              <w:t xml:space="preserve">The </w:t>
            </w:r>
            <w:r w:rsidR="00BA7A47">
              <w:t>URI</w:t>
            </w:r>
            <w:r>
              <w:t xml:space="preserve"> that can be used to obtain information about this object</w:t>
            </w:r>
          </w:p>
        </w:tc>
      </w:tr>
      <w:tr w:rsidR="00A11CBE" w:rsidTr="00A11CBE">
        <w:trPr>
          <w:trHeight w:val="113"/>
          <w:tblHeader w:val="0"/>
        </w:trPr>
        <w:tc>
          <w:tcPr>
            <w:tcW w:w="2965" w:type="dxa"/>
          </w:tcPr>
          <w:p w:rsidR="00A11CBE" w:rsidRDefault="00A11CBE" w:rsidP="00A11CBE">
            <w:pPr>
              <w:pStyle w:val="Table-Text"/>
            </w:pPr>
            <w:r>
              <w:t>id</w:t>
            </w:r>
          </w:p>
        </w:tc>
        <w:tc>
          <w:tcPr>
            <w:tcW w:w="2175" w:type="dxa"/>
          </w:tcPr>
          <w:p w:rsidR="00A11CBE" w:rsidRDefault="00A11CBE" w:rsidP="00A11CBE">
            <w:pPr>
              <w:pStyle w:val="Table-Text"/>
            </w:pPr>
            <w:r>
              <w:t>uuid</w:t>
            </w:r>
          </w:p>
        </w:tc>
        <w:tc>
          <w:tcPr>
            <w:tcW w:w="3507" w:type="dxa"/>
          </w:tcPr>
          <w:p w:rsidR="00A11CBE" w:rsidRDefault="00A11CBE" w:rsidP="00A11CBE">
            <w:pPr>
              <w:pStyle w:val="Table-Text"/>
            </w:pPr>
            <w:r>
              <w:t>The UUID of the object</w:t>
            </w:r>
          </w:p>
        </w:tc>
      </w:tr>
      <w:tr w:rsidR="00A11CBE" w:rsidTr="00A11CBE">
        <w:trPr>
          <w:trHeight w:val="113"/>
          <w:tblHeader w:val="0"/>
        </w:trPr>
        <w:tc>
          <w:tcPr>
            <w:tcW w:w="2965" w:type="dxa"/>
          </w:tcPr>
          <w:p w:rsidR="00A11CBE" w:rsidRDefault="00A11CBE" w:rsidP="00A11CBE">
            <w:pPr>
              <w:pStyle w:val="Table-Text"/>
            </w:pPr>
            <w:r>
              <w:t>version</w:t>
            </w:r>
          </w:p>
        </w:tc>
        <w:tc>
          <w:tcPr>
            <w:tcW w:w="2175" w:type="dxa"/>
          </w:tcPr>
          <w:p w:rsidR="00A11CBE" w:rsidRDefault="00A11CBE" w:rsidP="00A11CBE">
            <w:pPr>
              <w:pStyle w:val="Table-Text"/>
            </w:pPr>
            <w:r>
              <w:t>integer</w:t>
            </w:r>
          </w:p>
        </w:tc>
        <w:tc>
          <w:tcPr>
            <w:tcW w:w="3507" w:type="dxa"/>
          </w:tcPr>
          <w:p w:rsidR="00A11CBE" w:rsidRDefault="00117D02" w:rsidP="00A11CBE">
            <w:pPr>
              <w:pStyle w:val="Table-Text"/>
            </w:pPr>
            <w:r>
              <w:t>The current version of the object. This should be sent back to the server with any update commands for this object to ensure that concurrent modifications errors do not occur</w:t>
            </w:r>
          </w:p>
        </w:tc>
      </w:tr>
      <w:tr w:rsidR="00A11CBE" w:rsidTr="00A11CBE">
        <w:trPr>
          <w:trHeight w:val="113"/>
          <w:tblHeader w:val="0"/>
        </w:trPr>
        <w:tc>
          <w:tcPr>
            <w:tcW w:w="2965" w:type="dxa"/>
          </w:tcPr>
          <w:p w:rsidR="00A11CBE" w:rsidRDefault="00A11CBE" w:rsidP="00A11CBE">
            <w:pPr>
              <w:pStyle w:val="Table-Text"/>
            </w:pPr>
            <w:r>
              <w:t>name</w:t>
            </w:r>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name of the zone</w:t>
            </w:r>
          </w:p>
        </w:tc>
      </w:tr>
      <w:tr w:rsidR="00A11CBE" w:rsidTr="00A11CBE">
        <w:trPr>
          <w:trHeight w:val="113"/>
          <w:tblHeader w:val="0"/>
        </w:trPr>
        <w:tc>
          <w:tcPr>
            <w:tcW w:w="2965" w:type="dxa"/>
          </w:tcPr>
          <w:p w:rsidR="00A11CBE" w:rsidRDefault="00A11CBE" w:rsidP="00A11CBE">
            <w:pPr>
              <w:pStyle w:val="Table-Text"/>
            </w:pPr>
            <w:r>
              <w:t>serial</w:t>
            </w:r>
          </w:p>
        </w:tc>
        <w:tc>
          <w:tcPr>
            <w:tcW w:w="2175" w:type="dxa"/>
          </w:tcPr>
          <w:p w:rsidR="00A11CBE" w:rsidRDefault="00A11CBE" w:rsidP="00A11CBE">
            <w:pPr>
              <w:pStyle w:val="Table-Text"/>
            </w:pPr>
            <w:r>
              <w:t>integer</w:t>
            </w:r>
          </w:p>
        </w:tc>
        <w:tc>
          <w:tcPr>
            <w:tcW w:w="3507" w:type="dxa"/>
          </w:tcPr>
          <w:p w:rsidR="00A11CBE" w:rsidRDefault="00A11CBE" w:rsidP="00A11CBE">
            <w:pPr>
              <w:pStyle w:val="Table-Text"/>
            </w:pPr>
            <w:r>
              <w:t>The serial number of the zone</w:t>
            </w:r>
          </w:p>
        </w:tc>
      </w:tr>
      <w:tr w:rsidR="00A11CBE" w:rsidTr="00A11CBE">
        <w:trPr>
          <w:trHeight w:val="113"/>
          <w:tblHeader w:val="0"/>
        </w:trPr>
        <w:tc>
          <w:tcPr>
            <w:tcW w:w="2965" w:type="dxa"/>
          </w:tcPr>
          <w:p w:rsidR="00A11CBE" w:rsidRDefault="00A11CBE" w:rsidP="00A11CBE">
            <w:pPr>
              <w:pStyle w:val="Table-Text"/>
            </w:pPr>
            <w:r>
              <w:t>brandedNameServers</w:t>
            </w:r>
          </w:p>
        </w:tc>
        <w:tc>
          <w:tcPr>
            <w:tcW w:w="2175" w:type="dxa"/>
          </w:tcPr>
          <w:p w:rsidR="00A11CBE" w:rsidRDefault="00A11CBE" w:rsidP="00A11CBE">
            <w:pPr>
              <w:pStyle w:val="Table-Text"/>
            </w:pPr>
            <w:r>
              <w:t>boolean</w:t>
            </w:r>
          </w:p>
        </w:tc>
        <w:tc>
          <w:tcPr>
            <w:tcW w:w="3507" w:type="dxa"/>
          </w:tcPr>
          <w:p w:rsidR="00A11CBE" w:rsidRDefault="00A11CBE" w:rsidP="00A11CBE">
            <w:pPr>
              <w:pStyle w:val="Table-Text"/>
            </w:pPr>
            <w:r>
              <w:t>Indicates if the zone is using the branded name server feature or not</w:t>
            </w:r>
          </w:p>
        </w:tc>
      </w:tr>
      <w:tr w:rsidR="00A11CBE" w:rsidTr="00A11CBE">
        <w:trPr>
          <w:trHeight w:val="113"/>
          <w:tblHeader w:val="0"/>
        </w:trPr>
        <w:tc>
          <w:tcPr>
            <w:tcW w:w="2965" w:type="dxa"/>
          </w:tcPr>
          <w:p w:rsidR="00A11CBE" w:rsidRDefault="00A11CBE" w:rsidP="00A11CBE">
            <w:pPr>
              <w:pStyle w:val="Table-Text"/>
            </w:pPr>
            <w:r>
              <w:t>dnssecSigned</w:t>
            </w:r>
          </w:p>
        </w:tc>
        <w:tc>
          <w:tcPr>
            <w:tcW w:w="2175" w:type="dxa"/>
          </w:tcPr>
          <w:p w:rsidR="00A11CBE" w:rsidRDefault="00A11CBE" w:rsidP="00A11CBE">
            <w:pPr>
              <w:pStyle w:val="Table-Text"/>
            </w:pPr>
            <w:r>
              <w:t>boolean</w:t>
            </w:r>
          </w:p>
        </w:tc>
        <w:tc>
          <w:tcPr>
            <w:tcW w:w="3507" w:type="dxa"/>
          </w:tcPr>
          <w:p w:rsidR="00A11CBE" w:rsidRDefault="00A11CBE" w:rsidP="00A11CBE">
            <w:pPr>
              <w:pStyle w:val="Table-Text"/>
            </w:pPr>
            <w:r>
              <w:t>Indicates if the zone is using the DNSSEC signing feature or not</w:t>
            </w:r>
          </w:p>
        </w:tc>
      </w:tr>
      <w:tr w:rsidR="00D279A5" w:rsidTr="00A11CBE">
        <w:trPr>
          <w:trHeight w:val="113"/>
          <w:tblHeader w:val="0"/>
          <w:ins w:id="524" w:author="Arnaud Dumont" w:date="2014-02-11T13:55:00Z"/>
        </w:trPr>
        <w:tc>
          <w:tcPr>
            <w:tcW w:w="2965" w:type="dxa"/>
          </w:tcPr>
          <w:p w:rsidR="00D279A5" w:rsidRDefault="00D279A5" w:rsidP="00A11CBE">
            <w:pPr>
              <w:pStyle w:val="Table-Text"/>
              <w:rPr>
                <w:ins w:id="525" w:author="Arnaud Dumont" w:date="2014-02-11T13:55:00Z"/>
              </w:rPr>
            </w:pPr>
            <w:ins w:id="526" w:author="Arnaud Dumont" w:date="2014-02-11T13:55:00Z">
              <w:r w:rsidRPr="00BD038E">
                <w:t>zskRollOverState</w:t>
              </w:r>
            </w:ins>
          </w:p>
        </w:tc>
        <w:tc>
          <w:tcPr>
            <w:tcW w:w="2175" w:type="dxa"/>
          </w:tcPr>
          <w:p w:rsidR="00D279A5" w:rsidRDefault="00D279A5" w:rsidP="00A11CBE">
            <w:pPr>
              <w:pStyle w:val="Table-Text"/>
              <w:rPr>
                <w:ins w:id="527" w:author="Arnaud Dumont" w:date="2014-02-11T13:55:00Z"/>
              </w:rPr>
            </w:pPr>
            <w:ins w:id="528" w:author="Arnaud Dumont" w:date="2014-02-11T13:55:00Z">
              <w:r>
                <w:t>string</w:t>
              </w:r>
            </w:ins>
          </w:p>
        </w:tc>
        <w:tc>
          <w:tcPr>
            <w:tcW w:w="3507" w:type="dxa"/>
          </w:tcPr>
          <w:p w:rsidR="00D279A5" w:rsidRDefault="00D279A5" w:rsidP="00A11CBE">
            <w:pPr>
              <w:pStyle w:val="Table-Text"/>
              <w:rPr>
                <w:ins w:id="529" w:author="Arnaud Dumont" w:date="2014-02-11T13:55:00Z"/>
              </w:rPr>
            </w:pPr>
            <w:ins w:id="530" w:author="Arnaud Dumont" w:date="2014-02-11T13:55:00Z">
              <w:r>
                <w:t xml:space="preserve">The </w:t>
              </w:r>
              <w:r w:rsidRPr="00BD038E">
                <w:t>state of the zone in the ZSK roll over process</w:t>
              </w:r>
              <w:r>
                <w:t>, if the zone is DNSSEC-signed. This enables</w:t>
              </w:r>
              <w:r w:rsidRPr="00BD038E">
                <w:t xml:space="preserve"> the zone's Zone Signing Keys to be replaced after a certain period of time</w:t>
              </w:r>
              <w:r>
                <w:t>, for security purpose</w:t>
              </w:r>
            </w:ins>
          </w:p>
        </w:tc>
      </w:tr>
      <w:tr w:rsidR="0044328B" w:rsidTr="00A11CBE">
        <w:trPr>
          <w:trHeight w:val="113"/>
          <w:tblHeader w:val="0"/>
          <w:ins w:id="531" w:author="Arnaud Dumont" w:date="2014-06-04T15:37:00Z"/>
        </w:trPr>
        <w:tc>
          <w:tcPr>
            <w:tcW w:w="2965" w:type="dxa"/>
          </w:tcPr>
          <w:p w:rsidR="0044328B" w:rsidRPr="00BD038E" w:rsidRDefault="0044328B" w:rsidP="00A11CBE">
            <w:pPr>
              <w:pStyle w:val="Table-Text"/>
              <w:rPr>
                <w:ins w:id="532" w:author="Arnaud Dumont" w:date="2014-06-04T15:37:00Z"/>
              </w:rPr>
            </w:pPr>
            <w:ins w:id="533" w:author="Arnaud Dumont" w:date="2014-06-04T15:37:00Z">
              <w:r w:rsidRPr="00961B66">
                <w:t>pendingOperation</w:t>
              </w:r>
            </w:ins>
          </w:p>
        </w:tc>
        <w:tc>
          <w:tcPr>
            <w:tcW w:w="2175" w:type="dxa"/>
          </w:tcPr>
          <w:p w:rsidR="0044328B" w:rsidRDefault="0044328B" w:rsidP="00A11CBE">
            <w:pPr>
              <w:pStyle w:val="Table-Text"/>
              <w:rPr>
                <w:ins w:id="534" w:author="Arnaud Dumont" w:date="2014-06-04T15:37:00Z"/>
              </w:rPr>
            </w:pPr>
            <w:ins w:id="535" w:author="Arnaud Dumont" w:date="2014-06-04T15:37:00Z">
              <w:r>
                <w:t>string</w:t>
              </w:r>
            </w:ins>
          </w:p>
        </w:tc>
        <w:tc>
          <w:tcPr>
            <w:tcW w:w="3507" w:type="dxa"/>
          </w:tcPr>
          <w:p w:rsidR="0044328B" w:rsidRDefault="0044328B" w:rsidP="00A11CBE">
            <w:pPr>
              <w:pStyle w:val="Table-Text"/>
              <w:rPr>
                <w:ins w:id="536" w:author="Arnaud Dumont" w:date="2014-06-04T15:37:00Z"/>
              </w:rPr>
            </w:pPr>
            <w:ins w:id="537" w:author="Arnaud Dumont" w:date="2014-06-04T15:37:00Z">
              <w:r w:rsidRPr="00961B66">
                <w:t>The pending operation that will soon be actioned on the zone ('zoneSigning', 'zoneUnSigning' or 'delete'), or 'none'</w:t>
              </w:r>
            </w:ins>
          </w:p>
        </w:tc>
      </w:tr>
      <w:tr w:rsidR="0044328B" w:rsidTr="00A11CBE">
        <w:trPr>
          <w:trHeight w:val="113"/>
          <w:tblHeader w:val="0"/>
          <w:ins w:id="538" w:author="Arnaud Dumont" w:date="2014-06-04T15:37:00Z"/>
        </w:trPr>
        <w:tc>
          <w:tcPr>
            <w:tcW w:w="2965" w:type="dxa"/>
          </w:tcPr>
          <w:p w:rsidR="0044328B" w:rsidRPr="00BD038E" w:rsidRDefault="0044328B" w:rsidP="00A11CBE">
            <w:pPr>
              <w:pStyle w:val="Table-Text"/>
              <w:rPr>
                <w:ins w:id="539" w:author="Arnaud Dumont" w:date="2014-06-04T15:37:00Z"/>
              </w:rPr>
            </w:pPr>
            <w:ins w:id="540" w:author="Arnaud Dumont" w:date="2014-06-04T15:37:00Z">
              <w:r w:rsidRPr="00961B66">
                <w:t>lastPublishDate</w:t>
              </w:r>
            </w:ins>
          </w:p>
        </w:tc>
        <w:tc>
          <w:tcPr>
            <w:tcW w:w="2175" w:type="dxa"/>
          </w:tcPr>
          <w:p w:rsidR="0044328B" w:rsidRDefault="0044328B" w:rsidP="00A11CBE">
            <w:pPr>
              <w:pStyle w:val="Table-Text"/>
              <w:rPr>
                <w:ins w:id="541" w:author="Arnaud Dumont" w:date="2014-06-04T15:37:00Z"/>
              </w:rPr>
            </w:pPr>
            <w:ins w:id="542" w:author="Arnaud Dumont" w:date="2014-06-04T15:37:00Z">
              <w:r>
                <w:t>timestamp</w:t>
              </w:r>
            </w:ins>
          </w:p>
        </w:tc>
        <w:tc>
          <w:tcPr>
            <w:tcW w:w="3507" w:type="dxa"/>
          </w:tcPr>
          <w:p w:rsidR="0044328B" w:rsidRDefault="0044328B" w:rsidP="00A11CBE">
            <w:pPr>
              <w:pStyle w:val="Table-Text"/>
              <w:rPr>
                <w:ins w:id="543" w:author="Arnaud Dumont" w:date="2014-06-04T15:37:00Z"/>
              </w:rPr>
            </w:pPr>
            <w:ins w:id="544" w:author="Arnaud Dumont" w:date="2014-06-04T15:37:00Z">
              <w:r w:rsidRPr="00961B66">
                <w:t>The last time the zone was published on the DNS anycast cloud</w:t>
              </w:r>
            </w:ins>
          </w:p>
        </w:tc>
      </w:tr>
      <w:tr w:rsidR="0044328B" w:rsidTr="00A11CBE">
        <w:trPr>
          <w:trHeight w:val="113"/>
          <w:tblHeader w:val="0"/>
        </w:trPr>
        <w:tc>
          <w:tcPr>
            <w:tcW w:w="2965" w:type="dxa"/>
          </w:tcPr>
          <w:p w:rsidR="0044328B" w:rsidRDefault="0044328B" w:rsidP="00A11CBE">
            <w:pPr>
              <w:pStyle w:val="Table-Text"/>
            </w:pPr>
            <w:r>
              <w:lastRenderedPageBreak/>
              <w:t>group</w:t>
            </w:r>
          </w:p>
        </w:tc>
        <w:tc>
          <w:tcPr>
            <w:tcW w:w="2175" w:type="dxa"/>
          </w:tcPr>
          <w:p w:rsidR="0044328B" w:rsidRDefault="0044328B" w:rsidP="00A11CBE">
            <w:pPr>
              <w:pStyle w:val="Table-Text"/>
            </w:pPr>
            <w:r>
              <w:t>string</w:t>
            </w:r>
          </w:p>
        </w:tc>
        <w:tc>
          <w:tcPr>
            <w:tcW w:w="3507" w:type="dxa"/>
          </w:tcPr>
          <w:p w:rsidR="0044328B" w:rsidRDefault="0044328B" w:rsidP="00A11CBE">
            <w:pPr>
              <w:pStyle w:val="Table-Text"/>
            </w:pPr>
            <w:r>
              <w:t>The zone grouping code</w:t>
            </w:r>
          </w:p>
        </w:tc>
      </w:tr>
      <w:tr w:rsidR="0044328B" w:rsidTr="00A11CBE">
        <w:trPr>
          <w:trHeight w:val="113"/>
          <w:tblHeader w:val="0"/>
        </w:trPr>
        <w:tc>
          <w:tcPr>
            <w:tcW w:w="2965" w:type="dxa"/>
          </w:tcPr>
          <w:p w:rsidR="0044328B" w:rsidRDefault="0044328B" w:rsidP="00A11CBE">
            <w:pPr>
              <w:pStyle w:val="Table-Text"/>
            </w:pPr>
            <w:r>
              <w:t>nameServerSetId</w:t>
            </w:r>
          </w:p>
        </w:tc>
        <w:tc>
          <w:tcPr>
            <w:tcW w:w="2175" w:type="dxa"/>
          </w:tcPr>
          <w:p w:rsidR="0044328B" w:rsidRDefault="0044328B" w:rsidP="00A11CBE">
            <w:pPr>
              <w:pStyle w:val="Table-Text"/>
            </w:pPr>
            <w:r>
              <w:t>uuid</w:t>
            </w:r>
          </w:p>
        </w:tc>
        <w:tc>
          <w:tcPr>
            <w:tcW w:w="3507" w:type="dxa"/>
          </w:tcPr>
          <w:p w:rsidR="0044328B" w:rsidRDefault="0044328B" w:rsidP="00A11CBE">
            <w:pPr>
              <w:pStyle w:val="Table-Text"/>
            </w:pPr>
            <w:r>
              <w:t>The UUID of the name server set associated with this zone</w:t>
            </w:r>
          </w:p>
        </w:tc>
      </w:tr>
      <w:tr w:rsidR="0044328B" w:rsidTr="00A11CBE">
        <w:trPr>
          <w:trHeight w:val="113"/>
          <w:tblHeader w:val="0"/>
        </w:trPr>
        <w:tc>
          <w:tcPr>
            <w:tcW w:w="2965" w:type="dxa"/>
          </w:tcPr>
          <w:p w:rsidR="0044328B" w:rsidRDefault="0044328B" w:rsidP="00A11CBE">
            <w:pPr>
              <w:pStyle w:val="Table-Text"/>
            </w:pPr>
            <w:r>
              <w:t>nameServerSetName</w:t>
            </w:r>
          </w:p>
        </w:tc>
        <w:tc>
          <w:tcPr>
            <w:tcW w:w="2175" w:type="dxa"/>
          </w:tcPr>
          <w:p w:rsidR="0044328B" w:rsidRDefault="0044328B" w:rsidP="00A11CBE">
            <w:pPr>
              <w:pStyle w:val="Table-Text"/>
            </w:pPr>
            <w:r>
              <w:t>string</w:t>
            </w:r>
          </w:p>
        </w:tc>
        <w:tc>
          <w:tcPr>
            <w:tcW w:w="3507" w:type="dxa"/>
          </w:tcPr>
          <w:p w:rsidR="0044328B" w:rsidRDefault="0044328B" w:rsidP="00A11CBE">
            <w:pPr>
              <w:pStyle w:val="Table-Text"/>
            </w:pPr>
            <w:r>
              <w:t>The name of the associated name server set</w:t>
            </w:r>
          </w:p>
        </w:tc>
      </w:tr>
      <w:tr w:rsidR="0044328B" w:rsidTr="00A11CBE">
        <w:trPr>
          <w:trHeight w:val="113"/>
          <w:tblHeader w:val="0"/>
        </w:trPr>
        <w:tc>
          <w:tcPr>
            <w:tcW w:w="2965" w:type="dxa"/>
          </w:tcPr>
          <w:p w:rsidR="0044328B" w:rsidRDefault="0044328B" w:rsidP="00A11CBE">
            <w:pPr>
              <w:pStyle w:val="Table-Text"/>
            </w:pPr>
            <w:r>
              <w:t>nameServerInterfaceSetId</w:t>
            </w:r>
          </w:p>
        </w:tc>
        <w:tc>
          <w:tcPr>
            <w:tcW w:w="2175" w:type="dxa"/>
          </w:tcPr>
          <w:p w:rsidR="0044328B" w:rsidRDefault="0044328B" w:rsidP="00A11CBE">
            <w:pPr>
              <w:pStyle w:val="Table-Text"/>
            </w:pPr>
            <w:r>
              <w:t>uuid</w:t>
            </w:r>
          </w:p>
        </w:tc>
        <w:tc>
          <w:tcPr>
            <w:tcW w:w="3507" w:type="dxa"/>
          </w:tcPr>
          <w:p w:rsidR="0044328B" w:rsidRDefault="0044328B" w:rsidP="00A11CBE">
            <w:pPr>
              <w:pStyle w:val="Table-Text"/>
            </w:pPr>
            <w:r>
              <w:t>The UUID of the name server interface set associated with the zone</w:t>
            </w:r>
          </w:p>
        </w:tc>
      </w:tr>
      <w:tr w:rsidR="0044328B" w:rsidTr="00A11CBE">
        <w:trPr>
          <w:trHeight w:val="113"/>
          <w:tblHeader w:val="0"/>
        </w:trPr>
        <w:tc>
          <w:tcPr>
            <w:tcW w:w="2965" w:type="dxa"/>
          </w:tcPr>
          <w:p w:rsidR="0044328B" w:rsidRDefault="0044328B" w:rsidP="00A11CBE">
            <w:pPr>
              <w:pStyle w:val="Table-Text"/>
            </w:pPr>
            <w:r>
              <w:t>nameServerInterfaceSetName</w:t>
            </w:r>
          </w:p>
        </w:tc>
        <w:tc>
          <w:tcPr>
            <w:tcW w:w="2175" w:type="dxa"/>
          </w:tcPr>
          <w:p w:rsidR="0044328B" w:rsidRDefault="0044328B" w:rsidP="00A11CBE">
            <w:pPr>
              <w:pStyle w:val="Table-Text"/>
            </w:pPr>
            <w:r>
              <w:t>string</w:t>
            </w:r>
          </w:p>
        </w:tc>
        <w:tc>
          <w:tcPr>
            <w:tcW w:w="3507" w:type="dxa"/>
          </w:tcPr>
          <w:p w:rsidR="0044328B" w:rsidRDefault="0044328B" w:rsidP="00A11CBE">
            <w:pPr>
              <w:pStyle w:val="Table-Text"/>
            </w:pPr>
            <w:r>
              <w:t>The name of the associated name server interface set</w:t>
            </w:r>
          </w:p>
        </w:tc>
      </w:tr>
      <w:tr w:rsidR="0044328B" w:rsidTr="00A11CBE">
        <w:trPr>
          <w:trHeight w:val="113"/>
          <w:tblHeader w:val="0"/>
        </w:trPr>
        <w:tc>
          <w:tcPr>
            <w:tcW w:w="2965" w:type="dxa"/>
          </w:tcPr>
          <w:p w:rsidR="0044328B" w:rsidRDefault="0044328B" w:rsidP="00A11CBE">
            <w:pPr>
              <w:pStyle w:val="Table-Text"/>
            </w:pPr>
            <w:r>
              <w:t>planId</w:t>
            </w:r>
          </w:p>
        </w:tc>
        <w:tc>
          <w:tcPr>
            <w:tcW w:w="2175" w:type="dxa"/>
          </w:tcPr>
          <w:p w:rsidR="0044328B" w:rsidRDefault="0044328B" w:rsidP="00A11CBE">
            <w:pPr>
              <w:pStyle w:val="Table-Text"/>
            </w:pPr>
            <w:r>
              <w:t>uuid</w:t>
            </w:r>
          </w:p>
        </w:tc>
        <w:tc>
          <w:tcPr>
            <w:tcW w:w="3507" w:type="dxa"/>
          </w:tcPr>
          <w:p w:rsidR="0044328B" w:rsidRDefault="0044328B" w:rsidP="00A11CBE">
            <w:pPr>
              <w:pStyle w:val="Table-Text"/>
            </w:pPr>
            <w:r>
              <w:t>The UUID of the plan that the zone is currently on</w:t>
            </w:r>
          </w:p>
        </w:tc>
      </w:tr>
      <w:tr w:rsidR="0044328B" w:rsidTr="00A11CBE">
        <w:trPr>
          <w:trHeight w:val="113"/>
          <w:tblHeader w:val="0"/>
        </w:trPr>
        <w:tc>
          <w:tcPr>
            <w:tcW w:w="2965" w:type="dxa"/>
          </w:tcPr>
          <w:p w:rsidR="0044328B" w:rsidRDefault="0044328B" w:rsidP="00A11CBE">
            <w:pPr>
              <w:pStyle w:val="Table-Text"/>
            </w:pPr>
            <w:r>
              <w:t>planName</w:t>
            </w:r>
          </w:p>
        </w:tc>
        <w:tc>
          <w:tcPr>
            <w:tcW w:w="2175" w:type="dxa"/>
          </w:tcPr>
          <w:p w:rsidR="0044328B" w:rsidRDefault="0044328B" w:rsidP="00A11CBE">
            <w:pPr>
              <w:pStyle w:val="Table-Text"/>
            </w:pPr>
            <w:r>
              <w:t>string</w:t>
            </w:r>
          </w:p>
        </w:tc>
        <w:tc>
          <w:tcPr>
            <w:tcW w:w="3507" w:type="dxa"/>
          </w:tcPr>
          <w:p w:rsidR="0044328B" w:rsidRDefault="0044328B" w:rsidP="00A11CBE">
            <w:pPr>
              <w:pStyle w:val="Table-Text"/>
            </w:pPr>
            <w:r>
              <w:t>The name of the plan that the zone is currently on</w:t>
            </w:r>
          </w:p>
        </w:tc>
      </w:tr>
      <w:tr w:rsidR="0044328B" w:rsidTr="00A11CBE">
        <w:trPr>
          <w:trHeight w:val="113"/>
          <w:tblHeader w:val="0"/>
        </w:trPr>
        <w:tc>
          <w:tcPr>
            <w:tcW w:w="2965" w:type="dxa"/>
          </w:tcPr>
          <w:p w:rsidR="0044328B" w:rsidRDefault="0044328B" w:rsidP="00A11CBE">
            <w:pPr>
              <w:pStyle w:val="Table-Text"/>
            </w:pPr>
            <w:r>
              <w:t>sponsorAccountId</w:t>
            </w:r>
          </w:p>
        </w:tc>
        <w:tc>
          <w:tcPr>
            <w:tcW w:w="2175" w:type="dxa"/>
          </w:tcPr>
          <w:p w:rsidR="0044328B" w:rsidRDefault="0044328B" w:rsidP="00A11CBE">
            <w:pPr>
              <w:pStyle w:val="Table-Text"/>
            </w:pPr>
            <w:r>
              <w:t>uuid</w:t>
            </w:r>
          </w:p>
        </w:tc>
        <w:tc>
          <w:tcPr>
            <w:tcW w:w="3507" w:type="dxa"/>
          </w:tcPr>
          <w:p w:rsidR="0044328B" w:rsidRDefault="0044328B" w:rsidP="00A11CBE">
            <w:pPr>
              <w:pStyle w:val="Table-Text"/>
            </w:pPr>
            <w:r>
              <w:t>The UUID of the account which sponsors or ‘owns’ the zone</w:t>
            </w:r>
          </w:p>
        </w:tc>
      </w:tr>
      <w:tr w:rsidR="0044328B" w:rsidTr="00A11CBE">
        <w:trPr>
          <w:trHeight w:val="113"/>
          <w:tblHeader w:val="0"/>
        </w:trPr>
        <w:tc>
          <w:tcPr>
            <w:tcW w:w="2965" w:type="dxa"/>
          </w:tcPr>
          <w:p w:rsidR="0044328B" w:rsidRDefault="0044328B" w:rsidP="00A11CBE">
            <w:pPr>
              <w:pStyle w:val="Table-Text"/>
            </w:pPr>
            <w:r>
              <w:t>sponsorAccountIdentifier</w:t>
            </w:r>
          </w:p>
        </w:tc>
        <w:tc>
          <w:tcPr>
            <w:tcW w:w="2175" w:type="dxa"/>
          </w:tcPr>
          <w:p w:rsidR="0044328B" w:rsidRDefault="0044328B" w:rsidP="00A11CBE">
            <w:pPr>
              <w:pStyle w:val="Table-Text"/>
            </w:pPr>
            <w:r>
              <w:t>string</w:t>
            </w:r>
          </w:p>
        </w:tc>
        <w:tc>
          <w:tcPr>
            <w:tcW w:w="3507" w:type="dxa"/>
          </w:tcPr>
          <w:p w:rsidR="0044328B" w:rsidRDefault="0044328B" w:rsidP="00A11CBE">
            <w:pPr>
              <w:pStyle w:val="Table-Text"/>
            </w:pPr>
            <w:r>
              <w:t>The identifier of the account which sponsors the zone</w:t>
            </w:r>
          </w:p>
        </w:tc>
      </w:tr>
      <w:tr w:rsidR="0044328B" w:rsidTr="00A11CBE">
        <w:trPr>
          <w:trHeight w:val="113"/>
          <w:tblHeader w:val="0"/>
        </w:trPr>
        <w:tc>
          <w:tcPr>
            <w:tcW w:w="2965" w:type="dxa"/>
          </w:tcPr>
          <w:p w:rsidR="0044328B" w:rsidRDefault="0044328B" w:rsidP="00A11CBE">
            <w:pPr>
              <w:pStyle w:val="Table-Text"/>
            </w:pPr>
            <w:r w:rsidRPr="00AF6C94">
              <w:t>delegationResourceRecords</w:t>
            </w:r>
          </w:p>
        </w:tc>
        <w:tc>
          <w:tcPr>
            <w:tcW w:w="2175" w:type="dxa"/>
          </w:tcPr>
          <w:p w:rsidR="0044328B" w:rsidRDefault="0044328B" w:rsidP="00A11CBE">
            <w:pPr>
              <w:pStyle w:val="Table-Text"/>
            </w:pPr>
            <w:r>
              <w:t>ResourceRecord[]</w:t>
            </w:r>
          </w:p>
        </w:tc>
        <w:tc>
          <w:tcPr>
            <w:tcW w:w="3507" w:type="dxa"/>
          </w:tcPr>
          <w:p w:rsidR="0044328B" w:rsidRDefault="0044328B" w:rsidP="00A11CBE">
            <w:pPr>
              <w:pStyle w:val="Table-Text"/>
            </w:pPr>
            <w:r>
              <w:t>The list of the resource records that are to be provide</w:t>
            </w:r>
            <w:ins w:id="545" w:author="Arnaud Dumont" w:date="2014-02-11T13:50:00Z">
              <w:r>
                <w:t>d</w:t>
              </w:r>
            </w:ins>
            <w:r>
              <w:t xml:space="preserve"> to the parent zone for the child zone delegation. This is typically the NS records and any required glue records</w:t>
            </w:r>
          </w:p>
        </w:tc>
      </w:tr>
      <w:tr w:rsidR="0044328B" w:rsidTr="00A11CBE">
        <w:trPr>
          <w:trHeight w:val="113"/>
          <w:tblHeader w:val="0"/>
        </w:trPr>
        <w:tc>
          <w:tcPr>
            <w:tcW w:w="2965" w:type="dxa"/>
          </w:tcPr>
          <w:p w:rsidR="0044328B" w:rsidRDefault="0044328B" w:rsidP="00A11CBE">
            <w:pPr>
              <w:pStyle w:val="Table-Text"/>
            </w:pPr>
            <w:r>
              <w:t>ddnsResourceRecords</w:t>
            </w:r>
          </w:p>
        </w:tc>
        <w:tc>
          <w:tcPr>
            <w:tcW w:w="2175" w:type="dxa"/>
          </w:tcPr>
          <w:p w:rsidR="0044328B" w:rsidRDefault="0044328B" w:rsidP="00A11CBE">
            <w:pPr>
              <w:pStyle w:val="Table-Text"/>
            </w:pPr>
            <w:r>
              <w:t>ResourceRecord[]</w:t>
            </w:r>
          </w:p>
        </w:tc>
        <w:tc>
          <w:tcPr>
            <w:tcW w:w="3507" w:type="dxa"/>
          </w:tcPr>
          <w:p w:rsidR="0044328B" w:rsidRDefault="0044328B" w:rsidP="00A11CBE">
            <w:pPr>
              <w:pStyle w:val="Table-Text"/>
            </w:pPr>
            <w:r>
              <w:t>The list of system generated resource records for the zone. This is typically the SOA and NS records</w:t>
            </w:r>
          </w:p>
        </w:tc>
      </w:tr>
      <w:tr w:rsidR="0044328B" w:rsidTr="00A11CBE">
        <w:trPr>
          <w:trHeight w:val="113"/>
          <w:tblHeader w:val="0"/>
        </w:trPr>
        <w:tc>
          <w:tcPr>
            <w:tcW w:w="2965" w:type="dxa"/>
          </w:tcPr>
          <w:p w:rsidR="0044328B" w:rsidRDefault="0044328B" w:rsidP="00A11CBE">
            <w:pPr>
              <w:pStyle w:val="Table-Text"/>
            </w:pPr>
            <w:r>
              <w:t>resourceRecords</w:t>
            </w:r>
          </w:p>
        </w:tc>
        <w:tc>
          <w:tcPr>
            <w:tcW w:w="2175" w:type="dxa"/>
          </w:tcPr>
          <w:p w:rsidR="0044328B" w:rsidRDefault="0044328B" w:rsidP="00A11CBE">
            <w:pPr>
              <w:pStyle w:val="Table-Text"/>
            </w:pPr>
            <w:r>
              <w:t>ResourceRecord[]</w:t>
            </w:r>
          </w:p>
        </w:tc>
        <w:tc>
          <w:tcPr>
            <w:tcW w:w="3507" w:type="dxa"/>
          </w:tcPr>
          <w:p w:rsidR="0044328B" w:rsidRDefault="0044328B" w:rsidP="00A11CBE">
            <w:pPr>
              <w:pStyle w:val="Table-Text"/>
            </w:pPr>
            <w:r>
              <w:t>The list of the user supplied (and modifiable) resource records associated with the zone</w:t>
            </w:r>
          </w:p>
        </w:tc>
      </w:tr>
      <w:tr w:rsidR="0044328B" w:rsidTr="00A11CBE">
        <w:trPr>
          <w:trHeight w:val="113"/>
          <w:tblHeader w:val="0"/>
        </w:trPr>
        <w:tc>
          <w:tcPr>
            <w:tcW w:w="2965" w:type="dxa"/>
          </w:tcPr>
          <w:p w:rsidR="0044328B" w:rsidRDefault="0044328B" w:rsidP="00A11CBE">
            <w:pPr>
              <w:pStyle w:val="Table-Text"/>
            </w:pPr>
            <w:r>
              <w:t>createDate</w:t>
            </w:r>
          </w:p>
        </w:tc>
        <w:tc>
          <w:tcPr>
            <w:tcW w:w="2175" w:type="dxa"/>
          </w:tcPr>
          <w:p w:rsidR="0044328B" w:rsidRDefault="0044328B" w:rsidP="00A11CBE">
            <w:pPr>
              <w:pStyle w:val="Table-Text"/>
            </w:pPr>
            <w:r>
              <w:t>timestamp</w:t>
            </w:r>
          </w:p>
        </w:tc>
        <w:tc>
          <w:tcPr>
            <w:tcW w:w="3507" w:type="dxa"/>
          </w:tcPr>
          <w:p w:rsidR="0044328B" w:rsidRDefault="0044328B" w:rsidP="00A11CBE">
            <w:pPr>
              <w:pStyle w:val="Table-Text"/>
            </w:pPr>
            <w:r>
              <w:t>The date and time in UTC that this object was created</w:t>
            </w:r>
          </w:p>
        </w:tc>
      </w:tr>
      <w:tr w:rsidR="0044328B" w:rsidTr="00A11CBE">
        <w:trPr>
          <w:trHeight w:val="113"/>
          <w:tblHeader w:val="0"/>
        </w:trPr>
        <w:tc>
          <w:tcPr>
            <w:tcW w:w="2965" w:type="dxa"/>
          </w:tcPr>
          <w:p w:rsidR="0044328B" w:rsidRDefault="0044328B" w:rsidP="00A11CBE">
            <w:pPr>
              <w:pStyle w:val="Table-Text"/>
            </w:pPr>
            <w:r>
              <w:t>createAccountId</w:t>
            </w:r>
          </w:p>
        </w:tc>
        <w:tc>
          <w:tcPr>
            <w:tcW w:w="2175" w:type="dxa"/>
          </w:tcPr>
          <w:p w:rsidR="0044328B" w:rsidRDefault="0044328B" w:rsidP="00A11CBE">
            <w:pPr>
              <w:pStyle w:val="Table-Text"/>
            </w:pPr>
            <w:r>
              <w:t>uuid</w:t>
            </w:r>
          </w:p>
        </w:tc>
        <w:tc>
          <w:tcPr>
            <w:tcW w:w="3507" w:type="dxa"/>
          </w:tcPr>
          <w:p w:rsidR="0044328B" w:rsidRDefault="0044328B" w:rsidP="00A11CBE">
            <w:pPr>
              <w:pStyle w:val="Table-Text"/>
            </w:pPr>
            <w:r>
              <w:t>The UUID of the account which created the object</w:t>
            </w:r>
          </w:p>
        </w:tc>
      </w:tr>
      <w:tr w:rsidR="0044328B" w:rsidTr="00A11CBE">
        <w:trPr>
          <w:trHeight w:val="113"/>
          <w:tblHeader w:val="0"/>
        </w:trPr>
        <w:tc>
          <w:tcPr>
            <w:tcW w:w="2965" w:type="dxa"/>
          </w:tcPr>
          <w:p w:rsidR="0044328B" w:rsidRDefault="0044328B" w:rsidP="00A11CBE">
            <w:pPr>
              <w:pStyle w:val="Table-Text"/>
            </w:pPr>
            <w:r>
              <w:t>createAccountIdentifier</w:t>
            </w:r>
          </w:p>
        </w:tc>
        <w:tc>
          <w:tcPr>
            <w:tcW w:w="2175" w:type="dxa"/>
          </w:tcPr>
          <w:p w:rsidR="0044328B" w:rsidRDefault="0044328B" w:rsidP="00A11CBE">
            <w:pPr>
              <w:pStyle w:val="Table-Text"/>
            </w:pPr>
            <w:r>
              <w:t>string</w:t>
            </w:r>
          </w:p>
        </w:tc>
        <w:tc>
          <w:tcPr>
            <w:tcW w:w="3507" w:type="dxa"/>
          </w:tcPr>
          <w:p w:rsidR="0044328B" w:rsidRDefault="0044328B" w:rsidP="00A11CBE">
            <w:pPr>
              <w:pStyle w:val="Table-Text"/>
            </w:pPr>
            <w:r>
              <w:t>The identifier of the account which created the object</w:t>
            </w:r>
          </w:p>
        </w:tc>
      </w:tr>
      <w:tr w:rsidR="0044328B" w:rsidTr="00A11CBE">
        <w:trPr>
          <w:trHeight w:val="113"/>
          <w:tblHeader w:val="0"/>
        </w:trPr>
        <w:tc>
          <w:tcPr>
            <w:tcW w:w="2965" w:type="dxa"/>
          </w:tcPr>
          <w:p w:rsidR="0044328B" w:rsidRDefault="0044328B" w:rsidP="00A11CBE">
            <w:pPr>
              <w:pStyle w:val="Table-Text"/>
            </w:pPr>
            <w:r>
              <w:t>createUserId</w:t>
            </w:r>
          </w:p>
        </w:tc>
        <w:tc>
          <w:tcPr>
            <w:tcW w:w="2175" w:type="dxa"/>
          </w:tcPr>
          <w:p w:rsidR="0044328B" w:rsidRDefault="0044328B" w:rsidP="00A11CBE">
            <w:pPr>
              <w:pStyle w:val="Table-Text"/>
            </w:pPr>
            <w:r>
              <w:t>uuid</w:t>
            </w:r>
          </w:p>
        </w:tc>
        <w:tc>
          <w:tcPr>
            <w:tcW w:w="3507" w:type="dxa"/>
          </w:tcPr>
          <w:p w:rsidR="0044328B" w:rsidRDefault="0044328B" w:rsidP="00A11CBE">
            <w:pPr>
              <w:pStyle w:val="Table-Text"/>
            </w:pPr>
            <w:r>
              <w:t>The UUID of the user which created the object</w:t>
            </w:r>
          </w:p>
        </w:tc>
      </w:tr>
      <w:tr w:rsidR="0044328B" w:rsidTr="00A11CBE">
        <w:trPr>
          <w:trHeight w:val="113"/>
          <w:tblHeader w:val="0"/>
        </w:trPr>
        <w:tc>
          <w:tcPr>
            <w:tcW w:w="2965" w:type="dxa"/>
          </w:tcPr>
          <w:p w:rsidR="0044328B" w:rsidRDefault="0044328B" w:rsidP="00A11CBE">
            <w:pPr>
              <w:pStyle w:val="Table-Text"/>
            </w:pPr>
            <w:r>
              <w:t>createUserName</w:t>
            </w:r>
          </w:p>
        </w:tc>
        <w:tc>
          <w:tcPr>
            <w:tcW w:w="2175" w:type="dxa"/>
          </w:tcPr>
          <w:p w:rsidR="0044328B" w:rsidRDefault="0044328B" w:rsidP="00A11CBE">
            <w:pPr>
              <w:pStyle w:val="Table-Text"/>
            </w:pPr>
            <w:r>
              <w:t>string</w:t>
            </w:r>
          </w:p>
        </w:tc>
        <w:tc>
          <w:tcPr>
            <w:tcW w:w="3507" w:type="dxa"/>
          </w:tcPr>
          <w:p w:rsidR="0044328B" w:rsidRDefault="0044328B" w:rsidP="00A11CBE">
            <w:pPr>
              <w:pStyle w:val="Table-Text"/>
            </w:pPr>
            <w:r>
              <w:t>The name of the user which created the object</w:t>
            </w:r>
          </w:p>
        </w:tc>
      </w:tr>
      <w:tr w:rsidR="0044328B" w:rsidTr="00A11CBE">
        <w:trPr>
          <w:trHeight w:val="113"/>
          <w:tblHeader w:val="0"/>
        </w:trPr>
        <w:tc>
          <w:tcPr>
            <w:tcW w:w="2965" w:type="dxa"/>
          </w:tcPr>
          <w:p w:rsidR="0044328B" w:rsidRDefault="0044328B" w:rsidP="00A11CBE">
            <w:pPr>
              <w:pStyle w:val="Table-Text"/>
            </w:pPr>
            <w:r>
              <w:t>lastUpdateDate</w:t>
            </w:r>
          </w:p>
        </w:tc>
        <w:tc>
          <w:tcPr>
            <w:tcW w:w="2175" w:type="dxa"/>
          </w:tcPr>
          <w:p w:rsidR="0044328B" w:rsidRDefault="0044328B" w:rsidP="00A11CBE">
            <w:pPr>
              <w:pStyle w:val="Table-Text"/>
            </w:pPr>
            <w:r>
              <w:t>timestamp</w:t>
            </w:r>
          </w:p>
        </w:tc>
        <w:tc>
          <w:tcPr>
            <w:tcW w:w="3507" w:type="dxa"/>
          </w:tcPr>
          <w:p w:rsidR="0044328B" w:rsidRDefault="0044328B" w:rsidP="00A11CBE">
            <w:pPr>
              <w:pStyle w:val="Table-Text"/>
            </w:pPr>
            <w:r>
              <w:t>The date and time in UTC that this object was last updated, null if the object has never been updated</w:t>
            </w:r>
          </w:p>
        </w:tc>
      </w:tr>
      <w:tr w:rsidR="0044328B" w:rsidTr="00A11CBE">
        <w:trPr>
          <w:trHeight w:val="113"/>
          <w:tblHeader w:val="0"/>
        </w:trPr>
        <w:tc>
          <w:tcPr>
            <w:tcW w:w="2965" w:type="dxa"/>
          </w:tcPr>
          <w:p w:rsidR="0044328B" w:rsidRDefault="0044328B" w:rsidP="00A11CBE">
            <w:pPr>
              <w:pStyle w:val="Table-Text"/>
            </w:pPr>
            <w:r>
              <w:t>lastUpdateAccountId</w:t>
            </w:r>
          </w:p>
        </w:tc>
        <w:tc>
          <w:tcPr>
            <w:tcW w:w="2175" w:type="dxa"/>
          </w:tcPr>
          <w:p w:rsidR="0044328B" w:rsidRDefault="0044328B" w:rsidP="00A11CBE">
            <w:pPr>
              <w:pStyle w:val="Table-Text"/>
            </w:pPr>
            <w:r>
              <w:t>uuid</w:t>
            </w:r>
          </w:p>
        </w:tc>
        <w:tc>
          <w:tcPr>
            <w:tcW w:w="3507" w:type="dxa"/>
          </w:tcPr>
          <w:p w:rsidR="0044328B" w:rsidRDefault="0044328B" w:rsidP="00A11CBE">
            <w:pPr>
              <w:pStyle w:val="Table-Text"/>
            </w:pPr>
            <w:r>
              <w:t>The UUID of the account which last updated the object, null if the object has never been updated</w:t>
            </w:r>
          </w:p>
        </w:tc>
      </w:tr>
      <w:tr w:rsidR="0044328B" w:rsidTr="00A11CBE">
        <w:trPr>
          <w:trHeight w:val="113"/>
          <w:tblHeader w:val="0"/>
        </w:trPr>
        <w:tc>
          <w:tcPr>
            <w:tcW w:w="2965" w:type="dxa"/>
          </w:tcPr>
          <w:p w:rsidR="0044328B" w:rsidRDefault="0044328B" w:rsidP="00A11CBE">
            <w:pPr>
              <w:pStyle w:val="Table-Text"/>
            </w:pPr>
            <w:r>
              <w:t>lastUpdateAccountIdentifier</w:t>
            </w:r>
          </w:p>
        </w:tc>
        <w:tc>
          <w:tcPr>
            <w:tcW w:w="2175" w:type="dxa"/>
          </w:tcPr>
          <w:p w:rsidR="0044328B" w:rsidRDefault="0044328B" w:rsidP="00A11CBE">
            <w:pPr>
              <w:pStyle w:val="Table-Text"/>
            </w:pPr>
            <w:r>
              <w:t>string</w:t>
            </w:r>
          </w:p>
        </w:tc>
        <w:tc>
          <w:tcPr>
            <w:tcW w:w="3507" w:type="dxa"/>
          </w:tcPr>
          <w:p w:rsidR="0044328B" w:rsidRDefault="0044328B" w:rsidP="00A11CBE">
            <w:pPr>
              <w:pStyle w:val="Table-Text"/>
            </w:pPr>
            <w:r>
              <w:t>The identifier of the account which last updated the object, null if the object has never been updated</w:t>
            </w:r>
          </w:p>
        </w:tc>
      </w:tr>
      <w:tr w:rsidR="0044328B" w:rsidTr="00A11CBE">
        <w:trPr>
          <w:trHeight w:val="113"/>
          <w:tblHeader w:val="0"/>
        </w:trPr>
        <w:tc>
          <w:tcPr>
            <w:tcW w:w="2965" w:type="dxa"/>
          </w:tcPr>
          <w:p w:rsidR="0044328B" w:rsidRDefault="0044328B" w:rsidP="00A11CBE">
            <w:pPr>
              <w:pStyle w:val="Table-Text"/>
            </w:pPr>
            <w:r>
              <w:t>lastUpdateUserId</w:t>
            </w:r>
          </w:p>
        </w:tc>
        <w:tc>
          <w:tcPr>
            <w:tcW w:w="2175" w:type="dxa"/>
          </w:tcPr>
          <w:p w:rsidR="0044328B" w:rsidRDefault="0044328B" w:rsidP="00A11CBE">
            <w:pPr>
              <w:pStyle w:val="Table-Text"/>
            </w:pPr>
            <w:r>
              <w:t>uuid</w:t>
            </w:r>
          </w:p>
        </w:tc>
        <w:tc>
          <w:tcPr>
            <w:tcW w:w="3507" w:type="dxa"/>
          </w:tcPr>
          <w:p w:rsidR="0044328B" w:rsidRDefault="0044328B" w:rsidP="00A11CBE">
            <w:pPr>
              <w:pStyle w:val="Table-Text"/>
            </w:pPr>
            <w:r>
              <w:t>The UUID of the user which last updated the object, null if the object has never been updated</w:t>
            </w:r>
          </w:p>
        </w:tc>
      </w:tr>
      <w:tr w:rsidR="0044328B" w:rsidTr="00A11CBE">
        <w:trPr>
          <w:trHeight w:val="113"/>
          <w:tblHeader w:val="0"/>
        </w:trPr>
        <w:tc>
          <w:tcPr>
            <w:tcW w:w="2965" w:type="dxa"/>
          </w:tcPr>
          <w:p w:rsidR="0044328B" w:rsidRDefault="0044328B" w:rsidP="00A11CBE">
            <w:pPr>
              <w:pStyle w:val="Table-Text"/>
            </w:pPr>
            <w:r>
              <w:t>lastUpdateUserName</w:t>
            </w:r>
          </w:p>
        </w:tc>
        <w:tc>
          <w:tcPr>
            <w:tcW w:w="2175" w:type="dxa"/>
          </w:tcPr>
          <w:p w:rsidR="0044328B" w:rsidRDefault="0044328B" w:rsidP="00A11CBE">
            <w:pPr>
              <w:pStyle w:val="Table-Text"/>
            </w:pPr>
            <w:r>
              <w:t>string</w:t>
            </w:r>
          </w:p>
        </w:tc>
        <w:tc>
          <w:tcPr>
            <w:tcW w:w="3507" w:type="dxa"/>
          </w:tcPr>
          <w:p w:rsidR="0044328B" w:rsidRDefault="0044328B" w:rsidP="00A11CBE">
            <w:pPr>
              <w:pStyle w:val="Table-Text"/>
            </w:pPr>
            <w:r>
              <w:t>The name of the user which last updated the object, null if the object has never been updated</w:t>
            </w:r>
          </w:p>
        </w:tc>
      </w:tr>
    </w:tbl>
    <w:p w:rsidR="00A11CBE" w:rsidRDefault="00A11CBE" w:rsidP="00A11CBE">
      <w:r w:rsidRPr="00A11CBE">
        <w:lastRenderedPageBreak/>
        <w:t xml:space="preserve">The ResourceRecord object is a ‘super type’ covering all support resource </w:t>
      </w:r>
      <w:r w:rsidR="00BA7A47" w:rsidRPr="00A11CBE">
        <w:t>records;</w:t>
      </w:r>
      <w:r w:rsidRPr="00A11CBE">
        <w:t xml:space="preserve"> it is detailed in the Zone Get Command specified in section </w:t>
      </w:r>
      <w:r w:rsidR="00BA7A47">
        <w:t>8.1</w:t>
      </w:r>
      <w:r w:rsidRPr="00A11CBE">
        <w:t>.</w:t>
      </w:r>
    </w:p>
    <w:p w:rsidR="00A11CBE" w:rsidRDefault="00A11CBE" w:rsidP="00A11CBE">
      <w:pPr>
        <w:pStyle w:val="Heading3"/>
      </w:pPr>
      <w:r>
        <w:t>Example</w:t>
      </w:r>
    </w:p>
    <w:p w:rsidR="00A11CBE" w:rsidRDefault="00A11CBE" w:rsidP="00A11CBE">
      <w:r>
        <w:t>Below is an example of a zone update command request and response:</w:t>
      </w:r>
    </w:p>
    <w:p w:rsidR="00A11CBE" w:rsidRDefault="00A11CBE" w:rsidP="00BA7A47">
      <w:pPr>
        <w:keepNext/>
      </w:pPr>
      <w:r>
        <w:t>Request:</w:t>
      </w:r>
    </w:p>
    <w:p w:rsidR="00A11CBE" w:rsidRDefault="00A11CBE" w:rsidP="00A11CBE">
      <w:pPr>
        <w:pStyle w:val="Code"/>
      </w:pPr>
      <w:r>
        <w:t>PUT /zones/73bb9df3-191b-4ad6-9e6b-ed9eaf68d8ea HTTP/1.1</w:t>
      </w:r>
    </w:p>
    <w:p w:rsidR="00A11CBE" w:rsidRDefault="00A11CBE" w:rsidP="00A11CBE">
      <w:pPr>
        <w:pStyle w:val="Code"/>
      </w:pPr>
      <w:r>
        <w:t>Accept: application/json</w:t>
      </w:r>
    </w:p>
    <w:p w:rsidR="00A11CBE" w:rsidRDefault="00A11CBE" w:rsidP="00A11CBE">
      <w:pPr>
        <w:pStyle w:val="Code"/>
      </w:pPr>
      <w:r>
        <w:t>Client-Transaction-Id: bb43ab62-a093-475c-8252-1abac0eb8ec7</w:t>
      </w:r>
    </w:p>
    <w:p w:rsidR="00A11CBE" w:rsidRDefault="00A11CBE" w:rsidP="00A11CBE">
      <w:pPr>
        <w:pStyle w:val="Code"/>
      </w:pPr>
      <w:r>
        <w:t>Content-Type: application/json</w:t>
      </w:r>
    </w:p>
    <w:p w:rsidR="00A11CBE" w:rsidRDefault="00A11CBE" w:rsidP="00A11CBE">
      <w:pPr>
        <w:pStyle w:val="Code"/>
      </w:pPr>
      <w:r>
        <w:t>X-Requested-By: DiscoveryDNS Reseller API Client</w:t>
      </w:r>
    </w:p>
    <w:p w:rsidR="00A11CBE" w:rsidRDefault="00A11CBE" w:rsidP="00A11CBE">
      <w:pPr>
        <w:pStyle w:val="Code"/>
      </w:pPr>
      <w:r>
        <w:t>User-Agent: Jersey/2.2 (Apache HttpClient 4.2.5)</w:t>
      </w:r>
    </w:p>
    <w:p w:rsidR="00A11CBE" w:rsidRDefault="00A11CBE" w:rsidP="00A11CBE">
      <w:pPr>
        <w:pStyle w:val="Code"/>
      </w:pPr>
      <w:r>
        <w:t>Host: api.discoverydns.com</w:t>
      </w:r>
    </w:p>
    <w:p w:rsidR="00A11CBE" w:rsidRDefault="00A11CBE" w:rsidP="00A11CBE">
      <w:pPr>
        <w:pStyle w:val="Code"/>
      </w:pPr>
      <w:r>
        <w:t>Connection: Keep-Alive</w:t>
      </w:r>
    </w:p>
    <w:p w:rsidR="00A11CBE" w:rsidRDefault="00A11CBE" w:rsidP="00A11CBE">
      <w:pPr>
        <w:pStyle w:val="Code"/>
      </w:pPr>
      <w:r>
        <w:t>Content-Length: 222</w:t>
      </w:r>
    </w:p>
    <w:p w:rsidR="00A11CBE" w:rsidRDefault="00A11CBE" w:rsidP="00A11CBE">
      <w:pPr>
        <w:pStyle w:val="Code"/>
      </w:pPr>
    </w:p>
    <w:p w:rsidR="00A11CBE" w:rsidRDefault="00A11CBE" w:rsidP="00A11CBE">
      <w:pPr>
        <w:pStyle w:val="Code"/>
      </w:pPr>
      <w:r>
        <w:t>{</w:t>
      </w:r>
    </w:p>
    <w:p w:rsidR="00A11CBE" w:rsidRDefault="00A11CBE" w:rsidP="00A11CBE">
      <w:pPr>
        <w:pStyle w:val="Code"/>
      </w:pPr>
      <w:r>
        <w:t xml:space="preserve">  "zoneUpdate" : {</w:t>
      </w:r>
    </w:p>
    <w:p w:rsidR="00A11CBE" w:rsidRDefault="00A11CBE" w:rsidP="00A11CBE">
      <w:pPr>
        <w:pStyle w:val="Code"/>
        <w:rPr>
          <w:ins w:id="546" w:author="Arnaud Dumont" w:date="2014-02-20T11:44:00Z"/>
        </w:rPr>
      </w:pPr>
      <w:r>
        <w:t xml:space="preserve">    "version" : 0,</w:t>
      </w:r>
    </w:p>
    <w:p w:rsidR="00225335" w:rsidRDefault="00225335" w:rsidP="00A11CBE">
      <w:pPr>
        <w:pStyle w:val="Code"/>
      </w:pPr>
      <w:ins w:id="547" w:author="Arnaud Dumont" w:date="2014-02-20T11:44:00Z">
        <w:r>
          <w:t xml:space="preserve">    "</w:t>
        </w:r>
      </w:ins>
      <w:ins w:id="548" w:author="Arnaud Dumont" w:date="2014-02-20T11:45:00Z">
        <w:r w:rsidRPr="00CB3AB5">
          <w:t>dnssecSigned</w:t>
        </w:r>
      </w:ins>
      <w:ins w:id="549" w:author="Arnaud Dumont" w:date="2014-02-20T11:44:00Z">
        <w:r>
          <w:t xml:space="preserve">" : </w:t>
        </w:r>
      </w:ins>
      <w:ins w:id="550" w:author="Arnaud Dumont" w:date="2014-06-04T15:38:00Z">
        <w:r w:rsidR="00185838">
          <w:t>true</w:t>
        </w:r>
      </w:ins>
      <w:ins w:id="551" w:author="Arnaud Dumont" w:date="2014-02-20T11:44:00Z">
        <w:r>
          <w:t>,</w:t>
        </w:r>
      </w:ins>
    </w:p>
    <w:p w:rsidR="00A11CBE" w:rsidRDefault="00A11CBE" w:rsidP="00A11CBE">
      <w:pPr>
        <w:pStyle w:val="Code"/>
      </w:pPr>
      <w:r>
        <w:t xml:space="preserve">    "brandedNameServers" : true,</w:t>
      </w:r>
    </w:p>
    <w:p w:rsidR="00A11CBE" w:rsidRDefault="00A11CBE" w:rsidP="00A11CBE">
      <w:pPr>
        <w:pStyle w:val="Code"/>
      </w:pPr>
      <w:r>
        <w:t xml:space="preserve">    "group" : "mygroup",</w:t>
      </w:r>
    </w:p>
    <w:p w:rsidR="00A11CBE" w:rsidRDefault="00A11CBE" w:rsidP="00A11CBE">
      <w:pPr>
        <w:pStyle w:val="Code"/>
      </w:pPr>
      <w:r>
        <w:t xml:space="preserve">    "nameServerSetId" : "a2624aec-b186-4323-b8b5-2e27645cce03",</w:t>
      </w:r>
    </w:p>
    <w:p w:rsidR="00A11CBE" w:rsidRDefault="00A11CBE" w:rsidP="00A11CBE">
      <w:pPr>
        <w:pStyle w:val="Code"/>
      </w:pPr>
      <w:r>
        <w:t xml:space="preserve">    "planId" : "cef85578-ee5a-4b0f-b77a-e45d713bccb7"</w:t>
      </w:r>
    </w:p>
    <w:p w:rsidR="00A11CBE" w:rsidRDefault="00A11CBE" w:rsidP="00A11CBE">
      <w:pPr>
        <w:pStyle w:val="Code"/>
      </w:pPr>
      <w:r>
        <w:t xml:space="preserve">  }</w:t>
      </w:r>
    </w:p>
    <w:p w:rsidR="00A11CBE" w:rsidRDefault="00A11CBE" w:rsidP="00A11CBE">
      <w:pPr>
        <w:pStyle w:val="Code"/>
      </w:pPr>
      <w:r>
        <w:t>}</w:t>
      </w:r>
    </w:p>
    <w:p w:rsidR="00A11CBE" w:rsidRDefault="00A11CBE" w:rsidP="00A11CBE">
      <w:r w:rsidRPr="00A11CBE">
        <w:t>Response:</w:t>
      </w:r>
    </w:p>
    <w:p w:rsidR="00A11CBE" w:rsidRDefault="00A11CBE" w:rsidP="00A11CBE">
      <w:pPr>
        <w:pStyle w:val="Code"/>
      </w:pPr>
      <w:r>
        <w:t>HTTP/1.1 200 OK</w:t>
      </w:r>
    </w:p>
    <w:p w:rsidR="00A11CBE" w:rsidRDefault="00A11CBE" w:rsidP="00A11CBE">
      <w:pPr>
        <w:pStyle w:val="Code"/>
      </w:pPr>
      <w:r>
        <w:t>Content-Type: application/json</w:t>
      </w:r>
    </w:p>
    <w:p w:rsidR="00A11CBE" w:rsidRDefault="00A11CBE" w:rsidP="00A11CBE">
      <w:pPr>
        <w:pStyle w:val="Code"/>
      </w:pPr>
      <w:r>
        <w:t>Last-Modified: Mon, 07 Oct 2013 15:39:35 GMT</w:t>
      </w:r>
    </w:p>
    <w:p w:rsidR="00A11CBE" w:rsidRDefault="00A11CBE" w:rsidP="00A11CBE">
      <w:pPr>
        <w:pStyle w:val="Code"/>
      </w:pPr>
      <w:r>
        <w:t>ETag: "1"</w:t>
      </w:r>
    </w:p>
    <w:p w:rsidR="00A11CBE" w:rsidRDefault="00A11CBE" w:rsidP="00A11CBE">
      <w:pPr>
        <w:pStyle w:val="Code"/>
      </w:pPr>
      <w:r>
        <w:t>Cache-Control: private, no-transform, max-age=30</w:t>
      </w:r>
    </w:p>
    <w:p w:rsidR="00A11CBE" w:rsidRDefault="00A11CBE" w:rsidP="00A11CBE">
      <w:pPr>
        <w:pStyle w:val="Code"/>
      </w:pPr>
      <w:r>
        <w:t>Date: Mon, 07 Oct 2013 15:39:35 GMT</w:t>
      </w:r>
    </w:p>
    <w:p w:rsidR="00A11CBE" w:rsidRDefault="00A11CBE" w:rsidP="00A11CBE">
      <w:pPr>
        <w:pStyle w:val="Code"/>
      </w:pPr>
      <w:r>
        <w:t>Server-Transaction-Id: 6bd22485-a8fa-4beb-8aee-3dc9ea02e7b8</w:t>
      </w:r>
    </w:p>
    <w:p w:rsidR="00A11CBE" w:rsidRDefault="00A11CBE" w:rsidP="00A11CBE">
      <w:pPr>
        <w:pStyle w:val="Code"/>
      </w:pPr>
      <w:r>
        <w:t>Client-Transaction-Id: bb43ab62-a093-475c-8252-1abac0eb8ec7</w:t>
      </w:r>
    </w:p>
    <w:p w:rsidR="00A11CBE" w:rsidRDefault="00A11CBE" w:rsidP="00A11CBE">
      <w:pPr>
        <w:pStyle w:val="Code"/>
      </w:pPr>
      <w:r>
        <w:t>Content-Length: 2988</w:t>
      </w:r>
    </w:p>
    <w:p w:rsidR="00A11CBE" w:rsidRDefault="00A11CBE" w:rsidP="00A11CBE">
      <w:pPr>
        <w:pStyle w:val="Code"/>
      </w:pPr>
    </w:p>
    <w:p w:rsidR="00A11CBE" w:rsidRDefault="00A11CBE" w:rsidP="00A11CBE">
      <w:pPr>
        <w:pStyle w:val="Code"/>
      </w:pPr>
      <w:r>
        <w:lastRenderedPageBreak/>
        <w:t>{</w:t>
      </w:r>
    </w:p>
    <w:p w:rsidR="00A11CBE" w:rsidRDefault="00A11CBE" w:rsidP="00A11CBE">
      <w:pPr>
        <w:pStyle w:val="Code"/>
      </w:pPr>
      <w:r>
        <w:t xml:space="preserve">  "zone" : {</w:t>
      </w:r>
    </w:p>
    <w:p w:rsidR="00A11CBE" w:rsidRDefault="00A11CBE" w:rsidP="00A11CBE">
      <w:pPr>
        <w:pStyle w:val="Code"/>
      </w:pPr>
      <w:r>
        <w:t xml:space="preserve">    "@uri" : "https://api.discoverydns.com/zones/73bb9df3-191b-4ad6-9e6b-ed9eaf68d8ea",</w:t>
      </w:r>
    </w:p>
    <w:p w:rsidR="00A11CBE" w:rsidRDefault="00A11CBE" w:rsidP="00A11CBE">
      <w:pPr>
        <w:pStyle w:val="Code"/>
      </w:pPr>
      <w:r>
        <w:t xml:space="preserve">    "id" : "73bb9df3-191b-4ad6-9e6b-ed9eaf68d8ea",</w:t>
      </w:r>
    </w:p>
    <w:p w:rsidR="00A11CBE" w:rsidRDefault="00A11CBE" w:rsidP="00A11CBE">
      <w:pPr>
        <w:pStyle w:val="Code"/>
      </w:pPr>
      <w:r>
        <w:t xml:space="preserve">    "version" : 1,</w:t>
      </w:r>
    </w:p>
    <w:p w:rsidR="00A11CBE" w:rsidRDefault="00A11CBE" w:rsidP="00A11CBE">
      <w:pPr>
        <w:pStyle w:val="Code"/>
      </w:pPr>
      <w:r>
        <w:t xml:space="preserve">    "name" : "testingzone0.com",</w:t>
      </w:r>
    </w:p>
    <w:p w:rsidR="00A11CBE" w:rsidRDefault="00A11CBE" w:rsidP="00A11CBE">
      <w:pPr>
        <w:pStyle w:val="Code"/>
      </w:pPr>
      <w:r>
        <w:t xml:space="preserve">    "serial" : 2,</w:t>
      </w:r>
    </w:p>
    <w:p w:rsidR="00A11CBE" w:rsidRDefault="00A11CBE" w:rsidP="00A11CBE">
      <w:pPr>
        <w:pStyle w:val="Code"/>
      </w:pPr>
      <w:r>
        <w:t xml:space="preserve">    "brandedNameServers" : true,</w:t>
      </w:r>
    </w:p>
    <w:p w:rsidR="00EA3CD9" w:rsidRDefault="00A11CBE" w:rsidP="00EA3CD9">
      <w:pPr>
        <w:pStyle w:val="Code"/>
        <w:rPr>
          <w:ins w:id="552" w:author="Arnaud Dumont" w:date="2014-02-11T14:00:00Z"/>
        </w:rPr>
      </w:pPr>
      <w:r>
        <w:t xml:space="preserve">    "dnssecSigned" : false,</w:t>
      </w:r>
    </w:p>
    <w:p w:rsidR="00BD2F2F" w:rsidRDefault="00EA3CD9" w:rsidP="00BD2F2F">
      <w:pPr>
        <w:pStyle w:val="Code"/>
        <w:rPr>
          <w:ins w:id="553" w:author="Arnaud Dumont" w:date="2014-06-04T15:38:00Z"/>
        </w:rPr>
      </w:pPr>
      <w:ins w:id="554" w:author="Arnaud Dumont" w:date="2014-02-11T14:00:00Z">
        <w:r>
          <w:t xml:space="preserve">    "</w:t>
        </w:r>
        <w:r w:rsidRPr="006242A4">
          <w:t>zskRollOverState</w:t>
        </w:r>
        <w:r>
          <w:t>" : null,</w:t>
        </w:r>
      </w:ins>
      <w:ins w:id="555" w:author="Arnaud Dumont" w:date="2014-06-04T15:37:00Z">
        <w:r w:rsidR="00FC7D26" w:rsidRPr="00FC7D26">
          <w:t xml:space="preserve"> </w:t>
        </w:r>
      </w:ins>
    </w:p>
    <w:p w:rsidR="00BD2F2F" w:rsidRDefault="00BD2F2F" w:rsidP="00BD2F2F">
      <w:pPr>
        <w:pStyle w:val="Code"/>
        <w:rPr>
          <w:ins w:id="556" w:author="Arnaud Dumont" w:date="2014-06-04T15:38:00Z"/>
        </w:rPr>
      </w:pPr>
      <w:ins w:id="557" w:author="Arnaud Dumont" w:date="2014-06-04T15:38:00Z">
        <w:r>
          <w:t xml:space="preserve">    "</w:t>
        </w:r>
        <w:r w:rsidRPr="008E504F">
          <w:t>pendingOperation</w:t>
        </w:r>
        <w:r>
          <w:t>" : "</w:t>
        </w:r>
        <w:r w:rsidRPr="008E504F">
          <w:t>zoneSigning</w:t>
        </w:r>
        <w:r>
          <w:t>",</w:t>
        </w:r>
      </w:ins>
    </w:p>
    <w:p w:rsidR="00A11CBE" w:rsidDel="00FC7D26" w:rsidRDefault="00BD2F2F" w:rsidP="00BD2F2F">
      <w:pPr>
        <w:pStyle w:val="Code"/>
        <w:rPr>
          <w:del w:id="558" w:author="Arnaud Dumont" w:date="2014-06-04T15:38:00Z"/>
        </w:rPr>
      </w:pPr>
      <w:ins w:id="559" w:author="Arnaud Dumont" w:date="2014-06-04T15:38:00Z">
        <w:r>
          <w:t xml:space="preserve">    "</w:t>
        </w:r>
        <w:r w:rsidRPr="008E504F">
          <w:t>lastPublishDate</w:t>
        </w:r>
        <w:r>
          <w:t>" : "</w:t>
        </w:r>
        <w:r w:rsidRPr="008E504F">
          <w:t>2014-06-04T15:16:48.618</w:t>
        </w:r>
        <w:r>
          <w:t>",</w:t>
        </w:r>
      </w:ins>
    </w:p>
    <w:p w:rsidR="00A11CBE" w:rsidRDefault="00A11CBE" w:rsidP="00A11CBE">
      <w:pPr>
        <w:pStyle w:val="Code"/>
      </w:pPr>
      <w:r>
        <w:t xml:space="preserve">    "group" : "mygroup",</w:t>
      </w:r>
    </w:p>
    <w:p w:rsidR="00A11CBE" w:rsidRDefault="00A11CBE" w:rsidP="00A11CBE">
      <w:pPr>
        <w:pStyle w:val="Code"/>
      </w:pPr>
      <w:r>
        <w:t xml:space="preserve">    "nameServerSetId" : "a2624aec-b186-4323-b8b5-2e27645cce03",</w:t>
      </w:r>
    </w:p>
    <w:p w:rsidR="00A11CBE" w:rsidRDefault="00A11CBE" w:rsidP="00A11CBE">
      <w:pPr>
        <w:pStyle w:val="Code"/>
      </w:pPr>
      <w:r>
        <w:t xml:space="preserve">    "nameServerSetName" : "Test-ing Name.Server_Set2",</w:t>
      </w:r>
    </w:p>
    <w:p w:rsidR="00A11CBE" w:rsidRDefault="00A11CBE" w:rsidP="00A11CBE">
      <w:pPr>
        <w:pStyle w:val="Code"/>
      </w:pPr>
      <w:r>
        <w:t xml:space="preserve">    "nameServerInterfaceSetId" : "8b9b3487-9e3b-4f65-a453-b18cf3fea033",</w:t>
      </w:r>
    </w:p>
    <w:p w:rsidR="00A11CBE" w:rsidRDefault="00A11CBE" w:rsidP="00A11CBE">
      <w:pPr>
        <w:pStyle w:val="Code"/>
      </w:pPr>
      <w:r>
        <w:t xml:space="preserve">    "nameServerInterfaceSetName" : "Test-ing NameServer_Interfa.ceSet0",</w:t>
      </w:r>
    </w:p>
    <w:p w:rsidR="00A11CBE" w:rsidRDefault="00A11CBE" w:rsidP="00A11CBE">
      <w:pPr>
        <w:pStyle w:val="Code"/>
      </w:pPr>
      <w:r>
        <w:t xml:space="preserve">    "planId" : "cef85578-ee5a-4b0f-b77a-e45d713bccb7",</w:t>
      </w:r>
    </w:p>
    <w:p w:rsidR="00A11CBE" w:rsidRDefault="00A11CBE" w:rsidP="00A11CBE">
      <w:pPr>
        <w:pStyle w:val="Code"/>
      </w:pPr>
      <w:r>
        <w:t xml:space="preserve">    "planName" : "testing-plan_.meh la1",</w:t>
      </w:r>
    </w:p>
    <w:p w:rsidR="00A11CBE" w:rsidRDefault="00A11CBE" w:rsidP="00A11CBE">
      <w:pPr>
        <w:pStyle w:val="Code"/>
      </w:pPr>
      <w:r>
        <w:t xml:space="preserve">    "sponsorAccountId" : "f73af262-9531-11e2-9b25-2809b571161a",</w:t>
      </w:r>
    </w:p>
    <w:p w:rsidR="00A11CBE" w:rsidRDefault="00A11CBE" w:rsidP="00A11CBE">
      <w:pPr>
        <w:pStyle w:val="Code"/>
      </w:pPr>
      <w:r>
        <w:t xml:space="preserve">    "sponsorAccountIdentifier" : "system",</w:t>
      </w:r>
    </w:p>
    <w:p w:rsidR="00A11CBE" w:rsidRDefault="00A11CBE" w:rsidP="00A11CBE">
      <w:pPr>
        <w:pStyle w:val="Code"/>
      </w:pPr>
      <w:r>
        <w:t xml:space="preserve">    "createDate" : "2013-10-08T02:39:34.229",</w:t>
      </w:r>
    </w:p>
    <w:p w:rsidR="00A11CBE" w:rsidRDefault="00A11CBE" w:rsidP="00A11CBE">
      <w:pPr>
        <w:pStyle w:val="Code"/>
      </w:pPr>
      <w:r>
        <w:t xml:space="preserve">    "createAccountId" : "f73af262-9531-11e2-9b25-2809b571161a",</w:t>
      </w:r>
    </w:p>
    <w:p w:rsidR="00A11CBE" w:rsidRDefault="00A11CBE" w:rsidP="00A11CBE">
      <w:pPr>
        <w:pStyle w:val="Code"/>
      </w:pPr>
      <w:r>
        <w:t xml:space="preserve">    "createAccountIdentifier" : "system",</w:t>
      </w:r>
    </w:p>
    <w:p w:rsidR="00A11CBE" w:rsidRDefault="00A11CBE" w:rsidP="00A11CBE">
      <w:pPr>
        <w:pStyle w:val="Code"/>
      </w:pPr>
      <w:r>
        <w:t xml:space="preserve">    "createUserId" : "ed848682-c1d9-11e2-86bc-e9b9e1409c4c",</w:t>
      </w:r>
    </w:p>
    <w:p w:rsidR="00A11CBE" w:rsidRDefault="00A11CBE" w:rsidP="00A11CBE">
      <w:pPr>
        <w:pStyle w:val="Code"/>
      </w:pPr>
      <w:r>
        <w:t xml:space="preserve">    "createUserName" : "System Admin",</w:t>
      </w:r>
    </w:p>
    <w:p w:rsidR="00A11CBE" w:rsidRDefault="00A11CBE" w:rsidP="00A11CBE">
      <w:pPr>
        <w:pStyle w:val="Code"/>
      </w:pPr>
      <w:r>
        <w:t xml:space="preserve">    "lastUpdateDate" : "2013-10-08T02:39:35.030",</w:t>
      </w:r>
    </w:p>
    <w:p w:rsidR="00A11CBE" w:rsidRDefault="00A11CBE" w:rsidP="00A11CBE">
      <w:pPr>
        <w:pStyle w:val="Code"/>
      </w:pPr>
      <w:r>
        <w:t xml:space="preserve">    "lastUpdateAccountId" : "f73af262-9531-11e2-9b25-2809b571161a",</w:t>
      </w:r>
    </w:p>
    <w:p w:rsidR="00A11CBE" w:rsidRDefault="00A11CBE" w:rsidP="00A11CBE">
      <w:pPr>
        <w:pStyle w:val="Code"/>
      </w:pPr>
      <w:r>
        <w:t xml:space="preserve">    "lastUpdateAccountIdentifier" : "system",</w:t>
      </w:r>
    </w:p>
    <w:p w:rsidR="00A11CBE" w:rsidRDefault="00A11CBE" w:rsidP="00A11CBE">
      <w:pPr>
        <w:pStyle w:val="Code"/>
      </w:pPr>
      <w:r>
        <w:t xml:space="preserve">    "lastUpdateUserId" : "ed848682-c1d9-11e2-86bc-e9b9e1409c4c",</w:t>
      </w:r>
    </w:p>
    <w:p w:rsidR="00A11CBE" w:rsidRDefault="00A11CBE" w:rsidP="00A11CBE">
      <w:pPr>
        <w:pStyle w:val="Code"/>
      </w:pPr>
      <w:r>
        <w:t xml:space="preserve">    "lastUpdateUserName" : "System Admin",</w:t>
      </w:r>
    </w:p>
    <w:p w:rsidR="000C492B" w:rsidRDefault="000C492B" w:rsidP="000C492B">
      <w:pPr>
        <w:pStyle w:val="Code"/>
      </w:pPr>
      <w:r>
        <w:t xml:space="preserve">    "</w:t>
      </w:r>
      <w:r w:rsidRPr="0027130A">
        <w:t>delegationResourceRecords</w:t>
      </w:r>
      <w:r>
        <w:t>" :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"127.0.0.2"</w:t>
      </w:r>
    </w:p>
    <w:p w:rsidR="000C492B" w:rsidRDefault="000C492B" w:rsidP="000C492B">
      <w:pPr>
        <w:pStyle w:val="Code"/>
      </w:pPr>
      <w:r>
        <w:lastRenderedPageBreak/>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"NS",</w:t>
      </w:r>
    </w:p>
    <w:p w:rsidR="000C492B" w:rsidRDefault="000C492B" w:rsidP="000C492B">
      <w:pPr>
        <w:pStyle w:val="Code"/>
      </w:pPr>
      <w:r>
        <w:t xml:space="preserve">      "target" : "ns1.hosting.com."</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"127.0.0.1"</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"AAAA",</w:t>
      </w:r>
    </w:p>
    <w:p w:rsidR="000C492B" w:rsidRDefault="000C492B" w:rsidP="000C492B">
      <w:pPr>
        <w:pStyle w:val="Code"/>
      </w:pPr>
      <w:r>
        <w:t xml:space="preserve">      "address" : "2001:dcd:2::5"</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"AAAA",</w:t>
      </w:r>
    </w:p>
    <w:p w:rsidR="000C492B" w:rsidRDefault="000C492B" w:rsidP="000C492B">
      <w:pPr>
        <w:pStyle w:val="Code"/>
      </w:pPr>
      <w:r>
        <w:t xml:space="preserve">      "address" : "2001:dcd:2::6"</w:t>
      </w:r>
    </w:p>
    <w:p w:rsidR="000C492B" w:rsidRDefault="000C492B" w:rsidP="00A11CBE">
      <w:pPr>
        <w:pStyle w:val="Code"/>
      </w:pPr>
      <w:r>
        <w:t xml:space="preserve">    } ],</w:t>
      </w:r>
    </w:p>
    <w:p w:rsidR="00A11CBE" w:rsidRDefault="00A11CBE" w:rsidP="00A11CBE">
      <w:pPr>
        <w:pStyle w:val="Code"/>
      </w:pPr>
      <w:r>
        <w:t xml:space="preserve">    "ddnsResourceRecords" : [ {</w:t>
      </w:r>
    </w:p>
    <w:p w:rsidR="00A11CBE" w:rsidRDefault="00A11CBE" w:rsidP="00A11CBE">
      <w:pPr>
        <w:pStyle w:val="Code"/>
      </w:pPr>
      <w:r>
        <w:t xml:space="preserve">      "name" : "testingprefix2.testingzone0.com.",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"A",</w:t>
      </w:r>
    </w:p>
    <w:p w:rsidR="00A11CBE" w:rsidRDefault="00A11CBE" w:rsidP="00A11CBE">
      <w:pPr>
        <w:pStyle w:val="Code"/>
      </w:pPr>
      <w:r>
        <w:t xml:space="preserve">      "address" : "28.139.29.213"</w:t>
      </w:r>
    </w:p>
    <w:p w:rsidR="00A11CBE" w:rsidRDefault="00A11CBE" w:rsidP="00A11CBE">
      <w:pPr>
        <w:pStyle w:val="Code"/>
      </w:pPr>
      <w:r>
        <w:t xml:space="preserve">    }, {</w:t>
      </w:r>
    </w:p>
    <w:p w:rsidR="00A11CBE" w:rsidRDefault="00A11CBE" w:rsidP="00A11CBE">
      <w:pPr>
        <w:pStyle w:val="Code"/>
      </w:pPr>
      <w:r>
        <w:t xml:space="preserve">      "name" : "testingprefix2.testingzone0.com.",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"AAAA",</w:t>
      </w:r>
    </w:p>
    <w:p w:rsidR="00A11CBE" w:rsidRDefault="00A11CBE" w:rsidP="00A11CBE">
      <w:pPr>
        <w:pStyle w:val="Code"/>
      </w:pPr>
      <w:r>
        <w:t xml:space="preserve">      "address" : "e9af:3538:61b9:aabd:e0d0:d063:299e:50de"</w:t>
      </w:r>
    </w:p>
    <w:p w:rsidR="00A11CBE" w:rsidRDefault="00A11CBE" w:rsidP="00A11CBE">
      <w:pPr>
        <w:pStyle w:val="Code"/>
      </w:pPr>
      <w:r>
        <w:t xml:space="preserve">    }, {</w:t>
      </w:r>
    </w:p>
    <w:p w:rsidR="00A11CBE" w:rsidRDefault="00A11CBE" w:rsidP="00A11CBE">
      <w:pPr>
        <w:pStyle w:val="Code"/>
      </w:pPr>
      <w:r>
        <w:lastRenderedPageBreak/>
        <w:t xml:space="preserve">      "name" : "testingzone0.com.",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"SOA",</w:t>
      </w:r>
    </w:p>
    <w:p w:rsidR="00A11CBE" w:rsidRDefault="00A11CBE" w:rsidP="00A11CBE">
      <w:pPr>
        <w:pStyle w:val="Code"/>
      </w:pPr>
      <w:r>
        <w:t xml:space="preserve">      "host" : "testingprefix1.testingzone0.com.",</w:t>
      </w:r>
    </w:p>
    <w:p w:rsidR="00A11CBE" w:rsidRDefault="00A11CBE" w:rsidP="00A11CBE">
      <w:pPr>
        <w:pStyle w:val="Code"/>
      </w:pPr>
      <w:r>
        <w:t xml:space="preserve">      "admin" : "dnsmaster.testingzone0.com.",</w:t>
      </w:r>
    </w:p>
    <w:p w:rsidR="00A11CBE" w:rsidRDefault="00A11CBE" w:rsidP="00A11CBE">
      <w:pPr>
        <w:pStyle w:val="Code"/>
      </w:pPr>
      <w:r>
        <w:t xml:space="preserve">      "serial" : "2",</w:t>
      </w:r>
    </w:p>
    <w:p w:rsidR="00A11CBE" w:rsidRDefault="00A11CBE" w:rsidP="00A11CBE">
      <w:pPr>
        <w:pStyle w:val="Code"/>
      </w:pPr>
      <w:r>
        <w:t xml:space="preserve">      "refresh" : "43200",</w:t>
      </w:r>
    </w:p>
    <w:p w:rsidR="00A11CBE" w:rsidRDefault="00A11CBE" w:rsidP="00A11CBE">
      <w:pPr>
        <w:pStyle w:val="Code"/>
      </w:pPr>
      <w:r>
        <w:t xml:space="preserve">      "retry" : "600",</w:t>
      </w:r>
    </w:p>
    <w:p w:rsidR="00A11CBE" w:rsidRDefault="00A11CBE" w:rsidP="00A11CBE">
      <w:pPr>
        <w:pStyle w:val="Code"/>
      </w:pPr>
      <w:r>
        <w:t xml:space="preserve">      "expire" : "1209600",</w:t>
      </w:r>
    </w:p>
    <w:p w:rsidR="00A11CBE" w:rsidRDefault="00A11CBE" w:rsidP="00A11CBE">
      <w:pPr>
        <w:pStyle w:val="Code"/>
      </w:pPr>
      <w:r>
        <w:t xml:space="preserve">      "minimum" : "600"</w:t>
      </w:r>
    </w:p>
    <w:p w:rsidR="00A11CBE" w:rsidRDefault="00A11CBE" w:rsidP="00A11CBE">
      <w:pPr>
        <w:pStyle w:val="Code"/>
      </w:pPr>
      <w:r>
        <w:t xml:space="preserve">    }, {</w:t>
      </w:r>
    </w:p>
    <w:p w:rsidR="00A11CBE" w:rsidRDefault="00A11CBE" w:rsidP="00A11CBE">
      <w:pPr>
        <w:pStyle w:val="Code"/>
      </w:pPr>
      <w:r>
        <w:t xml:space="preserve">      "name" : "testingzone0.com.",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"NS",</w:t>
      </w:r>
    </w:p>
    <w:p w:rsidR="00A11CBE" w:rsidRDefault="00A11CBE" w:rsidP="00A11CBE">
      <w:pPr>
        <w:pStyle w:val="Code"/>
      </w:pPr>
      <w:r>
        <w:t xml:space="preserve">      "target" : "testingprefix1.testingzone0.com.</w:t>
      </w:r>
    </w:p>
    <w:p w:rsidR="00A11CBE" w:rsidRDefault="00A11CBE" w:rsidP="00A11CBE">
      <w:pPr>
        <w:pStyle w:val="Code"/>
      </w:pPr>
      <w:r>
        <w:t xml:space="preserve">    }, {</w:t>
      </w:r>
    </w:p>
    <w:p w:rsidR="00A11CBE" w:rsidRDefault="00A11CBE" w:rsidP="00A11CBE">
      <w:pPr>
        <w:pStyle w:val="Code"/>
      </w:pPr>
      <w:r>
        <w:t xml:space="preserve">      "name" : "testingprefix1.testingzone0.com.",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"A",</w:t>
      </w:r>
    </w:p>
    <w:p w:rsidR="00A11CBE" w:rsidRDefault="00A11CBE" w:rsidP="00A11CBE">
      <w:pPr>
        <w:pStyle w:val="Code"/>
      </w:pPr>
      <w:r>
        <w:t xml:space="preserve">      "address" : "253.23.114.37"</w:t>
      </w:r>
    </w:p>
    <w:p w:rsidR="00A11CBE" w:rsidRDefault="00A11CBE" w:rsidP="00A11CBE">
      <w:pPr>
        <w:pStyle w:val="Code"/>
      </w:pPr>
      <w:r>
        <w:t xml:space="preserve">    }, {</w:t>
      </w:r>
    </w:p>
    <w:p w:rsidR="00A11CBE" w:rsidRDefault="00A11CBE" w:rsidP="00A11CBE">
      <w:pPr>
        <w:pStyle w:val="Code"/>
      </w:pPr>
      <w:r>
        <w:t xml:space="preserve">      "name" : "testingprefix1.testingzone0.com.",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"AAAA",</w:t>
      </w:r>
    </w:p>
    <w:p w:rsidR="00A11CBE" w:rsidRDefault="00A11CBE" w:rsidP="00A11CBE">
      <w:pPr>
        <w:pStyle w:val="Code"/>
      </w:pPr>
      <w:r>
        <w:t xml:space="preserve">      "address" : "c1aa:8615:d789:a43e:bc5a:7cab:361a:47f7"</w:t>
      </w:r>
    </w:p>
    <w:p w:rsidR="00A11CBE" w:rsidRDefault="00A11CBE" w:rsidP="00A11CBE">
      <w:pPr>
        <w:pStyle w:val="Code"/>
      </w:pPr>
      <w:r>
        <w:t xml:space="preserve">    }, {</w:t>
      </w:r>
    </w:p>
    <w:p w:rsidR="00A11CBE" w:rsidRDefault="00A11CBE" w:rsidP="00A11CBE">
      <w:pPr>
        <w:pStyle w:val="Code"/>
      </w:pPr>
      <w:r>
        <w:t xml:space="preserve">      "name" : "testingzone0.com.",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"NS",</w:t>
      </w:r>
    </w:p>
    <w:p w:rsidR="00A11CBE" w:rsidRDefault="00A11CBE" w:rsidP="00A11CBE">
      <w:pPr>
        <w:pStyle w:val="Code"/>
      </w:pPr>
      <w:r>
        <w:t xml:space="preserve">      "target" : "testingprefix2.testingzone0.com."</w:t>
      </w:r>
    </w:p>
    <w:p w:rsidR="00A11CBE" w:rsidRDefault="00A11CBE" w:rsidP="00A11CBE">
      <w:pPr>
        <w:pStyle w:val="Code"/>
      </w:pPr>
      <w:r>
        <w:t xml:space="preserve">    } ],</w:t>
      </w:r>
    </w:p>
    <w:p w:rsidR="00A11CBE" w:rsidRDefault="00A11CBE" w:rsidP="00A11CBE">
      <w:pPr>
        <w:pStyle w:val="Code"/>
      </w:pPr>
      <w:r>
        <w:t xml:space="preserve">    "resourceRecords" : [ {</w:t>
      </w:r>
    </w:p>
    <w:p w:rsidR="00A11CBE" w:rsidRDefault="00A11CBE" w:rsidP="00A11CBE">
      <w:pPr>
        <w:pStyle w:val="Code"/>
      </w:pPr>
      <w:r>
        <w:t xml:space="preserve">      "name" : "testingzone0.com.",</w:t>
      </w:r>
    </w:p>
    <w:p w:rsidR="00A11CBE" w:rsidRDefault="00A11CBE" w:rsidP="00A11CBE">
      <w:pPr>
        <w:pStyle w:val="Code"/>
      </w:pPr>
      <w:r>
        <w:lastRenderedPageBreak/>
        <w:t xml:space="preserve">      "class" : "IN",</w:t>
      </w:r>
    </w:p>
    <w:p w:rsidR="00A11CBE" w:rsidRDefault="00A11CBE" w:rsidP="00A11CBE">
      <w:pPr>
        <w:pStyle w:val="Code"/>
      </w:pPr>
      <w:r>
        <w:t xml:space="preserve">      "ttl" : "3600",</w:t>
      </w:r>
    </w:p>
    <w:p w:rsidR="00A11CBE" w:rsidRDefault="00A11CBE" w:rsidP="00A11CBE">
      <w:pPr>
        <w:pStyle w:val="Code"/>
      </w:pPr>
      <w:r>
        <w:t xml:space="preserve">      "type" : "A",</w:t>
      </w:r>
    </w:p>
    <w:p w:rsidR="00A11CBE" w:rsidRDefault="00A11CBE" w:rsidP="00A11CBE">
      <w:pPr>
        <w:pStyle w:val="Code"/>
      </w:pPr>
      <w:r>
        <w:t xml:space="preserve">      "address" : "1.2.3.4"</w:t>
      </w:r>
    </w:p>
    <w:p w:rsidR="00A11CBE" w:rsidRDefault="00A11CBE" w:rsidP="00A11CBE">
      <w:pPr>
        <w:pStyle w:val="Code"/>
      </w:pPr>
      <w:r>
        <w:t xml:space="preserve">    }, {</w:t>
      </w:r>
    </w:p>
    <w:p w:rsidR="00A11CBE" w:rsidRDefault="00A11CBE" w:rsidP="00A11CBE">
      <w:pPr>
        <w:pStyle w:val="Code"/>
      </w:pPr>
      <w:r>
        <w:t xml:space="preserve">      "name" : "testingzone0.com.",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"NS",</w:t>
      </w:r>
    </w:p>
    <w:p w:rsidR="00A11CBE" w:rsidRDefault="00A11CBE" w:rsidP="00A11CBE">
      <w:pPr>
        <w:pStyle w:val="Code"/>
      </w:pPr>
      <w:r>
        <w:t xml:space="preserve">      "target" : "target.com."</w:t>
      </w:r>
    </w:p>
    <w:p w:rsidR="00A11CBE" w:rsidRDefault="00A11CBE" w:rsidP="00A11CBE">
      <w:pPr>
        <w:pStyle w:val="Code"/>
      </w:pPr>
      <w:r>
        <w:t xml:space="preserve">    } ]</w:t>
      </w:r>
    </w:p>
    <w:p w:rsidR="00A11CBE" w:rsidRDefault="00A11CBE" w:rsidP="00A11CBE">
      <w:pPr>
        <w:pStyle w:val="Code"/>
      </w:pPr>
      <w:r>
        <w:t xml:space="preserve">  }</w:t>
      </w:r>
    </w:p>
    <w:p w:rsidR="00A11CBE" w:rsidRPr="00A11CBE" w:rsidRDefault="00A11CBE" w:rsidP="00A11CBE">
      <w:pPr>
        <w:pStyle w:val="Code"/>
      </w:pPr>
      <w:r>
        <w:t>}</w:t>
      </w:r>
    </w:p>
    <w:p w:rsidR="004836FD" w:rsidRDefault="004836FD" w:rsidP="003A30DE">
      <w:pPr>
        <w:pStyle w:val="Heading2"/>
      </w:pPr>
      <w:bookmarkStart w:id="560" w:name="_Toc382406016"/>
      <w:r>
        <w:t>Zone Update Resource Records Command</w:t>
      </w:r>
      <w:bookmarkEnd w:id="560"/>
    </w:p>
    <w:p w:rsidR="00323508" w:rsidRDefault="00A11CBE" w:rsidP="00323508">
      <w:r w:rsidRPr="00A11CBE">
        <w:t xml:space="preserve">This command is used to update the resource records associated with a zone object that is provisioned </w:t>
      </w:r>
      <w:r w:rsidR="00BB3EC1">
        <w:t>in</w:t>
      </w:r>
      <w:r w:rsidR="00BB3EC1" w:rsidRPr="00A11CBE">
        <w:t xml:space="preserve"> </w:t>
      </w:r>
      <w:r w:rsidRPr="00A11CBE">
        <w:t>the system.</w:t>
      </w:r>
    </w:p>
    <w:p w:rsidR="00485F3E" w:rsidRDefault="00485F3E" w:rsidP="00485F3E">
      <w:pPr>
        <w:pStyle w:val="Heading3"/>
      </w:pPr>
      <w:r>
        <w:t>Request</w:t>
      </w:r>
    </w:p>
    <w:p w:rsidR="00A11CBE" w:rsidRDefault="00A11CBE" w:rsidP="00A11CBE">
      <w:r w:rsidRPr="00A11CBE">
        <w:t>A request should be made to the specified URI including the indicated headers</w:t>
      </w:r>
      <w:r w:rsidR="00BA7A47">
        <w:t>,</w:t>
      </w:r>
      <w:r w:rsidRPr="00A11CBE">
        <w:t xml:space="preserve"> and if required a request body in the format specified.</w:t>
      </w:r>
    </w:p>
    <w:p w:rsidR="00A11CBE" w:rsidRDefault="00A11CBE" w:rsidP="00A11CBE">
      <w:pPr>
        <w:pStyle w:val="FakeHeading4"/>
      </w:pPr>
      <w:r>
        <w:t>URI</w:t>
      </w:r>
    </w:p>
    <w:p w:rsidR="00A11CBE" w:rsidRPr="008A0F29" w:rsidRDefault="00A11CBE" w:rsidP="00A11CBE">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A11CBE" w:rsidRPr="00CC22F1" w:rsidTr="00A11CBE">
        <w:trPr>
          <w:tblHeader w:val="0"/>
        </w:trPr>
        <w:tc>
          <w:tcPr>
            <w:tcW w:w="1843" w:type="dxa"/>
            <w:shd w:val="clear" w:color="auto" w:fill="BFBFBF" w:themeFill="background1" w:themeFillShade="BF"/>
          </w:tcPr>
          <w:p w:rsidR="00A11CBE" w:rsidRPr="00750051" w:rsidRDefault="00A11CBE" w:rsidP="00A11CBE">
            <w:pPr>
              <w:pStyle w:val="Table-Header"/>
            </w:pPr>
            <w:r>
              <w:t>HTTP Method</w:t>
            </w:r>
          </w:p>
        </w:tc>
        <w:tc>
          <w:tcPr>
            <w:tcW w:w="6804" w:type="dxa"/>
            <w:shd w:val="clear" w:color="auto" w:fill="BFBFBF" w:themeFill="background1" w:themeFillShade="BF"/>
          </w:tcPr>
          <w:p w:rsidR="00A11CBE" w:rsidRDefault="00A11CBE" w:rsidP="00A11CBE">
            <w:pPr>
              <w:pStyle w:val="Table-Header"/>
            </w:pPr>
            <w:r>
              <w:t>Request URI</w:t>
            </w:r>
          </w:p>
        </w:tc>
      </w:tr>
      <w:tr w:rsidR="00A11CBE" w:rsidRPr="00CC22F1" w:rsidTr="00A11CBE">
        <w:trPr>
          <w:trHeight w:val="113"/>
          <w:tblHeader w:val="0"/>
        </w:trPr>
        <w:tc>
          <w:tcPr>
            <w:tcW w:w="1843" w:type="dxa"/>
          </w:tcPr>
          <w:p w:rsidR="00A11CBE" w:rsidRDefault="00A11CBE" w:rsidP="00A11CBE">
            <w:pPr>
              <w:pStyle w:val="Table-Text"/>
            </w:pPr>
            <w:del w:id="561" w:author="Arnaud Dumont" w:date="2014-02-20T10:43:00Z">
              <w:r w:rsidDel="00960CE1">
                <w:delText>GET</w:delText>
              </w:r>
            </w:del>
            <w:ins w:id="562" w:author="Arnaud Dumont" w:date="2014-02-20T10:43:00Z">
              <w:r w:rsidR="00960CE1">
                <w:t>PUT</w:t>
              </w:r>
            </w:ins>
          </w:p>
        </w:tc>
        <w:tc>
          <w:tcPr>
            <w:tcW w:w="6804" w:type="dxa"/>
          </w:tcPr>
          <w:p w:rsidR="00A11CBE" w:rsidRDefault="00A11CBE" w:rsidP="00A11CBE">
            <w:pPr>
              <w:pStyle w:val="Table-Text"/>
            </w:pPr>
            <w:r w:rsidRPr="00A11CBE">
              <w:t>https://{service-address}/zones/{id}/resourcerecords/</w:t>
            </w:r>
          </w:p>
        </w:tc>
      </w:tr>
    </w:tbl>
    <w:p w:rsidR="00A11CBE" w:rsidRDefault="00A11CBE" w:rsidP="00A11CBE">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A11CBE" w:rsidRPr="00CC22F1" w:rsidTr="00A11CBE">
        <w:trPr>
          <w:tblHeader w:val="0"/>
        </w:trPr>
        <w:tc>
          <w:tcPr>
            <w:tcW w:w="1843" w:type="dxa"/>
            <w:shd w:val="clear" w:color="auto" w:fill="BFBFBF" w:themeFill="background1" w:themeFillShade="BF"/>
          </w:tcPr>
          <w:p w:rsidR="00A11CBE" w:rsidRPr="00750051" w:rsidRDefault="00A11CBE" w:rsidP="00A11CBE">
            <w:pPr>
              <w:pStyle w:val="Table-Header"/>
            </w:pPr>
            <w:r>
              <w:t>Field</w:t>
            </w:r>
          </w:p>
        </w:tc>
        <w:tc>
          <w:tcPr>
            <w:tcW w:w="6804" w:type="dxa"/>
            <w:shd w:val="clear" w:color="auto" w:fill="BFBFBF" w:themeFill="background1" w:themeFillShade="BF"/>
          </w:tcPr>
          <w:p w:rsidR="00A11CBE" w:rsidRDefault="00A11CBE" w:rsidP="00A11CBE">
            <w:pPr>
              <w:pStyle w:val="Table-Header"/>
            </w:pPr>
            <w:r>
              <w:t>Description</w:t>
            </w:r>
          </w:p>
        </w:tc>
      </w:tr>
      <w:tr w:rsidR="00A11CBE" w:rsidRPr="00CC22F1" w:rsidTr="00A11CBE">
        <w:trPr>
          <w:trHeight w:val="113"/>
          <w:tblHeader w:val="0"/>
        </w:trPr>
        <w:tc>
          <w:tcPr>
            <w:tcW w:w="1843" w:type="dxa"/>
          </w:tcPr>
          <w:p w:rsidR="00A11CBE" w:rsidRDefault="00A11CBE" w:rsidP="00A11CBE">
            <w:pPr>
              <w:pStyle w:val="Table-Text"/>
            </w:pPr>
            <w:r>
              <w:t>service-address</w:t>
            </w:r>
          </w:p>
        </w:tc>
        <w:tc>
          <w:tcPr>
            <w:tcW w:w="6804" w:type="dxa"/>
          </w:tcPr>
          <w:p w:rsidR="00A11CBE" w:rsidRDefault="00A11CBE" w:rsidP="006351FF">
            <w:pPr>
              <w:pStyle w:val="Table-Text"/>
            </w:pPr>
            <w:r>
              <w:t xml:space="preserve">The service address as described in section </w:t>
            </w:r>
            <w:r w:rsidR="006351FF">
              <w:t>2.2</w:t>
            </w:r>
          </w:p>
        </w:tc>
      </w:tr>
      <w:tr w:rsidR="00A11CBE" w:rsidRPr="00CC22F1" w:rsidTr="00A11CBE">
        <w:trPr>
          <w:trHeight w:val="113"/>
          <w:tblHeader w:val="0"/>
        </w:trPr>
        <w:tc>
          <w:tcPr>
            <w:tcW w:w="1843" w:type="dxa"/>
          </w:tcPr>
          <w:p w:rsidR="00A11CBE" w:rsidRDefault="00A11CBE" w:rsidP="00A11CBE">
            <w:pPr>
              <w:pStyle w:val="Table-Text"/>
            </w:pPr>
            <w:r>
              <w:t>id</w:t>
            </w:r>
          </w:p>
        </w:tc>
        <w:tc>
          <w:tcPr>
            <w:tcW w:w="6804" w:type="dxa"/>
          </w:tcPr>
          <w:p w:rsidR="00A11CBE" w:rsidRDefault="00A11CBE" w:rsidP="00A11CBE">
            <w:pPr>
              <w:pStyle w:val="Table-Text"/>
            </w:pPr>
            <w:r>
              <w:t>The id of the zone whose resource records you want to update</w:t>
            </w:r>
          </w:p>
        </w:tc>
      </w:tr>
    </w:tbl>
    <w:p w:rsidR="00A11CBE" w:rsidRDefault="00A11CBE" w:rsidP="00A11CBE">
      <w:pPr>
        <w:pStyle w:val="FakeHeading4"/>
      </w:pPr>
      <w:r>
        <w:t>Query Parameters</w:t>
      </w:r>
    </w:p>
    <w:p w:rsidR="009D62FC" w:rsidRPr="002E186D" w:rsidRDefault="009D62FC" w:rsidP="009D62FC">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r>
        <w:t xml:space="preserve"> in the response</w:t>
      </w:r>
      <w:r w:rsidRPr="00C46067">
        <w:t>.</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992"/>
        <w:gridCol w:w="709"/>
        <w:gridCol w:w="5386"/>
      </w:tblGrid>
      <w:tr w:rsidR="009D62FC" w:rsidRPr="00CC22F1" w:rsidTr="0038262C">
        <w:trPr>
          <w:tblHeader w:val="0"/>
        </w:trPr>
        <w:tc>
          <w:tcPr>
            <w:tcW w:w="1560" w:type="dxa"/>
            <w:shd w:val="clear" w:color="auto" w:fill="BFBFBF" w:themeFill="background1" w:themeFillShade="BF"/>
          </w:tcPr>
          <w:p w:rsidR="009D62FC" w:rsidRPr="00750051" w:rsidRDefault="009D62FC" w:rsidP="0038262C">
            <w:pPr>
              <w:pStyle w:val="Table-Header"/>
            </w:pPr>
            <w:r>
              <w:lastRenderedPageBreak/>
              <w:t>Parameter Name</w:t>
            </w:r>
          </w:p>
        </w:tc>
        <w:tc>
          <w:tcPr>
            <w:tcW w:w="992" w:type="dxa"/>
            <w:shd w:val="clear" w:color="auto" w:fill="BFBFBF" w:themeFill="background1" w:themeFillShade="BF"/>
          </w:tcPr>
          <w:p w:rsidR="009D62FC" w:rsidRDefault="009D62FC" w:rsidP="0038262C">
            <w:pPr>
              <w:pStyle w:val="Table-Header"/>
            </w:pPr>
            <w:r>
              <w:t>Optional</w:t>
            </w:r>
          </w:p>
        </w:tc>
        <w:tc>
          <w:tcPr>
            <w:tcW w:w="709" w:type="dxa"/>
            <w:shd w:val="clear" w:color="auto" w:fill="BFBFBF" w:themeFill="background1" w:themeFillShade="BF"/>
          </w:tcPr>
          <w:p w:rsidR="009D62FC" w:rsidRDefault="009D62FC" w:rsidP="0038262C">
            <w:pPr>
              <w:pStyle w:val="Table-Header"/>
            </w:pPr>
            <w:r>
              <w:t>Type</w:t>
            </w:r>
          </w:p>
        </w:tc>
        <w:tc>
          <w:tcPr>
            <w:tcW w:w="5386" w:type="dxa"/>
            <w:shd w:val="clear" w:color="auto" w:fill="BFBFBF" w:themeFill="background1" w:themeFillShade="BF"/>
          </w:tcPr>
          <w:p w:rsidR="009D62FC" w:rsidRDefault="009D62FC" w:rsidP="0038262C">
            <w:pPr>
              <w:pStyle w:val="Table-Header"/>
            </w:pPr>
            <w:r>
              <w:t>Description</w:t>
            </w:r>
          </w:p>
        </w:tc>
      </w:tr>
      <w:tr w:rsidR="009D62FC" w:rsidRPr="00CC22F1" w:rsidTr="0038262C">
        <w:trPr>
          <w:trHeight w:val="113"/>
          <w:tblHeader w:val="0"/>
        </w:trPr>
        <w:tc>
          <w:tcPr>
            <w:tcW w:w="1560" w:type="dxa"/>
          </w:tcPr>
          <w:p w:rsidR="009D62FC" w:rsidRDefault="009D62FC" w:rsidP="0038262C">
            <w:pPr>
              <w:pStyle w:val="Table-Text"/>
            </w:pPr>
            <w:r w:rsidRPr="008952EF">
              <w:t>rdataFormat</w:t>
            </w:r>
          </w:p>
        </w:tc>
        <w:tc>
          <w:tcPr>
            <w:tcW w:w="992" w:type="dxa"/>
          </w:tcPr>
          <w:p w:rsidR="009D62FC" w:rsidRDefault="009D62FC" w:rsidP="0038262C">
            <w:pPr>
              <w:pStyle w:val="Table-Text"/>
            </w:pPr>
            <w:r>
              <w:t>Yes</w:t>
            </w:r>
          </w:p>
        </w:tc>
        <w:tc>
          <w:tcPr>
            <w:tcW w:w="709" w:type="dxa"/>
          </w:tcPr>
          <w:p w:rsidR="009D62FC" w:rsidRDefault="009D62FC" w:rsidP="0038262C">
            <w:pPr>
              <w:pStyle w:val="Table-Text"/>
            </w:pPr>
            <w:r>
              <w:t>string</w:t>
            </w:r>
          </w:p>
        </w:tc>
        <w:tc>
          <w:tcPr>
            <w:tcW w:w="5386" w:type="dxa"/>
          </w:tcPr>
          <w:p w:rsidR="009D62FC" w:rsidRDefault="002D5B4F" w:rsidP="00225335">
            <w:pPr>
              <w:pStyle w:val="Table-Text"/>
            </w:pPr>
            <w:r>
              <w:t xml:space="preserve">If “raw”, all the type-specific RData fields of each resource record will be returned in a single </w:t>
            </w:r>
            <w:del w:id="563" w:author="Arnaud Dumont" w:date="2014-02-20T11:45:00Z">
              <w:r w:rsidDel="00225335">
                <w:delText xml:space="preserve"> </w:delText>
              </w:r>
            </w:del>
            <w:r>
              <w:t>string “rdata” field that is as the resource record would be entered into a BIND compati</w:t>
            </w:r>
            <w:del w:id="564" w:author="Arnaud Dumont" w:date="2014-02-20T11:45:00Z">
              <w:r w:rsidDel="00225335">
                <w:delText>a</w:delText>
              </w:r>
            </w:del>
            <w:r>
              <w:t>ble zone file. Any other value for this parameter (or the absence of this parameter) will return resource records in their type specific format as described below.</w:t>
            </w:r>
          </w:p>
        </w:tc>
      </w:tr>
    </w:tbl>
    <w:p w:rsidR="00A11CBE" w:rsidRDefault="00A11CBE" w:rsidP="00A11CBE"/>
    <w:p w:rsidR="00A11CBE" w:rsidRDefault="00A11CBE" w:rsidP="00FB749C">
      <w:pPr>
        <w:pStyle w:val="FakeHeading4"/>
        <w:pageBreakBefore/>
      </w:pPr>
      <w:r>
        <w:lastRenderedPageBreak/>
        <w:t>Request Headers</w:t>
      </w:r>
    </w:p>
    <w:p w:rsidR="00A11CBE" w:rsidRDefault="00A11CBE" w:rsidP="00A11CBE">
      <w:r w:rsidRPr="00A11CBE">
        <w:t xml:space="preserve">Aside from the standard request headers described in section </w:t>
      </w:r>
      <w:r w:rsidR="00BA7A47">
        <w:t>2.6</w:t>
      </w:r>
      <w:r w:rsidRPr="00A11CBE">
        <w:t xml:space="preserve"> the following additional headers are supported: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984"/>
        <w:gridCol w:w="1418"/>
        <w:gridCol w:w="3685"/>
      </w:tblGrid>
      <w:tr w:rsidR="00216AA9" w:rsidRPr="00CC22F1" w:rsidTr="006351FF">
        <w:trPr>
          <w:tblHeader w:val="0"/>
        </w:trPr>
        <w:tc>
          <w:tcPr>
            <w:tcW w:w="1560" w:type="dxa"/>
            <w:shd w:val="clear" w:color="auto" w:fill="BFBFBF" w:themeFill="background1" w:themeFillShade="BF"/>
          </w:tcPr>
          <w:p w:rsidR="00216AA9" w:rsidRPr="00750051" w:rsidRDefault="00216AA9" w:rsidP="006351FF">
            <w:pPr>
              <w:pStyle w:val="Table-Header"/>
            </w:pPr>
            <w:r>
              <w:t>Header</w:t>
            </w:r>
          </w:p>
        </w:tc>
        <w:tc>
          <w:tcPr>
            <w:tcW w:w="1984" w:type="dxa"/>
            <w:shd w:val="clear" w:color="auto" w:fill="BFBFBF" w:themeFill="background1" w:themeFillShade="BF"/>
          </w:tcPr>
          <w:p w:rsidR="00216AA9" w:rsidRDefault="00216AA9" w:rsidP="006351FF">
            <w:pPr>
              <w:pStyle w:val="Table-Header"/>
            </w:pPr>
            <w:r>
              <w:t>Required</w:t>
            </w:r>
          </w:p>
        </w:tc>
        <w:tc>
          <w:tcPr>
            <w:tcW w:w="1418" w:type="dxa"/>
            <w:shd w:val="clear" w:color="auto" w:fill="BFBFBF" w:themeFill="background1" w:themeFillShade="BF"/>
          </w:tcPr>
          <w:p w:rsidR="00216AA9" w:rsidRDefault="00216AA9" w:rsidP="006351FF">
            <w:pPr>
              <w:pStyle w:val="Table-Header"/>
            </w:pPr>
            <w:r>
              <w:t>Custom Header</w:t>
            </w:r>
          </w:p>
        </w:tc>
        <w:tc>
          <w:tcPr>
            <w:tcW w:w="3685" w:type="dxa"/>
            <w:shd w:val="clear" w:color="auto" w:fill="BFBFBF" w:themeFill="background1" w:themeFillShade="BF"/>
          </w:tcPr>
          <w:p w:rsidR="00216AA9" w:rsidRDefault="00216AA9" w:rsidP="006351FF">
            <w:pPr>
              <w:pStyle w:val="Table-Header"/>
            </w:pPr>
            <w:r>
              <w:t>Description</w:t>
            </w:r>
          </w:p>
        </w:tc>
      </w:tr>
      <w:tr w:rsidR="00216AA9" w:rsidRPr="00CC22F1" w:rsidTr="006351FF">
        <w:trPr>
          <w:trHeight w:val="113"/>
          <w:tblHeader w:val="0"/>
        </w:trPr>
        <w:tc>
          <w:tcPr>
            <w:tcW w:w="1560" w:type="dxa"/>
          </w:tcPr>
          <w:p w:rsidR="00216AA9" w:rsidRDefault="00216AA9" w:rsidP="00216AA9">
            <w:pPr>
              <w:pStyle w:val="Table-Text"/>
            </w:pPr>
            <w:r w:rsidRPr="00F04EF0">
              <w:t>X-Requested-By</w:t>
            </w:r>
          </w:p>
        </w:tc>
        <w:tc>
          <w:tcPr>
            <w:tcW w:w="1984" w:type="dxa"/>
          </w:tcPr>
          <w:p w:rsidR="00216AA9" w:rsidRDefault="00216AA9" w:rsidP="00216AA9">
            <w:pPr>
              <w:pStyle w:val="Table-Text"/>
            </w:pPr>
            <w:r>
              <w:t>Yes</w:t>
            </w:r>
          </w:p>
        </w:tc>
        <w:tc>
          <w:tcPr>
            <w:tcW w:w="1418" w:type="dxa"/>
          </w:tcPr>
          <w:p w:rsidR="00216AA9" w:rsidRDefault="00216AA9" w:rsidP="00216AA9">
            <w:pPr>
              <w:pStyle w:val="Table-Text"/>
            </w:pPr>
            <w:r>
              <w:t>Yes</w:t>
            </w:r>
          </w:p>
        </w:tc>
        <w:tc>
          <w:tcPr>
            <w:tcW w:w="3685" w:type="dxa"/>
          </w:tcPr>
          <w:p w:rsidR="00216AA9" w:rsidRDefault="00216AA9" w:rsidP="00216AA9">
            <w:pPr>
              <w:pStyle w:val="Table-Text"/>
            </w:pPr>
            <w:r>
              <w:t>This header simply needs to be set to an arbitrary string value. It is used as a measure to help prevent cross site scripting attacks on the API</w:t>
            </w:r>
          </w:p>
        </w:tc>
      </w:tr>
      <w:tr w:rsidR="00216AA9" w:rsidRPr="00CC22F1" w:rsidTr="006351FF">
        <w:trPr>
          <w:trHeight w:val="113"/>
          <w:tblHeader w:val="0"/>
        </w:trPr>
        <w:tc>
          <w:tcPr>
            <w:tcW w:w="1560" w:type="dxa"/>
          </w:tcPr>
          <w:p w:rsidR="00216AA9" w:rsidRPr="00F04EF0" w:rsidRDefault="00216AA9" w:rsidP="00216AA9">
            <w:pPr>
              <w:pStyle w:val="Table-Text"/>
            </w:pPr>
            <w:r>
              <w:t>Content-Type</w:t>
            </w:r>
          </w:p>
        </w:tc>
        <w:tc>
          <w:tcPr>
            <w:tcW w:w="1984" w:type="dxa"/>
          </w:tcPr>
          <w:p w:rsidR="00216AA9" w:rsidRDefault="00216AA9" w:rsidP="00216AA9">
            <w:pPr>
              <w:pStyle w:val="Table-Text"/>
            </w:pPr>
            <w:r>
              <w:t>Yes</w:t>
            </w:r>
          </w:p>
        </w:tc>
        <w:tc>
          <w:tcPr>
            <w:tcW w:w="1418" w:type="dxa"/>
          </w:tcPr>
          <w:p w:rsidR="00216AA9" w:rsidRDefault="00216AA9" w:rsidP="00216AA9">
            <w:pPr>
              <w:pStyle w:val="Table-Text"/>
            </w:pPr>
            <w:r>
              <w:t>No</w:t>
            </w:r>
          </w:p>
        </w:tc>
        <w:tc>
          <w:tcPr>
            <w:tcW w:w="3685" w:type="dxa"/>
          </w:tcPr>
          <w:p w:rsidR="00216AA9" w:rsidRDefault="00216AA9" w:rsidP="00216AA9">
            <w:pPr>
              <w:pStyle w:val="Table-Text"/>
            </w:pPr>
            <w:r>
              <w:t>This specified the type of the content included in the request body. Currently this must always be ‘application/json’</w:t>
            </w:r>
          </w:p>
        </w:tc>
      </w:tr>
      <w:tr w:rsidR="00216AA9" w:rsidRPr="00CC22F1" w:rsidTr="006351FF">
        <w:trPr>
          <w:trHeight w:val="113"/>
          <w:tblHeader w:val="0"/>
        </w:trPr>
        <w:tc>
          <w:tcPr>
            <w:tcW w:w="1560" w:type="dxa"/>
          </w:tcPr>
          <w:p w:rsidR="00216AA9" w:rsidRDefault="00216AA9" w:rsidP="00216AA9">
            <w:pPr>
              <w:pStyle w:val="Table-Text"/>
            </w:pPr>
            <w:r w:rsidRPr="0014205C">
              <w:t>Transfer-Encoding</w:t>
            </w:r>
          </w:p>
        </w:tc>
        <w:tc>
          <w:tcPr>
            <w:tcW w:w="1984" w:type="dxa"/>
          </w:tcPr>
          <w:p w:rsidR="00216AA9" w:rsidRDefault="00216AA9" w:rsidP="00216AA9">
            <w:pPr>
              <w:pStyle w:val="Table-Text"/>
            </w:pPr>
            <w:r>
              <w:t>No (Yes if content length not supplied)</w:t>
            </w:r>
          </w:p>
        </w:tc>
        <w:tc>
          <w:tcPr>
            <w:tcW w:w="1418" w:type="dxa"/>
          </w:tcPr>
          <w:p w:rsidR="00216AA9" w:rsidRDefault="00216AA9" w:rsidP="00216AA9">
            <w:pPr>
              <w:pStyle w:val="Table-Text"/>
            </w:pPr>
            <w:r>
              <w:t>No</w:t>
            </w:r>
          </w:p>
        </w:tc>
        <w:tc>
          <w:tcPr>
            <w:tcW w:w="3685" w:type="dxa"/>
          </w:tcPr>
          <w:p w:rsidR="00216AA9" w:rsidRDefault="00216AA9" w:rsidP="00216AA9">
            <w:pPr>
              <w:pStyle w:val="Table-Text"/>
            </w:pPr>
            <w:r>
              <w:t>“chunked” encoding is supported (but not required)</w:t>
            </w:r>
          </w:p>
        </w:tc>
      </w:tr>
      <w:tr w:rsidR="00216AA9" w:rsidRPr="00CC22F1" w:rsidTr="006351FF">
        <w:trPr>
          <w:trHeight w:val="113"/>
          <w:tblHeader w:val="0"/>
        </w:trPr>
        <w:tc>
          <w:tcPr>
            <w:tcW w:w="1560" w:type="dxa"/>
          </w:tcPr>
          <w:p w:rsidR="00216AA9" w:rsidRPr="0014205C" w:rsidRDefault="00216AA9" w:rsidP="00216AA9">
            <w:pPr>
              <w:pStyle w:val="Table-Text"/>
            </w:pPr>
            <w:r>
              <w:t>Content-Length</w:t>
            </w:r>
          </w:p>
        </w:tc>
        <w:tc>
          <w:tcPr>
            <w:tcW w:w="1984" w:type="dxa"/>
          </w:tcPr>
          <w:p w:rsidR="00216AA9" w:rsidRDefault="00216AA9" w:rsidP="00216AA9">
            <w:pPr>
              <w:pStyle w:val="Table-Text"/>
            </w:pPr>
            <w:r>
              <w:t>No (Yes if chunked encoding not used)</w:t>
            </w:r>
          </w:p>
        </w:tc>
        <w:tc>
          <w:tcPr>
            <w:tcW w:w="1418" w:type="dxa"/>
          </w:tcPr>
          <w:p w:rsidR="00216AA9" w:rsidRDefault="00216AA9" w:rsidP="00216AA9">
            <w:pPr>
              <w:pStyle w:val="Table-Text"/>
            </w:pPr>
            <w:r>
              <w:t>No</w:t>
            </w:r>
          </w:p>
        </w:tc>
        <w:tc>
          <w:tcPr>
            <w:tcW w:w="3685" w:type="dxa"/>
          </w:tcPr>
          <w:p w:rsidR="00216AA9" w:rsidRDefault="00216AA9" w:rsidP="00216AA9">
            <w:pPr>
              <w:pStyle w:val="Table-Text"/>
            </w:pPr>
            <w:r>
              <w:t>The length of the entity body</w:t>
            </w:r>
          </w:p>
        </w:tc>
      </w:tr>
    </w:tbl>
    <w:p w:rsidR="00A11CBE" w:rsidRDefault="00216AA9" w:rsidP="00216AA9">
      <w:pPr>
        <w:pStyle w:val="FakeHeading4"/>
      </w:pPr>
      <w:r>
        <w:t>Request Body</w:t>
      </w:r>
    </w:p>
    <w:p w:rsidR="00216AA9" w:rsidRDefault="00216AA9" w:rsidP="00A11CBE">
      <w:r w:rsidRPr="00216AA9">
        <w:t>A JSON representation of the resource records that are to be set on the zone object using the fields specified below. It is important to remember that this is a replace, so all user resource records will be updated to those supplied.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92"/>
        <w:gridCol w:w="1841"/>
        <w:gridCol w:w="1663"/>
        <w:gridCol w:w="3351"/>
      </w:tblGrid>
      <w:tr w:rsidR="00216AA9" w:rsidRPr="00CC22F1" w:rsidTr="00216AA9">
        <w:trPr>
          <w:tblHeader w:val="0"/>
        </w:trPr>
        <w:tc>
          <w:tcPr>
            <w:tcW w:w="1792" w:type="dxa"/>
            <w:shd w:val="clear" w:color="auto" w:fill="BFBFBF" w:themeFill="background1" w:themeFillShade="BF"/>
          </w:tcPr>
          <w:p w:rsidR="00216AA9" w:rsidRPr="00750051" w:rsidRDefault="00216AA9" w:rsidP="006351FF">
            <w:pPr>
              <w:pStyle w:val="Table-Header"/>
            </w:pPr>
            <w:r>
              <w:t>Field Name</w:t>
            </w:r>
          </w:p>
        </w:tc>
        <w:tc>
          <w:tcPr>
            <w:tcW w:w="1841" w:type="dxa"/>
            <w:shd w:val="clear" w:color="auto" w:fill="BFBFBF" w:themeFill="background1" w:themeFillShade="BF"/>
          </w:tcPr>
          <w:p w:rsidR="00216AA9" w:rsidRDefault="00216AA9" w:rsidP="006351FF">
            <w:pPr>
              <w:pStyle w:val="Table-Header"/>
            </w:pPr>
            <w:r>
              <w:t>Optional</w:t>
            </w:r>
          </w:p>
        </w:tc>
        <w:tc>
          <w:tcPr>
            <w:tcW w:w="1663" w:type="dxa"/>
            <w:shd w:val="clear" w:color="auto" w:fill="BFBFBF" w:themeFill="background1" w:themeFillShade="BF"/>
          </w:tcPr>
          <w:p w:rsidR="00216AA9" w:rsidRDefault="00216AA9" w:rsidP="006351FF">
            <w:pPr>
              <w:pStyle w:val="Table-Header"/>
            </w:pPr>
            <w:r>
              <w:t>Type</w:t>
            </w:r>
          </w:p>
        </w:tc>
        <w:tc>
          <w:tcPr>
            <w:tcW w:w="3351" w:type="dxa"/>
            <w:shd w:val="clear" w:color="auto" w:fill="BFBFBF" w:themeFill="background1" w:themeFillShade="BF"/>
          </w:tcPr>
          <w:p w:rsidR="00216AA9" w:rsidRDefault="00216AA9" w:rsidP="006351FF">
            <w:pPr>
              <w:pStyle w:val="Table-Header"/>
            </w:pPr>
            <w:r>
              <w:t>Description</w:t>
            </w:r>
          </w:p>
        </w:tc>
      </w:tr>
      <w:tr w:rsidR="00216AA9" w:rsidRPr="00CC22F1" w:rsidTr="00216AA9">
        <w:trPr>
          <w:trHeight w:val="113"/>
          <w:tblHeader w:val="0"/>
        </w:trPr>
        <w:tc>
          <w:tcPr>
            <w:tcW w:w="1792" w:type="dxa"/>
          </w:tcPr>
          <w:p w:rsidR="00216AA9" w:rsidRDefault="00216AA9" w:rsidP="00216AA9">
            <w:pPr>
              <w:pStyle w:val="Table-Text"/>
            </w:pPr>
            <w:r>
              <w:t>version</w:t>
            </w:r>
          </w:p>
        </w:tc>
        <w:tc>
          <w:tcPr>
            <w:tcW w:w="1841" w:type="dxa"/>
          </w:tcPr>
          <w:p w:rsidR="00216AA9" w:rsidRDefault="00216AA9" w:rsidP="00216AA9">
            <w:pPr>
              <w:pStyle w:val="Table-Text"/>
            </w:pPr>
            <w:r>
              <w:t>No</w:t>
            </w:r>
          </w:p>
        </w:tc>
        <w:tc>
          <w:tcPr>
            <w:tcW w:w="1663" w:type="dxa"/>
          </w:tcPr>
          <w:p w:rsidR="00216AA9" w:rsidRDefault="00216AA9" w:rsidP="00216AA9">
            <w:pPr>
              <w:pStyle w:val="Table-Text"/>
            </w:pPr>
            <w:r>
              <w:t>integer</w:t>
            </w:r>
          </w:p>
        </w:tc>
        <w:tc>
          <w:tcPr>
            <w:tcW w:w="3351" w:type="dxa"/>
          </w:tcPr>
          <w:p w:rsidR="00216AA9" w:rsidRDefault="00216AA9" w:rsidP="00216AA9">
            <w:pPr>
              <w:pStyle w:val="Table-Text"/>
            </w:pPr>
            <w:r>
              <w:t>The version of the zone object you intend to update</w:t>
            </w:r>
          </w:p>
        </w:tc>
      </w:tr>
      <w:tr w:rsidR="00216AA9" w:rsidRPr="00CC22F1" w:rsidTr="00216AA9">
        <w:trPr>
          <w:trHeight w:val="113"/>
          <w:tblHeader w:val="0"/>
        </w:trPr>
        <w:tc>
          <w:tcPr>
            <w:tcW w:w="1792" w:type="dxa"/>
          </w:tcPr>
          <w:p w:rsidR="00216AA9" w:rsidRDefault="00216AA9" w:rsidP="00216AA9">
            <w:pPr>
              <w:pStyle w:val="Table-Text"/>
            </w:pPr>
            <w:r>
              <w:t>resourceRecords</w:t>
            </w:r>
          </w:p>
        </w:tc>
        <w:tc>
          <w:tcPr>
            <w:tcW w:w="1841" w:type="dxa"/>
          </w:tcPr>
          <w:p w:rsidR="00216AA9" w:rsidRDefault="00216AA9" w:rsidP="00216AA9">
            <w:pPr>
              <w:pStyle w:val="Table-Text"/>
            </w:pPr>
            <w:r>
              <w:t>No</w:t>
            </w:r>
          </w:p>
        </w:tc>
        <w:tc>
          <w:tcPr>
            <w:tcW w:w="1663" w:type="dxa"/>
          </w:tcPr>
          <w:p w:rsidR="00216AA9" w:rsidRDefault="00216AA9" w:rsidP="00216AA9">
            <w:pPr>
              <w:pStyle w:val="Table-Text"/>
            </w:pPr>
            <w:r>
              <w:t>ResourceRecord[]</w:t>
            </w:r>
          </w:p>
        </w:tc>
        <w:tc>
          <w:tcPr>
            <w:tcW w:w="3351" w:type="dxa"/>
          </w:tcPr>
          <w:p w:rsidR="00216AA9" w:rsidRDefault="00216AA9" w:rsidP="00216AA9">
            <w:pPr>
              <w:pStyle w:val="Table-Text"/>
            </w:pPr>
            <w:r>
              <w:t>The new set of use resource records you want to be associated with the zone</w:t>
            </w:r>
          </w:p>
        </w:tc>
      </w:tr>
    </w:tbl>
    <w:p w:rsidR="00216AA9" w:rsidRDefault="00216AA9" w:rsidP="00A11CBE">
      <w:r w:rsidRPr="00216AA9">
        <w:t xml:space="preserve">The ResourceRecord object is a ‘super type’ covering all support resource </w:t>
      </w:r>
      <w:r w:rsidR="00BA7A47" w:rsidRPr="00216AA9">
        <w:t>records;</w:t>
      </w:r>
      <w:r w:rsidRPr="00216AA9">
        <w:t xml:space="preserve"> it is detailed in the Zone Get Command specified in section </w:t>
      </w:r>
      <w:r w:rsidR="00BA7A47">
        <w:t>8.1</w:t>
      </w:r>
      <w:r w:rsidRPr="00216AA9">
        <w:t>.</w:t>
      </w:r>
    </w:p>
    <w:p w:rsidR="00216AA9" w:rsidRDefault="00216AA9" w:rsidP="00216AA9">
      <w:pPr>
        <w:pStyle w:val="Heading3"/>
      </w:pPr>
      <w:r>
        <w:t>Response</w:t>
      </w:r>
    </w:p>
    <w:p w:rsidR="001C310D" w:rsidRDefault="001C310D" w:rsidP="001C310D">
      <w:r w:rsidRPr="001C310D">
        <w:t>The response will include a status code, response headers and in some case a response body encoded according to the relevant header.</w:t>
      </w:r>
    </w:p>
    <w:p w:rsidR="001C310D" w:rsidRDefault="001C310D" w:rsidP="001C310D">
      <w:pPr>
        <w:pStyle w:val="FakeHeading4"/>
      </w:pPr>
      <w:r>
        <w:t>Status Code</w:t>
      </w:r>
    </w:p>
    <w:p w:rsidR="001C310D" w:rsidRDefault="001C310D" w:rsidP="001C310D">
      <w:r w:rsidRPr="001C310D">
        <w:t>On success this command will return http status code 200 (OK).</w:t>
      </w:r>
    </w:p>
    <w:p w:rsidR="001C310D" w:rsidRDefault="001C310D" w:rsidP="001C310D">
      <w:pPr>
        <w:pStyle w:val="FakeHeading4"/>
      </w:pPr>
      <w:r>
        <w:t>Response Headers</w:t>
      </w:r>
    </w:p>
    <w:p w:rsidR="001C310D" w:rsidRDefault="001C310D" w:rsidP="001C310D">
      <w:r w:rsidRPr="001C310D">
        <w:t xml:space="preserve">Only the standard response headers described in section </w:t>
      </w:r>
      <w:r>
        <w:t>2.7</w:t>
      </w:r>
      <w:r w:rsidRPr="001C310D">
        <w:t xml:space="preserve"> are returned.</w:t>
      </w:r>
    </w:p>
    <w:p w:rsidR="001C310D" w:rsidRDefault="001C310D" w:rsidP="00FB749C">
      <w:pPr>
        <w:pStyle w:val="FakeHeading4"/>
        <w:pageBreakBefore/>
      </w:pPr>
      <w:r>
        <w:lastRenderedPageBreak/>
        <w:t>Response Body</w:t>
      </w:r>
    </w:p>
    <w:p w:rsidR="001C310D" w:rsidRDefault="001C310D" w:rsidP="001C310D">
      <w:r w:rsidRPr="001C310D">
        <w:t xml:space="preserve">A JSON representation of the </w:t>
      </w:r>
      <w:r w:rsidR="004D73FB">
        <w:t>updated</w:t>
      </w:r>
      <w:r w:rsidR="004D73FB" w:rsidRPr="001C310D">
        <w:t xml:space="preserve"> </w:t>
      </w:r>
      <w:r w:rsidRPr="001C310D">
        <w:t>zone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1C310D" w:rsidTr="006351FF">
        <w:trPr>
          <w:tblHeader w:val="0"/>
        </w:trPr>
        <w:tc>
          <w:tcPr>
            <w:tcW w:w="2965" w:type="dxa"/>
            <w:shd w:val="clear" w:color="auto" w:fill="BFBFBF" w:themeFill="background1" w:themeFillShade="BF"/>
          </w:tcPr>
          <w:p w:rsidR="001C310D" w:rsidRPr="00750051" w:rsidRDefault="001C310D" w:rsidP="006351FF">
            <w:pPr>
              <w:pStyle w:val="Table-Header"/>
            </w:pPr>
            <w:r>
              <w:t>Field Name</w:t>
            </w:r>
          </w:p>
        </w:tc>
        <w:tc>
          <w:tcPr>
            <w:tcW w:w="2175" w:type="dxa"/>
            <w:shd w:val="clear" w:color="auto" w:fill="BFBFBF" w:themeFill="background1" w:themeFillShade="BF"/>
          </w:tcPr>
          <w:p w:rsidR="001C310D" w:rsidRDefault="001C310D" w:rsidP="006351FF">
            <w:pPr>
              <w:pStyle w:val="Table-Header"/>
            </w:pPr>
            <w:r>
              <w:t>Type</w:t>
            </w:r>
          </w:p>
        </w:tc>
        <w:tc>
          <w:tcPr>
            <w:tcW w:w="3507" w:type="dxa"/>
            <w:shd w:val="clear" w:color="auto" w:fill="BFBFBF" w:themeFill="background1" w:themeFillShade="BF"/>
          </w:tcPr>
          <w:p w:rsidR="001C310D" w:rsidRDefault="001C310D" w:rsidP="006351FF">
            <w:pPr>
              <w:pStyle w:val="Table-Header"/>
            </w:pPr>
            <w:r>
              <w:t>Description</w:t>
            </w:r>
          </w:p>
        </w:tc>
      </w:tr>
      <w:tr w:rsidR="001C310D" w:rsidTr="006351FF">
        <w:trPr>
          <w:trHeight w:val="113"/>
          <w:tblHeader w:val="0"/>
        </w:trPr>
        <w:tc>
          <w:tcPr>
            <w:tcW w:w="2965" w:type="dxa"/>
          </w:tcPr>
          <w:p w:rsidR="001C310D" w:rsidRDefault="001C310D" w:rsidP="001C310D">
            <w:pPr>
              <w:pStyle w:val="Table-Text"/>
            </w:pPr>
            <w:r>
              <w:t>@uri</w:t>
            </w:r>
          </w:p>
        </w:tc>
        <w:tc>
          <w:tcPr>
            <w:tcW w:w="2175" w:type="dxa"/>
          </w:tcPr>
          <w:p w:rsidR="001C310D" w:rsidRDefault="001C310D" w:rsidP="001C310D">
            <w:pPr>
              <w:pStyle w:val="Table-Text"/>
            </w:pPr>
            <w:r>
              <w:t>string</w:t>
            </w:r>
          </w:p>
        </w:tc>
        <w:tc>
          <w:tcPr>
            <w:tcW w:w="3507" w:type="dxa"/>
          </w:tcPr>
          <w:p w:rsidR="001C310D" w:rsidRDefault="001C310D" w:rsidP="00BA7A47">
            <w:pPr>
              <w:pStyle w:val="Table-Text"/>
            </w:pPr>
            <w:r>
              <w:t xml:space="preserve">The </w:t>
            </w:r>
            <w:r w:rsidR="00BA7A47">
              <w:t>URI</w:t>
            </w:r>
            <w:r>
              <w:t xml:space="preserve"> that can be used to obtain the information about this object</w:t>
            </w:r>
          </w:p>
        </w:tc>
      </w:tr>
      <w:tr w:rsidR="001C310D" w:rsidTr="006351FF">
        <w:trPr>
          <w:trHeight w:val="113"/>
          <w:tblHeader w:val="0"/>
        </w:trPr>
        <w:tc>
          <w:tcPr>
            <w:tcW w:w="2965" w:type="dxa"/>
          </w:tcPr>
          <w:p w:rsidR="001C310D" w:rsidRDefault="001C310D" w:rsidP="001C310D">
            <w:pPr>
              <w:pStyle w:val="Table-Text"/>
            </w:pPr>
            <w:r>
              <w:t>id</w:t>
            </w:r>
          </w:p>
        </w:tc>
        <w:tc>
          <w:tcPr>
            <w:tcW w:w="2175" w:type="dxa"/>
          </w:tcPr>
          <w:p w:rsidR="001C310D" w:rsidRDefault="001C310D" w:rsidP="001C310D">
            <w:pPr>
              <w:pStyle w:val="Table-Text"/>
            </w:pPr>
            <w:r>
              <w:t>uuid</w:t>
            </w:r>
          </w:p>
        </w:tc>
        <w:tc>
          <w:tcPr>
            <w:tcW w:w="3507" w:type="dxa"/>
          </w:tcPr>
          <w:p w:rsidR="001C310D" w:rsidRDefault="001C310D" w:rsidP="001C310D">
            <w:pPr>
              <w:pStyle w:val="Table-Text"/>
            </w:pPr>
            <w:r>
              <w:t>The UUID of the object</w:t>
            </w:r>
          </w:p>
        </w:tc>
      </w:tr>
      <w:tr w:rsidR="001C310D" w:rsidTr="006351FF">
        <w:trPr>
          <w:trHeight w:val="113"/>
          <w:tblHeader w:val="0"/>
        </w:trPr>
        <w:tc>
          <w:tcPr>
            <w:tcW w:w="2965" w:type="dxa"/>
          </w:tcPr>
          <w:p w:rsidR="001C310D" w:rsidRDefault="001C310D" w:rsidP="001C310D">
            <w:pPr>
              <w:pStyle w:val="Table-Text"/>
            </w:pPr>
            <w:r>
              <w:t>version</w:t>
            </w:r>
          </w:p>
        </w:tc>
        <w:tc>
          <w:tcPr>
            <w:tcW w:w="2175" w:type="dxa"/>
          </w:tcPr>
          <w:p w:rsidR="001C310D" w:rsidRDefault="001C310D" w:rsidP="001C310D">
            <w:pPr>
              <w:pStyle w:val="Table-Text"/>
            </w:pPr>
            <w:r>
              <w:t>integer</w:t>
            </w:r>
          </w:p>
        </w:tc>
        <w:tc>
          <w:tcPr>
            <w:tcW w:w="3507" w:type="dxa"/>
          </w:tcPr>
          <w:p w:rsidR="001C310D" w:rsidRDefault="006A67D6" w:rsidP="001C310D">
            <w:pPr>
              <w:pStyle w:val="Table-Text"/>
            </w:pPr>
            <w:r>
              <w:t>The current version of the object. This should be sent back to the server with any update commands for this object to ensure that concurrent modifications errors do not occur</w:t>
            </w:r>
          </w:p>
        </w:tc>
      </w:tr>
      <w:tr w:rsidR="001C310D" w:rsidTr="006351FF">
        <w:trPr>
          <w:trHeight w:val="113"/>
          <w:tblHeader w:val="0"/>
        </w:trPr>
        <w:tc>
          <w:tcPr>
            <w:tcW w:w="2965" w:type="dxa"/>
          </w:tcPr>
          <w:p w:rsidR="001C310D" w:rsidRDefault="001C310D" w:rsidP="001C310D">
            <w:pPr>
              <w:pStyle w:val="Table-Text"/>
            </w:pPr>
            <w:r>
              <w:t>name</w:t>
            </w:r>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name of the zone</w:t>
            </w:r>
          </w:p>
        </w:tc>
      </w:tr>
      <w:tr w:rsidR="001C310D" w:rsidTr="006351FF">
        <w:trPr>
          <w:trHeight w:val="113"/>
          <w:tblHeader w:val="0"/>
        </w:trPr>
        <w:tc>
          <w:tcPr>
            <w:tcW w:w="2965" w:type="dxa"/>
          </w:tcPr>
          <w:p w:rsidR="001C310D" w:rsidRDefault="001C310D" w:rsidP="001C310D">
            <w:pPr>
              <w:pStyle w:val="Table-Text"/>
            </w:pPr>
            <w:r>
              <w:t>serial</w:t>
            </w:r>
          </w:p>
        </w:tc>
        <w:tc>
          <w:tcPr>
            <w:tcW w:w="2175" w:type="dxa"/>
          </w:tcPr>
          <w:p w:rsidR="001C310D" w:rsidRDefault="001C310D" w:rsidP="001C310D">
            <w:pPr>
              <w:pStyle w:val="Table-Text"/>
            </w:pPr>
            <w:r>
              <w:t>integer</w:t>
            </w:r>
          </w:p>
        </w:tc>
        <w:tc>
          <w:tcPr>
            <w:tcW w:w="3507" w:type="dxa"/>
          </w:tcPr>
          <w:p w:rsidR="001C310D" w:rsidRDefault="001C310D" w:rsidP="001C310D">
            <w:pPr>
              <w:pStyle w:val="Table-Text"/>
            </w:pPr>
            <w:r>
              <w:t>The serial number of the zone</w:t>
            </w:r>
          </w:p>
        </w:tc>
      </w:tr>
      <w:tr w:rsidR="001C310D" w:rsidTr="006351FF">
        <w:trPr>
          <w:trHeight w:val="113"/>
          <w:tblHeader w:val="0"/>
        </w:trPr>
        <w:tc>
          <w:tcPr>
            <w:tcW w:w="2965" w:type="dxa"/>
          </w:tcPr>
          <w:p w:rsidR="001C310D" w:rsidRDefault="001C310D" w:rsidP="001C310D">
            <w:pPr>
              <w:pStyle w:val="Table-Text"/>
            </w:pPr>
            <w:r>
              <w:t>brandedNameServers</w:t>
            </w:r>
          </w:p>
        </w:tc>
        <w:tc>
          <w:tcPr>
            <w:tcW w:w="2175" w:type="dxa"/>
          </w:tcPr>
          <w:p w:rsidR="001C310D" w:rsidRDefault="001C310D" w:rsidP="001C310D">
            <w:pPr>
              <w:pStyle w:val="Table-Text"/>
            </w:pPr>
            <w:r>
              <w:t>boolean</w:t>
            </w:r>
          </w:p>
        </w:tc>
        <w:tc>
          <w:tcPr>
            <w:tcW w:w="3507" w:type="dxa"/>
          </w:tcPr>
          <w:p w:rsidR="001C310D" w:rsidRDefault="001C310D" w:rsidP="001C310D">
            <w:pPr>
              <w:pStyle w:val="Table-Text"/>
            </w:pPr>
            <w:r>
              <w:t>Indicates if the zone is using the branded name server feature or not</w:t>
            </w:r>
          </w:p>
        </w:tc>
      </w:tr>
      <w:tr w:rsidR="001C310D" w:rsidTr="006351FF">
        <w:trPr>
          <w:trHeight w:val="113"/>
          <w:tblHeader w:val="0"/>
        </w:trPr>
        <w:tc>
          <w:tcPr>
            <w:tcW w:w="2965" w:type="dxa"/>
          </w:tcPr>
          <w:p w:rsidR="001C310D" w:rsidRDefault="001C310D" w:rsidP="001C310D">
            <w:pPr>
              <w:pStyle w:val="Table-Text"/>
            </w:pPr>
            <w:r>
              <w:t>dnssecSigned</w:t>
            </w:r>
          </w:p>
        </w:tc>
        <w:tc>
          <w:tcPr>
            <w:tcW w:w="2175" w:type="dxa"/>
          </w:tcPr>
          <w:p w:rsidR="001C310D" w:rsidRDefault="001C310D" w:rsidP="001C310D">
            <w:pPr>
              <w:pStyle w:val="Table-Text"/>
            </w:pPr>
            <w:r>
              <w:t>boolean</w:t>
            </w:r>
          </w:p>
        </w:tc>
        <w:tc>
          <w:tcPr>
            <w:tcW w:w="3507" w:type="dxa"/>
          </w:tcPr>
          <w:p w:rsidR="001C310D" w:rsidRDefault="001C310D" w:rsidP="001C310D">
            <w:pPr>
              <w:pStyle w:val="Table-Text"/>
            </w:pPr>
            <w:r>
              <w:t>Indicates if the zone is using the DNSSEC signing feature or not</w:t>
            </w:r>
          </w:p>
        </w:tc>
      </w:tr>
      <w:tr w:rsidR="00D279A5" w:rsidTr="006351FF">
        <w:trPr>
          <w:trHeight w:val="113"/>
          <w:tblHeader w:val="0"/>
          <w:ins w:id="565" w:author="Arnaud Dumont" w:date="2014-02-11T13:55:00Z"/>
        </w:trPr>
        <w:tc>
          <w:tcPr>
            <w:tcW w:w="2965" w:type="dxa"/>
          </w:tcPr>
          <w:p w:rsidR="00D279A5" w:rsidRDefault="00D279A5" w:rsidP="001C310D">
            <w:pPr>
              <w:pStyle w:val="Table-Text"/>
              <w:rPr>
                <w:ins w:id="566" w:author="Arnaud Dumont" w:date="2014-02-11T13:55:00Z"/>
              </w:rPr>
            </w:pPr>
            <w:ins w:id="567" w:author="Arnaud Dumont" w:date="2014-02-11T13:55:00Z">
              <w:r w:rsidRPr="00BD038E">
                <w:t>zskRollOverState</w:t>
              </w:r>
            </w:ins>
          </w:p>
        </w:tc>
        <w:tc>
          <w:tcPr>
            <w:tcW w:w="2175" w:type="dxa"/>
          </w:tcPr>
          <w:p w:rsidR="00D279A5" w:rsidRDefault="00D279A5" w:rsidP="001C310D">
            <w:pPr>
              <w:pStyle w:val="Table-Text"/>
              <w:rPr>
                <w:ins w:id="568" w:author="Arnaud Dumont" w:date="2014-02-11T13:55:00Z"/>
              </w:rPr>
            </w:pPr>
            <w:ins w:id="569" w:author="Arnaud Dumont" w:date="2014-02-11T13:55:00Z">
              <w:r>
                <w:t>string</w:t>
              </w:r>
            </w:ins>
          </w:p>
        </w:tc>
        <w:tc>
          <w:tcPr>
            <w:tcW w:w="3507" w:type="dxa"/>
          </w:tcPr>
          <w:p w:rsidR="00D279A5" w:rsidRDefault="00D279A5" w:rsidP="001C310D">
            <w:pPr>
              <w:pStyle w:val="Table-Text"/>
              <w:rPr>
                <w:ins w:id="570" w:author="Arnaud Dumont" w:date="2014-02-11T13:55:00Z"/>
              </w:rPr>
            </w:pPr>
            <w:ins w:id="571" w:author="Arnaud Dumont" w:date="2014-02-11T13:55:00Z">
              <w:r>
                <w:t xml:space="preserve">The </w:t>
              </w:r>
              <w:r w:rsidRPr="00BD038E">
                <w:t>state of the zone in the ZSK roll over process</w:t>
              </w:r>
              <w:r>
                <w:t>, if the zone is DNSSEC-signed. This enables</w:t>
              </w:r>
              <w:r w:rsidRPr="00BD038E">
                <w:t xml:space="preserve"> the zone's Zone Signing Keys to be replaced after a certain period of time</w:t>
              </w:r>
              <w:r>
                <w:t>, for security purpose</w:t>
              </w:r>
            </w:ins>
          </w:p>
        </w:tc>
      </w:tr>
      <w:tr w:rsidR="0044328B" w:rsidTr="006351FF">
        <w:trPr>
          <w:trHeight w:val="113"/>
          <w:tblHeader w:val="0"/>
          <w:ins w:id="572" w:author="Arnaud Dumont" w:date="2014-06-04T15:37:00Z"/>
        </w:trPr>
        <w:tc>
          <w:tcPr>
            <w:tcW w:w="2965" w:type="dxa"/>
          </w:tcPr>
          <w:p w:rsidR="0044328B" w:rsidRPr="00BD038E" w:rsidRDefault="0044328B" w:rsidP="001C310D">
            <w:pPr>
              <w:pStyle w:val="Table-Text"/>
              <w:rPr>
                <w:ins w:id="573" w:author="Arnaud Dumont" w:date="2014-06-04T15:37:00Z"/>
              </w:rPr>
            </w:pPr>
            <w:ins w:id="574" w:author="Arnaud Dumont" w:date="2014-06-04T15:37:00Z">
              <w:r w:rsidRPr="00961B66">
                <w:t>pendingOperation</w:t>
              </w:r>
            </w:ins>
          </w:p>
        </w:tc>
        <w:tc>
          <w:tcPr>
            <w:tcW w:w="2175" w:type="dxa"/>
          </w:tcPr>
          <w:p w:rsidR="0044328B" w:rsidRDefault="0044328B" w:rsidP="001C310D">
            <w:pPr>
              <w:pStyle w:val="Table-Text"/>
              <w:rPr>
                <w:ins w:id="575" w:author="Arnaud Dumont" w:date="2014-06-04T15:37:00Z"/>
              </w:rPr>
            </w:pPr>
            <w:ins w:id="576" w:author="Arnaud Dumont" w:date="2014-06-04T15:37:00Z">
              <w:r>
                <w:t>string</w:t>
              </w:r>
            </w:ins>
          </w:p>
        </w:tc>
        <w:tc>
          <w:tcPr>
            <w:tcW w:w="3507" w:type="dxa"/>
          </w:tcPr>
          <w:p w:rsidR="0044328B" w:rsidRDefault="0044328B" w:rsidP="001C310D">
            <w:pPr>
              <w:pStyle w:val="Table-Text"/>
              <w:rPr>
                <w:ins w:id="577" w:author="Arnaud Dumont" w:date="2014-06-04T15:37:00Z"/>
              </w:rPr>
            </w:pPr>
            <w:ins w:id="578" w:author="Arnaud Dumont" w:date="2014-06-04T15:37:00Z">
              <w:r w:rsidRPr="00961B66">
                <w:t>The pending operation that will soon be actioned on the zone ('zoneSigning', 'zoneUnSigning' or 'delete'), or 'none'</w:t>
              </w:r>
            </w:ins>
          </w:p>
        </w:tc>
      </w:tr>
      <w:tr w:rsidR="0044328B" w:rsidTr="006351FF">
        <w:trPr>
          <w:trHeight w:val="113"/>
          <w:tblHeader w:val="0"/>
          <w:ins w:id="579" w:author="Arnaud Dumont" w:date="2014-06-04T15:37:00Z"/>
        </w:trPr>
        <w:tc>
          <w:tcPr>
            <w:tcW w:w="2965" w:type="dxa"/>
          </w:tcPr>
          <w:p w:rsidR="0044328B" w:rsidRPr="00BD038E" w:rsidRDefault="0044328B" w:rsidP="001C310D">
            <w:pPr>
              <w:pStyle w:val="Table-Text"/>
              <w:rPr>
                <w:ins w:id="580" w:author="Arnaud Dumont" w:date="2014-06-04T15:37:00Z"/>
              </w:rPr>
            </w:pPr>
            <w:ins w:id="581" w:author="Arnaud Dumont" w:date="2014-06-04T15:37:00Z">
              <w:r w:rsidRPr="00961B66">
                <w:t>lastPublishDate</w:t>
              </w:r>
            </w:ins>
          </w:p>
        </w:tc>
        <w:tc>
          <w:tcPr>
            <w:tcW w:w="2175" w:type="dxa"/>
          </w:tcPr>
          <w:p w:rsidR="0044328B" w:rsidRDefault="0044328B" w:rsidP="001C310D">
            <w:pPr>
              <w:pStyle w:val="Table-Text"/>
              <w:rPr>
                <w:ins w:id="582" w:author="Arnaud Dumont" w:date="2014-06-04T15:37:00Z"/>
              </w:rPr>
            </w:pPr>
            <w:ins w:id="583" w:author="Arnaud Dumont" w:date="2014-06-04T15:37:00Z">
              <w:r>
                <w:t>timestamp</w:t>
              </w:r>
            </w:ins>
          </w:p>
        </w:tc>
        <w:tc>
          <w:tcPr>
            <w:tcW w:w="3507" w:type="dxa"/>
          </w:tcPr>
          <w:p w:rsidR="0044328B" w:rsidRDefault="0044328B" w:rsidP="001C310D">
            <w:pPr>
              <w:pStyle w:val="Table-Text"/>
              <w:rPr>
                <w:ins w:id="584" w:author="Arnaud Dumont" w:date="2014-06-04T15:37:00Z"/>
              </w:rPr>
            </w:pPr>
            <w:ins w:id="585" w:author="Arnaud Dumont" w:date="2014-06-04T15:37:00Z">
              <w:r w:rsidRPr="00961B66">
                <w:t>The last time the zone was published on the DNS anycast cloud</w:t>
              </w:r>
            </w:ins>
          </w:p>
        </w:tc>
      </w:tr>
      <w:tr w:rsidR="0044328B" w:rsidTr="006351FF">
        <w:trPr>
          <w:trHeight w:val="113"/>
          <w:tblHeader w:val="0"/>
        </w:trPr>
        <w:tc>
          <w:tcPr>
            <w:tcW w:w="2965" w:type="dxa"/>
          </w:tcPr>
          <w:p w:rsidR="0044328B" w:rsidRDefault="0044328B" w:rsidP="001C310D">
            <w:pPr>
              <w:pStyle w:val="Table-Text"/>
            </w:pPr>
            <w:r>
              <w:t>group</w:t>
            </w:r>
          </w:p>
        </w:tc>
        <w:tc>
          <w:tcPr>
            <w:tcW w:w="2175" w:type="dxa"/>
          </w:tcPr>
          <w:p w:rsidR="0044328B" w:rsidRDefault="0044328B" w:rsidP="001C310D">
            <w:pPr>
              <w:pStyle w:val="Table-Text"/>
            </w:pPr>
            <w:r>
              <w:t>string</w:t>
            </w:r>
          </w:p>
        </w:tc>
        <w:tc>
          <w:tcPr>
            <w:tcW w:w="3507" w:type="dxa"/>
          </w:tcPr>
          <w:p w:rsidR="0044328B" w:rsidRDefault="0044328B" w:rsidP="001C310D">
            <w:pPr>
              <w:pStyle w:val="Table-Text"/>
            </w:pPr>
            <w:r>
              <w:t>The zone grouping code</w:t>
            </w:r>
          </w:p>
        </w:tc>
      </w:tr>
      <w:tr w:rsidR="0044328B" w:rsidTr="006351FF">
        <w:trPr>
          <w:trHeight w:val="113"/>
          <w:tblHeader w:val="0"/>
        </w:trPr>
        <w:tc>
          <w:tcPr>
            <w:tcW w:w="2965" w:type="dxa"/>
          </w:tcPr>
          <w:p w:rsidR="0044328B" w:rsidRDefault="0044328B" w:rsidP="001C310D">
            <w:pPr>
              <w:pStyle w:val="Table-Text"/>
            </w:pPr>
            <w:r>
              <w:t>nameServerSetId</w:t>
            </w:r>
          </w:p>
        </w:tc>
        <w:tc>
          <w:tcPr>
            <w:tcW w:w="2175" w:type="dxa"/>
          </w:tcPr>
          <w:p w:rsidR="0044328B" w:rsidRDefault="0044328B" w:rsidP="001C310D">
            <w:pPr>
              <w:pStyle w:val="Table-Text"/>
            </w:pPr>
            <w:r>
              <w:t>uuid</w:t>
            </w:r>
          </w:p>
        </w:tc>
        <w:tc>
          <w:tcPr>
            <w:tcW w:w="3507" w:type="dxa"/>
          </w:tcPr>
          <w:p w:rsidR="0044328B" w:rsidRDefault="0044328B" w:rsidP="001C310D">
            <w:pPr>
              <w:pStyle w:val="Table-Text"/>
            </w:pPr>
            <w:r>
              <w:t>The UUID of the name server set associated with this zone</w:t>
            </w:r>
          </w:p>
        </w:tc>
      </w:tr>
      <w:tr w:rsidR="0044328B" w:rsidTr="006351FF">
        <w:trPr>
          <w:trHeight w:val="113"/>
          <w:tblHeader w:val="0"/>
        </w:trPr>
        <w:tc>
          <w:tcPr>
            <w:tcW w:w="2965" w:type="dxa"/>
          </w:tcPr>
          <w:p w:rsidR="0044328B" w:rsidRDefault="0044328B" w:rsidP="001C310D">
            <w:pPr>
              <w:pStyle w:val="Table-Text"/>
            </w:pPr>
            <w:r>
              <w:t>nameServerSetName</w:t>
            </w:r>
          </w:p>
        </w:tc>
        <w:tc>
          <w:tcPr>
            <w:tcW w:w="2175" w:type="dxa"/>
          </w:tcPr>
          <w:p w:rsidR="0044328B" w:rsidRDefault="0044328B" w:rsidP="001C310D">
            <w:pPr>
              <w:pStyle w:val="Table-Text"/>
            </w:pPr>
            <w:r>
              <w:t>string</w:t>
            </w:r>
          </w:p>
        </w:tc>
        <w:tc>
          <w:tcPr>
            <w:tcW w:w="3507" w:type="dxa"/>
          </w:tcPr>
          <w:p w:rsidR="0044328B" w:rsidRDefault="0044328B" w:rsidP="001C310D">
            <w:pPr>
              <w:pStyle w:val="Table-Text"/>
            </w:pPr>
            <w:r>
              <w:t>The name of the associated name server set</w:t>
            </w:r>
          </w:p>
        </w:tc>
      </w:tr>
      <w:tr w:rsidR="0044328B" w:rsidTr="006351FF">
        <w:trPr>
          <w:trHeight w:val="113"/>
          <w:tblHeader w:val="0"/>
        </w:trPr>
        <w:tc>
          <w:tcPr>
            <w:tcW w:w="2965" w:type="dxa"/>
          </w:tcPr>
          <w:p w:rsidR="0044328B" w:rsidRDefault="0044328B" w:rsidP="001C310D">
            <w:pPr>
              <w:pStyle w:val="Table-Text"/>
            </w:pPr>
            <w:r>
              <w:t>nameServerInterfaceSetId</w:t>
            </w:r>
          </w:p>
        </w:tc>
        <w:tc>
          <w:tcPr>
            <w:tcW w:w="2175" w:type="dxa"/>
          </w:tcPr>
          <w:p w:rsidR="0044328B" w:rsidRDefault="0044328B" w:rsidP="001C310D">
            <w:pPr>
              <w:pStyle w:val="Table-Text"/>
            </w:pPr>
            <w:r>
              <w:t>uuid</w:t>
            </w:r>
          </w:p>
        </w:tc>
        <w:tc>
          <w:tcPr>
            <w:tcW w:w="3507" w:type="dxa"/>
          </w:tcPr>
          <w:p w:rsidR="0044328B" w:rsidRDefault="0044328B" w:rsidP="001C310D">
            <w:pPr>
              <w:pStyle w:val="Table-Text"/>
            </w:pPr>
            <w:r>
              <w:t>The UUID of the name server interface set associated with the zone</w:t>
            </w:r>
          </w:p>
        </w:tc>
      </w:tr>
      <w:tr w:rsidR="0044328B" w:rsidTr="006351FF">
        <w:trPr>
          <w:trHeight w:val="113"/>
          <w:tblHeader w:val="0"/>
        </w:trPr>
        <w:tc>
          <w:tcPr>
            <w:tcW w:w="2965" w:type="dxa"/>
          </w:tcPr>
          <w:p w:rsidR="0044328B" w:rsidRDefault="0044328B" w:rsidP="001C310D">
            <w:pPr>
              <w:pStyle w:val="Table-Text"/>
            </w:pPr>
            <w:r>
              <w:t>nameServerInterfaceSetName</w:t>
            </w:r>
          </w:p>
        </w:tc>
        <w:tc>
          <w:tcPr>
            <w:tcW w:w="2175" w:type="dxa"/>
          </w:tcPr>
          <w:p w:rsidR="0044328B" w:rsidRDefault="0044328B" w:rsidP="001C310D">
            <w:pPr>
              <w:pStyle w:val="Table-Text"/>
            </w:pPr>
            <w:r>
              <w:t>string</w:t>
            </w:r>
          </w:p>
        </w:tc>
        <w:tc>
          <w:tcPr>
            <w:tcW w:w="3507" w:type="dxa"/>
          </w:tcPr>
          <w:p w:rsidR="0044328B" w:rsidRDefault="0044328B" w:rsidP="001C310D">
            <w:pPr>
              <w:pStyle w:val="Table-Text"/>
            </w:pPr>
            <w:r>
              <w:t>The name of the associated name server interface set</w:t>
            </w:r>
          </w:p>
        </w:tc>
      </w:tr>
      <w:tr w:rsidR="0044328B" w:rsidTr="006351FF">
        <w:trPr>
          <w:trHeight w:val="113"/>
          <w:tblHeader w:val="0"/>
        </w:trPr>
        <w:tc>
          <w:tcPr>
            <w:tcW w:w="2965" w:type="dxa"/>
          </w:tcPr>
          <w:p w:rsidR="0044328B" w:rsidRDefault="0044328B" w:rsidP="001C310D">
            <w:pPr>
              <w:pStyle w:val="Table-Text"/>
            </w:pPr>
            <w:r>
              <w:t>planId</w:t>
            </w:r>
          </w:p>
        </w:tc>
        <w:tc>
          <w:tcPr>
            <w:tcW w:w="2175" w:type="dxa"/>
          </w:tcPr>
          <w:p w:rsidR="0044328B" w:rsidRDefault="0044328B" w:rsidP="001C310D">
            <w:pPr>
              <w:pStyle w:val="Table-Text"/>
            </w:pPr>
            <w:r>
              <w:t>uuid</w:t>
            </w:r>
          </w:p>
        </w:tc>
        <w:tc>
          <w:tcPr>
            <w:tcW w:w="3507" w:type="dxa"/>
          </w:tcPr>
          <w:p w:rsidR="0044328B" w:rsidRDefault="0044328B" w:rsidP="001C310D">
            <w:pPr>
              <w:pStyle w:val="Table-Text"/>
            </w:pPr>
            <w:r>
              <w:t>The UUID of the plan that the zone is currently on</w:t>
            </w:r>
          </w:p>
        </w:tc>
      </w:tr>
      <w:tr w:rsidR="0044328B" w:rsidTr="006351FF">
        <w:trPr>
          <w:trHeight w:val="113"/>
          <w:tblHeader w:val="0"/>
        </w:trPr>
        <w:tc>
          <w:tcPr>
            <w:tcW w:w="2965" w:type="dxa"/>
          </w:tcPr>
          <w:p w:rsidR="0044328B" w:rsidRDefault="0044328B" w:rsidP="001C310D">
            <w:pPr>
              <w:pStyle w:val="Table-Text"/>
            </w:pPr>
            <w:r>
              <w:t>planName</w:t>
            </w:r>
          </w:p>
        </w:tc>
        <w:tc>
          <w:tcPr>
            <w:tcW w:w="2175" w:type="dxa"/>
          </w:tcPr>
          <w:p w:rsidR="0044328B" w:rsidRDefault="0044328B" w:rsidP="001C310D">
            <w:pPr>
              <w:pStyle w:val="Table-Text"/>
            </w:pPr>
            <w:r>
              <w:t>string</w:t>
            </w:r>
          </w:p>
        </w:tc>
        <w:tc>
          <w:tcPr>
            <w:tcW w:w="3507" w:type="dxa"/>
          </w:tcPr>
          <w:p w:rsidR="0044328B" w:rsidRDefault="0044328B" w:rsidP="001C310D">
            <w:pPr>
              <w:pStyle w:val="Table-Text"/>
            </w:pPr>
            <w:r>
              <w:t>The name of the plan that the zone is currently on</w:t>
            </w:r>
          </w:p>
        </w:tc>
      </w:tr>
      <w:tr w:rsidR="0044328B" w:rsidTr="006351FF">
        <w:trPr>
          <w:trHeight w:val="113"/>
          <w:tblHeader w:val="0"/>
        </w:trPr>
        <w:tc>
          <w:tcPr>
            <w:tcW w:w="2965" w:type="dxa"/>
          </w:tcPr>
          <w:p w:rsidR="0044328B" w:rsidRDefault="0044328B" w:rsidP="001C310D">
            <w:pPr>
              <w:pStyle w:val="Table-Text"/>
            </w:pPr>
            <w:r>
              <w:t>sponsorAccountId</w:t>
            </w:r>
          </w:p>
        </w:tc>
        <w:tc>
          <w:tcPr>
            <w:tcW w:w="2175" w:type="dxa"/>
          </w:tcPr>
          <w:p w:rsidR="0044328B" w:rsidRDefault="0044328B" w:rsidP="001C310D">
            <w:pPr>
              <w:pStyle w:val="Table-Text"/>
            </w:pPr>
            <w:r>
              <w:t>uuid</w:t>
            </w:r>
          </w:p>
        </w:tc>
        <w:tc>
          <w:tcPr>
            <w:tcW w:w="3507" w:type="dxa"/>
          </w:tcPr>
          <w:p w:rsidR="0044328B" w:rsidRDefault="0044328B" w:rsidP="001C310D">
            <w:pPr>
              <w:pStyle w:val="Table-Text"/>
            </w:pPr>
            <w:r>
              <w:t>The UUID of the account which sponsors or ‘owns’ the zone</w:t>
            </w:r>
          </w:p>
        </w:tc>
      </w:tr>
      <w:tr w:rsidR="0044328B" w:rsidTr="006351FF">
        <w:trPr>
          <w:trHeight w:val="113"/>
          <w:tblHeader w:val="0"/>
        </w:trPr>
        <w:tc>
          <w:tcPr>
            <w:tcW w:w="2965" w:type="dxa"/>
          </w:tcPr>
          <w:p w:rsidR="0044328B" w:rsidRDefault="0044328B" w:rsidP="001C310D">
            <w:pPr>
              <w:pStyle w:val="Table-Text"/>
            </w:pPr>
            <w:r>
              <w:t>sponsorAccountIdentifier</w:t>
            </w:r>
          </w:p>
        </w:tc>
        <w:tc>
          <w:tcPr>
            <w:tcW w:w="2175" w:type="dxa"/>
          </w:tcPr>
          <w:p w:rsidR="0044328B" w:rsidRDefault="0044328B" w:rsidP="001C310D">
            <w:pPr>
              <w:pStyle w:val="Table-Text"/>
            </w:pPr>
            <w:r>
              <w:t>string</w:t>
            </w:r>
          </w:p>
        </w:tc>
        <w:tc>
          <w:tcPr>
            <w:tcW w:w="3507" w:type="dxa"/>
          </w:tcPr>
          <w:p w:rsidR="0044328B" w:rsidRDefault="0044328B" w:rsidP="001C310D">
            <w:pPr>
              <w:pStyle w:val="Table-Text"/>
            </w:pPr>
            <w:r>
              <w:t>The identifier of the account which sponsors the zone</w:t>
            </w:r>
          </w:p>
        </w:tc>
      </w:tr>
      <w:tr w:rsidR="0044328B" w:rsidTr="006351FF">
        <w:trPr>
          <w:trHeight w:val="113"/>
          <w:tblHeader w:val="0"/>
        </w:trPr>
        <w:tc>
          <w:tcPr>
            <w:tcW w:w="2965" w:type="dxa"/>
          </w:tcPr>
          <w:p w:rsidR="0044328B" w:rsidRDefault="0044328B" w:rsidP="001C310D">
            <w:pPr>
              <w:pStyle w:val="Table-Text"/>
            </w:pPr>
            <w:r w:rsidRPr="00AF6C94">
              <w:t>delegationResourceRecords</w:t>
            </w:r>
          </w:p>
        </w:tc>
        <w:tc>
          <w:tcPr>
            <w:tcW w:w="2175" w:type="dxa"/>
          </w:tcPr>
          <w:p w:rsidR="0044328B" w:rsidRDefault="0044328B" w:rsidP="001C310D">
            <w:pPr>
              <w:pStyle w:val="Table-Text"/>
            </w:pPr>
            <w:r>
              <w:t>ResourceRecord[]</w:t>
            </w:r>
          </w:p>
        </w:tc>
        <w:tc>
          <w:tcPr>
            <w:tcW w:w="3507" w:type="dxa"/>
          </w:tcPr>
          <w:p w:rsidR="0044328B" w:rsidRDefault="0044328B" w:rsidP="001C310D">
            <w:pPr>
              <w:pStyle w:val="Table-Text"/>
            </w:pPr>
            <w:r>
              <w:t>The list of the resource records that are to be provide</w:t>
            </w:r>
            <w:ins w:id="586" w:author="Arnaud Dumont" w:date="2014-02-11T13:50:00Z">
              <w:r>
                <w:t>d</w:t>
              </w:r>
            </w:ins>
            <w:r>
              <w:t xml:space="preserve"> to the parent zone for the child zone delegation. This is typically the NS records and any required glue records</w:t>
            </w:r>
          </w:p>
        </w:tc>
      </w:tr>
      <w:tr w:rsidR="0044328B" w:rsidTr="006351FF">
        <w:trPr>
          <w:trHeight w:val="113"/>
          <w:tblHeader w:val="0"/>
        </w:trPr>
        <w:tc>
          <w:tcPr>
            <w:tcW w:w="2965" w:type="dxa"/>
          </w:tcPr>
          <w:p w:rsidR="0044328B" w:rsidRDefault="0044328B" w:rsidP="001C310D">
            <w:pPr>
              <w:pStyle w:val="Table-Text"/>
            </w:pPr>
            <w:r>
              <w:lastRenderedPageBreak/>
              <w:t>ddnsResourceRecords</w:t>
            </w:r>
          </w:p>
        </w:tc>
        <w:tc>
          <w:tcPr>
            <w:tcW w:w="2175" w:type="dxa"/>
          </w:tcPr>
          <w:p w:rsidR="0044328B" w:rsidRDefault="0044328B" w:rsidP="001C310D">
            <w:pPr>
              <w:pStyle w:val="Table-Text"/>
            </w:pPr>
            <w:r>
              <w:t>ResourceRecord[]</w:t>
            </w:r>
          </w:p>
        </w:tc>
        <w:tc>
          <w:tcPr>
            <w:tcW w:w="3507" w:type="dxa"/>
          </w:tcPr>
          <w:p w:rsidR="0044328B" w:rsidRDefault="0044328B" w:rsidP="001C310D">
            <w:pPr>
              <w:pStyle w:val="Table-Text"/>
            </w:pPr>
            <w:r>
              <w:t>The list of system generated resource records for the zone. This is typically the SOA and NS records</w:t>
            </w:r>
          </w:p>
        </w:tc>
      </w:tr>
      <w:tr w:rsidR="0044328B" w:rsidTr="006351FF">
        <w:trPr>
          <w:trHeight w:val="113"/>
          <w:tblHeader w:val="0"/>
        </w:trPr>
        <w:tc>
          <w:tcPr>
            <w:tcW w:w="2965" w:type="dxa"/>
          </w:tcPr>
          <w:p w:rsidR="0044328B" w:rsidRDefault="0044328B" w:rsidP="001C310D">
            <w:pPr>
              <w:pStyle w:val="Table-Text"/>
            </w:pPr>
            <w:r>
              <w:t>resourceRecords</w:t>
            </w:r>
          </w:p>
        </w:tc>
        <w:tc>
          <w:tcPr>
            <w:tcW w:w="2175" w:type="dxa"/>
          </w:tcPr>
          <w:p w:rsidR="0044328B" w:rsidRDefault="0044328B" w:rsidP="001C310D">
            <w:pPr>
              <w:pStyle w:val="Table-Text"/>
            </w:pPr>
            <w:r>
              <w:t>ResourceRecord[]</w:t>
            </w:r>
          </w:p>
        </w:tc>
        <w:tc>
          <w:tcPr>
            <w:tcW w:w="3507" w:type="dxa"/>
          </w:tcPr>
          <w:p w:rsidR="0044328B" w:rsidRDefault="0044328B" w:rsidP="001C310D">
            <w:pPr>
              <w:pStyle w:val="Table-Text"/>
            </w:pPr>
            <w:r>
              <w:t>The list of the user supplied (and modifiable) resource records associated with the zone</w:t>
            </w:r>
          </w:p>
        </w:tc>
      </w:tr>
      <w:tr w:rsidR="0044328B" w:rsidTr="006351FF">
        <w:trPr>
          <w:trHeight w:val="113"/>
          <w:tblHeader w:val="0"/>
        </w:trPr>
        <w:tc>
          <w:tcPr>
            <w:tcW w:w="2965" w:type="dxa"/>
          </w:tcPr>
          <w:p w:rsidR="0044328B" w:rsidRDefault="0044328B" w:rsidP="001C310D">
            <w:pPr>
              <w:pStyle w:val="Table-Text"/>
            </w:pPr>
            <w:r>
              <w:t>createDate</w:t>
            </w:r>
          </w:p>
        </w:tc>
        <w:tc>
          <w:tcPr>
            <w:tcW w:w="2175" w:type="dxa"/>
          </w:tcPr>
          <w:p w:rsidR="0044328B" w:rsidRDefault="0044328B" w:rsidP="001C310D">
            <w:pPr>
              <w:pStyle w:val="Table-Text"/>
            </w:pPr>
            <w:r>
              <w:t>timestamp</w:t>
            </w:r>
          </w:p>
        </w:tc>
        <w:tc>
          <w:tcPr>
            <w:tcW w:w="3507" w:type="dxa"/>
          </w:tcPr>
          <w:p w:rsidR="0044328B" w:rsidRDefault="0044328B" w:rsidP="001C310D">
            <w:pPr>
              <w:pStyle w:val="Table-Text"/>
            </w:pPr>
            <w:r>
              <w:t>The date and time in UTC that this object was created</w:t>
            </w:r>
          </w:p>
        </w:tc>
      </w:tr>
      <w:tr w:rsidR="0044328B" w:rsidTr="006351FF">
        <w:trPr>
          <w:trHeight w:val="113"/>
          <w:tblHeader w:val="0"/>
        </w:trPr>
        <w:tc>
          <w:tcPr>
            <w:tcW w:w="2965" w:type="dxa"/>
          </w:tcPr>
          <w:p w:rsidR="0044328B" w:rsidRDefault="0044328B" w:rsidP="001C310D">
            <w:pPr>
              <w:pStyle w:val="Table-Text"/>
            </w:pPr>
            <w:r>
              <w:t>createAccountId</w:t>
            </w:r>
          </w:p>
        </w:tc>
        <w:tc>
          <w:tcPr>
            <w:tcW w:w="2175" w:type="dxa"/>
          </w:tcPr>
          <w:p w:rsidR="0044328B" w:rsidRDefault="0044328B" w:rsidP="001C310D">
            <w:pPr>
              <w:pStyle w:val="Table-Text"/>
            </w:pPr>
            <w:r>
              <w:t>uuid</w:t>
            </w:r>
          </w:p>
        </w:tc>
        <w:tc>
          <w:tcPr>
            <w:tcW w:w="3507" w:type="dxa"/>
          </w:tcPr>
          <w:p w:rsidR="0044328B" w:rsidRDefault="0044328B" w:rsidP="001C310D">
            <w:pPr>
              <w:pStyle w:val="Table-Text"/>
            </w:pPr>
            <w:r>
              <w:t>The UUID of the account which created the object</w:t>
            </w:r>
          </w:p>
        </w:tc>
      </w:tr>
      <w:tr w:rsidR="0044328B" w:rsidTr="006351FF">
        <w:trPr>
          <w:trHeight w:val="113"/>
          <w:tblHeader w:val="0"/>
        </w:trPr>
        <w:tc>
          <w:tcPr>
            <w:tcW w:w="2965" w:type="dxa"/>
          </w:tcPr>
          <w:p w:rsidR="0044328B" w:rsidRDefault="0044328B" w:rsidP="001C310D">
            <w:pPr>
              <w:pStyle w:val="Table-Text"/>
            </w:pPr>
            <w:r>
              <w:t>createAccountIdentifier</w:t>
            </w:r>
          </w:p>
        </w:tc>
        <w:tc>
          <w:tcPr>
            <w:tcW w:w="2175" w:type="dxa"/>
          </w:tcPr>
          <w:p w:rsidR="0044328B" w:rsidRDefault="0044328B" w:rsidP="001C310D">
            <w:pPr>
              <w:pStyle w:val="Table-Text"/>
            </w:pPr>
            <w:r>
              <w:t>string</w:t>
            </w:r>
          </w:p>
        </w:tc>
        <w:tc>
          <w:tcPr>
            <w:tcW w:w="3507" w:type="dxa"/>
          </w:tcPr>
          <w:p w:rsidR="0044328B" w:rsidRDefault="0044328B" w:rsidP="001C310D">
            <w:pPr>
              <w:pStyle w:val="Table-Text"/>
            </w:pPr>
            <w:r>
              <w:t>The identifier of the account which created the object</w:t>
            </w:r>
          </w:p>
        </w:tc>
      </w:tr>
      <w:tr w:rsidR="0044328B" w:rsidTr="006351FF">
        <w:trPr>
          <w:trHeight w:val="113"/>
          <w:tblHeader w:val="0"/>
        </w:trPr>
        <w:tc>
          <w:tcPr>
            <w:tcW w:w="2965" w:type="dxa"/>
          </w:tcPr>
          <w:p w:rsidR="0044328B" w:rsidRDefault="0044328B" w:rsidP="001C310D">
            <w:pPr>
              <w:pStyle w:val="Table-Text"/>
            </w:pPr>
            <w:r>
              <w:t>createUserId</w:t>
            </w:r>
          </w:p>
        </w:tc>
        <w:tc>
          <w:tcPr>
            <w:tcW w:w="2175" w:type="dxa"/>
          </w:tcPr>
          <w:p w:rsidR="0044328B" w:rsidRDefault="0044328B" w:rsidP="001C310D">
            <w:pPr>
              <w:pStyle w:val="Table-Text"/>
            </w:pPr>
            <w:r>
              <w:t>uuid</w:t>
            </w:r>
          </w:p>
        </w:tc>
        <w:tc>
          <w:tcPr>
            <w:tcW w:w="3507" w:type="dxa"/>
          </w:tcPr>
          <w:p w:rsidR="0044328B" w:rsidRDefault="0044328B" w:rsidP="001C310D">
            <w:pPr>
              <w:pStyle w:val="Table-Text"/>
            </w:pPr>
            <w:r>
              <w:t>The UUID of the user which created the object</w:t>
            </w:r>
          </w:p>
        </w:tc>
      </w:tr>
      <w:tr w:rsidR="0044328B" w:rsidTr="006351FF">
        <w:trPr>
          <w:trHeight w:val="113"/>
          <w:tblHeader w:val="0"/>
        </w:trPr>
        <w:tc>
          <w:tcPr>
            <w:tcW w:w="2965" w:type="dxa"/>
          </w:tcPr>
          <w:p w:rsidR="0044328B" w:rsidRDefault="0044328B" w:rsidP="001C310D">
            <w:pPr>
              <w:pStyle w:val="Table-Text"/>
            </w:pPr>
            <w:r>
              <w:t>createUserName</w:t>
            </w:r>
          </w:p>
        </w:tc>
        <w:tc>
          <w:tcPr>
            <w:tcW w:w="2175" w:type="dxa"/>
          </w:tcPr>
          <w:p w:rsidR="0044328B" w:rsidRDefault="0044328B" w:rsidP="001C310D">
            <w:pPr>
              <w:pStyle w:val="Table-Text"/>
            </w:pPr>
            <w:r>
              <w:t>string</w:t>
            </w:r>
          </w:p>
        </w:tc>
        <w:tc>
          <w:tcPr>
            <w:tcW w:w="3507" w:type="dxa"/>
          </w:tcPr>
          <w:p w:rsidR="0044328B" w:rsidRDefault="0044328B" w:rsidP="001C310D">
            <w:pPr>
              <w:pStyle w:val="Table-Text"/>
            </w:pPr>
            <w:r>
              <w:t>The name of the user which created the object</w:t>
            </w:r>
          </w:p>
        </w:tc>
      </w:tr>
      <w:tr w:rsidR="0044328B" w:rsidTr="006351FF">
        <w:trPr>
          <w:trHeight w:val="113"/>
          <w:tblHeader w:val="0"/>
        </w:trPr>
        <w:tc>
          <w:tcPr>
            <w:tcW w:w="2965" w:type="dxa"/>
          </w:tcPr>
          <w:p w:rsidR="0044328B" w:rsidRDefault="0044328B" w:rsidP="001C310D">
            <w:pPr>
              <w:pStyle w:val="Table-Text"/>
            </w:pPr>
            <w:r>
              <w:t>lastUpdateDate</w:t>
            </w:r>
          </w:p>
        </w:tc>
        <w:tc>
          <w:tcPr>
            <w:tcW w:w="2175" w:type="dxa"/>
          </w:tcPr>
          <w:p w:rsidR="0044328B" w:rsidRDefault="0044328B" w:rsidP="001C310D">
            <w:pPr>
              <w:pStyle w:val="Table-Text"/>
            </w:pPr>
            <w:r>
              <w:t>timestamp</w:t>
            </w:r>
          </w:p>
        </w:tc>
        <w:tc>
          <w:tcPr>
            <w:tcW w:w="3507" w:type="dxa"/>
          </w:tcPr>
          <w:p w:rsidR="0044328B" w:rsidRDefault="0044328B" w:rsidP="001C310D">
            <w:pPr>
              <w:pStyle w:val="Table-Text"/>
            </w:pPr>
            <w:r>
              <w:t>The date and time in UTC that this object was last updated, null if the object has never been updated</w:t>
            </w:r>
          </w:p>
        </w:tc>
      </w:tr>
      <w:tr w:rsidR="0044328B" w:rsidTr="006351FF">
        <w:trPr>
          <w:trHeight w:val="113"/>
          <w:tblHeader w:val="0"/>
        </w:trPr>
        <w:tc>
          <w:tcPr>
            <w:tcW w:w="2965" w:type="dxa"/>
          </w:tcPr>
          <w:p w:rsidR="0044328B" w:rsidRDefault="0044328B" w:rsidP="001C310D">
            <w:pPr>
              <w:pStyle w:val="Table-Text"/>
            </w:pPr>
            <w:r>
              <w:t>lastUpdateAccountId</w:t>
            </w:r>
          </w:p>
        </w:tc>
        <w:tc>
          <w:tcPr>
            <w:tcW w:w="2175" w:type="dxa"/>
          </w:tcPr>
          <w:p w:rsidR="0044328B" w:rsidRDefault="0044328B" w:rsidP="001C310D">
            <w:pPr>
              <w:pStyle w:val="Table-Text"/>
            </w:pPr>
            <w:r>
              <w:t>uuid</w:t>
            </w:r>
          </w:p>
        </w:tc>
        <w:tc>
          <w:tcPr>
            <w:tcW w:w="3507" w:type="dxa"/>
          </w:tcPr>
          <w:p w:rsidR="0044328B" w:rsidRDefault="0044328B" w:rsidP="001C310D">
            <w:pPr>
              <w:pStyle w:val="Table-Text"/>
            </w:pPr>
            <w:r>
              <w:t>The UUID of the account which last updated the object, null if the object has never been updated</w:t>
            </w:r>
          </w:p>
        </w:tc>
      </w:tr>
      <w:tr w:rsidR="0044328B" w:rsidTr="006351FF">
        <w:trPr>
          <w:trHeight w:val="113"/>
          <w:tblHeader w:val="0"/>
        </w:trPr>
        <w:tc>
          <w:tcPr>
            <w:tcW w:w="2965" w:type="dxa"/>
          </w:tcPr>
          <w:p w:rsidR="0044328B" w:rsidRDefault="0044328B" w:rsidP="001C310D">
            <w:pPr>
              <w:pStyle w:val="Table-Text"/>
            </w:pPr>
            <w:r>
              <w:t>lastUpdateAccountIdentifier</w:t>
            </w:r>
          </w:p>
        </w:tc>
        <w:tc>
          <w:tcPr>
            <w:tcW w:w="2175" w:type="dxa"/>
          </w:tcPr>
          <w:p w:rsidR="0044328B" w:rsidRDefault="0044328B" w:rsidP="001C310D">
            <w:pPr>
              <w:pStyle w:val="Table-Text"/>
            </w:pPr>
            <w:r>
              <w:t>string</w:t>
            </w:r>
          </w:p>
        </w:tc>
        <w:tc>
          <w:tcPr>
            <w:tcW w:w="3507" w:type="dxa"/>
          </w:tcPr>
          <w:p w:rsidR="0044328B" w:rsidRDefault="0044328B" w:rsidP="001C310D">
            <w:pPr>
              <w:pStyle w:val="Table-Text"/>
            </w:pPr>
            <w:r>
              <w:t>The identifier of the account which last updated the object, null if the object has never been updated</w:t>
            </w:r>
          </w:p>
        </w:tc>
      </w:tr>
      <w:tr w:rsidR="0044328B" w:rsidTr="006351FF">
        <w:trPr>
          <w:trHeight w:val="113"/>
          <w:tblHeader w:val="0"/>
        </w:trPr>
        <w:tc>
          <w:tcPr>
            <w:tcW w:w="2965" w:type="dxa"/>
          </w:tcPr>
          <w:p w:rsidR="0044328B" w:rsidRDefault="0044328B" w:rsidP="001C310D">
            <w:pPr>
              <w:pStyle w:val="Table-Text"/>
            </w:pPr>
            <w:r>
              <w:t>lastUpdateUserId</w:t>
            </w:r>
          </w:p>
        </w:tc>
        <w:tc>
          <w:tcPr>
            <w:tcW w:w="2175" w:type="dxa"/>
          </w:tcPr>
          <w:p w:rsidR="0044328B" w:rsidRDefault="0044328B" w:rsidP="001C310D">
            <w:pPr>
              <w:pStyle w:val="Table-Text"/>
            </w:pPr>
            <w:r>
              <w:t>uuid</w:t>
            </w:r>
          </w:p>
        </w:tc>
        <w:tc>
          <w:tcPr>
            <w:tcW w:w="3507" w:type="dxa"/>
          </w:tcPr>
          <w:p w:rsidR="0044328B" w:rsidRDefault="0044328B" w:rsidP="001C310D">
            <w:pPr>
              <w:pStyle w:val="Table-Text"/>
            </w:pPr>
            <w:r>
              <w:t>The UUID of the user which last updated the object, null if the object has never been updated</w:t>
            </w:r>
          </w:p>
        </w:tc>
      </w:tr>
      <w:tr w:rsidR="0044328B" w:rsidTr="006351FF">
        <w:trPr>
          <w:trHeight w:val="113"/>
          <w:tblHeader w:val="0"/>
        </w:trPr>
        <w:tc>
          <w:tcPr>
            <w:tcW w:w="2965" w:type="dxa"/>
          </w:tcPr>
          <w:p w:rsidR="0044328B" w:rsidRDefault="0044328B" w:rsidP="001C310D">
            <w:pPr>
              <w:pStyle w:val="Table-Text"/>
            </w:pPr>
            <w:r>
              <w:t>lastUpdateUserName</w:t>
            </w:r>
          </w:p>
        </w:tc>
        <w:tc>
          <w:tcPr>
            <w:tcW w:w="2175" w:type="dxa"/>
          </w:tcPr>
          <w:p w:rsidR="0044328B" w:rsidRDefault="0044328B" w:rsidP="001C310D">
            <w:pPr>
              <w:pStyle w:val="Table-Text"/>
            </w:pPr>
            <w:r>
              <w:t>string</w:t>
            </w:r>
          </w:p>
        </w:tc>
        <w:tc>
          <w:tcPr>
            <w:tcW w:w="3507" w:type="dxa"/>
          </w:tcPr>
          <w:p w:rsidR="0044328B" w:rsidRDefault="0044328B" w:rsidP="001C310D">
            <w:pPr>
              <w:pStyle w:val="Table-Text"/>
            </w:pPr>
            <w:r>
              <w:t>The name of the user which last updated the object, null if the object has never been updated</w:t>
            </w:r>
          </w:p>
        </w:tc>
      </w:tr>
    </w:tbl>
    <w:p w:rsidR="001C310D" w:rsidRDefault="001C310D" w:rsidP="001C310D">
      <w:r w:rsidRPr="001C310D">
        <w:t xml:space="preserve">The ResourceRecord object is a ‘super type’ covering all support resource </w:t>
      </w:r>
      <w:r w:rsidR="00BA7A47" w:rsidRPr="001C310D">
        <w:t>records;</w:t>
      </w:r>
      <w:r w:rsidRPr="001C310D">
        <w:t xml:space="preserve"> it is detailed in the Zone Get Command specified in section </w:t>
      </w:r>
      <w:r w:rsidR="00BA7A47">
        <w:t>8.1</w:t>
      </w:r>
      <w:r w:rsidRPr="001C310D">
        <w:t>.</w:t>
      </w:r>
    </w:p>
    <w:p w:rsidR="001C310D" w:rsidRDefault="001C310D" w:rsidP="001C310D">
      <w:pPr>
        <w:pStyle w:val="Heading3"/>
      </w:pPr>
      <w:r>
        <w:t>Example</w:t>
      </w:r>
    </w:p>
    <w:p w:rsidR="001C310D" w:rsidRDefault="001C310D" w:rsidP="001C310D">
      <w:r>
        <w:t>Below is an example of a zone update</w:t>
      </w:r>
      <w:ins w:id="587" w:author="Arnaud Dumont" w:date="2014-02-20T11:47:00Z">
        <w:r w:rsidR="00464582">
          <w:t xml:space="preserve"> resource records</w:t>
        </w:r>
      </w:ins>
      <w:r>
        <w:t xml:space="preserve"> command request and response:</w:t>
      </w:r>
    </w:p>
    <w:p w:rsidR="001C310D" w:rsidRDefault="001C310D" w:rsidP="001C310D">
      <w:r>
        <w:t>Request:</w:t>
      </w:r>
    </w:p>
    <w:p w:rsidR="001C310D" w:rsidRDefault="001C310D" w:rsidP="001C310D">
      <w:pPr>
        <w:pStyle w:val="Code"/>
      </w:pPr>
      <w:r>
        <w:t>PUT /zones/41a6fe5c-96f2-427f-908d-55f0ba30331a/resourcerecords/ HTTP/1.1</w:t>
      </w:r>
    </w:p>
    <w:p w:rsidR="001C310D" w:rsidRDefault="001C310D" w:rsidP="001C310D">
      <w:pPr>
        <w:pStyle w:val="Code"/>
      </w:pPr>
      <w:r>
        <w:t>Accept: application/json,application/json</w:t>
      </w:r>
    </w:p>
    <w:p w:rsidR="001C310D" w:rsidRDefault="001C310D" w:rsidP="001C310D">
      <w:pPr>
        <w:pStyle w:val="Code"/>
      </w:pPr>
      <w:r>
        <w:t>Client-Transaction-Id: 21e88a2f-17bb-43f6-a5ad-04fe513878fd</w:t>
      </w:r>
    </w:p>
    <w:p w:rsidR="001C310D" w:rsidRDefault="001C310D" w:rsidP="001C310D">
      <w:pPr>
        <w:pStyle w:val="Code"/>
      </w:pPr>
      <w:r>
        <w:t>Content-Type: application/json</w:t>
      </w:r>
    </w:p>
    <w:p w:rsidR="001C310D" w:rsidRDefault="001C310D" w:rsidP="001C310D">
      <w:pPr>
        <w:pStyle w:val="Code"/>
      </w:pPr>
      <w:r>
        <w:t>X-Requested-By: DiscoveryDNS Reseller API Client</w:t>
      </w:r>
    </w:p>
    <w:p w:rsidR="001C310D" w:rsidRDefault="001C310D" w:rsidP="001C310D">
      <w:pPr>
        <w:pStyle w:val="Code"/>
      </w:pPr>
      <w:r>
        <w:t>User-Agent: Jersey/2.2 (Apache HttpClient 4.2.5)</w:t>
      </w:r>
    </w:p>
    <w:p w:rsidR="001C310D" w:rsidRDefault="001C310D" w:rsidP="001C310D">
      <w:pPr>
        <w:pStyle w:val="Code"/>
      </w:pPr>
      <w:r>
        <w:t>Transfer-Encoding: chunked</w:t>
      </w:r>
    </w:p>
    <w:p w:rsidR="001C310D" w:rsidRDefault="001C310D" w:rsidP="001C310D">
      <w:pPr>
        <w:pStyle w:val="Code"/>
      </w:pPr>
      <w:r>
        <w:t>Host: api.discoverydns.com</w:t>
      </w:r>
    </w:p>
    <w:p w:rsidR="001C310D" w:rsidRDefault="001C310D" w:rsidP="001C310D">
      <w:pPr>
        <w:pStyle w:val="Code"/>
      </w:pPr>
      <w:r>
        <w:t>Connection: Keep-Alive</w:t>
      </w:r>
    </w:p>
    <w:p w:rsidR="001C310D" w:rsidRDefault="001C310D" w:rsidP="001C310D">
      <w:pPr>
        <w:pStyle w:val="Code"/>
      </w:pPr>
      <w:r>
        <w:lastRenderedPageBreak/>
        <w:t>Content-Length: 526</w:t>
      </w:r>
    </w:p>
    <w:p w:rsidR="001C310D" w:rsidRDefault="001C310D" w:rsidP="001C310D">
      <w:pPr>
        <w:pStyle w:val="Code"/>
      </w:pPr>
    </w:p>
    <w:p w:rsidR="001C310D" w:rsidRDefault="001C310D" w:rsidP="001C310D">
      <w:pPr>
        <w:pStyle w:val="Code"/>
      </w:pPr>
      <w:r>
        <w:t>{</w:t>
      </w:r>
    </w:p>
    <w:p w:rsidR="001C310D" w:rsidRDefault="001C310D" w:rsidP="001C310D">
      <w:pPr>
        <w:pStyle w:val="Code"/>
      </w:pPr>
      <w:r>
        <w:t xml:space="preserve">  "zoneUpdateResourceRecords" : {</w:t>
      </w:r>
    </w:p>
    <w:p w:rsidR="001C310D" w:rsidRDefault="001C310D" w:rsidP="001C310D">
      <w:pPr>
        <w:pStyle w:val="Code"/>
      </w:pPr>
      <w:r>
        <w:t xml:space="preserve">    "version" : 0,</w:t>
      </w:r>
    </w:p>
    <w:p w:rsidR="001C310D" w:rsidRDefault="001C310D" w:rsidP="001C310D">
      <w:pPr>
        <w:pStyle w:val="Code"/>
      </w:pPr>
      <w:r>
        <w:t xml:space="preserve">    "resourceRecords" : [ {</w:t>
      </w:r>
    </w:p>
    <w:p w:rsidR="001C310D" w:rsidRDefault="001C310D" w:rsidP="001C310D">
      <w:pPr>
        <w:pStyle w:val="Code"/>
      </w:pPr>
      <w:r>
        <w:t xml:space="preserve">      "name" : "blah.example.com.au.",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"NS",</w:t>
      </w:r>
    </w:p>
    <w:p w:rsidR="001C310D" w:rsidRDefault="001C310D" w:rsidP="001C310D">
      <w:pPr>
        <w:pStyle w:val="Code"/>
      </w:pPr>
      <w:r>
        <w:t xml:space="preserve">      "target" : "ns1.hosting.com."</w:t>
      </w:r>
    </w:p>
    <w:p w:rsidR="001C310D" w:rsidRDefault="001C310D" w:rsidP="001C310D">
      <w:pPr>
        <w:pStyle w:val="Code"/>
      </w:pPr>
      <w:r>
        <w:t xml:space="preserve">    }, {</w:t>
      </w:r>
    </w:p>
    <w:p w:rsidR="001C310D" w:rsidRDefault="001C310D" w:rsidP="001C310D">
      <w:pPr>
        <w:pStyle w:val="Code"/>
      </w:pPr>
      <w:r>
        <w:t xml:space="preserve">      "name" : "www.example.com.au.",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"AAAA",</w:t>
      </w:r>
    </w:p>
    <w:p w:rsidR="001C310D" w:rsidRDefault="001C310D" w:rsidP="001C310D">
      <w:pPr>
        <w:pStyle w:val="Code"/>
      </w:pPr>
      <w:r>
        <w:t xml:space="preserve">      "address" : "2001:dcd:2::5"</w:t>
      </w:r>
    </w:p>
    <w:p w:rsidR="001C310D" w:rsidRDefault="001C310D" w:rsidP="001C310D">
      <w:pPr>
        <w:pStyle w:val="Code"/>
      </w:pPr>
      <w:r>
        <w:t xml:space="preserve">    }, {</w:t>
      </w:r>
    </w:p>
    <w:p w:rsidR="001C310D" w:rsidRDefault="001C310D" w:rsidP="001C310D">
      <w:pPr>
        <w:pStyle w:val="Code"/>
      </w:pPr>
      <w:r>
        <w:t xml:space="preserve">      "name" : "www.example.com.au.",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"A",</w:t>
      </w:r>
    </w:p>
    <w:p w:rsidR="001C310D" w:rsidRDefault="001C310D" w:rsidP="001C310D">
      <w:pPr>
        <w:pStyle w:val="Code"/>
      </w:pPr>
      <w:r>
        <w:t xml:space="preserve">      "address" : "127.0.0.1"</w:t>
      </w:r>
    </w:p>
    <w:p w:rsidR="001C310D" w:rsidRDefault="001C310D" w:rsidP="001C310D">
      <w:pPr>
        <w:pStyle w:val="Code"/>
      </w:pPr>
      <w:r>
        <w:t xml:space="preserve">    } ]</w:t>
      </w:r>
    </w:p>
    <w:p w:rsidR="001C310D" w:rsidRDefault="001C310D" w:rsidP="001C310D">
      <w:pPr>
        <w:pStyle w:val="Code"/>
      </w:pPr>
      <w:r>
        <w:t xml:space="preserve">  }</w:t>
      </w:r>
    </w:p>
    <w:p w:rsidR="001C310D" w:rsidRDefault="001C310D" w:rsidP="001C310D">
      <w:pPr>
        <w:pStyle w:val="Code"/>
      </w:pPr>
      <w:r>
        <w:t>}</w:t>
      </w:r>
    </w:p>
    <w:p w:rsidR="001C310D" w:rsidRDefault="001C310D" w:rsidP="001C310D">
      <w:r>
        <w:t>Response:</w:t>
      </w:r>
    </w:p>
    <w:p w:rsidR="001C310D" w:rsidRDefault="001C310D" w:rsidP="001C310D">
      <w:pPr>
        <w:pStyle w:val="Code"/>
      </w:pPr>
      <w:r>
        <w:t>HTTP/1.1 200 OK</w:t>
      </w:r>
    </w:p>
    <w:p w:rsidR="001C310D" w:rsidRDefault="001C310D" w:rsidP="001C310D">
      <w:pPr>
        <w:pStyle w:val="Code"/>
      </w:pPr>
      <w:r>
        <w:t>Content-Type: application/json</w:t>
      </w:r>
    </w:p>
    <w:p w:rsidR="001C310D" w:rsidRDefault="001C310D" w:rsidP="001C310D">
      <w:pPr>
        <w:pStyle w:val="Code"/>
      </w:pPr>
      <w:r>
        <w:t>Last-Modified: Mon, 07 Oct 2013 15:56:01 GMT</w:t>
      </w:r>
    </w:p>
    <w:p w:rsidR="001C310D" w:rsidRDefault="001C310D" w:rsidP="001C310D">
      <w:pPr>
        <w:pStyle w:val="Code"/>
      </w:pPr>
      <w:r>
        <w:t>ETag: "1"</w:t>
      </w:r>
    </w:p>
    <w:p w:rsidR="001C310D" w:rsidRDefault="001C310D" w:rsidP="001C310D">
      <w:pPr>
        <w:pStyle w:val="Code"/>
      </w:pPr>
      <w:r>
        <w:t>Cache-Control: private, no-transform, max-age=30</w:t>
      </w:r>
    </w:p>
    <w:p w:rsidR="001C310D" w:rsidRDefault="001C310D" w:rsidP="001C310D">
      <w:pPr>
        <w:pStyle w:val="Code"/>
      </w:pPr>
      <w:r>
        <w:t>Date: Mon, 07 Oct 2013 15:56:01 GMT</w:t>
      </w:r>
    </w:p>
    <w:p w:rsidR="001C310D" w:rsidRDefault="001C310D" w:rsidP="001C310D">
      <w:pPr>
        <w:pStyle w:val="Code"/>
      </w:pPr>
      <w:r>
        <w:t>Server-Transaction-Id: 2ff4d20a-b719-4605-8346-318943fbedfa</w:t>
      </w:r>
    </w:p>
    <w:p w:rsidR="001C310D" w:rsidRDefault="001C310D" w:rsidP="001C310D">
      <w:pPr>
        <w:pStyle w:val="Code"/>
      </w:pPr>
      <w:r>
        <w:t>Client-Transaction-Id: 21e88a2f-17bb-43f6-a5ad-04fe513878fd</w:t>
      </w:r>
    </w:p>
    <w:p w:rsidR="001C310D" w:rsidRDefault="001C310D" w:rsidP="001C310D">
      <w:pPr>
        <w:pStyle w:val="Code"/>
      </w:pPr>
      <w:r>
        <w:t>Content-Length: 2219</w:t>
      </w:r>
    </w:p>
    <w:p w:rsidR="001C310D" w:rsidRDefault="001C310D" w:rsidP="001C310D">
      <w:pPr>
        <w:pStyle w:val="Code"/>
      </w:pPr>
    </w:p>
    <w:p w:rsidR="001C310D" w:rsidRDefault="001C310D" w:rsidP="001C310D">
      <w:pPr>
        <w:pStyle w:val="Code"/>
      </w:pPr>
      <w:r>
        <w:t>{</w:t>
      </w:r>
    </w:p>
    <w:p w:rsidR="001C310D" w:rsidRDefault="001C310D" w:rsidP="001C310D">
      <w:pPr>
        <w:pStyle w:val="Code"/>
      </w:pPr>
      <w:r>
        <w:lastRenderedPageBreak/>
        <w:t xml:space="preserve">  "zone" : {</w:t>
      </w:r>
    </w:p>
    <w:p w:rsidR="001C310D" w:rsidRDefault="001C310D" w:rsidP="001C310D">
      <w:pPr>
        <w:pStyle w:val="Code"/>
      </w:pPr>
      <w:r>
        <w:t xml:space="preserve">    "@uri" : "https://api.discoverydns.com/zones/41a6fe5c-96f2-427f-908d-55f0ba30331a",</w:t>
      </w:r>
    </w:p>
    <w:p w:rsidR="001C310D" w:rsidRDefault="001C310D" w:rsidP="001C310D">
      <w:pPr>
        <w:pStyle w:val="Code"/>
      </w:pPr>
      <w:r>
        <w:t xml:space="preserve">    "id" : "41a6fe5c-96f2-427f-908d-55f0ba30331a",</w:t>
      </w:r>
    </w:p>
    <w:p w:rsidR="001C310D" w:rsidRDefault="001C310D" w:rsidP="001C310D">
      <w:pPr>
        <w:pStyle w:val="Code"/>
      </w:pPr>
      <w:r>
        <w:t xml:space="preserve">    "version" : 1,</w:t>
      </w:r>
    </w:p>
    <w:p w:rsidR="001C310D" w:rsidRDefault="001C310D" w:rsidP="001C310D">
      <w:pPr>
        <w:pStyle w:val="Code"/>
      </w:pPr>
      <w:r>
        <w:t xml:space="preserve">    "name" : "example.com.au",</w:t>
      </w:r>
    </w:p>
    <w:p w:rsidR="001C310D" w:rsidRDefault="001C310D" w:rsidP="001C310D">
      <w:pPr>
        <w:pStyle w:val="Code"/>
      </w:pPr>
      <w:r>
        <w:t xml:space="preserve">    "serial" : 2,</w:t>
      </w:r>
    </w:p>
    <w:p w:rsidR="001C310D" w:rsidRDefault="001C310D" w:rsidP="001C310D">
      <w:pPr>
        <w:pStyle w:val="Code"/>
      </w:pPr>
      <w:r>
        <w:t xml:space="preserve">    "brandedNameServers" : false,</w:t>
      </w:r>
    </w:p>
    <w:p w:rsidR="00616D35" w:rsidRDefault="001C310D" w:rsidP="00616D35">
      <w:pPr>
        <w:pStyle w:val="Code"/>
        <w:rPr>
          <w:ins w:id="588" w:author="Arnaud Dumont" w:date="2014-02-11T13:59:00Z"/>
        </w:rPr>
      </w:pPr>
      <w:r>
        <w:t xml:space="preserve">    "dnssecSigned" : true,</w:t>
      </w:r>
    </w:p>
    <w:p w:rsidR="002C5C36" w:rsidRDefault="00616D35" w:rsidP="002C5C36">
      <w:pPr>
        <w:pStyle w:val="Code"/>
        <w:rPr>
          <w:ins w:id="589" w:author="Arnaud Dumont" w:date="2014-06-04T15:38:00Z"/>
        </w:rPr>
      </w:pPr>
      <w:ins w:id="590" w:author="Arnaud Dumont" w:date="2014-02-11T13:59:00Z">
        <w:r>
          <w:t xml:space="preserve">    "</w:t>
        </w:r>
        <w:r w:rsidRPr="006242A4">
          <w:t>zskRollOverState</w:t>
        </w:r>
        <w:r>
          <w:t>" : "scheduled",</w:t>
        </w:r>
      </w:ins>
    </w:p>
    <w:p w:rsidR="002C5C36" w:rsidRDefault="002C5C36" w:rsidP="002C5C36">
      <w:pPr>
        <w:pStyle w:val="Code"/>
        <w:rPr>
          <w:ins w:id="591" w:author="Arnaud Dumont" w:date="2014-06-04T15:38:00Z"/>
        </w:rPr>
      </w:pPr>
      <w:ins w:id="592" w:author="Arnaud Dumont" w:date="2014-06-04T15:38:00Z">
        <w:r>
          <w:t xml:space="preserve">    "</w:t>
        </w:r>
        <w:r w:rsidRPr="008E504F">
          <w:t>pendingOperation</w:t>
        </w:r>
        <w:r>
          <w:t>" : "</w:t>
        </w:r>
        <w:r w:rsidR="008F1E2C">
          <w:t>none</w:t>
        </w:r>
        <w:r>
          <w:t>",</w:t>
        </w:r>
      </w:ins>
    </w:p>
    <w:p w:rsidR="001C310D" w:rsidRDefault="002C5C36" w:rsidP="002C5C36">
      <w:pPr>
        <w:pStyle w:val="Code"/>
      </w:pPr>
      <w:ins w:id="593" w:author="Arnaud Dumont" w:date="2014-06-04T15:38:00Z">
        <w:r>
          <w:t xml:space="preserve">    "</w:t>
        </w:r>
        <w:r w:rsidRPr="008E504F">
          <w:t>lastPublishDate</w:t>
        </w:r>
        <w:r>
          <w:t xml:space="preserve">" : </w:t>
        </w:r>
        <w:r w:rsidR="008F1E2C">
          <w:t>null</w:t>
        </w:r>
        <w:r>
          <w:t>,</w:t>
        </w:r>
      </w:ins>
    </w:p>
    <w:p w:rsidR="001C310D" w:rsidRDefault="001C310D" w:rsidP="001C310D">
      <w:pPr>
        <w:pStyle w:val="Code"/>
      </w:pPr>
      <w:r>
        <w:t xml:space="preserve">    "group" : "mygroup",</w:t>
      </w:r>
    </w:p>
    <w:p w:rsidR="001C310D" w:rsidRDefault="001C310D" w:rsidP="001C310D">
      <w:pPr>
        <w:pStyle w:val="Code"/>
      </w:pPr>
      <w:r>
        <w:t xml:space="preserve">    "nameServerSetId" : "72e316bb-42b3-41b6-ac39-62b37f5d6a8c",</w:t>
      </w:r>
    </w:p>
    <w:p w:rsidR="001C310D" w:rsidRDefault="001C310D" w:rsidP="001C310D">
      <w:pPr>
        <w:pStyle w:val="Code"/>
      </w:pPr>
      <w:r>
        <w:t xml:space="preserve">    "nameServerSetName" : "Test-ing Name.Server_Set0",</w:t>
      </w:r>
    </w:p>
    <w:p w:rsidR="001C310D" w:rsidRDefault="001C310D" w:rsidP="001C310D">
      <w:pPr>
        <w:pStyle w:val="Code"/>
      </w:pPr>
      <w:r>
        <w:t xml:space="preserve">    "nameServerInterfaceSetId" : "9cbb4446-f3ca-4996-9100-7a8d6e16e3db",</w:t>
      </w:r>
    </w:p>
    <w:p w:rsidR="001C310D" w:rsidRDefault="001C310D" w:rsidP="001C310D">
      <w:pPr>
        <w:pStyle w:val="Code"/>
      </w:pPr>
      <w:r>
        <w:t xml:space="preserve">    "nameServerInterfaceSetName" : "Test-ing NameServer_Interfa.ceSet0",</w:t>
      </w:r>
    </w:p>
    <w:p w:rsidR="001C310D" w:rsidRDefault="001C310D" w:rsidP="001C310D">
      <w:pPr>
        <w:pStyle w:val="Code"/>
      </w:pPr>
      <w:r>
        <w:t xml:space="preserve">    "planId" : "34d70aa6-aaab-4392-b786-8835f208c30a",</w:t>
      </w:r>
    </w:p>
    <w:p w:rsidR="001C310D" w:rsidRDefault="001C310D" w:rsidP="001C310D">
      <w:pPr>
        <w:pStyle w:val="Code"/>
      </w:pPr>
      <w:r>
        <w:t xml:space="preserve">    "planName" : "testing-plan_.meh la0",</w:t>
      </w:r>
    </w:p>
    <w:p w:rsidR="001C310D" w:rsidRDefault="001C310D" w:rsidP="001C310D">
      <w:pPr>
        <w:pStyle w:val="Code"/>
      </w:pPr>
      <w:r>
        <w:t xml:space="preserve">    "sponsorAccountId" : "f73af262-9531-11e2-9b25-2809b571161a",</w:t>
      </w:r>
    </w:p>
    <w:p w:rsidR="001C310D" w:rsidRDefault="001C310D" w:rsidP="001C310D">
      <w:pPr>
        <w:pStyle w:val="Code"/>
      </w:pPr>
      <w:r>
        <w:t xml:space="preserve">    "sponsorAccountIdentifier" : "system",</w:t>
      </w:r>
    </w:p>
    <w:p w:rsidR="001C310D" w:rsidRDefault="001C310D" w:rsidP="001C310D">
      <w:pPr>
        <w:pStyle w:val="Code"/>
      </w:pPr>
      <w:r>
        <w:t xml:space="preserve">    "createDate" : "2013-10-08T02:56:00.383",</w:t>
      </w:r>
    </w:p>
    <w:p w:rsidR="001C310D" w:rsidRDefault="001C310D" w:rsidP="001C310D">
      <w:pPr>
        <w:pStyle w:val="Code"/>
      </w:pPr>
      <w:r>
        <w:t xml:space="preserve">    "createAccountId" : "f73af262-9531-11e2-9b25-2809b571161a",</w:t>
      </w:r>
    </w:p>
    <w:p w:rsidR="001C310D" w:rsidRDefault="001C310D" w:rsidP="001C310D">
      <w:pPr>
        <w:pStyle w:val="Code"/>
      </w:pPr>
      <w:r>
        <w:t xml:space="preserve">    "createAccountIdentifier" : "system",</w:t>
      </w:r>
    </w:p>
    <w:p w:rsidR="001C310D" w:rsidRDefault="001C310D" w:rsidP="001C310D">
      <w:pPr>
        <w:pStyle w:val="Code"/>
      </w:pPr>
      <w:r>
        <w:t xml:space="preserve">    "createUserId" : "ed848682-c1d9-11e2-86bc-e9b9e1409c4c",</w:t>
      </w:r>
    </w:p>
    <w:p w:rsidR="001C310D" w:rsidRDefault="001C310D" w:rsidP="001C310D">
      <w:pPr>
        <w:pStyle w:val="Code"/>
      </w:pPr>
      <w:r>
        <w:t xml:space="preserve">    "createUserName" : "System Admin",</w:t>
      </w:r>
    </w:p>
    <w:p w:rsidR="001C310D" w:rsidRDefault="001C310D" w:rsidP="001C310D">
      <w:pPr>
        <w:pStyle w:val="Code"/>
      </w:pPr>
      <w:r>
        <w:t xml:space="preserve">    "lastUpdateDate" : "2013-10-08T02:56:01.255",</w:t>
      </w:r>
    </w:p>
    <w:p w:rsidR="001C310D" w:rsidRDefault="001C310D" w:rsidP="001C310D">
      <w:pPr>
        <w:pStyle w:val="Code"/>
      </w:pPr>
      <w:r>
        <w:t xml:space="preserve">    "lastUpdateAccountId" : "f73af262-9531-11e2-9b25-2809b571161a",</w:t>
      </w:r>
    </w:p>
    <w:p w:rsidR="001C310D" w:rsidRDefault="001C310D" w:rsidP="001C310D">
      <w:pPr>
        <w:pStyle w:val="Code"/>
      </w:pPr>
      <w:r>
        <w:t xml:space="preserve">    "lastUpdateAccountIdentifier" : "system",</w:t>
      </w:r>
    </w:p>
    <w:p w:rsidR="001C310D" w:rsidRDefault="001C310D" w:rsidP="001C310D">
      <w:pPr>
        <w:pStyle w:val="Code"/>
      </w:pPr>
      <w:r>
        <w:t xml:space="preserve">    "lastUpdateUserId" : "ed848682-c1d9-11e2-86bc-e9b9e1409c4c",</w:t>
      </w:r>
    </w:p>
    <w:p w:rsidR="001C310D" w:rsidRDefault="001C310D" w:rsidP="001C310D">
      <w:pPr>
        <w:pStyle w:val="Code"/>
      </w:pPr>
      <w:r>
        <w:t xml:space="preserve">    "lastUpdateUserName" : "System Admin",</w:t>
      </w:r>
    </w:p>
    <w:p w:rsidR="000C492B" w:rsidRDefault="000C492B" w:rsidP="000C492B">
      <w:pPr>
        <w:pStyle w:val="Code"/>
      </w:pPr>
      <w:r>
        <w:t xml:space="preserve">    "</w:t>
      </w:r>
      <w:r w:rsidRPr="0027130A">
        <w:t>delegationResourceRecords</w:t>
      </w:r>
      <w:r>
        <w:t>" :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"127.0.0.2"</w:t>
      </w:r>
    </w:p>
    <w:p w:rsidR="000C492B" w:rsidRDefault="000C492B" w:rsidP="000C492B">
      <w:pPr>
        <w:pStyle w:val="Code"/>
      </w:pPr>
      <w:r>
        <w:t xml:space="preserve">    }, {</w:t>
      </w:r>
    </w:p>
    <w:p w:rsidR="000C492B" w:rsidRDefault="000C492B" w:rsidP="000C492B">
      <w:pPr>
        <w:pStyle w:val="Code"/>
      </w:pPr>
      <w:r>
        <w:lastRenderedPageBreak/>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"NS",</w:t>
      </w:r>
    </w:p>
    <w:p w:rsidR="000C492B" w:rsidRDefault="000C492B" w:rsidP="000C492B">
      <w:pPr>
        <w:pStyle w:val="Code"/>
      </w:pPr>
      <w:r>
        <w:t xml:space="preserve">      "target" : "ns1.hosting.com."</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"127.0.0.1"</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"AAAA",</w:t>
      </w:r>
    </w:p>
    <w:p w:rsidR="000C492B" w:rsidRDefault="000C492B" w:rsidP="000C492B">
      <w:pPr>
        <w:pStyle w:val="Code"/>
      </w:pPr>
      <w:r>
        <w:t xml:space="preserve">      "address" : "2001:dcd:2::5"</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"AAAA",</w:t>
      </w:r>
    </w:p>
    <w:p w:rsidR="000C492B" w:rsidRDefault="000C492B" w:rsidP="000C492B">
      <w:pPr>
        <w:pStyle w:val="Code"/>
      </w:pPr>
      <w:r>
        <w:t xml:space="preserve">      "address" : "2001:dcd:2::6"</w:t>
      </w:r>
    </w:p>
    <w:p w:rsidR="000C492B" w:rsidRDefault="000C492B" w:rsidP="001C310D">
      <w:pPr>
        <w:pStyle w:val="Code"/>
      </w:pPr>
      <w:r>
        <w:t xml:space="preserve">    } ],</w:t>
      </w:r>
    </w:p>
    <w:p w:rsidR="001C310D" w:rsidRDefault="001C310D" w:rsidP="001C310D">
      <w:pPr>
        <w:pStyle w:val="Code"/>
      </w:pPr>
      <w:r>
        <w:t xml:space="preserve">    "ddnsResourceRecords" : [ {</w:t>
      </w:r>
    </w:p>
    <w:p w:rsidR="001C310D" w:rsidRDefault="001C310D" w:rsidP="001C310D">
      <w:pPr>
        <w:pStyle w:val="Code"/>
      </w:pPr>
      <w:r>
        <w:t xml:space="preserve">      "name" : "testingzone0.com.",</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"SOA",</w:t>
      </w:r>
    </w:p>
    <w:p w:rsidR="001C310D" w:rsidRDefault="001C310D" w:rsidP="001C310D">
      <w:pPr>
        <w:pStyle w:val="Code"/>
      </w:pPr>
      <w:r>
        <w:t xml:space="preserve">      "host" : "host.com.",</w:t>
      </w:r>
    </w:p>
    <w:p w:rsidR="001C310D" w:rsidRDefault="001C310D" w:rsidP="001C310D">
      <w:pPr>
        <w:pStyle w:val="Code"/>
      </w:pPr>
      <w:r>
        <w:t xml:space="preserve">      "admin" : "mail.com.",</w:t>
      </w:r>
    </w:p>
    <w:p w:rsidR="001C310D" w:rsidRDefault="001C310D" w:rsidP="001C310D">
      <w:pPr>
        <w:pStyle w:val="Code"/>
      </w:pPr>
      <w:r>
        <w:t xml:space="preserve">      "serial" : "1",</w:t>
      </w:r>
    </w:p>
    <w:p w:rsidR="001C310D" w:rsidRDefault="001C310D" w:rsidP="001C310D">
      <w:pPr>
        <w:pStyle w:val="Code"/>
      </w:pPr>
      <w:r>
        <w:t xml:space="preserve">      "refresh" : "2",</w:t>
      </w:r>
    </w:p>
    <w:p w:rsidR="001C310D" w:rsidRDefault="001C310D" w:rsidP="001C310D">
      <w:pPr>
        <w:pStyle w:val="Code"/>
      </w:pPr>
      <w:r>
        <w:t xml:space="preserve">      "retry" : "3",</w:t>
      </w:r>
    </w:p>
    <w:p w:rsidR="001C310D" w:rsidRDefault="001C310D" w:rsidP="001C310D">
      <w:pPr>
        <w:pStyle w:val="Code"/>
      </w:pPr>
      <w:r>
        <w:t xml:space="preserve">      "expire" : "4",</w:t>
      </w:r>
    </w:p>
    <w:p w:rsidR="001C310D" w:rsidRDefault="001C310D" w:rsidP="001C310D">
      <w:pPr>
        <w:pStyle w:val="Code"/>
      </w:pPr>
      <w:r>
        <w:t xml:space="preserve">      "minimum" : "5"</w:t>
      </w:r>
    </w:p>
    <w:p w:rsidR="001C310D" w:rsidRDefault="001C310D" w:rsidP="001C310D">
      <w:pPr>
        <w:pStyle w:val="Code"/>
      </w:pPr>
      <w:r>
        <w:t xml:space="preserve">    }, {</w:t>
      </w:r>
    </w:p>
    <w:p w:rsidR="001C310D" w:rsidRDefault="001C310D" w:rsidP="001C310D">
      <w:pPr>
        <w:pStyle w:val="Code"/>
      </w:pPr>
      <w:r>
        <w:t xml:space="preserve">      "name" : "testingzone0.com.",</w:t>
      </w:r>
    </w:p>
    <w:p w:rsidR="001C310D" w:rsidRDefault="001C310D" w:rsidP="001C310D">
      <w:pPr>
        <w:pStyle w:val="Code"/>
      </w:pPr>
      <w:r>
        <w:lastRenderedPageBreak/>
        <w:t xml:space="preserve">      "class" : "IN",</w:t>
      </w:r>
    </w:p>
    <w:p w:rsidR="001C310D" w:rsidRDefault="001C310D" w:rsidP="001C310D">
      <w:pPr>
        <w:pStyle w:val="Code"/>
      </w:pPr>
      <w:r>
        <w:t xml:space="preserve">      "ttl" : "3600",</w:t>
      </w:r>
    </w:p>
    <w:p w:rsidR="001C310D" w:rsidRDefault="001C310D" w:rsidP="001C310D">
      <w:pPr>
        <w:pStyle w:val="Code"/>
      </w:pPr>
      <w:r>
        <w:t xml:space="preserve">      "type" : "NS",</w:t>
      </w:r>
    </w:p>
    <w:p w:rsidR="001C310D" w:rsidRDefault="001C310D" w:rsidP="001C310D">
      <w:pPr>
        <w:pStyle w:val="Code"/>
      </w:pPr>
      <w:r>
        <w:t xml:space="preserve">      "target" : "target2.com."</w:t>
      </w:r>
    </w:p>
    <w:p w:rsidR="001C310D" w:rsidRDefault="001C310D" w:rsidP="001C310D">
      <w:pPr>
        <w:pStyle w:val="Code"/>
      </w:pPr>
      <w:r>
        <w:t xml:space="preserve">    } ],</w:t>
      </w:r>
    </w:p>
    <w:p w:rsidR="001C310D" w:rsidRDefault="001C310D" w:rsidP="001C310D">
      <w:pPr>
        <w:pStyle w:val="Code"/>
      </w:pPr>
      <w:r>
        <w:t xml:space="preserve">    "resourceRecords" : [ {</w:t>
      </w:r>
    </w:p>
    <w:p w:rsidR="001C310D" w:rsidRDefault="001C310D" w:rsidP="001C310D">
      <w:pPr>
        <w:pStyle w:val="Code"/>
      </w:pPr>
      <w:r>
        <w:t xml:space="preserve">      "name" : "blah.example.com.au.",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"NS",</w:t>
      </w:r>
    </w:p>
    <w:p w:rsidR="001C310D" w:rsidRDefault="001C310D" w:rsidP="001C310D">
      <w:pPr>
        <w:pStyle w:val="Code"/>
      </w:pPr>
      <w:r>
        <w:t xml:space="preserve">      "target" : "ns1.hosting.com."</w:t>
      </w:r>
    </w:p>
    <w:p w:rsidR="001C310D" w:rsidRDefault="001C310D" w:rsidP="001C310D">
      <w:pPr>
        <w:pStyle w:val="Code"/>
      </w:pPr>
      <w:r>
        <w:t xml:space="preserve">    }, {</w:t>
      </w:r>
    </w:p>
    <w:p w:rsidR="001C310D" w:rsidRDefault="001C310D" w:rsidP="001C310D">
      <w:pPr>
        <w:pStyle w:val="Code"/>
      </w:pPr>
      <w:r>
        <w:t xml:space="preserve">      "name" : "www.example.com.au.",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"A",</w:t>
      </w:r>
    </w:p>
    <w:p w:rsidR="001C310D" w:rsidRDefault="001C310D" w:rsidP="001C310D">
      <w:pPr>
        <w:pStyle w:val="Code"/>
      </w:pPr>
      <w:r>
        <w:t xml:space="preserve">      "address" : "127.0.0.1"</w:t>
      </w:r>
    </w:p>
    <w:p w:rsidR="001C310D" w:rsidRDefault="001C310D" w:rsidP="001C310D">
      <w:pPr>
        <w:pStyle w:val="Code"/>
      </w:pPr>
      <w:r>
        <w:t xml:space="preserve">    }, {</w:t>
      </w:r>
    </w:p>
    <w:p w:rsidR="001C310D" w:rsidRDefault="001C310D" w:rsidP="001C310D">
      <w:pPr>
        <w:pStyle w:val="Code"/>
      </w:pPr>
      <w:r>
        <w:t xml:space="preserve">      "name" : "www.example.com.au.",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"AAAA",</w:t>
      </w:r>
    </w:p>
    <w:p w:rsidR="001C310D" w:rsidRDefault="001C310D" w:rsidP="001C310D">
      <w:pPr>
        <w:pStyle w:val="Code"/>
      </w:pPr>
      <w:r>
        <w:t xml:space="preserve">      "address" : "2001:dcd:2::5"</w:t>
      </w:r>
    </w:p>
    <w:p w:rsidR="001C310D" w:rsidRDefault="001C310D" w:rsidP="001C310D">
      <w:pPr>
        <w:pStyle w:val="Code"/>
      </w:pPr>
      <w:r>
        <w:t xml:space="preserve">    } ]</w:t>
      </w:r>
    </w:p>
    <w:p w:rsidR="001C310D" w:rsidRDefault="001C310D" w:rsidP="001C310D">
      <w:pPr>
        <w:pStyle w:val="Code"/>
      </w:pPr>
      <w:r>
        <w:t xml:space="preserve">  }</w:t>
      </w:r>
    </w:p>
    <w:p w:rsidR="001C310D" w:rsidRPr="001C310D" w:rsidRDefault="001C310D" w:rsidP="001C310D">
      <w:pPr>
        <w:pStyle w:val="Code"/>
      </w:pPr>
      <w:r>
        <w:t>}</w:t>
      </w:r>
    </w:p>
    <w:p w:rsidR="003A30DE" w:rsidRDefault="004836FD" w:rsidP="003A30DE">
      <w:pPr>
        <w:pStyle w:val="Heading2"/>
      </w:pPr>
      <w:bookmarkStart w:id="594" w:name="_Toc382406017"/>
      <w:r>
        <w:t>Zone Delete Command</w:t>
      </w:r>
      <w:bookmarkEnd w:id="594"/>
    </w:p>
    <w:p w:rsidR="001C310D" w:rsidRDefault="001C310D" w:rsidP="001C310D">
      <w:r w:rsidRPr="001C310D">
        <w:t xml:space="preserve">This command is used to delete a zone object provisioned </w:t>
      </w:r>
      <w:r w:rsidR="00BB3EC1">
        <w:t>in</w:t>
      </w:r>
      <w:r w:rsidR="00BB3EC1" w:rsidRPr="001C310D">
        <w:t xml:space="preserve"> </w:t>
      </w:r>
      <w:r w:rsidRPr="001C310D">
        <w:t>the system.</w:t>
      </w:r>
    </w:p>
    <w:p w:rsidR="001C310D" w:rsidRDefault="001C310D" w:rsidP="001C310D">
      <w:pPr>
        <w:pStyle w:val="Heading3"/>
      </w:pPr>
      <w:r>
        <w:t>Request</w:t>
      </w:r>
    </w:p>
    <w:p w:rsidR="001C310D" w:rsidRDefault="001C310D" w:rsidP="001C310D">
      <w:r w:rsidRPr="001C310D">
        <w:t>A request should be made to the specified URI including the indicated headers</w:t>
      </w:r>
      <w:r w:rsidR="00BA7A47">
        <w:t>,</w:t>
      </w:r>
      <w:r w:rsidRPr="001C310D">
        <w:t xml:space="preserve"> and if required a request body in the format specified.</w:t>
      </w:r>
    </w:p>
    <w:p w:rsidR="001C310D" w:rsidRDefault="001C310D" w:rsidP="001C310D">
      <w:pPr>
        <w:pStyle w:val="FakeHeading4"/>
      </w:pPr>
      <w:r>
        <w:t>URI</w:t>
      </w:r>
    </w:p>
    <w:p w:rsidR="001C310D" w:rsidRPr="008A0F29" w:rsidRDefault="001C310D" w:rsidP="001C310D">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1C310D" w:rsidRPr="00CC22F1" w:rsidTr="006351FF">
        <w:trPr>
          <w:tblHeader w:val="0"/>
        </w:trPr>
        <w:tc>
          <w:tcPr>
            <w:tcW w:w="1843" w:type="dxa"/>
            <w:shd w:val="clear" w:color="auto" w:fill="BFBFBF" w:themeFill="background1" w:themeFillShade="BF"/>
          </w:tcPr>
          <w:p w:rsidR="001C310D" w:rsidRPr="00750051" w:rsidRDefault="001C310D" w:rsidP="006351FF">
            <w:pPr>
              <w:pStyle w:val="Table-Header"/>
            </w:pPr>
            <w:r>
              <w:lastRenderedPageBreak/>
              <w:t>HTTP Method</w:t>
            </w:r>
          </w:p>
        </w:tc>
        <w:tc>
          <w:tcPr>
            <w:tcW w:w="6804" w:type="dxa"/>
            <w:shd w:val="clear" w:color="auto" w:fill="BFBFBF" w:themeFill="background1" w:themeFillShade="BF"/>
          </w:tcPr>
          <w:p w:rsidR="001C310D" w:rsidRDefault="001C310D" w:rsidP="006351FF">
            <w:pPr>
              <w:pStyle w:val="Table-Header"/>
            </w:pPr>
            <w:r>
              <w:t>Request URI</w:t>
            </w:r>
          </w:p>
        </w:tc>
      </w:tr>
      <w:tr w:rsidR="001C310D" w:rsidRPr="00CC22F1" w:rsidTr="006351FF">
        <w:trPr>
          <w:trHeight w:val="113"/>
          <w:tblHeader w:val="0"/>
        </w:trPr>
        <w:tc>
          <w:tcPr>
            <w:tcW w:w="1843" w:type="dxa"/>
          </w:tcPr>
          <w:p w:rsidR="001C310D" w:rsidRDefault="001C310D" w:rsidP="006351FF">
            <w:pPr>
              <w:pStyle w:val="Table-Text"/>
            </w:pPr>
            <w:r>
              <w:t>DELETE</w:t>
            </w:r>
          </w:p>
        </w:tc>
        <w:tc>
          <w:tcPr>
            <w:tcW w:w="6804" w:type="dxa"/>
          </w:tcPr>
          <w:p w:rsidR="001C310D" w:rsidRDefault="001C310D" w:rsidP="006351FF">
            <w:pPr>
              <w:pStyle w:val="Table-Text"/>
            </w:pPr>
            <w:r w:rsidRPr="001C310D">
              <w:t>https://{service-address}/zones/{id}</w:t>
            </w:r>
          </w:p>
        </w:tc>
      </w:tr>
    </w:tbl>
    <w:p w:rsidR="001C310D" w:rsidRDefault="001C310D" w:rsidP="001C310D">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1C310D" w:rsidRPr="00CC22F1" w:rsidTr="006351FF">
        <w:trPr>
          <w:tblHeader w:val="0"/>
        </w:trPr>
        <w:tc>
          <w:tcPr>
            <w:tcW w:w="1843" w:type="dxa"/>
            <w:shd w:val="clear" w:color="auto" w:fill="BFBFBF" w:themeFill="background1" w:themeFillShade="BF"/>
          </w:tcPr>
          <w:p w:rsidR="001C310D" w:rsidRPr="00750051" w:rsidRDefault="001C310D" w:rsidP="006351FF">
            <w:pPr>
              <w:pStyle w:val="Table-Header"/>
            </w:pPr>
            <w:r>
              <w:t>Field</w:t>
            </w:r>
          </w:p>
        </w:tc>
        <w:tc>
          <w:tcPr>
            <w:tcW w:w="6804" w:type="dxa"/>
            <w:shd w:val="clear" w:color="auto" w:fill="BFBFBF" w:themeFill="background1" w:themeFillShade="BF"/>
          </w:tcPr>
          <w:p w:rsidR="001C310D" w:rsidRDefault="001C310D" w:rsidP="006351FF">
            <w:pPr>
              <w:pStyle w:val="Table-Header"/>
            </w:pPr>
            <w:r>
              <w:t>Description</w:t>
            </w:r>
          </w:p>
        </w:tc>
      </w:tr>
      <w:tr w:rsidR="001C310D" w:rsidRPr="00CC22F1" w:rsidTr="006351FF">
        <w:trPr>
          <w:trHeight w:val="113"/>
          <w:tblHeader w:val="0"/>
        </w:trPr>
        <w:tc>
          <w:tcPr>
            <w:tcW w:w="1843" w:type="dxa"/>
          </w:tcPr>
          <w:p w:rsidR="001C310D" w:rsidRDefault="001C310D" w:rsidP="001C310D">
            <w:pPr>
              <w:pStyle w:val="Table-Text"/>
            </w:pPr>
            <w:r>
              <w:t>service-address</w:t>
            </w:r>
          </w:p>
        </w:tc>
        <w:tc>
          <w:tcPr>
            <w:tcW w:w="6804" w:type="dxa"/>
          </w:tcPr>
          <w:p w:rsidR="001C310D" w:rsidRDefault="001C310D" w:rsidP="006351FF">
            <w:pPr>
              <w:pStyle w:val="Table-Text"/>
            </w:pPr>
            <w:r>
              <w:t xml:space="preserve">The service address as described in section </w:t>
            </w:r>
            <w:r w:rsidR="006351FF">
              <w:t>2.2</w:t>
            </w:r>
          </w:p>
        </w:tc>
      </w:tr>
      <w:tr w:rsidR="001C310D" w:rsidRPr="00CC22F1" w:rsidTr="006351FF">
        <w:trPr>
          <w:trHeight w:val="113"/>
          <w:tblHeader w:val="0"/>
        </w:trPr>
        <w:tc>
          <w:tcPr>
            <w:tcW w:w="1843" w:type="dxa"/>
          </w:tcPr>
          <w:p w:rsidR="001C310D" w:rsidRDefault="001C310D" w:rsidP="001C310D">
            <w:pPr>
              <w:pStyle w:val="Table-Text"/>
            </w:pPr>
            <w:r>
              <w:t>id</w:t>
            </w:r>
          </w:p>
        </w:tc>
        <w:tc>
          <w:tcPr>
            <w:tcW w:w="6804" w:type="dxa"/>
          </w:tcPr>
          <w:p w:rsidR="001C310D" w:rsidRDefault="001C310D" w:rsidP="001C310D">
            <w:pPr>
              <w:pStyle w:val="Table-Text"/>
            </w:pPr>
            <w:r>
              <w:t>The id of the zone that you want to delete</w:t>
            </w:r>
          </w:p>
        </w:tc>
      </w:tr>
    </w:tbl>
    <w:p w:rsidR="003A30DE" w:rsidRDefault="001C310D" w:rsidP="001C310D">
      <w:pPr>
        <w:pStyle w:val="FakeHeading4"/>
      </w:pPr>
      <w:r>
        <w:t>Query Parameters</w:t>
      </w:r>
    </w:p>
    <w:p w:rsidR="001C310D" w:rsidRDefault="001C310D" w:rsidP="001C310D">
      <w:r w:rsidRPr="001C310D">
        <w:t>Not allowed for this command</w:t>
      </w:r>
    </w:p>
    <w:p w:rsidR="001C310D" w:rsidRDefault="001C310D" w:rsidP="001C310D">
      <w:pPr>
        <w:pStyle w:val="FakeHeading4"/>
      </w:pPr>
      <w:r>
        <w:t>Request Headers</w:t>
      </w:r>
    </w:p>
    <w:p w:rsidR="001C310D" w:rsidRDefault="001C310D" w:rsidP="001C310D">
      <w:r w:rsidRPr="001C310D">
        <w:t xml:space="preserve">Aside from the standard request headers described in section </w:t>
      </w:r>
      <w:r w:rsidR="00BA7A47">
        <w:t>2.6</w:t>
      </w:r>
      <w:r w:rsidRPr="001C310D">
        <w:t xml:space="preserve"> the following additional headers are supported: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984"/>
        <w:gridCol w:w="1418"/>
        <w:gridCol w:w="3685"/>
      </w:tblGrid>
      <w:tr w:rsidR="001C310D" w:rsidRPr="00CC22F1" w:rsidTr="006351FF">
        <w:trPr>
          <w:tblHeader w:val="0"/>
        </w:trPr>
        <w:tc>
          <w:tcPr>
            <w:tcW w:w="1560" w:type="dxa"/>
            <w:shd w:val="clear" w:color="auto" w:fill="BFBFBF" w:themeFill="background1" w:themeFillShade="BF"/>
          </w:tcPr>
          <w:p w:rsidR="001C310D" w:rsidRPr="00750051" w:rsidRDefault="001C310D" w:rsidP="006351FF">
            <w:pPr>
              <w:pStyle w:val="Table-Header"/>
            </w:pPr>
            <w:r>
              <w:t>Header</w:t>
            </w:r>
          </w:p>
        </w:tc>
        <w:tc>
          <w:tcPr>
            <w:tcW w:w="1984" w:type="dxa"/>
            <w:shd w:val="clear" w:color="auto" w:fill="BFBFBF" w:themeFill="background1" w:themeFillShade="BF"/>
          </w:tcPr>
          <w:p w:rsidR="001C310D" w:rsidRDefault="001C310D" w:rsidP="006351FF">
            <w:pPr>
              <w:pStyle w:val="Table-Header"/>
            </w:pPr>
            <w:r>
              <w:t>Required</w:t>
            </w:r>
          </w:p>
        </w:tc>
        <w:tc>
          <w:tcPr>
            <w:tcW w:w="1418" w:type="dxa"/>
            <w:shd w:val="clear" w:color="auto" w:fill="BFBFBF" w:themeFill="background1" w:themeFillShade="BF"/>
          </w:tcPr>
          <w:p w:rsidR="001C310D" w:rsidRDefault="001C310D" w:rsidP="006351FF">
            <w:pPr>
              <w:pStyle w:val="Table-Header"/>
            </w:pPr>
            <w:r>
              <w:t>Custom Header</w:t>
            </w:r>
          </w:p>
        </w:tc>
        <w:tc>
          <w:tcPr>
            <w:tcW w:w="3685" w:type="dxa"/>
            <w:shd w:val="clear" w:color="auto" w:fill="BFBFBF" w:themeFill="background1" w:themeFillShade="BF"/>
          </w:tcPr>
          <w:p w:rsidR="001C310D" w:rsidRDefault="001C310D" w:rsidP="006351FF">
            <w:pPr>
              <w:pStyle w:val="Table-Header"/>
            </w:pPr>
            <w:r>
              <w:t>Description</w:t>
            </w:r>
          </w:p>
        </w:tc>
      </w:tr>
      <w:tr w:rsidR="001C310D" w:rsidRPr="00CC22F1" w:rsidTr="006351FF">
        <w:trPr>
          <w:trHeight w:val="113"/>
          <w:tblHeader w:val="0"/>
        </w:trPr>
        <w:tc>
          <w:tcPr>
            <w:tcW w:w="1560" w:type="dxa"/>
          </w:tcPr>
          <w:p w:rsidR="001C310D" w:rsidRDefault="001C310D" w:rsidP="001C310D">
            <w:pPr>
              <w:pStyle w:val="Table-Text"/>
            </w:pPr>
            <w:r w:rsidRPr="00F04EF0">
              <w:t>X-Requested-By</w:t>
            </w:r>
          </w:p>
        </w:tc>
        <w:tc>
          <w:tcPr>
            <w:tcW w:w="1984" w:type="dxa"/>
          </w:tcPr>
          <w:p w:rsidR="001C310D" w:rsidRDefault="001C310D" w:rsidP="001C310D">
            <w:pPr>
              <w:pStyle w:val="Table-Text"/>
            </w:pPr>
            <w:r>
              <w:t>Yes</w:t>
            </w:r>
          </w:p>
        </w:tc>
        <w:tc>
          <w:tcPr>
            <w:tcW w:w="1418" w:type="dxa"/>
          </w:tcPr>
          <w:p w:rsidR="001C310D" w:rsidRDefault="001C310D" w:rsidP="001C310D">
            <w:pPr>
              <w:pStyle w:val="Table-Text"/>
            </w:pPr>
            <w:r>
              <w:t>Yes</w:t>
            </w:r>
          </w:p>
        </w:tc>
        <w:tc>
          <w:tcPr>
            <w:tcW w:w="3685" w:type="dxa"/>
          </w:tcPr>
          <w:p w:rsidR="001C310D" w:rsidRDefault="001C310D" w:rsidP="001C310D">
            <w:pPr>
              <w:pStyle w:val="Table-Text"/>
            </w:pPr>
            <w:r>
              <w:t>This header simply needs to be set to an arbitrary string value. It is used as a measure to help prevent cross site scripting attacks on the API</w:t>
            </w:r>
          </w:p>
        </w:tc>
      </w:tr>
    </w:tbl>
    <w:p w:rsidR="001C310D" w:rsidRDefault="001C310D" w:rsidP="001C310D">
      <w:pPr>
        <w:pStyle w:val="FakeHeading4"/>
      </w:pPr>
      <w:r>
        <w:t>Request Body</w:t>
      </w:r>
    </w:p>
    <w:p w:rsidR="001C310D" w:rsidRDefault="001C310D" w:rsidP="001C310D">
      <w:r w:rsidRPr="001C310D">
        <w:t>Not allowed for this command</w:t>
      </w:r>
      <w:r>
        <w:t>.</w:t>
      </w:r>
    </w:p>
    <w:p w:rsidR="001C310D" w:rsidRDefault="001C310D" w:rsidP="001C310D">
      <w:pPr>
        <w:pStyle w:val="Heading3"/>
      </w:pPr>
      <w:r>
        <w:t>Response</w:t>
      </w:r>
    </w:p>
    <w:p w:rsidR="001C310D" w:rsidRDefault="001C310D" w:rsidP="001C310D">
      <w:r w:rsidRPr="001C310D">
        <w:t>The response will include a status code, response headers and in some case a response body encoded according to the relevant header.</w:t>
      </w:r>
    </w:p>
    <w:p w:rsidR="001C310D" w:rsidRDefault="001C310D" w:rsidP="001C310D">
      <w:pPr>
        <w:pStyle w:val="FakeHeading4"/>
      </w:pPr>
      <w:r>
        <w:t>Status Code</w:t>
      </w:r>
    </w:p>
    <w:p w:rsidR="001C310D" w:rsidRDefault="001C310D" w:rsidP="001C310D">
      <w:r w:rsidRPr="001C310D">
        <w:t>On success this command will return http status code 204 (NO CONTENT).</w:t>
      </w:r>
    </w:p>
    <w:p w:rsidR="00914A26" w:rsidRDefault="00914A26" w:rsidP="00914A26">
      <w:pPr>
        <w:pStyle w:val="FakeHeading4"/>
      </w:pPr>
      <w:r>
        <w:t>Response Headers</w:t>
      </w:r>
    </w:p>
    <w:p w:rsidR="00914A26" w:rsidRDefault="00914A26" w:rsidP="001C310D">
      <w:r w:rsidRPr="00914A26">
        <w:t xml:space="preserve">Only the standard response headers described in section </w:t>
      </w:r>
      <w:r>
        <w:t>2.7</w:t>
      </w:r>
      <w:r w:rsidRPr="00914A26">
        <w:t xml:space="preserve"> are returned.</w:t>
      </w:r>
    </w:p>
    <w:p w:rsidR="00914A26" w:rsidRPr="001C310D" w:rsidRDefault="00914A26" w:rsidP="00914A26">
      <w:pPr>
        <w:pStyle w:val="FakeHeading4"/>
      </w:pPr>
      <w:r>
        <w:t>Response Body</w:t>
      </w:r>
    </w:p>
    <w:p w:rsidR="001C310D" w:rsidRDefault="00B76AC6" w:rsidP="001C310D">
      <w:r w:rsidRPr="00B76AC6">
        <w:t>Not required for this command.</w:t>
      </w:r>
    </w:p>
    <w:p w:rsidR="00B76AC6" w:rsidRDefault="00B76AC6" w:rsidP="00B76AC6">
      <w:pPr>
        <w:pStyle w:val="Heading3"/>
      </w:pPr>
      <w:r>
        <w:t>Example</w:t>
      </w:r>
    </w:p>
    <w:p w:rsidR="00B76AC6" w:rsidRDefault="00B76AC6" w:rsidP="00B76AC6">
      <w:r>
        <w:t xml:space="preserve">Below is an example of a zone </w:t>
      </w:r>
      <w:del w:id="595" w:author="Arnaud Dumont" w:date="2014-02-20T11:46:00Z">
        <w:r w:rsidDel="00464582">
          <w:delText xml:space="preserve">get </w:delText>
        </w:r>
      </w:del>
      <w:ins w:id="596" w:author="Arnaud Dumont" w:date="2014-02-20T11:46:00Z">
        <w:r w:rsidR="00464582">
          <w:t xml:space="preserve">delete </w:t>
        </w:r>
      </w:ins>
      <w:r>
        <w:t>command request and response:</w:t>
      </w:r>
    </w:p>
    <w:p w:rsidR="00B76AC6" w:rsidRDefault="00B76AC6" w:rsidP="00B76AC6">
      <w:r>
        <w:lastRenderedPageBreak/>
        <w:t>Request:</w:t>
      </w:r>
    </w:p>
    <w:p w:rsidR="00B76AC6" w:rsidRDefault="00B76AC6" w:rsidP="00B76AC6">
      <w:pPr>
        <w:pStyle w:val="Code"/>
      </w:pPr>
      <w:r>
        <w:t>DELETE /zones/94f1f3fb-d4a9-482c-9d74-7e95e647bbe2 HTTP/1.1</w:t>
      </w:r>
    </w:p>
    <w:p w:rsidR="00B76AC6" w:rsidRDefault="00B76AC6" w:rsidP="00B76AC6">
      <w:pPr>
        <w:pStyle w:val="Code"/>
      </w:pPr>
      <w:r>
        <w:t>Client-Transaction-Id: ba7b4e7d-843c-4217-b868-ab6274ff57ba</w:t>
      </w:r>
    </w:p>
    <w:p w:rsidR="00B76AC6" w:rsidRDefault="00B76AC6" w:rsidP="00B76AC6">
      <w:pPr>
        <w:pStyle w:val="Code"/>
      </w:pPr>
      <w:r>
        <w:t>X-Requested-By: DiscoveryDNS Reseller API Client</w:t>
      </w:r>
    </w:p>
    <w:p w:rsidR="00B76AC6" w:rsidRDefault="00B76AC6" w:rsidP="00B76AC6">
      <w:pPr>
        <w:pStyle w:val="Code"/>
      </w:pPr>
      <w:r>
        <w:t>User-Agent: Jersey/2.2 (Apache HttpClient 4.2.5)</w:t>
      </w:r>
    </w:p>
    <w:p w:rsidR="00B76AC6" w:rsidRDefault="00B76AC6" w:rsidP="00B76AC6">
      <w:pPr>
        <w:pStyle w:val="Code"/>
      </w:pPr>
      <w:r>
        <w:t>Host: api.discoverydns.com</w:t>
      </w:r>
    </w:p>
    <w:p w:rsidR="00B76AC6" w:rsidRDefault="00B76AC6" w:rsidP="00B76AC6">
      <w:pPr>
        <w:pStyle w:val="Code"/>
      </w:pPr>
      <w:r>
        <w:t>Connection: Keep-Alive</w:t>
      </w:r>
    </w:p>
    <w:p w:rsidR="00B76AC6" w:rsidRPr="00B76AC6" w:rsidRDefault="00B76AC6" w:rsidP="00B76AC6">
      <w:pPr>
        <w:pStyle w:val="Code"/>
      </w:pPr>
    </w:p>
    <w:p w:rsidR="001C310D" w:rsidRDefault="00B76AC6">
      <w:pPr>
        <w:spacing w:before="0" w:after="200"/>
      </w:pPr>
      <w:r w:rsidRPr="00B76AC6">
        <w:t>Response:</w:t>
      </w:r>
    </w:p>
    <w:p w:rsidR="00B76AC6" w:rsidRDefault="00B76AC6" w:rsidP="00B76AC6">
      <w:pPr>
        <w:pStyle w:val="Code"/>
      </w:pPr>
      <w:r>
        <w:t>HTTP/1.1 204 No Content</w:t>
      </w:r>
    </w:p>
    <w:p w:rsidR="00B76AC6" w:rsidRDefault="00B76AC6" w:rsidP="00B76AC6">
      <w:pPr>
        <w:pStyle w:val="Code"/>
      </w:pPr>
      <w:r>
        <w:t>Cache-Control: private, no-transform, max-age=30</w:t>
      </w:r>
    </w:p>
    <w:p w:rsidR="00B76AC6" w:rsidRDefault="00B76AC6" w:rsidP="00B76AC6">
      <w:pPr>
        <w:pStyle w:val="Code"/>
      </w:pPr>
      <w:r>
        <w:t>Date: Mon, 07 Oct 2013 16:34:09 GMT</w:t>
      </w:r>
    </w:p>
    <w:p w:rsidR="00B76AC6" w:rsidRDefault="00B76AC6" w:rsidP="00B76AC6">
      <w:pPr>
        <w:pStyle w:val="Code"/>
      </w:pPr>
      <w:r>
        <w:t>Server-Transaction-Id: 486e426e-7406-4b39-984b-b2ab8b4188a7</w:t>
      </w:r>
    </w:p>
    <w:p w:rsidR="00B76AC6" w:rsidRDefault="00B76AC6" w:rsidP="00B76AC6">
      <w:pPr>
        <w:pStyle w:val="Code"/>
      </w:pPr>
      <w:r>
        <w:t>Client-Transaction-Id: ba7b4e7d-843c-4217-b868-ab6274ff57ba</w:t>
      </w:r>
    </w:p>
    <w:p w:rsidR="00B76AC6" w:rsidRDefault="00B76AC6" w:rsidP="00B76AC6">
      <w:pPr>
        <w:pStyle w:val="Code"/>
      </w:pPr>
    </w:p>
    <w:p w:rsidR="00485F3E" w:rsidRDefault="00485F3E" w:rsidP="00485F3E">
      <w:pPr>
        <w:pStyle w:val="Heading2"/>
      </w:pPr>
      <w:bookmarkStart w:id="597" w:name="_Toc382406018"/>
      <w:r>
        <w:t>Zone Get Query Usage Command</w:t>
      </w:r>
      <w:bookmarkEnd w:id="597"/>
    </w:p>
    <w:p w:rsidR="00485F3E" w:rsidRDefault="00485F3E" w:rsidP="00485F3E">
      <w:r w:rsidRPr="00A11CBE">
        <w:t xml:space="preserve">This command is used </w:t>
      </w:r>
      <w:r>
        <w:t>to get the query usage</w:t>
      </w:r>
      <w:r w:rsidRPr="00A11CBE">
        <w:t xml:space="preserve"> records </w:t>
      </w:r>
      <w:r>
        <w:t>of</w:t>
      </w:r>
      <w:r w:rsidRPr="00A11CBE">
        <w:t xml:space="preserve"> a zone object that is provisioned </w:t>
      </w:r>
      <w:r>
        <w:t>in</w:t>
      </w:r>
      <w:r w:rsidRPr="00A11CBE">
        <w:t xml:space="preserve"> the system</w:t>
      </w:r>
      <w:r>
        <w:t xml:space="preserve"> over a certain period of time</w:t>
      </w:r>
      <w:r w:rsidRPr="00A11CBE">
        <w:t>.</w:t>
      </w:r>
    </w:p>
    <w:p w:rsidR="00485F3E" w:rsidRDefault="00485F3E" w:rsidP="00485F3E">
      <w:pPr>
        <w:pStyle w:val="Heading3"/>
      </w:pPr>
      <w:r>
        <w:t>Request</w:t>
      </w:r>
    </w:p>
    <w:p w:rsidR="00485F3E" w:rsidRDefault="00485F3E" w:rsidP="00485F3E">
      <w:r w:rsidRPr="00A11CBE">
        <w:t>A request should be made to the specified URI including the indicated headers.</w:t>
      </w:r>
    </w:p>
    <w:p w:rsidR="00485F3E" w:rsidRDefault="00485F3E" w:rsidP="00485F3E">
      <w:pPr>
        <w:pStyle w:val="FakeHeading4"/>
      </w:pPr>
      <w:r>
        <w:t>URI</w:t>
      </w:r>
    </w:p>
    <w:p w:rsidR="00485F3E" w:rsidRPr="008A0F29" w:rsidRDefault="00485F3E" w:rsidP="00485F3E">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485F3E" w:rsidRPr="00CC22F1" w:rsidTr="00485F3E">
        <w:trPr>
          <w:tblHeader w:val="0"/>
        </w:trPr>
        <w:tc>
          <w:tcPr>
            <w:tcW w:w="1843" w:type="dxa"/>
            <w:shd w:val="clear" w:color="auto" w:fill="BFBFBF" w:themeFill="background1" w:themeFillShade="BF"/>
          </w:tcPr>
          <w:p w:rsidR="00485F3E" w:rsidRPr="00750051" w:rsidRDefault="00485F3E" w:rsidP="00485F3E">
            <w:pPr>
              <w:pStyle w:val="Table-Header"/>
            </w:pPr>
            <w:r>
              <w:t>HTTP Method</w:t>
            </w:r>
          </w:p>
        </w:tc>
        <w:tc>
          <w:tcPr>
            <w:tcW w:w="6804" w:type="dxa"/>
            <w:shd w:val="clear" w:color="auto" w:fill="BFBFBF" w:themeFill="background1" w:themeFillShade="BF"/>
          </w:tcPr>
          <w:p w:rsidR="00485F3E" w:rsidRDefault="00485F3E" w:rsidP="00485F3E">
            <w:pPr>
              <w:pStyle w:val="Table-Header"/>
            </w:pPr>
            <w:r>
              <w:t>Request URI</w:t>
            </w:r>
          </w:p>
        </w:tc>
      </w:tr>
      <w:tr w:rsidR="00485F3E" w:rsidRPr="00CC22F1" w:rsidTr="00485F3E">
        <w:trPr>
          <w:trHeight w:val="113"/>
          <w:tblHeader w:val="0"/>
        </w:trPr>
        <w:tc>
          <w:tcPr>
            <w:tcW w:w="1843" w:type="dxa"/>
          </w:tcPr>
          <w:p w:rsidR="00485F3E" w:rsidRDefault="00485F3E" w:rsidP="00485F3E">
            <w:pPr>
              <w:pStyle w:val="Table-Text"/>
            </w:pPr>
            <w:r>
              <w:t>GET</w:t>
            </w:r>
          </w:p>
        </w:tc>
        <w:tc>
          <w:tcPr>
            <w:tcW w:w="6804" w:type="dxa"/>
          </w:tcPr>
          <w:p w:rsidR="00485F3E" w:rsidRDefault="00485F3E" w:rsidP="00485F3E">
            <w:pPr>
              <w:pStyle w:val="Table-Text"/>
            </w:pPr>
            <w:r w:rsidRPr="00A11CBE">
              <w:t>https://{service-address}/zones/{id}/</w:t>
            </w:r>
            <w:r w:rsidRPr="00485F3E">
              <w:t>queryUsage</w:t>
            </w:r>
            <w:r w:rsidRPr="00A11CBE">
              <w:t>/</w:t>
            </w:r>
          </w:p>
        </w:tc>
      </w:tr>
    </w:tbl>
    <w:p w:rsidR="00485F3E" w:rsidRDefault="00485F3E" w:rsidP="00485F3E">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485F3E" w:rsidRPr="00CC22F1" w:rsidTr="00485F3E">
        <w:trPr>
          <w:tblHeader w:val="0"/>
        </w:trPr>
        <w:tc>
          <w:tcPr>
            <w:tcW w:w="1843" w:type="dxa"/>
            <w:shd w:val="clear" w:color="auto" w:fill="BFBFBF" w:themeFill="background1" w:themeFillShade="BF"/>
          </w:tcPr>
          <w:p w:rsidR="00485F3E" w:rsidRPr="00750051" w:rsidRDefault="00485F3E" w:rsidP="00485F3E">
            <w:pPr>
              <w:pStyle w:val="Table-Header"/>
            </w:pPr>
            <w:r>
              <w:t>Field</w:t>
            </w:r>
          </w:p>
        </w:tc>
        <w:tc>
          <w:tcPr>
            <w:tcW w:w="6804" w:type="dxa"/>
            <w:shd w:val="clear" w:color="auto" w:fill="BFBFBF" w:themeFill="background1" w:themeFillShade="BF"/>
          </w:tcPr>
          <w:p w:rsidR="00485F3E" w:rsidRDefault="00485F3E" w:rsidP="00485F3E">
            <w:pPr>
              <w:pStyle w:val="Table-Header"/>
            </w:pPr>
            <w:r>
              <w:t>Description</w:t>
            </w:r>
          </w:p>
        </w:tc>
      </w:tr>
      <w:tr w:rsidR="00485F3E" w:rsidRPr="00CC22F1" w:rsidTr="00485F3E">
        <w:trPr>
          <w:trHeight w:val="113"/>
          <w:tblHeader w:val="0"/>
        </w:trPr>
        <w:tc>
          <w:tcPr>
            <w:tcW w:w="1843" w:type="dxa"/>
          </w:tcPr>
          <w:p w:rsidR="00485F3E" w:rsidRDefault="00485F3E" w:rsidP="00485F3E">
            <w:pPr>
              <w:pStyle w:val="Table-Text"/>
            </w:pPr>
            <w:r>
              <w:t>service-address</w:t>
            </w:r>
          </w:p>
        </w:tc>
        <w:tc>
          <w:tcPr>
            <w:tcW w:w="6804" w:type="dxa"/>
          </w:tcPr>
          <w:p w:rsidR="00485F3E" w:rsidRDefault="00485F3E" w:rsidP="00485F3E">
            <w:pPr>
              <w:pStyle w:val="Table-Text"/>
            </w:pPr>
            <w:r>
              <w:t>The service address as described in section 2.2</w:t>
            </w:r>
          </w:p>
        </w:tc>
      </w:tr>
      <w:tr w:rsidR="00485F3E" w:rsidRPr="00CC22F1" w:rsidTr="00485F3E">
        <w:trPr>
          <w:trHeight w:val="113"/>
          <w:tblHeader w:val="0"/>
        </w:trPr>
        <w:tc>
          <w:tcPr>
            <w:tcW w:w="1843" w:type="dxa"/>
          </w:tcPr>
          <w:p w:rsidR="00485F3E" w:rsidRDefault="00485F3E" w:rsidP="00485F3E">
            <w:pPr>
              <w:pStyle w:val="Table-Text"/>
            </w:pPr>
            <w:r>
              <w:t>id</w:t>
            </w:r>
          </w:p>
        </w:tc>
        <w:tc>
          <w:tcPr>
            <w:tcW w:w="6804" w:type="dxa"/>
          </w:tcPr>
          <w:p w:rsidR="00485F3E" w:rsidRDefault="00485F3E" w:rsidP="00485F3E">
            <w:pPr>
              <w:pStyle w:val="Table-Text"/>
            </w:pPr>
            <w:r>
              <w:t>The id of the zone whose query usage you want to get</w:t>
            </w:r>
          </w:p>
        </w:tc>
      </w:tr>
    </w:tbl>
    <w:p w:rsidR="00485F3E" w:rsidRDefault="00485F3E" w:rsidP="00485F3E">
      <w:pPr>
        <w:pStyle w:val="FakeHeading4"/>
      </w:pPr>
      <w:r>
        <w:t>Query Parameters</w:t>
      </w:r>
    </w:p>
    <w:p w:rsidR="00485F3E" w:rsidRDefault="00485F3E" w:rsidP="00485F3E">
      <w:r w:rsidRPr="006D6E92">
        <w:t>The query parameters below can be used with this command.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60"/>
        <w:gridCol w:w="949"/>
        <w:gridCol w:w="1007"/>
        <w:gridCol w:w="3831"/>
      </w:tblGrid>
      <w:tr w:rsidR="00485F3E" w:rsidRPr="00CC22F1" w:rsidTr="00485F3E">
        <w:trPr>
          <w:tblHeader w:val="0"/>
        </w:trPr>
        <w:tc>
          <w:tcPr>
            <w:tcW w:w="2860" w:type="dxa"/>
            <w:shd w:val="clear" w:color="auto" w:fill="BFBFBF" w:themeFill="background1" w:themeFillShade="BF"/>
          </w:tcPr>
          <w:p w:rsidR="00485F3E" w:rsidRPr="00750051" w:rsidRDefault="00485F3E" w:rsidP="00485F3E">
            <w:pPr>
              <w:pStyle w:val="Table-Header"/>
            </w:pPr>
            <w:r>
              <w:lastRenderedPageBreak/>
              <w:t>Parameter Name</w:t>
            </w:r>
          </w:p>
        </w:tc>
        <w:tc>
          <w:tcPr>
            <w:tcW w:w="949" w:type="dxa"/>
            <w:shd w:val="clear" w:color="auto" w:fill="BFBFBF" w:themeFill="background1" w:themeFillShade="BF"/>
          </w:tcPr>
          <w:p w:rsidR="00485F3E" w:rsidRPr="00750051" w:rsidRDefault="00485F3E" w:rsidP="00485F3E">
            <w:pPr>
              <w:pStyle w:val="Table-Header"/>
            </w:pPr>
            <w:r>
              <w:t>Optional</w:t>
            </w:r>
          </w:p>
        </w:tc>
        <w:tc>
          <w:tcPr>
            <w:tcW w:w="1007" w:type="dxa"/>
            <w:shd w:val="clear" w:color="auto" w:fill="BFBFBF" w:themeFill="background1" w:themeFillShade="BF"/>
          </w:tcPr>
          <w:p w:rsidR="00485F3E" w:rsidRDefault="00485F3E" w:rsidP="00485F3E">
            <w:pPr>
              <w:pStyle w:val="Table-Header"/>
            </w:pPr>
            <w:r>
              <w:t>Type</w:t>
            </w:r>
          </w:p>
        </w:tc>
        <w:tc>
          <w:tcPr>
            <w:tcW w:w="3831" w:type="dxa"/>
            <w:shd w:val="clear" w:color="auto" w:fill="BFBFBF" w:themeFill="background1" w:themeFillShade="BF"/>
          </w:tcPr>
          <w:p w:rsidR="00485F3E" w:rsidRDefault="00485F3E" w:rsidP="00485F3E">
            <w:pPr>
              <w:pStyle w:val="Table-Header"/>
            </w:pPr>
            <w:r>
              <w:t>Description</w:t>
            </w:r>
          </w:p>
        </w:tc>
      </w:tr>
      <w:tr w:rsidR="00485F3E" w:rsidRPr="00CC22F1" w:rsidTr="00485F3E">
        <w:trPr>
          <w:trHeight w:val="113"/>
          <w:tblHeader w:val="0"/>
        </w:trPr>
        <w:tc>
          <w:tcPr>
            <w:tcW w:w="2860" w:type="dxa"/>
          </w:tcPr>
          <w:p w:rsidR="00485F3E" w:rsidRDefault="00485F3E" w:rsidP="00485F3E">
            <w:pPr>
              <w:pStyle w:val="Table-Text"/>
            </w:pPr>
            <w:r w:rsidRPr="00485F3E">
              <w:t>searchStartDate</w:t>
            </w:r>
          </w:p>
        </w:tc>
        <w:tc>
          <w:tcPr>
            <w:tcW w:w="949" w:type="dxa"/>
          </w:tcPr>
          <w:p w:rsidR="00485F3E" w:rsidRDefault="008869F1" w:rsidP="00485F3E">
            <w:pPr>
              <w:pStyle w:val="Table-Text"/>
            </w:pPr>
            <w:r>
              <w:t>No</w:t>
            </w:r>
          </w:p>
        </w:tc>
        <w:tc>
          <w:tcPr>
            <w:tcW w:w="1007" w:type="dxa"/>
          </w:tcPr>
          <w:p w:rsidR="00485F3E" w:rsidRDefault="00485F3E" w:rsidP="00485F3E">
            <w:pPr>
              <w:pStyle w:val="Table-Text"/>
            </w:pPr>
            <w:r>
              <w:t>timestamp</w:t>
            </w:r>
          </w:p>
        </w:tc>
        <w:tc>
          <w:tcPr>
            <w:tcW w:w="3831" w:type="dxa"/>
          </w:tcPr>
          <w:p w:rsidR="00485F3E" w:rsidRDefault="00485F3E" w:rsidP="00547C1B">
            <w:pPr>
              <w:pStyle w:val="Table-Text"/>
            </w:pPr>
            <w:r>
              <w:t xml:space="preserve">The start date </w:t>
            </w:r>
            <w:r w:rsidR="00547C1B">
              <w:t xml:space="preserve">(inclusive) </w:t>
            </w:r>
            <w:r>
              <w:t>of the period over which the zone query usage must be retrieved</w:t>
            </w:r>
          </w:p>
        </w:tc>
      </w:tr>
      <w:tr w:rsidR="00485F3E" w:rsidRPr="00CC22F1" w:rsidTr="00485F3E">
        <w:trPr>
          <w:trHeight w:val="113"/>
          <w:tblHeader w:val="0"/>
        </w:trPr>
        <w:tc>
          <w:tcPr>
            <w:tcW w:w="2860" w:type="dxa"/>
          </w:tcPr>
          <w:p w:rsidR="00485F3E" w:rsidRDefault="00485F3E" w:rsidP="00485F3E">
            <w:pPr>
              <w:pStyle w:val="Table-Text"/>
            </w:pPr>
            <w:r w:rsidRPr="00485F3E">
              <w:t>searchEndDate</w:t>
            </w:r>
          </w:p>
        </w:tc>
        <w:tc>
          <w:tcPr>
            <w:tcW w:w="949" w:type="dxa"/>
          </w:tcPr>
          <w:p w:rsidR="00485F3E" w:rsidRDefault="008869F1" w:rsidP="00485F3E">
            <w:pPr>
              <w:pStyle w:val="Table-Text"/>
            </w:pPr>
            <w:r>
              <w:t>No</w:t>
            </w:r>
          </w:p>
        </w:tc>
        <w:tc>
          <w:tcPr>
            <w:tcW w:w="1007" w:type="dxa"/>
          </w:tcPr>
          <w:p w:rsidR="00485F3E" w:rsidRDefault="00485F3E" w:rsidP="00485F3E">
            <w:pPr>
              <w:pStyle w:val="Table-Text"/>
            </w:pPr>
            <w:r>
              <w:t>timestamp</w:t>
            </w:r>
          </w:p>
        </w:tc>
        <w:tc>
          <w:tcPr>
            <w:tcW w:w="3831" w:type="dxa"/>
          </w:tcPr>
          <w:p w:rsidR="00485F3E" w:rsidRDefault="00485F3E" w:rsidP="00485F3E">
            <w:pPr>
              <w:pStyle w:val="Table-Text"/>
            </w:pPr>
            <w:r>
              <w:t xml:space="preserve">The end date </w:t>
            </w:r>
            <w:r w:rsidR="00547C1B">
              <w:t xml:space="preserve">(inclusive) </w:t>
            </w:r>
            <w:r>
              <w:t>of the period over which the zone query usage must be retrieved</w:t>
            </w:r>
          </w:p>
        </w:tc>
      </w:tr>
      <w:tr w:rsidR="00485F3E" w:rsidRPr="00CC22F1" w:rsidTr="00485F3E">
        <w:trPr>
          <w:trHeight w:val="113"/>
          <w:tblHeader w:val="0"/>
        </w:trPr>
        <w:tc>
          <w:tcPr>
            <w:tcW w:w="2860" w:type="dxa"/>
          </w:tcPr>
          <w:p w:rsidR="00485F3E" w:rsidRDefault="00485F3E" w:rsidP="00485F3E">
            <w:pPr>
              <w:pStyle w:val="Table-Text"/>
            </w:pPr>
            <w:r w:rsidRPr="00485F3E">
              <w:t>searchGranularity</w:t>
            </w:r>
          </w:p>
        </w:tc>
        <w:tc>
          <w:tcPr>
            <w:tcW w:w="949" w:type="dxa"/>
          </w:tcPr>
          <w:p w:rsidR="00485F3E" w:rsidRDefault="008869F1" w:rsidP="00485F3E">
            <w:pPr>
              <w:pStyle w:val="Table-Text"/>
            </w:pPr>
            <w:r>
              <w:t>No</w:t>
            </w:r>
          </w:p>
        </w:tc>
        <w:tc>
          <w:tcPr>
            <w:tcW w:w="1007" w:type="dxa"/>
          </w:tcPr>
          <w:p w:rsidR="00485F3E" w:rsidRDefault="0095085A" w:rsidP="00485F3E">
            <w:pPr>
              <w:pStyle w:val="Table-Text"/>
            </w:pPr>
            <w:r>
              <w:t>string</w:t>
            </w:r>
          </w:p>
        </w:tc>
        <w:tc>
          <w:tcPr>
            <w:tcW w:w="3831" w:type="dxa"/>
          </w:tcPr>
          <w:p w:rsidR="00485F3E" w:rsidRDefault="008869F1" w:rsidP="00485F3E">
            <w:pPr>
              <w:pStyle w:val="Table-Text"/>
            </w:pPr>
            <w:r>
              <w:t>The granularity of the search. Must be either “hourly”, “daily” or “monthly”</w:t>
            </w:r>
          </w:p>
        </w:tc>
      </w:tr>
      <w:tr w:rsidR="00485F3E" w:rsidRPr="00CC22F1" w:rsidTr="00485F3E">
        <w:trPr>
          <w:trHeight w:val="113"/>
          <w:tblHeader w:val="0"/>
        </w:trPr>
        <w:tc>
          <w:tcPr>
            <w:tcW w:w="2860" w:type="dxa"/>
          </w:tcPr>
          <w:p w:rsidR="00485F3E" w:rsidRDefault="00485F3E" w:rsidP="00485F3E">
            <w:pPr>
              <w:pStyle w:val="Table-Text"/>
            </w:pPr>
            <w:r w:rsidRPr="00485F3E">
              <w:t>searchGroupUsage</w:t>
            </w:r>
          </w:p>
        </w:tc>
        <w:tc>
          <w:tcPr>
            <w:tcW w:w="949" w:type="dxa"/>
          </w:tcPr>
          <w:p w:rsidR="00485F3E" w:rsidRDefault="00485F3E" w:rsidP="00485F3E">
            <w:pPr>
              <w:pStyle w:val="Table-Text"/>
            </w:pPr>
            <w:r>
              <w:t>Yes</w:t>
            </w:r>
          </w:p>
        </w:tc>
        <w:tc>
          <w:tcPr>
            <w:tcW w:w="1007" w:type="dxa"/>
          </w:tcPr>
          <w:p w:rsidR="00485F3E" w:rsidRDefault="00485F3E" w:rsidP="00485F3E">
            <w:pPr>
              <w:pStyle w:val="Table-Text"/>
            </w:pPr>
            <w:r>
              <w:t>boolean</w:t>
            </w:r>
          </w:p>
        </w:tc>
        <w:tc>
          <w:tcPr>
            <w:tcW w:w="3831" w:type="dxa"/>
          </w:tcPr>
          <w:p w:rsidR="00485F3E" w:rsidRDefault="008869F1" w:rsidP="00485F3E">
            <w:pPr>
              <w:pStyle w:val="Table-Text"/>
            </w:pPr>
            <w:r>
              <w:t>If true and the zone belongs to a zone group, the search will be made against the whole group</w:t>
            </w:r>
          </w:p>
        </w:tc>
      </w:tr>
    </w:tbl>
    <w:p w:rsidR="004D73FB" w:rsidRDefault="004D73FB" w:rsidP="004D73FB">
      <w:pPr>
        <w:pStyle w:val="FakeHeading4"/>
      </w:pPr>
      <w:r>
        <w:t>Request Headers</w:t>
      </w:r>
    </w:p>
    <w:p w:rsidR="004D73FB" w:rsidRDefault="004D73FB" w:rsidP="004D73FB">
      <w:r w:rsidRPr="000E46A1">
        <w:t xml:space="preserve">Only the standard request headers described in section </w:t>
      </w:r>
      <w:r>
        <w:t>2.6</w:t>
      </w:r>
      <w:r w:rsidRPr="000E46A1">
        <w:t xml:space="preserve"> are supported</w:t>
      </w:r>
      <w:r>
        <w:t>.</w:t>
      </w:r>
    </w:p>
    <w:p w:rsidR="004D73FB" w:rsidRDefault="004D73FB" w:rsidP="004D73FB">
      <w:pPr>
        <w:pStyle w:val="FakeHeading4"/>
      </w:pPr>
      <w:r>
        <w:t>Request Body</w:t>
      </w:r>
    </w:p>
    <w:p w:rsidR="004D73FB" w:rsidRDefault="004D73FB" w:rsidP="004D73FB">
      <w:r w:rsidRPr="000E46A1">
        <w:t>Not allowed for this command</w:t>
      </w:r>
      <w:r>
        <w:t>.</w:t>
      </w:r>
    </w:p>
    <w:p w:rsidR="00485F3E" w:rsidRDefault="00485F3E" w:rsidP="00485F3E">
      <w:pPr>
        <w:pStyle w:val="Heading3"/>
      </w:pPr>
      <w:r>
        <w:t>Response</w:t>
      </w:r>
    </w:p>
    <w:p w:rsidR="00485F3E" w:rsidRDefault="00485F3E" w:rsidP="00485F3E">
      <w:r w:rsidRPr="001C310D">
        <w:t>The response will include a status code, response headers and a response body encoded according to the relevant header.</w:t>
      </w:r>
    </w:p>
    <w:p w:rsidR="00485F3E" w:rsidRDefault="00485F3E" w:rsidP="00485F3E">
      <w:pPr>
        <w:pStyle w:val="FakeHeading4"/>
      </w:pPr>
      <w:r>
        <w:t>Status Code</w:t>
      </w:r>
    </w:p>
    <w:p w:rsidR="00485F3E" w:rsidRDefault="00485F3E" w:rsidP="00485F3E">
      <w:r w:rsidRPr="001C310D">
        <w:t>On success this command will return http status code 200 (OK).</w:t>
      </w:r>
    </w:p>
    <w:p w:rsidR="00485F3E" w:rsidRDefault="00485F3E" w:rsidP="00485F3E">
      <w:pPr>
        <w:pStyle w:val="FakeHeading4"/>
      </w:pPr>
      <w:r>
        <w:t>Response Headers</w:t>
      </w:r>
    </w:p>
    <w:p w:rsidR="00485F3E" w:rsidRDefault="00485F3E" w:rsidP="00485F3E">
      <w:r w:rsidRPr="001C310D">
        <w:t xml:space="preserve">Only the standard response headers described in section </w:t>
      </w:r>
      <w:r>
        <w:t>2.7</w:t>
      </w:r>
      <w:r w:rsidRPr="001C310D">
        <w:t xml:space="preserve"> are returned.</w:t>
      </w:r>
    </w:p>
    <w:p w:rsidR="00485F3E" w:rsidRDefault="00485F3E" w:rsidP="004D73FB">
      <w:pPr>
        <w:pStyle w:val="FakeHeading4"/>
      </w:pPr>
      <w:r>
        <w:t>Response Body</w:t>
      </w:r>
    </w:p>
    <w:p w:rsidR="00485F3E" w:rsidRDefault="00485F3E" w:rsidP="00485F3E">
      <w:r w:rsidRPr="001C310D">
        <w:t xml:space="preserve">A JSON representation of the zone </w:t>
      </w:r>
      <w:r w:rsidR="004D73FB">
        <w:t xml:space="preserve">query usage </w:t>
      </w:r>
      <w:r w:rsidRPr="001C310D">
        <w:t>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485F3E" w:rsidTr="00485F3E">
        <w:trPr>
          <w:tblHeader w:val="0"/>
        </w:trPr>
        <w:tc>
          <w:tcPr>
            <w:tcW w:w="2965" w:type="dxa"/>
            <w:shd w:val="clear" w:color="auto" w:fill="BFBFBF" w:themeFill="background1" w:themeFillShade="BF"/>
          </w:tcPr>
          <w:p w:rsidR="00485F3E" w:rsidRPr="00750051" w:rsidRDefault="00485F3E" w:rsidP="00485F3E">
            <w:pPr>
              <w:pStyle w:val="Table-Header"/>
            </w:pPr>
            <w:r>
              <w:t>Field Name</w:t>
            </w:r>
          </w:p>
        </w:tc>
        <w:tc>
          <w:tcPr>
            <w:tcW w:w="2175" w:type="dxa"/>
            <w:shd w:val="clear" w:color="auto" w:fill="BFBFBF" w:themeFill="background1" w:themeFillShade="BF"/>
          </w:tcPr>
          <w:p w:rsidR="00485F3E" w:rsidRDefault="00485F3E" w:rsidP="00485F3E">
            <w:pPr>
              <w:pStyle w:val="Table-Header"/>
            </w:pPr>
            <w:r>
              <w:t>Type</w:t>
            </w:r>
          </w:p>
        </w:tc>
        <w:tc>
          <w:tcPr>
            <w:tcW w:w="3507" w:type="dxa"/>
            <w:shd w:val="clear" w:color="auto" w:fill="BFBFBF" w:themeFill="background1" w:themeFillShade="BF"/>
          </w:tcPr>
          <w:p w:rsidR="00485F3E" w:rsidRDefault="00485F3E" w:rsidP="00485F3E">
            <w:pPr>
              <w:pStyle w:val="Table-Header"/>
            </w:pPr>
            <w:r>
              <w:t>Description</w:t>
            </w:r>
          </w:p>
        </w:tc>
      </w:tr>
      <w:tr w:rsidR="00485F3E" w:rsidTr="00485F3E">
        <w:trPr>
          <w:trHeight w:val="113"/>
          <w:tblHeader w:val="0"/>
        </w:trPr>
        <w:tc>
          <w:tcPr>
            <w:tcW w:w="2965" w:type="dxa"/>
          </w:tcPr>
          <w:p w:rsidR="00485F3E" w:rsidRDefault="00485F3E" w:rsidP="00485F3E">
            <w:pPr>
              <w:pStyle w:val="Table-Text"/>
            </w:pPr>
            <w:r>
              <w:t>@uri</w:t>
            </w:r>
          </w:p>
        </w:tc>
        <w:tc>
          <w:tcPr>
            <w:tcW w:w="2175" w:type="dxa"/>
          </w:tcPr>
          <w:p w:rsidR="00485F3E" w:rsidRDefault="00485F3E" w:rsidP="00485F3E">
            <w:pPr>
              <w:pStyle w:val="Table-Text"/>
            </w:pPr>
            <w:r>
              <w:t>string</w:t>
            </w:r>
          </w:p>
        </w:tc>
        <w:tc>
          <w:tcPr>
            <w:tcW w:w="3507" w:type="dxa"/>
          </w:tcPr>
          <w:p w:rsidR="00485F3E" w:rsidRDefault="00485F3E" w:rsidP="00485F3E">
            <w:pPr>
              <w:pStyle w:val="Table-Text"/>
            </w:pPr>
            <w:r>
              <w:t>The URI that can be used to obtain the information about this object</w:t>
            </w:r>
            <w:r w:rsidR="004D73FB">
              <w:t>’s query usage</w:t>
            </w:r>
          </w:p>
        </w:tc>
      </w:tr>
      <w:tr w:rsidR="00485F3E" w:rsidTr="00485F3E">
        <w:trPr>
          <w:trHeight w:val="113"/>
          <w:tblHeader w:val="0"/>
        </w:trPr>
        <w:tc>
          <w:tcPr>
            <w:tcW w:w="2965" w:type="dxa"/>
          </w:tcPr>
          <w:p w:rsidR="00485F3E" w:rsidRDefault="00485F3E" w:rsidP="00485F3E">
            <w:pPr>
              <w:pStyle w:val="Table-Text"/>
            </w:pPr>
            <w:r>
              <w:t>id</w:t>
            </w:r>
          </w:p>
        </w:tc>
        <w:tc>
          <w:tcPr>
            <w:tcW w:w="2175" w:type="dxa"/>
          </w:tcPr>
          <w:p w:rsidR="00485F3E" w:rsidRDefault="00485F3E" w:rsidP="00485F3E">
            <w:pPr>
              <w:pStyle w:val="Table-Text"/>
            </w:pPr>
            <w:r>
              <w:t>uuid</w:t>
            </w:r>
          </w:p>
        </w:tc>
        <w:tc>
          <w:tcPr>
            <w:tcW w:w="3507" w:type="dxa"/>
          </w:tcPr>
          <w:p w:rsidR="00485F3E" w:rsidRDefault="00485F3E" w:rsidP="004D73FB">
            <w:pPr>
              <w:pStyle w:val="Table-Text"/>
            </w:pPr>
            <w:r>
              <w:t xml:space="preserve">The UUID of the </w:t>
            </w:r>
            <w:r w:rsidR="004D73FB">
              <w:t>zone</w:t>
            </w:r>
          </w:p>
        </w:tc>
      </w:tr>
      <w:tr w:rsidR="00485F3E" w:rsidTr="00485F3E">
        <w:trPr>
          <w:trHeight w:val="113"/>
          <w:tblHeader w:val="0"/>
        </w:trPr>
        <w:tc>
          <w:tcPr>
            <w:tcW w:w="2965" w:type="dxa"/>
          </w:tcPr>
          <w:p w:rsidR="00485F3E" w:rsidRDefault="004D73FB" w:rsidP="00485F3E">
            <w:pPr>
              <w:pStyle w:val="Table-Text"/>
            </w:pPr>
            <w:r w:rsidRPr="004D73FB">
              <w:t>totalRecordCount</w:t>
            </w:r>
          </w:p>
        </w:tc>
        <w:tc>
          <w:tcPr>
            <w:tcW w:w="2175" w:type="dxa"/>
          </w:tcPr>
          <w:p w:rsidR="00485F3E" w:rsidRDefault="00485F3E" w:rsidP="00485F3E">
            <w:pPr>
              <w:pStyle w:val="Table-Text"/>
            </w:pPr>
            <w:r>
              <w:t>integer</w:t>
            </w:r>
          </w:p>
        </w:tc>
        <w:tc>
          <w:tcPr>
            <w:tcW w:w="3507" w:type="dxa"/>
          </w:tcPr>
          <w:p w:rsidR="00485F3E" w:rsidRDefault="00485F3E" w:rsidP="004D73FB">
            <w:pPr>
              <w:pStyle w:val="Table-Text"/>
            </w:pPr>
            <w:r>
              <w:t xml:space="preserve">The </w:t>
            </w:r>
            <w:r w:rsidR="004D73FB" w:rsidRPr="004D73FB">
              <w:t xml:space="preserve">total count of retrieved query usage records for the </w:t>
            </w:r>
            <w:r w:rsidR="004D73FB">
              <w:t>z</w:t>
            </w:r>
            <w:r w:rsidR="004D73FB" w:rsidRPr="004D73FB">
              <w:t>one</w:t>
            </w:r>
          </w:p>
        </w:tc>
      </w:tr>
      <w:tr w:rsidR="00485F3E" w:rsidTr="00485F3E">
        <w:trPr>
          <w:trHeight w:val="113"/>
          <w:tblHeader w:val="0"/>
        </w:trPr>
        <w:tc>
          <w:tcPr>
            <w:tcW w:w="2965" w:type="dxa"/>
          </w:tcPr>
          <w:p w:rsidR="00485F3E" w:rsidRDefault="004D73FB" w:rsidP="00485F3E">
            <w:pPr>
              <w:pStyle w:val="Table-Text"/>
            </w:pPr>
            <w:r w:rsidRPr="004D73FB">
              <w:t>zoneQueryUsageRecords</w:t>
            </w:r>
          </w:p>
        </w:tc>
        <w:tc>
          <w:tcPr>
            <w:tcW w:w="2175" w:type="dxa"/>
          </w:tcPr>
          <w:p w:rsidR="00485F3E" w:rsidRDefault="004D73FB" w:rsidP="00485F3E">
            <w:pPr>
              <w:pStyle w:val="Table-Text"/>
            </w:pPr>
            <w:r w:rsidRPr="004D73FB">
              <w:t>ZoneQueryUsageRecord</w:t>
            </w:r>
            <w:r>
              <w:t>[]</w:t>
            </w:r>
          </w:p>
        </w:tc>
        <w:tc>
          <w:tcPr>
            <w:tcW w:w="3507" w:type="dxa"/>
          </w:tcPr>
          <w:p w:rsidR="00485F3E" w:rsidRDefault="00485F3E" w:rsidP="004D73FB">
            <w:pPr>
              <w:pStyle w:val="Table-Text"/>
            </w:pPr>
            <w:r>
              <w:t xml:space="preserve">The </w:t>
            </w:r>
            <w:r w:rsidR="004D73FB" w:rsidRPr="004D73FB">
              <w:t xml:space="preserve">list of retrieved query usage records for the </w:t>
            </w:r>
            <w:r w:rsidR="004D73FB">
              <w:t>z</w:t>
            </w:r>
            <w:r w:rsidR="004D73FB" w:rsidRPr="004D73FB">
              <w:t>one</w:t>
            </w:r>
          </w:p>
        </w:tc>
      </w:tr>
    </w:tbl>
    <w:p w:rsidR="004D73FB" w:rsidRDefault="004D73FB" w:rsidP="004D73FB">
      <w:r>
        <w:t xml:space="preserve">The </w:t>
      </w:r>
      <w:r w:rsidRPr="004D73FB">
        <w:t>ZoneQueryUsageRecord</w:t>
      </w:r>
      <w:r>
        <w:t xml:space="preserve"> object is a special type, which fields are described in the table below:</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4D73FB" w:rsidTr="0038262C">
        <w:trPr>
          <w:tblHeader w:val="0"/>
        </w:trPr>
        <w:tc>
          <w:tcPr>
            <w:tcW w:w="2965" w:type="dxa"/>
            <w:shd w:val="clear" w:color="auto" w:fill="BFBFBF" w:themeFill="background1" w:themeFillShade="BF"/>
          </w:tcPr>
          <w:p w:rsidR="004D73FB" w:rsidRPr="00750051" w:rsidRDefault="004D73FB" w:rsidP="0038262C">
            <w:pPr>
              <w:pStyle w:val="Table-Header"/>
            </w:pPr>
            <w:r>
              <w:t>Field Name</w:t>
            </w:r>
          </w:p>
        </w:tc>
        <w:tc>
          <w:tcPr>
            <w:tcW w:w="2175" w:type="dxa"/>
            <w:shd w:val="clear" w:color="auto" w:fill="BFBFBF" w:themeFill="background1" w:themeFillShade="BF"/>
          </w:tcPr>
          <w:p w:rsidR="004D73FB" w:rsidRDefault="004D73FB" w:rsidP="0038262C">
            <w:pPr>
              <w:pStyle w:val="Table-Header"/>
            </w:pPr>
            <w:r>
              <w:t>Type</w:t>
            </w:r>
          </w:p>
        </w:tc>
        <w:tc>
          <w:tcPr>
            <w:tcW w:w="3507" w:type="dxa"/>
            <w:shd w:val="clear" w:color="auto" w:fill="BFBFBF" w:themeFill="background1" w:themeFillShade="BF"/>
          </w:tcPr>
          <w:p w:rsidR="004D73FB" w:rsidRDefault="004D73FB" w:rsidP="0038262C">
            <w:pPr>
              <w:pStyle w:val="Table-Header"/>
            </w:pPr>
            <w:r>
              <w:t>Description</w:t>
            </w:r>
          </w:p>
        </w:tc>
      </w:tr>
      <w:tr w:rsidR="004D73FB" w:rsidTr="0038262C">
        <w:trPr>
          <w:trHeight w:val="113"/>
          <w:tblHeader w:val="0"/>
        </w:trPr>
        <w:tc>
          <w:tcPr>
            <w:tcW w:w="2965" w:type="dxa"/>
          </w:tcPr>
          <w:p w:rsidR="004D73FB" w:rsidRDefault="004D73FB" w:rsidP="0038262C">
            <w:pPr>
              <w:pStyle w:val="Table-Text"/>
            </w:pPr>
            <w:r w:rsidRPr="004D73FB">
              <w:t>timestamp</w:t>
            </w:r>
          </w:p>
        </w:tc>
        <w:tc>
          <w:tcPr>
            <w:tcW w:w="2175" w:type="dxa"/>
          </w:tcPr>
          <w:p w:rsidR="004D73FB" w:rsidRDefault="004D73FB" w:rsidP="0038262C">
            <w:pPr>
              <w:pStyle w:val="Table-Text"/>
            </w:pPr>
            <w:r w:rsidRPr="004D73FB">
              <w:t>timestamp</w:t>
            </w:r>
          </w:p>
        </w:tc>
        <w:tc>
          <w:tcPr>
            <w:tcW w:w="3507" w:type="dxa"/>
          </w:tcPr>
          <w:p w:rsidR="004D73FB" w:rsidRDefault="004D73FB" w:rsidP="0038262C">
            <w:pPr>
              <w:pStyle w:val="Table-Text"/>
            </w:pPr>
            <w:r w:rsidRPr="004D73FB">
              <w:t>The start date of the time period the query usage record is for</w:t>
            </w:r>
          </w:p>
        </w:tc>
      </w:tr>
      <w:tr w:rsidR="004D73FB" w:rsidTr="0038262C">
        <w:trPr>
          <w:trHeight w:val="113"/>
          <w:tblHeader w:val="0"/>
        </w:trPr>
        <w:tc>
          <w:tcPr>
            <w:tcW w:w="2965" w:type="dxa"/>
          </w:tcPr>
          <w:p w:rsidR="004D73FB" w:rsidRDefault="004D73FB" w:rsidP="0038262C">
            <w:pPr>
              <w:pStyle w:val="Table-Text"/>
            </w:pPr>
            <w:r w:rsidRPr="004D73FB">
              <w:lastRenderedPageBreak/>
              <w:t>count</w:t>
            </w:r>
          </w:p>
        </w:tc>
        <w:tc>
          <w:tcPr>
            <w:tcW w:w="2175" w:type="dxa"/>
          </w:tcPr>
          <w:p w:rsidR="004D73FB" w:rsidRDefault="004D73FB" w:rsidP="0038262C">
            <w:pPr>
              <w:pStyle w:val="Table-Text"/>
            </w:pPr>
            <w:r>
              <w:t>integer</w:t>
            </w:r>
          </w:p>
        </w:tc>
        <w:tc>
          <w:tcPr>
            <w:tcW w:w="3507" w:type="dxa"/>
          </w:tcPr>
          <w:p w:rsidR="004D73FB" w:rsidRDefault="004D73FB" w:rsidP="0038262C">
            <w:pPr>
              <w:pStyle w:val="Table-Text"/>
            </w:pPr>
            <w:r>
              <w:t xml:space="preserve">The </w:t>
            </w:r>
            <w:r w:rsidR="00F42047" w:rsidRPr="00F42047">
              <w:t>count of queries for this zone received by the system during the time period</w:t>
            </w:r>
          </w:p>
        </w:tc>
      </w:tr>
    </w:tbl>
    <w:p w:rsidR="00485F3E" w:rsidRDefault="00485F3E" w:rsidP="00485F3E">
      <w:pPr>
        <w:pStyle w:val="Heading3"/>
      </w:pPr>
      <w:r>
        <w:t>Example</w:t>
      </w:r>
    </w:p>
    <w:p w:rsidR="00485F3E" w:rsidRDefault="00485F3E" w:rsidP="00485F3E">
      <w:r>
        <w:t>Below is an example of a zone get query usage command request and response:</w:t>
      </w:r>
    </w:p>
    <w:p w:rsidR="00485F3E" w:rsidRDefault="00485F3E" w:rsidP="00485F3E">
      <w:r>
        <w:t>Request:</w:t>
      </w:r>
    </w:p>
    <w:p w:rsidR="00485F3E" w:rsidRDefault="00F42047" w:rsidP="00485F3E">
      <w:pPr>
        <w:pStyle w:val="Code"/>
      </w:pPr>
      <w:r>
        <w:t>GE</w:t>
      </w:r>
      <w:r w:rsidR="00485F3E">
        <w:t>T /zones/41a6fe5c-96f2-427f-908d-55f0ba30331a/</w:t>
      </w:r>
      <w:r w:rsidRPr="00F42047">
        <w:t>queryUsage?searchStartDate=2013-12-20T00:00:00.000&amp;searchEndDate=2013-12-2</w:t>
      </w:r>
      <w:r w:rsidR="00547C1B">
        <w:t>0</w:t>
      </w:r>
      <w:r w:rsidRPr="00F42047">
        <w:t>T00:00:00.000&amp;searchGranularity=hourly&amp;searchGroupUsage=false</w:t>
      </w:r>
      <w:r w:rsidR="00485F3E">
        <w:t xml:space="preserve"> HTTP/1.1</w:t>
      </w:r>
    </w:p>
    <w:p w:rsidR="00547C1B" w:rsidRDefault="00547C1B" w:rsidP="00547C1B">
      <w:pPr>
        <w:pStyle w:val="Code"/>
      </w:pPr>
      <w:r>
        <w:t>Client-Transaction-Id: 9b5cc71b-24ff-40ef-a801-9f9316bed583</w:t>
      </w:r>
    </w:p>
    <w:p w:rsidR="00547C1B" w:rsidRDefault="00547C1B" w:rsidP="00547C1B">
      <w:pPr>
        <w:pStyle w:val="Code"/>
      </w:pPr>
      <w:r>
        <w:t>Accept: application/json</w:t>
      </w:r>
    </w:p>
    <w:p w:rsidR="00547C1B" w:rsidRDefault="00547C1B" w:rsidP="00547C1B">
      <w:pPr>
        <w:pStyle w:val="Code"/>
      </w:pPr>
      <w:r>
        <w:t>User-Agent: Jersey/2.2 (Apache HttpClient 4.2.5)</w:t>
      </w:r>
    </w:p>
    <w:p w:rsidR="00547C1B" w:rsidRDefault="00547C1B" w:rsidP="00547C1B">
      <w:pPr>
        <w:pStyle w:val="Code"/>
      </w:pPr>
      <w:r>
        <w:t>Host: api.discoverydns.com</w:t>
      </w:r>
    </w:p>
    <w:p w:rsidR="00547C1B" w:rsidRDefault="00547C1B" w:rsidP="00547C1B">
      <w:pPr>
        <w:pStyle w:val="Code"/>
      </w:pPr>
      <w:r>
        <w:t>Connection: Keep-Alive</w:t>
      </w:r>
    </w:p>
    <w:p w:rsidR="00547C1B" w:rsidRDefault="00547C1B" w:rsidP="00547C1B">
      <w:pPr>
        <w:pStyle w:val="Code"/>
      </w:pPr>
    </w:p>
    <w:p w:rsidR="00485F3E" w:rsidRDefault="00485F3E" w:rsidP="00485F3E">
      <w:r>
        <w:t>Response:</w:t>
      </w:r>
    </w:p>
    <w:p w:rsidR="00485F3E" w:rsidRDefault="00485F3E" w:rsidP="00485F3E">
      <w:pPr>
        <w:pStyle w:val="Code"/>
      </w:pPr>
      <w:r>
        <w:t>HTTP/1.1 200 OK</w:t>
      </w:r>
    </w:p>
    <w:p w:rsidR="00547C1B" w:rsidRDefault="00547C1B" w:rsidP="00547C1B">
      <w:pPr>
        <w:pStyle w:val="Code"/>
      </w:pPr>
      <w:r>
        <w:t>Content-Type: application/json</w:t>
      </w:r>
    </w:p>
    <w:p w:rsidR="00547C1B" w:rsidRDefault="00547C1B" w:rsidP="00547C1B">
      <w:pPr>
        <w:pStyle w:val="Code"/>
      </w:pPr>
      <w:r>
        <w:t>Cache-Control: private, no-transform, max-age=30</w:t>
      </w:r>
    </w:p>
    <w:p w:rsidR="00547C1B" w:rsidRDefault="00547C1B" w:rsidP="00547C1B">
      <w:pPr>
        <w:pStyle w:val="Code"/>
      </w:pPr>
      <w:r>
        <w:t>Date: Sun, 06 Oct 2013 18:39:52 GMT</w:t>
      </w:r>
    </w:p>
    <w:p w:rsidR="00547C1B" w:rsidRDefault="00547C1B" w:rsidP="00547C1B">
      <w:pPr>
        <w:pStyle w:val="Code"/>
      </w:pPr>
      <w:r>
        <w:t>Server-Transaction-Id: 5e2b0855-831e-4ced-a50f-1a926894ef0f</w:t>
      </w:r>
    </w:p>
    <w:p w:rsidR="00547C1B" w:rsidRDefault="00547C1B" w:rsidP="00547C1B">
      <w:pPr>
        <w:pStyle w:val="Code"/>
      </w:pPr>
      <w:r>
        <w:t>Client-Transaction-Id: 9b5cc71b-24ff-40ef-a801-9f9316bed583</w:t>
      </w:r>
    </w:p>
    <w:p w:rsidR="00547C1B" w:rsidRDefault="00547C1B" w:rsidP="00547C1B">
      <w:pPr>
        <w:pStyle w:val="Code"/>
      </w:pPr>
      <w:r>
        <w:t>Content-Length: 5866</w:t>
      </w:r>
    </w:p>
    <w:p w:rsidR="00485F3E" w:rsidRDefault="00485F3E" w:rsidP="00485F3E">
      <w:pPr>
        <w:pStyle w:val="Code"/>
      </w:pPr>
    </w:p>
    <w:p w:rsidR="00547C1B" w:rsidRPr="00547C1B" w:rsidRDefault="00547C1B" w:rsidP="00547C1B">
      <w:pPr>
        <w:pStyle w:val="Code"/>
      </w:pPr>
      <w:r w:rsidRPr="00547C1B">
        <w:t>{</w:t>
      </w:r>
    </w:p>
    <w:p w:rsidR="00547C1B" w:rsidRPr="00547C1B" w:rsidRDefault="00547C1B" w:rsidP="00547C1B">
      <w:pPr>
        <w:pStyle w:val="Code"/>
      </w:pPr>
      <w:r w:rsidRPr="00547C1B">
        <w:t xml:space="preserve">  "zoneGetQueryUsage" : {</w:t>
      </w:r>
    </w:p>
    <w:p w:rsidR="00547C1B" w:rsidRDefault="00547C1B" w:rsidP="00547C1B">
      <w:pPr>
        <w:pStyle w:val="Code"/>
      </w:pPr>
      <w:r w:rsidRPr="00547C1B">
        <w:t xml:space="preserve">    "id" : "a5e086bc-78a9-41a2-ac71-20a5bebc44eb",</w:t>
      </w:r>
    </w:p>
    <w:p w:rsidR="00547C1B" w:rsidRPr="00547C1B" w:rsidRDefault="00547C1B" w:rsidP="00547C1B">
      <w:pPr>
        <w:pStyle w:val="Code"/>
      </w:pPr>
      <w:r w:rsidRPr="00547C1B">
        <w:t xml:space="preserve">    "totalRecordCount" : </w:t>
      </w:r>
      <w:r>
        <w:t>24</w:t>
      </w:r>
      <w:r w:rsidRPr="00547C1B">
        <w:t>,</w:t>
      </w:r>
    </w:p>
    <w:p w:rsidR="00547C1B" w:rsidRPr="00547C1B" w:rsidRDefault="00547C1B" w:rsidP="00547C1B">
      <w:pPr>
        <w:pStyle w:val="Code"/>
      </w:pPr>
      <w:r w:rsidRPr="00547C1B">
        <w:t xml:space="preserve">    "@uri" : </w:t>
      </w:r>
      <w:hyperlink r:id="rId15" w:history="1">
        <w:r w:rsidRPr="0014325F">
          <w:rPr>
            <w:rStyle w:val="Hyperlink"/>
          </w:rPr>
          <w:t>https://127.0.0.1:18443/zones/a5e086bc-78a9-41a2-ac71-20a5bebc44eb/queryUsage?searchEndDate=2013-12-20&amp;searchGranularity=hourly&amp;searchStartDate=2013-12-20&amp;searchGroupUsage=false</w:t>
        </w:r>
      </w:hyperlink>
      <w:r>
        <w:t>,</w:t>
      </w:r>
    </w:p>
    <w:p w:rsidR="00547C1B" w:rsidRPr="00547C1B" w:rsidRDefault="00547C1B" w:rsidP="00547C1B">
      <w:pPr>
        <w:pStyle w:val="Code"/>
      </w:pPr>
      <w:r w:rsidRPr="00547C1B">
        <w:t xml:space="preserve">    "zoneQueryUsageRecords" : [ {</w:t>
      </w:r>
    </w:p>
    <w:p w:rsidR="00547C1B" w:rsidRPr="00547C1B" w:rsidRDefault="00547C1B" w:rsidP="00547C1B">
      <w:pPr>
        <w:pStyle w:val="Code"/>
      </w:pPr>
      <w:r w:rsidRPr="00547C1B">
        <w:t xml:space="preserve">      "timestamp" : "2013-12-20</w:t>
      </w:r>
      <w:r w:rsidR="00964E94">
        <w:t>T</w:t>
      </w:r>
      <w:r w:rsidRPr="00547C1B">
        <w:t>00:00:00</w:t>
      </w:r>
      <w:r w:rsidR="00964E94">
        <w:t>.000</w:t>
      </w:r>
      <w:r w:rsidRPr="00547C1B">
        <w:t>",</w:t>
      </w:r>
    </w:p>
    <w:p w:rsidR="00547C1B" w:rsidRPr="00547C1B" w:rsidRDefault="00547C1B" w:rsidP="00547C1B">
      <w:pPr>
        <w:pStyle w:val="Code"/>
      </w:pPr>
      <w:r w:rsidRPr="00547C1B">
        <w:t xml:space="preserve">      "count" : 3000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01:00:00</w:t>
      </w:r>
      <w:r w:rsidR="00964E94">
        <w:t>.000</w:t>
      </w:r>
      <w:r w:rsidRPr="00547C1B">
        <w:t>",</w:t>
      </w:r>
    </w:p>
    <w:p w:rsidR="00547C1B" w:rsidRPr="00547C1B" w:rsidRDefault="00547C1B" w:rsidP="00547C1B">
      <w:pPr>
        <w:pStyle w:val="Code"/>
      </w:pPr>
      <w:r w:rsidRPr="00547C1B">
        <w:t xml:space="preserve">      "count" : 7000</w:t>
      </w:r>
    </w:p>
    <w:p w:rsidR="00547C1B" w:rsidRPr="00547C1B" w:rsidRDefault="00547C1B" w:rsidP="00547C1B">
      <w:pPr>
        <w:pStyle w:val="Code"/>
      </w:pPr>
      <w:r w:rsidRPr="00547C1B">
        <w:lastRenderedPageBreak/>
        <w:t xml:space="preserve">    }, {</w:t>
      </w:r>
    </w:p>
    <w:p w:rsidR="00547C1B" w:rsidRPr="00547C1B" w:rsidRDefault="00547C1B" w:rsidP="00547C1B">
      <w:pPr>
        <w:pStyle w:val="Code"/>
      </w:pPr>
      <w:r w:rsidRPr="00547C1B">
        <w:t xml:space="preserve">      "timestamp" : "2013-12-20</w:t>
      </w:r>
      <w:r w:rsidR="00964E94">
        <w:t>T</w:t>
      </w:r>
      <w:r w:rsidRPr="00547C1B">
        <w:t>02:00:00</w:t>
      </w:r>
      <w:r w:rsidR="00964E94">
        <w:t>.000</w:t>
      </w:r>
      <w:r w:rsidRPr="00547C1B">
        <w:t>",</w:t>
      </w:r>
    </w:p>
    <w:p w:rsidR="00547C1B" w:rsidRPr="00547C1B" w:rsidRDefault="00547C1B" w:rsidP="00547C1B">
      <w:pPr>
        <w:pStyle w:val="Code"/>
      </w:pPr>
      <w:r w:rsidRPr="00547C1B">
        <w:t xml:space="preserve">      "count" : 11000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03:00:00</w:t>
      </w:r>
      <w:r w:rsidR="00964E94">
        <w:t>.000</w:t>
      </w:r>
      <w:r w:rsidRPr="00547C1B">
        <w:t>",</w:t>
      </w:r>
    </w:p>
    <w:p w:rsidR="00547C1B" w:rsidRPr="00547C1B" w:rsidRDefault="00547C1B" w:rsidP="00547C1B">
      <w:pPr>
        <w:pStyle w:val="Code"/>
      </w:pPr>
      <w:r w:rsidRPr="00547C1B">
        <w:t xml:space="preserve">      "count"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04:00:00</w:t>
      </w:r>
      <w:r w:rsidR="00964E94">
        <w:t>.000</w:t>
      </w:r>
      <w:r w:rsidRPr="00547C1B">
        <w:t>",</w:t>
      </w:r>
    </w:p>
    <w:p w:rsidR="00547C1B" w:rsidRPr="00547C1B" w:rsidRDefault="00547C1B" w:rsidP="00547C1B">
      <w:pPr>
        <w:pStyle w:val="Code"/>
      </w:pPr>
      <w:r w:rsidRPr="00547C1B">
        <w:t xml:space="preserve">      "count"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05:00:00</w:t>
      </w:r>
      <w:r w:rsidR="00964E94">
        <w:t>.000</w:t>
      </w:r>
      <w:r w:rsidRPr="00547C1B">
        <w:t>",</w:t>
      </w:r>
    </w:p>
    <w:p w:rsidR="00547C1B" w:rsidRPr="00547C1B" w:rsidRDefault="00547C1B" w:rsidP="00547C1B">
      <w:pPr>
        <w:pStyle w:val="Code"/>
      </w:pPr>
      <w:r w:rsidRPr="00547C1B">
        <w:t xml:space="preserve">      "count" : 18000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06:00:00</w:t>
      </w:r>
      <w:r w:rsidR="00964E94">
        <w:t>.00</w:t>
      </w:r>
      <w:r w:rsidRPr="00547C1B">
        <w:t>",</w:t>
      </w:r>
    </w:p>
    <w:p w:rsidR="00547C1B" w:rsidRPr="00547C1B" w:rsidRDefault="00547C1B" w:rsidP="00547C1B">
      <w:pPr>
        <w:pStyle w:val="Code"/>
      </w:pPr>
      <w:r w:rsidRPr="00547C1B">
        <w:t xml:space="preserve">      "count"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07:00:00</w:t>
      </w:r>
      <w:r w:rsidR="00964E94">
        <w:t>.000</w:t>
      </w:r>
      <w:r w:rsidRPr="00547C1B">
        <w:t>",</w:t>
      </w:r>
    </w:p>
    <w:p w:rsidR="00547C1B" w:rsidRPr="00547C1B" w:rsidRDefault="00547C1B" w:rsidP="00547C1B">
      <w:pPr>
        <w:pStyle w:val="Code"/>
      </w:pPr>
      <w:r w:rsidRPr="00547C1B">
        <w:t xml:space="preserve">      "count"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08:00:00</w:t>
      </w:r>
      <w:r w:rsidR="00964E94">
        <w:t>.000</w:t>
      </w:r>
      <w:r w:rsidRPr="00547C1B">
        <w:t>",</w:t>
      </w:r>
    </w:p>
    <w:p w:rsidR="00547C1B" w:rsidRPr="00547C1B" w:rsidRDefault="00547C1B" w:rsidP="00547C1B">
      <w:pPr>
        <w:pStyle w:val="Code"/>
      </w:pPr>
      <w:r w:rsidRPr="00547C1B">
        <w:t xml:space="preserve">      "count" : 12000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09:00:00</w:t>
      </w:r>
      <w:r w:rsidR="00964E94">
        <w:t>.000</w:t>
      </w:r>
      <w:r w:rsidRPr="00547C1B">
        <w:t>",</w:t>
      </w:r>
    </w:p>
    <w:p w:rsidR="00547C1B" w:rsidRPr="00547C1B" w:rsidRDefault="00547C1B" w:rsidP="00547C1B">
      <w:pPr>
        <w:pStyle w:val="Code"/>
      </w:pPr>
      <w:r w:rsidRPr="00547C1B">
        <w:t xml:space="preserve">      "count" : 26000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10:00:00</w:t>
      </w:r>
      <w:r w:rsidR="00964E94">
        <w:t>.000</w:t>
      </w:r>
      <w:r w:rsidRPr="00547C1B">
        <w:t>",</w:t>
      </w:r>
    </w:p>
    <w:p w:rsidR="00547C1B" w:rsidRPr="00547C1B" w:rsidRDefault="00547C1B" w:rsidP="00547C1B">
      <w:pPr>
        <w:pStyle w:val="Code"/>
      </w:pPr>
      <w:r w:rsidRPr="00547C1B">
        <w:t xml:space="preserve">      "count" : 14000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11:00:00</w:t>
      </w:r>
      <w:r w:rsidR="00964E94">
        <w:t>.000</w:t>
      </w:r>
      <w:r w:rsidRPr="00547C1B">
        <w:t>",</w:t>
      </w:r>
    </w:p>
    <w:p w:rsidR="00547C1B" w:rsidRPr="00547C1B" w:rsidRDefault="00547C1B" w:rsidP="00547C1B">
      <w:pPr>
        <w:pStyle w:val="Code"/>
      </w:pPr>
      <w:r w:rsidRPr="00547C1B">
        <w:t xml:space="preserve">      "count"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12:00:00</w:t>
      </w:r>
      <w:r w:rsidR="00964E94">
        <w:t>.000</w:t>
      </w:r>
      <w:r w:rsidRPr="00547C1B">
        <w:t>",</w:t>
      </w:r>
    </w:p>
    <w:p w:rsidR="00547C1B" w:rsidRPr="00547C1B" w:rsidRDefault="00547C1B" w:rsidP="00547C1B">
      <w:pPr>
        <w:pStyle w:val="Code"/>
      </w:pPr>
      <w:r w:rsidRPr="00547C1B">
        <w:t xml:space="preserve">      "count" : 16000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13:00:00</w:t>
      </w:r>
      <w:r w:rsidR="00964E94">
        <w:t>.000</w:t>
      </w:r>
      <w:r w:rsidRPr="00547C1B">
        <w:t>",</w:t>
      </w:r>
    </w:p>
    <w:p w:rsidR="00547C1B" w:rsidRPr="00547C1B" w:rsidRDefault="00547C1B" w:rsidP="00547C1B">
      <w:pPr>
        <w:pStyle w:val="Code"/>
      </w:pPr>
      <w:r w:rsidRPr="00547C1B">
        <w:t xml:space="preserve">      "count"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14:00:00</w:t>
      </w:r>
      <w:r w:rsidR="00964E94">
        <w:t>.000</w:t>
      </w:r>
      <w:r w:rsidRPr="00547C1B">
        <w:t>",</w:t>
      </w:r>
    </w:p>
    <w:p w:rsidR="00547C1B" w:rsidRPr="00547C1B" w:rsidRDefault="00547C1B" w:rsidP="00547C1B">
      <w:pPr>
        <w:pStyle w:val="Code"/>
      </w:pPr>
      <w:r w:rsidRPr="00547C1B">
        <w:lastRenderedPageBreak/>
        <w:t xml:space="preserve">      "count"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15:00:00</w:t>
      </w:r>
      <w:r w:rsidR="00964E94">
        <w:t>.000</w:t>
      </w:r>
      <w:r w:rsidRPr="00547C1B">
        <w:t>",</w:t>
      </w:r>
    </w:p>
    <w:p w:rsidR="00547C1B" w:rsidRPr="00547C1B" w:rsidRDefault="00547C1B" w:rsidP="00547C1B">
      <w:pPr>
        <w:pStyle w:val="Code"/>
      </w:pPr>
      <w:r w:rsidRPr="00547C1B">
        <w:t xml:space="preserve">      "count" : 14000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16:00:00</w:t>
      </w:r>
      <w:r w:rsidR="00964E94">
        <w:t>.000</w:t>
      </w:r>
      <w:r w:rsidRPr="00547C1B">
        <w:t>",</w:t>
      </w:r>
    </w:p>
    <w:p w:rsidR="00547C1B" w:rsidRPr="00547C1B" w:rsidRDefault="00547C1B" w:rsidP="00547C1B">
      <w:pPr>
        <w:pStyle w:val="Code"/>
      </w:pPr>
      <w:r w:rsidRPr="00547C1B">
        <w:t xml:space="preserve">      "count" : 11000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17:00:00</w:t>
      </w:r>
      <w:r w:rsidR="00964E94">
        <w:t>.000</w:t>
      </w:r>
      <w:r w:rsidRPr="00547C1B">
        <w:t>",</w:t>
      </w:r>
    </w:p>
    <w:p w:rsidR="00547C1B" w:rsidRPr="00547C1B" w:rsidRDefault="00547C1B" w:rsidP="00547C1B">
      <w:pPr>
        <w:pStyle w:val="Code"/>
      </w:pPr>
      <w:r w:rsidRPr="00547C1B">
        <w:t xml:space="preserve">      "count"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18:00:00</w:t>
      </w:r>
      <w:r w:rsidR="00964E94">
        <w:t>.000</w:t>
      </w:r>
      <w:r w:rsidRPr="00547C1B">
        <w:t>",</w:t>
      </w:r>
    </w:p>
    <w:p w:rsidR="00547C1B" w:rsidRPr="00547C1B" w:rsidRDefault="00547C1B" w:rsidP="00547C1B">
      <w:pPr>
        <w:pStyle w:val="Code"/>
      </w:pPr>
      <w:r w:rsidRPr="00547C1B">
        <w:t xml:space="preserve">      "count" : 2000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19:00:00</w:t>
      </w:r>
      <w:r w:rsidR="00964E94">
        <w:t>.000</w:t>
      </w:r>
      <w:r w:rsidRPr="00547C1B">
        <w:t>",</w:t>
      </w:r>
    </w:p>
    <w:p w:rsidR="00547C1B" w:rsidRPr="00547C1B" w:rsidRDefault="00547C1B" w:rsidP="00547C1B">
      <w:pPr>
        <w:pStyle w:val="Code"/>
      </w:pPr>
      <w:r w:rsidRPr="00547C1B">
        <w:t xml:space="preserve">      "count" : 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20:00:00</w:t>
      </w:r>
      <w:r w:rsidR="00964E94">
        <w:t>.000</w:t>
      </w:r>
      <w:r w:rsidRPr="00547C1B">
        <w:t>",</w:t>
      </w:r>
    </w:p>
    <w:p w:rsidR="00547C1B" w:rsidRPr="00547C1B" w:rsidRDefault="00547C1B" w:rsidP="00547C1B">
      <w:pPr>
        <w:pStyle w:val="Code"/>
      </w:pPr>
      <w:r w:rsidRPr="00547C1B">
        <w:t xml:space="preserve">      "count"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21:00:00</w:t>
      </w:r>
      <w:r w:rsidR="00964E94">
        <w:t>.000</w:t>
      </w:r>
      <w:r w:rsidRPr="00547C1B">
        <w:t>",</w:t>
      </w:r>
    </w:p>
    <w:p w:rsidR="00547C1B" w:rsidRPr="00547C1B" w:rsidRDefault="00547C1B" w:rsidP="00547C1B">
      <w:pPr>
        <w:pStyle w:val="Code"/>
      </w:pPr>
      <w:r w:rsidRPr="00547C1B">
        <w:t xml:space="preserve">      "count"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22:00:00</w:t>
      </w:r>
      <w:r w:rsidR="00964E94">
        <w:t>.000</w:t>
      </w:r>
      <w:r w:rsidRPr="00547C1B">
        <w:t>",</w:t>
      </w:r>
    </w:p>
    <w:p w:rsidR="00547C1B" w:rsidRPr="00547C1B" w:rsidRDefault="00547C1B" w:rsidP="00547C1B">
      <w:pPr>
        <w:pStyle w:val="Code"/>
      </w:pPr>
      <w:r w:rsidRPr="00547C1B">
        <w:t xml:space="preserve">      "count" : 3000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23:00:00</w:t>
      </w:r>
      <w:r w:rsidR="00964E94">
        <w:t>.000</w:t>
      </w:r>
      <w:r w:rsidRPr="00547C1B">
        <w:t>",</w:t>
      </w:r>
    </w:p>
    <w:p w:rsidR="00547C1B" w:rsidRPr="00547C1B" w:rsidRDefault="00547C1B" w:rsidP="00547C1B">
      <w:pPr>
        <w:pStyle w:val="Code"/>
      </w:pPr>
      <w:r w:rsidRPr="00547C1B">
        <w:t xml:space="preserve">      "count" : 8000</w:t>
      </w:r>
    </w:p>
    <w:p w:rsidR="00547C1B" w:rsidRDefault="00547C1B" w:rsidP="00547C1B">
      <w:pPr>
        <w:pStyle w:val="Code"/>
      </w:pPr>
      <w:r w:rsidRPr="00547C1B">
        <w:t xml:space="preserve">    }</w:t>
      </w:r>
      <w:r>
        <w:t xml:space="preserve"> ]</w:t>
      </w:r>
    </w:p>
    <w:p w:rsidR="00547C1B" w:rsidRPr="00547C1B" w:rsidRDefault="00547C1B" w:rsidP="00547C1B">
      <w:pPr>
        <w:pStyle w:val="Code"/>
      </w:pPr>
      <w:r w:rsidRPr="00547C1B">
        <w:t xml:space="preserve">  }</w:t>
      </w:r>
    </w:p>
    <w:p w:rsidR="00547C1B" w:rsidRPr="00547C1B" w:rsidRDefault="00547C1B" w:rsidP="00547C1B">
      <w:pPr>
        <w:pStyle w:val="Code"/>
      </w:pPr>
      <w:r w:rsidRPr="00547C1B">
        <w:t>}</w:t>
      </w:r>
    </w:p>
    <w:p w:rsidR="009451C4" w:rsidRDefault="009451C4" w:rsidP="009451C4">
      <w:pPr>
        <w:pStyle w:val="Heading2"/>
        <w:rPr>
          <w:ins w:id="598" w:author="Arnaud Dumont" w:date="2014-02-14T09:41:00Z"/>
        </w:rPr>
      </w:pPr>
      <w:bookmarkStart w:id="599" w:name="_Toc382406019"/>
      <w:ins w:id="600" w:author="Arnaud Dumont" w:date="2014-02-14T09:41:00Z">
        <w:r>
          <w:t xml:space="preserve">Zone Get </w:t>
        </w:r>
      </w:ins>
      <w:ins w:id="601" w:author="Arnaud Dumont" w:date="2014-02-14T09:42:00Z">
        <w:r>
          <w:t>Zone File</w:t>
        </w:r>
      </w:ins>
      <w:ins w:id="602" w:author="Arnaud Dumont" w:date="2014-02-14T09:41:00Z">
        <w:r>
          <w:t xml:space="preserve"> Command</w:t>
        </w:r>
        <w:bookmarkEnd w:id="599"/>
      </w:ins>
    </w:p>
    <w:p w:rsidR="009451C4" w:rsidRDefault="009451C4" w:rsidP="009451C4">
      <w:pPr>
        <w:rPr>
          <w:ins w:id="603" w:author="Arnaud Dumont" w:date="2014-02-14T09:41:00Z"/>
        </w:rPr>
      </w:pPr>
      <w:ins w:id="604" w:author="Arnaud Dumont" w:date="2014-02-14T09:41:00Z">
        <w:r>
          <w:t>This command is used to get the full zone file of the zone.</w:t>
        </w:r>
      </w:ins>
    </w:p>
    <w:p w:rsidR="009451C4" w:rsidRDefault="009451C4" w:rsidP="009451C4">
      <w:pPr>
        <w:pStyle w:val="Heading3"/>
        <w:numPr>
          <w:ilvl w:val="2"/>
          <w:numId w:val="29"/>
        </w:numPr>
        <w:ind w:left="0"/>
        <w:rPr>
          <w:ins w:id="605" w:author="Arnaud Dumont" w:date="2014-02-14T09:41:00Z"/>
        </w:rPr>
      </w:pPr>
      <w:ins w:id="606" w:author="Arnaud Dumont" w:date="2014-02-14T09:41:00Z">
        <w:r>
          <w:lastRenderedPageBreak/>
          <w:t>Request</w:t>
        </w:r>
      </w:ins>
    </w:p>
    <w:p w:rsidR="009451C4" w:rsidRDefault="009451C4" w:rsidP="009451C4">
      <w:pPr>
        <w:rPr>
          <w:ins w:id="607" w:author="Arnaud Dumont" w:date="2014-02-14T09:41:00Z"/>
        </w:rPr>
      </w:pPr>
      <w:ins w:id="608" w:author="Arnaud Dumont" w:date="2014-02-14T09:41:00Z">
        <w:r>
          <w:t>A request should be made to the specified URI including the indicated headers.</w:t>
        </w:r>
      </w:ins>
    </w:p>
    <w:p w:rsidR="009451C4" w:rsidRDefault="009451C4" w:rsidP="009451C4">
      <w:pPr>
        <w:pStyle w:val="FakeHeading4"/>
        <w:rPr>
          <w:ins w:id="609" w:author="Arnaud Dumont" w:date="2014-02-14T09:41:00Z"/>
        </w:rPr>
      </w:pPr>
      <w:ins w:id="610" w:author="Arnaud Dumont" w:date="2014-02-14T09:41:00Z">
        <w:r>
          <w:t>URI</w:t>
        </w:r>
      </w:ins>
    </w:p>
    <w:p w:rsidR="009451C4" w:rsidRDefault="009451C4" w:rsidP="009451C4">
      <w:pPr>
        <w:rPr>
          <w:ins w:id="611" w:author="Arnaud Dumont" w:date="2014-02-14T09:41:00Z"/>
        </w:rPr>
      </w:pPr>
      <w:ins w:id="612" w:author="Arnaud Dumont" w:date="2014-02-14T09:41:00Z">
        <w:r>
          <w:t>The request URI is specified as follows:</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9451C4" w:rsidTr="009451C4">
        <w:trPr>
          <w:ins w:id="613" w:author="Arnaud Dumont" w:date="2014-02-14T09:41:00Z"/>
        </w:trPr>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rPr>
                <w:ins w:id="614" w:author="Arnaud Dumont" w:date="2014-02-14T09:41:00Z"/>
              </w:rPr>
            </w:pPr>
            <w:ins w:id="615" w:author="Arnaud Dumont" w:date="2014-02-14T09:41:00Z">
              <w:r>
                <w:t>HTTP Method</w:t>
              </w:r>
            </w:ins>
          </w:p>
        </w:tc>
        <w:tc>
          <w:tcPr>
            <w:tcW w:w="680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rPr>
                <w:ins w:id="616" w:author="Arnaud Dumont" w:date="2014-02-14T09:41:00Z"/>
              </w:rPr>
            </w:pPr>
            <w:ins w:id="617" w:author="Arnaud Dumont" w:date="2014-02-14T09:41:00Z">
              <w:r>
                <w:t>Request URI</w:t>
              </w:r>
            </w:ins>
          </w:p>
        </w:tc>
      </w:tr>
      <w:tr w:rsidR="009451C4" w:rsidTr="009451C4">
        <w:trPr>
          <w:trHeight w:val="113"/>
          <w:ins w:id="618" w:author="Arnaud Dumont" w:date="2014-02-14T09:41:00Z"/>
        </w:trPr>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rPr>
                <w:ins w:id="619" w:author="Arnaud Dumont" w:date="2014-02-14T09:41:00Z"/>
              </w:rPr>
            </w:pPr>
            <w:ins w:id="620" w:author="Arnaud Dumont" w:date="2014-02-14T09:41:00Z">
              <w:r>
                <w:t>GET</w:t>
              </w:r>
            </w:ins>
          </w:p>
        </w:tc>
        <w:tc>
          <w:tcPr>
            <w:tcW w:w="680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rPr>
                <w:ins w:id="621" w:author="Arnaud Dumont" w:date="2014-02-14T09:41:00Z"/>
              </w:rPr>
            </w:pPr>
            <w:ins w:id="622" w:author="Arnaud Dumont" w:date="2014-02-14T09:41:00Z">
              <w:r>
                <w:t>https://{service-address}/zones/{id}/zoneFile/</w:t>
              </w:r>
            </w:ins>
          </w:p>
        </w:tc>
      </w:tr>
    </w:tbl>
    <w:p w:rsidR="009451C4" w:rsidRDefault="009451C4" w:rsidP="009451C4">
      <w:pPr>
        <w:rPr>
          <w:ins w:id="623" w:author="Arnaud Dumont" w:date="2014-02-14T09:41:00Z"/>
        </w:rPr>
      </w:pPr>
      <w:ins w:id="624" w:author="Arnaud Dumont" w:date="2014-02-14T09:41:00Z">
        <w:r>
          <w:t>Where:</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9451C4" w:rsidTr="009451C4">
        <w:trPr>
          <w:ins w:id="625" w:author="Arnaud Dumont" w:date="2014-02-14T09:41:00Z"/>
        </w:trPr>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rPr>
                <w:ins w:id="626" w:author="Arnaud Dumont" w:date="2014-02-14T09:41:00Z"/>
              </w:rPr>
            </w:pPr>
            <w:ins w:id="627" w:author="Arnaud Dumont" w:date="2014-02-14T09:41:00Z">
              <w:r>
                <w:t>Field</w:t>
              </w:r>
            </w:ins>
          </w:p>
        </w:tc>
        <w:tc>
          <w:tcPr>
            <w:tcW w:w="680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rPr>
                <w:ins w:id="628" w:author="Arnaud Dumont" w:date="2014-02-14T09:41:00Z"/>
              </w:rPr>
            </w:pPr>
            <w:ins w:id="629" w:author="Arnaud Dumont" w:date="2014-02-14T09:41:00Z">
              <w:r>
                <w:t>Description</w:t>
              </w:r>
            </w:ins>
          </w:p>
        </w:tc>
      </w:tr>
      <w:tr w:rsidR="009451C4" w:rsidTr="009451C4">
        <w:trPr>
          <w:trHeight w:val="113"/>
          <w:ins w:id="630" w:author="Arnaud Dumont" w:date="2014-02-14T09:41:00Z"/>
        </w:trPr>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rPr>
                <w:ins w:id="631" w:author="Arnaud Dumont" w:date="2014-02-14T09:41:00Z"/>
              </w:rPr>
            </w:pPr>
            <w:ins w:id="632" w:author="Arnaud Dumont" w:date="2014-02-14T09:41:00Z">
              <w:r>
                <w:t>service-address</w:t>
              </w:r>
            </w:ins>
          </w:p>
        </w:tc>
        <w:tc>
          <w:tcPr>
            <w:tcW w:w="680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rPr>
                <w:ins w:id="633" w:author="Arnaud Dumont" w:date="2014-02-14T09:41:00Z"/>
              </w:rPr>
            </w:pPr>
            <w:ins w:id="634" w:author="Arnaud Dumont" w:date="2014-02-14T09:41:00Z">
              <w:r>
                <w:t>The service address as described in section 2.2</w:t>
              </w:r>
            </w:ins>
          </w:p>
        </w:tc>
      </w:tr>
      <w:tr w:rsidR="009451C4" w:rsidTr="009451C4">
        <w:trPr>
          <w:trHeight w:val="113"/>
          <w:ins w:id="635" w:author="Arnaud Dumont" w:date="2014-02-14T09:41:00Z"/>
        </w:trPr>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rPr>
                <w:ins w:id="636" w:author="Arnaud Dumont" w:date="2014-02-14T09:41:00Z"/>
              </w:rPr>
            </w:pPr>
            <w:ins w:id="637" w:author="Arnaud Dumont" w:date="2014-02-14T09:41:00Z">
              <w:r>
                <w:t>id</w:t>
              </w:r>
            </w:ins>
          </w:p>
        </w:tc>
        <w:tc>
          <w:tcPr>
            <w:tcW w:w="680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rPr>
                <w:ins w:id="638" w:author="Arnaud Dumont" w:date="2014-02-14T09:41:00Z"/>
              </w:rPr>
            </w:pPr>
            <w:ins w:id="639" w:author="Arnaud Dumont" w:date="2014-02-14T09:41:00Z">
              <w:r>
                <w:t>The id of the zone whose zone file you want to get</w:t>
              </w:r>
            </w:ins>
          </w:p>
        </w:tc>
      </w:tr>
    </w:tbl>
    <w:p w:rsidR="009451C4" w:rsidRDefault="009451C4" w:rsidP="009451C4">
      <w:pPr>
        <w:pStyle w:val="FakeHeading4"/>
        <w:rPr>
          <w:ins w:id="640" w:author="Arnaud Dumont" w:date="2014-02-14T09:41:00Z"/>
        </w:rPr>
      </w:pPr>
      <w:ins w:id="641" w:author="Arnaud Dumont" w:date="2014-02-14T09:41:00Z">
        <w:r>
          <w:t>Query Parameters</w:t>
        </w:r>
      </w:ins>
    </w:p>
    <w:p w:rsidR="009451C4" w:rsidRDefault="009451C4" w:rsidP="009451C4">
      <w:pPr>
        <w:rPr>
          <w:ins w:id="642" w:author="Arnaud Dumont" w:date="2014-02-14T09:41:00Z"/>
        </w:rPr>
      </w:pPr>
      <w:ins w:id="643" w:author="Arnaud Dumont" w:date="2014-02-14T09:41:00Z">
        <w:r>
          <w:t>Not allowed for this command</w:t>
        </w:r>
      </w:ins>
    </w:p>
    <w:p w:rsidR="009451C4" w:rsidRDefault="009451C4" w:rsidP="009451C4">
      <w:pPr>
        <w:pStyle w:val="FakeHeading4"/>
        <w:rPr>
          <w:ins w:id="644" w:author="Arnaud Dumont" w:date="2014-02-14T09:41:00Z"/>
        </w:rPr>
      </w:pPr>
      <w:ins w:id="645" w:author="Arnaud Dumont" w:date="2014-02-14T09:41:00Z">
        <w:r>
          <w:t>Request Headers</w:t>
        </w:r>
      </w:ins>
    </w:p>
    <w:p w:rsidR="009451C4" w:rsidRDefault="00944786" w:rsidP="009451C4">
      <w:pPr>
        <w:rPr>
          <w:ins w:id="646" w:author="Arnaud Dumont" w:date="2014-02-14T09:41:00Z"/>
        </w:rPr>
      </w:pPr>
      <w:ins w:id="647" w:author="Arnaud Dumont" w:date="2014-02-14T09:43:00Z">
        <w:r w:rsidRPr="000E46A1">
          <w:t xml:space="preserve">Only the standard request headers described in section </w:t>
        </w:r>
        <w:r>
          <w:t>2.6</w:t>
        </w:r>
        <w:r w:rsidRPr="000E46A1">
          <w:t xml:space="preserve"> are supported</w:t>
        </w:r>
        <w:r>
          <w:t>, apart from the following, which should be replaced</w:t>
        </w:r>
      </w:ins>
      <w:ins w:id="648" w:author="Arnaud Dumont" w:date="2014-02-14T09:41:00Z">
        <w:r w:rsidR="009451C4">
          <w:t>:</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984"/>
        <w:gridCol w:w="1418"/>
        <w:gridCol w:w="3685"/>
      </w:tblGrid>
      <w:tr w:rsidR="009451C4" w:rsidTr="009451C4">
        <w:trPr>
          <w:ins w:id="649" w:author="Arnaud Dumont" w:date="2014-02-14T09:41:00Z"/>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rPr>
                <w:ins w:id="650" w:author="Arnaud Dumont" w:date="2014-02-14T09:41:00Z"/>
              </w:rPr>
            </w:pPr>
            <w:ins w:id="651" w:author="Arnaud Dumont" w:date="2014-02-14T09:41:00Z">
              <w:r>
                <w:t>Header</w:t>
              </w:r>
            </w:ins>
          </w:p>
        </w:tc>
        <w:tc>
          <w:tcPr>
            <w:tcW w:w="198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rPr>
                <w:ins w:id="652" w:author="Arnaud Dumont" w:date="2014-02-14T09:41:00Z"/>
              </w:rPr>
            </w:pPr>
            <w:ins w:id="653" w:author="Arnaud Dumont" w:date="2014-02-14T09:41:00Z">
              <w:r>
                <w:t>Required</w:t>
              </w:r>
            </w:ins>
          </w:p>
        </w:tc>
        <w:tc>
          <w:tcPr>
            <w:tcW w:w="141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rPr>
                <w:ins w:id="654" w:author="Arnaud Dumont" w:date="2014-02-14T09:41:00Z"/>
              </w:rPr>
            </w:pPr>
            <w:ins w:id="655" w:author="Arnaud Dumont" w:date="2014-02-14T09:41:00Z">
              <w:r>
                <w:t>Custom Header</w:t>
              </w:r>
            </w:ins>
          </w:p>
        </w:tc>
        <w:tc>
          <w:tcPr>
            <w:tcW w:w="368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rPr>
                <w:ins w:id="656" w:author="Arnaud Dumont" w:date="2014-02-14T09:41:00Z"/>
              </w:rPr>
            </w:pPr>
            <w:ins w:id="657" w:author="Arnaud Dumont" w:date="2014-02-14T09:41:00Z">
              <w:r>
                <w:t>Description</w:t>
              </w:r>
            </w:ins>
          </w:p>
        </w:tc>
      </w:tr>
      <w:tr w:rsidR="00944786" w:rsidTr="009451C4">
        <w:trPr>
          <w:trHeight w:val="113"/>
          <w:ins w:id="658" w:author="Arnaud Dumont" w:date="2014-02-14T09:41:00Z"/>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4786" w:rsidRDefault="00944786">
            <w:pPr>
              <w:pStyle w:val="Table-Text"/>
              <w:rPr>
                <w:ins w:id="659" w:author="Arnaud Dumont" w:date="2014-02-14T09:41:00Z"/>
              </w:rPr>
            </w:pPr>
            <w:ins w:id="660" w:author="Arnaud Dumont" w:date="2014-02-14T09:44:00Z">
              <w:r>
                <w:t>Accept</w:t>
              </w:r>
            </w:ins>
          </w:p>
        </w:tc>
        <w:tc>
          <w:tcPr>
            <w:tcW w:w="198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4786" w:rsidRDefault="00944786">
            <w:pPr>
              <w:pStyle w:val="Table-Text"/>
              <w:rPr>
                <w:ins w:id="661" w:author="Arnaud Dumont" w:date="2014-02-14T09:41:00Z"/>
              </w:rPr>
            </w:pPr>
            <w:ins w:id="662" w:author="Arnaud Dumont" w:date="2014-02-14T09:44:00Z">
              <w:r>
                <w:t>Yes</w:t>
              </w:r>
            </w:ins>
          </w:p>
        </w:tc>
        <w:tc>
          <w:tcPr>
            <w:tcW w:w="141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4786" w:rsidRDefault="00944786">
            <w:pPr>
              <w:pStyle w:val="Table-Text"/>
              <w:rPr>
                <w:ins w:id="663" w:author="Arnaud Dumont" w:date="2014-02-14T09:41:00Z"/>
              </w:rPr>
            </w:pPr>
            <w:ins w:id="664" w:author="Arnaud Dumont" w:date="2014-02-14T09:44:00Z">
              <w:r>
                <w:t>No</w:t>
              </w:r>
            </w:ins>
          </w:p>
        </w:tc>
        <w:tc>
          <w:tcPr>
            <w:tcW w:w="368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4786" w:rsidRDefault="00944786" w:rsidP="00944786">
            <w:pPr>
              <w:pStyle w:val="Table-Text"/>
              <w:rPr>
                <w:ins w:id="665" w:author="Arnaud Dumont" w:date="2014-02-14T09:41:00Z"/>
              </w:rPr>
            </w:pPr>
            <w:ins w:id="666" w:author="Arnaud Dumont" w:date="2014-02-14T09:44:00Z">
              <w:r>
                <w:t>The content type to accept in the response. Set this to ‘text/dns’.</w:t>
              </w:r>
            </w:ins>
          </w:p>
        </w:tc>
      </w:tr>
    </w:tbl>
    <w:p w:rsidR="009451C4" w:rsidRDefault="009451C4" w:rsidP="009451C4">
      <w:pPr>
        <w:pStyle w:val="FakeHeading4"/>
        <w:rPr>
          <w:ins w:id="667" w:author="Arnaud Dumont" w:date="2014-02-14T09:41:00Z"/>
        </w:rPr>
      </w:pPr>
      <w:ins w:id="668" w:author="Arnaud Dumont" w:date="2014-02-14T09:41:00Z">
        <w:r>
          <w:t>Request Body</w:t>
        </w:r>
      </w:ins>
    </w:p>
    <w:p w:rsidR="009451C4" w:rsidRDefault="009451C4" w:rsidP="009451C4">
      <w:pPr>
        <w:rPr>
          <w:ins w:id="669" w:author="Arnaud Dumont" w:date="2014-02-14T09:41:00Z"/>
        </w:rPr>
      </w:pPr>
      <w:ins w:id="670" w:author="Arnaud Dumont" w:date="2014-02-14T09:41:00Z">
        <w:r>
          <w:t>Not allowed for this command.</w:t>
        </w:r>
      </w:ins>
    </w:p>
    <w:p w:rsidR="009451C4" w:rsidRDefault="009451C4" w:rsidP="009451C4">
      <w:pPr>
        <w:pStyle w:val="Heading3"/>
        <w:numPr>
          <w:ilvl w:val="2"/>
          <w:numId w:val="29"/>
        </w:numPr>
        <w:ind w:left="0"/>
        <w:rPr>
          <w:ins w:id="671" w:author="Arnaud Dumont" w:date="2014-02-14T09:41:00Z"/>
        </w:rPr>
      </w:pPr>
      <w:ins w:id="672" w:author="Arnaud Dumont" w:date="2014-02-14T09:41:00Z">
        <w:r>
          <w:t>Response</w:t>
        </w:r>
      </w:ins>
    </w:p>
    <w:p w:rsidR="009451C4" w:rsidRDefault="009451C4" w:rsidP="009451C4">
      <w:pPr>
        <w:rPr>
          <w:ins w:id="673" w:author="Arnaud Dumont" w:date="2014-02-14T09:41:00Z"/>
        </w:rPr>
      </w:pPr>
      <w:ins w:id="674" w:author="Arnaud Dumont" w:date="2014-02-14T09:41:00Z">
        <w:r>
          <w:t>The response will include a status code, response headers and a response body encoded according to the relevant header.</w:t>
        </w:r>
      </w:ins>
    </w:p>
    <w:p w:rsidR="009451C4" w:rsidRDefault="009451C4" w:rsidP="009451C4">
      <w:pPr>
        <w:pStyle w:val="FakeHeading4"/>
        <w:rPr>
          <w:ins w:id="675" w:author="Arnaud Dumont" w:date="2014-02-14T09:41:00Z"/>
        </w:rPr>
      </w:pPr>
      <w:ins w:id="676" w:author="Arnaud Dumont" w:date="2014-02-14T09:41:00Z">
        <w:r>
          <w:t>Status Code</w:t>
        </w:r>
      </w:ins>
    </w:p>
    <w:p w:rsidR="009451C4" w:rsidRDefault="009451C4" w:rsidP="009451C4">
      <w:pPr>
        <w:rPr>
          <w:ins w:id="677" w:author="Arnaud Dumont" w:date="2014-02-14T09:41:00Z"/>
        </w:rPr>
      </w:pPr>
      <w:ins w:id="678" w:author="Arnaud Dumont" w:date="2014-02-14T09:41:00Z">
        <w:r>
          <w:t>On success this command will return http status code 200 (OK).</w:t>
        </w:r>
      </w:ins>
    </w:p>
    <w:p w:rsidR="009451C4" w:rsidRDefault="009451C4" w:rsidP="009451C4">
      <w:pPr>
        <w:pStyle w:val="FakeHeading4"/>
        <w:rPr>
          <w:ins w:id="679" w:author="Arnaud Dumont" w:date="2014-02-14T09:41:00Z"/>
        </w:rPr>
      </w:pPr>
      <w:ins w:id="680" w:author="Arnaud Dumont" w:date="2014-02-14T09:41:00Z">
        <w:r>
          <w:t>Response Headers</w:t>
        </w:r>
      </w:ins>
    </w:p>
    <w:p w:rsidR="009451C4" w:rsidRDefault="009451C4" w:rsidP="009451C4">
      <w:pPr>
        <w:rPr>
          <w:ins w:id="681" w:author="Arnaud Dumont" w:date="2014-02-14T09:48:00Z"/>
        </w:rPr>
      </w:pPr>
      <w:ins w:id="682" w:author="Arnaud Dumont" w:date="2014-02-14T09:41:00Z">
        <w:r>
          <w:t>Only the standard response headers described in section 2.7 are returned</w:t>
        </w:r>
      </w:ins>
      <w:ins w:id="683" w:author="Arnaud Dumont" w:date="2014-02-14T09:48:00Z">
        <w:r w:rsidR="004E2AC6">
          <w:t>, apart for the following one, which is replaced:</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1418"/>
        <w:gridCol w:w="5386"/>
      </w:tblGrid>
      <w:tr w:rsidR="004E2AC6" w:rsidRPr="00CC22F1" w:rsidTr="002D7CF7">
        <w:trPr>
          <w:tblHeader w:val="0"/>
          <w:ins w:id="684" w:author="Arnaud Dumont" w:date="2014-02-14T09:48:00Z"/>
        </w:trPr>
        <w:tc>
          <w:tcPr>
            <w:tcW w:w="1843" w:type="dxa"/>
            <w:shd w:val="clear" w:color="auto" w:fill="BFBFBF" w:themeFill="background1" w:themeFillShade="BF"/>
          </w:tcPr>
          <w:p w:rsidR="004E2AC6" w:rsidRPr="00750051" w:rsidRDefault="004E2AC6" w:rsidP="002D7CF7">
            <w:pPr>
              <w:pStyle w:val="Table-Header"/>
              <w:rPr>
                <w:ins w:id="685" w:author="Arnaud Dumont" w:date="2014-02-14T09:48:00Z"/>
              </w:rPr>
            </w:pPr>
            <w:ins w:id="686" w:author="Arnaud Dumont" w:date="2014-02-14T09:48:00Z">
              <w:r>
                <w:lastRenderedPageBreak/>
                <w:t>Header</w:t>
              </w:r>
            </w:ins>
          </w:p>
        </w:tc>
        <w:tc>
          <w:tcPr>
            <w:tcW w:w="1418" w:type="dxa"/>
            <w:shd w:val="clear" w:color="auto" w:fill="BFBFBF" w:themeFill="background1" w:themeFillShade="BF"/>
          </w:tcPr>
          <w:p w:rsidR="004E2AC6" w:rsidRPr="00750051" w:rsidRDefault="004E2AC6" w:rsidP="002D7CF7">
            <w:pPr>
              <w:pStyle w:val="Table-Header"/>
              <w:rPr>
                <w:ins w:id="687" w:author="Arnaud Dumont" w:date="2014-02-14T09:48:00Z"/>
              </w:rPr>
            </w:pPr>
            <w:ins w:id="688" w:author="Arnaud Dumont" w:date="2014-02-14T09:48:00Z">
              <w:r>
                <w:t>Custom Header</w:t>
              </w:r>
            </w:ins>
          </w:p>
        </w:tc>
        <w:tc>
          <w:tcPr>
            <w:tcW w:w="5386" w:type="dxa"/>
            <w:shd w:val="clear" w:color="auto" w:fill="BFBFBF" w:themeFill="background1" w:themeFillShade="BF"/>
          </w:tcPr>
          <w:p w:rsidR="004E2AC6" w:rsidRDefault="004E2AC6" w:rsidP="002D7CF7">
            <w:pPr>
              <w:pStyle w:val="Table-Header"/>
              <w:rPr>
                <w:ins w:id="689" w:author="Arnaud Dumont" w:date="2014-02-14T09:48:00Z"/>
              </w:rPr>
            </w:pPr>
            <w:ins w:id="690" w:author="Arnaud Dumont" w:date="2014-02-14T09:48:00Z">
              <w:r>
                <w:t>Description</w:t>
              </w:r>
            </w:ins>
          </w:p>
        </w:tc>
      </w:tr>
      <w:tr w:rsidR="004E2AC6" w:rsidRPr="00CC22F1" w:rsidTr="002D7CF7">
        <w:trPr>
          <w:trHeight w:val="113"/>
          <w:tblHeader w:val="0"/>
          <w:ins w:id="691" w:author="Arnaud Dumont" w:date="2014-02-14T09:48:00Z"/>
        </w:trPr>
        <w:tc>
          <w:tcPr>
            <w:tcW w:w="1843" w:type="dxa"/>
          </w:tcPr>
          <w:p w:rsidR="004E2AC6" w:rsidRDefault="004E2AC6" w:rsidP="002D7CF7">
            <w:pPr>
              <w:pStyle w:val="Table-Text"/>
              <w:rPr>
                <w:ins w:id="692" w:author="Arnaud Dumont" w:date="2014-02-14T09:48:00Z"/>
              </w:rPr>
            </w:pPr>
            <w:ins w:id="693" w:author="Arnaud Dumont" w:date="2014-02-14T09:48:00Z">
              <w:r>
                <w:t>Content-Type</w:t>
              </w:r>
            </w:ins>
          </w:p>
        </w:tc>
        <w:tc>
          <w:tcPr>
            <w:tcW w:w="1418" w:type="dxa"/>
          </w:tcPr>
          <w:p w:rsidR="004E2AC6" w:rsidRDefault="004E2AC6" w:rsidP="002D7CF7">
            <w:pPr>
              <w:pStyle w:val="Table-Text"/>
              <w:rPr>
                <w:ins w:id="694" w:author="Arnaud Dumont" w:date="2014-02-14T09:48:00Z"/>
              </w:rPr>
            </w:pPr>
            <w:ins w:id="695" w:author="Arnaud Dumont" w:date="2014-02-14T09:48:00Z">
              <w:r>
                <w:t>No</w:t>
              </w:r>
            </w:ins>
          </w:p>
        </w:tc>
        <w:tc>
          <w:tcPr>
            <w:tcW w:w="5386" w:type="dxa"/>
          </w:tcPr>
          <w:p w:rsidR="004E2AC6" w:rsidRDefault="004E2AC6" w:rsidP="004E2AC6">
            <w:pPr>
              <w:pStyle w:val="Table-Text"/>
              <w:rPr>
                <w:ins w:id="696" w:author="Arnaud Dumont" w:date="2014-02-14T09:48:00Z"/>
              </w:rPr>
            </w:pPr>
            <w:ins w:id="697" w:author="Arnaud Dumont" w:date="2014-02-14T09:49:00Z">
              <w:r>
                <w:t>T</w:t>
              </w:r>
            </w:ins>
            <w:ins w:id="698" w:author="Arnaud Dumont" w:date="2014-02-14T09:48:00Z">
              <w:r>
                <w:t>his will be ‘</w:t>
              </w:r>
            </w:ins>
            <w:ins w:id="699" w:author="Arnaud Dumont" w:date="2014-02-14T09:49:00Z">
              <w:r>
                <w:t>text/dns</w:t>
              </w:r>
            </w:ins>
            <w:ins w:id="700" w:author="Arnaud Dumont" w:date="2014-02-14T09:48:00Z">
              <w:r>
                <w:t>’ only.</w:t>
              </w:r>
            </w:ins>
          </w:p>
        </w:tc>
      </w:tr>
    </w:tbl>
    <w:p w:rsidR="009451C4" w:rsidRDefault="009451C4" w:rsidP="009451C4">
      <w:pPr>
        <w:pStyle w:val="FakeHeading4"/>
        <w:rPr>
          <w:ins w:id="701" w:author="Arnaud Dumont" w:date="2014-02-14T09:41:00Z"/>
        </w:rPr>
      </w:pPr>
      <w:ins w:id="702" w:author="Arnaud Dumont" w:date="2014-02-14T09:41:00Z">
        <w:r>
          <w:t>Response Body</w:t>
        </w:r>
      </w:ins>
    </w:p>
    <w:p w:rsidR="009451C4" w:rsidRDefault="009451C4" w:rsidP="009451C4">
      <w:pPr>
        <w:rPr>
          <w:ins w:id="703" w:author="Arnaud Dumont" w:date="2014-02-14T09:41:00Z"/>
        </w:rPr>
      </w:pPr>
      <w:ins w:id="704" w:author="Arnaud Dumont" w:date="2014-02-14T09:41:00Z">
        <w:r>
          <w:t xml:space="preserve">A </w:t>
        </w:r>
      </w:ins>
      <w:ins w:id="705" w:author="Arnaud Dumont" w:date="2014-02-14T09:50:00Z">
        <w:r w:rsidR="00E067D5">
          <w:t>zone file</w:t>
        </w:r>
      </w:ins>
      <w:ins w:id="706" w:author="Arnaud Dumont" w:date="2014-02-14T09:41:00Z">
        <w:r>
          <w:t xml:space="preserve"> representation</w:t>
        </w:r>
      </w:ins>
      <w:ins w:id="707" w:author="Arnaud Dumont" w:date="2014-02-14T09:50:00Z">
        <w:r w:rsidR="00E067D5">
          <w:t xml:space="preserve">, as described in </w:t>
        </w:r>
      </w:ins>
      <w:ins w:id="708" w:author="Arnaud Dumont" w:date="2014-02-14T09:52:00Z">
        <w:r w:rsidR="00463574" w:rsidRPr="00463574">
          <w:t>RFC 1035 (section 5)</w:t>
        </w:r>
        <w:r w:rsidR="00463574">
          <w:t>.</w:t>
        </w:r>
      </w:ins>
    </w:p>
    <w:p w:rsidR="009451C4" w:rsidRDefault="009451C4" w:rsidP="009451C4">
      <w:pPr>
        <w:pStyle w:val="Heading3"/>
        <w:numPr>
          <w:ilvl w:val="2"/>
          <w:numId w:val="29"/>
        </w:numPr>
        <w:ind w:left="0"/>
        <w:rPr>
          <w:ins w:id="709" w:author="Arnaud Dumont" w:date="2014-02-14T09:41:00Z"/>
        </w:rPr>
      </w:pPr>
      <w:ins w:id="710" w:author="Arnaud Dumont" w:date="2014-02-14T09:41:00Z">
        <w:r>
          <w:t>Example</w:t>
        </w:r>
      </w:ins>
    </w:p>
    <w:p w:rsidR="009451C4" w:rsidRDefault="009451C4" w:rsidP="009451C4">
      <w:pPr>
        <w:rPr>
          <w:ins w:id="711" w:author="Arnaud Dumont" w:date="2014-02-14T09:41:00Z"/>
        </w:rPr>
      </w:pPr>
      <w:ins w:id="712" w:author="Arnaud Dumont" w:date="2014-02-14T09:41:00Z">
        <w:r>
          <w:t>Below is an example of a zone get query usage command request and response:</w:t>
        </w:r>
      </w:ins>
    </w:p>
    <w:p w:rsidR="009451C4" w:rsidRDefault="009451C4" w:rsidP="009451C4">
      <w:pPr>
        <w:rPr>
          <w:ins w:id="713" w:author="Arnaud Dumont" w:date="2014-02-14T09:41:00Z"/>
        </w:rPr>
      </w:pPr>
      <w:ins w:id="714" w:author="Arnaud Dumont" w:date="2014-02-14T09:41:00Z">
        <w:r>
          <w:t>Request:</w:t>
        </w:r>
      </w:ins>
    </w:p>
    <w:p w:rsidR="009451C4" w:rsidRDefault="009451C4" w:rsidP="009451C4">
      <w:pPr>
        <w:pStyle w:val="Code"/>
        <w:rPr>
          <w:ins w:id="715" w:author="Arnaud Dumont" w:date="2014-02-14T09:41:00Z"/>
        </w:rPr>
      </w:pPr>
      <w:ins w:id="716" w:author="Arnaud Dumont" w:date="2014-02-14T09:41:00Z">
        <w:r>
          <w:t>GET /zones/41a6fe5c-96f2-427f-908d-55f0ba30331a/</w:t>
        </w:r>
      </w:ins>
      <w:ins w:id="717" w:author="Arnaud Dumont" w:date="2014-02-14T09:52:00Z">
        <w:r w:rsidR="008D4CC9">
          <w:t>zoneFile</w:t>
        </w:r>
      </w:ins>
      <w:ins w:id="718" w:author="Arnaud Dumont" w:date="2014-02-14T09:41:00Z">
        <w:r>
          <w:t xml:space="preserve"> HTTP/1.1</w:t>
        </w:r>
      </w:ins>
    </w:p>
    <w:p w:rsidR="009451C4" w:rsidRDefault="009451C4" w:rsidP="009451C4">
      <w:pPr>
        <w:pStyle w:val="Code"/>
        <w:rPr>
          <w:ins w:id="719" w:author="Arnaud Dumont" w:date="2014-02-14T09:41:00Z"/>
        </w:rPr>
      </w:pPr>
      <w:ins w:id="720" w:author="Arnaud Dumont" w:date="2014-02-14T09:41:00Z">
        <w:r>
          <w:t>Client-Transaction-Id: 9b5cc71b-24ff-40ef-a801-9f9316bed583</w:t>
        </w:r>
      </w:ins>
    </w:p>
    <w:p w:rsidR="009451C4" w:rsidRDefault="009451C4" w:rsidP="009451C4">
      <w:pPr>
        <w:pStyle w:val="Code"/>
        <w:rPr>
          <w:ins w:id="721" w:author="Arnaud Dumont" w:date="2014-02-14T09:41:00Z"/>
        </w:rPr>
      </w:pPr>
      <w:ins w:id="722" w:author="Arnaud Dumont" w:date="2014-02-14T09:41:00Z">
        <w:r>
          <w:t xml:space="preserve">Accept: </w:t>
        </w:r>
      </w:ins>
      <w:ins w:id="723" w:author="Arnaud Dumont" w:date="2014-02-14T09:53:00Z">
        <w:r w:rsidR="00B91080">
          <w:t>text/dns</w:t>
        </w:r>
      </w:ins>
    </w:p>
    <w:p w:rsidR="009451C4" w:rsidRDefault="009451C4" w:rsidP="009451C4">
      <w:pPr>
        <w:pStyle w:val="Code"/>
        <w:rPr>
          <w:ins w:id="724" w:author="Arnaud Dumont" w:date="2014-02-14T09:41:00Z"/>
        </w:rPr>
      </w:pPr>
      <w:ins w:id="725" w:author="Arnaud Dumont" w:date="2014-02-14T09:41:00Z">
        <w:r>
          <w:t>User-Agent: Jersey/2.2 (Apache HttpClient 4.2.5)</w:t>
        </w:r>
      </w:ins>
    </w:p>
    <w:p w:rsidR="009451C4" w:rsidRDefault="009451C4" w:rsidP="009451C4">
      <w:pPr>
        <w:pStyle w:val="Code"/>
        <w:rPr>
          <w:ins w:id="726" w:author="Arnaud Dumont" w:date="2014-02-14T09:41:00Z"/>
        </w:rPr>
      </w:pPr>
      <w:ins w:id="727" w:author="Arnaud Dumont" w:date="2014-02-14T09:41:00Z">
        <w:r>
          <w:t>Host: api.discoverydns.com</w:t>
        </w:r>
      </w:ins>
    </w:p>
    <w:p w:rsidR="009451C4" w:rsidRDefault="009451C4" w:rsidP="009451C4">
      <w:pPr>
        <w:pStyle w:val="Code"/>
        <w:rPr>
          <w:ins w:id="728" w:author="Arnaud Dumont" w:date="2014-02-14T09:41:00Z"/>
        </w:rPr>
      </w:pPr>
      <w:ins w:id="729" w:author="Arnaud Dumont" w:date="2014-02-14T09:41:00Z">
        <w:r>
          <w:t>Connection: Keep-Alive</w:t>
        </w:r>
      </w:ins>
    </w:p>
    <w:p w:rsidR="009451C4" w:rsidRDefault="009451C4" w:rsidP="009451C4">
      <w:pPr>
        <w:pStyle w:val="Code"/>
        <w:rPr>
          <w:ins w:id="730" w:author="Arnaud Dumont" w:date="2014-02-14T09:41:00Z"/>
        </w:rPr>
      </w:pPr>
    </w:p>
    <w:p w:rsidR="009451C4" w:rsidRDefault="009451C4" w:rsidP="009451C4">
      <w:pPr>
        <w:rPr>
          <w:ins w:id="731" w:author="Arnaud Dumont" w:date="2014-02-14T09:41:00Z"/>
        </w:rPr>
      </w:pPr>
      <w:ins w:id="732" w:author="Arnaud Dumont" w:date="2014-02-14T09:41:00Z">
        <w:r>
          <w:t>Response:</w:t>
        </w:r>
      </w:ins>
    </w:p>
    <w:p w:rsidR="009451C4" w:rsidRDefault="009451C4" w:rsidP="009451C4">
      <w:pPr>
        <w:pStyle w:val="Code"/>
        <w:rPr>
          <w:ins w:id="733" w:author="Arnaud Dumont" w:date="2014-02-14T09:41:00Z"/>
        </w:rPr>
      </w:pPr>
      <w:ins w:id="734" w:author="Arnaud Dumont" w:date="2014-02-14T09:41:00Z">
        <w:r>
          <w:t>HTTP/1.1 200 OK</w:t>
        </w:r>
      </w:ins>
    </w:p>
    <w:p w:rsidR="009451C4" w:rsidRDefault="009451C4" w:rsidP="009451C4">
      <w:pPr>
        <w:pStyle w:val="Code"/>
        <w:rPr>
          <w:ins w:id="735" w:author="Arnaud Dumont" w:date="2014-02-14T09:41:00Z"/>
        </w:rPr>
      </w:pPr>
      <w:ins w:id="736" w:author="Arnaud Dumont" w:date="2014-02-14T09:41:00Z">
        <w:r>
          <w:t xml:space="preserve">Content-Type: </w:t>
        </w:r>
      </w:ins>
      <w:ins w:id="737" w:author="Arnaud Dumont" w:date="2014-02-14T09:53:00Z">
        <w:r w:rsidR="00B91080">
          <w:t>text/dns</w:t>
        </w:r>
      </w:ins>
    </w:p>
    <w:p w:rsidR="009451C4" w:rsidRDefault="009451C4" w:rsidP="009451C4">
      <w:pPr>
        <w:pStyle w:val="Code"/>
        <w:rPr>
          <w:ins w:id="738" w:author="Arnaud Dumont" w:date="2014-02-14T09:41:00Z"/>
        </w:rPr>
      </w:pPr>
      <w:ins w:id="739" w:author="Arnaud Dumont" w:date="2014-02-14T09:41:00Z">
        <w:r>
          <w:t>Cache-Control: private, no-transform, max-age=30</w:t>
        </w:r>
      </w:ins>
    </w:p>
    <w:p w:rsidR="009451C4" w:rsidRDefault="009451C4" w:rsidP="009451C4">
      <w:pPr>
        <w:pStyle w:val="Code"/>
        <w:rPr>
          <w:ins w:id="740" w:author="Arnaud Dumont" w:date="2014-02-14T09:41:00Z"/>
        </w:rPr>
      </w:pPr>
      <w:ins w:id="741" w:author="Arnaud Dumont" w:date="2014-02-14T09:41:00Z">
        <w:r>
          <w:t>Date: Sun, 06 Oct 2013 18:39:52 GMT</w:t>
        </w:r>
      </w:ins>
    </w:p>
    <w:p w:rsidR="009451C4" w:rsidRDefault="009451C4" w:rsidP="009451C4">
      <w:pPr>
        <w:pStyle w:val="Code"/>
        <w:rPr>
          <w:ins w:id="742" w:author="Arnaud Dumont" w:date="2014-02-14T09:41:00Z"/>
        </w:rPr>
      </w:pPr>
      <w:ins w:id="743" w:author="Arnaud Dumont" w:date="2014-02-14T09:41:00Z">
        <w:r>
          <w:t>Server-Transaction-Id: 5e2b0855-831e-4ced-a50f-1a926894ef0f</w:t>
        </w:r>
      </w:ins>
    </w:p>
    <w:p w:rsidR="009451C4" w:rsidRDefault="009451C4" w:rsidP="009451C4">
      <w:pPr>
        <w:pStyle w:val="Code"/>
        <w:rPr>
          <w:ins w:id="744" w:author="Arnaud Dumont" w:date="2014-02-14T09:41:00Z"/>
        </w:rPr>
      </w:pPr>
      <w:ins w:id="745" w:author="Arnaud Dumont" w:date="2014-02-14T09:41:00Z">
        <w:r>
          <w:t>Client-Transaction-Id: 9b5cc71b-24ff-40ef-a801-9f9316bed583</w:t>
        </w:r>
      </w:ins>
    </w:p>
    <w:p w:rsidR="009451C4" w:rsidRDefault="009451C4" w:rsidP="009451C4">
      <w:pPr>
        <w:pStyle w:val="Code"/>
        <w:rPr>
          <w:ins w:id="746" w:author="Arnaud Dumont" w:date="2014-02-14T09:53:00Z"/>
        </w:rPr>
      </w:pPr>
      <w:ins w:id="747" w:author="Arnaud Dumont" w:date="2014-02-14T09:41:00Z">
        <w:r>
          <w:t>Content-Length: 5866</w:t>
        </w:r>
      </w:ins>
    </w:p>
    <w:p w:rsidR="00B91080" w:rsidRDefault="00B91080" w:rsidP="009451C4">
      <w:pPr>
        <w:pStyle w:val="Code"/>
        <w:rPr>
          <w:ins w:id="748" w:author="Arnaud Dumont" w:date="2014-02-14T09:53:00Z"/>
        </w:rPr>
      </w:pPr>
    </w:p>
    <w:p w:rsidR="00D87DAD" w:rsidRDefault="00D87DAD" w:rsidP="00D87DAD">
      <w:pPr>
        <w:pStyle w:val="Code"/>
        <w:rPr>
          <w:ins w:id="749" w:author="Arnaud Dumont" w:date="2014-02-14T11:42:00Z"/>
        </w:rPr>
      </w:pPr>
      <w:ins w:id="750" w:author="Arnaud Dumont" w:date="2014-02-14T11:42:00Z">
        <w:r>
          <w:t>domain.com</w:t>
        </w:r>
        <w:r>
          <w:tab/>
          <w:t>3600</w:t>
        </w:r>
        <w:r>
          <w:tab/>
          <w:t>IN</w:t>
        </w:r>
        <w:r>
          <w:tab/>
          <w:t>SOA</w:t>
        </w:r>
        <w:r>
          <w:tab/>
          <w:t>dns1.discoverydns.com. dnsadmin.discoverydns.com. 1 43200 600 1209600 600</w:t>
        </w:r>
      </w:ins>
    </w:p>
    <w:p w:rsidR="00D87DAD" w:rsidRDefault="00D87DAD" w:rsidP="00D87DAD">
      <w:pPr>
        <w:pStyle w:val="Code"/>
        <w:rPr>
          <w:ins w:id="751" w:author="Arnaud Dumont" w:date="2014-02-14T11:42:00Z"/>
        </w:rPr>
      </w:pPr>
      <w:ins w:id="752" w:author="Arnaud Dumont" w:date="2014-02-14T11:42:00Z">
        <w:r>
          <w:t>domain.com</w:t>
        </w:r>
        <w:r>
          <w:tab/>
          <w:t>3600</w:t>
        </w:r>
        <w:r>
          <w:tab/>
          <w:t>IN</w:t>
        </w:r>
        <w:r>
          <w:tab/>
          <w:t>NS</w:t>
        </w:r>
        <w:r>
          <w:tab/>
          <w:t>dns1.discoverydns.com.</w:t>
        </w:r>
      </w:ins>
    </w:p>
    <w:p w:rsidR="00B91080" w:rsidRDefault="00D87DAD" w:rsidP="00D87DAD">
      <w:pPr>
        <w:pStyle w:val="Code"/>
        <w:rPr>
          <w:ins w:id="753" w:author="Arnaud Dumont" w:date="2014-02-14T09:41:00Z"/>
        </w:rPr>
      </w:pPr>
      <w:ins w:id="754" w:author="Arnaud Dumont" w:date="2014-02-14T11:42:00Z">
        <w:r>
          <w:t>domain.com</w:t>
        </w:r>
        <w:r>
          <w:tab/>
          <w:t>3600</w:t>
        </w:r>
        <w:r>
          <w:tab/>
          <w:t>IN</w:t>
        </w:r>
        <w:r>
          <w:tab/>
          <w:t>NS</w:t>
        </w:r>
        <w:r>
          <w:tab/>
          <w:t>dns2.discoverydns.com.</w:t>
        </w:r>
      </w:ins>
    </w:p>
    <w:p w:rsidR="00DE117E" w:rsidRDefault="00DE117E">
      <w:pPr>
        <w:spacing w:before="0" w:after="200"/>
        <w:rPr>
          <w:ins w:id="755" w:author="Arnaud Dumont" w:date="2014-02-24T15:06:00Z"/>
        </w:rPr>
      </w:pPr>
      <w:ins w:id="756" w:author="Arnaud Dumont" w:date="2014-02-24T15:06:00Z">
        <w:r>
          <w:br w:type="page"/>
        </w:r>
      </w:ins>
    </w:p>
    <w:p w:rsidR="00DE117E" w:rsidRDefault="00DE117E" w:rsidP="00DE117E">
      <w:pPr>
        <w:pStyle w:val="Heading1"/>
        <w:rPr>
          <w:ins w:id="757" w:author="Arnaud Dumont" w:date="2014-02-24T15:06:00Z"/>
        </w:rPr>
      </w:pPr>
      <w:bookmarkStart w:id="758" w:name="_Toc382406020"/>
      <w:ins w:id="759" w:author="Arnaud Dumont" w:date="2014-02-24T15:06:00Z">
        <w:r>
          <w:lastRenderedPageBreak/>
          <w:t>Message Commands</w:t>
        </w:r>
        <w:bookmarkEnd w:id="758"/>
      </w:ins>
    </w:p>
    <w:p w:rsidR="00DE117E" w:rsidRDefault="00DE117E" w:rsidP="00DE117E">
      <w:pPr>
        <w:pStyle w:val="Heading2"/>
        <w:rPr>
          <w:ins w:id="760" w:author="Arnaud Dumont" w:date="2014-02-24T15:06:00Z"/>
        </w:rPr>
      </w:pPr>
      <w:bookmarkStart w:id="761" w:name="_Toc382406021"/>
      <w:ins w:id="762" w:author="Arnaud Dumont" w:date="2014-02-24T15:06:00Z">
        <w:r>
          <w:t>Message Poll Command</w:t>
        </w:r>
        <w:bookmarkEnd w:id="761"/>
      </w:ins>
    </w:p>
    <w:p w:rsidR="00DE117E" w:rsidRDefault="00DE117E" w:rsidP="00DE117E">
      <w:pPr>
        <w:rPr>
          <w:ins w:id="763" w:author="Arnaud Dumont" w:date="2014-02-24T15:06:00Z"/>
        </w:rPr>
      </w:pPr>
      <w:ins w:id="764" w:author="Arnaud Dumont" w:date="2014-02-24T15:06:00Z">
        <w:r w:rsidRPr="00C45DEE">
          <w:t xml:space="preserve">This command is used to retrieve the details of </w:t>
        </w:r>
      </w:ins>
      <w:ins w:id="765" w:author="Arnaud Dumont" w:date="2014-02-24T15:07:00Z">
        <w:r>
          <w:t xml:space="preserve">the oldest </w:t>
        </w:r>
      </w:ins>
      <w:ins w:id="766" w:author="Arnaud Dumont" w:date="2014-02-25T13:38:00Z">
        <w:r w:rsidR="001071FC">
          <w:t>outstanding</w:t>
        </w:r>
      </w:ins>
      <w:ins w:id="767" w:author="Arnaud Dumont" w:date="2014-02-24T15:06:00Z">
        <w:r w:rsidRPr="00C45DEE">
          <w:t xml:space="preserve"> </w:t>
        </w:r>
      </w:ins>
      <w:ins w:id="768" w:author="Arnaud Dumont" w:date="2014-02-24T15:07:00Z">
        <w:r>
          <w:t>message</w:t>
        </w:r>
      </w:ins>
      <w:ins w:id="769" w:author="Arnaud Dumont" w:date="2014-02-24T15:06:00Z">
        <w:r w:rsidRPr="00C45DEE">
          <w:t xml:space="preserve"> object provisioned</w:t>
        </w:r>
      </w:ins>
      <w:ins w:id="770" w:author="Arnaud Dumont" w:date="2014-02-24T15:08:00Z">
        <w:r>
          <w:t xml:space="preserve"> in the account’s message queue</w:t>
        </w:r>
      </w:ins>
      <w:ins w:id="771" w:author="Arnaud Dumont" w:date="2014-02-24T15:06:00Z">
        <w:r w:rsidRPr="00C45DEE">
          <w:t xml:space="preserve"> </w:t>
        </w:r>
        <w:r>
          <w:t>in</w:t>
        </w:r>
        <w:r w:rsidRPr="00C45DEE">
          <w:t xml:space="preserve"> the system</w:t>
        </w:r>
      </w:ins>
      <w:ins w:id="772" w:author="Arnaud Dumont" w:date="2014-02-24T15:07:00Z">
        <w:r>
          <w:t xml:space="preserve"> that match the given search criteria</w:t>
        </w:r>
      </w:ins>
      <w:ins w:id="773" w:author="Arnaud Dumont" w:date="2014-02-24T15:06:00Z">
        <w:r w:rsidRPr="00C45DEE">
          <w:t>.</w:t>
        </w:r>
      </w:ins>
    </w:p>
    <w:p w:rsidR="00DE117E" w:rsidRDefault="00DE117E" w:rsidP="00DE117E">
      <w:pPr>
        <w:pStyle w:val="Heading3"/>
        <w:rPr>
          <w:ins w:id="774" w:author="Arnaud Dumont" w:date="2014-02-24T15:06:00Z"/>
        </w:rPr>
      </w:pPr>
      <w:ins w:id="775" w:author="Arnaud Dumont" w:date="2014-02-24T15:06:00Z">
        <w:r>
          <w:t>Request</w:t>
        </w:r>
      </w:ins>
    </w:p>
    <w:p w:rsidR="00DE117E" w:rsidRDefault="00DE117E" w:rsidP="00DE117E">
      <w:pPr>
        <w:rPr>
          <w:ins w:id="776" w:author="Arnaud Dumont" w:date="2014-02-24T15:06:00Z"/>
        </w:rPr>
      </w:pPr>
      <w:ins w:id="777" w:author="Arnaud Dumont" w:date="2014-02-24T15:06:00Z">
        <w:r w:rsidRPr="00C45DEE">
          <w:t>A request should be made to the specified URI including the indicated headers</w:t>
        </w:r>
        <w:r>
          <w:t>,</w:t>
        </w:r>
        <w:r w:rsidRPr="00C45DEE">
          <w:t xml:space="preserve"> and if required a request body in the format specified.</w:t>
        </w:r>
      </w:ins>
    </w:p>
    <w:p w:rsidR="00DE117E" w:rsidRDefault="00DE117E" w:rsidP="00DE117E">
      <w:pPr>
        <w:pStyle w:val="FakeHeading4"/>
        <w:rPr>
          <w:ins w:id="778" w:author="Arnaud Dumont" w:date="2014-02-24T15:06:00Z"/>
        </w:rPr>
      </w:pPr>
      <w:ins w:id="779" w:author="Arnaud Dumont" w:date="2014-02-24T15:06:00Z">
        <w:r>
          <w:t>URI</w:t>
        </w:r>
      </w:ins>
    </w:p>
    <w:p w:rsidR="00DE117E" w:rsidRPr="002E186D" w:rsidRDefault="00DE117E" w:rsidP="00DE117E">
      <w:pPr>
        <w:rPr>
          <w:ins w:id="780" w:author="Arnaud Dumont" w:date="2014-02-24T15:06:00Z"/>
        </w:rPr>
      </w:pPr>
      <w:ins w:id="781" w:author="Arnaud Dumont" w:date="2014-02-24T15:06:00Z">
        <w:r w:rsidRPr="002E186D">
          <w:t>The request URI is specified as follows:</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DE117E" w:rsidRPr="00CC22F1" w:rsidTr="00DE117E">
        <w:trPr>
          <w:tblHeader w:val="0"/>
          <w:ins w:id="782" w:author="Arnaud Dumont" w:date="2014-02-24T15:06:00Z"/>
        </w:trPr>
        <w:tc>
          <w:tcPr>
            <w:tcW w:w="1843" w:type="dxa"/>
            <w:shd w:val="clear" w:color="auto" w:fill="BFBFBF" w:themeFill="background1" w:themeFillShade="BF"/>
          </w:tcPr>
          <w:p w:rsidR="00DE117E" w:rsidRPr="00750051" w:rsidRDefault="00DE117E" w:rsidP="00DE117E">
            <w:pPr>
              <w:pStyle w:val="Table-Header"/>
              <w:rPr>
                <w:ins w:id="783" w:author="Arnaud Dumont" w:date="2014-02-24T15:06:00Z"/>
              </w:rPr>
            </w:pPr>
            <w:ins w:id="784" w:author="Arnaud Dumont" w:date="2014-02-24T15:06:00Z">
              <w:r>
                <w:t>HTTP Method</w:t>
              </w:r>
            </w:ins>
          </w:p>
        </w:tc>
        <w:tc>
          <w:tcPr>
            <w:tcW w:w="6804" w:type="dxa"/>
            <w:shd w:val="clear" w:color="auto" w:fill="BFBFBF" w:themeFill="background1" w:themeFillShade="BF"/>
          </w:tcPr>
          <w:p w:rsidR="00DE117E" w:rsidRDefault="00DE117E" w:rsidP="00DE117E">
            <w:pPr>
              <w:pStyle w:val="Table-Header"/>
              <w:rPr>
                <w:ins w:id="785" w:author="Arnaud Dumont" w:date="2014-02-24T15:06:00Z"/>
              </w:rPr>
            </w:pPr>
            <w:ins w:id="786" w:author="Arnaud Dumont" w:date="2014-02-24T15:06:00Z">
              <w:r>
                <w:t>Request URI</w:t>
              </w:r>
            </w:ins>
          </w:p>
        </w:tc>
      </w:tr>
      <w:tr w:rsidR="00DE117E" w:rsidRPr="00CC22F1" w:rsidTr="00DE117E">
        <w:trPr>
          <w:trHeight w:val="113"/>
          <w:tblHeader w:val="0"/>
          <w:ins w:id="787" w:author="Arnaud Dumont" w:date="2014-02-24T15:06:00Z"/>
        </w:trPr>
        <w:tc>
          <w:tcPr>
            <w:tcW w:w="1843" w:type="dxa"/>
          </w:tcPr>
          <w:p w:rsidR="00DE117E" w:rsidRDefault="00DE117E" w:rsidP="00DE117E">
            <w:pPr>
              <w:pStyle w:val="Table-Text"/>
              <w:rPr>
                <w:ins w:id="788" w:author="Arnaud Dumont" w:date="2014-02-24T15:06:00Z"/>
              </w:rPr>
            </w:pPr>
            <w:ins w:id="789" w:author="Arnaud Dumont" w:date="2014-02-24T15:06:00Z">
              <w:r>
                <w:t>GET</w:t>
              </w:r>
            </w:ins>
          </w:p>
        </w:tc>
        <w:tc>
          <w:tcPr>
            <w:tcW w:w="6804" w:type="dxa"/>
          </w:tcPr>
          <w:p w:rsidR="00DE117E" w:rsidRDefault="00DE117E" w:rsidP="00DE117E">
            <w:pPr>
              <w:pStyle w:val="Table-Text"/>
              <w:rPr>
                <w:ins w:id="790" w:author="Arnaud Dumont" w:date="2014-02-24T15:06:00Z"/>
              </w:rPr>
            </w:pPr>
            <w:ins w:id="791" w:author="Arnaud Dumont" w:date="2014-02-24T15:06:00Z">
              <w:r w:rsidRPr="00C45DEE">
                <w:t>https://{service-address}/</w:t>
              </w:r>
            </w:ins>
            <w:ins w:id="792" w:author="Arnaud Dumont" w:date="2014-02-24T15:07:00Z">
              <w:r>
                <w:t>messages</w:t>
              </w:r>
            </w:ins>
          </w:p>
        </w:tc>
      </w:tr>
    </w:tbl>
    <w:p w:rsidR="00DE117E" w:rsidRDefault="00DE117E" w:rsidP="00DE117E">
      <w:pPr>
        <w:rPr>
          <w:ins w:id="793" w:author="Arnaud Dumont" w:date="2014-02-24T15:06:00Z"/>
        </w:rPr>
      </w:pPr>
      <w:ins w:id="794" w:author="Arnaud Dumont" w:date="2014-02-24T15:06:00Z">
        <w:r>
          <w:t>Where:</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DE117E" w:rsidRPr="00CC22F1" w:rsidTr="00DE117E">
        <w:trPr>
          <w:tblHeader w:val="0"/>
          <w:ins w:id="795" w:author="Arnaud Dumont" w:date="2014-02-24T15:06:00Z"/>
        </w:trPr>
        <w:tc>
          <w:tcPr>
            <w:tcW w:w="1843" w:type="dxa"/>
            <w:shd w:val="clear" w:color="auto" w:fill="BFBFBF" w:themeFill="background1" w:themeFillShade="BF"/>
          </w:tcPr>
          <w:p w:rsidR="00DE117E" w:rsidRPr="00750051" w:rsidRDefault="00DE117E" w:rsidP="00DE117E">
            <w:pPr>
              <w:pStyle w:val="Table-Header"/>
              <w:rPr>
                <w:ins w:id="796" w:author="Arnaud Dumont" w:date="2014-02-24T15:06:00Z"/>
              </w:rPr>
            </w:pPr>
            <w:ins w:id="797" w:author="Arnaud Dumont" w:date="2014-02-24T15:06:00Z">
              <w:r>
                <w:t>Field</w:t>
              </w:r>
            </w:ins>
          </w:p>
        </w:tc>
        <w:tc>
          <w:tcPr>
            <w:tcW w:w="6804" w:type="dxa"/>
            <w:shd w:val="clear" w:color="auto" w:fill="BFBFBF" w:themeFill="background1" w:themeFillShade="BF"/>
          </w:tcPr>
          <w:p w:rsidR="00DE117E" w:rsidRDefault="00DE117E" w:rsidP="00DE117E">
            <w:pPr>
              <w:pStyle w:val="Table-Header"/>
              <w:rPr>
                <w:ins w:id="798" w:author="Arnaud Dumont" w:date="2014-02-24T15:06:00Z"/>
              </w:rPr>
            </w:pPr>
            <w:ins w:id="799" w:author="Arnaud Dumont" w:date="2014-02-24T15:06:00Z">
              <w:r>
                <w:t>Description</w:t>
              </w:r>
            </w:ins>
          </w:p>
        </w:tc>
      </w:tr>
      <w:tr w:rsidR="00DE117E" w:rsidRPr="00CC22F1" w:rsidTr="00DE117E">
        <w:trPr>
          <w:trHeight w:val="113"/>
          <w:tblHeader w:val="0"/>
          <w:ins w:id="800" w:author="Arnaud Dumont" w:date="2014-02-24T15:06:00Z"/>
        </w:trPr>
        <w:tc>
          <w:tcPr>
            <w:tcW w:w="1843" w:type="dxa"/>
          </w:tcPr>
          <w:p w:rsidR="00DE117E" w:rsidRDefault="00DE117E" w:rsidP="00DE117E">
            <w:pPr>
              <w:pStyle w:val="Table-Text"/>
              <w:rPr>
                <w:ins w:id="801" w:author="Arnaud Dumont" w:date="2014-02-24T15:06:00Z"/>
              </w:rPr>
            </w:pPr>
            <w:ins w:id="802" w:author="Arnaud Dumont" w:date="2014-02-24T15:06:00Z">
              <w:r>
                <w:t>service-address</w:t>
              </w:r>
            </w:ins>
          </w:p>
        </w:tc>
        <w:tc>
          <w:tcPr>
            <w:tcW w:w="6804" w:type="dxa"/>
          </w:tcPr>
          <w:p w:rsidR="00DE117E" w:rsidRDefault="00DE117E" w:rsidP="00DE117E">
            <w:pPr>
              <w:pStyle w:val="Table-Text"/>
              <w:rPr>
                <w:ins w:id="803" w:author="Arnaud Dumont" w:date="2014-02-24T15:06:00Z"/>
              </w:rPr>
            </w:pPr>
            <w:ins w:id="804" w:author="Arnaud Dumont" w:date="2014-02-24T15:06:00Z">
              <w:r>
                <w:t>The service address as described in section 2.2</w:t>
              </w:r>
            </w:ins>
          </w:p>
        </w:tc>
      </w:tr>
    </w:tbl>
    <w:p w:rsidR="00DE117E" w:rsidRDefault="00DE117E" w:rsidP="00DE117E">
      <w:pPr>
        <w:pStyle w:val="FakeHeading4"/>
        <w:rPr>
          <w:ins w:id="805" w:author="Arnaud Dumont" w:date="2014-02-24T15:06:00Z"/>
        </w:rPr>
      </w:pPr>
      <w:ins w:id="806" w:author="Arnaud Dumont" w:date="2014-02-24T15:06:00Z">
        <w:r>
          <w:t>Query Parameters</w:t>
        </w:r>
      </w:ins>
    </w:p>
    <w:p w:rsidR="00DE117E" w:rsidRDefault="00DE117E" w:rsidP="00DE117E">
      <w:pPr>
        <w:rPr>
          <w:ins w:id="807" w:author="Arnaud Dumont" w:date="2014-02-24T15:08:00Z"/>
        </w:rPr>
      </w:pPr>
      <w:ins w:id="808" w:author="Arnaud Dumont" w:date="2014-02-24T15:08:00Z">
        <w:r w:rsidRPr="006D6E92">
          <w:t xml:space="preserve">The query parameters below can be used with this command. All query parameters are optional and if none are specified </w:t>
        </w:r>
      </w:ins>
      <w:ins w:id="809" w:author="Arnaud Dumont" w:date="2014-02-24T15:09:00Z">
        <w:r>
          <w:t>the oldest message of any type</w:t>
        </w:r>
      </w:ins>
      <w:ins w:id="810" w:author="Arnaud Dumont" w:date="2014-02-24T15:08:00Z">
        <w:r w:rsidRPr="006D6E92">
          <w:t xml:space="preserve"> will be returned.</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92"/>
        <w:gridCol w:w="954"/>
        <w:gridCol w:w="813"/>
        <w:gridCol w:w="3988"/>
      </w:tblGrid>
      <w:tr w:rsidR="00DE117E" w:rsidRPr="00CC22F1" w:rsidTr="00DE117E">
        <w:trPr>
          <w:tblHeader w:val="0"/>
          <w:ins w:id="811" w:author="Arnaud Dumont" w:date="2014-02-24T15:08:00Z"/>
        </w:trPr>
        <w:tc>
          <w:tcPr>
            <w:tcW w:w="2892" w:type="dxa"/>
            <w:shd w:val="clear" w:color="auto" w:fill="BFBFBF" w:themeFill="background1" w:themeFillShade="BF"/>
          </w:tcPr>
          <w:p w:rsidR="00DE117E" w:rsidRPr="00750051" w:rsidRDefault="00DE117E" w:rsidP="00DE117E">
            <w:pPr>
              <w:pStyle w:val="Table-Header"/>
              <w:rPr>
                <w:ins w:id="812" w:author="Arnaud Dumont" w:date="2014-02-24T15:08:00Z"/>
              </w:rPr>
            </w:pPr>
            <w:ins w:id="813" w:author="Arnaud Dumont" w:date="2014-02-24T15:08:00Z">
              <w:r>
                <w:t>Parameter Name</w:t>
              </w:r>
            </w:ins>
          </w:p>
        </w:tc>
        <w:tc>
          <w:tcPr>
            <w:tcW w:w="954" w:type="dxa"/>
            <w:shd w:val="clear" w:color="auto" w:fill="BFBFBF" w:themeFill="background1" w:themeFillShade="BF"/>
          </w:tcPr>
          <w:p w:rsidR="00DE117E" w:rsidRPr="00750051" w:rsidRDefault="00DE117E" w:rsidP="00DE117E">
            <w:pPr>
              <w:pStyle w:val="Table-Header"/>
              <w:rPr>
                <w:ins w:id="814" w:author="Arnaud Dumont" w:date="2014-02-24T15:08:00Z"/>
              </w:rPr>
            </w:pPr>
            <w:ins w:id="815" w:author="Arnaud Dumont" w:date="2014-02-24T15:08:00Z">
              <w:r>
                <w:t>Optional</w:t>
              </w:r>
            </w:ins>
          </w:p>
        </w:tc>
        <w:tc>
          <w:tcPr>
            <w:tcW w:w="813" w:type="dxa"/>
            <w:shd w:val="clear" w:color="auto" w:fill="BFBFBF" w:themeFill="background1" w:themeFillShade="BF"/>
          </w:tcPr>
          <w:p w:rsidR="00DE117E" w:rsidRDefault="00DE117E" w:rsidP="00DE117E">
            <w:pPr>
              <w:pStyle w:val="Table-Header"/>
              <w:rPr>
                <w:ins w:id="816" w:author="Arnaud Dumont" w:date="2014-02-24T15:08:00Z"/>
              </w:rPr>
            </w:pPr>
            <w:ins w:id="817" w:author="Arnaud Dumont" w:date="2014-02-24T15:08:00Z">
              <w:r>
                <w:t>Type</w:t>
              </w:r>
            </w:ins>
          </w:p>
        </w:tc>
        <w:tc>
          <w:tcPr>
            <w:tcW w:w="3988" w:type="dxa"/>
            <w:shd w:val="clear" w:color="auto" w:fill="BFBFBF" w:themeFill="background1" w:themeFillShade="BF"/>
          </w:tcPr>
          <w:p w:rsidR="00DE117E" w:rsidRDefault="00DE117E" w:rsidP="00DE117E">
            <w:pPr>
              <w:pStyle w:val="Table-Header"/>
              <w:rPr>
                <w:ins w:id="818" w:author="Arnaud Dumont" w:date="2014-02-24T15:08:00Z"/>
              </w:rPr>
            </w:pPr>
            <w:ins w:id="819" w:author="Arnaud Dumont" w:date="2014-02-24T15:08:00Z">
              <w:r>
                <w:t>Description</w:t>
              </w:r>
            </w:ins>
          </w:p>
        </w:tc>
      </w:tr>
      <w:tr w:rsidR="00DE117E" w:rsidRPr="00CC22F1" w:rsidTr="00DE117E">
        <w:trPr>
          <w:trHeight w:val="113"/>
          <w:tblHeader w:val="0"/>
          <w:ins w:id="820" w:author="Arnaud Dumont" w:date="2014-02-24T15:08:00Z"/>
        </w:trPr>
        <w:tc>
          <w:tcPr>
            <w:tcW w:w="2892" w:type="dxa"/>
          </w:tcPr>
          <w:p w:rsidR="00DE117E" w:rsidRDefault="00DE117E" w:rsidP="00DE117E">
            <w:pPr>
              <w:pStyle w:val="Table-Text"/>
              <w:rPr>
                <w:ins w:id="821" w:author="Arnaud Dumont" w:date="2014-02-24T15:08:00Z"/>
              </w:rPr>
            </w:pPr>
            <w:ins w:id="822" w:author="Arnaud Dumont" w:date="2014-02-24T15:09:00Z">
              <w:r w:rsidRPr="00DE117E">
                <w:t>searchMessageType</w:t>
              </w:r>
            </w:ins>
          </w:p>
        </w:tc>
        <w:tc>
          <w:tcPr>
            <w:tcW w:w="954" w:type="dxa"/>
          </w:tcPr>
          <w:p w:rsidR="00DE117E" w:rsidRDefault="00DE117E" w:rsidP="00DE117E">
            <w:pPr>
              <w:pStyle w:val="Table-Text"/>
              <w:rPr>
                <w:ins w:id="823" w:author="Arnaud Dumont" w:date="2014-02-24T15:08:00Z"/>
              </w:rPr>
            </w:pPr>
            <w:ins w:id="824" w:author="Arnaud Dumont" w:date="2014-02-24T15:08:00Z">
              <w:r>
                <w:t>Yes</w:t>
              </w:r>
            </w:ins>
          </w:p>
        </w:tc>
        <w:tc>
          <w:tcPr>
            <w:tcW w:w="813" w:type="dxa"/>
          </w:tcPr>
          <w:p w:rsidR="00DE117E" w:rsidRDefault="00DE117E" w:rsidP="00DE117E">
            <w:pPr>
              <w:pStyle w:val="Table-Text"/>
              <w:rPr>
                <w:ins w:id="825" w:author="Arnaud Dumont" w:date="2014-02-24T15:08:00Z"/>
              </w:rPr>
            </w:pPr>
            <w:ins w:id="826" w:author="Arnaud Dumont" w:date="2014-02-24T15:08:00Z">
              <w:r>
                <w:t>string</w:t>
              </w:r>
            </w:ins>
          </w:p>
        </w:tc>
        <w:tc>
          <w:tcPr>
            <w:tcW w:w="3988" w:type="dxa"/>
          </w:tcPr>
          <w:p w:rsidR="00DE117E" w:rsidRDefault="00DE117E" w:rsidP="00DE117E">
            <w:pPr>
              <w:pStyle w:val="Table-Text"/>
              <w:rPr>
                <w:ins w:id="827" w:author="Arnaud Dumont" w:date="2014-02-24T15:08:00Z"/>
              </w:rPr>
            </w:pPr>
            <w:ins w:id="828" w:author="Arnaud Dumont" w:date="2014-02-24T15:08:00Z">
              <w:r>
                <w:t xml:space="preserve">Match all </w:t>
              </w:r>
            </w:ins>
            <w:ins w:id="829" w:author="Arnaud Dumont" w:date="2014-02-24T15:10:00Z">
              <w:r>
                <w:t>messages of this type. Must be one of the types described below</w:t>
              </w:r>
            </w:ins>
            <w:ins w:id="830" w:author="Arnaud Dumont" w:date="2014-02-24T15:08:00Z">
              <w:r>
                <w:t>.</w:t>
              </w:r>
            </w:ins>
          </w:p>
        </w:tc>
      </w:tr>
      <w:tr w:rsidR="00DE117E" w:rsidRPr="00CC22F1" w:rsidTr="00DE117E">
        <w:trPr>
          <w:trHeight w:val="113"/>
          <w:tblHeader w:val="0"/>
          <w:ins w:id="831" w:author="Arnaud Dumont" w:date="2014-02-24T15:08:00Z"/>
        </w:trPr>
        <w:tc>
          <w:tcPr>
            <w:tcW w:w="2892" w:type="dxa"/>
          </w:tcPr>
          <w:p w:rsidR="00DE117E" w:rsidRDefault="00DE117E" w:rsidP="00DE117E">
            <w:pPr>
              <w:pStyle w:val="Table-Text"/>
              <w:rPr>
                <w:ins w:id="832" w:author="Arnaud Dumont" w:date="2014-02-24T15:08:00Z"/>
              </w:rPr>
            </w:pPr>
            <w:ins w:id="833" w:author="Arnaud Dumont" w:date="2014-02-24T15:10:00Z">
              <w:r w:rsidRPr="00DE117E">
                <w:t>searchRelatedObjectId</w:t>
              </w:r>
            </w:ins>
          </w:p>
        </w:tc>
        <w:tc>
          <w:tcPr>
            <w:tcW w:w="954" w:type="dxa"/>
          </w:tcPr>
          <w:p w:rsidR="00DE117E" w:rsidRDefault="00DE117E" w:rsidP="00DE117E">
            <w:pPr>
              <w:pStyle w:val="Table-Text"/>
              <w:rPr>
                <w:ins w:id="834" w:author="Arnaud Dumont" w:date="2014-02-24T15:08:00Z"/>
              </w:rPr>
            </w:pPr>
            <w:ins w:id="835" w:author="Arnaud Dumont" w:date="2014-02-24T15:08:00Z">
              <w:r>
                <w:t>Yes</w:t>
              </w:r>
            </w:ins>
          </w:p>
        </w:tc>
        <w:tc>
          <w:tcPr>
            <w:tcW w:w="813" w:type="dxa"/>
          </w:tcPr>
          <w:p w:rsidR="00DE117E" w:rsidRDefault="001071FC" w:rsidP="00DE117E">
            <w:pPr>
              <w:pStyle w:val="Table-Text"/>
              <w:rPr>
                <w:ins w:id="836" w:author="Arnaud Dumont" w:date="2014-02-24T15:08:00Z"/>
              </w:rPr>
            </w:pPr>
            <w:ins w:id="837" w:author="Arnaud Dumont" w:date="2014-02-25T13:37:00Z">
              <w:r>
                <w:t>string</w:t>
              </w:r>
            </w:ins>
          </w:p>
        </w:tc>
        <w:tc>
          <w:tcPr>
            <w:tcW w:w="3988" w:type="dxa"/>
          </w:tcPr>
          <w:p w:rsidR="00DE117E" w:rsidRDefault="00DE117E" w:rsidP="001071FC">
            <w:pPr>
              <w:pStyle w:val="Table-Text"/>
              <w:rPr>
                <w:ins w:id="838" w:author="Arnaud Dumont" w:date="2014-02-24T15:08:00Z"/>
              </w:rPr>
            </w:pPr>
            <w:ins w:id="839" w:author="Arnaud Dumont" w:date="2014-02-24T15:11:00Z">
              <w:r>
                <w:t xml:space="preserve">Match all messages which are related to this object’s </w:t>
              </w:r>
            </w:ins>
            <w:ins w:id="840" w:author="Arnaud Dumont" w:date="2014-02-25T13:37:00Z">
              <w:r w:rsidR="001071FC">
                <w:t>identifier</w:t>
              </w:r>
            </w:ins>
            <w:ins w:id="841" w:author="Arnaud Dumont" w:date="2014-02-24T15:08:00Z">
              <w:r>
                <w:t>.</w:t>
              </w:r>
            </w:ins>
          </w:p>
        </w:tc>
      </w:tr>
    </w:tbl>
    <w:p w:rsidR="00DE117E" w:rsidRPr="00C45DEE" w:rsidRDefault="00DE117E" w:rsidP="00DE117E">
      <w:pPr>
        <w:pStyle w:val="FakeHeading4"/>
        <w:rPr>
          <w:ins w:id="842" w:author="Arnaud Dumont" w:date="2014-02-24T15:06:00Z"/>
        </w:rPr>
      </w:pPr>
      <w:ins w:id="843" w:author="Arnaud Dumont" w:date="2014-02-24T15:06:00Z">
        <w:r w:rsidRPr="00C45DEE">
          <w:t>Request Headers</w:t>
        </w:r>
      </w:ins>
    </w:p>
    <w:p w:rsidR="00DE117E" w:rsidRPr="00C45DEE" w:rsidRDefault="00DE117E" w:rsidP="00DE117E">
      <w:pPr>
        <w:rPr>
          <w:ins w:id="844" w:author="Arnaud Dumont" w:date="2014-02-24T15:06:00Z"/>
        </w:rPr>
      </w:pPr>
      <w:ins w:id="845" w:author="Arnaud Dumont" w:date="2014-02-24T15:06:00Z">
        <w:r w:rsidRPr="00C45DEE">
          <w:t xml:space="preserve">Only the standard request headers described in section </w:t>
        </w:r>
        <w:r w:rsidRPr="005375DB">
          <w:t>2.6 a</w:t>
        </w:r>
        <w:r w:rsidRPr="00C45DEE">
          <w:t>re supported</w:t>
        </w:r>
        <w:r>
          <w:t>.</w:t>
        </w:r>
      </w:ins>
    </w:p>
    <w:p w:rsidR="00DE117E" w:rsidRPr="00C45DEE" w:rsidRDefault="00DE117E" w:rsidP="00DE117E">
      <w:pPr>
        <w:pStyle w:val="FakeHeading4"/>
        <w:rPr>
          <w:ins w:id="846" w:author="Arnaud Dumont" w:date="2014-02-24T15:06:00Z"/>
        </w:rPr>
      </w:pPr>
      <w:ins w:id="847" w:author="Arnaud Dumont" w:date="2014-02-24T15:06:00Z">
        <w:r w:rsidRPr="00C45DEE">
          <w:t>Request Body</w:t>
        </w:r>
      </w:ins>
    </w:p>
    <w:p w:rsidR="00DE117E" w:rsidRPr="00C45DEE" w:rsidRDefault="00DE117E" w:rsidP="00DE117E">
      <w:pPr>
        <w:rPr>
          <w:ins w:id="848" w:author="Arnaud Dumont" w:date="2014-02-24T15:06:00Z"/>
        </w:rPr>
      </w:pPr>
      <w:ins w:id="849" w:author="Arnaud Dumont" w:date="2014-02-24T15:06:00Z">
        <w:r w:rsidRPr="00C45DEE">
          <w:t>Not allowed for this command</w:t>
        </w:r>
        <w:r>
          <w:t>.</w:t>
        </w:r>
      </w:ins>
    </w:p>
    <w:p w:rsidR="00DE117E" w:rsidRPr="00C45DEE" w:rsidRDefault="00DE117E" w:rsidP="00DE117E">
      <w:pPr>
        <w:pStyle w:val="Heading3"/>
        <w:rPr>
          <w:ins w:id="850" w:author="Arnaud Dumont" w:date="2014-02-24T15:06:00Z"/>
          <w:rFonts w:eastAsiaTheme="minorHAnsi"/>
        </w:rPr>
      </w:pPr>
      <w:ins w:id="851" w:author="Arnaud Dumont" w:date="2014-02-24T15:06:00Z">
        <w:r w:rsidRPr="00C45DEE">
          <w:rPr>
            <w:rFonts w:eastAsiaTheme="minorHAnsi"/>
          </w:rPr>
          <w:lastRenderedPageBreak/>
          <w:t>Response</w:t>
        </w:r>
      </w:ins>
    </w:p>
    <w:p w:rsidR="00DE117E" w:rsidRPr="00C45DEE" w:rsidRDefault="00DE117E" w:rsidP="00DE117E">
      <w:pPr>
        <w:rPr>
          <w:ins w:id="852" w:author="Arnaud Dumont" w:date="2014-02-24T15:06:00Z"/>
        </w:rPr>
      </w:pPr>
      <w:ins w:id="853" w:author="Arnaud Dumont" w:date="2014-02-24T15:06:00Z">
        <w:r w:rsidRPr="00C45DEE">
          <w:t>The response will include a status code, response headers and a response body encoded according to the relevant header.</w:t>
        </w:r>
      </w:ins>
    </w:p>
    <w:p w:rsidR="00DE117E" w:rsidRPr="00C45DEE" w:rsidRDefault="00DE117E" w:rsidP="00DE117E">
      <w:pPr>
        <w:pStyle w:val="FakeHeading4"/>
        <w:rPr>
          <w:ins w:id="854" w:author="Arnaud Dumont" w:date="2014-02-24T15:06:00Z"/>
        </w:rPr>
      </w:pPr>
      <w:ins w:id="855" w:author="Arnaud Dumont" w:date="2014-02-24T15:06:00Z">
        <w:r w:rsidRPr="00C45DEE">
          <w:t>Status Code</w:t>
        </w:r>
      </w:ins>
    </w:p>
    <w:p w:rsidR="00DE117E" w:rsidRPr="00C45DEE" w:rsidRDefault="00DE117E" w:rsidP="00DE117E">
      <w:pPr>
        <w:rPr>
          <w:ins w:id="856" w:author="Arnaud Dumont" w:date="2014-02-24T15:06:00Z"/>
        </w:rPr>
      </w:pPr>
      <w:ins w:id="857" w:author="Arnaud Dumont" w:date="2014-02-24T15:06:00Z">
        <w:r w:rsidRPr="00C45DEE">
          <w:t>On success this command will return http status code 200 (OK).</w:t>
        </w:r>
      </w:ins>
    </w:p>
    <w:p w:rsidR="00DE117E" w:rsidRPr="00C45DEE" w:rsidRDefault="00DE117E" w:rsidP="00DE117E">
      <w:pPr>
        <w:pStyle w:val="FakeHeading4"/>
        <w:rPr>
          <w:ins w:id="858" w:author="Arnaud Dumont" w:date="2014-02-24T15:06:00Z"/>
        </w:rPr>
      </w:pPr>
      <w:ins w:id="859" w:author="Arnaud Dumont" w:date="2014-02-24T15:06:00Z">
        <w:r w:rsidRPr="00C45DEE">
          <w:t>Response Headers</w:t>
        </w:r>
      </w:ins>
    </w:p>
    <w:p w:rsidR="00DE117E" w:rsidRPr="00C45DEE" w:rsidRDefault="00DE117E" w:rsidP="00DE117E">
      <w:pPr>
        <w:rPr>
          <w:ins w:id="860" w:author="Arnaud Dumont" w:date="2014-02-24T15:06:00Z"/>
        </w:rPr>
      </w:pPr>
      <w:ins w:id="861" w:author="Arnaud Dumont" w:date="2014-02-24T15:06:00Z">
        <w:r w:rsidRPr="00C45DEE">
          <w:t xml:space="preserve">Only the standard response headers described in section </w:t>
        </w:r>
        <w:r>
          <w:t>2.7</w:t>
        </w:r>
        <w:r w:rsidRPr="00C45DEE">
          <w:t xml:space="preserve"> are returned.</w:t>
        </w:r>
      </w:ins>
    </w:p>
    <w:p w:rsidR="00DE117E" w:rsidRDefault="00DE117E" w:rsidP="00DE117E">
      <w:pPr>
        <w:pStyle w:val="FakeHeading4"/>
        <w:rPr>
          <w:ins w:id="862" w:author="Arnaud Dumont" w:date="2014-02-24T15:06:00Z"/>
        </w:rPr>
      </w:pPr>
      <w:ins w:id="863" w:author="Arnaud Dumont" w:date="2014-02-24T15:06:00Z">
        <w:r w:rsidRPr="00C45DEE">
          <w:t>Response Body</w:t>
        </w:r>
      </w:ins>
    </w:p>
    <w:p w:rsidR="00DE117E" w:rsidRDefault="00DE117E" w:rsidP="00DE117E">
      <w:pPr>
        <w:rPr>
          <w:ins w:id="864" w:author="Arnaud Dumont" w:date="2014-02-25T13:29:00Z"/>
        </w:rPr>
      </w:pPr>
      <w:ins w:id="865" w:author="Arnaud Dumont" w:date="2014-02-24T15:06:00Z">
        <w:r w:rsidRPr="00C45DEE">
          <w:t xml:space="preserve">A JSON representation of the </w:t>
        </w:r>
      </w:ins>
      <w:ins w:id="866" w:author="Arnaud Dumont" w:date="2014-02-24T15:12:00Z">
        <w:r>
          <w:t>message</w:t>
        </w:r>
      </w:ins>
      <w:ins w:id="867" w:author="Arnaud Dumont" w:date="2014-02-24T15:06:00Z">
        <w:r w:rsidRPr="00C45DEE">
          <w:t xml:space="preserve"> </w:t>
        </w:r>
      </w:ins>
      <w:ins w:id="868" w:author="Arnaud Dumont" w:date="2014-02-25T13:30:00Z">
        <w:r w:rsidR="001217ED">
          <w:t>poll response</w:t>
        </w:r>
      </w:ins>
      <w:ins w:id="869" w:author="Arnaud Dumont" w:date="2014-02-24T15:06:00Z">
        <w:r w:rsidRPr="00C45DEE">
          <w:t xml:space="preserve"> with the following fields:</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05"/>
        <w:gridCol w:w="1561"/>
        <w:gridCol w:w="4281"/>
      </w:tblGrid>
      <w:tr w:rsidR="001217ED" w:rsidTr="001217ED">
        <w:trPr>
          <w:tblHeader w:val="0"/>
          <w:ins w:id="870" w:author="Arnaud Dumont" w:date="2014-02-25T13:29:00Z"/>
        </w:trPr>
        <w:tc>
          <w:tcPr>
            <w:tcW w:w="2805" w:type="dxa"/>
            <w:shd w:val="clear" w:color="auto" w:fill="BFBFBF" w:themeFill="background1" w:themeFillShade="BF"/>
          </w:tcPr>
          <w:p w:rsidR="001217ED" w:rsidRPr="00750051" w:rsidRDefault="001217ED" w:rsidP="001217ED">
            <w:pPr>
              <w:pStyle w:val="Table-Header"/>
              <w:rPr>
                <w:ins w:id="871" w:author="Arnaud Dumont" w:date="2014-02-25T13:29:00Z"/>
              </w:rPr>
            </w:pPr>
            <w:ins w:id="872" w:author="Arnaud Dumont" w:date="2014-02-25T13:29:00Z">
              <w:r>
                <w:t>Field Name</w:t>
              </w:r>
            </w:ins>
          </w:p>
        </w:tc>
        <w:tc>
          <w:tcPr>
            <w:tcW w:w="1561" w:type="dxa"/>
            <w:shd w:val="clear" w:color="auto" w:fill="BFBFBF" w:themeFill="background1" w:themeFillShade="BF"/>
          </w:tcPr>
          <w:p w:rsidR="001217ED" w:rsidRDefault="001217ED" w:rsidP="001217ED">
            <w:pPr>
              <w:pStyle w:val="Table-Header"/>
              <w:rPr>
                <w:ins w:id="873" w:author="Arnaud Dumont" w:date="2014-02-25T13:29:00Z"/>
              </w:rPr>
            </w:pPr>
            <w:ins w:id="874" w:author="Arnaud Dumont" w:date="2014-02-25T13:29:00Z">
              <w:r>
                <w:t>Type</w:t>
              </w:r>
            </w:ins>
          </w:p>
        </w:tc>
        <w:tc>
          <w:tcPr>
            <w:tcW w:w="4281" w:type="dxa"/>
            <w:shd w:val="clear" w:color="auto" w:fill="BFBFBF" w:themeFill="background1" w:themeFillShade="BF"/>
          </w:tcPr>
          <w:p w:rsidR="001217ED" w:rsidRDefault="001217ED" w:rsidP="001217ED">
            <w:pPr>
              <w:pStyle w:val="Table-Header"/>
              <w:rPr>
                <w:ins w:id="875" w:author="Arnaud Dumont" w:date="2014-02-25T13:29:00Z"/>
              </w:rPr>
            </w:pPr>
            <w:ins w:id="876" w:author="Arnaud Dumont" w:date="2014-02-25T13:29:00Z">
              <w:r>
                <w:t>Description</w:t>
              </w:r>
            </w:ins>
          </w:p>
        </w:tc>
      </w:tr>
      <w:tr w:rsidR="001217ED" w:rsidTr="001217ED">
        <w:trPr>
          <w:trHeight w:val="113"/>
          <w:tblHeader w:val="0"/>
          <w:ins w:id="877" w:author="Arnaud Dumont" w:date="2014-02-25T13:29:00Z"/>
        </w:trPr>
        <w:tc>
          <w:tcPr>
            <w:tcW w:w="2805" w:type="dxa"/>
          </w:tcPr>
          <w:p w:rsidR="001217ED" w:rsidRDefault="001217ED" w:rsidP="001217ED">
            <w:pPr>
              <w:pStyle w:val="Table-Text"/>
              <w:rPr>
                <w:ins w:id="878" w:author="Arnaud Dumont" w:date="2014-02-25T13:29:00Z"/>
              </w:rPr>
            </w:pPr>
            <w:ins w:id="879" w:author="Arnaud Dumont" w:date="2014-02-25T13:29:00Z">
              <w:r>
                <w:t>message</w:t>
              </w:r>
            </w:ins>
          </w:p>
        </w:tc>
        <w:tc>
          <w:tcPr>
            <w:tcW w:w="1561" w:type="dxa"/>
          </w:tcPr>
          <w:p w:rsidR="001217ED" w:rsidRDefault="001217ED" w:rsidP="001217ED">
            <w:pPr>
              <w:pStyle w:val="Table-Text"/>
              <w:rPr>
                <w:ins w:id="880" w:author="Arnaud Dumont" w:date="2014-02-25T13:29:00Z"/>
              </w:rPr>
            </w:pPr>
            <w:ins w:id="881" w:author="Arnaud Dumont" w:date="2014-02-25T13:29:00Z">
              <w:r>
                <w:t>Message</w:t>
              </w:r>
            </w:ins>
          </w:p>
        </w:tc>
        <w:tc>
          <w:tcPr>
            <w:tcW w:w="4281" w:type="dxa"/>
          </w:tcPr>
          <w:p w:rsidR="001217ED" w:rsidRDefault="001217ED" w:rsidP="001217ED">
            <w:pPr>
              <w:pStyle w:val="Table-Text"/>
              <w:rPr>
                <w:ins w:id="882" w:author="Arnaud Dumont" w:date="2014-02-25T13:29:00Z"/>
              </w:rPr>
            </w:pPr>
            <w:ins w:id="883" w:author="Arnaud Dumont" w:date="2014-02-25T13:29:00Z">
              <w:r>
                <w:t>A message object, as described below</w:t>
              </w:r>
            </w:ins>
            <w:ins w:id="884" w:author="Arnaud Dumont" w:date="2014-02-25T13:38:00Z">
              <w:r w:rsidR="001071FC">
                <w:t>, or null if no message was found</w:t>
              </w:r>
            </w:ins>
          </w:p>
        </w:tc>
      </w:tr>
      <w:tr w:rsidR="001217ED" w:rsidTr="001217ED">
        <w:trPr>
          <w:trHeight w:val="113"/>
          <w:tblHeader w:val="0"/>
          <w:ins w:id="885" w:author="Arnaud Dumont" w:date="2014-02-25T13:29:00Z"/>
        </w:trPr>
        <w:tc>
          <w:tcPr>
            <w:tcW w:w="2805" w:type="dxa"/>
          </w:tcPr>
          <w:p w:rsidR="001217ED" w:rsidRDefault="001217ED" w:rsidP="001217ED">
            <w:pPr>
              <w:pStyle w:val="Table-Text"/>
              <w:rPr>
                <w:ins w:id="886" w:author="Arnaud Dumont" w:date="2014-02-25T13:29:00Z"/>
              </w:rPr>
            </w:pPr>
            <w:ins w:id="887" w:author="Arnaud Dumont" w:date="2014-02-25T13:31:00Z">
              <w:r w:rsidRPr="001217ED">
                <w:t>outstandingMessagesCount</w:t>
              </w:r>
            </w:ins>
          </w:p>
        </w:tc>
        <w:tc>
          <w:tcPr>
            <w:tcW w:w="1561" w:type="dxa"/>
          </w:tcPr>
          <w:p w:rsidR="001217ED" w:rsidRDefault="001217ED" w:rsidP="001217ED">
            <w:pPr>
              <w:pStyle w:val="Table-Text"/>
              <w:rPr>
                <w:ins w:id="888" w:author="Arnaud Dumont" w:date="2014-02-25T13:29:00Z"/>
              </w:rPr>
            </w:pPr>
            <w:ins w:id="889" w:author="Arnaud Dumont" w:date="2014-02-25T13:31:00Z">
              <w:r>
                <w:t>integer</w:t>
              </w:r>
            </w:ins>
          </w:p>
        </w:tc>
        <w:tc>
          <w:tcPr>
            <w:tcW w:w="4281" w:type="dxa"/>
          </w:tcPr>
          <w:p w:rsidR="001217ED" w:rsidRDefault="001217ED" w:rsidP="00367B7D">
            <w:pPr>
              <w:pStyle w:val="Table-Text"/>
              <w:rPr>
                <w:ins w:id="890" w:author="Arnaud Dumont" w:date="2014-02-25T13:29:00Z"/>
              </w:rPr>
            </w:pPr>
            <w:ins w:id="891" w:author="Arnaud Dumont" w:date="2014-02-25T13:31:00Z">
              <w:r>
                <w:t xml:space="preserve">The number of </w:t>
              </w:r>
            </w:ins>
            <w:ins w:id="892" w:author="Arnaud Dumont" w:date="2014-02-25T13:38:00Z">
              <w:r w:rsidR="00367B7D">
                <w:t>outstanding</w:t>
              </w:r>
            </w:ins>
            <w:ins w:id="893" w:author="Arnaud Dumont" w:date="2014-02-25T13:31:00Z">
              <w:r>
                <w:t xml:space="preserve"> messages in the </w:t>
              </w:r>
            </w:ins>
            <w:ins w:id="894" w:author="Arnaud Dumont" w:date="2014-02-25T13:32:00Z">
              <w:r>
                <w:t>a</w:t>
              </w:r>
            </w:ins>
            <w:ins w:id="895" w:author="Arnaud Dumont" w:date="2014-02-25T13:31:00Z">
              <w:r>
                <w:t>ccount</w:t>
              </w:r>
            </w:ins>
            <w:ins w:id="896" w:author="Arnaud Dumont" w:date="2014-02-25T13:32:00Z">
              <w:r>
                <w:t>’s message queue</w:t>
              </w:r>
            </w:ins>
          </w:p>
        </w:tc>
      </w:tr>
    </w:tbl>
    <w:p w:rsidR="001217ED" w:rsidRDefault="001217ED" w:rsidP="00DE117E">
      <w:pPr>
        <w:rPr>
          <w:ins w:id="897" w:author="Arnaud Dumont" w:date="2014-02-24T15:06:00Z"/>
        </w:rPr>
      </w:pPr>
      <w:ins w:id="898" w:author="Arnaud Dumont" w:date="2014-02-25T13:30:00Z">
        <w:r>
          <w:t xml:space="preserve">The Message type is a </w:t>
        </w:r>
        <w:r w:rsidRPr="00C45DEE">
          <w:t xml:space="preserve">JSON representation of the </w:t>
        </w:r>
        <w:r>
          <w:t>message</w:t>
        </w:r>
        <w:r w:rsidRPr="00C45DEE">
          <w:t xml:space="preserve"> object with the following fields:</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05"/>
        <w:gridCol w:w="1561"/>
        <w:gridCol w:w="4281"/>
      </w:tblGrid>
      <w:tr w:rsidR="00DE117E" w:rsidRPr="00CC22F1" w:rsidTr="00C42B62">
        <w:trPr>
          <w:tblHeader w:val="0"/>
          <w:ins w:id="899" w:author="Arnaud Dumont" w:date="2014-02-24T15:06:00Z"/>
        </w:trPr>
        <w:tc>
          <w:tcPr>
            <w:tcW w:w="2805" w:type="dxa"/>
            <w:shd w:val="clear" w:color="auto" w:fill="BFBFBF" w:themeFill="background1" w:themeFillShade="BF"/>
          </w:tcPr>
          <w:p w:rsidR="00DE117E" w:rsidRPr="00750051" w:rsidRDefault="00DE117E" w:rsidP="00DE117E">
            <w:pPr>
              <w:pStyle w:val="Table-Header"/>
              <w:rPr>
                <w:ins w:id="900" w:author="Arnaud Dumont" w:date="2014-02-24T15:06:00Z"/>
              </w:rPr>
            </w:pPr>
            <w:ins w:id="901" w:author="Arnaud Dumont" w:date="2014-02-24T15:06:00Z">
              <w:r>
                <w:t>Field Name</w:t>
              </w:r>
            </w:ins>
          </w:p>
        </w:tc>
        <w:tc>
          <w:tcPr>
            <w:tcW w:w="1561" w:type="dxa"/>
            <w:shd w:val="clear" w:color="auto" w:fill="BFBFBF" w:themeFill="background1" w:themeFillShade="BF"/>
          </w:tcPr>
          <w:p w:rsidR="00DE117E" w:rsidRDefault="00DE117E" w:rsidP="00DE117E">
            <w:pPr>
              <w:pStyle w:val="Table-Header"/>
              <w:rPr>
                <w:ins w:id="902" w:author="Arnaud Dumont" w:date="2014-02-24T15:06:00Z"/>
              </w:rPr>
            </w:pPr>
            <w:ins w:id="903" w:author="Arnaud Dumont" w:date="2014-02-24T15:06:00Z">
              <w:r>
                <w:t>Type</w:t>
              </w:r>
            </w:ins>
          </w:p>
        </w:tc>
        <w:tc>
          <w:tcPr>
            <w:tcW w:w="4281" w:type="dxa"/>
            <w:shd w:val="clear" w:color="auto" w:fill="BFBFBF" w:themeFill="background1" w:themeFillShade="BF"/>
          </w:tcPr>
          <w:p w:rsidR="00DE117E" w:rsidRDefault="00DE117E" w:rsidP="00DE117E">
            <w:pPr>
              <w:pStyle w:val="Table-Header"/>
              <w:rPr>
                <w:ins w:id="904" w:author="Arnaud Dumont" w:date="2014-02-24T15:06:00Z"/>
              </w:rPr>
            </w:pPr>
            <w:ins w:id="905" w:author="Arnaud Dumont" w:date="2014-02-24T15:06:00Z">
              <w:r>
                <w:t>Description</w:t>
              </w:r>
            </w:ins>
          </w:p>
        </w:tc>
      </w:tr>
      <w:tr w:rsidR="00DE117E" w:rsidRPr="00CC22F1" w:rsidTr="00C42B62">
        <w:trPr>
          <w:trHeight w:val="113"/>
          <w:tblHeader w:val="0"/>
          <w:ins w:id="906" w:author="Arnaud Dumont" w:date="2014-02-24T15:06:00Z"/>
        </w:trPr>
        <w:tc>
          <w:tcPr>
            <w:tcW w:w="2805" w:type="dxa"/>
          </w:tcPr>
          <w:p w:rsidR="00DE117E" w:rsidRDefault="00DE117E" w:rsidP="00DE117E">
            <w:pPr>
              <w:pStyle w:val="Table-Text"/>
              <w:rPr>
                <w:ins w:id="907" w:author="Arnaud Dumont" w:date="2014-02-24T15:06:00Z"/>
              </w:rPr>
            </w:pPr>
            <w:ins w:id="908" w:author="Arnaud Dumont" w:date="2014-02-24T15:06:00Z">
              <w:r>
                <w:t>id</w:t>
              </w:r>
            </w:ins>
          </w:p>
        </w:tc>
        <w:tc>
          <w:tcPr>
            <w:tcW w:w="1561" w:type="dxa"/>
          </w:tcPr>
          <w:p w:rsidR="00DE117E" w:rsidRDefault="00DE117E" w:rsidP="00DE117E">
            <w:pPr>
              <w:pStyle w:val="Table-Text"/>
              <w:rPr>
                <w:ins w:id="909" w:author="Arnaud Dumont" w:date="2014-02-24T15:06:00Z"/>
              </w:rPr>
            </w:pPr>
            <w:ins w:id="910" w:author="Arnaud Dumont" w:date="2014-02-24T15:06:00Z">
              <w:r>
                <w:t>uuid</w:t>
              </w:r>
            </w:ins>
          </w:p>
        </w:tc>
        <w:tc>
          <w:tcPr>
            <w:tcW w:w="4281" w:type="dxa"/>
          </w:tcPr>
          <w:p w:rsidR="00DE117E" w:rsidRDefault="00DE117E" w:rsidP="00DE117E">
            <w:pPr>
              <w:pStyle w:val="Table-Text"/>
              <w:rPr>
                <w:ins w:id="911" w:author="Arnaud Dumont" w:date="2014-02-24T15:06:00Z"/>
              </w:rPr>
            </w:pPr>
            <w:ins w:id="912" w:author="Arnaud Dumont" w:date="2014-02-24T15:06:00Z">
              <w:r>
                <w:t>The UUID of the object</w:t>
              </w:r>
            </w:ins>
          </w:p>
        </w:tc>
      </w:tr>
      <w:tr w:rsidR="00DE117E" w:rsidRPr="00CC22F1" w:rsidTr="00C42B62">
        <w:trPr>
          <w:trHeight w:val="113"/>
          <w:tblHeader w:val="0"/>
          <w:ins w:id="913" w:author="Arnaud Dumont" w:date="2014-02-24T15:06:00Z"/>
        </w:trPr>
        <w:tc>
          <w:tcPr>
            <w:tcW w:w="2805" w:type="dxa"/>
          </w:tcPr>
          <w:p w:rsidR="00DE117E" w:rsidRDefault="00DE117E" w:rsidP="00DE117E">
            <w:pPr>
              <w:pStyle w:val="Table-Text"/>
              <w:rPr>
                <w:ins w:id="914" w:author="Arnaud Dumont" w:date="2014-02-24T15:06:00Z"/>
              </w:rPr>
            </w:pPr>
            <w:ins w:id="915" w:author="Arnaud Dumont" w:date="2014-02-24T15:12:00Z">
              <w:r w:rsidRPr="00DE117E">
                <w:t>messageType</w:t>
              </w:r>
            </w:ins>
          </w:p>
        </w:tc>
        <w:tc>
          <w:tcPr>
            <w:tcW w:w="1561" w:type="dxa"/>
          </w:tcPr>
          <w:p w:rsidR="00DE117E" w:rsidRDefault="00DE117E" w:rsidP="00DE117E">
            <w:pPr>
              <w:pStyle w:val="Table-Text"/>
              <w:rPr>
                <w:ins w:id="916" w:author="Arnaud Dumont" w:date="2014-02-24T15:06:00Z"/>
              </w:rPr>
            </w:pPr>
            <w:ins w:id="917" w:author="Arnaud Dumont" w:date="2014-02-24T15:12:00Z">
              <w:r>
                <w:t>string</w:t>
              </w:r>
            </w:ins>
          </w:p>
        </w:tc>
        <w:tc>
          <w:tcPr>
            <w:tcW w:w="4281" w:type="dxa"/>
          </w:tcPr>
          <w:p w:rsidR="00DE117E" w:rsidRDefault="00DE117E" w:rsidP="00DE117E">
            <w:pPr>
              <w:pStyle w:val="Table-Text"/>
              <w:rPr>
                <w:ins w:id="918" w:author="Arnaud Dumont" w:date="2014-02-24T15:06:00Z"/>
              </w:rPr>
            </w:pPr>
            <w:ins w:id="919" w:author="Arnaud Dumont" w:date="2014-02-24T15:06:00Z">
              <w:r>
                <w:t xml:space="preserve">The </w:t>
              </w:r>
            </w:ins>
            <w:ins w:id="920" w:author="Arnaud Dumont" w:date="2014-02-24T15:12:00Z">
              <w:r>
                <w:t>type of the message. See list of types provided below.</w:t>
              </w:r>
            </w:ins>
          </w:p>
        </w:tc>
      </w:tr>
      <w:tr w:rsidR="00DE117E" w:rsidRPr="00CC22F1" w:rsidTr="00C42B62">
        <w:trPr>
          <w:trHeight w:val="113"/>
          <w:tblHeader w:val="0"/>
          <w:ins w:id="921" w:author="Arnaud Dumont" w:date="2014-02-24T15:06:00Z"/>
        </w:trPr>
        <w:tc>
          <w:tcPr>
            <w:tcW w:w="2805" w:type="dxa"/>
          </w:tcPr>
          <w:p w:rsidR="00DE117E" w:rsidRDefault="00DE117E" w:rsidP="00DE117E">
            <w:pPr>
              <w:pStyle w:val="Table-Text"/>
              <w:rPr>
                <w:ins w:id="922" w:author="Arnaud Dumont" w:date="2014-02-24T15:06:00Z"/>
              </w:rPr>
            </w:pPr>
            <w:ins w:id="923" w:author="Arnaud Dumont" w:date="2014-02-24T15:12:00Z">
              <w:r w:rsidRPr="00DE117E">
                <w:t>relatedObjectId</w:t>
              </w:r>
            </w:ins>
          </w:p>
        </w:tc>
        <w:tc>
          <w:tcPr>
            <w:tcW w:w="1561" w:type="dxa"/>
          </w:tcPr>
          <w:p w:rsidR="00DE117E" w:rsidRDefault="00C42B62" w:rsidP="00DE117E">
            <w:pPr>
              <w:pStyle w:val="Table-Text"/>
              <w:rPr>
                <w:ins w:id="924" w:author="Arnaud Dumont" w:date="2014-02-24T15:06:00Z"/>
              </w:rPr>
            </w:pPr>
            <w:ins w:id="925" w:author="Arnaud Dumont" w:date="2014-02-25T13:25:00Z">
              <w:r>
                <w:t>string</w:t>
              </w:r>
            </w:ins>
          </w:p>
        </w:tc>
        <w:tc>
          <w:tcPr>
            <w:tcW w:w="4281" w:type="dxa"/>
          </w:tcPr>
          <w:p w:rsidR="00DE117E" w:rsidRDefault="00DE117E" w:rsidP="00C42B62">
            <w:pPr>
              <w:pStyle w:val="Table-Text"/>
              <w:rPr>
                <w:ins w:id="926" w:author="Arnaud Dumont" w:date="2014-02-24T15:06:00Z"/>
              </w:rPr>
            </w:pPr>
            <w:ins w:id="927" w:author="Arnaud Dumont" w:date="2014-02-24T15:06:00Z">
              <w:r>
                <w:t xml:space="preserve">The </w:t>
              </w:r>
            </w:ins>
            <w:ins w:id="928" w:author="Arnaud Dumont" w:date="2014-02-25T13:25:00Z">
              <w:r w:rsidR="00C42B62">
                <w:t>identifier</w:t>
              </w:r>
            </w:ins>
            <w:ins w:id="929" w:author="Arnaud Dumont" w:date="2014-02-24T15:13:00Z">
              <w:r>
                <w:t xml:space="preserve"> of the object related to this message, if any. The nature of the object depends on the message type.</w:t>
              </w:r>
            </w:ins>
          </w:p>
        </w:tc>
      </w:tr>
      <w:tr w:rsidR="00DE117E" w:rsidRPr="00CC22F1" w:rsidTr="00C42B62">
        <w:trPr>
          <w:trHeight w:val="113"/>
          <w:tblHeader w:val="0"/>
          <w:ins w:id="930" w:author="Arnaud Dumont" w:date="2014-02-24T15:06:00Z"/>
        </w:trPr>
        <w:tc>
          <w:tcPr>
            <w:tcW w:w="2805" w:type="dxa"/>
          </w:tcPr>
          <w:p w:rsidR="00DE117E" w:rsidRDefault="00DE117E" w:rsidP="00DE117E">
            <w:pPr>
              <w:pStyle w:val="Table-Text"/>
              <w:rPr>
                <w:ins w:id="931" w:author="Arnaud Dumont" w:date="2014-02-24T15:06:00Z"/>
              </w:rPr>
            </w:pPr>
            <w:ins w:id="932" w:author="Arnaud Dumont" w:date="2014-02-24T15:13:00Z">
              <w:r w:rsidRPr="00DE117E">
                <w:t>sponsorAccountId</w:t>
              </w:r>
            </w:ins>
          </w:p>
        </w:tc>
        <w:tc>
          <w:tcPr>
            <w:tcW w:w="1561" w:type="dxa"/>
          </w:tcPr>
          <w:p w:rsidR="00DE117E" w:rsidRDefault="00DE117E" w:rsidP="00DE117E">
            <w:pPr>
              <w:pStyle w:val="Table-Text"/>
              <w:rPr>
                <w:ins w:id="933" w:author="Arnaud Dumont" w:date="2014-02-24T15:06:00Z"/>
              </w:rPr>
            </w:pPr>
            <w:ins w:id="934" w:author="Arnaud Dumont" w:date="2014-02-24T15:13:00Z">
              <w:r>
                <w:t>uuid</w:t>
              </w:r>
            </w:ins>
          </w:p>
        </w:tc>
        <w:tc>
          <w:tcPr>
            <w:tcW w:w="4281" w:type="dxa"/>
          </w:tcPr>
          <w:p w:rsidR="00DE117E" w:rsidRDefault="00DE117E" w:rsidP="00DE117E">
            <w:pPr>
              <w:pStyle w:val="Table-Text"/>
              <w:rPr>
                <w:ins w:id="935" w:author="Arnaud Dumont" w:date="2014-02-24T15:06:00Z"/>
              </w:rPr>
            </w:pPr>
            <w:ins w:id="936" w:author="Arnaud Dumont" w:date="2014-02-24T15:06:00Z">
              <w:r>
                <w:t xml:space="preserve">The </w:t>
              </w:r>
            </w:ins>
            <w:ins w:id="937" w:author="Arnaud Dumont" w:date="2014-02-24T15:13:00Z">
              <w:r>
                <w:t>UUID of</w:t>
              </w:r>
            </w:ins>
            <w:ins w:id="938" w:author="Arnaud Dumont" w:date="2014-02-24T15:06:00Z">
              <w:r>
                <w:t xml:space="preserve"> the account</w:t>
              </w:r>
            </w:ins>
            <w:ins w:id="939" w:author="Arnaud Dumont" w:date="2014-02-24T15:13:00Z">
              <w:r>
                <w:t xml:space="preserve"> this message is for</w:t>
              </w:r>
            </w:ins>
          </w:p>
        </w:tc>
      </w:tr>
      <w:tr w:rsidR="00DE117E" w:rsidRPr="00CC22F1" w:rsidTr="00C42B62">
        <w:trPr>
          <w:trHeight w:val="113"/>
          <w:tblHeader w:val="0"/>
          <w:ins w:id="940" w:author="Arnaud Dumont" w:date="2014-02-24T15:06:00Z"/>
        </w:trPr>
        <w:tc>
          <w:tcPr>
            <w:tcW w:w="2805" w:type="dxa"/>
          </w:tcPr>
          <w:p w:rsidR="00DE117E" w:rsidRDefault="00DE117E" w:rsidP="00DE117E">
            <w:pPr>
              <w:pStyle w:val="Table-Text"/>
              <w:rPr>
                <w:ins w:id="941" w:author="Arnaud Dumont" w:date="2014-02-24T15:06:00Z"/>
              </w:rPr>
            </w:pPr>
            <w:ins w:id="942" w:author="Arnaud Dumont" w:date="2014-02-24T15:06:00Z">
              <w:r>
                <w:t>createDate</w:t>
              </w:r>
            </w:ins>
          </w:p>
        </w:tc>
        <w:tc>
          <w:tcPr>
            <w:tcW w:w="1561" w:type="dxa"/>
          </w:tcPr>
          <w:p w:rsidR="00DE117E" w:rsidRDefault="00DE117E" w:rsidP="00DE117E">
            <w:pPr>
              <w:pStyle w:val="Table-Text"/>
              <w:rPr>
                <w:ins w:id="943" w:author="Arnaud Dumont" w:date="2014-02-24T15:06:00Z"/>
              </w:rPr>
            </w:pPr>
            <w:ins w:id="944" w:author="Arnaud Dumont" w:date="2014-02-24T15:06:00Z">
              <w:r>
                <w:t>timestamp</w:t>
              </w:r>
            </w:ins>
          </w:p>
        </w:tc>
        <w:tc>
          <w:tcPr>
            <w:tcW w:w="4281" w:type="dxa"/>
          </w:tcPr>
          <w:p w:rsidR="00DE117E" w:rsidRDefault="00DE117E" w:rsidP="00DE117E">
            <w:pPr>
              <w:pStyle w:val="Table-Text"/>
              <w:rPr>
                <w:ins w:id="945" w:author="Arnaud Dumont" w:date="2014-02-24T15:06:00Z"/>
              </w:rPr>
            </w:pPr>
            <w:ins w:id="946" w:author="Arnaud Dumont" w:date="2014-02-24T15:06:00Z">
              <w:r>
                <w:t xml:space="preserve">The date and time in UTC that this </w:t>
              </w:r>
            </w:ins>
            <w:ins w:id="947" w:author="Arnaud Dumont" w:date="2014-02-24T15:14:00Z">
              <w:r>
                <w:t>message</w:t>
              </w:r>
            </w:ins>
            <w:ins w:id="948" w:author="Arnaud Dumont" w:date="2014-02-24T15:06:00Z">
              <w:r>
                <w:t xml:space="preserve"> was created</w:t>
              </w:r>
            </w:ins>
          </w:p>
        </w:tc>
      </w:tr>
      <w:tr w:rsidR="00DE117E" w:rsidRPr="00CC22F1" w:rsidTr="00C42B62">
        <w:trPr>
          <w:trHeight w:val="113"/>
          <w:tblHeader w:val="0"/>
          <w:ins w:id="949" w:author="Arnaud Dumont" w:date="2014-02-24T15:06:00Z"/>
        </w:trPr>
        <w:tc>
          <w:tcPr>
            <w:tcW w:w="2805" w:type="dxa"/>
          </w:tcPr>
          <w:p w:rsidR="00DE117E" w:rsidRDefault="00DE117E" w:rsidP="00DE117E">
            <w:pPr>
              <w:pStyle w:val="Table-Text"/>
              <w:rPr>
                <w:ins w:id="950" w:author="Arnaud Dumont" w:date="2014-02-24T15:06:00Z"/>
              </w:rPr>
            </w:pPr>
            <w:ins w:id="951" w:author="Arnaud Dumont" w:date="2014-02-24T15:14:00Z">
              <w:r w:rsidRPr="00DE117E">
                <w:t>acknowledgedDate</w:t>
              </w:r>
            </w:ins>
          </w:p>
        </w:tc>
        <w:tc>
          <w:tcPr>
            <w:tcW w:w="1561" w:type="dxa"/>
          </w:tcPr>
          <w:p w:rsidR="00DE117E" w:rsidRDefault="00DE117E" w:rsidP="00DE117E">
            <w:pPr>
              <w:pStyle w:val="Table-Text"/>
              <w:rPr>
                <w:ins w:id="952" w:author="Arnaud Dumont" w:date="2014-02-24T15:06:00Z"/>
              </w:rPr>
            </w:pPr>
            <w:ins w:id="953" w:author="Arnaud Dumont" w:date="2014-02-24T15:14:00Z">
              <w:r>
                <w:t>timestamp</w:t>
              </w:r>
            </w:ins>
          </w:p>
        </w:tc>
        <w:tc>
          <w:tcPr>
            <w:tcW w:w="4281" w:type="dxa"/>
          </w:tcPr>
          <w:p w:rsidR="00DE117E" w:rsidRDefault="00DE117E" w:rsidP="00AB1430">
            <w:pPr>
              <w:pStyle w:val="Table-Text"/>
              <w:rPr>
                <w:ins w:id="954" w:author="Arnaud Dumont" w:date="2014-02-24T15:06:00Z"/>
              </w:rPr>
            </w:pPr>
            <w:ins w:id="955" w:author="Arnaud Dumont" w:date="2014-02-24T15:14:00Z">
              <w:r>
                <w:t xml:space="preserve">The date and time in UTC that this message was acknowledged, or null if it </w:t>
              </w:r>
            </w:ins>
            <w:ins w:id="956" w:author="Arnaud Dumont" w:date="2014-02-24T15:50:00Z">
              <w:r w:rsidR="00AB1430">
                <w:t>is</w:t>
              </w:r>
            </w:ins>
            <w:ins w:id="957" w:author="Arnaud Dumont" w:date="2014-02-24T15:14:00Z">
              <w:r>
                <w:t xml:space="preserve"> not</w:t>
              </w:r>
            </w:ins>
            <w:ins w:id="958" w:author="Arnaud Dumont" w:date="2014-02-24T15:50:00Z">
              <w:r w:rsidR="00AB1430">
                <w:t xml:space="preserve"> yet</w:t>
              </w:r>
            </w:ins>
          </w:p>
        </w:tc>
      </w:tr>
      <w:tr w:rsidR="00C42B62" w:rsidRPr="00CC22F1" w:rsidTr="00C42B62">
        <w:trPr>
          <w:trHeight w:val="113"/>
          <w:tblHeader w:val="0"/>
          <w:ins w:id="959" w:author="Arnaud Dumont" w:date="2014-02-25T13:25:00Z"/>
        </w:trPr>
        <w:tc>
          <w:tcPr>
            <w:tcW w:w="2805" w:type="dxa"/>
          </w:tcPr>
          <w:p w:rsidR="00C42B62" w:rsidRPr="00DE117E" w:rsidRDefault="00C42B62" w:rsidP="00DE117E">
            <w:pPr>
              <w:pStyle w:val="Table-Text"/>
              <w:rPr>
                <w:ins w:id="960" w:author="Arnaud Dumont" w:date="2014-02-25T13:25:00Z"/>
              </w:rPr>
            </w:pPr>
            <w:ins w:id="961" w:author="Arnaud Dumont" w:date="2014-02-25T13:25:00Z">
              <w:r>
                <w:t>acknowledgedByUserId</w:t>
              </w:r>
            </w:ins>
          </w:p>
        </w:tc>
        <w:tc>
          <w:tcPr>
            <w:tcW w:w="1561" w:type="dxa"/>
          </w:tcPr>
          <w:p w:rsidR="00C42B62" w:rsidRDefault="00C42B62" w:rsidP="00DE117E">
            <w:pPr>
              <w:pStyle w:val="Table-Text"/>
              <w:rPr>
                <w:ins w:id="962" w:author="Arnaud Dumont" w:date="2014-02-25T13:25:00Z"/>
              </w:rPr>
            </w:pPr>
            <w:ins w:id="963" w:author="Arnaud Dumont" w:date="2014-02-25T13:25:00Z">
              <w:r>
                <w:t>uuid</w:t>
              </w:r>
            </w:ins>
          </w:p>
        </w:tc>
        <w:tc>
          <w:tcPr>
            <w:tcW w:w="4281" w:type="dxa"/>
          </w:tcPr>
          <w:p w:rsidR="00C42B62" w:rsidRDefault="00C42B62" w:rsidP="00AB1430">
            <w:pPr>
              <w:pStyle w:val="Table-Text"/>
              <w:rPr>
                <w:ins w:id="964" w:author="Arnaud Dumont" w:date="2014-02-25T13:25:00Z"/>
              </w:rPr>
            </w:pPr>
            <w:ins w:id="965" w:author="Arnaud Dumont" w:date="2014-02-25T13:25:00Z">
              <w:r>
                <w:t>The UUID of the user who acknowledged the message, or null if not yet done</w:t>
              </w:r>
            </w:ins>
          </w:p>
        </w:tc>
      </w:tr>
      <w:tr w:rsidR="00DE117E" w:rsidRPr="00CC22F1" w:rsidTr="00C42B62">
        <w:trPr>
          <w:trHeight w:val="113"/>
          <w:tblHeader w:val="0"/>
          <w:ins w:id="966" w:author="Arnaud Dumont" w:date="2014-02-24T15:06:00Z"/>
        </w:trPr>
        <w:tc>
          <w:tcPr>
            <w:tcW w:w="2805" w:type="dxa"/>
          </w:tcPr>
          <w:p w:rsidR="00DE117E" w:rsidRDefault="00136CBE" w:rsidP="00DE117E">
            <w:pPr>
              <w:pStyle w:val="Table-Text"/>
              <w:rPr>
                <w:ins w:id="967" w:author="Arnaud Dumont" w:date="2014-02-24T15:06:00Z"/>
              </w:rPr>
            </w:pPr>
            <w:ins w:id="968" w:author="Arnaud Dumont" w:date="2014-02-24T15:15:00Z">
              <w:r w:rsidRPr="00136CBE">
                <w:t>message</w:t>
              </w:r>
            </w:ins>
          </w:p>
        </w:tc>
        <w:tc>
          <w:tcPr>
            <w:tcW w:w="1561" w:type="dxa"/>
          </w:tcPr>
          <w:p w:rsidR="00DE117E" w:rsidRDefault="00DE117E" w:rsidP="00DE117E">
            <w:pPr>
              <w:pStyle w:val="Table-Text"/>
              <w:rPr>
                <w:ins w:id="969" w:author="Arnaud Dumont" w:date="2014-02-24T15:06:00Z"/>
              </w:rPr>
            </w:pPr>
            <w:ins w:id="970" w:author="Arnaud Dumont" w:date="2014-02-24T15:06:00Z">
              <w:r>
                <w:t>string</w:t>
              </w:r>
            </w:ins>
          </w:p>
        </w:tc>
        <w:tc>
          <w:tcPr>
            <w:tcW w:w="4281" w:type="dxa"/>
          </w:tcPr>
          <w:p w:rsidR="00DE117E" w:rsidRDefault="00DE117E" w:rsidP="00136CBE">
            <w:pPr>
              <w:pStyle w:val="Table-Text"/>
              <w:rPr>
                <w:ins w:id="971" w:author="Arnaud Dumont" w:date="2014-02-24T15:06:00Z"/>
              </w:rPr>
            </w:pPr>
            <w:ins w:id="972" w:author="Arnaud Dumont" w:date="2014-02-24T15:06:00Z">
              <w:r>
                <w:t xml:space="preserve">The </w:t>
              </w:r>
            </w:ins>
            <w:ins w:id="973" w:author="Arnaud Dumont" w:date="2014-02-24T15:15:00Z">
              <w:r w:rsidR="00136CBE">
                <w:t>human-readable contents of the message</w:t>
              </w:r>
            </w:ins>
          </w:p>
        </w:tc>
      </w:tr>
      <w:tr w:rsidR="00DE117E" w:rsidRPr="00CC22F1" w:rsidTr="00C42B62">
        <w:trPr>
          <w:trHeight w:val="113"/>
          <w:tblHeader w:val="0"/>
          <w:ins w:id="974" w:author="Arnaud Dumont" w:date="2014-02-24T15:06:00Z"/>
        </w:trPr>
        <w:tc>
          <w:tcPr>
            <w:tcW w:w="2805" w:type="dxa"/>
          </w:tcPr>
          <w:p w:rsidR="00DE117E" w:rsidRDefault="00136CBE" w:rsidP="00DE117E">
            <w:pPr>
              <w:pStyle w:val="Table-Text"/>
              <w:rPr>
                <w:ins w:id="975" w:author="Arnaud Dumont" w:date="2014-02-24T15:06:00Z"/>
              </w:rPr>
            </w:pPr>
            <w:ins w:id="976" w:author="Arnaud Dumont" w:date="2014-02-24T15:15:00Z">
              <w:r w:rsidRPr="00136CBE">
                <w:t>messageContents</w:t>
              </w:r>
            </w:ins>
          </w:p>
        </w:tc>
        <w:tc>
          <w:tcPr>
            <w:tcW w:w="1561" w:type="dxa"/>
          </w:tcPr>
          <w:p w:rsidR="00DE117E" w:rsidRDefault="00F21C35" w:rsidP="00C42B62">
            <w:pPr>
              <w:pStyle w:val="Table-Text"/>
              <w:rPr>
                <w:ins w:id="977" w:author="Arnaud Dumont" w:date="2014-02-24T15:06:00Z"/>
              </w:rPr>
            </w:pPr>
            <w:ins w:id="978" w:author="Arnaud Dumont" w:date="2014-02-24T15:17:00Z">
              <w:r>
                <w:t>MessageContent</w:t>
              </w:r>
            </w:ins>
          </w:p>
        </w:tc>
        <w:tc>
          <w:tcPr>
            <w:tcW w:w="4281" w:type="dxa"/>
          </w:tcPr>
          <w:p w:rsidR="00DE117E" w:rsidRDefault="00DE117E" w:rsidP="00136CBE">
            <w:pPr>
              <w:pStyle w:val="Table-Text"/>
              <w:rPr>
                <w:ins w:id="979" w:author="Arnaud Dumont" w:date="2014-02-24T15:06:00Z"/>
              </w:rPr>
            </w:pPr>
            <w:ins w:id="980" w:author="Arnaud Dumont" w:date="2014-02-24T15:06:00Z">
              <w:r>
                <w:t xml:space="preserve">The </w:t>
              </w:r>
            </w:ins>
            <w:ins w:id="981" w:author="Arnaud Dumont" w:date="2014-02-24T15:16:00Z">
              <w:r w:rsidR="00136CBE">
                <w:t>JSON contents of the message, which structure depends on the message type</w:t>
              </w:r>
            </w:ins>
          </w:p>
        </w:tc>
      </w:tr>
    </w:tbl>
    <w:p w:rsidR="00F21C35" w:rsidRDefault="00F21C35" w:rsidP="00F21C35">
      <w:pPr>
        <w:rPr>
          <w:ins w:id="982" w:author="Arnaud Dumont" w:date="2014-02-24T15:18:00Z"/>
        </w:rPr>
      </w:pPr>
      <w:ins w:id="983" w:author="Arnaud Dumont" w:date="2014-02-24T15:18:00Z">
        <w:r>
          <w:t>The MessageContent object is a</w:t>
        </w:r>
      </w:ins>
      <w:ins w:id="984" w:author="Arnaud Dumont" w:date="2014-02-24T15:20:00Z">
        <w:r>
          <w:t>n abstract</w:t>
        </w:r>
      </w:ins>
      <w:ins w:id="985" w:author="Arnaud Dumont" w:date="2014-02-24T15:18:00Z">
        <w:r>
          <w:t xml:space="preserve"> ‘super type’ covering all supported message </w:t>
        </w:r>
      </w:ins>
      <w:ins w:id="986" w:author="Arnaud Dumont" w:date="2014-02-24T15:20:00Z">
        <w:r>
          <w:t>contents</w:t>
        </w:r>
      </w:ins>
      <w:ins w:id="987" w:author="Arnaud Dumont" w:date="2014-02-24T15:18:00Z">
        <w:r>
          <w:t>. Each of the</w:t>
        </w:r>
      </w:ins>
      <w:ins w:id="988" w:author="Arnaud Dumont" w:date="2014-02-24T15:20:00Z">
        <w:r>
          <w:t xml:space="preserve"> implementations of the type-specific</w:t>
        </w:r>
      </w:ins>
      <w:ins w:id="989" w:author="Arnaud Dumont" w:date="2014-02-24T15:18:00Z">
        <w:r>
          <w:t xml:space="preserve"> message </w:t>
        </w:r>
      </w:ins>
      <w:ins w:id="990" w:author="Arnaud Dumont" w:date="2014-02-24T15:20:00Z">
        <w:r>
          <w:t>contents</w:t>
        </w:r>
      </w:ins>
      <w:ins w:id="991" w:author="Arnaud Dumont" w:date="2014-02-24T15:18:00Z">
        <w:r>
          <w:t xml:space="preserve"> and their fields are described in the tables below:</w:t>
        </w:r>
      </w:ins>
    </w:p>
    <w:p w:rsidR="00F21C35" w:rsidRDefault="00F21C35" w:rsidP="00F21C35">
      <w:pPr>
        <w:rPr>
          <w:ins w:id="992" w:author="Arnaud Dumont" w:date="2014-02-24T15:19:00Z"/>
        </w:rPr>
      </w:pPr>
      <w:ins w:id="993" w:author="Arnaud Dumont" w:date="2014-02-24T15:20:00Z">
        <w:r w:rsidRPr="00F21C35">
          <w:t>ZoneDNSSECSigningCompletedMessageContents</w:t>
        </w:r>
      </w:ins>
      <w:ins w:id="994" w:author="Arnaud Dumont" w:date="2014-02-24T15:19:00Z">
        <w:r>
          <w:t>:</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F21C35" w:rsidTr="001217ED">
        <w:trPr>
          <w:tblHeader w:val="0"/>
          <w:ins w:id="995" w:author="Arnaud Dumont" w:date="2014-02-24T15:22:00Z"/>
        </w:trPr>
        <w:tc>
          <w:tcPr>
            <w:tcW w:w="2965" w:type="dxa"/>
            <w:shd w:val="clear" w:color="auto" w:fill="BFBFBF" w:themeFill="background1" w:themeFillShade="BF"/>
          </w:tcPr>
          <w:p w:rsidR="00F21C35" w:rsidRDefault="00F21C35" w:rsidP="001217ED">
            <w:pPr>
              <w:pStyle w:val="Table-Header"/>
              <w:rPr>
                <w:ins w:id="996" w:author="Arnaud Dumont" w:date="2014-02-24T15:22:00Z"/>
              </w:rPr>
            </w:pPr>
            <w:ins w:id="997" w:author="Arnaud Dumont" w:date="2014-02-24T15:23:00Z">
              <w:r>
                <w:lastRenderedPageBreak/>
                <w:t>Related message type</w:t>
              </w:r>
            </w:ins>
          </w:p>
        </w:tc>
        <w:tc>
          <w:tcPr>
            <w:tcW w:w="5682" w:type="dxa"/>
            <w:gridSpan w:val="2"/>
            <w:shd w:val="clear" w:color="auto" w:fill="BFBFBF" w:themeFill="background1" w:themeFillShade="BF"/>
          </w:tcPr>
          <w:p w:rsidR="00F21C35" w:rsidRDefault="00265D01" w:rsidP="00265D01">
            <w:pPr>
              <w:pStyle w:val="Table-Header"/>
              <w:rPr>
                <w:ins w:id="998" w:author="Arnaud Dumont" w:date="2014-02-24T15:22:00Z"/>
              </w:rPr>
            </w:pPr>
            <w:ins w:id="999" w:author="Arnaud Dumont" w:date="2014-02-24T15:44:00Z">
              <w:r w:rsidRPr="00F21C35">
                <w:rPr>
                  <w:b w:val="0"/>
                </w:rPr>
                <w:t>zoneDNSSECSigningCompleted</w:t>
              </w:r>
            </w:ins>
          </w:p>
        </w:tc>
      </w:tr>
      <w:tr w:rsidR="00265D01" w:rsidTr="001217ED">
        <w:trPr>
          <w:tblHeader w:val="0"/>
          <w:ins w:id="1000" w:author="Arnaud Dumont" w:date="2014-02-24T15:44:00Z"/>
        </w:trPr>
        <w:tc>
          <w:tcPr>
            <w:tcW w:w="2965" w:type="dxa"/>
            <w:shd w:val="clear" w:color="auto" w:fill="BFBFBF" w:themeFill="background1" w:themeFillShade="BF"/>
          </w:tcPr>
          <w:p w:rsidR="00265D01" w:rsidRDefault="00265D01" w:rsidP="001217ED">
            <w:pPr>
              <w:pStyle w:val="Table-Header"/>
              <w:rPr>
                <w:ins w:id="1001" w:author="Arnaud Dumont" w:date="2014-02-24T15:44:00Z"/>
              </w:rPr>
            </w:pPr>
            <w:ins w:id="1002" w:author="Arnaud Dumont" w:date="2014-02-24T15:44:00Z">
              <w:r>
                <w:t>Related object’s nature</w:t>
              </w:r>
            </w:ins>
          </w:p>
        </w:tc>
        <w:tc>
          <w:tcPr>
            <w:tcW w:w="5682" w:type="dxa"/>
            <w:gridSpan w:val="2"/>
            <w:shd w:val="clear" w:color="auto" w:fill="BFBFBF" w:themeFill="background1" w:themeFillShade="BF"/>
          </w:tcPr>
          <w:p w:rsidR="00265D01" w:rsidRPr="00F21C35" w:rsidRDefault="00265D01" w:rsidP="00265D01">
            <w:pPr>
              <w:pStyle w:val="Table-Header"/>
              <w:rPr>
                <w:ins w:id="1003" w:author="Arnaud Dumont" w:date="2014-02-24T15:44:00Z"/>
                <w:b w:val="0"/>
              </w:rPr>
            </w:pPr>
            <w:ins w:id="1004" w:author="Arnaud Dumont" w:date="2014-02-24T15:44:00Z">
              <w:r>
                <w:rPr>
                  <w:b w:val="0"/>
                </w:rPr>
                <w:t>Zone</w:t>
              </w:r>
            </w:ins>
          </w:p>
        </w:tc>
      </w:tr>
      <w:tr w:rsidR="00C42B62" w:rsidTr="001217ED">
        <w:trPr>
          <w:tblHeader w:val="0"/>
          <w:ins w:id="1005" w:author="Arnaud Dumont" w:date="2014-02-25T13:27:00Z"/>
        </w:trPr>
        <w:tc>
          <w:tcPr>
            <w:tcW w:w="2965" w:type="dxa"/>
            <w:shd w:val="clear" w:color="auto" w:fill="BFBFBF" w:themeFill="background1" w:themeFillShade="BF"/>
          </w:tcPr>
          <w:p w:rsidR="00C42B62" w:rsidRDefault="00C42B62" w:rsidP="00C42B62">
            <w:pPr>
              <w:pStyle w:val="Table-Header"/>
              <w:rPr>
                <w:ins w:id="1006" w:author="Arnaud Dumont" w:date="2014-02-25T13:27:00Z"/>
              </w:rPr>
            </w:pPr>
            <w:ins w:id="1007" w:author="Arnaud Dumont" w:date="2014-02-25T13:27:00Z">
              <w:r>
                <w:t>RelatedObjectId field type</w:t>
              </w:r>
            </w:ins>
          </w:p>
        </w:tc>
        <w:tc>
          <w:tcPr>
            <w:tcW w:w="5682" w:type="dxa"/>
            <w:gridSpan w:val="2"/>
            <w:shd w:val="clear" w:color="auto" w:fill="BFBFBF" w:themeFill="background1" w:themeFillShade="BF"/>
          </w:tcPr>
          <w:p w:rsidR="00C42B62" w:rsidRDefault="00C42B62" w:rsidP="00265D01">
            <w:pPr>
              <w:pStyle w:val="Table-Header"/>
              <w:rPr>
                <w:ins w:id="1008" w:author="Arnaud Dumont" w:date="2014-02-25T13:27:00Z"/>
                <w:b w:val="0"/>
              </w:rPr>
            </w:pPr>
            <w:ins w:id="1009" w:author="Arnaud Dumont" w:date="2014-02-25T13:27:00Z">
              <w:r>
                <w:rPr>
                  <w:b w:val="0"/>
                </w:rPr>
                <w:t>uuid</w:t>
              </w:r>
            </w:ins>
          </w:p>
        </w:tc>
      </w:tr>
      <w:tr w:rsidR="00F21C35" w:rsidTr="001217ED">
        <w:trPr>
          <w:tblHeader w:val="0"/>
          <w:ins w:id="1010" w:author="Arnaud Dumont" w:date="2014-02-24T15:22:00Z"/>
        </w:trPr>
        <w:tc>
          <w:tcPr>
            <w:tcW w:w="2965" w:type="dxa"/>
            <w:shd w:val="clear" w:color="auto" w:fill="BFBFBF" w:themeFill="background1" w:themeFillShade="BF"/>
          </w:tcPr>
          <w:p w:rsidR="00F21C35" w:rsidRPr="00F21C35" w:rsidRDefault="00265D01" w:rsidP="001217ED">
            <w:pPr>
              <w:pStyle w:val="Table-Header"/>
              <w:rPr>
                <w:ins w:id="1011" w:author="Arnaud Dumont" w:date="2014-02-24T15:22:00Z"/>
                <w:b w:val="0"/>
              </w:rPr>
            </w:pPr>
            <w:ins w:id="1012" w:author="Arnaud Dumont" w:date="2014-02-24T15:44:00Z">
              <w:r>
                <w:t>Description</w:t>
              </w:r>
            </w:ins>
          </w:p>
        </w:tc>
        <w:tc>
          <w:tcPr>
            <w:tcW w:w="5682" w:type="dxa"/>
            <w:gridSpan w:val="2"/>
            <w:shd w:val="clear" w:color="auto" w:fill="BFBFBF" w:themeFill="background1" w:themeFillShade="BF"/>
          </w:tcPr>
          <w:p w:rsidR="00F21C35" w:rsidRPr="00F21C35" w:rsidRDefault="008378D9" w:rsidP="001217ED">
            <w:pPr>
              <w:pStyle w:val="Table-Header"/>
              <w:rPr>
                <w:ins w:id="1013" w:author="Arnaud Dumont" w:date="2014-02-24T15:22:00Z"/>
                <w:b w:val="0"/>
              </w:rPr>
            </w:pPr>
            <w:ins w:id="1014" w:author="Arnaud Dumont" w:date="2014-02-24T15:25:00Z">
              <w:r>
                <w:rPr>
                  <w:b w:val="0"/>
                </w:rPr>
                <w:t>R</w:t>
              </w:r>
            </w:ins>
            <w:ins w:id="1015" w:author="Arnaud Dumont" w:date="2014-02-24T15:24:00Z">
              <w:r w:rsidR="00EC18F5" w:rsidRPr="00EC18F5">
                <w:rPr>
                  <w:b w:val="0"/>
                </w:rPr>
                <w:t>eceived when a Zone has b</w:t>
              </w:r>
              <w:r w:rsidR="00EC18F5">
                <w:rPr>
                  <w:b w:val="0"/>
                </w:rPr>
                <w:t>een successfully DNSSEC-signed</w:t>
              </w:r>
            </w:ins>
          </w:p>
        </w:tc>
      </w:tr>
      <w:tr w:rsidR="00F21C35" w:rsidTr="001217ED">
        <w:trPr>
          <w:tblHeader w:val="0"/>
          <w:ins w:id="1016" w:author="Arnaud Dumont" w:date="2014-02-24T15:19:00Z"/>
        </w:trPr>
        <w:tc>
          <w:tcPr>
            <w:tcW w:w="2965" w:type="dxa"/>
            <w:shd w:val="clear" w:color="auto" w:fill="BFBFBF" w:themeFill="background1" w:themeFillShade="BF"/>
          </w:tcPr>
          <w:p w:rsidR="00F21C35" w:rsidRPr="00750051" w:rsidRDefault="00F21C35" w:rsidP="001217ED">
            <w:pPr>
              <w:pStyle w:val="Table-Header"/>
              <w:rPr>
                <w:ins w:id="1017" w:author="Arnaud Dumont" w:date="2014-02-24T15:19:00Z"/>
              </w:rPr>
            </w:pPr>
            <w:ins w:id="1018" w:author="Arnaud Dumont" w:date="2014-02-24T15:19:00Z">
              <w:r>
                <w:t>Field Name</w:t>
              </w:r>
            </w:ins>
          </w:p>
        </w:tc>
        <w:tc>
          <w:tcPr>
            <w:tcW w:w="2175" w:type="dxa"/>
            <w:shd w:val="clear" w:color="auto" w:fill="BFBFBF" w:themeFill="background1" w:themeFillShade="BF"/>
          </w:tcPr>
          <w:p w:rsidR="00F21C35" w:rsidRDefault="00F21C35" w:rsidP="001217ED">
            <w:pPr>
              <w:pStyle w:val="Table-Header"/>
              <w:rPr>
                <w:ins w:id="1019" w:author="Arnaud Dumont" w:date="2014-02-24T15:19:00Z"/>
              </w:rPr>
            </w:pPr>
            <w:ins w:id="1020" w:author="Arnaud Dumont" w:date="2014-02-24T15:19:00Z">
              <w:r>
                <w:t>Type</w:t>
              </w:r>
            </w:ins>
          </w:p>
        </w:tc>
        <w:tc>
          <w:tcPr>
            <w:tcW w:w="3507" w:type="dxa"/>
            <w:shd w:val="clear" w:color="auto" w:fill="BFBFBF" w:themeFill="background1" w:themeFillShade="BF"/>
          </w:tcPr>
          <w:p w:rsidR="00F21C35" w:rsidRDefault="00F21C35" w:rsidP="001217ED">
            <w:pPr>
              <w:pStyle w:val="Table-Header"/>
              <w:rPr>
                <w:ins w:id="1021" w:author="Arnaud Dumont" w:date="2014-02-24T15:19:00Z"/>
              </w:rPr>
            </w:pPr>
            <w:ins w:id="1022" w:author="Arnaud Dumont" w:date="2014-02-24T15:19:00Z">
              <w:r>
                <w:t>Description</w:t>
              </w:r>
            </w:ins>
          </w:p>
        </w:tc>
      </w:tr>
      <w:tr w:rsidR="00F21C35" w:rsidTr="001217ED">
        <w:trPr>
          <w:trHeight w:val="113"/>
          <w:tblHeader w:val="0"/>
          <w:ins w:id="1023" w:author="Arnaud Dumont" w:date="2014-02-24T15:19:00Z"/>
        </w:trPr>
        <w:tc>
          <w:tcPr>
            <w:tcW w:w="2965" w:type="dxa"/>
          </w:tcPr>
          <w:p w:rsidR="00F21C35" w:rsidRDefault="00F21C35" w:rsidP="001217ED">
            <w:pPr>
              <w:pStyle w:val="Table-Text"/>
              <w:rPr>
                <w:ins w:id="1024" w:author="Arnaud Dumont" w:date="2014-02-24T15:19:00Z"/>
              </w:rPr>
            </w:pPr>
            <w:ins w:id="1025" w:author="Arnaud Dumont" w:date="2014-02-24T15:21:00Z">
              <w:r w:rsidRPr="00F21C35">
                <w:t>zoneId</w:t>
              </w:r>
            </w:ins>
          </w:p>
        </w:tc>
        <w:tc>
          <w:tcPr>
            <w:tcW w:w="2175" w:type="dxa"/>
          </w:tcPr>
          <w:p w:rsidR="00F21C35" w:rsidRDefault="00F21C35" w:rsidP="001217ED">
            <w:pPr>
              <w:pStyle w:val="Table-Text"/>
              <w:rPr>
                <w:ins w:id="1026" w:author="Arnaud Dumont" w:date="2014-02-24T15:19:00Z"/>
              </w:rPr>
            </w:pPr>
            <w:ins w:id="1027" w:author="Arnaud Dumont" w:date="2014-02-24T15:21:00Z">
              <w:r>
                <w:t>uuid</w:t>
              </w:r>
            </w:ins>
          </w:p>
        </w:tc>
        <w:tc>
          <w:tcPr>
            <w:tcW w:w="3507" w:type="dxa"/>
          </w:tcPr>
          <w:p w:rsidR="00F21C35" w:rsidRDefault="00F21C35" w:rsidP="00F21C35">
            <w:pPr>
              <w:pStyle w:val="Table-Text"/>
              <w:rPr>
                <w:ins w:id="1028" w:author="Arnaud Dumont" w:date="2014-02-24T15:19:00Z"/>
              </w:rPr>
            </w:pPr>
            <w:ins w:id="1029" w:author="Arnaud Dumont" w:date="2014-02-24T15:19:00Z">
              <w:r>
                <w:t xml:space="preserve">The </w:t>
              </w:r>
            </w:ins>
            <w:ins w:id="1030" w:author="Arnaud Dumont" w:date="2014-02-24T15:21:00Z">
              <w:r>
                <w:t>uuid of the zone which DNSSEC signing completed</w:t>
              </w:r>
            </w:ins>
          </w:p>
        </w:tc>
      </w:tr>
      <w:tr w:rsidR="00F21C35" w:rsidTr="001217ED">
        <w:trPr>
          <w:trHeight w:val="113"/>
          <w:tblHeader w:val="0"/>
          <w:ins w:id="1031" w:author="Arnaud Dumont" w:date="2014-02-24T15:19:00Z"/>
        </w:trPr>
        <w:tc>
          <w:tcPr>
            <w:tcW w:w="2965" w:type="dxa"/>
          </w:tcPr>
          <w:p w:rsidR="00F21C35" w:rsidRDefault="00F21C35" w:rsidP="001217ED">
            <w:pPr>
              <w:pStyle w:val="Table-Text"/>
              <w:rPr>
                <w:ins w:id="1032" w:author="Arnaud Dumont" w:date="2014-02-24T15:19:00Z"/>
              </w:rPr>
            </w:pPr>
            <w:ins w:id="1033" w:author="Arnaud Dumont" w:date="2014-02-24T15:21:00Z">
              <w:r>
                <w:t>zoneName</w:t>
              </w:r>
            </w:ins>
          </w:p>
        </w:tc>
        <w:tc>
          <w:tcPr>
            <w:tcW w:w="2175" w:type="dxa"/>
          </w:tcPr>
          <w:p w:rsidR="00F21C35" w:rsidRDefault="00F21C35" w:rsidP="001217ED">
            <w:pPr>
              <w:pStyle w:val="Table-Text"/>
              <w:rPr>
                <w:ins w:id="1034" w:author="Arnaud Dumont" w:date="2014-02-24T15:19:00Z"/>
              </w:rPr>
            </w:pPr>
            <w:ins w:id="1035" w:author="Arnaud Dumont" w:date="2014-02-24T15:19:00Z">
              <w:r>
                <w:t>string</w:t>
              </w:r>
            </w:ins>
          </w:p>
        </w:tc>
        <w:tc>
          <w:tcPr>
            <w:tcW w:w="3507" w:type="dxa"/>
          </w:tcPr>
          <w:p w:rsidR="00F21C35" w:rsidRDefault="00F21C35" w:rsidP="00F21C35">
            <w:pPr>
              <w:pStyle w:val="Table-Text"/>
              <w:rPr>
                <w:ins w:id="1036" w:author="Arnaud Dumont" w:date="2014-02-24T15:19:00Z"/>
              </w:rPr>
            </w:pPr>
            <w:ins w:id="1037" w:author="Arnaud Dumont" w:date="2014-02-24T15:19:00Z">
              <w:r>
                <w:t xml:space="preserve">The </w:t>
              </w:r>
            </w:ins>
            <w:ins w:id="1038" w:author="Arnaud Dumont" w:date="2014-02-24T15:22:00Z">
              <w:r>
                <w:t>name of the zone which DNSSEC signing completed</w:t>
              </w:r>
            </w:ins>
          </w:p>
        </w:tc>
      </w:tr>
      <w:tr w:rsidR="00F21C35" w:rsidTr="001217ED">
        <w:trPr>
          <w:trHeight w:val="113"/>
          <w:tblHeader w:val="0"/>
          <w:ins w:id="1039" w:author="Arnaud Dumont" w:date="2014-02-24T15:22:00Z"/>
        </w:trPr>
        <w:tc>
          <w:tcPr>
            <w:tcW w:w="2965" w:type="dxa"/>
          </w:tcPr>
          <w:p w:rsidR="00F21C35" w:rsidRDefault="00F21C35" w:rsidP="001217ED">
            <w:pPr>
              <w:pStyle w:val="Table-Text"/>
              <w:rPr>
                <w:ins w:id="1040" w:author="Arnaud Dumont" w:date="2014-02-24T15:22:00Z"/>
              </w:rPr>
            </w:pPr>
            <w:ins w:id="1041" w:author="Arnaud Dumont" w:date="2014-02-24T15:22:00Z">
              <w:r w:rsidRPr="00F21C35">
                <w:t>delegationResourceRecords</w:t>
              </w:r>
            </w:ins>
          </w:p>
        </w:tc>
        <w:tc>
          <w:tcPr>
            <w:tcW w:w="2175" w:type="dxa"/>
          </w:tcPr>
          <w:p w:rsidR="00F21C35" w:rsidRDefault="00F21C35" w:rsidP="001217ED">
            <w:pPr>
              <w:pStyle w:val="Table-Text"/>
              <w:rPr>
                <w:ins w:id="1042" w:author="Arnaud Dumont" w:date="2014-02-24T15:22:00Z"/>
              </w:rPr>
            </w:pPr>
            <w:ins w:id="1043" w:author="Arnaud Dumont" w:date="2014-02-24T15:22:00Z">
              <w:r>
                <w:t>ResourceRecord[]</w:t>
              </w:r>
            </w:ins>
          </w:p>
        </w:tc>
        <w:tc>
          <w:tcPr>
            <w:tcW w:w="3507" w:type="dxa"/>
          </w:tcPr>
          <w:p w:rsidR="00F21C35" w:rsidRDefault="00F21C35" w:rsidP="00F21C35">
            <w:pPr>
              <w:pStyle w:val="Table-Text"/>
              <w:rPr>
                <w:ins w:id="1044" w:author="Arnaud Dumont" w:date="2014-02-24T15:22:00Z"/>
              </w:rPr>
            </w:pPr>
            <w:ins w:id="1045" w:author="Arnaud Dumont" w:date="2014-02-24T15:22:00Z">
              <w:r>
                <w:t>The list of the resource records that are to be provided to the parent zone for the child zone delegation. This is typically the NS records and any required glue records</w:t>
              </w:r>
            </w:ins>
          </w:p>
        </w:tc>
      </w:tr>
    </w:tbl>
    <w:p w:rsidR="00791AEC" w:rsidRDefault="00791AEC" w:rsidP="00791AEC">
      <w:pPr>
        <w:rPr>
          <w:ins w:id="1046" w:author="Arnaud Dumont" w:date="2014-02-24T15:25:00Z"/>
        </w:rPr>
      </w:pPr>
      <w:ins w:id="1047" w:author="Arnaud Dumont" w:date="2014-02-24T15:26:00Z">
        <w:r w:rsidRPr="00791AEC">
          <w:t>ZoneDNSSECSigningFailedMessageContents</w:t>
        </w:r>
      </w:ins>
      <w:ins w:id="1048" w:author="Arnaud Dumont" w:date="2014-02-24T15:25:00Z">
        <w:r>
          <w:t>:</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791AEC" w:rsidTr="001217ED">
        <w:trPr>
          <w:tblHeader w:val="0"/>
          <w:ins w:id="1049" w:author="Arnaud Dumont" w:date="2014-02-24T15:25:00Z"/>
        </w:trPr>
        <w:tc>
          <w:tcPr>
            <w:tcW w:w="2965" w:type="dxa"/>
            <w:shd w:val="clear" w:color="auto" w:fill="BFBFBF" w:themeFill="background1" w:themeFillShade="BF"/>
          </w:tcPr>
          <w:p w:rsidR="00791AEC" w:rsidRDefault="00791AEC" w:rsidP="001217ED">
            <w:pPr>
              <w:pStyle w:val="Table-Header"/>
              <w:rPr>
                <w:ins w:id="1050" w:author="Arnaud Dumont" w:date="2014-02-24T15:25:00Z"/>
              </w:rPr>
            </w:pPr>
            <w:ins w:id="1051" w:author="Arnaud Dumont" w:date="2014-02-24T15:25:00Z">
              <w:r>
                <w:t>Related message type</w:t>
              </w:r>
            </w:ins>
          </w:p>
        </w:tc>
        <w:tc>
          <w:tcPr>
            <w:tcW w:w="5682" w:type="dxa"/>
            <w:gridSpan w:val="2"/>
            <w:shd w:val="clear" w:color="auto" w:fill="BFBFBF" w:themeFill="background1" w:themeFillShade="BF"/>
          </w:tcPr>
          <w:p w:rsidR="00791AEC" w:rsidRDefault="00265D01" w:rsidP="00265D01">
            <w:pPr>
              <w:pStyle w:val="Table-Header"/>
              <w:rPr>
                <w:ins w:id="1052" w:author="Arnaud Dumont" w:date="2014-02-24T15:25:00Z"/>
              </w:rPr>
            </w:pPr>
            <w:ins w:id="1053" w:author="Arnaud Dumont" w:date="2014-02-24T15:44:00Z">
              <w:r w:rsidRPr="00791AEC">
                <w:rPr>
                  <w:b w:val="0"/>
                </w:rPr>
                <w:t>zoneDNSSECSigningFailed</w:t>
              </w:r>
            </w:ins>
          </w:p>
        </w:tc>
      </w:tr>
      <w:tr w:rsidR="00265D01" w:rsidTr="001217ED">
        <w:trPr>
          <w:tblHeader w:val="0"/>
          <w:ins w:id="1054" w:author="Arnaud Dumont" w:date="2014-02-24T15:44:00Z"/>
        </w:trPr>
        <w:tc>
          <w:tcPr>
            <w:tcW w:w="2965" w:type="dxa"/>
            <w:shd w:val="clear" w:color="auto" w:fill="BFBFBF" w:themeFill="background1" w:themeFillShade="BF"/>
          </w:tcPr>
          <w:p w:rsidR="00265D01" w:rsidRDefault="00265D01" w:rsidP="001217ED">
            <w:pPr>
              <w:pStyle w:val="Table-Header"/>
              <w:rPr>
                <w:ins w:id="1055" w:author="Arnaud Dumont" w:date="2014-02-24T15:44:00Z"/>
              </w:rPr>
            </w:pPr>
            <w:ins w:id="1056" w:author="Arnaud Dumont" w:date="2014-02-24T15:45:00Z">
              <w:r>
                <w:t>Related object’s nature</w:t>
              </w:r>
            </w:ins>
          </w:p>
        </w:tc>
        <w:tc>
          <w:tcPr>
            <w:tcW w:w="5682" w:type="dxa"/>
            <w:gridSpan w:val="2"/>
            <w:shd w:val="clear" w:color="auto" w:fill="BFBFBF" w:themeFill="background1" w:themeFillShade="BF"/>
          </w:tcPr>
          <w:p w:rsidR="00265D01" w:rsidRPr="00791AEC" w:rsidRDefault="00265D01" w:rsidP="00265D01">
            <w:pPr>
              <w:pStyle w:val="Table-Header"/>
              <w:rPr>
                <w:ins w:id="1057" w:author="Arnaud Dumont" w:date="2014-02-24T15:44:00Z"/>
                <w:b w:val="0"/>
              </w:rPr>
            </w:pPr>
            <w:ins w:id="1058" w:author="Arnaud Dumont" w:date="2014-02-24T15:45:00Z">
              <w:r>
                <w:rPr>
                  <w:b w:val="0"/>
                </w:rPr>
                <w:t>Zone</w:t>
              </w:r>
            </w:ins>
          </w:p>
        </w:tc>
      </w:tr>
      <w:tr w:rsidR="00C42B62" w:rsidTr="001217ED">
        <w:trPr>
          <w:tblHeader w:val="0"/>
          <w:ins w:id="1059" w:author="Arnaud Dumont" w:date="2014-02-25T13:27:00Z"/>
        </w:trPr>
        <w:tc>
          <w:tcPr>
            <w:tcW w:w="2965" w:type="dxa"/>
            <w:shd w:val="clear" w:color="auto" w:fill="BFBFBF" w:themeFill="background1" w:themeFillShade="BF"/>
          </w:tcPr>
          <w:p w:rsidR="00C42B62" w:rsidRDefault="00C42B62" w:rsidP="001217ED">
            <w:pPr>
              <w:pStyle w:val="Table-Header"/>
              <w:rPr>
                <w:ins w:id="1060" w:author="Arnaud Dumont" w:date="2014-02-25T13:27:00Z"/>
              </w:rPr>
            </w:pPr>
            <w:ins w:id="1061" w:author="Arnaud Dumont" w:date="2014-02-25T13:27:00Z">
              <w:r>
                <w:t>RelatedObjectId field type</w:t>
              </w:r>
            </w:ins>
          </w:p>
        </w:tc>
        <w:tc>
          <w:tcPr>
            <w:tcW w:w="5682" w:type="dxa"/>
            <w:gridSpan w:val="2"/>
            <w:shd w:val="clear" w:color="auto" w:fill="BFBFBF" w:themeFill="background1" w:themeFillShade="BF"/>
          </w:tcPr>
          <w:p w:rsidR="00C42B62" w:rsidRDefault="00C42B62" w:rsidP="00265D01">
            <w:pPr>
              <w:pStyle w:val="Table-Header"/>
              <w:rPr>
                <w:ins w:id="1062" w:author="Arnaud Dumont" w:date="2014-02-25T13:27:00Z"/>
                <w:b w:val="0"/>
              </w:rPr>
            </w:pPr>
            <w:ins w:id="1063" w:author="Arnaud Dumont" w:date="2014-02-25T13:27:00Z">
              <w:r>
                <w:rPr>
                  <w:b w:val="0"/>
                </w:rPr>
                <w:t>uuid</w:t>
              </w:r>
            </w:ins>
          </w:p>
        </w:tc>
      </w:tr>
      <w:tr w:rsidR="00791AEC" w:rsidTr="001217ED">
        <w:trPr>
          <w:tblHeader w:val="0"/>
          <w:ins w:id="1064" w:author="Arnaud Dumont" w:date="2014-02-24T15:25:00Z"/>
        </w:trPr>
        <w:tc>
          <w:tcPr>
            <w:tcW w:w="2965" w:type="dxa"/>
            <w:shd w:val="clear" w:color="auto" w:fill="BFBFBF" w:themeFill="background1" w:themeFillShade="BF"/>
          </w:tcPr>
          <w:p w:rsidR="00791AEC" w:rsidRPr="00F21C35" w:rsidRDefault="00265D01" w:rsidP="001217ED">
            <w:pPr>
              <w:pStyle w:val="Table-Header"/>
              <w:rPr>
                <w:ins w:id="1065" w:author="Arnaud Dumont" w:date="2014-02-24T15:25:00Z"/>
                <w:b w:val="0"/>
              </w:rPr>
            </w:pPr>
            <w:ins w:id="1066" w:author="Arnaud Dumont" w:date="2014-02-24T15:44:00Z">
              <w:r>
                <w:t>Description</w:t>
              </w:r>
            </w:ins>
          </w:p>
        </w:tc>
        <w:tc>
          <w:tcPr>
            <w:tcW w:w="5682" w:type="dxa"/>
            <w:gridSpan w:val="2"/>
            <w:shd w:val="clear" w:color="auto" w:fill="BFBFBF" w:themeFill="background1" w:themeFillShade="BF"/>
          </w:tcPr>
          <w:p w:rsidR="00791AEC" w:rsidRPr="00F21C35" w:rsidRDefault="00791AEC" w:rsidP="001217ED">
            <w:pPr>
              <w:pStyle w:val="Table-Header"/>
              <w:rPr>
                <w:ins w:id="1067" w:author="Arnaud Dumont" w:date="2014-02-24T15:25:00Z"/>
                <w:b w:val="0"/>
              </w:rPr>
            </w:pPr>
            <w:ins w:id="1068" w:author="Arnaud Dumont" w:date="2014-02-24T15:25:00Z">
              <w:r>
                <w:rPr>
                  <w:b w:val="0"/>
                </w:rPr>
                <w:t>R</w:t>
              </w:r>
              <w:r w:rsidRPr="00EC18F5">
                <w:rPr>
                  <w:b w:val="0"/>
                </w:rPr>
                <w:t xml:space="preserve">eceived when </w:t>
              </w:r>
            </w:ins>
            <w:ins w:id="1069" w:author="Arnaud Dumont" w:date="2014-02-24T15:26:00Z">
              <w:r>
                <w:rPr>
                  <w:b w:val="0"/>
                </w:rPr>
                <w:t>the DNSSEC signing of a</w:t>
              </w:r>
            </w:ins>
            <w:ins w:id="1070" w:author="Arnaud Dumont" w:date="2014-02-24T15:25:00Z">
              <w:r w:rsidRPr="00EC18F5">
                <w:rPr>
                  <w:b w:val="0"/>
                </w:rPr>
                <w:t xml:space="preserve"> Zone has </w:t>
              </w:r>
            </w:ins>
            <w:ins w:id="1071" w:author="Arnaud Dumont" w:date="2014-02-24T15:26:00Z">
              <w:r>
                <w:rPr>
                  <w:b w:val="0"/>
                </w:rPr>
                <w:t>failed</w:t>
              </w:r>
            </w:ins>
          </w:p>
        </w:tc>
      </w:tr>
      <w:tr w:rsidR="00791AEC" w:rsidTr="001217ED">
        <w:trPr>
          <w:tblHeader w:val="0"/>
          <w:ins w:id="1072" w:author="Arnaud Dumont" w:date="2014-02-24T15:25:00Z"/>
        </w:trPr>
        <w:tc>
          <w:tcPr>
            <w:tcW w:w="2965" w:type="dxa"/>
            <w:shd w:val="clear" w:color="auto" w:fill="BFBFBF" w:themeFill="background1" w:themeFillShade="BF"/>
          </w:tcPr>
          <w:p w:rsidR="00791AEC" w:rsidRPr="00750051" w:rsidRDefault="00791AEC" w:rsidP="001217ED">
            <w:pPr>
              <w:pStyle w:val="Table-Header"/>
              <w:rPr>
                <w:ins w:id="1073" w:author="Arnaud Dumont" w:date="2014-02-24T15:25:00Z"/>
              </w:rPr>
            </w:pPr>
            <w:ins w:id="1074" w:author="Arnaud Dumont" w:date="2014-02-24T15:25:00Z">
              <w:r>
                <w:t>Field Name</w:t>
              </w:r>
            </w:ins>
          </w:p>
        </w:tc>
        <w:tc>
          <w:tcPr>
            <w:tcW w:w="2175" w:type="dxa"/>
            <w:shd w:val="clear" w:color="auto" w:fill="BFBFBF" w:themeFill="background1" w:themeFillShade="BF"/>
          </w:tcPr>
          <w:p w:rsidR="00791AEC" w:rsidRDefault="00791AEC" w:rsidP="001217ED">
            <w:pPr>
              <w:pStyle w:val="Table-Header"/>
              <w:rPr>
                <w:ins w:id="1075" w:author="Arnaud Dumont" w:date="2014-02-24T15:25:00Z"/>
              </w:rPr>
            </w:pPr>
            <w:ins w:id="1076" w:author="Arnaud Dumont" w:date="2014-02-24T15:25:00Z">
              <w:r>
                <w:t>Type</w:t>
              </w:r>
            </w:ins>
          </w:p>
        </w:tc>
        <w:tc>
          <w:tcPr>
            <w:tcW w:w="3507" w:type="dxa"/>
            <w:shd w:val="clear" w:color="auto" w:fill="BFBFBF" w:themeFill="background1" w:themeFillShade="BF"/>
          </w:tcPr>
          <w:p w:rsidR="00791AEC" w:rsidRDefault="00791AEC" w:rsidP="001217ED">
            <w:pPr>
              <w:pStyle w:val="Table-Header"/>
              <w:rPr>
                <w:ins w:id="1077" w:author="Arnaud Dumont" w:date="2014-02-24T15:25:00Z"/>
              </w:rPr>
            </w:pPr>
            <w:ins w:id="1078" w:author="Arnaud Dumont" w:date="2014-02-24T15:25:00Z">
              <w:r>
                <w:t>Description</w:t>
              </w:r>
            </w:ins>
          </w:p>
        </w:tc>
      </w:tr>
      <w:tr w:rsidR="00791AEC" w:rsidTr="001217ED">
        <w:trPr>
          <w:trHeight w:val="113"/>
          <w:tblHeader w:val="0"/>
          <w:ins w:id="1079" w:author="Arnaud Dumont" w:date="2014-02-24T15:25:00Z"/>
        </w:trPr>
        <w:tc>
          <w:tcPr>
            <w:tcW w:w="2965" w:type="dxa"/>
          </w:tcPr>
          <w:p w:rsidR="00791AEC" w:rsidRDefault="00791AEC" w:rsidP="001217ED">
            <w:pPr>
              <w:pStyle w:val="Table-Text"/>
              <w:rPr>
                <w:ins w:id="1080" w:author="Arnaud Dumont" w:date="2014-02-24T15:25:00Z"/>
              </w:rPr>
            </w:pPr>
            <w:ins w:id="1081" w:author="Arnaud Dumont" w:date="2014-02-24T15:25:00Z">
              <w:r w:rsidRPr="00F21C35">
                <w:t>zoneId</w:t>
              </w:r>
            </w:ins>
          </w:p>
        </w:tc>
        <w:tc>
          <w:tcPr>
            <w:tcW w:w="2175" w:type="dxa"/>
          </w:tcPr>
          <w:p w:rsidR="00791AEC" w:rsidRDefault="00791AEC" w:rsidP="001217ED">
            <w:pPr>
              <w:pStyle w:val="Table-Text"/>
              <w:rPr>
                <w:ins w:id="1082" w:author="Arnaud Dumont" w:date="2014-02-24T15:25:00Z"/>
              </w:rPr>
            </w:pPr>
            <w:ins w:id="1083" w:author="Arnaud Dumont" w:date="2014-02-24T15:25:00Z">
              <w:r>
                <w:t>uuid</w:t>
              </w:r>
            </w:ins>
          </w:p>
        </w:tc>
        <w:tc>
          <w:tcPr>
            <w:tcW w:w="3507" w:type="dxa"/>
          </w:tcPr>
          <w:p w:rsidR="00791AEC" w:rsidRDefault="00791AEC" w:rsidP="00F74B86">
            <w:pPr>
              <w:pStyle w:val="Table-Text"/>
              <w:rPr>
                <w:ins w:id="1084" w:author="Arnaud Dumont" w:date="2014-02-24T15:25:00Z"/>
              </w:rPr>
            </w:pPr>
            <w:ins w:id="1085" w:author="Arnaud Dumont" w:date="2014-02-24T15:25:00Z">
              <w:r>
                <w:t xml:space="preserve">The uuid of the zone which DNSSEC signing </w:t>
              </w:r>
            </w:ins>
            <w:ins w:id="1086" w:author="Arnaud Dumont" w:date="2014-02-24T15:47:00Z">
              <w:r w:rsidR="00F74B86">
                <w:t>failed</w:t>
              </w:r>
            </w:ins>
          </w:p>
        </w:tc>
      </w:tr>
      <w:tr w:rsidR="00791AEC" w:rsidTr="001217ED">
        <w:trPr>
          <w:trHeight w:val="113"/>
          <w:tblHeader w:val="0"/>
          <w:ins w:id="1087" w:author="Arnaud Dumont" w:date="2014-02-24T15:25:00Z"/>
        </w:trPr>
        <w:tc>
          <w:tcPr>
            <w:tcW w:w="2965" w:type="dxa"/>
          </w:tcPr>
          <w:p w:rsidR="00791AEC" w:rsidRDefault="00791AEC" w:rsidP="001217ED">
            <w:pPr>
              <w:pStyle w:val="Table-Text"/>
              <w:rPr>
                <w:ins w:id="1088" w:author="Arnaud Dumont" w:date="2014-02-24T15:25:00Z"/>
              </w:rPr>
            </w:pPr>
            <w:ins w:id="1089" w:author="Arnaud Dumont" w:date="2014-02-24T15:25:00Z">
              <w:r>
                <w:t>zoneName</w:t>
              </w:r>
            </w:ins>
          </w:p>
        </w:tc>
        <w:tc>
          <w:tcPr>
            <w:tcW w:w="2175" w:type="dxa"/>
          </w:tcPr>
          <w:p w:rsidR="00791AEC" w:rsidRDefault="00791AEC" w:rsidP="001217ED">
            <w:pPr>
              <w:pStyle w:val="Table-Text"/>
              <w:rPr>
                <w:ins w:id="1090" w:author="Arnaud Dumont" w:date="2014-02-24T15:25:00Z"/>
              </w:rPr>
            </w:pPr>
            <w:ins w:id="1091" w:author="Arnaud Dumont" w:date="2014-02-24T15:25:00Z">
              <w:r>
                <w:t>string</w:t>
              </w:r>
            </w:ins>
          </w:p>
        </w:tc>
        <w:tc>
          <w:tcPr>
            <w:tcW w:w="3507" w:type="dxa"/>
          </w:tcPr>
          <w:p w:rsidR="00791AEC" w:rsidRDefault="00791AEC" w:rsidP="00F74B86">
            <w:pPr>
              <w:pStyle w:val="Table-Text"/>
              <w:rPr>
                <w:ins w:id="1092" w:author="Arnaud Dumont" w:date="2014-02-24T15:25:00Z"/>
              </w:rPr>
            </w:pPr>
            <w:ins w:id="1093" w:author="Arnaud Dumont" w:date="2014-02-24T15:25:00Z">
              <w:r>
                <w:t xml:space="preserve">The name of the zone which DNSSEC signing </w:t>
              </w:r>
            </w:ins>
            <w:ins w:id="1094" w:author="Arnaud Dumont" w:date="2014-02-24T15:47:00Z">
              <w:r w:rsidR="00F74B86">
                <w:t>failed</w:t>
              </w:r>
            </w:ins>
          </w:p>
        </w:tc>
      </w:tr>
      <w:tr w:rsidR="00791AEC" w:rsidTr="001217ED">
        <w:trPr>
          <w:trHeight w:val="113"/>
          <w:tblHeader w:val="0"/>
          <w:ins w:id="1095" w:author="Arnaud Dumont" w:date="2014-02-24T15:25:00Z"/>
        </w:trPr>
        <w:tc>
          <w:tcPr>
            <w:tcW w:w="2965" w:type="dxa"/>
          </w:tcPr>
          <w:p w:rsidR="00791AEC" w:rsidRDefault="00791AEC" w:rsidP="001217ED">
            <w:pPr>
              <w:pStyle w:val="Table-Text"/>
              <w:rPr>
                <w:ins w:id="1096" w:author="Arnaud Dumont" w:date="2014-02-24T15:25:00Z"/>
              </w:rPr>
            </w:pPr>
            <w:ins w:id="1097" w:author="Arnaud Dumont" w:date="2014-02-24T15:27:00Z">
              <w:r w:rsidRPr="00791AEC">
                <w:t>errorMessage</w:t>
              </w:r>
            </w:ins>
          </w:p>
        </w:tc>
        <w:tc>
          <w:tcPr>
            <w:tcW w:w="2175" w:type="dxa"/>
          </w:tcPr>
          <w:p w:rsidR="00791AEC" w:rsidRDefault="00791AEC" w:rsidP="001217ED">
            <w:pPr>
              <w:pStyle w:val="Table-Text"/>
              <w:rPr>
                <w:ins w:id="1098" w:author="Arnaud Dumont" w:date="2014-02-24T15:25:00Z"/>
              </w:rPr>
            </w:pPr>
            <w:ins w:id="1099" w:author="Arnaud Dumont" w:date="2014-02-24T15:27:00Z">
              <w:r>
                <w:t>string</w:t>
              </w:r>
            </w:ins>
          </w:p>
        </w:tc>
        <w:tc>
          <w:tcPr>
            <w:tcW w:w="3507" w:type="dxa"/>
          </w:tcPr>
          <w:p w:rsidR="00791AEC" w:rsidRDefault="00791AEC" w:rsidP="009332C1">
            <w:pPr>
              <w:pStyle w:val="Table-Text"/>
              <w:rPr>
                <w:ins w:id="1100" w:author="Arnaud Dumont" w:date="2014-02-24T15:25:00Z"/>
              </w:rPr>
            </w:pPr>
            <w:ins w:id="1101" w:author="Arnaud Dumont" w:date="2014-02-24T15:27:00Z">
              <w:r>
                <w:t xml:space="preserve">A human-readable </w:t>
              </w:r>
            </w:ins>
            <w:ins w:id="1102" w:author="Arnaud Dumont" w:date="2014-02-24T15:47:00Z">
              <w:r w:rsidR="009332C1">
                <w:t>description of</w:t>
              </w:r>
            </w:ins>
            <w:ins w:id="1103" w:author="Arnaud Dumont" w:date="2014-02-24T15:27:00Z">
              <w:r>
                <w:t xml:space="preserve"> the failure</w:t>
              </w:r>
            </w:ins>
          </w:p>
        </w:tc>
      </w:tr>
    </w:tbl>
    <w:p w:rsidR="00142403" w:rsidRDefault="00142403" w:rsidP="00142403">
      <w:pPr>
        <w:rPr>
          <w:ins w:id="1104" w:author="Arnaud Dumont" w:date="2014-03-11T17:38:00Z"/>
        </w:rPr>
      </w:pPr>
      <w:ins w:id="1105" w:author="Arnaud Dumont" w:date="2014-03-11T17:38:00Z">
        <w:r w:rsidRPr="00142403">
          <w:t>WarningZoneUsageMessageContents</w:t>
        </w:r>
        <w:r>
          <w:t>:</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142403" w:rsidTr="00EB196C">
        <w:trPr>
          <w:tblHeader w:val="0"/>
          <w:ins w:id="1106" w:author="Arnaud Dumont" w:date="2014-03-11T17:38:00Z"/>
        </w:trPr>
        <w:tc>
          <w:tcPr>
            <w:tcW w:w="2965" w:type="dxa"/>
            <w:shd w:val="clear" w:color="auto" w:fill="BFBFBF" w:themeFill="background1" w:themeFillShade="BF"/>
          </w:tcPr>
          <w:p w:rsidR="00142403" w:rsidRDefault="00142403" w:rsidP="00EB196C">
            <w:pPr>
              <w:pStyle w:val="Table-Header"/>
              <w:rPr>
                <w:ins w:id="1107" w:author="Arnaud Dumont" w:date="2014-03-11T17:38:00Z"/>
              </w:rPr>
            </w:pPr>
            <w:ins w:id="1108" w:author="Arnaud Dumont" w:date="2014-03-11T17:38:00Z">
              <w:r>
                <w:t>Related message type</w:t>
              </w:r>
            </w:ins>
          </w:p>
        </w:tc>
        <w:tc>
          <w:tcPr>
            <w:tcW w:w="5682" w:type="dxa"/>
            <w:gridSpan w:val="2"/>
            <w:shd w:val="clear" w:color="auto" w:fill="BFBFBF" w:themeFill="background1" w:themeFillShade="BF"/>
          </w:tcPr>
          <w:p w:rsidR="00142403" w:rsidRDefault="00142403" w:rsidP="00EB196C">
            <w:pPr>
              <w:pStyle w:val="Table-Header"/>
              <w:rPr>
                <w:ins w:id="1109" w:author="Arnaud Dumont" w:date="2014-03-11T17:38:00Z"/>
              </w:rPr>
            </w:pPr>
            <w:ins w:id="1110" w:author="Arnaud Dumont" w:date="2014-03-11T17:39:00Z">
              <w:r w:rsidRPr="00142403">
                <w:rPr>
                  <w:b w:val="0"/>
                </w:rPr>
                <w:t>warningZoneUsage</w:t>
              </w:r>
            </w:ins>
          </w:p>
        </w:tc>
      </w:tr>
      <w:tr w:rsidR="00142403" w:rsidTr="00EB196C">
        <w:trPr>
          <w:tblHeader w:val="0"/>
          <w:ins w:id="1111" w:author="Arnaud Dumont" w:date="2014-03-11T17:38:00Z"/>
        </w:trPr>
        <w:tc>
          <w:tcPr>
            <w:tcW w:w="2965" w:type="dxa"/>
            <w:shd w:val="clear" w:color="auto" w:fill="BFBFBF" w:themeFill="background1" w:themeFillShade="BF"/>
          </w:tcPr>
          <w:p w:rsidR="00142403" w:rsidRDefault="00142403" w:rsidP="00EB196C">
            <w:pPr>
              <w:pStyle w:val="Table-Header"/>
              <w:rPr>
                <w:ins w:id="1112" w:author="Arnaud Dumont" w:date="2014-03-11T17:38:00Z"/>
              </w:rPr>
            </w:pPr>
            <w:ins w:id="1113" w:author="Arnaud Dumont" w:date="2014-03-11T17:38:00Z">
              <w:r>
                <w:t>Related object’s nature</w:t>
              </w:r>
            </w:ins>
          </w:p>
        </w:tc>
        <w:tc>
          <w:tcPr>
            <w:tcW w:w="5682" w:type="dxa"/>
            <w:gridSpan w:val="2"/>
            <w:shd w:val="clear" w:color="auto" w:fill="BFBFBF" w:themeFill="background1" w:themeFillShade="BF"/>
          </w:tcPr>
          <w:p w:rsidR="00142403" w:rsidRPr="00791AEC" w:rsidRDefault="00142403" w:rsidP="00EB196C">
            <w:pPr>
              <w:pStyle w:val="Table-Header"/>
              <w:rPr>
                <w:ins w:id="1114" w:author="Arnaud Dumont" w:date="2014-03-11T17:38:00Z"/>
                <w:b w:val="0"/>
              </w:rPr>
            </w:pPr>
            <w:ins w:id="1115" w:author="Arnaud Dumont" w:date="2014-03-11T17:38:00Z">
              <w:r>
                <w:rPr>
                  <w:b w:val="0"/>
                </w:rPr>
                <w:t>Zone</w:t>
              </w:r>
            </w:ins>
          </w:p>
        </w:tc>
      </w:tr>
      <w:tr w:rsidR="00142403" w:rsidTr="00EB196C">
        <w:trPr>
          <w:tblHeader w:val="0"/>
          <w:ins w:id="1116" w:author="Arnaud Dumont" w:date="2014-03-11T17:38:00Z"/>
        </w:trPr>
        <w:tc>
          <w:tcPr>
            <w:tcW w:w="2965" w:type="dxa"/>
            <w:shd w:val="clear" w:color="auto" w:fill="BFBFBF" w:themeFill="background1" w:themeFillShade="BF"/>
          </w:tcPr>
          <w:p w:rsidR="00142403" w:rsidRDefault="00142403" w:rsidP="00EB196C">
            <w:pPr>
              <w:pStyle w:val="Table-Header"/>
              <w:rPr>
                <w:ins w:id="1117" w:author="Arnaud Dumont" w:date="2014-03-11T17:38:00Z"/>
              </w:rPr>
            </w:pPr>
            <w:ins w:id="1118" w:author="Arnaud Dumont" w:date="2014-03-11T17:38:00Z">
              <w:r>
                <w:t>RelatedObjectId field type</w:t>
              </w:r>
            </w:ins>
          </w:p>
        </w:tc>
        <w:tc>
          <w:tcPr>
            <w:tcW w:w="5682" w:type="dxa"/>
            <w:gridSpan w:val="2"/>
            <w:shd w:val="clear" w:color="auto" w:fill="BFBFBF" w:themeFill="background1" w:themeFillShade="BF"/>
          </w:tcPr>
          <w:p w:rsidR="00142403" w:rsidRDefault="00142403" w:rsidP="00EB196C">
            <w:pPr>
              <w:pStyle w:val="Table-Header"/>
              <w:rPr>
                <w:ins w:id="1119" w:author="Arnaud Dumont" w:date="2014-03-11T17:38:00Z"/>
                <w:b w:val="0"/>
              </w:rPr>
            </w:pPr>
            <w:ins w:id="1120" w:author="Arnaud Dumont" w:date="2014-03-11T17:38:00Z">
              <w:r>
                <w:rPr>
                  <w:b w:val="0"/>
                </w:rPr>
                <w:t>uuid</w:t>
              </w:r>
            </w:ins>
          </w:p>
        </w:tc>
      </w:tr>
      <w:tr w:rsidR="00142403" w:rsidTr="00EB196C">
        <w:trPr>
          <w:tblHeader w:val="0"/>
          <w:ins w:id="1121" w:author="Arnaud Dumont" w:date="2014-03-11T17:38:00Z"/>
        </w:trPr>
        <w:tc>
          <w:tcPr>
            <w:tcW w:w="2965" w:type="dxa"/>
            <w:shd w:val="clear" w:color="auto" w:fill="BFBFBF" w:themeFill="background1" w:themeFillShade="BF"/>
          </w:tcPr>
          <w:p w:rsidR="00142403" w:rsidRPr="00F21C35" w:rsidRDefault="00142403" w:rsidP="00EB196C">
            <w:pPr>
              <w:pStyle w:val="Table-Header"/>
              <w:rPr>
                <w:ins w:id="1122" w:author="Arnaud Dumont" w:date="2014-03-11T17:38:00Z"/>
                <w:b w:val="0"/>
              </w:rPr>
            </w:pPr>
            <w:ins w:id="1123" w:author="Arnaud Dumont" w:date="2014-03-11T17:38:00Z">
              <w:r>
                <w:t>Description</w:t>
              </w:r>
            </w:ins>
          </w:p>
        </w:tc>
        <w:tc>
          <w:tcPr>
            <w:tcW w:w="5682" w:type="dxa"/>
            <w:gridSpan w:val="2"/>
            <w:shd w:val="clear" w:color="auto" w:fill="BFBFBF" w:themeFill="background1" w:themeFillShade="BF"/>
          </w:tcPr>
          <w:p w:rsidR="00142403" w:rsidRPr="00F21C35" w:rsidRDefault="00142403" w:rsidP="00142403">
            <w:pPr>
              <w:pStyle w:val="Table-Header"/>
              <w:rPr>
                <w:ins w:id="1124" w:author="Arnaud Dumont" w:date="2014-03-11T17:38:00Z"/>
                <w:b w:val="0"/>
              </w:rPr>
            </w:pPr>
            <w:ins w:id="1125" w:author="Arnaud Dumont" w:date="2014-03-11T17:38:00Z">
              <w:r>
                <w:rPr>
                  <w:b w:val="0"/>
                </w:rPr>
                <w:t>R</w:t>
              </w:r>
              <w:r w:rsidRPr="00EC18F5">
                <w:rPr>
                  <w:b w:val="0"/>
                </w:rPr>
                <w:t xml:space="preserve">eceived when </w:t>
              </w:r>
              <w:r>
                <w:rPr>
                  <w:b w:val="0"/>
                </w:rPr>
                <w:t xml:space="preserve">the </w:t>
              </w:r>
            </w:ins>
            <w:ins w:id="1126" w:author="Arnaud Dumont" w:date="2014-03-11T17:39:00Z">
              <w:r>
                <w:rPr>
                  <w:b w:val="0"/>
                </w:rPr>
                <w:t>query usage of a zone has exceeded the warning threshold</w:t>
              </w:r>
            </w:ins>
          </w:p>
        </w:tc>
      </w:tr>
      <w:tr w:rsidR="00142403" w:rsidTr="00EB196C">
        <w:trPr>
          <w:tblHeader w:val="0"/>
          <w:ins w:id="1127" w:author="Arnaud Dumont" w:date="2014-03-11T17:38:00Z"/>
        </w:trPr>
        <w:tc>
          <w:tcPr>
            <w:tcW w:w="2965" w:type="dxa"/>
            <w:shd w:val="clear" w:color="auto" w:fill="BFBFBF" w:themeFill="background1" w:themeFillShade="BF"/>
          </w:tcPr>
          <w:p w:rsidR="00142403" w:rsidRPr="00750051" w:rsidRDefault="00142403" w:rsidP="00EB196C">
            <w:pPr>
              <w:pStyle w:val="Table-Header"/>
              <w:rPr>
                <w:ins w:id="1128" w:author="Arnaud Dumont" w:date="2014-03-11T17:38:00Z"/>
              </w:rPr>
            </w:pPr>
            <w:ins w:id="1129" w:author="Arnaud Dumont" w:date="2014-03-11T17:38:00Z">
              <w:r>
                <w:t>Field Name</w:t>
              </w:r>
            </w:ins>
          </w:p>
        </w:tc>
        <w:tc>
          <w:tcPr>
            <w:tcW w:w="2175" w:type="dxa"/>
            <w:shd w:val="clear" w:color="auto" w:fill="BFBFBF" w:themeFill="background1" w:themeFillShade="BF"/>
          </w:tcPr>
          <w:p w:rsidR="00142403" w:rsidRDefault="00142403" w:rsidP="00EB196C">
            <w:pPr>
              <w:pStyle w:val="Table-Header"/>
              <w:rPr>
                <w:ins w:id="1130" w:author="Arnaud Dumont" w:date="2014-03-11T17:38:00Z"/>
              </w:rPr>
            </w:pPr>
            <w:ins w:id="1131" w:author="Arnaud Dumont" w:date="2014-03-11T17:38:00Z">
              <w:r>
                <w:t>Type</w:t>
              </w:r>
            </w:ins>
          </w:p>
        </w:tc>
        <w:tc>
          <w:tcPr>
            <w:tcW w:w="3507" w:type="dxa"/>
            <w:shd w:val="clear" w:color="auto" w:fill="BFBFBF" w:themeFill="background1" w:themeFillShade="BF"/>
          </w:tcPr>
          <w:p w:rsidR="00142403" w:rsidRDefault="00142403" w:rsidP="00EB196C">
            <w:pPr>
              <w:pStyle w:val="Table-Header"/>
              <w:rPr>
                <w:ins w:id="1132" w:author="Arnaud Dumont" w:date="2014-03-11T17:38:00Z"/>
              </w:rPr>
            </w:pPr>
            <w:ins w:id="1133" w:author="Arnaud Dumont" w:date="2014-03-11T17:38:00Z">
              <w:r>
                <w:t>Description</w:t>
              </w:r>
            </w:ins>
          </w:p>
        </w:tc>
      </w:tr>
      <w:tr w:rsidR="00142403" w:rsidTr="00EB196C">
        <w:trPr>
          <w:trHeight w:val="113"/>
          <w:tblHeader w:val="0"/>
          <w:ins w:id="1134" w:author="Arnaud Dumont" w:date="2014-03-11T17:38:00Z"/>
        </w:trPr>
        <w:tc>
          <w:tcPr>
            <w:tcW w:w="2965" w:type="dxa"/>
          </w:tcPr>
          <w:p w:rsidR="00142403" w:rsidRDefault="00142403" w:rsidP="00EB196C">
            <w:pPr>
              <w:pStyle w:val="Table-Text"/>
              <w:rPr>
                <w:ins w:id="1135" w:author="Arnaud Dumont" w:date="2014-03-11T17:38:00Z"/>
              </w:rPr>
            </w:pPr>
            <w:ins w:id="1136" w:author="Arnaud Dumont" w:date="2014-03-11T17:38:00Z">
              <w:r w:rsidRPr="00F21C35">
                <w:t>zoneId</w:t>
              </w:r>
            </w:ins>
          </w:p>
        </w:tc>
        <w:tc>
          <w:tcPr>
            <w:tcW w:w="2175" w:type="dxa"/>
          </w:tcPr>
          <w:p w:rsidR="00142403" w:rsidRDefault="00142403" w:rsidP="00EB196C">
            <w:pPr>
              <w:pStyle w:val="Table-Text"/>
              <w:rPr>
                <w:ins w:id="1137" w:author="Arnaud Dumont" w:date="2014-03-11T17:38:00Z"/>
              </w:rPr>
            </w:pPr>
            <w:ins w:id="1138" w:author="Arnaud Dumont" w:date="2014-03-11T17:38:00Z">
              <w:r>
                <w:t>uuid</w:t>
              </w:r>
            </w:ins>
          </w:p>
        </w:tc>
        <w:tc>
          <w:tcPr>
            <w:tcW w:w="3507" w:type="dxa"/>
          </w:tcPr>
          <w:p w:rsidR="00142403" w:rsidRDefault="00142403" w:rsidP="00142403">
            <w:pPr>
              <w:pStyle w:val="Table-Text"/>
              <w:rPr>
                <w:ins w:id="1139" w:author="Arnaud Dumont" w:date="2014-03-11T17:38:00Z"/>
              </w:rPr>
            </w:pPr>
            <w:ins w:id="1140" w:author="Arnaud Dumont" w:date="2014-03-11T17:38:00Z">
              <w:r>
                <w:t xml:space="preserve">The uuid of the </w:t>
              </w:r>
            </w:ins>
            <w:ins w:id="1141" w:author="Arnaud Dumont" w:date="2014-03-11T17:40:00Z">
              <w:r>
                <w:t>related zone</w:t>
              </w:r>
            </w:ins>
          </w:p>
        </w:tc>
      </w:tr>
      <w:tr w:rsidR="00142403" w:rsidTr="00EB196C">
        <w:trPr>
          <w:trHeight w:val="113"/>
          <w:tblHeader w:val="0"/>
          <w:ins w:id="1142" w:author="Arnaud Dumont" w:date="2014-03-11T17:38:00Z"/>
        </w:trPr>
        <w:tc>
          <w:tcPr>
            <w:tcW w:w="2965" w:type="dxa"/>
          </w:tcPr>
          <w:p w:rsidR="00142403" w:rsidRDefault="00142403" w:rsidP="00EB196C">
            <w:pPr>
              <w:pStyle w:val="Table-Text"/>
              <w:rPr>
                <w:ins w:id="1143" w:author="Arnaud Dumont" w:date="2014-03-11T17:38:00Z"/>
              </w:rPr>
            </w:pPr>
            <w:ins w:id="1144" w:author="Arnaud Dumont" w:date="2014-03-11T17:38:00Z">
              <w:r>
                <w:t>zoneName</w:t>
              </w:r>
            </w:ins>
          </w:p>
        </w:tc>
        <w:tc>
          <w:tcPr>
            <w:tcW w:w="2175" w:type="dxa"/>
          </w:tcPr>
          <w:p w:rsidR="00142403" w:rsidRDefault="00142403" w:rsidP="00EB196C">
            <w:pPr>
              <w:pStyle w:val="Table-Text"/>
              <w:rPr>
                <w:ins w:id="1145" w:author="Arnaud Dumont" w:date="2014-03-11T17:38:00Z"/>
              </w:rPr>
            </w:pPr>
            <w:ins w:id="1146" w:author="Arnaud Dumont" w:date="2014-03-11T17:38:00Z">
              <w:r>
                <w:t>string</w:t>
              </w:r>
            </w:ins>
          </w:p>
        </w:tc>
        <w:tc>
          <w:tcPr>
            <w:tcW w:w="3507" w:type="dxa"/>
          </w:tcPr>
          <w:p w:rsidR="00142403" w:rsidRDefault="00142403" w:rsidP="00142403">
            <w:pPr>
              <w:pStyle w:val="Table-Text"/>
              <w:rPr>
                <w:ins w:id="1147" w:author="Arnaud Dumont" w:date="2014-03-11T17:38:00Z"/>
              </w:rPr>
            </w:pPr>
            <w:ins w:id="1148" w:author="Arnaud Dumont" w:date="2014-03-11T17:38:00Z">
              <w:r>
                <w:t xml:space="preserve">The name of </w:t>
              </w:r>
            </w:ins>
            <w:ins w:id="1149" w:author="Arnaud Dumont" w:date="2014-03-11T17:40:00Z">
              <w:r>
                <w:t>the related zone</w:t>
              </w:r>
            </w:ins>
          </w:p>
        </w:tc>
      </w:tr>
      <w:tr w:rsidR="00142403" w:rsidTr="00EB196C">
        <w:trPr>
          <w:trHeight w:val="113"/>
          <w:tblHeader w:val="0"/>
          <w:ins w:id="1150" w:author="Arnaud Dumont" w:date="2014-03-11T17:38:00Z"/>
        </w:trPr>
        <w:tc>
          <w:tcPr>
            <w:tcW w:w="2965" w:type="dxa"/>
          </w:tcPr>
          <w:p w:rsidR="00142403" w:rsidRDefault="00142403" w:rsidP="00EB196C">
            <w:pPr>
              <w:pStyle w:val="Table-Text"/>
              <w:rPr>
                <w:ins w:id="1151" w:author="Arnaud Dumont" w:date="2014-03-11T17:38:00Z"/>
              </w:rPr>
            </w:pPr>
            <w:ins w:id="1152" w:author="Arnaud Dumont" w:date="2014-03-11T17:39:00Z">
              <w:r w:rsidRPr="00142403">
                <w:t>currentZoneUsage</w:t>
              </w:r>
            </w:ins>
          </w:p>
        </w:tc>
        <w:tc>
          <w:tcPr>
            <w:tcW w:w="2175" w:type="dxa"/>
          </w:tcPr>
          <w:p w:rsidR="00142403" w:rsidRDefault="00142403" w:rsidP="00EB196C">
            <w:pPr>
              <w:pStyle w:val="Table-Text"/>
              <w:rPr>
                <w:ins w:id="1153" w:author="Arnaud Dumont" w:date="2014-03-11T17:38:00Z"/>
              </w:rPr>
            </w:pPr>
            <w:ins w:id="1154" w:author="Arnaud Dumont" w:date="2014-03-11T17:40:00Z">
              <w:r w:rsidRPr="00142403">
                <w:t>integer</w:t>
              </w:r>
            </w:ins>
          </w:p>
        </w:tc>
        <w:tc>
          <w:tcPr>
            <w:tcW w:w="3507" w:type="dxa"/>
          </w:tcPr>
          <w:p w:rsidR="00142403" w:rsidRDefault="00142403" w:rsidP="00EB196C">
            <w:pPr>
              <w:pStyle w:val="Table-Text"/>
              <w:rPr>
                <w:ins w:id="1155" w:author="Arnaud Dumont" w:date="2014-03-11T17:38:00Z"/>
              </w:rPr>
            </w:pPr>
            <w:ins w:id="1156" w:author="Arnaud Dumont" w:date="2014-03-11T17:40:00Z">
              <w:r>
                <w:t>The current query usage of the zone</w:t>
              </w:r>
            </w:ins>
          </w:p>
        </w:tc>
      </w:tr>
      <w:tr w:rsidR="00142403" w:rsidTr="00EB196C">
        <w:trPr>
          <w:trHeight w:val="113"/>
          <w:tblHeader w:val="0"/>
          <w:ins w:id="1157" w:author="Arnaud Dumont" w:date="2014-03-11T17:41:00Z"/>
        </w:trPr>
        <w:tc>
          <w:tcPr>
            <w:tcW w:w="2965" w:type="dxa"/>
          </w:tcPr>
          <w:p w:rsidR="00142403" w:rsidRPr="00142403" w:rsidRDefault="00142403" w:rsidP="00EB196C">
            <w:pPr>
              <w:pStyle w:val="Table-Text"/>
              <w:rPr>
                <w:ins w:id="1158" w:author="Arnaud Dumont" w:date="2014-03-11T17:41:00Z"/>
              </w:rPr>
            </w:pPr>
            <w:ins w:id="1159" w:author="Arnaud Dumont" w:date="2014-03-11T17:41:00Z">
              <w:r w:rsidRPr="00142403">
                <w:t>zoneUsageLimit</w:t>
              </w:r>
            </w:ins>
          </w:p>
        </w:tc>
        <w:tc>
          <w:tcPr>
            <w:tcW w:w="2175" w:type="dxa"/>
          </w:tcPr>
          <w:p w:rsidR="00142403" w:rsidRPr="00142403" w:rsidRDefault="00142403" w:rsidP="00EB196C">
            <w:pPr>
              <w:pStyle w:val="Table-Text"/>
              <w:rPr>
                <w:ins w:id="1160" w:author="Arnaud Dumont" w:date="2014-03-11T17:41:00Z"/>
              </w:rPr>
            </w:pPr>
            <w:ins w:id="1161" w:author="Arnaud Dumont" w:date="2014-03-11T17:41:00Z">
              <w:r w:rsidRPr="00142403">
                <w:t>integer</w:t>
              </w:r>
            </w:ins>
          </w:p>
        </w:tc>
        <w:tc>
          <w:tcPr>
            <w:tcW w:w="3507" w:type="dxa"/>
          </w:tcPr>
          <w:p w:rsidR="00142403" w:rsidRDefault="00142403" w:rsidP="00EB196C">
            <w:pPr>
              <w:pStyle w:val="Table-Text"/>
              <w:rPr>
                <w:ins w:id="1162" w:author="Arnaud Dumont" w:date="2014-03-11T17:41:00Z"/>
              </w:rPr>
            </w:pPr>
            <w:ins w:id="1163" w:author="Arnaud Dumont" w:date="2014-03-11T17:41:00Z">
              <w:r>
                <w:t>The query usage limit of the plan the zone is linked to</w:t>
              </w:r>
            </w:ins>
          </w:p>
        </w:tc>
      </w:tr>
    </w:tbl>
    <w:p w:rsidR="00142403" w:rsidRDefault="00142403" w:rsidP="00142403">
      <w:pPr>
        <w:rPr>
          <w:ins w:id="1164" w:author="Arnaud Dumont" w:date="2014-03-11T17:38:00Z"/>
        </w:rPr>
      </w:pPr>
      <w:ins w:id="1165" w:author="Arnaud Dumont" w:date="2014-03-11T17:41:00Z">
        <w:r w:rsidRPr="00142403">
          <w:t>CriticalZoneUsageMessageContents</w:t>
        </w:r>
      </w:ins>
      <w:ins w:id="1166" w:author="Arnaud Dumont" w:date="2014-03-11T17:38:00Z">
        <w:r>
          <w:t>:</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142403" w:rsidTr="00EB196C">
        <w:trPr>
          <w:tblHeader w:val="0"/>
          <w:ins w:id="1167" w:author="Arnaud Dumont" w:date="2014-03-11T17:38:00Z"/>
        </w:trPr>
        <w:tc>
          <w:tcPr>
            <w:tcW w:w="2965" w:type="dxa"/>
            <w:shd w:val="clear" w:color="auto" w:fill="BFBFBF" w:themeFill="background1" w:themeFillShade="BF"/>
          </w:tcPr>
          <w:p w:rsidR="00142403" w:rsidRDefault="00142403" w:rsidP="00EB196C">
            <w:pPr>
              <w:pStyle w:val="Table-Header"/>
              <w:rPr>
                <w:ins w:id="1168" w:author="Arnaud Dumont" w:date="2014-03-11T17:38:00Z"/>
              </w:rPr>
            </w:pPr>
            <w:ins w:id="1169" w:author="Arnaud Dumont" w:date="2014-03-11T17:38:00Z">
              <w:r>
                <w:t>Related message type</w:t>
              </w:r>
            </w:ins>
          </w:p>
        </w:tc>
        <w:tc>
          <w:tcPr>
            <w:tcW w:w="5682" w:type="dxa"/>
            <w:gridSpan w:val="2"/>
            <w:shd w:val="clear" w:color="auto" w:fill="BFBFBF" w:themeFill="background1" w:themeFillShade="BF"/>
          </w:tcPr>
          <w:p w:rsidR="00142403" w:rsidRDefault="00142403" w:rsidP="00EB196C">
            <w:pPr>
              <w:pStyle w:val="Table-Header"/>
              <w:rPr>
                <w:ins w:id="1170" w:author="Arnaud Dumont" w:date="2014-03-11T17:38:00Z"/>
              </w:rPr>
            </w:pPr>
            <w:ins w:id="1171" w:author="Arnaud Dumont" w:date="2014-03-11T17:42:00Z">
              <w:r w:rsidRPr="00142403">
                <w:rPr>
                  <w:b w:val="0"/>
                </w:rPr>
                <w:t>criticalZoneUsage</w:t>
              </w:r>
            </w:ins>
          </w:p>
        </w:tc>
      </w:tr>
      <w:tr w:rsidR="00142403" w:rsidTr="00EB196C">
        <w:trPr>
          <w:tblHeader w:val="0"/>
          <w:ins w:id="1172" w:author="Arnaud Dumont" w:date="2014-03-11T17:38:00Z"/>
        </w:trPr>
        <w:tc>
          <w:tcPr>
            <w:tcW w:w="2965" w:type="dxa"/>
            <w:shd w:val="clear" w:color="auto" w:fill="BFBFBF" w:themeFill="background1" w:themeFillShade="BF"/>
          </w:tcPr>
          <w:p w:rsidR="00142403" w:rsidRDefault="00142403" w:rsidP="00EB196C">
            <w:pPr>
              <w:pStyle w:val="Table-Header"/>
              <w:rPr>
                <w:ins w:id="1173" w:author="Arnaud Dumont" w:date="2014-03-11T17:38:00Z"/>
              </w:rPr>
            </w:pPr>
            <w:ins w:id="1174" w:author="Arnaud Dumont" w:date="2014-03-11T17:38:00Z">
              <w:r>
                <w:t>Related object’s nature</w:t>
              </w:r>
            </w:ins>
          </w:p>
        </w:tc>
        <w:tc>
          <w:tcPr>
            <w:tcW w:w="5682" w:type="dxa"/>
            <w:gridSpan w:val="2"/>
            <w:shd w:val="clear" w:color="auto" w:fill="BFBFBF" w:themeFill="background1" w:themeFillShade="BF"/>
          </w:tcPr>
          <w:p w:rsidR="00142403" w:rsidRPr="00791AEC" w:rsidRDefault="00142403" w:rsidP="00EB196C">
            <w:pPr>
              <w:pStyle w:val="Table-Header"/>
              <w:rPr>
                <w:ins w:id="1175" w:author="Arnaud Dumont" w:date="2014-03-11T17:38:00Z"/>
                <w:b w:val="0"/>
              </w:rPr>
            </w:pPr>
            <w:ins w:id="1176" w:author="Arnaud Dumont" w:date="2014-03-11T17:38:00Z">
              <w:r>
                <w:rPr>
                  <w:b w:val="0"/>
                </w:rPr>
                <w:t>Zone</w:t>
              </w:r>
            </w:ins>
          </w:p>
        </w:tc>
      </w:tr>
      <w:tr w:rsidR="00142403" w:rsidTr="00EB196C">
        <w:trPr>
          <w:tblHeader w:val="0"/>
          <w:ins w:id="1177" w:author="Arnaud Dumont" w:date="2014-03-11T17:38:00Z"/>
        </w:trPr>
        <w:tc>
          <w:tcPr>
            <w:tcW w:w="2965" w:type="dxa"/>
            <w:shd w:val="clear" w:color="auto" w:fill="BFBFBF" w:themeFill="background1" w:themeFillShade="BF"/>
          </w:tcPr>
          <w:p w:rsidR="00142403" w:rsidRDefault="00142403" w:rsidP="00EB196C">
            <w:pPr>
              <w:pStyle w:val="Table-Header"/>
              <w:rPr>
                <w:ins w:id="1178" w:author="Arnaud Dumont" w:date="2014-03-11T17:38:00Z"/>
              </w:rPr>
            </w:pPr>
            <w:ins w:id="1179" w:author="Arnaud Dumont" w:date="2014-03-11T17:38:00Z">
              <w:r>
                <w:t>RelatedObjectId field type</w:t>
              </w:r>
            </w:ins>
          </w:p>
        </w:tc>
        <w:tc>
          <w:tcPr>
            <w:tcW w:w="5682" w:type="dxa"/>
            <w:gridSpan w:val="2"/>
            <w:shd w:val="clear" w:color="auto" w:fill="BFBFBF" w:themeFill="background1" w:themeFillShade="BF"/>
          </w:tcPr>
          <w:p w:rsidR="00142403" w:rsidRDefault="00142403" w:rsidP="00EB196C">
            <w:pPr>
              <w:pStyle w:val="Table-Header"/>
              <w:rPr>
                <w:ins w:id="1180" w:author="Arnaud Dumont" w:date="2014-03-11T17:38:00Z"/>
                <w:b w:val="0"/>
              </w:rPr>
            </w:pPr>
            <w:ins w:id="1181" w:author="Arnaud Dumont" w:date="2014-03-11T17:38:00Z">
              <w:r>
                <w:rPr>
                  <w:b w:val="0"/>
                </w:rPr>
                <w:t>uuid</w:t>
              </w:r>
            </w:ins>
          </w:p>
        </w:tc>
      </w:tr>
      <w:tr w:rsidR="00142403" w:rsidTr="00EB196C">
        <w:trPr>
          <w:tblHeader w:val="0"/>
          <w:ins w:id="1182" w:author="Arnaud Dumont" w:date="2014-03-11T17:38:00Z"/>
        </w:trPr>
        <w:tc>
          <w:tcPr>
            <w:tcW w:w="2965" w:type="dxa"/>
            <w:shd w:val="clear" w:color="auto" w:fill="BFBFBF" w:themeFill="background1" w:themeFillShade="BF"/>
          </w:tcPr>
          <w:p w:rsidR="00142403" w:rsidRPr="00F21C35" w:rsidRDefault="00142403" w:rsidP="00EB196C">
            <w:pPr>
              <w:pStyle w:val="Table-Header"/>
              <w:rPr>
                <w:ins w:id="1183" w:author="Arnaud Dumont" w:date="2014-03-11T17:38:00Z"/>
                <w:b w:val="0"/>
              </w:rPr>
            </w:pPr>
            <w:ins w:id="1184" w:author="Arnaud Dumont" w:date="2014-03-11T17:38:00Z">
              <w:r>
                <w:t>Description</w:t>
              </w:r>
            </w:ins>
          </w:p>
        </w:tc>
        <w:tc>
          <w:tcPr>
            <w:tcW w:w="5682" w:type="dxa"/>
            <w:gridSpan w:val="2"/>
            <w:shd w:val="clear" w:color="auto" w:fill="BFBFBF" w:themeFill="background1" w:themeFillShade="BF"/>
          </w:tcPr>
          <w:p w:rsidR="00142403" w:rsidRPr="00F21C35" w:rsidRDefault="00142403" w:rsidP="00142403">
            <w:pPr>
              <w:pStyle w:val="Table-Header"/>
              <w:rPr>
                <w:ins w:id="1185" w:author="Arnaud Dumont" w:date="2014-03-11T17:38:00Z"/>
                <w:b w:val="0"/>
              </w:rPr>
            </w:pPr>
            <w:ins w:id="1186" w:author="Arnaud Dumont" w:date="2014-03-11T17:42:00Z">
              <w:r>
                <w:rPr>
                  <w:b w:val="0"/>
                </w:rPr>
                <w:t>R</w:t>
              </w:r>
              <w:r w:rsidRPr="00EC18F5">
                <w:rPr>
                  <w:b w:val="0"/>
                </w:rPr>
                <w:t xml:space="preserve">eceived when </w:t>
              </w:r>
              <w:r>
                <w:rPr>
                  <w:b w:val="0"/>
                </w:rPr>
                <w:t>the query usage of a zone has exceeded the critical threshold</w:t>
              </w:r>
            </w:ins>
          </w:p>
        </w:tc>
      </w:tr>
      <w:tr w:rsidR="00142403" w:rsidTr="00EB196C">
        <w:trPr>
          <w:tblHeader w:val="0"/>
          <w:ins w:id="1187" w:author="Arnaud Dumont" w:date="2014-03-11T17:38:00Z"/>
        </w:trPr>
        <w:tc>
          <w:tcPr>
            <w:tcW w:w="2965" w:type="dxa"/>
            <w:shd w:val="clear" w:color="auto" w:fill="BFBFBF" w:themeFill="background1" w:themeFillShade="BF"/>
          </w:tcPr>
          <w:p w:rsidR="00142403" w:rsidRPr="00750051" w:rsidRDefault="00142403" w:rsidP="00EB196C">
            <w:pPr>
              <w:pStyle w:val="Table-Header"/>
              <w:rPr>
                <w:ins w:id="1188" w:author="Arnaud Dumont" w:date="2014-03-11T17:38:00Z"/>
              </w:rPr>
            </w:pPr>
            <w:ins w:id="1189" w:author="Arnaud Dumont" w:date="2014-03-11T17:38:00Z">
              <w:r>
                <w:t>Field Name</w:t>
              </w:r>
            </w:ins>
          </w:p>
        </w:tc>
        <w:tc>
          <w:tcPr>
            <w:tcW w:w="2175" w:type="dxa"/>
            <w:shd w:val="clear" w:color="auto" w:fill="BFBFBF" w:themeFill="background1" w:themeFillShade="BF"/>
          </w:tcPr>
          <w:p w:rsidR="00142403" w:rsidRDefault="00142403" w:rsidP="00EB196C">
            <w:pPr>
              <w:pStyle w:val="Table-Header"/>
              <w:rPr>
                <w:ins w:id="1190" w:author="Arnaud Dumont" w:date="2014-03-11T17:38:00Z"/>
              </w:rPr>
            </w:pPr>
            <w:ins w:id="1191" w:author="Arnaud Dumont" w:date="2014-03-11T17:38:00Z">
              <w:r>
                <w:t>Type</w:t>
              </w:r>
            </w:ins>
          </w:p>
        </w:tc>
        <w:tc>
          <w:tcPr>
            <w:tcW w:w="3507" w:type="dxa"/>
            <w:shd w:val="clear" w:color="auto" w:fill="BFBFBF" w:themeFill="background1" w:themeFillShade="BF"/>
          </w:tcPr>
          <w:p w:rsidR="00142403" w:rsidRDefault="00142403" w:rsidP="00EB196C">
            <w:pPr>
              <w:pStyle w:val="Table-Header"/>
              <w:rPr>
                <w:ins w:id="1192" w:author="Arnaud Dumont" w:date="2014-03-11T17:38:00Z"/>
              </w:rPr>
            </w:pPr>
            <w:ins w:id="1193" w:author="Arnaud Dumont" w:date="2014-03-11T17:38:00Z">
              <w:r>
                <w:t>Description</w:t>
              </w:r>
            </w:ins>
          </w:p>
        </w:tc>
      </w:tr>
      <w:tr w:rsidR="00142403" w:rsidTr="00EB196C">
        <w:trPr>
          <w:trHeight w:val="113"/>
          <w:tblHeader w:val="0"/>
          <w:ins w:id="1194" w:author="Arnaud Dumont" w:date="2014-03-11T17:38:00Z"/>
        </w:trPr>
        <w:tc>
          <w:tcPr>
            <w:tcW w:w="2965" w:type="dxa"/>
          </w:tcPr>
          <w:p w:rsidR="00142403" w:rsidRDefault="00142403" w:rsidP="00EB196C">
            <w:pPr>
              <w:pStyle w:val="Table-Text"/>
              <w:rPr>
                <w:ins w:id="1195" w:author="Arnaud Dumont" w:date="2014-03-11T17:38:00Z"/>
              </w:rPr>
            </w:pPr>
            <w:ins w:id="1196" w:author="Arnaud Dumont" w:date="2014-03-11T17:42:00Z">
              <w:r w:rsidRPr="00F21C35">
                <w:t>zoneId</w:t>
              </w:r>
            </w:ins>
          </w:p>
        </w:tc>
        <w:tc>
          <w:tcPr>
            <w:tcW w:w="2175" w:type="dxa"/>
          </w:tcPr>
          <w:p w:rsidR="00142403" w:rsidRDefault="00142403" w:rsidP="00EB196C">
            <w:pPr>
              <w:pStyle w:val="Table-Text"/>
              <w:rPr>
                <w:ins w:id="1197" w:author="Arnaud Dumont" w:date="2014-03-11T17:38:00Z"/>
              </w:rPr>
            </w:pPr>
            <w:ins w:id="1198" w:author="Arnaud Dumont" w:date="2014-03-11T17:42:00Z">
              <w:r>
                <w:t>uuid</w:t>
              </w:r>
            </w:ins>
          </w:p>
        </w:tc>
        <w:tc>
          <w:tcPr>
            <w:tcW w:w="3507" w:type="dxa"/>
          </w:tcPr>
          <w:p w:rsidR="00142403" w:rsidRDefault="00142403" w:rsidP="00EB196C">
            <w:pPr>
              <w:pStyle w:val="Table-Text"/>
              <w:rPr>
                <w:ins w:id="1199" w:author="Arnaud Dumont" w:date="2014-03-11T17:38:00Z"/>
              </w:rPr>
            </w:pPr>
            <w:ins w:id="1200" w:author="Arnaud Dumont" w:date="2014-03-11T17:42:00Z">
              <w:r>
                <w:t>The uuid of the related zone</w:t>
              </w:r>
            </w:ins>
          </w:p>
        </w:tc>
      </w:tr>
      <w:tr w:rsidR="00142403" w:rsidTr="00EB196C">
        <w:trPr>
          <w:trHeight w:val="113"/>
          <w:tblHeader w:val="0"/>
          <w:ins w:id="1201" w:author="Arnaud Dumont" w:date="2014-03-11T17:38:00Z"/>
        </w:trPr>
        <w:tc>
          <w:tcPr>
            <w:tcW w:w="2965" w:type="dxa"/>
          </w:tcPr>
          <w:p w:rsidR="00142403" w:rsidRDefault="00142403" w:rsidP="00EB196C">
            <w:pPr>
              <w:pStyle w:val="Table-Text"/>
              <w:rPr>
                <w:ins w:id="1202" w:author="Arnaud Dumont" w:date="2014-03-11T17:38:00Z"/>
              </w:rPr>
            </w:pPr>
            <w:ins w:id="1203" w:author="Arnaud Dumont" w:date="2014-03-11T17:42:00Z">
              <w:r>
                <w:lastRenderedPageBreak/>
                <w:t>zoneName</w:t>
              </w:r>
            </w:ins>
          </w:p>
        </w:tc>
        <w:tc>
          <w:tcPr>
            <w:tcW w:w="2175" w:type="dxa"/>
          </w:tcPr>
          <w:p w:rsidR="00142403" w:rsidRDefault="00142403" w:rsidP="00EB196C">
            <w:pPr>
              <w:pStyle w:val="Table-Text"/>
              <w:rPr>
                <w:ins w:id="1204" w:author="Arnaud Dumont" w:date="2014-03-11T17:38:00Z"/>
              </w:rPr>
            </w:pPr>
            <w:ins w:id="1205" w:author="Arnaud Dumont" w:date="2014-03-11T17:42:00Z">
              <w:r>
                <w:t>string</w:t>
              </w:r>
            </w:ins>
          </w:p>
        </w:tc>
        <w:tc>
          <w:tcPr>
            <w:tcW w:w="3507" w:type="dxa"/>
          </w:tcPr>
          <w:p w:rsidR="00142403" w:rsidRDefault="00142403" w:rsidP="00EB196C">
            <w:pPr>
              <w:pStyle w:val="Table-Text"/>
              <w:rPr>
                <w:ins w:id="1206" w:author="Arnaud Dumont" w:date="2014-03-11T17:38:00Z"/>
              </w:rPr>
            </w:pPr>
            <w:ins w:id="1207" w:author="Arnaud Dumont" w:date="2014-03-11T17:42:00Z">
              <w:r>
                <w:t>The name of the related zone</w:t>
              </w:r>
            </w:ins>
          </w:p>
        </w:tc>
      </w:tr>
      <w:tr w:rsidR="00142403" w:rsidTr="00EB196C">
        <w:trPr>
          <w:trHeight w:val="113"/>
          <w:tblHeader w:val="0"/>
          <w:ins w:id="1208" w:author="Arnaud Dumont" w:date="2014-03-11T17:38:00Z"/>
        </w:trPr>
        <w:tc>
          <w:tcPr>
            <w:tcW w:w="2965" w:type="dxa"/>
          </w:tcPr>
          <w:p w:rsidR="00142403" w:rsidRDefault="00142403" w:rsidP="00EB196C">
            <w:pPr>
              <w:pStyle w:val="Table-Text"/>
              <w:rPr>
                <w:ins w:id="1209" w:author="Arnaud Dumont" w:date="2014-03-11T17:38:00Z"/>
              </w:rPr>
            </w:pPr>
            <w:ins w:id="1210" w:author="Arnaud Dumont" w:date="2014-03-11T17:42:00Z">
              <w:r w:rsidRPr="00142403">
                <w:t>currentZoneUsage</w:t>
              </w:r>
            </w:ins>
          </w:p>
        </w:tc>
        <w:tc>
          <w:tcPr>
            <w:tcW w:w="2175" w:type="dxa"/>
          </w:tcPr>
          <w:p w:rsidR="00142403" w:rsidRDefault="00142403" w:rsidP="00EB196C">
            <w:pPr>
              <w:pStyle w:val="Table-Text"/>
              <w:rPr>
                <w:ins w:id="1211" w:author="Arnaud Dumont" w:date="2014-03-11T17:38:00Z"/>
              </w:rPr>
            </w:pPr>
            <w:ins w:id="1212" w:author="Arnaud Dumont" w:date="2014-03-11T17:42:00Z">
              <w:r w:rsidRPr="00142403">
                <w:t>integer</w:t>
              </w:r>
            </w:ins>
          </w:p>
        </w:tc>
        <w:tc>
          <w:tcPr>
            <w:tcW w:w="3507" w:type="dxa"/>
          </w:tcPr>
          <w:p w:rsidR="00142403" w:rsidRDefault="00142403" w:rsidP="00EB196C">
            <w:pPr>
              <w:pStyle w:val="Table-Text"/>
              <w:rPr>
                <w:ins w:id="1213" w:author="Arnaud Dumont" w:date="2014-03-11T17:38:00Z"/>
              </w:rPr>
            </w:pPr>
            <w:ins w:id="1214" w:author="Arnaud Dumont" w:date="2014-03-11T17:42:00Z">
              <w:r>
                <w:t>The current query usage of the zone</w:t>
              </w:r>
            </w:ins>
          </w:p>
        </w:tc>
      </w:tr>
      <w:tr w:rsidR="00142403" w:rsidTr="00EB196C">
        <w:trPr>
          <w:trHeight w:val="113"/>
          <w:tblHeader w:val="0"/>
          <w:ins w:id="1215" w:author="Arnaud Dumont" w:date="2014-03-11T17:42:00Z"/>
        </w:trPr>
        <w:tc>
          <w:tcPr>
            <w:tcW w:w="2965" w:type="dxa"/>
          </w:tcPr>
          <w:p w:rsidR="00142403" w:rsidRPr="00791AEC" w:rsidRDefault="00142403" w:rsidP="00EB196C">
            <w:pPr>
              <w:pStyle w:val="Table-Text"/>
              <w:rPr>
                <w:ins w:id="1216" w:author="Arnaud Dumont" w:date="2014-03-11T17:42:00Z"/>
              </w:rPr>
            </w:pPr>
            <w:ins w:id="1217" w:author="Arnaud Dumont" w:date="2014-03-11T17:42:00Z">
              <w:r w:rsidRPr="00142403">
                <w:t>zoneUsageLimit</w:t>
              </w:r>
            </w:ins>
          </w:p>
        </w:tc>
        <w:tc>
          <w:tcPr>
            <w:tcW w:w="2175" w:type="dxa"/>
          </w:tcPr>
          <w:p w:rsidR="00142403" w:rsidRDefault="00142403" w:rsidP="00EB196C">
            <w:pPr>
              <w:pStyle w:val="Table-Text"/>
              <w:rPr>
                <w:ins w:id="1218" w:author="Arnaud Dumont" w:date="2014-03-11T17:42:00Z"/>
              </w:rPr>
            </w:pPr>
            <w:ins w:id="1219" w:author="Arnaud Dumont" w:date="2014-03-11T17:42:00Z">
              <w:r w:rsidRPr="00142403">
                <w:t>integer</w:t>
              </w:r>
            </w:ins>
          </w:p>
        </w:tc>
        <w:tc>
          <w:tcPr>
            <w:tcW w:w="3507" w:type="dxa"/>
          </w:tcPr>
          <w:p w:rsidR="00142403" w:rsidRDefault="00142403" w:rsidP="00EB196C">
            <w:pPr>
              <w:pStyle w:val="Table-Text"/>
              <w:rPr>
                <w:ins w:id="1220" w:author="Arnaud Dumont" w:date="2014-03-11T17:42:00Z"/>
              </w:rPr>
            </w:pPr>
            <w:ins w:id="1221" w:author="Arnaud Dumont" w:date="2014-03-11T17:42:00Z">
              <w:r>
                <w:t>The query usage limit of the plan the zone is linked to</w:t>
              </w:r>
            </w:ins>
          </w:p>
        </w:tc>
      </w:tr>
    </w:tbl>
    <w:p w:rsidR="00142403" w:rsidRDefault="00142403" w:rsidP="00142403">
      <w:pPr>
        <w:rPr>
          <w:ins w:id="1222" w:author="Arnaud Dumont" w:date="2014-03-11T17:38:00Z"/>
        </w:rPr>
      </w:pPr>
      <w:ins w:id="1223" w:author="Arnaud Dumont" w:date="2014-03-11T17:43:00Z">
        <w:r w:rsidRPr="00142403">
          <w:t>OverLimitZoneUsageMessageContents</w:t>
        </w:r>
      </w:ins>
      <w:ins w:id="1224" w:author="Arnaud Dumont" w:date="2014-03-11T17:38:00Z">
        <w:r>
          <w:t>:</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142403" w:rsidTr="00EB196C">
        <w:trPr>
          <w:tblHeader w:val="0"/>
          <w:ins w:id="1225" w:author="Arnaud Dumont" w:date="2014-03-11T17:38:00Z"/>
        </w:trPr>
        <w:tc>
          <w:tcPr>
            <w:tcW w:w="2965" w:type="dxa"/>
            <w:shd w:val="clear" w:color="auto" w:fill="BFBFBF" w:themeFill="background1" w:themeFillShade="BF"/>
          </w:tcPr>
          <w:p w:rsidR="00142403" w:rsidRDefault="00142403" w:rsidP="00EB196C">
            <w:pPr>
              <w:pStyle w:val="Table-Header"/>
              <w:rPr>
                <w:ins w:id="1226" w:author="Arnaud Dumont" w:date="2014-03-11T17:38:00Z"/>
              </w:rPr>
            </w:pPr>
            <w:ins w:id="1227" w:author="Arnaud Dumont" w:date="2014-03-11T17:38:00Z">
              <w:r>
                <w:t>Related message type</w:t>
              </w:r>
            </w:ins>
          </w:p>
        </w:tc>
        <w:tc>
          <w:tcPr>
            <w:tcW w:w="5682" w:type="dxa"/>
            <w:gridSpan w:val="2"/>
            <w:shd w:val="clear" w:color="auto" w:fill="BFBFBF" w:themeFill="background1" w:themeFillShade="BF"/>
          </w:tcPr>
          <w:p w:rsidR="00142403" w:rsidRDefault="00142403" w:rsidP="00EB196C">
            <w:pPr>
              <w:pStyle w:val="Table-Header"/>
              <w:rPr>
                <w:ins w:id="1228" w:author="Arnaud Dumont" w:date="2014-03-11T17:38:00Z"/>
              </w:rPr>
            </w:pPr>
            <w:ins w:id="1229" w:author="Arnaud Dumont" w:date="2014-03-11T17:43:00Z">
              <w:r w:rsidRPr="00142403">
                <w:rPr>
                  <w:b w:val="0"/>
                </w:rPr>
                <w:t>overLimitZoneUsage</w:t>
              </w:r>
            </w:ins>
          </w:p>
        </w:tc>
      </w:tr>
      <w:tr w:rsidR="00142403" w:rsidTr="00EB196C">
        <w:trPr>
          <w:tblHeader w:val="0"/>
          <w:ins w:id="1230" w:author="Arnaud Dumont" w:date="2014-03-11T17:38:00Z"/>
        </w:trPr>
        <w:tc>
          <w:tcPr>
            <w:tcW w:w="2965" w:type="dxa"/>
            <w:shd w:val="clear" w:color="auto" w:fill="BFBFBF" w:themeFill="background1" w:themeFillShade="BF"/>
          </w:tcPr>
          <w:p w:rsidR="00142403" w:rsidRDefault="00142403" w:rsidP="00EB196C">
            <w:pPr>
              <w:pStyle w:val="Table-Header"/>
              <w:rPr>
                <w:ins w:id="1231" w:author="Arnaud Dumont" w:date="2014-03-11T17:38:00Z"/>
              </w:rPr>
            </w:pPr>
            <w:ins w:id="1232" w:author="Arnaud Dumont" w:date="2014-03-11T17:38:00Z">
              <w:r>
                <w:t>Related object’s nature</w:t>
              </w:r>
            </w:ins>
          </w:p>
        </w:tc>
        <w:tc>
          <w:tcPr>
            <w:tcW w:w="5682" w:type="dxa"/>
            <w:gridSpan w:val="2"/>
            <w:shd w:val="clear" w:color="auto" w:fill="BFBFBF" w:themeFill="background1" w:themeFillShade="BF"/>
          </w:tcPr>
          <w:p w:rsidR="00142403" w:rsidRPr="00791AEC" w:rsidRDefault="00142403" w:rsidP="00EB196C">
            <w:pPr>
              <w:pStyle w:val="Table-Header"/>
              <w:rPr>
                <w:ins w:id="1233" w:author="Arnaud Dumont" w:date="2014-03-11T17:38:00Z"/>
                <w:b w:val="0"/>
              </w:rPr>
            </w:pPr>
            <w:ins w:id="1234" w:author="Arnaud Dumont" w:date="2014-03-11T17:38:00Z">
              <w:r>
                <w:rPr>
                  <w:b w:val="0"/>
                </w:rPr>
                <w:t>Zone</w:t>
              </w:r>
            </w:ins>
          </w:p>
        </w:tc>
      </w:tr>
      <w:tr w:rsidR="00142403" w:rsidTr="00EB196C">
        <w:trPr>
          <w:tblHeader w:val="0"/>
          <w:ins w:id="1235" w:author="Arnaud Dumont" w:date="2014-03-11T17:38:00Z"/>
        </w:trPr>
        <w:tc>
          <w:tcPr>
            <w:tcW w:w="2965" w:type="dxa"/>
            <w:shd w:val="clear" w:color="auto" w:fill="BFBFBF" w:themeFill="background1" w:themeFillShade="BF"/>
          </w:tcPr>
          <w:p w:rsidR="00142403" w:rsidRDefault="00142403" w:rsidP="00EB196C">
            <w:pPr>
              <w:pStyle w:val="Table-Header"/>
              <w:rPr>
                <w:ins w:id="1236" w:author="Arnaud Dumont" w:date="2014-03-11T17:38:00Z"/>
              </w:rPr>
            </w:pPr>
            <w:ins w:id="1237" w:author="Arnaud Dumont" w:date="2014-03-11T17:38:00Z">
              <w:r>
                <w:t>RelatedObjectId field type</w:t>
              </w:r>
            </w:ins>
          </w:p>
        </w:tc>
        <w:tc>
          <w:tcPr>
            <w:tcW w:w="5682" w:type="dxa"/>
            <w:gridSpan w:val="2"/>
            <w:shd w:val="clear" w:color="auto" w:fill="BFBFBF" w:themeFill="background1" w:themeFillShade="BF"/>
          </w:tcPr>
          <w:p w:rsidR="00142403" w:rsidRDefault="00142403" w:rsidP="00EB196C">
            <w:pPr>
              <w:pStyle w:val="Table-Header"/>
              <w:rPr>
                <w:ins w:id="1238" w:author="Arnaud Dumont" w:date="2014-03-11T17:38:00Z"/>
                <w:b w:val="0"/>
              </w:rPr>
            </w:pPr>
            <w:ins w:id="1239" w:author="Arnaud Dumont" w:date="2014-03-11T17:38:00Z">
              <w:r>
                <w:rPr>
                  <w:b w:val="0"/>
                </w:rPr>
                <w:t>uuid</w:t>
              </w:r>
            </w:ins>
          </w:p>
        </w:tc>
      </w:tr>
      <w:tr w:rsidR="00142403" w:rsidTr="00EB196C">
        <w:trPr>
          <w:tblHeader w:val="0"/>
          <w:ins w:id="1240" w:author="Arnaud Dumont" w:date="2014-03-11T17:38:00Z"/>
        </w:trPr>
        <w:tc>
          <w:tcPr>
            <w:tcW w:w="2965" w:type="dxa"/>
            <w:shd w:val="clear" w:color="auto" w:fill="BFBFBF" w:themeFill="background1" w:themeFillShade="BF"/>
          </w:tcPr>
          <w:p w:rsidR="00142403" w:rsidRPr="00F21C35" w:rsidRDefault="00142403" w:rsidP="00EB196C">
            <w:pPr>
              <w:pStyle w:val="Table-Header"/>
              <w:rPr>
                <w:ins w:id="1241" w:author="Arnaud Dumont" w:date="2014-03-11T17:38:00Z"/>
                <w:b w:val="0"/>
              </w:rPr>
            </w:pPr>
            <w:ins w:id="1242" w:author="Arnaud Dumont" w:date="2014-03-11T17:38:00Z">
              <w:r>
                <w:t>Description</w:t>
              </w:r>
            </w:ins>
          </w:p>
        </w:tc>
        <w:tc>
          <w:tcPr>
            <w:tcW w:w="5682" w:type="dxa"/>
            <w:gridSpan w:val="2"/>
            <w:shd w:val="clear" w:color="auto" w:fill="BFBFBF" w:themeFill="background1" w:themeFillShade="BF"/>
          </w:tcPr>
          <w:p w:rsidR="00142403" w:rsidRPr="00F21C35" w:rsidRDefault="00142403" w:rsidP="00142403">
            <w:pPr>
              <w:pStyle w:val="Table-Header"/>
              <w:rPr>
                <w:ins w:id="1243" w:author="Arnaud Dumont" w:date="2014-03-11T17:38:00Z"/>
                <w:b w:val="0"/>
              </w:rPr>
            </w:pPr>
            <w:ins w:id="1244" w:author="Arnaud Dumont" w:date="2014-03-11T17:43:00Z">
              <w:r>
                <w:rPr>
                  <w:b w:val="0"/>
                </w:rPr>
                <w:t>R</w:t>
              </w:r>
              <w:r w:rsidRPr="00EC18F5">
                <w:rPr>
                  <w:b w:val="0"/>
                </w:rPr>
                <w:t xml:space="preserve">eceived when </w:t>
              </w:r>
              <w:r>
                <w:rPr>
                  <w:b w:val="0"/>
                </w:rPr>
                <w:t>the query usage of a zone has exceeded the query usage limit of the plan it is linked to</w:t>
              </w:r>
            </w:ins>
          </w:p>
        </w:tc>
      </w:tr>
      <w:tr w:rsidR="00142403" w:rsidTr="00EB196C">
        <w:trPr>
          <w:tblHeader w:val="0"/>
          <w:ins w:id="1245" w:author="Arnaud Dumont" w:date="2014-03-11T17:38:00Z"/>
        </w:trPr>
        <w:tc>
          <w:tcPr>
            <w:tcW w:w="2965" w:type="dxa"/>
            <w:shd w:val="clear" w:color="auto" w:fill="BFBFBF" w:themeFill="background1" w:themeFillShade="BF"/>
          </w:tcPr>
          <w:p w:rsidR="00142403" w:rsidRPr="00750051" w:rsidRDefault="00142403" w:rsidP="00EB196C">
            <w:pPr>
              <w:pStyle w:val="Table-Header"/>
              <w:rPr>
                <w:ins w:id="1246" w:author="Arnaud Dumont" w:date="2014-03-11T17:38:00Z"/>
              </w:rPr>
            </w:pPr>
            <w:ins w:id="1247" w:author="Arnaud Dumont" w:date="2014-03-11T17:38:00Z">
              <w:r>
                <w:t>Field Name</w:t>
              </w:r>
            </w:ins>
          </w:p>
        </w:tc>
        <w:tc>
          <w:tcPr>
            <w:tcW w:w="2175" w:type="dxa"/>
            <w:shd w:val="clear" w:color="auto" w:fill="BFBFBF" w:themeFill="background1" w:themeFillShade="BF"/>
          </w:tcPr>
          <w:p w:rsidR="00142403" w:rsidRDefault="00142403" w:rsidP="00EB196C">
            <w:pPr>
              <w:pStyle w:val="Table-Header"/>
              <w:rPr>
                <w:ins w:id="1248" w:author="Arnaud Dumont" w:date="2014-03-11T17:38:00Z"/>
              </w:rPr>
            </w:pPr>
            <w:ins w:id="1249" w:author="Arnaud Dumont" w:date="2014-03-11T17:38:00Z">
              <w:r>
                <w:t>Type</w:t>
              </w:r>
            </w:ins>
          </w:p>
        </w:tc>
        <w:tc>
          <w:tcPr>
            <w:tcW w:w="3507" w:type="dxa"/>
            <w:shd w:val="clear" w:color="auto" w:fill="BFBFBF" w:themeFill="background1" w:themeFillShade="BF"/>
          </w:tcPr>
          <w:p w:rsidR="00142403" w:rsidRDefault="00142403" w:rsidP="00EB196C">
            <w:pPr>
              <w:pStyle w:val="Table-Header"/>
              <w:rPr>
                <w:ins w:id="1250" w:author="Arnaud Dumont" w:date="2014-03-11T17:38:00Z"/>
              </w:rPr>
            </w:pPr>
            <w:ins w:id="1251" w:author="Arnaud Dumont" w:date="2014-03-11T17:38:00Z">
              <w:r>
                <w:t>Description</w:t>
              </w:r>
            </w:ins>
          </w:p>
        </w:tc>
      </w:tr>
      <w:tr w:rsidR="00142403" w:rsidTr="00EB196C">
        <w:trPr>
          <w:trHeight w:val="113"/>
          <w:tblHeader w:val="0"/>
          <w:ins w:id="1252" w:author="Arnaud Dumont" w:date="2014-03-11T17:38:00Z"/>
        </w:trPr>
        <w:tc>
          <w:tcPr>
            <w:tcW w:w="2965" w:type="dxa"/>
          </w:tcPr>
          <w:p w:rsidR="00142403" w:rsidRDefault="00142403" w:rsidP="00EB196C">
            <w:pPr>
              <w:pStyle w:val="Table-Text"/>
              <w:rPr>
                <w:ins w:id="1253" w:author="Arnaud Dumont" w:date="2014-03-11T17:38:00Z"/>
              </w:rPr>
            </w:pPr>
            <w:ins w:id="1254" w:author="Arnaud Dumont" w:date="2014-03-11T17:43:00Z">
              <w:r w:rsidRPr="00F21C35">
                <w:t>zoneId</w:t>
              </w:r>
            </w:ins>
          </w:p>
        </w:tc>
        <w:tc>
          <w:tcPr>
            <w:tcW w:w="2175" w:type="dxa"/>
          </w:tcPr>
          <w:p w:rsidR="00142403" w:rsidRDefault="00142403" w:rsidP="00EB196C">
            <w:pPr>
              <w:pStyle w:val="Table-Text"/>
              <w:rPr>
                <w:ins w:id="1255" w:author="Arnaud Dumont" w:date="2014-03-11T17:38:00Z"/>
              </w:rPr>
            </w:pPr>
            <w:ins w:id="1256" w:author="Arnaud Dumont" w:date="2014-03-11T17:43:00Z">
              <w:r>
                <w:t>uuid</w:t>
              </w:r>
            </w:ins>
          </w:p>
        </w:tc>
        <w:tc>
          <w:tcPr>
            <w:tcW w:w="3507" w:type="dxa"/>
          </w:tcPr>
          <w:p w:rsidR="00142403" w:rsidRDefault="00142403" w:rsidP="00EB196C">
            <w:pPr>
              <w:pStyle w:val="Table-Text"/>
              <w:rPr>
                <w:ins w:id="1257" w:author="Arnaud Dumont" w:date="2014-03-11T17:38:00Z"/>
              </w:rPr>
            </w:pPr>
            <w:ins w:id="1258" w:author="Arnaud Dumont" w:date="2014-03-11T17:43:00Z">
              <w:r>
                <w:t>The uuid of the related zone</w:t>
              </w:r>
            </w:ins>
          </w:p>
        </w:tc>
      </w:tr>
      <w:tr w:rsidR="00142403" w:rsidTr="00EB196C">
        <w:trPr>
          <w:trHeight w:val="113"/>
          <w:tblHeader w:val="0"/>
          <w:ins w:id="1259" w:author="Arnaud Dumont" w:date="2014-03-11T17:38:00Z"/>
        </w:trPr>
        <w:tc>
          <w:tcPr>
            <w:tcW w:w="2965" w:type="dxa"/>
          </w:tcPr>
          <w:p w:rsidR="00142403" w:rsidRDefault="00142403" w:rsidP="00EB196C">
            <w:pPr>
              <w:pStyle w:val="Table-Text"/>
              <w:rPr>
                <w:ins w:id="1260" w:author="Arnaud Dumont" w:date="2014-03-11T17:38:00Z"/>
              </w:rPr>
            </w:pPr>
            <w:ins w:id="1261" w:author="Arnaud Dumont" w:date="2014-03-11T17:43:00Z">
              <w:r>
                <w:t>zoneName</w:t>
              </w:r>
            </w:ins>
          </w:p>
        </w:tc>
        <w:tc>
          <w:tcPr>
            <w:tcW w:w="2175" w:type="dxa"/>
          </w:tcPr>
          <w:p w:rsidR="00142403" w:rsidRDefault="00142403" w:rsidP="00EB196C">
            <w:pPr>
              <w:pStyle w:val="Table-Text"/>
              <w:rPr>
                <w:ins w:id="1262" w:author="Arnaud Dumont" w:date="2014-03-11T17:38:00Z"/>
              </w:rPr>
            </w:pPr>
            <w:ins w:id="1263" w:author="Arnaud Dumont" w:date="2014-03-11T17:43:00Z">
              <w:r>
                <w:t>string</w:t>
              </w:r>
            </w:ins>
          </w:p>
        </w:tc>
        <w:tc>
          <w:tcPr>
            <w:tcW w:w="3507" w:type="dxa"/>
          </w:tcPr>
          <w:p w:rsidR="00142403" w:rsidRDefault="00142403" w:rsidP="00EB196C">
            <w:pPr>
              <w:pStyle w:val="Table-Text"/>
              <w:rPr>
                <w:ins w:id="1264" w:author="Arnaud Dumont" w:date="2014-03-11T17:38:00Z"/>
              </w:rPr>
            </w:pPr>
            <w:ins w:id="1265" w:author="Arnaud Dumont" w:date="2014-03-11T17:43:00Z">
              <w:r>
                <w:t>The name of the related zone</w:t>
              </w:r>
            </w:ins>
          </w:p>
        </w:tc>
      </w:tr>
      <w:tr w:rsidR="00142403" w:rsidTr="00EB196C">
        <w:trPr>
          <w:trHeight w:val="113"/>
          <w:tblHeader w:val="0"/>
          <w:ins w:id="1266" w:author="Arnaud Dumont" w:date="2014-03-11T17:38:00Z"/>
        </w:trPr>
        <w:tc>
          <w:tcPr>
            <w:tcW w:w="2965" w:type="dxa"/>
          </w:tcPr>
          <w:p w:rsidR="00142403" w:rsidRDefault="00142403" w:rsidP="00EB196C">
            <w:pPr>
              <w:pStyle w:val="Table-Text"/>
              <w:rPr>
                <w:ins w:id="1267" w:author="Arnaud Dumont" w:date="2014-03-11T17:38:00Z"/>
              </w:rPr>
            </w:pPr>
            <w:ins w:id="1268" w:author="Arnaud Dumont" w:date="2014-03-11T17:43:00Z">
              <w:r w:rsidRPr="00142403">
                <w:t>currentZoneUsage</w:t>
              </w:r>
            </w:ins>
          </w:p>
        </w:tc>
        <w:tc>
          <w:tcPr>
            <w:tcW w:w="2175" w:type="dxa"/>
          </w:tcPr>
          <w:p w:rsidR="00142403" w:rsidRDefault="00142403" w:rsidP="00EB196C">
            <w:pPr>
              <w:pStyle w:val="Table-Text"/>
              <w:rPr>
                <w:ins w:id="1269" w:author="Arnaud Dumont" w:date="2014-03-11T17:38:00Z"/>
              </w:rPr>
            </w:pPr>
            <w:ins w:id="1270" w:author="Arnaud Dumont" w:date="2014-03-11T17:43:00Z">
              <w:r w:rsidRPr="00142403">
                <w:t>integer</w:t>
              </w:r>
            </w:ins>
          </w:p>
        </w:tc>
        <w:tc>
          <w:tcPr>
            <w:tcW w:w="3507" w:type="dxa"/>
          </w:tcPr>
          <w:p w:rsidR="00142403" w:rsidRDefault="00142403" w:rsidP="00EB196C">
            <w:pPr>
              <w:pStyle w:val="Table-Text"/>
              <w:rPr>
                <w:ins w:id="1271" w:author="Arnaud Dumont" w:date="2014-03-11T17:38:00Z"/>
              </w:rPr>
            </w:pPr>
            <w:ins w:id="1272" w:author="Arnaud Dumont" w:date="2014-03-11T17:43:00Z">
              <w:r>
                <w:t>The current query usage of the zone</w:t>
              </w:r>
            </w:ins>
          </w:p>
        </w:tc>
      </w:tr>
      <w:tr w:rsidR="00142403" w:rsidTr="00EB196C">
        <w:trPr>
          <w:trHeight w:val="113"/>
          <w:tblHeader w:val="0"/>
          <w:ins w:id="1273" w:author="Arnaud Dumont" w:date="2014-03-11T17:43:00Z"/>
        </w:trPr>
        <w:tc>
          <w:tcPr>
            <w:tcW w:w="2965" w:type="dxa"/>
          </w:tcPr>
          <w:p w:rsidR="00142403" w:rsidRPr="00791AEC" w:rsidRDefault="00142403" w:rsidP="00EB196C">
            <w:pPr>
              <w:pStyle w:val="Table-Text"/>
              <w:rPr>
                <w:ins w:id="1274" w:author="Arnaud Dumont" w:date="2014-03-11T17:43:00Z"/>
              </w:rPr>
            </w:pPr>
            <w:ins w:id="1275" w:author="Arnaud Dumont" w:date="2014-03-11T17:43:00Z">
              <w:r w:rsidRPr="00142403">
                <w:t>zoneUsageLimit</w:t>
              </w:r>
            </w:ins>
          </w:p>
        </w:tc>
        <w:tc>
          <w:tcPr>
            <w:tcW w:w="2175" w:type="dxa"/>
          </w:tcPr>
          <w:p w:rsidR="00142403" w:rsidRDefault="00142403" w:rsidP="00EB196C">
            <w:pPr>
              <w:pStyle w:val="Table-Text"/>
              <w:rPr>
                <w:ins w:id="1276" w:author="Arnaud Dumont" w:date="2014-03-11T17:43:00Z"/>
              </w:rPr>
            </w:pPr>
            <w:ins w:id="1277" w:author="Arnaud Dumont" w:date="2014-03-11T17:43:00Z">
              <w:r w:rsidRPr="00142403">
                <w:t>integer</w:t>
              </w:r>
            </w:ins>
          </w:p>
        </w:tc>
        <w:tc>
          <w:tcPr>
            <w:tcW w:w="3507" w:type="dxa"/>
          </w:tcPr>
          <w:p w:rsidR="00142403" w:rsidRDefault="00142403" w:rsidP="00EB196C">
            <w:pPr>
              <w:pStyle w:val="Table-Text"/>
              <w:rPr>
                <w:ins w:id="1278" w:author="Arnaud Dumont" w:date="2014-03-11T17:43:00Z"/>
              </w:rPr>
            </w:pPr>
            <w:ins w:id="1279" w:author="Arnaud Dumont" w:date="2014-03-11T17:43:00Z">
              <w:r>
                <w:t>The query usage limit of the plan the zone is linked to</w:t>
              </w:r>
            </w:ins>
          </w:p>
        </w:tc>
      </w:tr>
    </w:tbl>
    <w:p w:rsidR="00142403" w:rsidRDefault="00142403" w:rsidP="00142403">
      <w:pPr>
        <w:rPr>
          <w:ins w:id="1280" w:author="Arnaud Dumont" w:date="2014-03-11T17:44:00Z"/>
        </w:rPr>
      </w:pPr>
      <w:ins w:id="1281" w:author="Arnaud Dumont" w:date="2014-03-11T17:44:00Z">
        <w:r w:rsidRPr="00142403">
          <w:t>WarningZoneGroupUsageMessageContents</w:t>
        </w:r>
        <w:r>
          <w:t>:</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142403" w:rsidTr="00EB196C">
        <w:trPr>
          <w:tblHeader w:val="0"/>
          <w:ins w:id="1282" w:author="Arnaud Dumont" w:date="2014-03-11T17:44:00Z"/>
        </w:trPr>
        <w:tc>
          <w:tcPr>
            <w:tcW w:w="2965" w:type="dxa"/>
            <w:shd w:val="clear" w:color="auto" w:fill="BFBFBF" w:themeFill="background1" w:themeFillShade="BF"/>
          </w:tcPr>
          <w:p w:rsidR="00142403" w:rsidRDefault="00142403" w:rsidP="00EB196C">
            <w:pPr>
              <w:pStyle w:val="Table-Header"/>
              <w:rPr>
                <w:ins w:id="1283" w:author="Arnaud Dumont" w:date="2014-03-11T17:44:00Z"/>
              </w:rPr>
            </w:pPr>
            <w:ins w:id="1284" w:author="Arnaud Dumont" w:date="2014-03-11T17:44:00Z">
              <w:r>
                <w:t>Related message type</w:t>
              </w:r>
            </w:ins>
          </w:p>
        </w:tc>
        <w:tc>
          <w:tcPr>
            <w:tcW w:w="5682" w:type="dxa"/>
            <w:gridSpan w:val="2"/>
            <w:shd w:val="clear" w:color="auto" w:fill="BFBFBF" w:themeFill="background1" w:themeFillShade="BF"/>
          </w:tcPr>
          <w:p w:rsidR="00142403" w:rsidRDefault="00E01131" w:rsidP="00EB196C">
            <w:pPr>
              <w:pStyle w:val="Table-Header"/>
              <w:rPr>
                <w:ins w:id="1285" w:author="Arnaud Dumont" w:date="2014-03-11T17:44:00Z"/>
              </w:rPr>
            </w:pPr>
            <w:ins w:id="1286" w:author="Arnaud Dumont" w:date="2014-03-11T17:49:00Z">
              <w:r w:rsidRPr="00E01131">
                <w:rPr>
                  <w:b w:val="0"/>
                </w:rPr>
                <w:t>warningZoneGroupUsage</w:t>
              </w:r>
            </w:ins>
          </w:p>
        </w:tc>
      </w:tr>
      <w:tr w:rsidR="00142403" w:rsidTr="00EB196C">
        <w:trPr>
          <w:tblHeader w:val="0"/>
          <w:ins w:id="1287" w:author="Arnaud Dumont" w:date="2014-03-11T17:44:00Z"/>
        </w:trPr>
        <w:tc>
          <w:tcPr>
            <w:tcW w:w="2965" w:type="dxa"/>
            <w:shd w:val="clear" w:color="auto" w:fill="BFBFBF" w:themeFill="background1" w:themeFillShade="BF"/>
          </w:tcPr>
          <w:p w:rsidR="00142403" w:rsidRDefault="00142403" w:rsidP="00EB196C">
            <w:pPr>
              <w:pStyle w:val="Table-Header"/>
              <w:rPr>
                <w:ins w:id="1288" w:author="Arnaud Dumont" w:date="2014-03-11T17:44:00Z"/>
              </w:rPr>
            </w:pPr>
            <w:ins w:id="1289" w:author="Arnaud Dumont" w:date="2014-03-11T17:44:00Z">
              <w:r>
                <w:t>Related object’s nature</w:t>
              </w:r>
            </w:ins>
          </w:p>
        </w:tc>
        <w:tc>
          <w:tcPr>
            <w:tcW w:w="5682" w:type="dxa"/>
            <w:gridSpan w:val="2"/>
            <w:shd w:val="clear" w:color="auto" w:fill="BFBFBF" w:themeFill="background1" w:themeFillShade="BF"/>
          </w:tcPr>
          <w:p w:rsidR="00142403" w:rsidRPr="00791AEC" w:rsidRDefault="00142403" w:rsidP="00EB196C">
            <w:pPr>
              <w:pStyle w:val="Table-Header"/>
              <w:rPr>
                <w:ins w:id="1290" w:author="Arnaud Dumont" w:date="2014-03-11T17:44:00Z"/>
                <w:b w:val="0"/>
              </w:rPr>
            </w:pPr>
            <w:ins w:id="1291" w:author="Arnaud Dumont" w:date="2014-03-11T17:44:00Z">
              <w:r>
                <w:rPr>
                  <w:b w:val="0"/>
                </w:rPr>
                <w:t>Zone group</w:t>
              </w:r>
            </w:ins>
          </w:p>
        </w:tc>
      </w:tr>
      <w:tr w:rsidR="00142403" w:rsidTr="00EB196C">
        <w:trPr>
          <w:tblHeader w:val="0"/>
          <w:ins w:id="1292" w:author="Arnaud Dumont" w:date="2014-03-11T17:44:00Z"/>
        </w:trPr>
        <w:tc>
          <w:tcPr>
            <w:tcW w:w="2965" w:type="dxa"/>
            <w:shd w:val="clear" w:color="auto" w:fill="BFBFBF" w:themeFill="background1" w:themeFillShade="BF"/>
          </w:tcPr>
          <w:p w:rsidR="00142403" w:rsidRDefault="00142403" w:rsidP="00EB196C">
            <w:pPr>
              <w:pStyle w:val="Table-Header"/>
              <w:rPr>
                <w:ins w:id="1293" w:author="Arnaud Dumont" w:date="2014-03-11T17:44:00Z"/>
              </w:rPr>
            </w:pPr>
            <w:ins w:id="1294" w:author="Arnaud Dumont" w:date="2014-03-11T17:44:00Z">
              <w:r>
                <w:t>RelatedObjectId field type</w:t>
              </w:r>
            </w:ins>
          </w:p>
        </w:tc>
        <w:tc>
          <w:tcPr>
            <w:tcW w:w="5682" w:type="dxa"/>
            <w:gridSpan w:val="2"/>
            <w:shd w:val="clear" w:color="auto" w:fill="BFBFBF" w:themeFill="background1" w:themeFillShade="BF"/>
          </w:tcPr>
          <w:p w:rsidR="00142403" w:rsidRDefault="00142403" w:rsidP="00EB196C">
            <w:pPr>
              <w:pStyle w:val="Table-Header"/>
              <w:rPr>
                <w:ins w:id="1295" w:author="Arnaud Dumont" w:date="2014-03-11T17:44:00Z"/>
                <w:b w:val="0"/>
              </w:rPr>
            </w:pPr>
            <w:ins w:id="1296" w:author="Arnaud Dumont" w:date="2014-03-11T17:44:00Z">
              <w:r>
                <w:rPr>
                  <w:b w:val="0"/>
                </w:rPr>
                <w:t>string</w:t>
              </w:r>
            </w:ins>
          </w:p>
        </w:tc>
      </w:tr>
      <w:tr w:rsidR="00142403" w:rsidTr="00EB196C">
        <w:trPr>
          <w:tblHeader w:val="0"/>
          <w:ins w:id="1297" w:author="Arnaud Dumont" w:date="2014-03-11T17:44:00Z"/>
        </w:trPr>
        <w:tc>
          <w:tcPr>
            <w:tcW w:w="2965" w:type="dxa"/>
            <w:shd w:val="clear" w:color="auto" w:fill="BFBFBF" w:themeFill="background1" w:themeFillShade="BF"/>
          </w:tcPr>
          <w:p w:rsidR="00142403" w:rsidRPr="00F21C35" w:rsidRDefault="00142403" w:rsidP="00EB196C">
            <w:pPr>
              <w:pStyle w:val="Table-Header"/>
              <w:rPr>
                <w:ins w:id="1298" w:author="Arnaud Dumont" w:date="2014-03-11T17:44:00Z"/>
                <w:b w:val="0"/>
              </w:rPr>
            </w:pPr>
            <w:ins w:id="1299" w:author="Arnaud Dumont" w:date="2014-03-11T17:44:00Z">
              <w:r>
                <w:t>Description</w:t>
              </w:r>
            </w:ins>
          </w:p>
        </w:tc>
        <w:tc>
          <w:tcPr>
            <w:tcW w:w="5682" w:type="dxa"/>
            <w:gridSpan w:val="2"/>
            <w:shd w:val="clear" w:color="auto" w:fill="BFBFBF" w:themeFill="background1" w:themeFillShade="BF"/>
          </w:tcPr>
          <w:p w:rsidR="00142403" w:rsidRPr="00F21C35" w:rsidRDefault="00142403" w:rsidP="00EB196C">
            <w:pPr>
              <w:pStyle w:val="Table-Header"/>
              <w:rPr>
                <w:ins w:id="1300" w:author="Arnaud Dumont" w:date="2014-03-11T17:44:00Z"/>
                <w:b w:val="0"/>
              </w:rPr>
            </w:pPr>
            <w:ins w:id="1301" w:author="Arnaud Dumont" w:date="2014-03-11T17:44:00Z">
              <w:r>
                <w:rPr>
                  <w:b w:val="0"/>
                </w:rPr>
                <w:t>R</w:t>
              </w:r>
              <w:r w:rsidRPr="00EC18F5">
                <w:rPr>
                  <w:b w:val="0"/>
                </w:rPr>
                <w:t xml:space="preserve">eceived when </w:t>
              </w:r>
              <w:r>
                <w:rPr>
                  <w:b w:val="0"/>
                </w:rPr>
                <w:t>the query usage of the zones of a zone group has exceeded the warning threshold</w:t>
              </w:r>
            </w:ins>
          </w:p>
        </w:tc>
      </w:tr>
      <w:tr w:rsidR="00142403" w:rsidTr="00EB196C">
        <w:trPr>
          <w:tblHeader w:val="0"/>
          <w:ins w:id="1302" w:author="Arnaud Dumont" w:date="2014-03-11T17:44:00Z"/>
        </w:trPr>
        <w:tc>
          <w:tcPr>
            <w:tcW w:w="2965" w:type="dxa"/>
            <w:shd w:val="clear" w:color="auto" w:fill="BFBFBF" w:themeFill="background1" w:themeFillShade="BF"/>
          </w:tcPr>
          <w:p w:rsidR="00142403" w:rsidRPr="00750051" w:rsidRDefault="00142403" w:rsidP="00EB196C">
            <w:pPr>
              <w:pStyle w:val="Table-Header"/>
              <w:rPr>
                <w:ins w:id="1303" w:author="Arnaud Dumont" w:date="2014-03-11T17:44:00Z"/>
              </w:rPr>
            </w:pPr>
            <w:ins w:id="1304" w:author="Arnaud Dumont" w:date="2014-03-11T17:44:00Z">
              <w:r>
                <w:t>Field Name</w:t>
              </w:r>
            </w:ins>
          </w:p>
        </w:tc>
        <w:tc>
          <w:tcPr>
            <w:tcW w:w="2175" w:type="dxa"/>
            <w:shd w:val="clear" w:color="auto" w:fill="BFBFBF" w:themeFill="background1" w:themeFillShade="BF"/>
          </w:tcPr>
          <w:p w:rsidR="00142403" w:rsidRDefault="00142403" w:rsidP="00EB196C">
            <w:pPr>
              <w:pStyle w:val="Table-Header"/>
              <w:rPr>
                <w:ins w:id="1305" w:author="Arnaud Dumont" w:date="2014-03-11T17:44:00Z"/>
              </w:rPr>
            </w:pPr>
            <w:ins w:id="1306" w:author="Arnaud Dumont" w:date="2014-03-11T17:44:00Z">
              <w:r>
                <w:t>Type</w:t>
              </w:r>
            </w:ins>
          </w:p>
        </w:tc>
        <w:tc>
          <w:tcPr>
            <w:tcW w:w="3507" w:type="dxa"/>
            <w:shd w:val="clear" w:color="auto" w:fill="BFBFBF" w:themeFill="background1" w:themeFillShade="BF"/>
          </w:tcPr>
          <w:p w:rsidR="00142403" w:rsidRDefault="00142403" w:rsidP="00EB196C">
            <w:pPr>
              <w:pStyle w:val="Table-Header"/>
              <w:rPr>
                <w:ins w:id="1307" w:author="Arnaud Dumont" w:date="2014-03-11T17:44:00Z"/>
              </w:rPr>
            </w:pPr>
            <w:ins w:id="1308" w:author="Arnaud Dumont" w:date="2014-03-11T17:44:00Z">
              <w:r>
                <w:t>Description</w:t>
              </w:r>
            </w:ins>
          </w:p>
        </w:tc>
      </w:tr>
      <w:tr w:rsidR="00142403" w:rsidTr="00EB196C">
        <w:trPr>
          <w:trHeight w:val="113"/>
          <w:tblHeader w:val="0"/>
          <w:ins w:id="1309" w:author="Arnaud Dumont" w:date="2014-03-11T17:44:00Z"/>
        </w:trPr>
        <w:tc>
          <w:tcPr>
            <w:tcW w:w="2965" w:type="dxa"/>
          </w:tcPr>
          <w:p w:rsidR="00142403" w:rsidRDefault="00142403" w:rsidP="00142403">
            <w:pPr>
              <w:pStyle w:val="Table-Text"/>
              <w:rPr>
                <w:ins w:id="1310" w:author="Arnaud Dumont" w:date="2014-03-11T17:44:00Z"/>
              </w:rPr>
            </w:pPr>
            <w:ins w:id="1311" w:author="Arnaud Dumont" w:date="2014-03-11T17:44:00Z">
              <w:r>
                <w:t>zone</w:t>
              </w:r>
            </w:ins>
            <w:ins w:id="1312" w:author="Arnaud Dumont" w:date="2014-03-11T17:45:00Z">
              <w:r>
                <w:t>Group</w:t>
              </w:r>
            </w:ins>
          </w:p>
        </w:tc>
        <w:tc>
          <w:tcPr>
            <w:tcW w:w="2175" w:type="dxa"/>
          </w:tcPr>
          <w:p w:rsidR="00142403" w:rsidRDefault="00142403" w:rsidP="00EB196C">
            <w:pPr>
              <w:pStyle w:val="Table-Text"/>
              <w:rPr>
                <w:ins w:id="1313" w:author="Arnaud Dumont" w:date="2014-03-11T17:44:00Z"/>
              </w:rPr>
            </w:pPr>
            <w:ins w:id="1314" w:author="Arnaud Dumont" w:date="2014-03-11T17:44:00Z">
              <w:r>
                <w:t>string</w:t>
              </w:r>
            </w:ins>
          </w:p>
        </w:tc>
        <w:tc>
          <w:tcPr>
            <w:tcW w:w="3507" w:type="dxa"/>
          </w:tcPr>
          <w:p w:rsidR="00142403" w:rsidRDefault="00142403" w:rsidP="00EB196C">
            <w:pPr>
              <w:pStyle w:val="Table-Text"/>
              <w:rPr>
                <w:ins w:id="1315" w:author="Arnaud Dumont" w:date="2014-03-11T17:44:00Z"/>
              </w:rPr>
            </w:pPr>
            <w:ins w:id="1316" w:author="Arnaud Dumont" w:date="2014-03-11T17:44:00Z">
              <w:r>
                <w:t>The name of the related zone</w:t>
              </w:r>
            </w:ins>
            <w:ins w:id="1317" w:author="Arnaud Dumont" w:date="2014-03-11T17:45:00Z">
              <w:r>
                <w:t xml:space="preserve"> group</w:t>
              </w:r>
            </w:ins>
          </w:p>
        </w:tc>
      </w:tr>
      <w:tr w:rsidR="00142403" w:rsidTr="00EB196C">
        <w:trPr>
          <w:trHeight w:val="113"/>
          <w:tblHeader w:val="0"/>
          <w:ins w:id="1318" w:author="Arnaud Dumont" w:date="2014-03-11T17:44:00Z"/>
        </w:trPr>
        <w:tc>
          <w:tcPr>
            <w:tcW w:w="2965" w:type="dxa"/>
          </w:tcPr>
          <w:p w:rsidR="00142403" w:rsidRDefault="00EF0F0E" w:rsidP="00EB196C">
            <w:pPr>
              <w:pStyle w:val="Table-Text"/>
              <w:rPr>
                <w:ins w:id="1319" w:author="Arnaud Dumont" w:date="2014-03-11T17:44:00Z"/>
              </w:rPr>
            </w:pPr>
            <w:ins w:id="1320" w:author="Arnaud Dumont" w:date="2014-03-11T17:47:00Z">
              <w:r w:rsidRPr="00EF0F0E">
                <w:t>currentZoneGroupUsage</w:t>
              </w:r>
            </w:ins>
          </w:p>
        </w:tc>
        <w:tc>
          <w:tcPr>
            <w:tcW w:w="2175" w:type="dxa"/>
          </w:tcPr>
          <w:p w:rsidR="00142403" w:rsidRDefault="00142403" w:rsidP="00EB196C">
            <w:pPr>
              <w:pStyle w:val="Table-Text"/>
              <w:rPr>
                <w:ins w:id="1321" w:author="Arnaud Dumont" w:date="2014-03-11T17:44:00Z"/>
              </w:rPr>
            </w:pPr>
            <w:ins w:id="1322" w:author="Arnaud Dumont" w:date="2014-03-11T17:44:00Z">
              <w:r w:rsidRPr="00142403">
                <w:t>integer</w:t>
              </w:r>
            </w:ins>
          </w:p>
        </w:tc>
        <w:tc>
          <w:tcPr>
            <w:tcW w:w="3507" w:type="dxa"/>
          </w:tcPr>
          <w:p w:rsidR="00142403" w:rsidRDefault="00142403" w:rsidP="00EB196C">
            <w:pPr>
              <w:pStyle w:val="Table-Text"/>
              <w:rPr>
                <w:ins w:id="1323" w:author="Arnaud Dumont" w:date="2014-03-11T17:44:00Z"/>
              </w:rPr>
            </w:pPr>
            <w:ins w:id="1324" w:author="Arnaud Dumont" w:date="2014-03-11T17:44:00Z">
              <w:r>
                <w:t>The current query usage of the zone</w:t>
              </w:r>
            </w:ins>
            <w:ins w:id="1325" w:author="Arnaud Dumont" w:date="2014-03-11T17:45:00Z">
              <w:r>
                <w:t xml:space="preserve"> group</w:t>
              </w:r>
            </w:ins>
          </w:p>
        </w:tc>
      </w:tr>
      <w:tr w:rsidR="00EF0F0E" w:rsidTr="00EB196C">
        <w:trPr>
          <w:trHeight w:val="113"/>
          <w:tblHeader w:val="0"/>
          <w:ins w:id="1326" w:author="Arnaud Dumont" w:date="2014-03-11T17:47:00Z"/>
        </w:trPr>
        <w:tc>
          <w:tcPr>
            <w:tcW w:w="2965" w:type="dxa"/>
          </w:tcPr>
          <w:p w:rsidR="00EF0F0E" w:rsidRPr="00EF0F0E" w:rsidRDefault="00EF0F0E" w:rsidP="00EB196C">
            <w:pPr>
              <w:pStyle w:val="Table-Text"/>
              <w:rPr>
                <w:ins w:id="1327" w:author="Arnaud Dumont" w:date="2014-03-11T17:47:00Z"/>
              </w:rPr>
            </w:pPr>
            <w:ins w:id="1328" w:author="Arnaud Dumont" w:date="2014-03-11T17:48:00Z">
              <w:r w:rsidRPr="00EF0F0E">
                <w:t>zoneGroupUsageLimit</w:t>
              </w:r>
            </w:ins>
          </w:p>
        </w:tc>
        <w:tc>
          <w:tcPr>
            <w:tcW w:w="2175" w:type="dxa"/>
          </w:tcPr>
          <w:p w:rsidR="00EF0F0E" w:rsidRPr="00142403" w:rsidRDefault="00EF0F0E" w:rsidP="00EB196C">
            <w:pPr>
              <w:pStyle w:val="Table-Text"/>
              <w:rPr>
                <w:ins w:id="1329" w:author="Arnaud Dumont" w:date="2014-03-11T17:47:00Z"/>
              </w:rPr>
            </w:pPr>
            <w:ins w:id="1330" w:author="Arnaud Dumont" w:date="2014-03-11T17:47:00Z">
              <w:r w:rsidRPr="00142403">
                <w:t>integer</w:t>
              </w:r>
            </w:ins>
          </w:p>
        </w:tc>
        <w:tc>
          <w:tcPr>
            <w:tcW w:w="3507" w:type="dxa"/>
          </w:tcPr>
          <w:p w:rsidR="00EF0F0E" w:rsidRDefault="00EF0F0E" w:rsidP="00EB196C">
            <w:pPr>
              <w:pStyle w:val="Table-Text"/>
              <w:rPr>
                <w:ins w:id="1331" w:author="Arnaud Dumont" w:date="2014-03-11T17:47:00Z"/>
              </w:rPr>
            </w:pPr>
            <w:ins w:id="1332" w:author="Arnaud Dumont" w:date="2014-03-11T17:47:00Z">
              <w:r>
                <w:t>The query usage limit of the plan the zone group is linked to</w:t>
              </w:r>
            </w:ins>
          </w:p>
        </w:tc>
      </w:tr>
    </w:tbl>
    <w:p w:rsidR="00EB196C" w:rsidRDefault="00EB196C" w:rsidP="00EB196C">
      <w:pPr>
        <w:rPr>
          <w:ins w:id="1333" w:author="Arnaud Dumont" w:date="2014-03-11T17:45:00Z"/>
        </w:rPr>
      </w:pPr>
      <w:ins w:id="1334" w:author="Arnaud Dumont" w:date="2014-03-11T17:46:00Z">
        <w:r w:rsidRPr="00EB196C">
          <w:t>CriticalZoneGroupUsageMessageContents</w:t>
        </w:r>
      </w:ins>
      <w:ins w:id="1335" w:author="Arnaud Dumont" w:date="2014-03-11T17:45:00Z">
        <w:r>
          <w:t>:</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EB196C" w:rsidTr="00EB196C">
        <w:trPr>
          <w:tblHeader w:val="0"/>
          <w:ins w:id="1336" w:author="Arnaud Dumont" w:date="2014-03-11T17:45:00Z"/>
        </w:trPr>
        <w:tc>
          <w:tcPr>
            <w:tcW w:w="2965" w:type="dxa"/>
            <w:shd w:val="clear" w:color="auto" w:fill="BFBFBF" w:themeFill="background1" w:themeFillShade="BF"/>
          </w:tcPr>
          <w:p w:rsidR="00EB196C" w:rsidRDefault="00EB196C" w:rsidP="00EB196C">
            <w:pPr>
              <w:pStyle w:val="Table-Header"/>
              <w:rPr>
                <w:ins w:id="1337" w:author="Arnaud Dumont" w:date="2014-03-11T17:45:00Z"/>
              </w:rPr>
            </w:pPr>
            <w:ins w:id="1338" w:author="Arnaud Dumont" w:date="2014-03-11T17:45:00Z">
              <w:r>
                <w:t>Related message type</w:t>
              </w:r>
            </w:ins>
          </w:p>
        </w:tc>
        <w:tc>
          <w:tcPr>
            <w:tcW w:w="5682" w:type="dxa"/>
            <w:gridSpan w:val="2"/>
            <w:shd w:val="clear" w:color="auto" w:fill="BFBFBF" w:themeFill="background1" w:themeFillShade="BF"/>
          </w:tcPr>
          <w:p w:rsidR="00EB196C" w:rsidRDefault="00EB196C" w:rsidP="00EB196C">
            <w:pPr>
              <w:pStyle w:val="Table-Header"/>
              <w:rPr>
                <w:ins w:id="1339" w:author="Arnaud Dumont" w:date="2014-03-11T17:45:00Z"/>
              </w:rPr>
            </w:pPr>
            <w:ins w:id="1340" w:author="Arnaud Dumont" w:date="2014-03-11T17:46:00Z">
              <w:r w:rsidRPr="00EB196C">
                <w:rPr>
                  <w:b w:val="0"/>
                </w:rPr>
                <w:t>criticalZoneGroupUsage</w:t>
              </w:r>
            </w:ins>
          </w:p>
        </w:tc>
      </w:tr>
      <w:tr w:rsidR="00EB196C" w:rsidTr="00EB196C">
        <w:trPr>
          <w:tblHeader w:val="0"/>
          <w:ins w:id="1341" w:author="Arnaud Dumont" w:date="2014-03-11T17:45:00Z"/>
        </w:trPr>
        <w:tc>
          <w:tcPr>
            <w:tcW w:w="2965" w:type="dxa"/>
            <w:shd w:val="clear" w:color="auto" w:fill="BFBFBF" w:themeFill="background1" w:themeFillShade="BF"/>
          </w:tcPr>
          <w:p w:rsidR="00EB196C" w:rsidRDefault="00EB196C" w:rsidP="00EB196C">
            <w:pPr>
              <w:pStyle w:val="Table-Header"/>
              <w:rPr>
                <w:ins w:id="1342" w:author="Arnaud Dumont" w:date="2014-03-11T17:45:00Z"/>
              </w:rPr>
            </w:pPr>
            <w:ins w:id="1343" w:author="Arnaud Dumont" w:date="2014-03-11T17:45:00Z">
              <w:r>
                <w:t>Related object’s nature</w:t>
              </w:r>
            </w:ins>
          </w:p>
        </w:tc>
        <w:tc>
          <w:tcPr>
            <w:tcW w:w="5682" w:type="dxa"/>
            <w:gridSpan w:val="2"/>
            <w:shd w:val="clear" w:color="auto" w:fill="BFBFBF" w:themeFill="background1" w:themeFillShade="BF"/>
          </w:tcPr>
          <w:p w:rsidR="00EB196C" w:rsidRPr="00791AEC" w:rsidRDefault="00EB196C" w:rsidP="00EB196C">
            <w:pPr>
              <w:pStyle w:val="Table-Header"/>
              <w:rPr>
                <w:ins w:id="1344" w:author="Arnaud Dumont" w:date="2014-03-11T17:45:00Z"/>
                <w:b w:val="0"/>
              </w:rPr>
            </w:pPr>
            <w:ins w:id="1345" w:author="Arnaud Dumont" w:date="2014-03-11T17:45:00Z">
              <w:r>
                <w:rPr>
                  <w:b w:val="0"/>
                </w:rPr>
                <w:t>Zone group</w:t>
              </w:r>
            </w:ins>
          </w:p>
        </w:tc>
      </w:tr>
      <w:tr w:rsidR="00EB196C" w:rsidTr="00EB196C">
        <w:trPr>
          <w:tblHeader w:val="0"/>
          <w:ins w:id="1346" w:author="Arnaud Dumont" w:date="2014-03-11T17:45:00Z"/>
        </w:trPr>
        <w:tc>
          <w:tcPr>
            <w:tcW w:w="2965" w:type="dxa"/>
            <w:shd w:val="clear" w:color="auto" w:fill="BFBFBF" w:themeFill="background1" w:themeFillShade="BF"/>
          </w:tcPr>
          <w:p w:rsidR="00EB196C" w:rsidRDefault="00EB196C" w:rsidP="00EB196C">
            <w:pPr>
              <w:pStyle w:val="Table-Header"/>
              <w:rPr>
                <w:ins w:id="1347" w:author="Arnaud Dumont" w:date="2014-03-11T17:45:00Z"/>
              </w:rPr>
            </w:pPr>
            <w:ins w:id="1348" w:author="Arnaud Dumont" w:date="2014-03-11T17:45:00Z">
              <w:r>
                <w:t>RelatedObjectId field type</w:t>
              </w:r>
            </w:ins>
          </w:p>
        </w:tc>
        <w:tc>
          <w:tcPr>
            <w:tcW w:w="5682" w:type="dxa"/>
            <w:gridSpan w:val="2"/>
            <w:shd w:val="clear" w:color="auto" w:fill="BFBFBF" w:themeFill="background1" w:themeFillShade="BF"/>
          </w:tcPr>
          <w:p w:rsidR="00EB196C" w:rsidRDefault="00EB196C" w:rsidP="00EB196C">
            <w:pPr>
              <w:pStyle w:val="Table-Header"/>
              <w:rPr>
                <w:ins w:id="1349" w:author="Arnaud Dumont" w:date="2014-03-11T17:45:00Z"/>
                <w:b w:val="0"/>
              </w:rPr>
            </w:pPr>
            <w:ins w:id="1350" w:author="Arnaud Dumont" w:date="2014-03-11T17:45:00Z">
              <w:r>
                <w:rPr>
                  <w:b w:val="0"/>
                </w:rPr>
                <w:t>string</w:t>
              </w:r>
            </w:ins>
          </w:p>
        </w:tc>
      </w:tr>
      <w:tr w:rsidR="00EB196C" w:rsidTr="00EB196C">
        <w:trPr>
          <w:tblHeader w:val="0"/>
          <w:ins w:id="1351" w:author="Arnaud Dumont" w:date="2014-03-11T17:45:00Z"/>
        </w:trPr>
        <w:tc>
          <w:tcPr>
            <w:tcW w:w="2965" w:type="dxa"/>
            <w:shd w:val="clear" w:color="auto" w:fill="BFBFBF" w:themeFill="background1" w:themeFillShade="BF"/>
          </w:tcPr>
          <w:p w:rsidR="00EB196C" w:rsidRPr="00F21C35" w:rsidRDefault="00EB196C" w:rsidP="00EB196C">
            <w:pPr>
              <w:pStyle w:val="Table-Header"/>
              <w:rPr>
                <w:ins w:id="1352" w:author="Arnaud Dumont" w:date="2014-03-11T17:45:00Z"/>
                <w:b w:val="0"/>
              </w:rPr>
            </w:pPr>
            <w:ins w:id="1353" w:author="Arnaud Dumont" w:date="2014-03-11T17:45:00Z">
              <w:r>
                <w:t>Description</w:t>
              </w:r>
            </w:ins>
          </w:p>
        </w:tc>
        <w:tc>
          <w:tcPr>
            <w:tcW w:w="5682" w:type="dxa"/>
            <w:gridSpan w:val="2"/>
            <w:shd w:val="clear" w:color="auto" w:fill="BFBFBF" w:themeFill="background1" w:themeFillShade="BF"/>
          </w:tcPr>
          <w:p w:rsidR="00EB196C" w:rsidRPr="00F21C35" w:rsidRDefault="00EB196C" w:rsidP="00EB196C">
            <w:pPr>
              <w:pStyle w:val="Table-Header"/>
              <w:rPr>
                <w:ins w:id="1354" w:author="Arnaud Dumont" w:date="2014-03-11T17:45:00Z"/>
                <w:b w:val="0"/>
              </w:rPr>
            </w:pPr>
            <w:ins w:id="1355" w:author="Arnaud Dumont" w:date="2014-03-11T17:45:00Z">
              <w:r>
                <w:rPr>
                  <w:b w:val="0"/>
                </w:rPr>
                <w:t>R</w:t>
              </w:r>
              <w:r w:rsidRPr="00EC18F5">
                <w:rPr>
                  <w:b w:val="0"/>
                </w:rPr>
                <w:t xml:space="preserve">eceived when </w:t>
              </w:r>
              <w:r>
                <w:rPr>
                  <w:b w:val="0"/>
                </w:rPr>
                <w:t xml:space="preserve">the query usage of the zones of a zone group has exceeded the </w:t>
              </w:r>
            </w:ins>
            <w:ins w:id="1356" w:author="Arnaud Dumont" w:date="2014-03-11T17:46:00Z">
              <w:r>
                <w:rPr>
                  <w:b w:val="0"/>
                </w:rPr>
                <w:t>critical</w:t>
              </w:r>
            </w:ins>
            <w:ins w:id="1357" w:author="Arnaud Dumont" w:date="2014-03-11T17:45:00Z">
              <w:r>
                <w:rPr>
                  <w:b w:val="0"/>
                </w:rPr>
                <w:t xml:space="preserve"> threshold</w:t>
              </w:r>
            </w:ins>
          </w:p>
        </w:tc>
      </w:tr>
      <w:tr w:rsidR="00EB196C" w:rsidTr="00EB196C">
        <w:trPr>
          <w:tblHeader w:val="0"/>
          <w:ins w:id="1358" w:author="Arnaud Dumont" w:date="2014-03-11T17:45:00Z"/>
        </w:trPr>
        <w:tc>
          <w:tcPr>
            <w:tcW w:w="2965" w:type="dxa"/>
            <w:shd w:val="clear" w:color="auto" w:fill="BFBFBF" w:themeFill="background1" w:themeFillShade="BF"/>
          </w:tcPr>
          <w:p w:rsidR="00EB196C" w:rsidRPr="00750051" w:rsidRDefault="00EB196C" w:rsidP="00EB196C">
            <w:pPr>
              <w:pStyle w:val="Table-Header"/>
              <w:rPr>
                <w:ins w:id="1359" w:author="Arnaud Dumont" w:date="2014-03-11T17:45:00Z"/>
              </w:rPr>
            </w:pPr>
            <w:ins w:id="1360" w:author="Arnaud Dumont" w:date="2014-03-11T17:45:00Z">
              <w:r>
                <w:t>Field Name</w:t>
              </w:r>
            </w:ins>
          </w:p>
        </w:tc>
        <w:tc>
          <w:tcPr>
            <w:tcW w:w="2175" w:type="dxa"/>
            <w:shd w:val="clear" w:color="auto" w:fill="BFBFBF" w:themeFill="background1" w:themeFillShade="BF"/>
          </w:tcPr>
          <w:p w:rsidR="00EB196C" w:rsidRDefault="00EB196C" w:rsidP="00EB196C">
            <w:pPr>
              <w:pStyle w:val="Table-Header"/>
              <w:rPr>
                <w:ins w:id="1361" w:author="Arnaud Dumont" w:date="2014-03-11T17:45:00Z"/>
              </w:rPr>
            </w:pPr>
            <w:ins w:id="1362" w:author="Arnaud Dumont" w:date="2014-03-11T17:45:00Z">
              <w:r>
                <w:t>Type</w:t>
              </w:r>
            </w:ins>
          </w:p>
        </w:tc>
        <w:tc>
          <w:tcPr>
            <w:tcW w:w="3507" w:type="dxa"/>
            <w:shd w:val="clear" w:color="auto" w:fill="BFBFBF" w:themeFill="background1" w:themeFillShade="BF"/>
          </w:tcPr>
          <w:p w:rsidR="00EB196C" w:rsidRDefault="00EB196C" w:rsidP="00EB196C">
            <w:pPr>
              <w:pStyle w:val="Table-Header"/>
              <w:rPr>
                <w:ins w:id="1363" w:author="Arnaud Dumont" w:date="2014-03-11T17:45:00Z"/>
              </w:rPr>
            </w:pPr>
            <w:ins w:id="1364" w:author="Arnaud Dumont" w:date="2014-03-11T17:45:00Z">
              <w:r>
                <w:t>Description</w:t>
              </w:r>
            </w:ins>
          </w:p>
        </w:tc>
      </w:tr>
      <w:tr w:rsidR="00EB196C" w:rsidTr="00EB196C">
        <w:trPr>
          <w:trHeight w:val="113"/>
          <w:tblHeader w:val="0"/>
          <w:ins w:id="1365" w:author="Arnaud Dumont" w:date="2014-03-11T17:45:00Z"/>
        </w:trPr>
        <w:tc>
          <w:tcPr>
            <w:tcW w:w="2965" w:type="dxa"/>
          </w:tcPr>
          <w:p w:rsidR="00EB196C" w:rsidRDefault="00EB196C" w:rsidP="00EB196C">
            <w:pPr>
              <w:pStyle w:val="Table-Text"/>
              <w:rPr>
                <w:ins w:id="1366" w:author="Arnaud Dumont" w:date="2014-03-11T17:45:00Z"/>
              </w:rPr>
            </w:pPr>
            <w:ins w:id="1367" w:author="Arnaud Dumont" w:date="2014-03-11T17:45:00Z">
              <w:r>
                <w:t>zoneGroup</w:t>
              </w:r>
            </w:ins>
          </w:p>
        </w:tc>
        <w:tc>
          <w:tcPr>
            <w:tcW w:w="2175" w:type="dxa"/>
          </w:tcPr>
          <w:p w:rsidR="00EB196C" w:rsidRDefault="00EB196C" w:rsidP="00EB196C">
            <w:pPr>
              <w:pStyle w:val="Table-Text"/>
              <w:rPr>
                <w:ins w:id="1368" w:author="Arnaud Dumont" w:date="2014-03-11T17:45:00Z"/>
              </w:rPr>
            </w:pPr>
            <w:ins w:id="1369" w:author="Arnaud Dumont" w:date="2014-03-11T17:45:00Z">
              <w:r>
                <w:t>string</w:t>
              </w:r>
            </w:ins>
          </w:p>
        </w:tc>
        <w:tc>
          <w:tcPr>
            <w:tcW w:w="3507" w:type="dxa"/>
          </w:tcPr>
          <w:p w:rsidR="00EB196C" w:rsidRDefault="00EB196C" w:rsidP="00EB196C">
            <w:pPr>
              <w:pStyle w:val="Table-Text"/>
              <w:rPr>
                <w:ins w:id="1370" w:author="Arnaud Dumont" w:date="2014-03-11T17:45:00Z"/>
              </w:rPr>
            </w:pPr>
            <w:ins w:id="1371" w:author="Arnaud Dumont" w:date="2014-03-11T17:45:00Z">
              <w:r>
                <w:t>The name of the related zone group</w:t>
              </w:r>
            </w:ins>
          </w:p>
        </w:tc>
      </w:tr>
      <w:tr w:rsidR="00EB196C" w:rsidTr="00EB196C">
        <w:trPr>
          <w:trHeight w:val="113"/>
          <w:tblHeader w:val="0"/>
          <w:ins w:id="1372" w:author="Arnaud Dumont" w:date="2014-03-11T17:45:00Z"/>
        </w:trPr>
        <w:tc>
          <w:tcPr>
            <w:tcW w:w="2965" w:type="dxa"/>
          </w:tcPr>
          <w:p w:rsidR="00EB196C" w:rsidRDefault="00EF0F0E" w:rsidP="00EB196C">
            <w:pPr>
              <w:pStyle w:val="Table-Text"/>
              <w:rPr>
                <w:ins w:id="1373" w:author="Arnaud Dumont" w:date="2014-03-11T17:45:00Z"/>
              </w:rPr>
            </w:pPr>
            <w:ins w:id="1374" w:author="Arnaud Dumont" w:date="2014-03-11T17:48:00Z">
              <w:r w:rsidRPr="00EF0F0E">
                <w:t>currentZoneGroupUsage</w:t>
              </w:r>
            </w:ins>
          </w:p>
        </w:tc>
        <w:tc>
          <w:tcPr>
            <w:tcW w:w="2175" w:type="dxa"/>
          </w:tcPr>
          <w:p w:rsidR="00EB196C" w:rsidRDefault="00EB196C" w:rsidP="00EB196C">
            <w:pPr>
              <w:pStyle w:val="Table-Text"/>
              <w:rPr>
                <w:ins w:id="1375" w:author="Arnaud Dumont" w:date="2014-03-11T17:45:00Z"/>
              </w:rPr>
            </w:pPr>
            <w:ins w:id="1376" w:author="Arnaud Dumont" w:date="2014-03-11T17:45:00Z">
              <w:r w:rsidRPr="00142403">
                <w:t>integer</w:t>
              </w:r>
            </w:ins>
          </w:p>
        </w:tc>
        <w:tc>
          <w:tcPr>
            <w:tcW w:w="3507" w:type="dxa"/>
          </w:tcPr>
          <w:p w:rsidR="00EB196C" w:rsidRDefault="00EB196C" w:rsidP="00EB196C">
            <w:pPr>
              <w:pStyle w:val="Table-Text"/>
              <w:rPr>
                <w:ins w:id="1377" w:author="Arnaud Dumont" w:date="2014-03-11T17:45:00Z"/>
              </w:rPr>
            </w:pPr>
            <w:ins w:id="1378" w:author="Arnaud Dumont" w:date="2014-03-11T17:45:00Z">
              <w:r>
                <w:t>The current query usage of the zone group</w:t>
              </w:r>
            </w:ins>
          </w:p>
        </w:tc>
      </w:tr>
      <w:tr w:rsidR="00EB196C" w:rsidTr="00EB196C">
        <w:trPr>
          <w:trHeight w:val="113"/>
          <w:tblHeader w:val="0"/>
          <w:ins w:id="1379" w:author="Arnaud Dumont" w:date="2014-03-11T17:45:00Z"/>
        </w:trPr>
        <w:tc>
          <w:tcPr>
            <w:tcW w:w="2965" w:type="dxa"/>
          </w:tcPr>
          <w:p w:rsidR="00EB196C" w:rsidRPr="00142403" w:rsidRDefault="00EF0F0E" w:rsidP="00EB196C">
            <w:pPr>
              <w:pStyle w:val="Table-Text"/>
              <w:rPr>
                <w:ins w:id="1380" w:author="Arnaud Dumont" w:date="2014-03-11T17:45:00Z"/>
              </w:rPr>
            </w:pPr>
            <w:ins w:id="1381" w:author="Arnaud Dumont" w:date="2014-03-11T17:48:00Z">
              <w:r w:rsidRPr="00EF0F0E">
                <w:t>zoneGroupUsageLimit</w:t>
              </w:r>
            </w:ins>
          </w:p>
        </w:tc>
        <w:tc>
          <w:tcPr>
            <w:tcW w:w="2175" w:type="dxa"/>
          </w:tcPr>
          <w:p w:rsidR="00EB196C" w:rsidRPr="00142403" w:rsidRDefault="00EB196C" w:rsidP="00EB196C">
            <w:pPr>
              <w:pStyle w:val="Table-Text"/>
              <w:rPr>
                <w:ins w:id="1382" w:author="Arnaud Dumont" w:date="2014-03-11T17:45:00Z"/>
              </w:rPr>
            </w:pPr>
            <w:ins w:id="1383" w:author="Arnaud Dumont" w:date="2014-03-11T17:45:00Z">
              <w:r w:rsidRPr="00142403">
                <w:t>integer</w:t>
              </w:r>
            </w:ins>
          </w:p>
        </w:tc>
        <w:tc>
          <w:tcPr>
            <w:tcW w:w="3507" w:type="dxa"/>
          </w:tcPr>
          <w:p w:rsidR="00EB196C" w:rsidRDefault="00EB196C" w:rsidP="00EB196C">
            <w:pPr>
              <w:pStyle w:val="Table-Text"/>
              <w:rPr>
                <w:ins w:id="1384" w:author="Arnaud Dumont" w:date="2014-03-11T17:45:00Z"/>
              </w:rPr>
            </w:pPr>
            <w:ins w:id="1385" w:author="Arnaud Dumont" w:date="2014-03-11T17:45:00Z">
              <w:r>
                <w:t>The query usage limit of the plan the zone group is linked to</w:t>
              </w:r>
            </w:ins>
          </w:p>
        </w:tc>
      </w:tr>
    </w:tbl>
    <w:p w:rsidR="00EB196C" w:rsidRDefault="00EB196C" w:rsidP="00EB196C">
      <w:pPr>
        <w:rPr>
          <w:ins w:id="1386" w:author="Arnaud Dumont" w:date="2014-03-11T17:45:00Z"/>
        </w:rPr>
      </w:pPr>
      <w:ins w:id="1387" w:author="Arnaud Dumont" w:date="2014-03-11T17:46:00Z">
        <w:r w:rsidRPr="00EB196C">
          <w:t>OverLimitZoneGroupUsageMessageContents</w:t>
        </w:r>
      </w:ins>
      <w:ins w:id="1388" w:author="Arnaud Dumont" w:date="2014-03-11T17:45:00Z">
        <w:r>
          <w:t>:</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EB196C" w:rsidTr="00EB196C">
        <w:trPr>
          <w:tblHeader w:val="0"/>
          <w:ins w:id="1389" w:author="Arnaud Dumont" w:date="2014-03-11T17:45:00Z"/>
        </w:trPr>
        <w:tc>
          <w:tcPr>
            <w:tcW w:w="2965" w:type="dxa"/>
            <w:shd w:val="clear" w:color="auto" w:fill="BFBFBF" w:themeFill="background1" w:themeFillShade="BF"/>
          </w:tcPr>
          <w:p w:rsidR="00EB196C" w:rsidRDefault="00EB196C" w:rsidP="00EB196C">
            <w:pPr>
              <w:pStyle w:val="Table-Header"/>
              <w:rPr>
                <w:ins w:id="1390" w:author="Arnaud Dumont" w:date="2014-03-11T17:45:00Z"/>
              </w:rPr>
            </w:pPr>
            <w:ins w:id="1391" w:author="Arnaud Dumont" w:date="2014-03-11T17:45:00Z">
              <w:r>
                <w:lastRenderedPageBreak/>
                <w:t>Related message type</w:t>
              </w:r>
            </w:ins>
          </w:p>
        </w:tc>
        <w:tc>
          <w:tcPr>
            <w:tcW w:w="5682" w:type="dxa"/>
            <w:gridSpan w:val="2"/>
            <w:shd w:val="clear" w:color="auto" w:fill="BFBFBF" w:themeFill="background1" w:themeFillShade="BF"/>
          </w:tcPr>
          <w:p w:rsidR="00EB196C" w:rsidRDefault="00EB196C" w:rsidP="00EB196C">
            <w:pPr>
              <w:pStyle w:val="Table-Header"/>
              <w:rPr>
                <w:ins w:id="1392" w:author="Arnaud Dumont" w:date="2014-03-11T17:45:00Z"/>
              </w:rPr>
            </w:pPr>
            <w:ins w:id="1393" w:author="Arnaud Dumont" w:date="2014-03-11T17:46:00Z">
              <w:r w:rsidRPr="00EB196C">
                <w:rPr>
                  <w:b w:val="0"/>
                </w:rPr>
                <w:t>overLimitZoneGroupUsage</w:t>
              </w:r>
            </w:ins>
          </w:p>
        </w:tc>
      </w:tr>
      <w:tr w:rsidR="00EB196C" w:rsidTr="00EB196C">
        <w:trPr>
          <w:tblHeader w:val="0"/>
          <w:ins w:id="1394" w:author="Arnaud Dumont" w:date="2014-03-11T17:45:00Z"/>
        </w:trPr>
        <w:tc>
          <w:tcPr>
            <w:tcW w:w="2965" w:type="dxa"/>
            <w:shd w:val="clear" w:color="auto" w:fill="BFBFBF" w:themeFill="background1" w:themeFillShade="BF"/>
          </w:tcPr>
          <w:p w:rsidR="00EB196C" w:rsidRDefault="00EB196C" w:rsidP="00EB196C">
            <w:pPr>
              <w:pStyle w:val="Table-Header"/>
              <w:rPr>
                <w:ins w:id="1395" w:author="Arnaud Dumont" w:date="2014-03-11T17:45:00Z"/>
              </w:rPr>
            </w:pPr>
            <w:ins w:id="1396" w:author="Arnaud Dumont" w:date="2014-03-11T17:45:00Z">
              <w:r>
                <w:t>Related object’s nature</w:t>
              </w:r>
            </w:ins>
          </w:p>
        </w:tc>
        <w:tc>
          <w:tcPr>
            <w:tcW w:w="5682" w:type="dxa"/>
            <w:gridSpan w:val="2"/>
            <w:shd w:val="clear" w:color="auto" w:fill="BFBFBF" w:themeFill="background1" w:themeFillShade="BF"/>
          </w:tcPr>
          <w:p w:rsidR="00EB196C" w:rsidRPr="00791AEC" w:rsidRDefault="00EB196C" w:rsidP="00EB196C">
            <w:pPr>
              <w:pStyle w:val="Table-Header"/>
              <w:rPr>
                <w:ins w:id="1397" w:author="Arnaud Dumont" w:date="2014-03-11T17:45:00Z"/>
                <w:b w:val="0"/>
              </w:rPr>
            </w:pPr>
            <w:ins w:id="1398" w:author="Arnaud Dumont" w:date="2014-03-11T17:45:00Z">
              <w:r>
                <w:rPr>
                  <w:b w:val="0"/>
                </w:rPr>
                <w:t>Zone group</w:t>
              </w:r>
            </w:ins>
          </w:p>
        </w:tc>
      </w:tr>
      <w:tr w:rsidR="00EB196C" w:rsidTr="00EB196C">
        <w:trPr>
          <w:tblHeader w:val="0"/>
          <w:ins w:id="1399" w:author="Arnaud Dumont" w:date="2014-03-11T17:45:00Z"/>
        </w:trPr>
        <w:tc>
          <w:tcPr>
            <w:tcW w:w="2965" w:type="dxa"/>
            <w:shd w:val="clear" w:color="auto" w:fill="BFBFBF" w:themeFill="background1" w:themeFillShade="BF"/>
          </w:tcPr>
          <w:p w:rsidR="00EB196C" w:rsidRDefault="00EB196C" w:rsidP="00EB196C">
            <w:pPr>
              <w:pStyle w:val="Table-Header"/>
              <w:rPr>
                <w:ins w:id="1400" w:author="Arnaud Dumont" w:date="2014-03-11T17:45:00Z"/>
              </w:rPr>
            </w:pPr>
            <w:ins w:id="1401" w:author="Arnaud Dumont" w:date="2014-03-11T17:45:00Z">
              <w:r>
                <w:t>RelatedObjectId field type</w:t>
              </w:r>
            </w:ins>
          </w:p>
        </w:tc>
        <w:tc>
          <w:tcPr>
            <w:tcW w:w="5682" w:type="dxa"/>
            <w:gridSpan w:val="2"/>
            <w:shd w:val="clear" w:color="auto" w:fill="BFBFBF" w:themeFill="background1" w:themeFillShade="BF"/>
          </w:tcPr>
          <w:p w:rsidR="00EB196C" w:rsidRDefault="00EB196C" w:rsidP="00EB196C">
            <w:pPr>
              <w:pStyle w:val="Table-Header"/>
              <w:rPr>
                <w:ins w:id="1402" w:author="Arnaud Dumont" w:date="2014-03-11T17:45:00Z"/>
                <w:b w:val="0"/>
              </w:rPr>
            </w:pPr>
            <w:ins w:id="1403" w:author="Arnaud Dumont" w:date="2014-03-11T17:45:00Z">
              <w:r>
                <w:rPr>
                  <w:b w:val="0"/>
                </w:rPr>
                <w:t>string</w:t>
              </w:r>
            </w:ins>
          </w:p>
        </w:tc>
      </w:tr>
      <w:tr w:rsidR="00EB196C" w:rsidTr="00EB196C">
        <w:trPr>
          <w:tblHeader w:val="0"/>
          <w:ins w:id="1404" w:author="Arnaud Dumont" w:date="2014-03-11T17:45:00Z"/>
        </w:trPr>
        <w:tc>
          <w:tcPr>
            <w:tcW w:w="2965" w:type="dxa"/>
            <w:shd w:val="clear" w:color="auto" w:fill="BFBFBF" w:themeFill="background1" w:themeFillShade="BF"/>
          </w:tcPr>
          <w:p w:rsidR="00EB196C" w:rsidRPr="00F21C35" w:rsidRDefault="00EB196C" w:rsidP="00EB196C">
            <w:pPr>
              <w:pStyle w:val="Table-Header"/>
              <w:rPr>
                <w:ins w:id="1405" w:author="Arnaud Dumont" w:date="2014-03-11T17:45:00Z"/>
                <w:b w:val="0"/>
              </w:rPr>
            </w:pPr>
            <w:ins w:id="1406" w:author="Arnaud Dumont" w:date="2014-03-11T17:45:00Z">
              <w:r>
                <w:t>Description</w:t>
              </w:r>
            </w:ins>
          </w:p>
        </w:tc>
        <w:tc>
          <w:tcPr>
            <w:tcW w:w="5682" w:type="dxa"/>
            <w:gridSpan w:val="2"/>
            <w:shd w:val="clear" w:color="auto" w:fill="BFBFBF" w:themeFill="background1" w:themeFillShade="BF"/>
          </w:tcPr>
          <w:p w:rsidR="00EB196C" w:rsidRPr="00F21C35" w:rsidRDefault="00EB196C" w:rsidP="00EB196C">
            <w:pPr>
              <w:pStyle w:val="Table-Header"/>
              <w:rPr>
                <w:ins w:id="1407" w:author="Arnaud Dumont" w:date="2014-03-11T17:45:00Z"/>
                <w:b w:val="0"/>
              </w:rPr>
            </w:pPr>
            <w:ins w:id="1408" w:author="Arnaud Dumont" w:date="2014-03-11T17:45:00Z">
              <w:r>
                <w:rPr>
                  <w:b w:val="0"/>
                </w:rPr>
                <w:t>R</w:t>
              </w:r>
              <w:r w:rsidRPr="00EC18F5">
                <w:rPr>
                  <w:b w:val="0"/>
                </w:rPr>
                <w:t xml:space="preserve">eceived when </w:t>
              </w:r>
              <w:r>
                <w:rPr>
                  <w:b w:val="0"/>
                </w:rPr>
                <w:t xml:space="preserve">the query usage of the zones of a zone group </w:t>
              </w:r>
            </w:ins>
            <w:ins w:id="1409" w:author="Arnaud Dumont" w:date="2014-03-11T17:46:00Z">
              <w:r>
                <w:rPr>
                  <w:b w:val="0"/>
                </w:rPr>
                <w:t>has exceeded the query usage limit of the plan it is linked to</w:t>
              </w:r>
            </w:ins>
          </w:p>
        </w:tc>
      </w:tr>
      <w:tr w:rsidR="00EB196C" w:rsidTr="00EB196C">
        <w:trPr>
          <w:tblHeader w:val="0"/>
          <w:ins w:id="1410" w:author="Arnaud Dumont" w:date="2014-03-11T17:45:00Z"/>
        </w:trPr>
        <w:tc>
          <w:tcPr>
            <w:tcW w:w="2965" w:type="dxa"/>
            <w:shd w:val="clear" w:color="auto" w:fill="BFBFBF" w:themeFill="background1" w:themeFillShade="BF"/>
          </w:tcPr>
          <w:p w:rsidR="00EB196C" w:rsidRPr="00750051" w:rsidRDefault="00EB196C" w:rsidP="00EB196C">
            <w:pPr>
              <w:pStyle w:val="Table-Header"/>
              <w:rPr>
                <w:ins w:id="1411" w:author="Arnaud Dumont" w:date="2014-03-11T17:45:00Z"/>
              </w:rPr>
            </w:pPr>
            <w:ins w:id="1412" w:author="Arnaud Dumont" w:date="2014-03-11T17:45:00Z">
              <w:r>
                <w:t>Field Name</w:t>
              </w:r>
            </w:ins>
          </w:p>
        </w:tc>
        <w:tc>
          <w:tcPr>
            <w:tcW w:w="2175" w:type="dxa"/>
            <w:shd w:val="clear" w:color="auto" w:fill="BFBFBF" w:themeFill="background1" w:themeFillShade="BF"/>
          </w:tcPr>
          <w:p w:rsidR="00EB196C" w:rsidRDefault="00EB196C" w:rsidP="00EB196C">
            <w:pPr>
              <w:pStyle w:val="Table-Header"/>
              <w:rPr>
                <w:ins w:id="1413" w:author="Arnaud Dumont" w:date="2014-03-11T17:45:00Z"/>
              </w:rPr>
            </w:pPr>
            <w:ins w:id="1414" w:author="Arnaud Dumont" w:date="2014-03-11T17:45:00Z">
              <w:r>
                <w:t>Type</w:t>
              </w:r>
            </w:ins>
          </w:p>
        </w:tc>
        <w:tc>
          <w:tcPr>
            <w:tcW w:w="3507" w:type="dxa"/>
            <w:shd w:val="clear" w:color="auto" w:fill="BFBFBF" w:themeFill="background1" w:themeFillShade="BF"/>
          </w:tcPr>
          <w:p w:rsidR="00EB196C" w:rsidRDefault="00EB196C" w:rsidP="00EB196C">
            <w:pPr>
              <w:pStyle w:val="Table-Header"/>
              <w:rPr>
                <w:ins w:id="1415" w:author="Arnaud Dumont" w:date="2014-03-11T17:45:00Z"/>
              </w:rPr>
            </w:pPr>
            <w:ins w:id="1416" w:author="Arnaud Dumont" w:date="2014-03-11T17:45:00Z">
              <w:r>
                <w:t>Description</w:t>
              </w:r>
            </w:ins>
          </w:p>
        </w:tc>
      </w:tr>
      <w:tr w:rsidR="00EB196C" w:rsidTr="00EB196C">
        <w:trPr>
          <w:trHeight w:val="113"/>
          <w:tblHeader w:val="0"/>
          <w:ins w:id="1417" w:author="Arnaud Dumont" w:date="2014-03-11T17:45:00Z"/>
        </w:trPr>
        <w:tc>
          <w:tcPr>
            <w:tcW w:w="2965" w:type="dxa"/>
          </w:tcPr>
          <w:p w:rsidR="00EB196C" w:rsidRDefault="00EB196C" w:rsidP="00EB196C">
            <w:pPr>
              <w:pStyle w:val="Table-Text"/>
              <w:rPr>
                <w:ins w:id="1418" w:author="Arnaud Dumont" w:date="2014-03-11T17:45:00Z"/>
              </w:rPr>
            </w:pPr>
            <w:ins w:id="1419" w:author="Arnaud Dumont" w:date="2014-03-11T17:45:00Z">
              <w:r>
                <w:t>zoneGroup</w:t>
              </w:r>
            </w:ins>
          </w:p>
        </w:tc>
        <w:tc>
          <w:tcPr>
            <w:tcW w:w="2175" w:type="dxa"/>
          </w:tcPr>
          <w:p w:rsidR="00EB196C" w:rsidRDefault="00EB196C" w:rsidP="00EB196C">
            <w:pPr>
              <w:pStyle w:val="Table-Text"/>
              <w:rPr>
                <w:ins w:id="1420" w:author="Arnaud Dumont" w:date="2014-03-11T17:45:00Z"/>
              </w:rPr>
            </w:pPr>
            <w:ins w:id="1421" w:author="Arnaud Dumont" w:date="2014-03-11T17:45:00Z">
              <w:r>
                <w:t>string</w:t>
              </w:r>
            </w:ins>
          </w:p>
        </w:tc>
        <w:tc>
          <w:tcPr>
            <w:tcW w:w="3507" w:type="dxa"/>
          </w:tcPr>
          <w:p w:rsidR="00EB196C" w:rsidRDefault="00EB196C" w:rsidP="00EB196C">
            <w:pPr>
              <w:pStyle w:val="Table-Text"/>
              <w:rPr>
                <w:ins w:id="1422" w:author="Arnaud Dumont" w:date="2014-03-11T17:45:00Z"/>
              </w:rPr>
            </w:pPr>
            <w:ins w:id="1423" w:author="Arnaud Dumont" w:date="2014-03-11T17:45:00Z">
              <w:r>
                <w:t>The name of the related zone group</w:t>
              </w:r>
            </w:ins>
          </w:p>
        </w:tc>
      </w:tr>
      <w:tr w:rsidR="00EB196C" w:rsidTr="00EB196C">
        <w:trPr>
          <w:trHeight w:val="113"/>
          <w:tblHeader w:val="0"/>
          <w:ins w:id="1424" w:author="Arnaud Dumont" w:date="2014-03-11T17:45:00Z"/>
        </w:trPr>
        <w:tc>
          <w:tcPr>
            <w:tcW w:w="2965" w:type="dxa"/>
          </w:tcPr>
          <w:p w:rsidR="00EB196C" w:rsidRDefault="00EF0F0E" w:rsidP="00EB196C">
            <w:pPr>
              <w:pStyle w:val="Table-Text"/>
              <w:rPr>
                <w:ins w:id="1425" w:author="Arnaud Dumont" w:date="2014-03-11T17:45:00Z"/>
              </w:rPr>
            </w:pPr>
            <w:ins w:id="1426" w:author="Arnaud Dumont" w:date="2014-03-11T17:48:00Z">
              <w:r w:rsidRPr="00EF0F0E">
                <w:t>currentZoneGroupUsage</w:t>
              </w:r>
            </w:ins>
          </w:p>
        </w:tc>
        <w:tc>
          <w:tcPr>
            <w:tcW w:w="2175" w:type="dxa"/>
          </w:tcPr>
          <w:p w:rsidR="00EB196C" w:rsidRDefault="00EB196C" w:rsidP="00EB196C">
            <w:pPr>
              <w:pStyle w:val="Table-Text"/>
              <w:rPr>
                <w:ins w:id="1427" w:author="Arnaud Dumont" w:date="2014-03-11T17:45:00Z"/>
              </w:rPr>
            </w:pPr>
            <w:ins w:id="1428" w:author="Arnaud Dumont" w:date="2014-03-11T17:45:00Z">
              <w:r w:rsidRPr="00142403">
                <w:t>integer</w:t>
              </w:r>
            </w:ins>
          </w:p>
        </w:tc>
        <w:tc>
          <w:tcPr>
            <w:tcW w:w="3507" w:type="dxa"/>
          </w:tcPr>
          <w:p w:rsidR="00EB196C" w:rsidRDefault="00EB196C" w:rsidP="00EB196C">
            <w:pPr>
              <w:pStyle w:val="Table-Text"/>
              <w:rPr>
                <w:ins w:id="1429" w:author="Arnaud Dumont" w:date="2014-03-11T17:45:00Z"/>
              </w:rPr>
            </w:pPr>
            <w:ins w:id="1430" w:author="Arnaud Dumont" w:date="2014-03-11T17:45:00Z">
              <w:r>
                <w:t>The current query usage of the zone group</w:t>
              </w:r>
            </w:ins>
          </w:p>
        </w:tc>
      </w:tr>
      <w:tr w:rsidR="00EB196C" w:rsidTr="00EB196C">
        <w:trPr>
          <w:trHeight w:val="113"/>
          <w:tblHeader w:val="0"/>
          <w:ins w:id="1431" w:author="Arnaud Dumont" w:date="2014-03-11T17:45:00Z"/>
        </w:trPr>
        <w:tc>
          <w:tcPr>
            <w:tcW w:w="2965" w:type="dxa"/>
          </w:tcPr>
          <w:p w:rsidR="00EB196C" w:rsidRPr="00142403" w:rsidRDefault="00EF0F0E" w:rsidP="00EB196C">
            <w:pPr>
              <w:pStyle w:val="Table-Text"/>
              <w:rPr>
                <w:ins w:id="1432" w:author="Arnaud Dumont" w:date="2014-03-11T17:45:00Z"/>
              </w:rPr>
            </w:pPr>
            <w:ins w:id="1433" w:author="Arnaud Dumont" w:date="2014-03-11T17:48:00Z">
              <w:r w:rsidRPr="00EF0F0E">
                <w:t>zoneGroupUsageLimit</w:t>
              </w:r>
            </w:ins>
          </w:p>
        </w:tc>
        <w:tc>
          <w:tcPr>
            <w:tcW w:w="2175" w:type="dxa"/>
          </w:tcPr>
          <w:p w:rsidR="00EB196C" w:rsidRPr="00142403" w:rsidRDefault="00EB196C" w:rsidP="00EB196C">
            <w:pPr>
              <w:pStyle w:val="Table-Text"/>
              <w:rPr>
                <w:ins w:id="1434" w:author="Arnaud Dumont" w:date="2014-03-11T17:45:00Z"/>
              </w:rPr>
            </w:pPr>
            <w:ins w:id="1435" w:author="Arnaud Dumont" w:date="2014-03-11T17:45:00Z">
              <w:r w:rsidRPr="00142403">
                <w:t>integer</w:t>
              </w:r>
            </w:ins>
          </w:p>
        </w:tc>
        <w:tc>
          <w:tcPr>
            <w:tcW w:w="3507" w:type="dxa"/>
          </w:tcPr>
          <w:p w:rsidR="00EB196C" w:rsidRDefault="00EB196C" w:rsidP="00EB196C">
            <w:pPr>
              <w:pStyle w:val="Table-Text"/>
              <w:rPr>
                <w:ins w:id="1436" w:author="Arnaud Dumont" w:date="2014-03-11T17:45:00Z"/>
              </w:rPr>
            </w:pPr>
            <w:ins w:id="1437" w:author="Arnaud Dumont" w:date="2014-03-11T17:45:00Z">
              <w:r>
                <w:t>The query usage limit of the plan the zone group is linked to</w:t>
              </w:r>
            </w:ins>
          </w:p>
        </w:tc>
      </w:tr>
    </w:tbl>
    <w:p w:rsidR="00DE117E" w:rsidRDefault="00DE117E" w:rsidP="00DE117E">
      <w:pPr>
        <w:pStyle w:val="Heading3"/>
        <w:rPr>
          <w:ins w:id="1438" w:author="Arnaud Dumont" w:date="2014-02-24T15:06:00Z"/>
        </w:rPr>
      </w:pPr>
      <w:ins w:id="1439" w:author="Arnaud Dumont" w:date="2014-02-24T15:06:00Z">
        <w:r>
          <w:t>Example</w:t>
        </w:r>
      </w:ins>
    </w:p>
    <w:p w:rsidR="00DE117E" w:rsidRDefault="00277AF7" w:rsidP="00DE117E">
      <w:pPr>
        <w:rPr>
          <w:ins w:id="1440" w:author="Arnaud Dumont" w:date="2014-02-24T15:06:00Z"/>
        </w:rPr>
      </w:pPr>
      <w:ins w:id="1441" w:author="Arnaud Dumont" w:date="2014-02-24T15:06:00Z">
        <w:r>
          <w:t>Below is an example of a</w:t>
        </w:r>
      </w:ins>
      <w:ins w:id="1442" w:author="Arnaud Dumont" w:date="2014-02-24T15:28:00Z">
        <w:r>
          <w:t xml:space="preserve"> message poll </w:t>
        </w:r>
      </w:ins>
      <w:ins w:id="1443" w:author="Arnaud Dumont" w:date="2014-02-24T15:06:00Z">
        <w:r w:rsidR="00DE117E">
          <w:t>command request and response:</w:t>
        </w:r>
      </w:ins>
    </w:p>
    <w:p w:rsidR="00DE117E" w:rsidRDefault="00DE117E" w:rsidP="00DE117E">
      <w:pPr>
        <w:rPr>
          <w:ins w:id="1444" w:author="Arnaud Dumont" w:date="2014-02-24T15:06:00Z"/>
        </w:rPr>
      </w:pPr>
      <w:ins w:id="1445" w:author="Arnaud Dumont" w:date="2014-02-24T15:06:00Z">
        <w:r>
          <w:t>Request:</w:t>
        </w:r>
      </w:ins>
    </w:p>
    <w:p w:rsidR="00DE117E" w:rsidRDefault="00DE117E" w:rsidP="00DE117E">
      <w:pPr>
        <w:pStyle w:val="Code"/>
        <w:rPr>
          <w:ins w:id="1446" w:author="Arnaud Dumont" w:date="2014-02-24T15:06:00Z"/>
        </w:rPr>
      </w:pPr>
      <w:ins w:id="1447" w:author="Arnaud Dumont" w:date="2014-02-24T15:06:00Z">
        <w:r>
          <w:t>GET /</w:t>
        </w:r>
      </w:ins>
      <w:ins w:id="1448" w:author="Arnaud Dumont" w:date="2014-02-24T15:28:00Z">
        <w:r w:rsidR="00277AF7">
          <w:t>messages/?</w:t>
        </w:r>
      </w:ins>
      <w:ins w:id="1449" w:author="Arnaud Dumont" w:date="2014-02-24T15:29:00Z">
        <w:r w:rsidR="00277AF7" w:rsidRPr="00DE117E">
          <w:t>searchMessageType</w:t>
        </w:r>
        <w:r w:rsidR="00277AF7">
          <w:t>=</w:t>
        </w:r>
        <w:r w:rsidR="00277AF7" w:rsidRPr="00277AF7">
          <w:t>zoneDNSSECSigningCompleted</w:t>
        </w:r>
      </w:ins>
      <w:ins w:id="1450" w:author="Arnaud Dumont" w:date="2014-02-24T15:06:00Z">
        <w:r>
          <w:t xml:space="preserve"> HTTP/1.1</w:t>
        </w:r>
      </w:ins>
    </w:p>
    <w:p w:rsidR="00DE117E" w:rsidRDefault="00DE117E" w:rsidP="00DE117E">
      <w:pPr>
        <w:pStyle w:val="Code"/>
        <w:rPr>
          <w:ins w:id="1451" w:author="Arnaud Dumont" w:date="2014-02-24T15:06:00Z"/>
        </w:rPr>
      </w:pPr>
      <w:ins w:id="1452" w:author="Arnaud Dumont" w:date="2014-02-24T15:06:00Z">
        <w:r>
          <w:t>Client-Transaction-Id: 2049ee97-0940-4451-84bb-aedc31dee86c</w:t>
        </w:r>
      </w:ins>
    </w:p>
    <w:p w:rsidR="00DE117E" w:rsidRDefault="00DE117E" w:rsidP="00DE117E">
      <w:pPr>
        <w:pStyle w:val="Code"/>
        <w:rPr>
          <w:ins w:id="1453" w:author="Arnaud Dumont" w:date="2014-02-24T15:06:00Z"/>
        </w:rPr>
      </w:pPr>
      <w:ins w:id="1454" w:author="Arnaud Dumont" w:date="2014-02-24T15:06:00Z">
        <w:r>
          <w:t>Accept: application/json</w:t>
        </w:r>
      </w:ins>
    </w:p>
    <w:p w:rsidR="00DE117E" w:rsidRDefault="00DE117E" w:rsidP="00DE117E">
      <w:pPr>
        <w:pStyle w:val="Code"/>
        <w:rPr>
          <w:ins w:id="1455" w:author="Arnaud Dumont" w:date="2014-02-24T15:06:00Z"/>
        </w:rPr>
      </w:pPr>
      <w:ins w:id="1456" w:author="Arnaud Dumont" w:date="2014-02-24T15:06:00Z">
        <w:r>
          <w:t>User-Agent: Jersey/2.2 (Apache HttpClient 4.2.5)</w:t>
        </w:r>
      </w:ins>
    </w:p>
    <w:p w:rsidR="00DE117E" w:rsidRDefault="00DE117E" w:rsidP="00DE117E">
      <w:pPr>
        <w:pStyle w:val="Code"/>
        <w:rPr>
          <w:ins w:id="1457" w:author="Arnaud Dumont" w:date="2014-02-24T15:06:00Z"/>
        </w:rPr>
      </w:pPr>
      <w:ins w:id="1458" w:author="Arnaud Dumont" w:date="2014-02-24T15:06:00Z">
        <w:r>
          <w:t>Host: api.discoverydns.com</w:t>
        </w:r>
      </w:ins>
    </w:p>
    <w:p w:rsidR="00DE117E" w:rsidRDefault="00DE117E" w:rsidP="00DE117E">
      <w:pPr>
        <w:pStyle w:val="Code"/>
        <w:rPr>
          <w:ins w:id="1459" w:author="Arnaud Dumont" w:date="2014-02-24T15:06:00Z"/>
        </w:rPr>
      </w:pPr>
      <w:ins w:id="1460" w:author="Arnaud Dumont" w:date="2014-02-24T15:06:00Z">
        <w:r>
          <w:t>Connection: Keep-Alive</w:t>
        </w:r>
      </w:ins>
    </w:p>
    <w:p w:rsidR="00DE117E" w:rsidRPr="00C45DEE" w:rsidRDefault="00DE117E" w:rsidP="00DE117E">
      <w:pPr>
        <w:pStyle w:val="Code"/>
        <w:rPr>
          <w:ins w:id="1461" w:author="Arnaud Dumont" w:date="2014-02-24T15:06:00Z"/>
        </w:rPr>
      </w:pPr>
    </w:p>
    <w:p w:rsidR="00DE117E" w:rsidRDefault="00DE117E" w:rsidP="00DE117E">
      <w:pPr>
        <w:rPr>
          <w:ins w:id="1462" w:author="Arnaud Dumont" w:date="2014-02-24T15:06:00Z"/>
        </w:rPr>
      </w:pPr>
      <w:ins w:id="1463" w:author="Arnaud Dumont" w:date="2014-02-24T15:06:00Z">
        <w:r>
          <w:t>Response:</w:t>
        </w:r>
      </w:ins>
    </w:p>
    <w:p w:rsidR="00DE117E" w:rsidRDefault="00DE117E" w:rsidP="00DE117E">
      <w:pPr>
        <w:pStyle w:val="Code"/>
        <w:rPr>
          <w:ins w:id="1464" w:author="Arnaud Dumont" w:date="2014-02-24T15:06:00Z"/>
        </w:rPr>
      </w:pPr>
      <w:ins w:id="1465" w:author="Arnaud Dumont" w:date="2014-02-24T15:06:00Z">
        <w:r>
          <w:t>HTTP/1.1 200 OK</w:t>
        </w:r>
      </w:ins>
    </w:p>
    <w:p w:rsidR="00DE117E" w:rsidRDefault="00DE117E" w:rsidP="00DE117E">
      <w:pPr>
        <w:pStyle w:val="Code"/>
        <w:rPr>
          <w:ins w:id="1466" w:author="Arnaud Dumont" w:date="2014-02-24T15:06:00Z"/>
        </w:rPr>
      </w:pPr>
      <w:ins w:id="1467" w:author="Arnaud Dumont" w:date="2014-02-24T15:06:00Z">
        <w:r>
          <w:t>Content-Type: application/json</w:t>
        </w:r>
      </w:ins>
    </w:p>
    <w:p w:rsidR="00DE117E" w:rsidRDefault="00DE117E" w:rsidP="00DE117E">
      <w:pPr>
        <w:pStyle w:val="Code"/>
        <w:rPr>
          <w:ins w:id="1468" w:author="Arnaud Dumont" w:date="2014-02-24T15:06:00Z"/>
        </w:rPr>
      </w:pPr>
      <w:ins w:id="1469" w:author="Arnaud Dumont" w:date="2014-02-24T15:06:00Z">
        <w:r>
          <w:t>Last-Modified: Sun, 06 Oct 2013 14:39:22 GMT</w:t>
        </w:r>
      </w:ins>
    </w:p>
    <w:p w:rsidR="00DE117E" w:rsidRDefault="00DE117E" w:rsidP="00DE117E">
      <w:pPr>
        <w:pStyle w:val="Code"/>
        <w:rPr>
          <w:ins w:id="1470" w:author="Arnaud Dumont" w:date="2014-02-24T15:06:00Z"/>
        </w:rPr>
      </w:pPr>
      <w:ins w:id="1471" w:author="Arnaud Dumont" w:date="2014-02-24T15:06:00Z">
        <w:r>
          <w:t>ETag: "0"</w:t>
        </w:r>
      </w:ins>
    </w:p>
    <w:p w:rsidR="00DE117E" w:rsidRDefault="00DE117E" w:rsidP="00DE117E">
      <w:pPr>
        <w:pStyle w:val="Code"/>
        <w:rPr>
          <w:ins w:id="1472" w:author="Arnaud Dumont" w:date="2014-02-24T15:06:00Z"/>
        </w:rPr>
      </w:pPr>
      <w:ins w:id="1473" w:author="Arnaud Dumont" w:date="2014-02-24T15:06:00Z">
        <w:r>
          <w:t>Cache-Control: private, no-transform, max-age=30</w:t>
        </w:r>
      </w:ins>
    </w:p>
    <w:p w:rsidR="00DE117E" w:rsidRDefault="00DE117E" w:rsidP="00DE117E">
      <w:pPr>
        <w:pStyle w:val="Code"/>
        <w:rPr>
          <w:ins w:id="1474" w:author="Arnaud Dumont" w:date="2014-02-24T15:06:00Z"/>
        </w:rPr>
      </w:pPr>
      <w:ins w:id="1475" w:author="Arnaud Dumont" w:date="2014-02-24T15:06:00Z">
        <w:r>
          <w:t>Date: Sun, 06 Oct 2013 14:39:22 GMT</w:t>
        </w:r>
      </w:ins>
    </w:p>
    <w:p w:rsidR="00DE117E" w:rsidRDefault="00DE117E" w:rsidP="00DE117E">
      <w:pPr>
        <w:pStyle w:val="Code"/>
        <w:rPr>
          <w:ins w:id="1476" w:author="Arnaud Dumont" w:date="2014-02-24T15:06:00Z"/>
        </w:rPr>
      </w:pPr>
      <w:ins w:id="1477" w:author="Arnaud Dumont" w:date="2014-02-24T15:06:00Z">
        <w:r>
          <w:t>Server-Transaction-Id: 30df3fd8-4093-4f81-a422-7010fec8c781</w:t>
        </w:r>
      </w:ins>
    </w:p>
    <w:p w:rsidR="00DE117E" w:rsidRDefault="00DE117E" w:rsidP="00DE117E">
      <w:pPr>
        <w:pStyle w:val="Code"/>
        <w:rPr>
          <w:ins w:id="1478" w:author="Arnaud Dumont" w:date="2014-02-24T15:06:00Z"/>
        </w:rPr>
      </w:pPr>
      <w:ins w:id="1479" w:author="Arnaud Dumont" w:date="2014-02-24T15:06:00Z">
        <w:r>
          <w:t>Client-Transaction-Id: 2049ee97-0940-4451-84bb-aedc31dee86c</w:t>
        </w:r>
      </w:ins>
    </w:p>
    <w:p w:rsidR="00DE117E" w:rsidRDefault="00DE117E" w:rsidP="00DE117E">
      <w:pPr>
        <w:pStyle w:val="Code"/>
        <w:rPr>
          <w:ins w:id="1480" w:author="Arnaud Dumont" w:date="2014-02-24T15:06:00Z"/>
        </w:rPr>
      </w:pPr>
      <w:ins w:id="1481" w:author="Arnaud Dumont" w:date="2014-02-24T15:06:00Z">
        <w:r>
          <w:t>Content-Length: 922</w:t>
        </w:r>
      </w:ins>
    </w:p>
    <w:p w:rsidR="00DE117E" w:rsidRDefault="00DE117E" w:rsidP="00DE117E">
      <w:pPr>
        <w:pStyle w:val="Code"/>
        <w:rPr>
          <w:ins w:id="1482" w:author="Arnaud Dumont" w:date="2014-02-24T15:06:00Z"/>
        </w:rPr>
      </w:pPr>
    </w:p>
    <w:p w:rsidR="001217ED" w:rsidRDefault="001217ED" w:rsidP="001217ED">
      <w:pPr>
        <w:pStyle w:val="Code"/>
        <w:rPr>
          <w:ins w:id="1483" w:author="Arnaud Dumont" w:date="2014-02-25T13:34:00Z"/>
        </w:rPr>
      </w:pPr>
      <w:ins w:id="1484" w:author="Arnaud Dumont" w:date="2014-02-25T13:34:00Z">
        <w:r>
          <w:t>{</w:t>
        </w:r>
      </w:ins>
    </w:p>
    <w:p w:rsidR="001217ED" w:rsidRDefault="001217ED" w:rsidP="001217ED">
      <w:pPr>
        <w:pStyle w:val="Code"/>
        <w:rPr>
          <w:ins w:id="1485" w:author="Arnaud Dumont" w:date="2014-02-25T13:34:00Z"/>
        </w:rPr>
      </w:pPr>
      <w:ins w:id="1486" w:author="Arnaud Dumont" w:date="2014-02-25T13:34:00Z">
        <w:r>
          <w:t xml:space="preserve">  "messagePoll" : {</w:t>
        </w:r>
      </w:ins>
    </w:p>
    <w:p w:rsidR="001217ED" w:rsidRDefault="001217ED" w:rsidP="001217ED">
      <w:pPr>
        <w:pStyle w:val="Code"/>
        <w:rPr>
          <w:ins w:id="1487" w:author="Arnaud Dumont" w:date="2014-02-25T13:34:00Z"/>
        </w:rPr>
      </w:pPr>
      <w:ins w:id="1488" w:author="Arnaud Dumont" w:date="2014-02-25T13:34:00Z">
        <w:r>
          <w:t xml:space="preserve">    "message" : {</w:t>
        </w:r>
      </w:ins>
    </w:p>
    <w:p w:rsidR="001217ED" w:rsidRDefault="001217ED" w:rsidP="001217ED">
      <w:pPr>
        <w:pStyle w:val="Code"/>
        <w:rPr>
          <w:ins w:id="1489" w:author="Arnaud Dumont" w:date="2014-02-25T13:34:00Z"/>
        </w:rPr>
      </w:pPr>
      <w:ins w:id="1490" w:author="Arnaud Dumont" w:date="2014-02-25T13:34:00Z">
        <w:r>
          <w:t xml:space="preserve">      "id" : "aac25ec0-2ee5-11e3-aa6e-0800200c9a66",</w:t>
        </w:r>
      </w:ins>
    </w:p>
    <w:p w:rsidR="001217ED" w:rsidRDefault="001217ED" w:rsidP="001217ED">
      <w:pPr>
        <w:pStyle w:val="Code"/>
        <w:rPr>
          <w:ins w:id="1491" w:author="Arnaud Dumont" w:date="2014-02-25T13:34:00Z"/>
        </w:rPr>
      </w:pPr>
      <w:ins w:id="1492" w:author="Arnaud Dumont" w:date="2014-02-25T13:34:00Z">
        <w:r>
          <w:t xml:space="preserve">      "messageType" : "zoneDNSSECSigningCompleted",</w:t>
        </w:r>
      </w:ins>
    </w:p>
    <w:p w:rsidR="001217ED" w:rsidRDefault="001217ED" w:rsidP="001217ED">
      <w:pPr>
        <w:pStyle w:val="Code"/>
        <w:rPr>
          <w:ins w:id="1493" w:author="Arnaud Dumont" w:date="2014-02-25T13:34:00Z"/>
        </w:rPr>
      </w:pPr>
      <w:ins w:id="1494" w:author="Arnaud Dumont" w:date="2014-02-25T13:34:00Z">
        <w:r>
          <w:t xml:space="preserve">      "relatedObjectId" : "bbc25ec0-2ee5-11e3-aa6e-0800200c9a66",</w:t>
        </w:r>
      </w:ins>
    </w:p>
    <w:p w:rsidR="001217ED" w:rsidRDefault="001217ED" w:rsidP="001217ED">
      <w:pPr>
        <w:pStyle w:val="Code"/>
        <w:rPr>
          <w:ins w:id="1495" w:author="Arnaud Dumont" w:date="2014-02-25T13:34:00Z"/>
        </w:rPr>
      </w:pPr>
      <w:ins w:id="1496" w:author="Arnaud Dumont" w:date="2014-02-25T13:34:00Z">
        <w:r>
          <w:lastRenderedPageBreak/>
          <w:t xml:space="preserve">      "sponsorAccountId" : "ccc25ec0-2ee5-11e3-aa6e-0800200c9a66",</w:t>
        </w:r>
      </w:ins>
    </w:p>
    <w:p w:rsidR="001217ED" w:rsidRDefault="001217ED" w:rsidP="001217ED">
      <w:pPr>
        <w:pStyle w:val="Code"/>
        <w:rPr>
          <w:ins w:id="1497" w:author="Arnaud Dumont" w:date="2014-02-25T13:34:00Z"/>
        </w:rPr>
      </w:pPr>
      <w:ins w:id="1498" w:author="Arnaud Dumont" w:date="2014-02-25T13:34:00Z">
        <w:r>
          <w:t xml:space="preserve">      "createDate" : "2014-02-25T02:13:15.088",</w:t>
        </w:r>
      </w:ins>
    </w:p>
    <w:p w:rsidR="001217ED" w:rsidRDefault="001217ED" w:rsidP="001217ED">
      <w:pPr>
        <w:pStyle w:val="Code"/>
        <w:rPr>
          <w:ins w:id="1499" w:author="Arnaud Dumont" w:date="2014-02-25T13:34:00Z"/>
        </w:rPr>
      </w:pPr>
      <w:ins w:id="1500" w:author="Arnaud Dumont" w:date="2014-02-25T13:34:00Z">
        <w:r>
          <w:t xml:space="preserve">      "acknowledgedDate" : null,</w:t>
        </w:r>
      </w:ins>
    </w:p>
    <w:p w:rsidR="001217ED" w:rsidRDefault="001217ED" w:rsidP="001217ED">
      <w:pPr>
        <w:pStyle w:val="Code"/>
        <w:rPr>
          <w:ins w:id="1501" w:author="Arnaud Dumont" w:date="2014-02-25T13:34:00Z"/>
        </w:rPr>
      </w:pPr>
      <w:ins w:id="1502" w:author="Arnaud Dumont" w:date="2014-02-25T13:34:00Z">
        <w:r>
          <w:t xml:space="preserve">      "acknowledgedByUserId" : null,</w:t>
        </w:r>
      </w:ins>
    </w:p>
    <w:p w:rsidR="001217ED" w:rsidRDefault="001217ED" w:rsidP="001217ED">
      <w:pPr>
        <w:pStyle w:val="Code"/>
        <w:rPr>
          <w:ins w:id="1503" w:author="Arnaud Dumont" w:date="2014-02-25T13:34:00Z"/>
        </w:rPr>
      </w:pPr>
      <w:ins w:id="1504" w:author="Arnaud Dumont" w:date="2014-02-25T13:34:00Z">
        <w:r>
          <w:t xml:space="preserve">      "message" : "</w:t>
        </w:r>
      </w:ins>
      <w:ins w:id="1505" w:author="Arnaud Dumont" w:date="2014-02-25T13:40:00Z">
        <w:r w:rsidR="00F8133C">
          <w:t>Zone DNSSEC-signing completed</w:t>
        </w:r>
      </w:ins>
      <w:ins w:id="1506" w:author="Arnaud Dumont" w:date="2014-02-25T13:34:00Z">
        <w:r>
          <w:t>",</w:t>
        </w:r>
      </w:ins>
    </w:p>
    <w:p w:rsidR="001217ED" w:rsidRDefault="001217ED" w:rsidP="001217ED">
      <w:pPr>
        <w:pStyle w:val="Code"/>
        <w:rPr>
          <w:ins w:id="1507" w:author="Arnaud Dumont" w:date="2014-02-25T13:34:00Z"/>
        </w:rPr>
      </w:pPr>
      <w:ins w:id="1508" w:author="Arnaud Dumont" w:date="2014-02-25T13:34:00Z">
        <w:r>
          <w:t xml:space="preserve">      "messageContents" : {</w:t>
        </w:r>
      </w:ins>
    </w:p>
    <w:p w:rsidR="001217ED" w:rsidRDefault="001217ED" w:rsidP="001217ED">
      <w:pPr>
        <w:pStyle w:val="Code"/>
        <w:rPr>
          <w:ins w:id="1509" w:author="Arnaud Dumont" w:date="2014-02-25T13:34:00Z"/>
        </w:rPr>
      </w:pPr>
      <w:ins w:id="1510" w:author="Arnaud Dumont" w:date="2014-02-25T13:34:00Z">
        <w:r>
          <w:t xml:space="preserve">        "zoneId" : "</w:t>
        </w:r>
      </w:ins>
      <w:ins w:id="1511" w:author="Arnaud Dumont" w:date="2014-02-25T13:40:00Z">
        <w:r w:rsidR="00F8133C">
          <w:t>bbc25ec0-2ee5-11e3-aa6e-0800200c9a66</w:t>
        </w:r>
      </w:ins>
      <w:ins w:id="1512" w:author="Arnaud Dumont" w:date="2014-02-25T13:34:00Z">
        <w:r>
          <w:t>",</w:t>
        </w:r>
      </w:ins>
    </w:p>
    <w:p w:rsidR="001217ED" w:rsidRDefault="001217ED" w:rsidP="001217ED">
      <w:pPr>
        <w:pStyle w:val="Code"/>
        <w:rPr>
          <w:ins w:id="1513" w:author="Arnaud Dumont" w:date="2014-02-25T13:34:00Z"/>
        </w:rPr>
      </w:pPr>
      <w:ins w:id="1514" w:author="Arnaud Dumont" w:date="2014-02-25T13:34:00Z">
        <w:r>
          <w:t xml:space="preserve">        "zoneName" : "test.com",</w:t>
        </w:r>
      </w:ins>
    </w:p>
    <w:p w:rsidR="001217ED" w:rsidRDefault="001217ED" w:rsidP="001217ED">
      <w:pPr>
        <w:pStyle w:val="Code"/>
        <w:rPr>
          <w:ins w:id="1515" w:author="Arnaud Dumont" w:date="2014-02-25T13:34:00Z"/>
        </w:rPr>
      </w:pPr>
      <w:ins w:id="1516" w:author="Arnaud Dumont" w:date="2014-02-25T13:34:00Z">
        <w:r>
          <w:t xml:space="preserve">        "delegationResourceRecords" : [ {</w:t>
        </w:r>
      </w:ins>
    </w:p>
    <w:p w:rsidR="001217ED" w:rsidRDefault="001217ED" w:rsidP="001217ED">
      <w:pPr>
        <w:pStyle w:val="Code"/>
        <w:rPr>
          <w:ins w:id="1517" w:author="Arnaud Dumont" w:date="2014-02-25T13:34:00Z"/>
        </w:rPr>
      </w:pPr>
      <w:ins w:id="1518" w:author="Arnaud Dumont" w:date="2014-02-25T13:34:00Z">
        <w:r>
          <w:t xml:space="preserve">          "name" : "test.com.",</w:t>
        </w:r>
      </w:ins>
    </w:p>
    <w:p w:rsidR="001217ED" w:rsidRDefault="001217ED" w:rsidP="001217ED">
      <w:pPr>
        <w:pStyle w:val="Code"/>
        <w:rPr>
          <w:ins w:id="1519" w:author="Arnaud Dumont" w:date="2014-02-25T13:34:00Z"/>
        </w:rPr>
      </w:pPr>
      <w:ins w:id="1520" w:author="Arnaud Dumont" w:date="2014-02-25T13:34:00Z">
        <w:r>
          <w:t xml:space="preserve">          "class" : "IN",</w:t>
        </w:r>
      </w:ins>
    </w:p>
    <w:p w:rsidR="001217ED" w:rsidRDefault="001217ED" w:rsidP="001217ED">
      <w:pPr>
        <w:pStyle w:val="Code"/>
        <w:rPr>
          <w:ins w:id="1521" w:author="Arnaud Dumont" w:date="2014-02-25T13:34:00Z"/>
        </w:rPr>
      </w:pPr>
      <w:ins w:id="1522" w:author="Arnaud Dumont" w:date="2014-02-25T13:34:00Z">
        <w:r>
          <w:t xml:space="preserve">          "ttl" : "3600",</w:t>
        </w:r>
      </w:ins>
    </w:p>
    <w:p w:rsidR="001217ED" w:rsidRDefault="001217ED" w:rsidP="001217ED">
      <w:pPr>
        <w:pStyle w:val="Code"/>
        <w:rPr>
          <w:ins w:id="1523" w:author="Arnaud Dumont" w:date="2014-02-25T13:34:00Z"/>
        </w:rPr>
      </w:pPr>
      <w:ins w:id="1524" w:author="Arnaud Dumont" w:date="2014-02-25T13:34:00Z">
        <w:r>
          <w:t xml:space="preserve">          "type" : "NS",</w:t>
        </w:r>
      </w:ins>
    </w:p>
    <w:p w:rsidR="001217ED" w:rsidRDefault="001217ED" w:rsidP="001217ED">
      <w:pPr>
        <w:pStyle w:val="Code"/>
        <w:rPr>
          <w:ins w:id="1525" w:author="Arnaud Dumont" w:date="2014-02-25T13:34:00Z"/>
        </w:rPr>
      </w:pPr>
      <w:ins w:id="1526" w:author="Arnaud Dumont" w:date="2014-02-25T13:34:00Z">
        <w:r>
          <w:t xml:space="preserve">          "target" : "test.com."</w:t>
        </w:r>
      </w:ins>
    </w:p>
    <w:p w:rsidR="001217ED" w:rsidRDefault="001217ED" w:rsidP="001217ED">
      <w:pPr>
        <w:pStyle w:val="Code"/>
        <w:rPr>
          <w:ins w:id="1527" w:author="Arnaud Dumont" w:date="2014-02-25T13:34:00Z"/>
        </w:rPr>
      </w:pPr>
      <w:ins w:id="1528" w:author="Arnaud Dumont" w:date="2014-02-25T13:34:00Z">
        <w:r>
          <w:t xml:space="preserve">        }, {</w:t>
        </w:r>
      </w:ins>
    </w:p>
    <w:p w:rsidR="001217ED" w:rsidRDefault="001217ED" w:rsidP="001217ED">
      <w:pPr>
        <w:pStyle w:val="Code"/>
        <w:rPr>
          <w:ins w:id="1529" w:author="Arnaud Dumont" w:date="2014-02-25T13:34:00Z"/>
        </w:rPr>
      </w:pPr>
      <w:ins w:id="1530" w:author="Arnaud Dumont" w:date="2014-02-25T13:34:00Z">
        <w:r>
          <w:t xml:space="preserve">          "name" : "test.com.",</w:t>
        </w:r>
      </w:ins>
    </w:p>
    <w:p w:rsidR="001217ED" w:rsidRDefault="001217ED" w:rsidP="001217ED">
      <w:pPr>
        <w:pStyle w:val="Code"/>
        <w:rPr>
          <w:ins w:id="1531" w:author="Arnaud Dumont" w:date="2014-02-25T13:34:00Z"/>
        </w:rPr>
      </w:pPr>
      <w:ins w:id="1532" w:author="Arnaud Dumont" w:date="2014-02-25T13:34:00Z">
        <w:r>
          <w:t xml:space="preserve">          "class" : "IN",</w:t>
        </w:r>
      </w:ins>
    </w:p>
    <w:p w:rsidR="001217ED" w:rsidRDefault="001217ED" w:rsidP="001217ED">
      <w:pPr>
        <w:pStyle w:val="Code"/>
        <w:rPr>
          <w:ins w:id="1533" w:author="Arnaud Dumont" w:date="2014-02-25T13:34:00Z"/>
        </w:rPr>
      </w:pPr>
      <w:ins w:id="1534" w:author="Arnaud Dumont" w:date="2014-02-25T13:34:00Z">
        <w:r>
          <w:t xml:space="preserve">          "ttl" : "3600",</w:t>
        </w:r>
      </w:ins>
    </w:p>
    <w:p w:rsidR="001217ED" w:rsidRDefault="001217ED" w:rsidP="001217ED">
      <w:pPr>
        <w:pStyle w:val="Code"/>
        <w:rPr>
          <w:ins w:id="1535" w:author="Arnaud Dumont" w:date="2014-02-25T13:34:00Z"/>
        </w:rPr>
      </w:pPr>
      <w:ins w:id="1536" w:author="Arnaud Dumont" w:date="2014-02-25T13:34:00Z">
        <w:r>
          <w:t xml:space="preserve">          "type" : "DS",</w:t>
        </w:r>
      </w:ins>
    </w:p>
    <w:p w:rsidR="001217ED" w:rsidRDefault="001217ED" w:rsidP="001217ED">
      <w:pPr>
        <w:pStyle w:val="Code"/>
        <w:rPr>
          <w:ins w:id="1537" w:author="Arnaud Dumont" w:date="2014-02-25T13:34:00Z"/>
        </w:rPr>
      </w:pPr>
      <w:ins w:id="1538" w:author="Arnaud Dumont" w:date="2014-02-25T13:34:00Z">
        <w:r>
          <w:t xml:space="preserve">          "footprint" : "3",</w:t>
        </w:r>
      </w:ins>
    </w:p>
    <w:p w:rsidR="001217ED" w:rsidRDefault="001217ED" w:rsidP="001217ED">
      <w:pPr>
        <w:pStyle w:val="Code"/>
        <w:rPr>
          <w:ins w:id="1539" w:author="Arnaud Dumont" w:date="2014-02-25T13:34:00Z"/>
        </w:rPr>
      </w:pPr>
      <w:ins w:id="1540" w:author="Arnaud Dumont" w:date="2014-02-25T13:34:00Z">
        <w:r>
          <w:t xml:space="preserve">          "algorithm" : "2",</w:t>
        </w:r>
      </w:ins>
    </w:p>
    <w:p w:rsidR="001217ED" w:rsidRDefault="001217ED" w:rsidP="001217ED">
      <w:pPr>
        <w:pStyle w:val="Code"/>
        <w:rPr>
          <w:ins w:id="1541" w:author="Arnaud Dumont" w:date="2014-02-25T13:34:00Z"/>
        </w:rPr>
      </w:pPr>
      <w:ins w:id="1542" w:author="Arnaud Dumont" w:date="2014-02-25T13:34:00Z">
        <w:r>
          <w:t xml:space="preserve">          "digestId" : "1",</w:t>
        </w:r>
      </w:ins>
    </w:p>
    <w:p w:rsidR="001217ED" w:rsidRDefault="001217ED" w:rsidP="001217ED">
      <w:pPr>
        <w:pStyle w:val="Code"/>
        <w:rPr>
          <w:ins w:id="1543" w:author="Arnaud Dumont" w:date="2014-02-25T13:34:00Z"/>
        </w:rPr>
      </w:pPr>
      <w:ins w:id="1544" w:author="Arnaud Dumont" w:date="2014-02-25T13:34:00Z">
        <w:r>
          <w:t xml:space="preserve">          "digest" : "45394234303035353139334132433435374643363737423545463333424238333139354234393545413231343339393930433936343342393545344334314439"</w:t>
        </w:r>
      </w:ins>
    </w:p>
    <w:p w:rsidR="001217ED" w:rsidRDefault="001217ED" w:rsidP="001217ED">
      <w:pPr>
        <w:pStyle w:val="Code"/>
        <w:rPr>
          <w:ins w:id="1545" w:author="Arnaud Dumont" w:date="2014-02-25T13:34:00Z"/>
        </w:rPr>
      </w:pPr>
      <w:ins w:id="1546" w:author="Arnaud Dumont" w:date="2014-02-25T13:34:00Z">
        <w:r>
          <w:t xml:space="preserve">        } ]</w:t>
        </w:r>
      </w:ins>
    </w:p>
    <w:p w:rsidR="001217ED" w:rsidRDefault="001217ED" w:rsidP="001217ED">
      <w:pPr>
        <w:pStyle w:val="Code"/>
        <w:rPr>
          <w:ins w:id="1547" w:author="Arnaud Dumont" w:date="2014-02-25T13:34:00Z"/>
        </w:rPr>
      </w:pPr>
      <w:ins w:id="1548" w:author="Arnaud Dumont" w:date="2014-02-25T13:34:00Z">
        <w:r>
          <w:t xml:space="preserve">      }</w:t>
        </w:r>
      </w:ins>
    </w:p>
    <w:p w:rsidR="001217ED" w:rsidRDefault="001217ED" w:rsidP="001217ED">
      <w:pPr>
        <w:pStyle w:val="Code"/>
        <w:rPr>
          <w:ins w:id="1549" w:author="Arnaud Dumont" w:date="2014-02-25T13:34:00Z"/>
        </w:rPr>
      </w:pPr>
      <w:ins w:id="1550" w:author="Arnaud Dumont" w:date="2014-02-25T13:34:00Z">
        <w:r>
          <w:t xml:space="preserve">    },</w:t>
        </w:r>
      </w:ins>
    </w:p>
    <w:p w:rsidR="001217ED" w:rsidRDefault="001217ED" w:rsidP="001217ED">
      <w:pPr>
        <w:pStyle w:val="Code"/>
        <w:rPr>
          <w:ins w:id="1551" w:author="Arnaud Dumont" w:date="2014-02-25T13:34:00Z"/>
        </w:rPr>
      </w:pPr>
      <w:ins w:id="1552" w:author="Arnaud Dumont" w:date="2014-02-25T13:34:00Z">
        <w:r>
          <w:t xml:space="preserve">    "outstandingMessagesCount" : 3</w:t>
        </w:r>
      </w:ins>
    </w:p>
    <w:p w:rsidR="001217ED" w:rsidRDefault="001217ED" w:rsidP="001217ED">
      <w:pPr>
        <w:pStyle w:val="Code"/>
        <w:rPr>
          <w:ins w:id="1553" w:author="Arnaud Dumont" w:date="2014-02-25T13:34:00Z"/>
        </w:rPr>
      </w:pPr>
      <w:ins w:id="1554" w:author="Arnaud Dumont" w:date="2014-02-25T13:34:00Z">
        <w:r>
          <w:t xml:space="preserve">  }</w:t>
        </w:r>
      </w:ins>
    </w:p>
    <w:p w:rsidR="00DE117E" w:rsidRPr="00323508" w:rsidRDefault="001217ED" w:rsidP="001217ED">
      <w:pPr>
        <w:pStyle w:val="Code"/>
        <w:rPr>
          <w:ins w:id="1555" w:author="Arnaud Dumont" w:date="2014-02-24T15:06:00Z"/>
        </w:rPr>
      </w:pPr>
      <w:ins w:id="1556" w:author="Arnaud Dumont" w:date="2014-02-25T13:34:00Z">
        <w:r>
          <w:t>}</w:t>
        </w:r>
      </w:ins>
    </w:p>
    <w:p w:rsidR="000D6A03" w:rsidRDefault="000D6A03" w:rsidP="000D6A03">
      <w:pPr>
        <w:pStyle w:val="Heading2"/>
        <w:rPr>
          <w:ins w:id="1557" w:author="Arnaud Dumont" w:date="2014-02-24T15:37:00Z"/>
        </w:rPr>
      </w:pPr>
      <w:bookmarkStart w:id="1558" w:name="_Toc382406022"/>
      <w:ins w:id="1559" w:author="Arnaud Dumont" w:date="2014-02-24T15:37:00Z">
        <w:r>
          <w:t>Message Acknowledge Command</w:t>
        </w:r>
        <w:bookmarkEnd w:id="1558"/>
      </w:ins>
    </w:p>
    <w:p w:rsidR="000D6A03" w:rsidRDefault="000D6A03" w:rsidP="000D6A03">
      <w:pPr>
        <w:rPr>
          <w:ins w:id="1560" w:author="Arnaud Dumont" w:date="2014-02-24T15:37:00Z"/>
        </w:rPr>
      </w:pPr>
      <w:ins w:id="1561" w:author="Arnaud Dumont" w:date="2014-02-24T15:37:00Z">
        <w:r w:rsidRPr="00C45DEE">
          <w:t xml:space="preserve">This command is used to </w:t>
        </w:r>
        <w:r>
          <w:t>acknowledge a specific</w:t>
        </w:r>
        <w:r w:rsidRPr="00C45DEE">
          <w:t xml:space="preserve"> </w:t>
        </w:r>
        <w:r>
          <w:t>message</w:t>
        </w:r>
        <w:r w:rsidRPr="00C45DEE">
          <w:t xml:space="preserve"> object provisioned</w:t>
        </w:r>
        <w:r>
          <w:t xml:space="preserve"> in the account’s message queue</w:t>
        </w:r>
        <w:r w:rsidRPr="00C45DEE">
          <w:t xml:space="preserve"> </w:t>
        </w:r>
        <w:r>
          <w:t>in the syste</w:t>
        </w:r>
      </w:ins>
      <w:ins w:id="1562" w:author="Arnaud Dumont" w:date="2014-02-24T15:38:00Z">
        <w:r>
          <w:t>m</w:t>
        </w:r>
      </w:ins>
      <w:ins w:id="1563" w:author="Arnaud Dumont" w:date="2014-02-24T15:37:00Z">
        <w:r w:rsidRPr="00C45DEE">
          <w:t>.</w:t>
        </w:r>
      </w:ins>
    </w:p>
    <w:p w:rsidR="000D6A03" w:rsidRDefault="000D6A03" w:rsidP="000D6A03">
      <w:pPr>
        <w:pStyle w:val="Heading3"/>
        <w:rPr>
          <w:ins w:id="1564" w:author="Arnaud Dumont" w:date="2014-02-24T15:37:00Z"/>
        </w:rPr>
      </w:pPr>
      <w:ins w:id="1565" w:author="Arnaud Dumont" w:date="2014-02-24T15:37:00Z">
        <w:r>
          <w:lastRenderedPageBreak/>
          <w:t>Request</w:t>
        </w:r>
      </w:ins>
    </w:p>
    <w:p w:rsidR="000D6A03" w:rsidRDefault="000D6A03" w:rsidP="000D6A03">
      <w:pPr>
        <w:rPr>
          <w:ins w:id="1566" w:author="Arnaud Dumont" w:date="2014-02-24T15:37:00Z"/>
        </w:rPr>
      </w:pPr>
      <w:ins w:id="1567" w:author="Arnaud Dumont" w:date="2014-02-24T15:37:00Z">
        <w:r w:rsidRPr="00C45DEE">
          <w:t>A request should be made to the specified URI including the indicated headers</w:t>
        </w:r>
        <w:r>
          <w:t>,</w:t>
        </w:r>
        <w:r w:rsidRPr="00C45DEE">
          <w:t xml:space="preserve"> and if required a request body in the format specified.</w:t>
        </w:r>
      </w:ins>
    </w:p>
    <w:p w:rsidR="000D6A03" w:rsidRDefault="000D6A03" w:rsidP="000D6A03">
      <w:pPr>
        <w:pStyle w:val="FakeHeading4"/>
        <w:rPr>
          <w:ins w:id="1568" w:author="Arnaud Dumont" w:date="2014-02-24T15:37:00Z"/>
        </w:rPr>
      </w:pPr>
      <w:ins w:id="1569" w:author="Arnaud Dumont" w:date="2014-02-24T15:37:00Z">
        <w:r>
          <w:t>URI</w:t>
        </w:r>
      </w:ins>
    </w:p>
    <w:p w:rsidR="000D6A03" w:rsidRPr="002E186D" w:rsidRDefault="000D6A03" w:rsidP="000D6A03">
      <w:pPr>
        <w:rPr>
          <w:ins w:id="1570" w:author="Arnaud Dumont" w:date="2014-02-24T15:37:00Z"/>
        </w:rPr>
      </w:pPr>
      <w:ins w:id="1571" w:author="Arnaud Dumont" w:date="2014-02-24T15:37:00Z">
        <w:r w:rsidRPr="002E186D">
          <w:t>The request URI is specified as follows:</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0D6A03" w:rsidRPr="00CC22F1" w:rsidTr="001217ED">
        <w:trPr>
          <w:tblHeader w:val="0"/>
          <w:ins w:id="1572" w:author="Arnaud Dumont" w:date="2014-02-24T15:37:00Z"/>
        </w:trPr>
        <w:tc>
          <w:tcPr>
            <w:tcW w:w="1843" w:type="dxa"/>
            <w:shd w:val="clear" w:color="auto" w:fill="BFBFBF" w:themeFill="background1" w:themeFillShade="BF"/>
          </w:tcPr>
          <w:p w:rsidR="000D6A03" w:rsidRPr="00750051" w:rsidRDefault="000D6A03" w:rsidP="001217ED">
            <w:pPr>
              <w:pStyle w:val="Table-Header"/>
              <w:rPr>
                <w:ins w:id="1573" w:author="Arnaud Dumont" w:date="2014-02-24T15:37:00Z"/>
              </w:rPr>
            </w:pPr>
            <w:ins w:id="1574" w:author="Arnaud Dumont" w:date="2014-02-24T15:37:00Z">
              <w:r>
                <w:t>HTTP Method</w:t>
              </w:r>
            </w:ins>
          </w:p>
        </w:tc>
        <w:tc>
          <w:tcPr>
            <w:tcW w:w="6804" w:type="dxa"/>
            <w:shd w:val="clear" w:color="auto" w:fill="BFBFBF" w:themeFill="background1" w:themeFillShade="BF"/>
          </w:tcPr>
          <w:p w:rsidR="000D6A03" w:rsidRDefault="000D6A03" w:rsidP="001217ED">
            <w:pPr>
              <w:pStyle w:val="Table-Header"/>
              <w:rPr>
                <w:ins w:id="1575" w:author="Arnaud Dumont" w:date="2014-02-24T15:37:00Z"/>
              </w:rPr>
            </w:pPr>
            <w:ins w:id="1576" w:author="Arnaud Dumont" w:date="2014-02-24T15:37:00Z">
              <w:r>
                <w:t>Request URI</w:t>
              </w:r>
            </w:ins>
          </w:p>
        </w:tc>
      </w:tr>
      <w:tr w:rsidR="000D6A03" w:rsidRPr="00CC22F1" w:rsidTr="001217ED">
        <w:trPr>
          <w:trHeight w:val="113"/>
          <w:tblHeader w:val="0"/>
          <w:ins w:id="1577" w:author="Arnaud Dumont" w:date="2014-02-24T15:37:00Z"/>
        </w:trPr>
        <w:tc>
          <w:tcPr>
            <w:tcW w:w="1843" w:type="dxa"/>
          </w:tcPr>
          <w:p w:rsidR="000D6A03" w:rsidRDefault="000D6A03" w:rsidP="001217ED">
            <w:pPr>
              <w:pStyle w:val="Table-Text"/>
              <w:rPr>
                <w:ins w:id="1578" w:author="Arnaud Dumont" w:date="2014-02-24T15:37:00Z"/>
              </w:rPr>
            </w:pPr>
            <w:ins w:id="1579" w:author="Arnaud Dumont" w:date="2014-02-24T15:38:00Z">
              <w:r>
                <w:t>PUT</w:t>
              </w:r>
            </w:ins>
          </w:p>
        </w:tc>
        <w:tc>
          <w:tcPr>
            <w:tcW w:w="6804" w:type="dxa"/>
          </w:tcPr>
          <w:p w:rsidR="000D6A03" w:rsidRDefault="000D6A03" w:rsidP="001217ED">
            <w:pPr>
              <w:pStyle w:val="Table-Text"/>
              <w:rPr>
                <w:ins w:id="1580" w:author="Arnaud Dumont" w:date="2014-02-24T15:37:00Z"/>
              </w:rPr>
            </w:pPr>
            <w:ins w:id="1581" w:author="Arnaud Dumont" w:date="2014-02-24T15:37:00Z">
              <w:r w:rsidRPr="00C45DEE">
                <w:t>https://{service-address}/</w:t>
              </w:r>
              <w:r>
                <w:t>messages</w:t>
              </w:r>
            </w:ins>
            <w:ins w:id="1582" w:author="Arnaud Dumont" w:date="2014-02-24T15:38:00Z">
              <w:r>
                <w:t>/{id}/acknowledge</w:t>
              </w:r>
            </w:ins>
          </w:p>
        </w:tc>
      </w:tr>
    </w:tbl>
    <w:p w:rsidR="000D6A03" w:rsidRDefault="000D6A03" w:rsidP="000D6A03">
      <w:pPr>
        <w:rPr>
          <w:ins w:id="1583" w:author="Arnaud Dumont" w:date="2014-02-24T15:37:00Z"/>
        </w:rPr>
      </w:pPr>
      <w:ins w:id="1584" w:author="Arnaud Dumont" w:date="2014-02-24T15:37:00Z">
        <w:r>
          <w:t>Where:</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0D6A03" w:rsidRPr="00CC22F1" w:rsidTr="001217ED">
        <w:trPr>
          <w:tblHeader w:val="0"/>
          <w:ins w:id="1585" w:author="Arnaud Dumont" w:date="2014-02-24T15:37:00Z"/>
        </w:trPr>
        <w:tc>
          <w:tcPr>
            <w:tcW w:w="1843" w:type="dxa"/>
            <w:shd w:val="clear" w:color="auto" w:fill="BFBFBF" w:themeFill="background1" w:themeFillShade="BF"/>
          </w:tcPr>
          <w:p w:rsidR="000D6A03" w:rsidRPr="00750051" w:rsidRDefault="000D6A03" w:rsidP="001217ED">
            <w:pPr>
              <w:pStyle w:val="Table-Header"/>
              <w:rPr>
                <w:ins w:id="1586" w:author="Arnaud Dumont" w:date="2014-02-24T15:37:00Z"/>
              </w:rPr>
            </w:pPr>
            <w:ins w:id="1587" w:author="Arnaud Dumont" w:date="2014-02-24T15:37:00Z">
              <w:r>
                <w:t>Field</w:t>
              </w:r>
            </w:ins>
          </w:p>
        </w:tc>
        <w:tc>
          <w:tcPr>
            <w:tcW w:w="6804" w:type="dxa"/>
            <w:shd w:val="clear" w:color="auto" w:fill="BFBFBF" w:themeFill="background1" w:themeFillShade="BF"/>
          </w:tcPr>
          <w:p w:rsidR="000D6A03" w:rsidRDefault="000D6A03" w:rsidP="001217ED">
            <w:pPr>
              <w:pStyle w:val="Table-Header"/>
              <w:rPr>
                <w:ins w:id="1588" w:author="Arnaud Dumont" w:date="2014-02-24T15:37:00Z"/>
              </w:rPr>
            </w:pPr>
            <w:ins w:id="1589" w:author="Arnaud Dumont" w:date="2014-02-24T15:37:00Z">
              <w:r>
                <w:t>Description</w:t>
              </w:r>
            </w:ins>
          </w:p>
        </w:tc>
      </w:tr>
      <w:tr w:rsidR="000D6A03" w:rsidRPr="00CC22F1" w:rsidTr="001217ED">
        <w:trPr>
          <w:trHeight w:val="113"/>
          <w:tblHeader w:val="0"/>
          <w:ins w:id="1590" w:author="Arnaud Dumont" w:date="2014-02-24T15:37:00Z"/>
        </w:trPr>
        <w:tc>
          <w:tcPr>
            <w:tcW w:w="1843" w:type="dxa"/>
          </w:tcPr>
          <w:p w:rsidR="000D6A03" w:rsidRDefault="000D6A03" w:rsidP="001217ED">
            <w:pPr>
              <w:pStyle w:val="Table-Text"/>
              <w:rPr>
                <w:ins w:id="1591" w:author="Arnaud Dumont" w:date="2014-02-24T15:37:00Z"/>
              </w:rPr>
            </w:pPr>
            <w:ins w:id="1592" w:author="Arnaud Dumont" w:date="2014-02-24T15:37:00Z">
              <w:r>
                <w:t>service-address</w:t>
              </w:r>
            </w:ins>
          </w:p>
        </w:tc>
        <w:tc>
          <w:tcPr>
            <w:tcW w:w="6804" w:type="dxa"/>
          </w:tcPr>
          <w:p w:rsidR="000D6A03" w:rsidRDefault="000D6A03" w:rsidP="001217ED">
            <w:pPr>
              <w:pStyle w:val="Table-Text"/>
              <w:rPr>
                <w:ins w:id="1593" w:author="Arnaud Dumont" w:date="2014-02-24T15:37:00Z"/>
              </w:rPr>
            </w:pPr>
            <w:ins w:id="1594" w:author="Arnaud Dumont" w:date="2014-02-24T15:37:00Z">
              <w:r>
                <w:t>The service address as described in section 2.2</w:t>
              </w:r>
            </w:ins>
          </w:p>
        </w:tc>
      </w:tr>
      <w:tr w:rsidR="000D6A03" w:rsidRPr="00CC22F1" w:rsidTr="001217ED">
        <w:trPr>
          <w:trHeight w:val="113"/>
          <w:tblHeader w:val="0"/>
          <w:ins w:id="1595" w:author="Arnaud Dumont" w:date="2014-02-24T15:38:00Z"/>
        </w:trPr>
        <w:tc>
          <w:tcPr>
            <w:tcW w:w="1843" w:type="dxa"/>
          </w:tcPr>
          <w:p w:rsidR="000D6A03" w:rsidRDefault="000D6A03" w:rsidP="001217ED">
            <w:pPr>
              <w:pStyle w:val="Table-Text"/>
              <w:rPr>
                <w:ins w:id="1596" w:author="Arnaud Dumont" w:date="2014-02-24T15:38:00Z"/>
              </w:rPr>
            </w:pPr>
            <w:ins w:id="1597" w:author="Arnaud Dumont" w:date="2014-02-24T15:38:00Z">
              <w:r>
                <w:t>id</w:t>
              </w:r>
            </w:ins>
          </w:p>
        </w:tc>
        <w:tc>
          <w:tcPr>
            <w:tcW w:w="6804" w:type="dxa"/>
          </w:tcPr>
          <w:p w:rsidR="000D6A03" w:rsidRDefault="000D6A03" w:rsidP="000D6A03">
            <w:pPr>
              <w:pStyle w:val="Table-Text"/>
              <w:rPr>
                <w:ins w:id="1598" w:author="Arnaud Dumont" w:date="2014-02-24T15:38:00Z"/>
              </w:rPr>
            </w:pPr>
            <w:ins w:id="1599" w:author="Arnaud Dumont" w:date="2014-02-24T15:38:00Z">
              <w:r>
                <w:t>The id of the message you want to acknowledge</w:t>
              </w:r>
            </w:ins>
          </w:p>
        </w:tc>
      </w:tr>
    </w:tbl>
    <w:p w:rsidR="000D6A03" w:rsidRDefault="000D6A03" w:rsidP="000D6A03">
      <w:pPr>
        <w:pStyle w:val="FakeHeading4"/>
        <w:rPr>
          <w:ins w:id="1600" w:author="Arnaud Dumont" w:date="2014-02-24T15:37:00Z"/>
        </w:rPr>
      </w:pPr>
      <w:ins w:id="1601" w:author="Arnaud Dumont" w:date="2014-02-24T15:37:00Z">
        <w:r>
          <w:t>Query Parameters</w:t>
        </w:r>
      </w:ins>
    </w:p>
    <w:p w:rsidR="00D90631" w:rsidRPr="008A0F29" w:rsidRDefault="00D90631" w:rsidP="00D90631">
      <w:pPr>
        <w:rPr>
          <w:ins w:id="1602" w:author="Arnaud Dumont" w:date="2014-02-24T15:39:00Z"/>
        </w:rPr>
      </w:pPr>
      <w:ins w:id="1603" w:author="Arnaud Dumont" w:date="2014-02-24T15:39:00Z">
        <w:r w:rsidRPr="008A0F29">
          <w:t>Not allowed for this command</w:t>
        </w:r>
        <w:r>
          <w:t>.</w:t>
        </w:r>
      </w:ins>
    </w:p>
    <w:p w:rsidR="000D6A03" w:rsidRPr="00C45DEE" w:rsidRDefault="000D6A03" w:rsidP="000D6A03">
      <w:pPr>
        <w:pStyle w:val="FakeHeading4"/>
        <w:rPr>
          <w:ins w:id="1604" w:author="Arnaud Dumont" w:date="2014-02-24T15:37:00Z"/>
        </w:rPr>
      </w:pPr>
      <w:ins w:id="1605" w:author="Arnaud Dumont" w:date="2014-02-24T15:37:00Z">
        <w:r w:rsidRPr="00C45DEE">
          <w:t>Request Headers</w:t>
        </w:r>
      </w:ins>
    </w:p>
    <w:p w:rsidR="000D6A03" w:rsidRPr="00C45DEE" w:rsidRDefault="000D6A03" w:rsidP="000D6A03">
      <w:pPr>
        <w:rPr>
          <w:ins w:id="1606" w:author="Arnaud Dumont" w:date="2014-02-24T15:37:00Z"/>
        </w:rPr>
      </w:pPr>
      <w:ins w:id="1607" w:author="Arnaud Dumont" w:date="2014-02-24T15:37:00Z">
        <w:r w:rsidRPr="00C45DEE">
          <w:t xml:space="preserve">Only the standard request headers described in section </w:t>
        </w:r>
        <w:r w:rsidRPr="005375DB">
          <w:t>2.6 a</w:t>
        </w:r>
        <w:r w:rsidRPr="00C45DEE">
          <w:t>re supported</w:t>
        </w:r>
        <w:r>
          <w:t>.</w:t>
        </w:r>
      </w:ins>
    </w:p>
    <w:p w:rsidR="000D6A03" w:rsidRPr="00C45DEE" w:rsidRDefault="000D6A03" w:rsidP="000D6A03">
      <w:pPr>
        <w:pStyle w:val="FakeHeading4"/>
        <w:rPr>
          <w:ins w:id="1608" w:author="Arnaud Dumont" w:date="2014-02-24T15:37:00Z"/>
        </w:rPr>
      </w:pPr>
      <w:ins w:id="1609" w:author="Arnaud Dumont" w:date="2014-02-24T15:37:00Z">
        <w:r w:rsidRPr="00C45DEE">
          <w:t>Request Body</w:t>
        </w:r>
      </w:ins>
    </w:p>
    <w:p w:rsidR="000D6A03" w:rsidRPr="00C45DEE" w:rsidRDefault="000D6A03" w:rsidP="000D6A03">
      <w:pPr>
        <w:rPr>
          <w:ins w:id="1610" w:author="Arnaud Dumont" w:date="2014-02-24T15:37:00Z"/>
        </w:rPr>
      </w:pPr>
      <w:ins w:id="1611" w:author="Arnaud Dumont" w:date="2014-02-24T15:37:00Z">
        <w:r w:rsidRPr="00C45DEE">
          <w:t>Not allowed for this command</w:t>
        </w:r>
        <w:r>
          <w:t>.</w:t>
        </w:r>
      </w:ins>
    </w:p>
    <w:p w:rsidR="000D6A03" w:rsidRPr="00C45DEE" w:rsidRDefault="000D6A03" w:rsidP="000D6A03">
      <w:pPr>
        <w:pStyle w:val="Heading3"/>
        <w:rPr>
          <w:ins w:id="1612" w:author="Arnaud Dumont" w:date="2014-02-24T15:37:00Z"/>
          <w:rFonts w:eastAsiaTheme="minorHAnsi"/>
        </w:rPr>
      </w:pPr>
      <w:ins w:id="1613" w:author="Arnaud Dumont" w:date="2014-02-24T15:37:00Z">
        <w:r w:rsidRPr="00C45DEE">
          <w:rPr>
            <w:rFonts w:eastAsiaTheme="minorHAnsi"/>
          </w:rPr>
          <w:t>Response</w:t>
        </w:r>
      </w:ins>
    </w:p>
    <w:p w:rsidR="000D6A03" w:rsidRPr="00C45DEE" w:rsidRDefault="000D6A03" w:rsidP="000D6A03">
      <w:pPr>
        <w:rPr>
          <w:ins w:id="1614" w:author="Arnaud Dumont" w:date="2014-02-24T15:37:00Z"/>
        </w:rPr>
      </w:pPr>
      <w:ins w:id="1615" w:author="Arnaud Dumont" w:date="2014-02-24T15:37:00Z">
        <w:r w:rsidRPr="00C45DEE">
          <w:t>The response will include a status code, response headers encoded according to the relevant header.</w:t>
        </w:r>
      </w:ins>
    </w:p>
    <w:p w:rsidR="000D6A03" w:rsidRPr="00C45DEE" w:rsidRDefault="000D6A03" w:rsidP="000D6A03">
      <w:pPr>
        <w:pStyle w:val="FakeHeading4"/>
        <w:rPr>
          <w:ins w:id="1616" w:author="Arnaud Dumont" w:date="2014-02-24T15:37:00Z"/>
        </w:rPr>
      </w:pPr>
      <w:ins w:id="1617" w:author="Arnaud Dumont" w:date="2014-02-24T15:37:00Z">
        <w:r w:rsidRPr="00C45DEE">
          <w:t>Status Code</w:t>
        </w:r>
      </w:ins>
    </w:p>
    <w:p w:rsidR="000D6A03" w:rsidRPr="00C45DEE" w:rsidRDefault="00D90631" w:rsidP="000D6A03">
      <w:pPr>
        <w:rPr>
          <w:ins w:id="1618" w:author="Arnaud Dumont" w:date="2014-02-24T15:37:00Z"/>
        </w:rPr>
      </w:pPr>
      <w:ins w:id="1619" w:author="Arnaud Dumont" w:date="2014-02-24T15:41:00Z">
        <w:r w:rsidRPr="001C310D">
          <w:t>On success this command will return http status code 204 (NO CONTENT).</w:t>
        </w:r>
      </w:ins>
    </w:p>
    <w:p w:rsidR="000D6A03" w:rsidRPr="00C45DEE" w:rsidRDefault="000D6A03" w:rsidP="000D6A03">
      <w:pPr>
        <w:pStyle w:val="FakeHeading4"/>
        <w:rPr>
          <w:ins w:id="1620" w:author="Arnaud Dumont" w:date="2014-02-24T15:37:00Z"/>
        </w:rPr>
      </w:pPr>
      <w:ins w:id="1621" w:author="Arnaud Dumont" w:date="2014-02-24T15:37:00Z">
        <w:r w:rsidRPr="00C45DEE">
          <w:t>Response Headers</w:t>
        </w:r>
      </w:ins>
    </w:p>
    <w:p w:rsidR="000D6A03" w:rsidRPr="00C45DEE" w:rsidRDefault="000D6A03" w:rsidP="000D6A03">
      <w:pPr>
        <w:rPr>
          <w:ins w:id="1622" w:author="Arnaud Dumont" w:date="2014-02-24T15:37:00Z"/>
        </w:rPr>
      </w:pPr>
      <w:ins w:id="1623" w:author="Arnaud Dumont" w:date="2014-02-24T15:37:00Z">
        <w:r w:rsidRPr="00C45DEE">
          <w:t xml:space="preserve">Only the standard response headers described in section </w:t>
        </w:r>
        <w:r>
          <w:t>2.7</w:t>
        </w:r>
        <w:r w:rsidRPr="00C45DEE">
          <w:t xml:space="preserve"> are returned.</w:t>
        </w:r>
      </w:ins>
    </w:p>
    <w:p w:rsidR="000D6A03" w:rsidRDefault="000D6A03" w:rsidP="000D6A03">
      <w:pPr>
        <w:pStyle w:val="FakeHeading4"/>
        <w:rPr>
          <w:ins w:id="1624" w:author="Arnaud Dumont" w:date="2014-02-24T15:37:00Z"/>
        </w:rPr>
      </w:pPr>
      <w:ins w:id="1625" w:author="Arnaud Dumont" w:date="2014-02-24T15:37:00Z">
        <w:r w:rsidRPr="00C45DEE">
          <w:t>Response Body</w:t>
        </w:r>
      </w:ins>
    </w:p>
    <w:p w:rsidR="00D90631" w:rsidRDefault="00D90631" w:rsidP="00D90631">
      <w:pPr>
        <w:rPr>
          <w:ins w:id="1626" w:author="Arnaud Dumont" w:date="2014-02-24T15:40:00Z"/>
        </w:rPr>
      </w:pPr>
      <w:ins w:id="1627" w:author="Arnaud Dumont" w:date="2014-02-24T15:40:00Z">
        <w:r w:rsidRPr="00B76AC6">
          <w:t>Not required for this command.</w:t>
        </w:r>
      </w:ins>
    </w:p>
    <w:p w:rsidR="00D90631" w:rsidRDefault="00D90631" w:rsidP="00D90631">
      <w:pPr>
        <w:pStyle w:val="Heading3"/>
        <w:rPr>
          <w:ins w:id="1628" w:author="Arnaud Dumont" w:date="2014-02-24T15:40:00Z"/>
        </w:rPr>
      </w:pPr>
      <w:ins w:id="1629" w:author="Arnaud Dumont" w:date="2014-02-24T15:40:00Z">
        <w:r>
          <w:lastRenderedPageBreak/>
          <w:t>Example</w:t>
        </w:r>
      </w:ins>
    </w:p>
    <w:p w:rsidR="00D90631" w:rsidRDefault="00D90631" w:rsidP="00D90631">
      <w:pPr>
        <w:rPr>
          <w:ins w:id="1630" w:author="Arnaud Dumont" w:date="2014-02-24T15:40:00Z"/>
        </w:rPr>
      </w:pPr>
      <w:ins w:id="1631" w:author="Arnaud Dumont" w:date="2014-02-24T15:40:00Z">
        <w:r>
          <w:t>Below is an example of a message acknowledge command request and response:</w:t>
        </w:r>
      </w:ins>
    </w:p>
    <w:p w:rsidR="00D90631" w:rsidRDefault="00D90631" w:rsidP="00D90631">
      <w:pPr>
        <w:rPr>
          <w:ins w:id="1632" w:author="Arnaud Dumont" w:date="2014-02-24T15:40:00Z"/>
        </w:rPr>
      </w:pPr>
      <w:ins w:id="1633" w:author="Arnaud Dumont" w:date="2014-02-24T15:40:00Z">
        <w:r>
          <w:t>Request:</w:t>
        </w:r>
      </w:ins>
    </w:p>
    <w:p w:rsidR="00D90631" w:rsidRDefault="00D90631" w:rsidP="00D90631">
      <w:pPr>
        <w:pStyle w:val="Code"/>
        <w:rPr>
          <w:ins w:id="1634" w:author="Arnaud Dumont" w:date="2014-02-24T15:40:00Z"/>
        </w:rPr>
      </w:pPr>
      <w:ins w:id="1635" w:author="Arnaud Dumont" w:date="2014-02-24T15:40:00Z">
        <w:r>
          <w:t>PUT /messages/94f1f3fb-d4a9-482c-9d74-7e95e647bbe2/acknowledge HTTP/1.1</w:t>
        </w:r>
      </w:ins>
    </w:p>
    <w:p w:rsidR="00D90631" w:rsidRDefault="00D90631" w:rsidP="00D90631">
      <w:pPr>
        <w:pStyle w:val="Code"/>
        <w:rPr>
          <w:ins w:id="1636" w:author="Arnaud Dumont" w:date="2014-02-24T15:40:00Z"/>
        </w:rPr>
      </w:pPr>
      <w:ins w:id="1637" w:author="Arnaud Dumont" w:date="2014-02-24T15:40:00Z">
        <w:r>
          <w:t>Client-Transaction-Id: ba7b4e7d-843c-4217-b868-ab6274ff57ba</w:t>
        </w:r>
      </w:ins>
    </w:p>
    <w:p w:rsidR="00D90631" w:rsidRDefault="00D90631" w:rsidP="00D90631">
      <w:pPr>
        <w:pStyle w:val="Code"/>
        <w:rPr>
          <w:ins w:id="1638" w:author="Arnaud Dumont" w:date="2014-02-24T15:40:00Z"/>
        </w:rPr>
      </w:pPr>
      <w:ins w:id="1639" w:author="Arnaud Dumont" w:date="2014-02-24T15:40:00Z">
        <w:r>
          <w:t>X-Requested-By: DiscoveryDNS Reseller API Client</w:t>
        </w:r>
      </w:ins>
    </w:p>
    <w:p w:rsidR="00D90631" w:rsidRDefault="00D90631" w:rsidP="00D90631">
      <w:pPr>
        <w:pStyle w:val="Code"/>
        <w:rPr>
          <w:ins w:id="1640" w:author="Arnaud Dumont" w:date="2014-02-24T15:40:00Z"/>
        </w:rPr>
      </w:pPr>
      <w:ins w:id="1641" w:author="Arnaud Dumont" w:date="2014-02-24T15:40:00Z">
        <w:r>
          <w:t>User-Agent: Jersey/2.2 (Apache HttpClient 4.2.5)</w:t>
        </w:r>
      </w:ins>
    </w:p>
    <w:p w:rsidR="00D90631" w:rsidRDefault="00D90631" w:rsidP="00D90631">
      <w:pPr>
        <w:pStyle w:val="Code"/>
        <w:rPr>
          <w:ins w:id="1642" w:author="Arnaud Dumont" w:date="2014-02-24T15:40:00Z"/>
        </w:rPr>
      </w:pPr>
      <w:ins w:id="1643" w:author="Arnaud Dumont" w:date="2014-02-24T15:40:00Z">
        <w:r>
          <w:t>Host: api.discoverydns.com</w:t>
        </w:r>
      </w:ins>
    </w:p>
    <w:p w:rsidR="00D90631" w:rsidRDefault="00D90631" w:rsidP="00D90631">
      <w:pPr>
        <w:pStyle w:val="Code"/>
        <w:rPr>
          <w:ins w:id="1644" w:author="Arnaud Dumont" w:date="2014-02-24T15:40:00Z"/>
        </w:rPr>
      </w:pPr>
      <w:ins w:id="1645" w:author="Arnaud Dumont" w:date="2014-02-24T15:40:00Z">
        <w:r>
          <w:t>Connection: Keep-Alive</w:t>
        </w:r>
      </w:ins>
    </w:p>
    <w:p w:rsidR="00D90631" w:rsidRPr="00B76AC6" w:rsidRDefault="00D90631" w:rsidP="00D90631">
      <w:pPr>
        <w:pStyle w:val="Code"/>
        <w:rPr>
          <w:ins w:id="1646" w:author="Arnaud Dumont" w:date="2014-02-24T15:40:00Z"/>
        </w:rPr>
      </w:pPr>
    </w:p>
    <w:p w:rsidR="00D90631" w:rsidRDefault="00D90631" w:rsidP="00D90631">
      <w:pPr>
        <w:spacing w:before="0" w:after="200"/>
        <w:rPr>
          <w:ins w:id="1647" w:author="Arnaud Dumont" w:date="2014-02-24T15:40:00Z"/>
        </w:rPr>
      </w:pPr>
      <w:ins w:id="1648" w:author="Arnaud Dumont" w:date="2014-02-24T15:40:00Z">
        <w:r w:rsidRPr="00B76AC6">
          <w:t>Response:</w:t>
        </w:r>
      </w:ins>
    </w:p>
    <w:p w:rsidR="00D90631" w:rsidRDefault="00D90631" w:rsidP="00D90631">
      <w:pPr>
        <w:pStyle w:val="Code"/>
        <w:rPr>
          <w:ins w:id="1649" w:author="Arnaud Dumont" w:date="2014-02-24T15:40:00Z"/>
        </w:rPr>
      </w:pPr>
      <w:ins w:id="1650" w:author="Arnaud Dumont" w:date="2014-02-24T15:40:00Z">
        <w:r>
          <w:t>HTTP/1.1 204 No Content</w:t>
        </w:r>
      </w:ins>
    </w:p>
    <w:p w:rsidR="00D90631" w:rsidRDefault="00D90631" w:rsidP="00D90631">
      <w:pPr>
        <w:pStyle w:val="Code"/>
        <w:rPr>
          <w:ins w:id="1651" w:author="Arnaud Dumont" w:date="2014-02-24T15:40:00Z"/>
        </w:rPr>
      </w:pPr>
      <w:ins w:id="1652" w:author="Arnaud Dumont" w:date="2014-02-24T15:40:00Z">
        <w:r>
          <w:t>Cache-Control: private, no-transform, max-age=30</w:t>
        </w:r>
      </w:ins>
    </w:p>
    <w:p w:rsidR="00D90631" w:rsidRDefault="00D90631" w:rsidP="00D90631">
      <w:pPr>
        <w:pStyle w:val="Code"/>
        <w:rPr>
          <w:ins w:id="1653" w:author="Arnaud Dumont" w:date="2014-02-24T15:40:00Z"/>
        </w:rPr>
      </w:pPr>
      <w:ins w:id="1654" w:author="Arnaud Dumont" w:date="2014-02-24T15:40:00Z">
        <w:r>
          <w:t>Date: Mon, 07 Oct 2013 16:34:09 GMT</w:t>
        </w:r>
      </w:ins>
    </w:p>
    <w:p w:rsidR="00D90631" w:rsidRDefault="00D90631" w:rsidP="00D90631">
      <w:pPr>
        <w:pStyle w:val="Code"/>
        <w:rPr>
          <w:ins w:id="1655" w:author="Arnaud Dumont" w:date="2014-02-24T15:40:00Z"/>
        </w:rPr>
      </w:pPr>
      <w:ins w:id="1656" w:author="Arnaud Dumont" w:date="2014-02-24T15:40:00Z">
        <w:r>
          <w:t>Server-Transaction-Id: 486e426e-7406-4b39-984b-b2ab8b4188a7</w:t>
        </w:r>
      </w:ins>
    </w:p>
    <w:p w:rsidR="00D90631" w:rsidRDefault="00D90631" w:rsidP="00D90631">
      <w:pPr>
        <w:pStyle w:val="Code"/>
        <w:rPr>
          <w:ins w:id="1657" w:author="Arnaud Dumont" w:date="2014-02-24T15:40:00Z"/>
        </w:rPr>
      </w:pPr>
      <w:ins w:id="1658" w:author="Arnaud Dumont" w:date="2014-02-24T15:40:00Z">
        <w:r>
          <w:t>Client-Transaction-Id: ba7b4e7d-843c-4217-b868-ab6274ff57ba</w:t>
        </w:r>
      </w:ins>
    </w:p>
    <w:p w:rsidR="00D90631" w:rsidRDefault="00D90631" w:rsidP="00D90631">
      <w:pPr>
        <w:pStyle w:val="Code"/>
        <w:rPr>
          <w:ins w:id="1659" w:author="Arnaud Dumont" w:date="2014-02-24T15:40:00Z"/>
        </w:rPr>
      </w:pPr>
    </w:p>
    <w:p w:rsidR="00F2022B" w:rsidDel="00D024A1" w:rsidRDefault="00F2022B" w:rsidP="00F2022B">
      <w:pPr>
        <w:rPr>
          <w:del w:id="1660" w:author="Arnaud Dumont" w:date="2014-02-24T15:53:00Z"/>
        </w:rPr>
      </w:pPr>
    </w:p>
    <w:p w:rsidR="00F51719" w:rsidRDefault="00F51719" w:rsidP="00F2022B">
      <w:pPr>
        <w:rPr>
          <w:ins w:id="1661" w:author="Arnaud Dumont" w:date="2014-02-14T09:41:00Z"/>
        </w:rPr>
      </w:pPr>
    </w:p>
    <w:p w:rsidR="009451C4" w:rsidRDefault="009451C4" w:rsidP="00F2022B">
      <w:pPr>
        <w:sectPr w:rsidR="009451C4" w:rsidSect="000B204F">
          <w:headerReference w:type="even" r:id="rId16"/>
          <w:headerReference w:type="default" r:id="rId17"/>
          <w:footerReference w:type="even" r:id="rId18"/>
          <w:footerReference w:type="default" r:id="rId19"/>
          <w:pgSz w:w="11906" w:h="16838"/>
          <w:pgMar w:top="1701" w:right="1701" w:bottom="1701" w:left="1701" w:header="709" w:footer="567" w:gutter="0"/>
          <w:pgNumType w:start="1"/>
          <w:cols w:space="708"/>
          <w:docGrid w:linePitch="360"/>
        </w:sectPr>
      </w:pPr>
    </w:p>
    <w:p w:rsidR="00824520" w:rsidRPr="00824520" w:rsidRDefault="00824520" w:rsidP="00824520">
      <w:pPr>
        <w:pStyle w:val="Disclaimer"/>
        <w:rPr>
          <w:b/>
        </w:rPr>
      </w:pPr>
      <w:r w:rsidRPr="00824520">
        <w:rPr>
          <w:b/>
        </w:rPr>
        <w:lastRenderedPageBreak/>
        <w:t>Definitions</w:t>
      </w:r>
    </w:p>
    <w:p w:rsidR="00824520" w:rsidRDefault="00824520" w:rsidP="00824520">
      <w:pPr>
        <w:pStyle w:val="Disclaimer"/>
      </w:pPr>
      <w:r>
        <w:t>We, us and our means any or all of the Bombora Technologies Pty Ltd group of companies, their related entities and their respective officers, employees, contractors or sub-contractors.</w:t>
      </w:r>
    </w:p>
    <w:p w:rsidR="00824520" w:rsidRPr="00824520" w:rsidRDefault="00824520" w:rsidP="00824520">
      <w:pPr>
        <w:pStyle w:val="Disclaimer"/>
        <w:rPr>
          <w:b/>
        </w:rPr>
      </w:pPr>
      <w:r w:rsidRPr="00824520">
        <w:rPr>
          <w:b/>
        </w:rPr>
        <w:t>Disclaimer</w:t>
      </w:r>
    </w:p>
    <w:p w:rsidR="00824520" w:rsidRDefault="00824520" w:rsidP="00824520">
      <w:pPr>
        <w:pStyle w:val="Disclaimer"/>
      </w:pPr>
      <w:r>
        <w:t>This document has been produced by us and is only for the information of the particular person to whom it is provided (the Recipient). This document is subject to copyright and may contain privileged and/or confidential information. As such, this document (or any part of it) may not be reproduced, distributed or published without our prior written consent.</w:t>
      </w:r>
    </w:p>
    <w:p w:rsidR="00824520" w:rsidRDefault="00824520" w:rsidP="00824520">
      <w:pPr>
        <w:pStyle w:val="Disclaimer"/>
      </w:pPr>
      <w:r>
        <w:t>This document has been prepared and presented in good faith based on our own information and sources which are believed to be reliable. We assume no responsibility for the accuracy, reliability or completeness of the information contained in this document (except to the extent that liability under statute cannot be excluded).</w:t>
      </w:r>
    </w:p>
    <w:p w:rsidR="00824520" w:rsidRDefault="00824520" w:rsidP="00824520">
      <w:pPr>
        <w:pStyle w:val="Disclaimer"/>
      </w:pPr>
      <w:r>
        <w:t>To the extent that we may be liable, liability is limited at our option to replacing, repairing or supplying equivalent goods or paying the cost of replacing, repairing or acquiring equivalent, or, in the case of services, re-supplying or paying the cost of having such re-supplied.</w:t>
      </w:r>
    </w:p>
    <w:p w:rsidR="00824520" w:rsidRPr="00824520" w:rsidRDefault="00824520" w:rsidP="00824520">
      <w:pPr>
        <w:pStyle w:val="Disclaimer"/>
        <w:rPr>
          <w:b/>
        </w:rPr>
      </w:pPr>
      <w:r w:rsidRPr="00824520">
        <w:rPr>
          <w:b/>
        </w:rPr>
        <w:t>Confidentiality Notice</w:t>
      </w:r>
    </w:p>
    <w:p w:rsidR="00824520" w:rsidRDefault="00824520" w:rsidP="00824520">
      <w:pPr>
        <w:pStyle w:val="Disclaimer"/>
      </w:pPr>
      <w:r>
        <w:t>This document contains commercially sensitive information and information that is confidential to us. This document is intended solely for the named recipient, and its authorised employees, and legal, financial and accounting representatives (collectively, Authorised Recipients).</w:t>
      </w:r>
    </w:p>
    <w:p w:rsidR="00824520" w:rsidRDefault="00824520" w:rsidP="00824520">
      <w:pPr>
        <w:pStyle w:val="Disclaimer"/>
      </w:pPr>
      <w:r>
        <w:t>The recipients of this document must keep confidential all of the information disclosed in this document, and may only use the information for the purpose specified by us for its use. Under no circumstance may this document (or any part of this document) be disclosed, copied or reproduced to any person, other than the Authorised Recipients, without our prior written consent.</w:t>
      </w:r>
    </w:p>
    <w:p w:rsidR="00824520" w:rsidRPr="00824520" w:rsidRDefault="00824520" w:rsidP="00824520">
      <w:pPr>
        <w:pStyle w:val="Disclaimer"/>
        <w:rPr>
          <w:b/>
        </w:rPr>
      </w:pPr>
      <w:r w:rsidRPr="00824520">
        <w:rPr>
          <w:b/>
        </w:rPr>
        <w:t>Trademarks Notice</w:t>
      </w:r>
    </w:p>
    <w:p w:rsidR="00824520" w:rsidRDefault="00824520" w:rsidP="00824520">
      <w:pPr>
        <w:pStyle w:val="Disclaimer"/>
      </w:pPr>
      <w:r>
        <w:t>Any of our names, trademarks, service marks, logos, and icons appearing in this document may not be used in any manner by recipients of this document without our prior written consent. All rights conferred under law are reserved.</w:t>
      </w:r>
    </w:p>
    <w:p w:rsidR="00824520" w:rsidRDefault="00824520" w:rsidP="00824520">
      <w:pPr>
        <w:pStyle w:val="Disclaimer"/>
      </w:pPr>
      <w:r>
        <w:t>All other trademarks contained within this document remain the property of their respective owners, and are used only to directly describe the products being provided by them or on their behalf. Their use in no way indicates any relationship between us and the owners of those other trademarks.</w:t>
      </w:r>
    </w:p>
    <w:p w:rsidR="00824520" w:rsidRPr="00824520" w:rsidRDefault="00824520" w:rsidP="00824520">
      <w:pPr>
        <w:pStyle w:val="Disclaimer"/>
        <w:rPr>
          <w:b/>
        </w:rPr>
      </w:pPr>
      <w:r w:rsidRPr="00824520">
        <w:rPr>
          <w:b/>
        </w:rPr>
        <w:t>Pricing Notice</w:t>
      </w:r>
    </w:p>
    <w:p w:rsidR="00824520" w:rsidRDefault="00824520" w:rsidP="00824520">
      <w:pPr>
        <w:pStyle w:val="Disclaimer"/>
      </w:pPr>
      <w:r>
        <w:t>Any information or pricing provided in this document is subject to change without notice. Whilst we have compiled this document in good faith, based on what we believe is accurate and up-to-date information, it is possible that the pricing or other information contained in this document may require amendment due to changing market or other circumstances (including product discontinuation, manufacturer price changes, errors, or insufficient or inaccurate information having been provided by the recipient of this document or others, and other external circumstances). Additional charges may also apply for work that is out of scope.</w:t>
      </w:r>
    </w:p>
    <w:p w:rsidR="002D6CE7" w:rsidRDefault="00824520" w:rsidP="00824520">
      <w:pPr>
        <w:pStyle w:val="Disclaimer"/>
      </w:pPr>
      <w:r>
        <w:t>The pricing in this document is based on our standard terms and conditions and is valid for a period of thirty (30) days from the date of this document</w:t>
      </w:r>
      <w:r w:rsidR="002D6CE7">
        <w:t>.</w:t>
      </w:r>
    </w:p>
    <w:p w:rsidR="002355C9" w:rsidRDefault="002355C9" w:rsidP="00824520">
      <w:pPr>
        <w:pStyle w:val="Disclaimer"/>
      </w:pPr>
    </w:p>
    <w:p w:rsidR="002D6CE7" w:rsidRDefault="002D6CE7" w:rsidP="00944A82">
      <w:pPr>
        <w:sectPr w:rsidR="002D6CE7" w:rsidSect="00A97D73">
          <w:headerReference w:type="even" r:id="rId20"/>
          <w:headerReference w:type="default" r:id="rId21"/>
          <w:footerReference w:type="even" r:id="rId22"/>
          <w:footerReference w:type="default" r:id="rId23"/>
          <w:pgSz w:w="11906" w:h="16838"/>
          <w:pgMar w:top="1701" w:right="1701" w:bottom="1701" w:left="1701" w:header="709" w:footer="567" w:gutter="0"/>
          <w:cols w:space="708"/>
          <w:docGrid w:linePitch="360"/>
        </w:sectPr>
      </w:pPr>
    </w:p>
    <w:p w:rsidR="00406AE7" w:rsidRDefault="00406AE7" w:rsidP="00016063">
      <w:pPr>
        <w:spacing w:before="0" w:after="200"/>
      </w:pPr>
    </w:p>
    <w:sectPr w:rsidR="00406AE7" w:rsidSect="00A97D73">
      <w:headerReference w:type="even" r:id="rId24"/>
      <w:headerReference w:type="default" r:id="rId25"/>
      <w:footerReference w:type="even" r:id="rId26"/>
      <w:footerReference w:type="default" r:id="rId27"/>
      <w:pgSz w:w="11906" w:h="16838"/>
      <w:pgMar w:top="1701" w:right="1701" w:bottom="1701" w:left="1701" w:header="709"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4EB0" w:rsidRDefault="000F4EB0" w:rsidP="00626767">
      <w:pPr>
        <w:spacing w:before="0" w:after="0" w:line="240" w:lineRule="auto"/>
      </w:pPr>
      <w:r>
        <w:separator/>
      </w:r>
    </w:p>
  </w:endnote>
  <w:endnote w:type="continuationSeparator" w:id="0">
    <w:p w:rsidR="000F4EB0" w:rsidRDefault="000F4EB0" w:rsidP="0062676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196C" w:rsidRPr="00B26A5F" w:rsidRDefault="00EB196C" w:rsidP="00B26A5F">
    <w:pPr>
      <w:pStyle w:val="Footer"/>
    </w:pPr>
    <w:r>
      <w:rPr>
        <w:caps/>
        <w:noProof/>
        <w:color w:val="auto"/>
        <w:lang w:eastAsia="en-AU"/>
      </w:rPr>
      <w:drawing>
        <wp:anchor distT="0" distB="0" distL="114300" distR="114300" simplePos="0" relativeHeight="251777024" behindDoc="0" locked="0" layoutInCell="1" allowOverlap="1" wp14:anchorId="6E6E9684" wp14:editId="23914422">
          <wp:simplePos x="0" y="0"/>
          <wp:positionH relativeFrom="column">
            <wp:posOffset>1242</wp:posOffset>
          </wp:positionH>
          <wp:positionV relativeFrom="paragraph">
            <wp:posOffset>-78959</wp:posOffset>
          </wp:positionV>
          <wp:extent cx="1320371" cy="198874"/>
          <wp:effectExtent l="0" t="0" r="0" b="0"/>
          <wp:wrapNone/>
          <wp:docPr id="5" name="Picture 5"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313"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78048" behindDoc="0" locked="0" layoutInCell="1" allowOverlap="1" wp14:anchorId="16EFA1B3" wp14:editId="021AFF3C">
              <wp:simplePos x="0" y="0"/>
              <wp:positionH relativeFrom="rightMargin">
                <wp:posOffset>-1040765</wp:posOffset>
              </wp:positionH>
              <wp:positionV relativeFrom="paragraph">
                <wp:posOffset>-133350</wp:posOffset>
              </wp:positionV>
              <wp:extent cx="1148715" cy="377825"/>
              <wp:effectExtent l="0" t="0" r="0" b="3175"/>
              <wp:wrapNone/>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EB196C" w:rsidRPr="0075277E" w:rsidRDefault="00EB196C"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81.95pt;margin-top:-10.5pt;width:90.45pt;height:29.75pt;z-index:2517780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" filled="f" stroked="f">
              <v:textbox>
                <w:txbxContent>
                  <w:p w:rsidR="00EB196C" w:rsidRPr="0075277E" w:rsidRDefault="00EB196C" w:rsidP="00016063">
                    <w:pPr>
                      <w:jc w:val="right"/>
                      <w:rPr>
                        <w:b/>
                        <w:color w:val="69747A"/>
                      </w:rPr>
                    </w:pPr>
                    <w:r w:rsidRPr="0075277E">
                      <w:rPr>
                        <w:b/>
                        <w:color w:val="69747A"/>
                      </w:rPr>
                      <w:t>discoverydns.com</w:t>
                    </w:r>
                  </w:p>
                </w:txbxContent>
              </v:textbox>
              <w10:wrap anchorx="margin"/>
            </v:shape>
          </w:pict>
        </mc:Fallback>
      </mc:AlternateContent>
    </w:r>
    <w:r>
      <w:fldChar w:fldCharType="begin"/>
    </w:r>
    <w:r>
      <w:instrText xml:space="preserve"> PAGE   \* MERGEFORMAT </w:instrText>
    </w:r>
    <w:r>
      <w:fldChar w:fldCharType="separate"/>
    </w:r>
    <w:r w:rsidR="005061EE">
      <w:rPr>
        <w:noProof/>
      </w:rPr>
      <w:t>VI</w:t>
    </w:r>
    <w:r>
      <w:rPr>
        <w:noProof/>
      </w:rPr>
      <w:fldChar w:fldCharType="end"/>
    </w:r>
    <w:r>
      <w:rPr>
        <w:rFonts w:ascii="Calibri" w:eastAsia="Calibri" w:hAnsi="Calibri" w:cs="Times New Roman"/>
        <w:noProof/>
        <w:color w:val="auto"/>
        <w:lang w:eastAsia="en-AU"/>
      </w:rPr>
      <mc:AlternateContent>
        <mc:Choice Requires="wps">
          <w:drawing>
            <wp:anchor distT="0" distB="0" distL="114300" distR="114300" simplePos="0" relativeHeight="251795456" behindDoc="0" locked="0" layoutInCell="1" allowOverlap="1" wp14:anchorId="60BE64E8" wp14:editId="0331F666">
              <wp:simplePos x="0" y="0"/>
              <wp:positionH relativeFrom="page">
                <wp:align>center</wp:align>
              </wp:positionH>
              <wp:positionV relativeFrom="paragraph">
                <wp:posOffset>161925</wp:posOffset>
              </wp:positionV>
              <wp:extent cx="5399405" cy="23114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31140"/>
                      </a:xfrm>
                      <a:prstGeom prst="rect">
                        <a:avLst/>
                      </a:prstGeom>
                      <a:noFill/>
                      <a:ln w="9525">
                        <a:noFill/>
                        <a:miter lim="800000"/>
                        <a:headEnd/>
                        <a:tailEnd/>
                      </a:ln>
                    </wps:spPr>
                    <wps:txbx>
                      <w:txbxContent>
                        <w:p w:rsidR="00EB196C" w:rsidRPr="00A33A1B" w:rsidRDefault="000341AC" w:rsidP="00CA0A87">
                          <w:pPr>
                            <w:pStyle w:val="Classification"/>
                          </w:pPr>
                          <w:fldSimple w:instr=" STYLEREF  &quot;Document Classification&quot; ">
                            <w:r w:rsidR="005061EE">
                              <w:rPr>
                                <w:noProof/>
                              </w:rPr>
                              <w:t>Public</w:t>
                            </w:r>
                          </w:fldSimple>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7" type="#_x0000_t202" style="position:absolute;left:0;text-align:left;margin-left:0;margin-top:12.75pt;width:425.15pt;height:18.2pt;z-index:251795456;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" filled="f" stroked="f">
              <v:textbox style="mso-fit-shape-to-text:t">
                <w:txbxContent>
                  <w:p w:rsidR="00EB196C" w:rsidRPr="00A33A1B" w:rsidRDefault="000341AC" w:rsidP="00CA0A87">
                    <w:pPr>
                      <w:pStyle w:val="Classification"/>
                    </w:pPr>
                    <w:fldSimple w:instr=" STYLEREF  &quot;Document Classification&quot; ">
                      <w:r w:rsidR="005061EE">
                        <w:rPr>
                          <w:noProof/>
                        </w:rPr>
                        <w:t>Public</w:t>
                      </w:r>
                    </w:fldSimple>
                  </w:p>
                </w:txbxContent>
              </v:textbox>
              <w10:wrap anchorx="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35108403"/>
      <w:docPartObj>
        <w:docPartGallery w:val="Page Numbers (Bottom of Page)"/>
        <w:docPartUnique/>
      </w:docPartObj>
    </w:sdtPr>
    <w:sdtEndPr>
      <w:rPr>
        <w:noProof/>
      </w:rPr>
    </w:sdtEndPr>
    <w:sdtContent>
      <w:p w:rsidR="00EB196C" w:rsidRDefault="00EB196C" w:rsidP="00B26A5F">
        <w:pPr>
          <w:pStyle w:val="Footer"/>
        </w:pPr>
        <w:r>
          <w:rPr>
            <w:caps/>
            <w:noProof/>
            <w:color w:val="auto"/>
            <w:lang w:eastAsia="en-AU"/>
          </w:rPr>
          <w:drawing>
            <wp:anchor distT="0" distB="0" distL="114300" distR="114300" simplePos="0" relativeHeight="251756544" behindDoc="0" locked="0" layoutInCell="1" allowOverlap="1" wp14:anchorId="2EC65091" wp14:editId="090D9649">
              <wp:simplePos x="0" y="0"/>
              <wp:positionH relativeFrom="column">
                <wp:posOffset>1242</wp:posOffset>
              </wp:positionH>
              <wp:positionV relativeFrom="paragraph">
                <wp:posOffset>-78959</wp:posOffset>
              </wp:positionV>
              <wp:extent cx="1320371" cy="198874"/>
              <wp:effectExtent l="0" t="0" r="0" b="0"/>
              <wp:wrapNone/>
              <wp:docPr id="10" name="Picture 10"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57568" behindDoc="0" locked="0" layoutInCell="1" allowOverlap="1" wp14:anchorId="694B1D33" wp14:editId="01AC0D97">
                  <wp:simplePos x="0" y="0"/>
                  <wp:positionH relativeFrom="rightMargin">
                    <wp:posOffset>-1040765</wp:posOffset>
                  </wp:positionH>
                  <wp:positionV relativeFrom="paragraph">
                    <wp:posOffset>-133350</wp:posOffset>
                  </wp:positionV>
                  <wp:extent cx="1148715" cy="377825"/>
                  <wp:effectExtent l="0" t="0" r="0" b="317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EB196C" w:rsidRPr="0075277E" w:rsidRDefault="00EB196C" w:rsidP="00936B75">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left:0;text-align:left;margin-left:-81.95pt;margin-top:-10.5pt;width:90.45pt;height:29.75pt;z-index:25175756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" filled="f" stroked="f">
                  <v:textbox>
                    <w:txbxContent>
                      <w:p w:rsidR="00EB196C" w:rsidRPr="0075277E" w:rsidRDefault="00EB196C" w:rsidP="00936B75">
                        <w:pPr>
                          <w:jc w:val="right"/>
                          <w:rPr>
                            <w:b/>
                            <w:color w:val="69747A"/>
                          </w:rPr>
                        </w:pPr>
                        <w:r w:rsidRPr="0075277E">
                          <w:rPr>
                            <w:b/>
                            <w:color w:val="69747A"/>
                          </w:rPr>
                          <w:t>discoverydns.com</w:t>
                        </w:r>
                      </w:p>
                    </w:txbxContent>
                  </v:textbox>
                  <w10:wrap anchorx="margin"/>
                </v:shape>
              </w:pict>
            </mc:Fallback>
          </mc:AlternateContent>
        </w:r>
        <w:r>
          <w:fldChar w:fldCharType="begin"/>
        </w:r>
        <w:r>
          <w:instrText xml:space="preserve"> PAGE   \* MERGEFORMAT </w:instrText>
        </w:r>
        <w:r>
          <w:fldChar w:fldCharType="separate"/>
        </w:r>
        <w:r w:rsidR="005061EE">
          <w:rPr>
            <w:noProof/>
          </w:rPr>
          <w:t>V</w:t>
        </w:r>
        <w:r>
          <w:rPr>
            <w:noProof/>
          </w:rPr>
          <w:fldChar w:fldCharType="end"/>
        </w:r>
        <w:r>
          <w:rPr>
            <w:rFonts w:ascii="Calibri" w:eastAsia="Calibri" w:hAnsi="Calibri" w:cs="Times New Roman"/>
            <w:noProof/>
            <w:color w:val="auto"/>
            <w:lang w:eastAsia="en-AU"/>
          </w:rPr>
          <mc:AlternateContent>
            <mc:Choice Requires="wps">
              <w:drawing>
                <wp:anchor distT="0" distB="0" distL="114300" distR="114300" simplePos="0" relativeHeight="251793408" behindDoc="0" locked="0" layoutInCell="1" allowOverlap="1" wp14:anchorId="40920816" wp14:editId="3D4D109B">
                  <wp:simplePos x="0" y="0"/>
                  <wp:positionH relativeFrom="page">
                    <wp:align>center</wp:align>
                  </wp:positionH>
                  <wp:positionV relativeFrom="paragraph">
                    <wp:posOffset>161925</wp:posOffset>
                  </wp:positionV>
                  <wp:extent cx="5399405" cy="23114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31140"/>
                          </a:xfrm>
                          <a:prstGeom prst="rect">
                            <a:avLst/>
                          </a:prstGeom>
                          <a:noFill/>
                          <a:ln w="9525">
                            <a:noFill/>
                            <a:miter lim="800000"/>
                            <a:headEnd/>
                            <a:tailEnd/>
                          </a:ln>
                        </wps:spPr>
                        <wps:txbx>
                          <w:txbxContent>
                            <w:p w:rsidR="00EB196C" w:rsidRPr="00A33A1B" w:rsidRDefault="000341AC" w:rsidP="00CA0A87">
                              <w:pPr>
                                <w:pStyle w:val="Classification"/>
                              </w:pPr>
                              <w:fldSimple w:instr=" STYLEREF  &quot;Document Classification&quot; ">
                                <w:r w:rsidR="005061EE">
                                  <w:rPr>
                                    <w:noProof/>
                                  </w:rPr>
                                  <w:t>Public</w:t>
                                </w:r>
                              </w:fldSimple>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9" type="#_x0000_t202" style="position:absolute;left:0;text-align:left;margin-left:0;margin-top:12.75pt;width:425.15pt;height:18.2pt;z-index:251793408;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" filled="f" stroked="f">
                  <v:textbox style="mso-fit-shape-to-text:t">
                    <w:txbxContent>
                      <w:p w:rsidR="00EB196C" w:rsidRPr="00A33A1B" w:rsidRDefault="000341AC" w:rsidP="00CA0A87">
                        <w:pPr>
                          <w:pStyle w:val="Classification"/>
                        </w:pPr>
                        <w:fldSimple w:instr=" STYLEREF  &quot;Document Classification&quot; ">
                          <w:r w:rsidR="005061EE">
                            <w:rPr>
                              <w:noProof/>
                            </w:rPr>
                            <w:t>Public</w:t>
                          </w:r>
                        </w:fldSimple>
                      </w:p>
                    </w:txbxContent>
                  </v:textbox>
                  <w10:wrap anchorx="page"/>
                </v:shape>
              </w:pict>
            </mc:Fallback>
          </mc:AlternateConten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196C" w:rsidRDefault="00EB196C">
    <w:pPr>
      <w:pStyle w:val="Footer"/>
    </w:pPr>
    <w:r>
      <w:rPr>
        <w:noProof/>
        <w:lang w:eastAsia="en-AU"/>
      </w:rPr>
      <mc:AlternateContent>
        <mc:Choice Requires="wpg">
          <w:drawing>
            <wp:anchor distT="0" distB="0" distL="114300" distR="114300" simplePos="0" relativeHeight="251749376" behindDoc="0" locked="0" layoutInCell="1" allowOverlap="1" wp14:anchorId="194A2105" wp14:editId="4BE1740A">
              <wp:simplePos x="0" y="0"/>
              <wp:positionH relativeFrom="column">
                <wp:posOffset>-610870</wp:posOffset>
              </wp:positionH>
              <wp:positionV relativeFrom="paragraph">
                <wp:posOffset>-285750</wp:posOffset>
              </wp:positionV>
              <wp:extent cx="6591300" cy="699770"/>
              <wp:effectExtent l="0" t="0" r="0" b="5080"/>
              <wp:wrapNone/>
              <wp:docPr id="290" name="Group 2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91300" cy="699770"/>
                        <a:chOff x="0" y="0"/>
                        <a:chExt cx="6591106" cy="701108"/>
                      </a:xfrm>
                    </wpg:grpSpPr>
                    <wps:wsp>
                      <wps:cNvPr id="307" name="Text Box 2"/>
                      <wps:cNvSpPr txBox="1">
                        <a:spLocks noChangeArrowheads="1"/>
                      </wps:cNvSpPr>
                      <wps:spPr bwMode="auto">
                        <a:xfrm>
                          <a:off x="0" y="0"/>
                          <a:ext cx="3601720" cy="431165"/>
                        </a:xfrm>
                        <a:prstGeom prst="rect">
                          <a:avLst/>
                        </a:prstGeom>
                        <a:noFill/>
                        <a:ln w="9525">
                          <a:noFill/>
                          <a:miter lim="800000"/>
                          <a:headEnd/>
                          <a:tailEnd/>
                        </a:ln>
                      </wps:spPr>
                      <wps:txbx>
                        <w:txbxContent>
                          <w:p w:rsidR="00EB196C" w:rsidRPr="00587DD8" w:rsidRDefault="00EB196C">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1" name="Text Box 2"/>
                      <wps:cNvSpPr txBox="1">
                        <a:spLocks noChangeArrowheads="1"/>
                      </wps:cNvSpPr>
                      <wps:spPr bwMode="auto">
                        <a:xfrm>
                          <a:off x="4826441" y="0"/>
                          <a:ext cx="1764665" cy="431165"/>
                        </a:xfrm>
                        <a:prstGeom prst="rect">
                          <a:avLst/>
                        </a:prstGeom>
                        <a:noFill/>
                        <a:ln w="9525">
                          <a:noFill/>
                          <a:miter lim="800000"/>
                          <a:headEnd/>
                          <a:tailEnd/>
                        </a:ln>
                      </wps:spPr>
                      <wps:txbx>
                        <w:txbxContent>
                          <w:p w:rsidR="00EB196C" w:rsidRPr="00587DD8" w:rsidRDefault="00EB196C" w:rsidP="009F66AC">
                            <w:pPr>
                              <w:jc w:val="right"/>
                              <w:rPr>
                                <w:b/>
                                <w:color w:val="69747A"/>
                              </w:rPr>
                            </w:pPr>
                            <w:r w:rsidRPr="00587DD8">
                              <w:rPr>
                                <w:b/>
                                <w:color w:val="69747A"/>
                              </w:rPr>
                              <w:t>discoverydns.com</w:t>
                            </w:r>
                          </w:p>
                        </w:txbxContent>
                      </wps:txbx>
                      <wps:bodyPr rot="0" vert="horz" wrap="square" lIns="91440" tIns="45720" rIns="91440" bIns="45720" anchor="t" anchorCtr="0">
                        <a:spAutoFit/>
                      </wps:bodyPr>
                    </wps:wsp>
                    <pic:pic xmlns:pic="http://schemas.openxmlformats.org/drawingml/2006/picture">
                      <pic:nvPicPr>
                        <pic:cNvPr id="3" name="Picture 3"/>
                        <pic:cNvPicPr preferRelativeResize="0">
                          <a:picLocks/>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79513" y="326003"/>
                          <a:ext cx="961128" cy="37510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290" o:spid="_x0000_s1030" style="position:absolute;left:0;text-align:left;margin-left:-48.1pt;margin-top:-22.5pt;width:519pt;height:55.1pt;z-index:251749376;mso-width-relative:margin;mso-height-relative:margin" coordsize="65911,7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">
              <v:shapetype id="_x0000_t202" coordsize="21600,21600" o:spt="202" path="m,l,21600r21600,l21600,xe">
                <v:stroke joinstyle="miter"/>
                <v:path gradientshapeok="t" o:connecttype="rect"/>
              </v:shapetype>
              <v:shape id="_x0000_s1031" type="#_x0000_t202" style="position:absolute;width:3601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EbMMA&#10;AADcAAAADwAAAGRycy9kb3ducmV2LnhtbESPQWsCMRSE74X+h/AKvdXElrayGkVqCx68VLf3x+a5&#10;Wdy8LJunu/77plDwOMzMN8xiNYZWXahPTWQL04kBRVxF13BtoTx8Pc1AJUF22EYmC1dKsFre3y2w&#10;cHHgb7rspVYZwqlAC16kK7ROlaeAaRI74uwdYx9Qsuxr7XocMjy0+tmYNx2w4bzgsaMPT9Vpfw4W&#10;RNx6ei0/Q9r+jLvN4E31iqW1jw/jeg5KaJRb+L+9dRZezDv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lEbMMAAADcAAAADwAAAAAAAAAAAAAAAACYAgAAZHJzL2Rv&#10;d25yZXYueG1sUEsFBgAAAAAEAAQA9QAAAIgDAAAAAA==&#10;" filled="f" stroked="f">
                <v:textbox style="mso-fit-shape-to-text:t">
                  <w:txbxContent>
                    <w:p w:rsidR="00EB196C" w:rsidRPr="00587DD8" w:rsidRDefault="00EB196C">
                      <w:pPr>
                        <w:rPr>
                          <w:b/>
                          <w:color w:val="69747A"/>
                        </w:rPr>
                      </w:pPr>
                      <w:r w:rsidRPr="00587DD8">
                        <w:rPr>
                          <w:b/>
                          <w:color w:val="69747A"/>
                        </w:rPr>
                        <w:t>DiscoveryDNS – Powered by ARI Registry Services</w:t>
                      </w:r>
                    </w:p>
                  </w:txbxContent>
                </v:textbox>
              </v:shape>
              <v:shape id="_x0000_s1032" type="#_x0000_t202" style="position:absolute;left:48264;width:1764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wtjL4A&#10;AADaAAAADwAAAGRycy9kb3ducmV2LnhtbERPTWvCQBC9C/0Pywi96cZCRVLXEGwLHrxo0/uQnWZD&#10;s7MhOzXx37uC0NPweJ+zLSbfqQsNsQ1sYLXMQBHXwbbcGKi+PhcbUFGQLXaBycCVIhS7p9kWcxtG&#10;PtHlLI1KIRxzNOBE+lzrWDvyGJehJ07cTxg8SoJDo+2AYwr3nX7JsrX22HJqcNjT3lH9e/7zBkRs&#10;ubpWHz4evqfj++iy+hUrY57nU/kGSmiSf/HDfbBpPtxfuV+9u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R8LYy+AAAA2gAAAA8AAAAAAAAAAAAAAAAAmAIAAGRycy9kb3ducmV2&#10;LnhtbFBLBQYAAAAABAAEAPUAAACDAwAAAAA=&#10;" filled="f" stroked="f">
                <v:textbox style="mso-fit-shape-to-text:t">
                  <w:txbxContent>
                    <w:p w:rsidR="00EB196C" w:rsidRPr="00587DD8" w:rsidRDefault="00EB196C" w:rsidP="009F66AC">
                      <w:pPr>
                        <w:jc w:val="right"/>
                        <w:rPr>
                          <w:b/>
                          <w:color w:val="69747A"/>
                        </w:rPr>
                      </w:pPr>
                      <w:r w:rsidRPr="00587DD8">
                        <w:rPr>
                          <w:b/>
                          <w:color w:val="69747A"/>
                        </w:rPr>
                        <w:t>discoverydns.com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33" type="#_x0000_t75" style="position:absolute;left:795;top:3260;width:9611;height:375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z0Wu9AAAA2gAAAA8AAABkcnMvZG93bnJldi54bWxEj80KwjAQhO+C7xBW8KapP4hUo6hQ8SZa&#10;H2Bp1rbYbEoTtfr0RhA8DjPzDbNct6YSD2pcaVnBaBiBIM6sLjlXcEmTwRyE88gaK8uk4EUO1qtu&#10;Z4mxtk8+0ePscxEg7GJUUHhfx1K6rCCDbmhr4uBdbWPQB9nkUjf4DHBTyXEUzaTBksNCgTXtCspu&#10;57sJlP17mlBbpdEIb9mmtG57TJxS/V67WYDw1Pp/+Nc+aAUT+F4JN0CuPg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cjPRa70AAADaAAAADwAAAAAAAAAAAAAAAACfAgAAZHJz&#10;L2Rvd25yZXYueG1sUEsFBgAAAAAEAAQA9wAAAIkDAAAAAA==&#10;">
                <v:imagedata r:id="rId2" o:title=""/>
                <v:path arrowok="t"/>
                <o:lock v:ext="edit" aspectratio="f"/>
              </v:shape>
            </v:group>
          </w:pict>
        </mc:Fallback>
      </mc:AlternateContent>
    </w:r>
    <w:r>
      <w:rPr>
        <w:noProof/>
        <w:lang w:eastAsia="en-AU"/>
      </w:rPr>
      <mc:AlternateContent>
        <mc:Choice Requires="wps">
          <w:drawing>
            <wp:anchor distT="0" distB="0" distL="114300" distR="114300" simplePos="0" relativeHeight="251668479" behindDoc="0" locked="0" layoutInCell="1" allowOverlap="1" wp14:anchorId="232D7874" wp14:editId="2272C54C">
              <wp:simplePos x="0" y="0"/>
              <wp:positionH relativeFrom="column">
                <wp:posOffset>-1087755</wp:posOffset>
              </wp:positionH>
              <wp:positionV relativeFrom="paragraph">
                <wp:posOffset>-276225</wp:posOffset>
              </wp:positionV>
              <wp:extent cx="7582535" cy="806450"/>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82535" cy="806450"/>
                      </a:xfrm>
                      <a:prstGeom prst="rect">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2" o:spid="_x0000_s1026" style="position:absolute;margin-left:-85.65pt;margin-top:-21.75pt;width:597.05pt;height:63.5pt;z-index:251668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" fillcolor="white [3208]" stroked="f" strokeweight="2pt">
              <v:path arrowok="t"/>
            </v:rect>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196C" w:rsidRDefault="00EB196C" w:rsidP="00B26A5F">
    <w:pPr>
      <w:pStyle w:val="Footer"/>
    </w:pPr>
    <w:r>
      <w:rPr>
        <w:caps/>
        <w:noProof/>
        <w:color w:val="auto"/>
        <w:lang w:eastAsia="en-AU"/>
      </w:rPr>
      <mc:AlternateContent>
        <mc:Choice Requires="wps">
          <w:drawing>
            <wp:anchor distT="0" distB="0" distL="114300" distR="114300" simplePos="0" relativeHeight="251784192" behindDoc="0" locked="0" layoutInCell="1" allowOverlap="1" wp14:anchorId="16AC290D" wp14:editId="65AF8B32">
              <wp:simplePos x="0" y="0"/>
              <wp:positionH relativeFrom="rightMargin">
                <wp:posOffset>-1040765</wp:posOffset>
              </wp:positionH>
              <wp:positionV relativeFrom="paragraph">
                <wp:posOffset>-135255</wp:posOffset>
              </wp:positionV>
              <wp:extent cx="1148715" cy="377825"/>
              <wp:effectExtent l="0" t="0" r="0" b="3175"/>
              <wp:wrapNone/>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EB196C" w:rsidRPr="0075277E" w:rsidRDefault="00EB196C"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4" type="#_x0000_t202" style="position:absolute;left:0;text-align:left;margin-left:-81.95pt;margin-top:-10.65pt;width:90.45pt;height:29.75pt;z-index:2517841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" filled="f" stroked="f">
              <v:textbox>
                <w:txbxContent>
                  <w:p w:rsidR="00EB196C" w:rsidRPr="0075277E" w:rsidRDefault="00EB196C" w:rsidP="00016063">
                    <w:pPr>
                      <w:jc w:val="right"/>
                      <w:rPr>
                        <w:b/>
                        <w:color w:val="69747A"/>
                      </w:rPr>
                    </w:pPr>
                    <w:r w:rsidRPr="0075277E">
                      <w:rPr>
                        <w:b/>
                        <w:color w:val="69747A"/>
                      </w:rPr>
                      <w:t>discoverydns.com</w:t>
                    </w:r>
                  </w:p>
                </w:txbxContent>
              </v:textbox>
              <w10:wrap anchorx="margin"/>
            </v:shape>
          </w:pict>
        </mc:Fallback>
      </mc:AlternateContent>
    </w:r>
    <w:r>
      <w:rPr>
        <w:caps/>
        <w:noProof/>
        <w:color w:val="auto"/>
        <w:lang w:eastAsia="en-AU"/>
      </w:rPr>
      <w:drawing>
        <wp:anchor distT="0" distB="0" distL="114300" distR="114300" simplePos="0" relativeHeight="251783168" behindDoc="0" locked="0" layoutInCell="1" allowOverlap="1" wp14:anchorId="1A7BF534" wp14:editId="207A7EEB">
          <wp:simplePos x="0" y="0"/>
          <wp:positionH relativeFrom="column">
            <wp:posOffset>1242</wp:posOffset>
          </wp:positionH>
          <wp:positionV relativeFrom="paragraph">
            <wp:posOffset>-79953</wp:posOffset>
          </wp:positionV>
          <wp:extent cx="1320371" cy="198874"/>
          <wp:effectExtent l="0" t="0" r="0" b="0"/>
          <wp:wrapNone/>
          <wp:docPr id="319" name="Picture 319"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Picture 319"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t xml:space="preserve">Page </w:t>
    </w:r>
    <w:r>
      <w:fldChar w:fldCharType="begin"/>
    </w:r>
    <w:r>
      <w:instrText xml:space="preserve"> PAGE   \* MERGEFORMAT </w:instrText>
    </w:r>
    <w:r>
      <w:fldChar w:fldCharType="separate"/>
    </w:r>
    <w:r w:rsidR="005E71F8">
      <w:rPr>
        <w:noProof/>
      </w:rPr>
      <w:t>24</w:t>
    </w:r>
    <w:r>
      <w:rPr>
        <w:noProof/>
      </w:rPr>
      <w:fldChar w:fldCharType="end"/>
    </w:r>
    <w:r>
      <w:rPr>
        <w:rFonts w:ascii="Calibri" w:eastAsia="Calibri" w:hAnsi="Calibri" w:cs="Times New Roman"/>
        <w:noProof/>
        <w:color w:val="auto"/>
        <w:lang w:eastAsia="en-AU"/>
      </w:rPr>
      <mc:AlternateContent>
        <mc:Choice Requires="wps">
          <w:drawing>
            <wp:anchor distT="0" distB="0" distL="114300" distR="114300" simplePos="0" relativeHeight="251799552" behindDoc="0" locked="0" layoutInCell="1" allowOverlap="1" wp14:anchorId="1663CB99" wp14:editId="0D867857">
              <wp:simplePos x="0" y="0"/>
              <wp:positionH relativeFrom="page">
                <wp:align>center</wp:align>
              </wp:positionH>
              <wp:positionV relativeFrom="paragraph">
                <wp:posOffset>161925</wp:posOffset>
              </wp:positionV>
              <wp:extent cx="5399405" cy="23114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31140"/>
                      </a:xfrm>
                      <a:prstGeom prst="rect">
                        <a:avLst/>
                      </a:prstGeom>
                      <a:noFill/>
                      <a:ln w="9525">
                        <a:noFill/>
                        <a:miter lim="800000"/>
                        <a:headEnd/>
                        <a:tailEnd/>
                      </a:ln>
                    </wps:spPr>
                    <wps:txbx>
                      <w:txbxContent>
                        <w:p w:rsidR="00EB196C" w:rsidRPr="00A33A1B" w:rsidRDefault="000341AC" w:rsidP="00CA0A87">
                          <w:pPr>
                            <w:pStyle w:val="Classification"/>
                          </w:pPr>
                          <w:fldSimple w:instr=" STYLEREF  &quot;Document Classification&quot; ">
                            <w:r w:rsidR="005E71F8">
                              <w:rPr>
                                <w:noProof/>
                              </w:rPr>
                              <w:t>Public</w:t>
                            </w:r>
                          </w:fldSimple>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5" type="#_x0000_t202" style="position:absolute;left:0;text-align:left;margin-left:0;margin-top:12.75pt;width:425.15pt;height:18.2pt;z-index:251799552;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" filled="f" stroked="f">
              <v:textbox style="mso-fit-shape-to-text:t">
                <w:txbxContent>
                  <w:p w:rsidR="00EB196C" w:rsidRPr="00A33A1B" w:rsidRDefault="000341AC" w:rsidP="00CA0A87">
                    <w:pPr>
                      <w:pStyle w:val="Classification"/>
                    </w:pPr>
                    <w:fldSimple w:instr=" STYLEREF  &quot;Document Classification&quot; ">
                      <w:r w:rsidR="005E71F8">
                        <w:rPr>
                          <w:noProof/>
                        </w:rPr>
                        <w:t>Public</w:t>
                      </w:r>
                    </w:fldSimple>
                  </w:p>
                </w:txbxContent>
              </v:textbox>
              <w10:wrap anchorx="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5653916"/>
      <w:docPartObj>
        <w:docPartGallery w:val="Page Numbers (Bottom of Page)"/>
        <w:docPartUnique/>
      </w:docPartObj>
    </w:sdtPr>
    <w:sdtEndPr>
      <w:rPr>
        <w:noProof/>
      </w:rPr>
    </w:sdtEndPr>
    <w:sdtContent>
      <w:p w:rsidR="00EB196C" w:rsidRDefault="00EB196C" w:rsidP="00B26A5F">
        <w:pPr>
          <w:pStyle w:val="Footer"/>
        </w:pPr>
        <w:r>
          <w:rPr>
            <w:caps/>
            <w:noProof/>
            <w:color w:val="auto"/>
            <w:lang w:eastAsia="en-AU"/>
          </w:rPr>
          <w:drawing>
            <wp:anchor distT="0" distB="0" distL="114300" distR="114300" simplePos="0" relativeHeight="251780096" behindDoc="0" locked="0" layoutInCell="1" allowOverlap="1" wp14:anchorId="7AC34737" wp14:editId="3090103A">
              <wp:simplePos x="0" y="0"/>
              <wp:positionH relativeFrom="column">
                <wp:posOffset>1242</wp:posOffset>
              </wp:positionH>
              <wp:positionV relativeFrom="paragraph">
                <wp:posOffset>-79953</wp:posOffset>
              </wp:positionV>
              <wp:extent cx="1320371" cy="198874"/>
              <wp:effectExtent l="0" t="0" r="0" b="0"/>
              <wp:wrapNone/>
              <wp:docPr id="316" name="Picture 316"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316"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81120" behindDoc="0" locked="0" layoutInCell="1" allowOverlap="1" wp14:anchorId="21CB55AB" wp14:editId="10A2375F">
                  <wp:simplePos x="0" y="0"/>
                  <wp:positionH relativeFrom="rightMargin">
                    <wp:posOffset>-1040765</wp:posOffset>
                  </wp:positionH>
                  <wp:positionV relativeFrom="paragraph">
                    <wp:posOffset>-133350</wp:posOffset>
                  </wp:positionV>
                  <wp:extent cx="1148715" cy="377825"/>
                  <wp:effectExtent l="0" t="0" r="0" b="3175"/>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EB196C" w:rsidRPr="0075277E" w:rsidRDefault="00EB196C"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6" type="#_x0000_t202" style="position:absolute;left:0;text-align:left;margin-left:-81.95pt;margin-top:-10.5pt;width:90.45pt;height:29.75pt;z-index:2517811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" filled="f" stroked="f">
                  <v:textbox>
                    <w:txbxContent>
                      <w:p w:rsidR="00EB196C" w:rsidRPr="0075277E" w:rsidRDefault="00EB196C" w:rsidP="00016063">
                        <w:pPr>
                          <w:jc w:val="right"/>
                          <w:rPr>
                            <w:b/>
                            <w:color w:val="69747A"/>
                          </w:rPr>
                        </w:pPr>
                        <w:r w:rsidRPr="0075277E">
                          <w:rPr>
                            <w:b/>
                            <w:color w:val="69747A"/>
                          </w:rPr>
                          <w:t>discoverydns.com</w:t>
                        </w:r>
                      </w:p>
                    </w:txbxContent>
                  </v:textbox>
                  <w10:wrap anchorx="margin"/>
                </v:shape>
              </w:pict>
            </mc:Fallback>
          </mc:AlternateContent>
        </w:r>
        <w:r>
          <w:t xml:space="preserve">Page </w:t>
        </w:r>
        <w:r>
          <w:fldChar w:fldCharType="begin"/>
        </w:r>
        <w:r>
          <w:instrText xml:space="preserve"> PAGE   \* MERGEFORMAT </w:instrText>
        </w:r>
        <w:r>
          <w:fldChar w:fldCharType="separate"/>
        </w:r>
        <w:r w:rsidR="005E71F8">
          <w:rPr>
            <w:noProof/>
          </w:rPr>
          <w:t>23</w:t>
        </w:r>
        <w:r>
          <w:rPr>
            <w:noProof/>
          </w:rPr>
          <w:fldChar w:fldCharType="end"/>
        </w:r>
        <w:r>
          <w:rPr>
            <w:rFonts w:ascii="Calibri" w:eastAsia="Calibri" w:hAnsi="Calibri" w:cs="Times New Roman"/>
            <w:noProof/>
            <w:color w:val="auto"/>
            <w:lang w:eastAsia="en-AU"/>
          </w:rPr>
          <mc:AlternateContent>
            <mc:Choice Requires="wps">
              <w:drawing>
                <wp:anchor distT="0" distB="0" distL="114300" distR="114300" simplePos="0" relativeHeight="251797504" behindDoc="0" locked="0" layoutInCell="1" allowOverlap="1" wp14:anchorId="3A32FE78" wp14:editId="51591BF5">
                  <wp:simplePos x="0" y="0"/>
                  <wp:positionH relativeFrom="page">
                    <wp:align>center</wp:align>
                  </wp:positionH>
                  <wp:positionV relativeFrom="paragraph">
                    <wp:posOffset>161925</wp:posOffset>
                  </wp:positionV>
                  <wp:extent cx="5399405" cy="23114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31140"/>
                          </a:xfrm>
                          <a:prstGeom prst="rect">
                            <a:avLst/>
                          </a:prstGeom>
                          <a:noFill/>
                          <a:ln w="9525">
                            <a:noFill/>
                            <a:miter lim="800000"/>
                            <a:headEnd/>
                            <a:tailEnd/>
                          </a:ln>
                        </wps:spPr>
                        <wps:txbx>
                          <w:txbxContent>
                            <w:p w:rsidR="00EB196C" w:rsidRPr="00A33A1B" w:rsidRDefault="000341AC" w:rsidP="00CA0A87">
                              <w:pPr>
                                <w:pStyle w:val="Classification"/>
                              </w:pPr>
                              <w:fldSimple w:instr=" STYLEREF  &quot;Document Classification&quot; ">
                                <w:r w:rsidR="005E71F8">
                                  <w:rPr>
                                    <w:noProof/>
                                  </w:rPr>
                                  <w:t>Public</w:t>
                                </w:r>
                              </w:fldSimple>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7" type="#_x0000_t202" style="position:absolute;left:0;text-align:left;margin-left:0;margin-top:12.75pt;width:425.15pt;height:18.2pt;z-index:251797504;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" filled="f" stroked="f">
                  <v:textbox style="mso-fit-shape-to-text:t">
                    <w:txbxContent>
                      <w:p w:rsidR="00EB196C" w:rsidRPr="00A33A1B" w:rsidRDefault="000341AC" w:rsidP="00CA0A87">
                        <w:pPr>
                          <w:pStyle w:val="Classification"/>
                        </w:pPr>
                        <w:fldSimple w:instr=" STYLEREF  &quot;Document Classification&quot; ">
                          <w:r w:rsidR="005E71F8">
                            <w:rPr>
                              <w:noProof/>
                            </w:rPr>
                            <w:t>Public</w:t>
                          </w:r>
                        </w:fldSimple>
                      </w:p>
                    </w:txbxContent>
                  </v:textbox>
                  <w10:wrap anchorx="page"/>
                </v:shape>
              </w:pict>
            </mc:Fallback>
          </mc:AlternateContent>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196C" w:rsidRPr="00B26A5F" w:rsidRDefault="00EB196C" w:rsidP="00B26A5F">
    <w:pPr>
      <w:pStyle w:val="Footer"/>
    </w:pPr>
    <w:r>
      <w:rPr>
        <w:noProof/>
        <w:lang w:eastAsia="en-AU"/>
      </w:rPr>
      <w:drawing>
        <wp:anchor distT="0" distB="0" distL="114300" distR="114300" simplePos="0" relativeHeight="251788288" behindDoc="0" locked="0" layoutInCell="1" allowOverlap="1">
          <wp:simplePos x="0" y="0"/>
          <wp:positionH relativeFrom="column">
            <wp:posOffset>1242</wp:posOffset>
          </wp:positionH>
          <wp:positionV relativeFrom="paragraph">
            <wp:posOffset>-78959</wp:posOffset>
          </wp:positionV>
          <wp:extent cx="1320371" cy="198874"/>
          <wp:effectExtent l="0" t="0" r="0" b="0"/>
          <wp:wrapNone/>
          <wp:docPr id="325" name="Picture 325"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325"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noProof/>
        <w:lang w:eastAsia="en-AU"/>
      </w:rPr>
      <mc:AlternateContent>
        <mc:Choice Requires="wps">
          <w:drawing>
            <wp:anchor distT="0" distB="0" distL="114300" distR="114300" simplePos="0" relativeHeight="251789312" behindDoc="0" locked="0" layoutInCell="1" allowOverlap="1">
              <wp:simplePos x="0" y="0"/>
              <wp:positionH relativeFrom="rightMargin">
                <wp:posOffset>-1040765</wp:posOffset>
              </wp:positionH>
              <wp:positionV relativeFrom="paragraph">
                <wp:posOffset>-133350</wp:posOffset>
              </wp:positionV>
              <wp:extent cx="1148715" cy="377825"/>
              <wp:effectExtent l="0" t="0" r="0" b="3175"/>
              <wp:wrapNone/>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EB196C" w:rsidRPr="0075277E" w:rsidRDefault="00EB196C"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8" type="#_x0000_t202" style="position:absolute;left:0;text-align:left;margin-left:-81.95pt;margin-top:-10.5pt;width:90.45pt;height:29.75pt;z-index:2517893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" filled="f" stroked="f">
              <v:textbox>
                <w:txbxContent>
                  <w:p w:rsidR="00EB196C" w:rsidRPr="0075277E" w:rsidRDefault="00EB196C" w:rsidP="00016063">
                    <w:pPr>
                      <w:jc w:val="right"/>
                      <w:rPr>
                        <w:b/>
                        <w:color w:val="69747A"/>
                      </w:rPr>
                    </w:pPr>
                    <w:r w:rsidRPr="0075277E">
                      <w:rPr>
                        <w:b/>
                        <w:color w:val="69747A"/>
                      </w:rPr>
                      <w:t>discoverydns.com</w:t>
                    </w:r>
                  </w:p>
                </w:txbxContent>
              </v:textbox>
              <w10:wrap anchorx="margin"/>
            </v:shape>
          </w:pict>
        </mc:Fallback>
      </mc:AlternateContent>
    </w:r>
    <w:r>
      <w:t xml:space="preserve">Page </w:t>
    </w:r>
    <w:r>
      <w:fldChar w:fldCharType="begin"/>
    </w:r>
    <w:r>
      <w:instrText xml:space="preserve"> PAGE   \* MERGEFORMAT </w:instrText>
    </w:r>
    <w:r>
      <w:fldChar w:fldCharType="separate"/>
    </w:r>
    <w:r w:rsidR="005061EE">
      <w:rPr>
        <w:noProof/>
      </w:rPr>
      <w:t>94</w:t>
    </w:r>
    <w:r>
      <w:rPr>
        <w:noProof/>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4760381"/>
      <w:docPartObj>
        <w:docPartGallery w:val="Page Numbers (Bottom of Page)"/>
        <w:docPartUnique/>
      </w:docPartObj>
    </w:sdtPr>
    <w:sdtEndPr>
      <w:rPr>
        <w:noProof/>
      </w:rPr>
    </w:sdtEndPr>
    <w:sdtContent>
      <w:p w:rsidR="00EB196C" w:rsidRDefault="00EB196C" w:rsidP="00B26A5F">
        <w:pPr>
          <w:pStyle w:val="Footer"/>
        </w:pPr>
        <w:r>
          <w:t xml:space="preserve">Page </w:t>
        </w:r>
        <w:r>
          <w:fldChar w:fldCharType="begin"/>
        </w:r>
        <w:r>
          <w:instrText xml:space="preserve"> PAGE   \* MERGEFORMAT </w:instrText>
        </w:r>
        <w:r>
          <w:fldChar w:fldCharType="separate"/>
        </w:r>
        <w:r w:rsidR="00961B66">
          <w:rPr>
            <w:noProof/>
          </w:rPr>
          <w:t>93</w:t>
        </w:r>
        <w:r>
          <w:rPr>
            <w:noProof/>
          </w:rPr>
          <w:fldChar w:fldCharType="end"/>
        </w:r>
        <w:r>
          <w:rPr>
            <w:caps/>
            <w:noProof/>
            <w:color w:val="auto"/>
            <w:lang w:eastAsia="en-AU"/>
          </w:rPr>
          <mc:AlternateContent>
            <mc:Choice Requires="wpg">
              <w:drawing>
                <wp:anchor distT="0" distB="0" distL="114300" distR="114300" simplePos="0" relativeHeight="251786240" behindDoc="0" locked="0" layoutInCell="1" allowOverlap="1" wp14:anchorId="38F07530" wp14:editId="7BCC7DBD">
                  <wp:simplePos x="0" y="0"/>
                  <wp:positionH relativeFrom="column">
                    <wp:posOffset>0</wp:posOffset>
                  </wp:positionH>
                  <wp:positionV relativeFrom="paragraph">
                    <wp:posOffset>-144145</wp:posOffset>
                  </wp:positionV>
                  <wp:extent cx="5507990" cy="377825"/>
                  <wp:effectExtent l="0" t="0" r="0" b="3175"/>
                  <wp:wrapNone/>
                  <wp:docPr id="321" name="Group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07990" cy="377825"/>
                            <a:chOff x="0" y="0"/>
                            <a:chExt cx="5506108" cy="377825"/>
                          </a:xfrm>
                        </wpg:grpSpPr>
                        <pic:pic xmlns:pic="http://schemas.openxmlformats.org/drawingml/2006/picture">
                          <pic:nvPicPr>
                            <pic:cNvPr id="322" name="Picture 322"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63611"/>
                              <a:ext cx="1319917" cy="198782"/>
                            </a:xfrm>
                            <a:prstGeom prst="rect">
                              <a:avLst/>
                            </a:prstGeom>
                            <a:noFill/>
                            <a:ln>
                              <a:noFill/>
                            </a:ln>
                          </pic:spPr>
                        </pic:pic>
                        <wps:wsp>
                          <wps:cNvPr id="323" name="Text Box 2"/>
                          <wps:cNvSpPr txBox="1">
                            <a:spLocks noChangeArrowheads="1"/>
                          </wps:cNvSpPr>
                          <wps:spPr bwMode="auto">
                            <a:xfrm>
                              <a:off x="4357315" y="0"/>
                              <a:ext cx="1148793" cy="377825"/>
                            </a:xfrm>
                            <a:prstGeom prst="rect">
                              <a:avLst/>
                            </a:prstGeom>
                            <a:noFill/>
                            <a:ln w="9525">
                              <a:noFill/>
                              <a:miter lim="800000"/>
                              <a:headEnd/>
                              <a:tailEnd/>
                            </a:ln>
                          </wps:spPr>
                          <wps:txbx>
                            <w:txbxContent>
                              <w:p w:rsidR="00EB196C" w:rsidRPr="0075277E" w:rsidRDefault="00EB196C"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321" o:spid="_x0000_s1039" style="position:absolute;left:0;text-align:left;margin-left:0;margin-top:-11.35pt;width:433.7pt;height:29.75pt;z-index:251786240;mso-width-relative:margin;mso-height-relative:margin" coordsize="55061,37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2" o:spid="_x0000_s1040" type="#_x0000_t75" style="position:absolute;top:636;width:13199;height:19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Cti7HAAAA3AAAAA8AAABkcnMvZG93bnJldi54bWxEj0FrwkAUhO+F/oflFXopumkEqdFVQqHU&#10;IgWrHvT2yL5mg9m3Ibsm8d93hYLHYWa+YRarwdaio9ZXjhW8jhMQxIXTFZcKDvuP0RsIH5A11o5J&#10;wZU8rJaPDwvMtOv5h7pdKEWEsM9QgQmhyaT0hSGLfuwa4uj9utZiiLItpW6xj3BbyzRJptJixXHB&#10;YEPvhorz7mIVHDcvRb7Nr/3MfO/PbvJ52k67L6Wen4Z8DiLQEO7h//ZaK5ikKdzOxCMgl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QCti7HAAAA3AAAAA8AAAAAAAAAAAAA&#10;AAAAnwIAAGRycy9kb3ducmV2LnhtbFBLBQYAAAAABAAEAPcAAACTAwAAAAA=&#10;">
                    <v:imagedata r:id="rId2" o:title="DiscoveryDNS - Logo" chromakey="white"/>
                    <v:path arrowok="t"/>
                  </v:shape>
                  <v:shapetype id="_x0000_t202" coordsize="21600,21600" o:spt="202" path="m,l,21600r21600,l21600,xe">
                    <v:stroke joinstyle="miter"/>
                    <v:path gradientshapeok="t" o:connecttype="rect"/>
                  </v:shapetype>
                  <v:shape id="_x0000_s1041" type="#_x0000_t202" style="position:absolute;left:43573;width:11488;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FsQA&#10;AADcAAAADwAAAGRycy9kb3ducmV2LnhtbESPQWvCQBSE74L/YXmCt7qrtsVGVxFF6MnStBa8PbLP&#10;JJh9G7Krif/eFQoeh5n5hlmsOluJKzW+dKxhPFIgiDNnSs41/P7sXmYgfEA2WDkmDTfysFr2ewtM&#10;jGv5m65pyEWEsE9QQxFCnUjps4Is+pGriaN3co3FEGWTS9NgG+G2khOl3qXFkuNCgTVtCsrO6cVq&#10;OOxPx79X9ZVv7Vvduk5Jth9S6+GgW89BBOrCM/zf/jQappM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zsxbEAAAA3AAAAA8AAAAAAAAAAAAAAAAAmAIAAGRycy9k&#10;b3ducmV2LnhtbFBLBQYAAAAABAAEAPUAAACJAwAAAAA=&#10;" filled="f" stroked="f">
                    <v:textbox>
                      <w:txbxContent>
                        <w:p w:rsidR="00EB196C" w:rsidRPr="0075277E" w:rsidRDefault="00EB196C" w:rsidP="00016063">
                          <w:pPr>
                            <w:jc w:val="right"/>
                            <w:rPr>
                              <w:b/>
                              <w:color w:val="69747A"/>
                            </w:rPr>
                          </w:pPr>
                          <w:r w:rsidRPr="0075277E">
                            <w:rPr>
                              <w:b/>
                              <w:color w:val="69747A"/>
                            </w:rPr>
                            <w:t>discoverydns.com</w:t>
                          </w:r>
                        </w:p>
                      </w:txbxContent>
                    </v:textbox>
                  </v:shape>
                </v:group>
              </w:pict>
            </mc:Fallback>
          </mc:AlternateContent>
        </w:r>
        <w:r>
          <w:rPr>
            <w:rFonts w:ascii="Calibri" w:eastAsia="Calibri" w:hAnsi="Calibri" w:cs="Times New Roman"/>
            <w:noProof/>
            <w:color w:val="auto"/>
            <w:lang w:eastAsia="en-AU"/>
          </w:rPr>
          <mc:AlternateContent>
            <mc:Choice Requires="wps">
              <w:drawing>
                <wp:anchor distT="0" distB="0" distL="114300" distR="114300" simplePos="0" relativeHeight="251801600" behindDoc="0" locked="0" layoutInCell="1" allowOverlap="1" wp14:anchorId="6F00AA8D" wp14:editId="079BDCD6">
                  <wp:simplePos x="0" y="0"/>
                  <wp:positionH relativeFrom="page">
                    <wp:align>center</wp:align>
                  </wp:positionH>
                  <wp:positionV relativeFrom="paragraph">
                    <wp:posOffset>161925</wp:posOffset>
                  </wp:positionV>
                  <wp:extent cx="5399405" cy="23114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31140"/>
                          </a:xfrm>
                          <a:prstGeom prst="rect">
                            <a:avLst/>
                          </a:prstGeom>
                          <a:noFill/>
                          <a:ln w="9525">
                            <a:noFill/>
                            <a:miter lim="800000"/>
                            <a:headEnd/>
                            <a:tailEnd/>
                          </a:ln>
                        </wps:spPr>
                        <wps:txbx>
                          <w:txbxContent>
                            <w:p w:rsidR="00EB196C" w:rsidRPr="00A33A1B" w:rsidRDefault="000341AC" w:rsidP="00CA0A87">
                              <w:pPr>
                                <w:pStyle w:val="Classification"/>
                              </w:pPr>
                              <w:fldSimple w:instr=" STYLEREF  &quot;Document Classification&quot; ">
                                <w:r w:rsidR="00961B66">
                                  <w:rPr>
                                    <w:noProof/>
                                  </w:rPr>
                                  <w:t>Public</w:t>
                                </w:r>
                              </w:fldSimple>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42" type="#_x0000_t202" style="position:absolute;left:0;text-align:left;margin-left:0;margin-top:12.75pt;width:425.15pt;height:18.2pt;z-index:251801600;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" filled="f" stroked="f">
                  <v:textbox style="mso-fit-shape-to-text:t">
                    <w:txbxContent>
                      <w:p w:rsidR="00EB196C" w:rsidRPr="00A33A1B" w:rsidRDefault="000341AC" w:rsidP="00CA0A87">
                        <w:pPr>
                          <w:pStyle w:val="Classification"/>
                        </w:pPr>
                        <w:r>
                          <w:fldChar w:fldCharType="begin"/>
                        </w:r>
                        <w:r>
                          <w:instrText xml:space="preserve"> STYLEREF  "Document Classification" </w:instrText>
                        </w:r>
                        <w:r>
                          <w:fldChar w:fldCharType="separate"/>
                        </w:r>
                        <w:r w:rsidR="00961B66">
                          <w:rPr>
                            <w:noProof/>
                          </w:rPr>
                          <w:t>Public</w:t>
                        </w:r>
                        <w:r>
                          <w:rPr>
                            <w:noProof/>
                          </w:rPr>
                          <w:fldChar w:fldCharType="end"/>
                        </w:r>
                      </w:p>
                    </w:txbxContent>
                  </v:textbox>
                  <w10:wrap anchorx="page"/>
                </v:shape>
              </w:pict>
            </mc:Fallback>
          </mc:AlternateContent>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196C" w:rsidRPr="002D6CE7" w:rsidRDefault="00EB196C" w:rsidP="002D6CE7">
    <w:pPr>
      <w:pStyle w:val="Footer"/>
    </w:pPr>
    <w:r>
      <w:rPr>
        <w:noProof/>
        <w:lang w:eastAsia="en-AU"/>
      </w:rPr>
      <mc:AlternateContent>
        <mc:Choice Requires="wpg">
          <w:drawing>
            <wp:anchor distT="0" distB="0" distL="114300" distR="114300" simplePos="0" relativeHeight="251772928" behindDoc="0" locked="0" layoutInCell="1" allowOverlap="1">
              <wp:simplePos x="0" y="0"/>
              <wp:positionH relativeFrom="column">
                <wp:posOffset>-611505</wp:posOffset>
              </wp:positionH>
              <wp:positionV relativeFrom="paragraph">
                <wp:posOffset>-285750</wp:posOffset>
              </wp:positionV>
              <wp:extent cx="6591882" cy="431799"/>
              <wp:effectExtent l="0" t="0" r="0" b="0"/>
              <wp:wrapNone/>
              <wp:docPr id="300" name="Group 3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91882" cy="431799"/>
                        <a:chOff x="0" y="0"/>
                        <a:chExt cx="6591688" cy="440890"/>
                      </a:xfrm>
                    </wpg:grpSpPr>
                    <wps:wsp>
                      <wps:cNvPr id="301" name="Text Box 2"/>
                      <wps:cNvSpPr txBox="1">
                        <a:spLocks noChangeArrowheads="1"/>
                      </wps:cNvSpPr>
                      <wps:spPr bwMode="auto">
                        <a:xfrm>
                          <a:off x="0" y="0"/>
                          <a:ext cx="3602248" cy="440890"/>
                        </a:xfrm>
                        <a:prstGeom prst="rect">
                          <a:avLst/>
                        </a:prstGeom>
                        <a:noFill/>
                        <a:ln w="9525">
                          <a:noFill/>
                          <a:miter lim="800000"/>
                          <a:headEnd/>
                          <a:tailEnd/>
                        </a:ln>
                      </wps:spPr>
                      <wps:txbx>
                        <w:txbxContent>
                          <w:p w:rsidR="00EB196C" w:rsidRPr="00587DD8" w:rsidRDefault="00EB196C" w:rsidP="00016063">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303" name="Text Box 2"/>
                      <wps:cNvSpPr txBox="1">
                        <a:spLocks noChangeArrowheads="1"/>
                      </wps:cNvSpPr>
                      <wps:spPr bwMode="auto">
                        <a:xfrm>
                          <a:off x="4826441" y="0"/>
                          <a:ext cx="1765247" cy="440890"/>
                        </a:xfrm>
                        <a:prstGeom prst="rect">
                          <a:avLst/>
                        </a:prstGeom>
                        <a:noFill/>
                        <a:ln w="9525">
                          <a:noFill/>
                          <a:miter lim="800000"/>
                          <a:headEnd/>
                          <a:tailEnd/>
                        </a:ln>
                      </wps:spPr>
                      <wps:txbx>
                        <w:txbxContent>
                          <w:p w:rsidR="00EB196C" w:rsidRPr="00587DD8" w:rsidRDefault="00EB196C" w:rsidP="00016063">
                            <w:pPr>
                              <w:jc w:val="right"/>
                              <w:rPr>
                                <w:b/>
                                <w:color w:val="69747A"/>
                              </w:rPr>
                            </w:pPr>
                            <w:r w:rsidRPr="00587DD8">
                              <w:rPr>
                                <w:b/>
                                <w:color w:val="69747A"/>
                              </w:rPr>
                              <w:t>discoverydns.com</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id="Group 300" o:spid="_x0000_s1043" style="position:absolute;left:0;text-align:left;margin-left:-48.15pt;margin-top:-22.5pt;width:519.05pt;height:34pt;z-index:251772928;mso-width-relative:margin;mso-height-relative:margin" coordsize="65916,4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">
              <v:shapetype id="_x0000_t202" coordsize="21600,21600" o:spt="202" path="m,l,21600r21600,l21600,xe">
                <v:stroke joinstyle="miter"/>
                <v:path gradientshapeok="t" o:connecttype="rect"/>
              </v:shapetype>
              <v:shape id="_x0000_s1044" type="#_x0000_t202" style="position:absolute;width:36022;height:4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x5g8MA&#10;AADcAAAADwAAAGRycy9kb3ducmV2LnhtbESPzWrDMBCE74W8g9hAb43klIbiRgmhP5BDL0nd+2Jt&#10;LBNrZaxN7Lx9VSj0OMzMN8x6O4VOXWlIbWQLxcKAIq6ja7mxUH19PDyDSoLssItMFm6UYLuZ3a2x&#10;dHHkA12P0qgM4VSiBS/Sl1qn2lPAtIg9cfZOcQgoWQ6NdgOOGR46vTRmpQO2nBc89vTqqT4fL8GC&#10;iNsVt+o9pP339Pk2elM/YWXt/XzavYASmuQ//NfeOwuPpo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x5g8MAAADcAAAADwAAAAAAAAAAAAAAAACYAgAAZHJzL2Rv&#10;d25yZXYueG1sUEsFBgAAAAAEAAQA9QAAAIgDAAAAAA==&#10;" filled="f" stroked="f">
                <v:textbox style="mso-fit-shape-to-text:t">
                  <w:txbxContent>
                    <w:p w:rsidR="00EB196C" w:rsidRPr="00587DD8" w:rsidRDefault="00EB196C" w:rsidP="00016063">
                      <w:pPr>
                        <w:rPr>
                          <w:b/>
                          <w:color w:val="69747A"/>
                        </w:rPr>
                      </w:pPr>
                      <w:r w:rsidRPr="00587DD8">
                        <w:rPr>
                          <w:b/>
                          <w:color w:val="69747A"/>
                        </w:rPr>
                        <w:t>DiscoveryDNS – Powered by ARI Registry Services</w:t>
                      </w:r>
                    </w:p>
                  </w:txbxContent>
                </v:textbox>
              </v:shape>
              <v:shape id="_x0000_s1045" type="#_x0000_t202" style="position:absolute;left:48264;width:17652;height:4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JCb8IA&#10;AADcAAAADwAAAGRycy9kb3ducmV2LnhtbESPQWsCMRSE74X+h/AKvdVEpVK2RpFqwUMv6vb+2Lxu&#10;lm5els3TXf+9EQo9DjPzDbNcj6FVF+pTE9nCdGJAEVfRNVxbKE+fL2+gkiA7bCOThSslWK8eH5ZY&#10;uDjwgS5HqVWGcCrQghfpCq1T5SlgmsSOOHs/sQ8oWfa1dj0OGR5aPTNmoQM2nBc8dvThqfo9noMF&#10;EbeZXstdSPvv8Ws7eFO9Ymnt89O4eQclNMp/+K+9dxbmZg73M/kI6N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wkJvwgAAANwAAAAPAAAAAAAAAAAAAAAAAJgCAABkcnMvZG93&#10;bnJldi54bWxQSwUGAAAAAAQABAD1AAAAhwMAAAAA&#10;" filled="f" stroked="f">
                <v:textbox style="mso-fit-shape-to-text:t">
                  <w:txbxContent>
                    <w:p w:rsidR="00EB196C" w:rsidRPr="00587DD8" w:rsidRDefault="00EB196C" w:rsidP="00016063">
                      <w:pPr>
                        <w:jc w:val="right"/>
                        <w:rPr>
                          <w:b/>
                          <w:color w:val="69747A"/>
                        </w:rPr>
                      </w:pPr>
                      <w:r w:rsidRPr="00587DD8">
                        <w:rPr>
                          <w:b/>
                          <w:color w:val="69747A"/>
                        </w:rPr>
                        <w:t>discoverydns.com</w:t>
                      </w:r>
                    </w:p>
                  </w:txbxContent>
                </v:textbox>
              </v:shape>
            </v:group>
          </w:pict>
        </mc:Fallback>
      </mc:AlternateContent>
    </w:r>
    <w:r>
      <w:rPr>
        <w:noProof/>
        <w:lang w:eastAsia="en-AU"/>
      </w:rPr>
      <w:drawing>
        <wp:anchor distT="0" distB="0" distL="114300" distR="114300" simplePos="0" relativeHeight="251803648" behindDoc="0" locked="0" layoutInCell="1" allowOverlap="1">
          <wp:simplePos x="0" y="0"/>
          <wp:positionH relativeFrom="column">
            <wp:posOffset>-508304</wp:posOffset>
          </wp:positionH>
          <wp:positionV relativeFrom="paragraph">
            <wp:posOffset>43180</wp:posOffset>
          </wp:positionV>
          <wp:extent cx="961156" cy="374389"/>
          <wp:effectExtent l="0" t="0" r="0" b="6985"/>
          <wp:wrapNone/>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pic:cNvPicPr preferRelativeResize="0">
                    <a:picLocks/>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0" y="0"/>
                    <a:ext cx="961156" cy="374389"/>
                  </a:xfrm>
                  <a:prstGeom prst="rect">
                    <a:avLst/>
                  </a:prstGeom>
                  <a:ln>
                    <a:noFill/>
                  </a:ln>
                  <a:extLst>
                    <a:ext uri="{53640926-AAD7-44D8-BBD7-CCE9431645EC}">
                      <a14:shadowObscured xmlns:a14="http://schemas.microsoft.com/office/drawing/2010/main"/>
                    </a:ext>
                  </a:extLst>
                </pic:spPr>
              </pic:pic>
            </a:graphicData>
          </a:graphic>
        </wp:anchor>
      </w:drawing>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196C" w:rsidRPr="00E50380" w:rsidRDefault="00EB196C" w:rsidP="00E50380">
    <w:pPr>
      <w:pStyle w:val="Footer"/>
    </w:pPr>
    <w:r>
      <w:rPr>
        <w:noProof/>
        <w:lang w:eastAsia="en-AU"/>
      </w:rPr>
      <mc:AlternateContent>
        <mc:Choice Requires="wpg">
          <w:drawing>
            <wp:anchor distT="0" distB="0" distL="114300" distR="114300" simplePos="0" relativeHeight="251774976" behindDoc="0" locked="0" layoutInCell="1" allowOverlap="1">
              <wp:simplePos x="0" y="0"/>
              <wp:positionH relativeFrom="column">
                <wp:posOffset>-612140</wp:posOffset>
              </wp:positionH>
              <wp:positionV relativeFrom="paragraph">
                <wp:posOffset>-288290</wp:posOffset>
              </wp:positionV>
              <wp:extent cx="6591300" cy="698500"/>
              <wp:effectExtent l="0" t="0" r="0" b="6350"/>
              <wp:wrapNone/>
              <wp:docPr id="306" name="Group 3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91300" cy="698500"/>
                        <a:chOff x="0" y="0"/>
                        <a:chExt cx="6591106" cy="699715"/>
                      </a:xfrm>
                    </wpg:grpSpPr>
                    <wps:wsp>
                      <wps:cNvPr id="308" name="Text Box 2"/>
                      <wps:cNvSpPr txBox="1">
                        <a:spLocks noChangeArrowheads="1"/>
                      </wps:cNvSpPr>
                      <wps:spPr bwMode="auto">
                        <a:xfrm>
                          <a:off x="0" y="0"/>
                          <a:ext cx="3601720" cy="431165"/>
                        </a:xfrm>
                        <a:prstGeom prst="rect">
                          <a:avLst/>
                        </a:prstGeom>
                        <a:noFill/>
                        <a:ln w="9525">
                          <a:noFill/>
                          <a:miter lim="800000"/>
                          <a:headEnd/>
                          <a:tailEnd/>
                        </a:ln>
                      </wps:spPr>
                      <wps:txbx>
                        <w:txbxContent>
                          <w:p w:rsidR="00EB196C" w:rsidRPr="00587DD8" w:rsidRDefault="00EB196C" w:rsidP="00016063">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309" name="Text Box 2"/>
                      <wps:cNvSpPr txBox="1">
                        <a:spLocks noChangeArrowheads="1"/>
                      </wps:cNvSpPr>
                      <wps:spPr bwMode="auto">
                        <a:xfrm>
                          <a:off x="4826441" y="0"/>
                          <a:ext cx="1764665" cy="431165"/>
                        </a:xfrm>
                        <a:prstGeom prst="rect">
                          <a:avLst/>
                        </a:prstGeom>
                        <a:noFill/>
                        <a:ln w="9525">
                          <a:noFill/>
                          <a:miter lim="800000"/>
                          <a:headEnd/>
                          <a:tailEnd/>
                        </a:ln>
                      </wps:spPr>
                      <wps:txbx>
                        <w:txbxContent>
                          <w:p w:rsidR="00EB196C" w:rsidRPr="00587DD8" w:rsidRDefault="00EB196C" w:rsidP="00016063">
                            <w:pPr>
                              <w:jc w:val="right"/>
                              <w:rPr>
                                <w:b/>
                                <w:color w:val="69747A"/>
                              </w:rPr>
                            </w:pPr>
                            <w:r w:rsidRPr="00587DD8">
                              <w:rPr>
                                <w:b/>
                                <w:color w:val="69747A"/>
                              </w:rPr>
                              <w:t>discoverydns.com</w:t>
                            </w:r>
                          </w:p>
                        </w:txbxContent>
                      </wps:txbx>
                      <wps:bodyPr rot="0" vert="horz" wrap="square" lIns="91440" tIns="45720" rIns="91440" bIns="45720" anchor="t" anchorCtr="0">
                        <a:spAutoFit/>
                      </wps:bodyPr>
                    </wps:wsp>
                    <pic:pic xmlns:pic="http://schemas.openxmlformats.org/drawingml/2006/picture">
                      <pic:nvPicPr>
                        <pic:cNvPr id="310" name="Picture 310"/>
                        <pic:cNvPicPr>
                          <a:picLocks noChangeAspect="1"/>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79513" y="326003"/>
                          <a:ext cx="1081377" cy="373712"/>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306" o:spid="_x0000_s1046" style="position:absolute;left:0;text-align:left;margin-left:-48.2pt;margin-top:-22.7pt;width:519pt;height:55pt;z-index:251774976;mso-width-relative:margin;mso-height-relative:margin" coordsize="65911,6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">
              <v:shapetype id="_x0000_t202" coordsize="21600,21600" o:spt="202" path="m,l,21600r21600,l21600,xe">
                <v:stroke joinstyle="miter"/>
                <v:path gradientshapeok="t" o:connecttype="rect"/>
              </v:shapetype>
              <v:shape id="_x0000_s1047" type="#_x0000_t202" style="position:absolute;width:3601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bQHr8A&#10;AADcAAAADwAAAGRycy9kb3ducmV2LnhtbERPTWsCMRC9F/ofwgi91USlUrZGkargoZfq9j5sppvF&#10;zWTZjO7675uD0OPjfa82Y2jVjfrURLYwmxpQxFV0DdcWyvPh9R1UEmSHbWSycKcEm/Xz0woLFwf+&#10;pttJapVDOBVowYt0hdap8hQwTWNHnLnf2AeUDPtaux6HHB5aPTdmqQM2nBs8dvTpqbqcrsGCiNvO&#10;7uU+pOPP+LUbvKnesLT2ZTJuP0AJjfIvfriPzsLC5LX5TD4Cev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ZtAevwAAANwAAAAPAAAAAAAAAAAAAAAAAJgCAABkcnMvZG93bnJl&#10;di54bWxQSwUGAAAAAAQABAD1AAAAhAMAAAAA&#10;" filled="f" stroked="f">
                <v:textbox style="mso-fit-shape-to-text:t">
                  <w:txbxContent>
                    <w:p w:rsidR="00EB196C" w:rsidRPr="00587DD8" w:rsidRDefault="00EB196C" w:rsidP="00016063">
                      <w:pPr>
                        <w:rPr>
                          <w:b/>
                          <w:color w:val="69747A"/>
                        </w:rPr>
                      </w:pPr>
                      <w:r w:rsidRPr="00587DD8">
                        <w:rPr>
                          <w:b/>
                          <w:color w:val="69747A"/>
                        </w:rPr>
                        <w:t>DiscoveryDNS – Powered by ARI Registry Services</w:t>
                      </w:r>
                    </w:p>
                  </w:txbxContent>
                </v:textbox>
              </v:shape>
              <v:shape id="_x0000_s1048" type="#_x0000_t202" style="position:absolute;left:48264;width:1764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1hcMA&#10;AADcAAAADwAAAGRycy9kb3ducmV2LnhtbESPQWsCMRSE74X+h/AKvdXElpa6GkVqCx68VLf3x+a5&#10;Wdy8LJunu/77plDwOMzMN8xiNYZWXahPTWQL04kBRVxF13BtoTx8Pb2DSoLssI1MFq6UYLW8v1tg&#10;4eLA33TZS60yhFOBFrxIV2idKk8B0yR2xNk7xj6gZNnX2vU4ZHho9bMxbzpgw3nBY0cfnqrT/hws&#10;iLj19Fp+hrT9GXebwZvqFUtrHx/G9RyU0Ci38H976yy8mBn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p1hcMAAADcAAAADwAAAAAAAAAAAAAAAACYAgAAZHJzL2Rv&#10;d25yZXYueG1sUEsFBgAAAAAEAAQA9QAAAIgDAAAAAA==&#10;" filled="f" stroked="f">
                <v:textbox style="mso-fit-shape-to-text:t">
                  <w:txbxContent>
                    <w:p w:rsidR="00EB196C" w:rsidRPr="00587DD8" w:rsidRDefault="00EB196C" w:rsidP="00016063">
                      <w:pPr>
                        <w:jc w:val="right"/>
                        <w:rPr>
                          <w:b/>
                          <w:color w:val="69747A"/>
                        </w:rPr>
                      </w:pPr>
                      <w:r w:rsidRPr="00587DD8">
                        <w:rPr>
                          <w:b/>
                          <w:color w:val="69747A"/>
                        </w:rPr>
                        <w:t>discoverydns.com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0" o:spid="_x0000_s1049" type="#_x0000_t75" style="position:absolute;left:795;top:3260;width:10813;height:37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Jnq/DAAAA3AAAAA8AAABkcnMvZG93bnJldi54bWxEj8FqwzAMhu+DvoNRYbfVSTtGSeuGdJCy&#10;21jbBxCxmoTGcoi9JN3TT4fBjuLX/0nfPp9dp0YaQuvZQLpKQBFX3rZcG7heypctqBCRLXaeycCD&#10;AuSHxdMeM+sn/qLxHGslEA4ZGmhi7DOtQ9WQw7DyPbFkNz84jDIOtbYDTgJ3nV4nyZt22LJcaLCn&#10;94aq+/nbCeX081rS3F2SFO9V0fpw/CyDMc/LudiBijTH/+W/9oc1sEnlfZEREdCH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4mer8MAAADcAAAADwAAAAAAAAAAAAAAAACf&#10;AgAAZHJzL2Rvd25yZXYueG1sUEsFBgAAAAAEAAQA9wAAAI8DAAAAAA==&#10;">
                <v:imagedata r:id="rId2" o:title=""/>
                <v:path arrowok="t"/>
              </v:shap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4EB0" w:rsidRDefault="000F4EB0" w:rsidP="00626767">
      <w:pPr>
        <w:spacing w:before="0" w:after="0" w:line="240" w:lineRule="auto"/>
      </w:pPr>
      <w:r>
        <w:separator/>
      </w:r>
    </w:p>
  </w:footnote>
  <w:footnote w:type="continuationSeparator" w:id="0">
    <w:p w:rsidR="000F4EB0" w:rsidRDefault="000F4EB0" w:rsidP="00626767">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196C" w:rsidRDefault="000341AC" w:rsidP="001D418F">
    <w:pPr>
      <w:pStyle w:val="Header"/>
      <w:rPr>
        <w:noProof/>
      </w:rPr>
    </w:pPr>
    <w:fldSimple w:instr=" STYLEREF  &quot;Document Title&quot; ">
      <w:r w:rsidR="005061EE">
        <w:rPr>
          <w:noProof/>
        </w:rPr>
        <w:t>DiscoveryDNS API</w:t>
      </w:r>
    </w:fldSimple>
  </w:p>
  <w:p w:rsidR="00EB196C" w:rsidRDefault="00EB196C" w:rsidP="00EC4595">
    <w:pPr>
      <w:pStyle w:val="Version"/>
    </w:pPr>
    <w:r>
      <w:fldChar w:fldCharType="begin"/>
    </w:r>
    <w:r>
      <w:instrText xml:space="preserve"> STYLEREF  "Document Version"  \* MERGEFORMAT </w:instrTex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196C" w:rsidRDefault="000F4EB0" w:rsidP="001D418F">
    <w:pPr>
      <w:pStyle w:val="Header"/>
    </w:pPr>
    <w:sdt>
      <w:sdtPr>
        <w:id w:val="-267088073"/>
        <w:docPartObj>
          <w:docPartGallery w:val="Page Numbers (Margins)"/>
          <w:docPartUnique/>
        </w:docPartObj>
      </w:sdtPr>
      <w:sdtEndPr/>
      <w:sdtContent/>
    </w:sdt>
    <w:r w:rsidR="00EB196C">
      <w:fldChar w:fldCharType="begin"/>
    </w:r>
    <w:r w:rsidR="00EB196C">
      <w:instrText xml:space="preserve"> STYLEREF  "Document Title" </w:instrText>
    </w:r>
    <w:r w:rsidR="00EB196C">
      <w:fldChar w:fldCharType="separate"/>
    </w:r>
    <w:r w:rsidR="005061EE">
      <w:rPr>
        <w:noProof/>
      </w:rPr>
      <w:t>DiscoveryDNS API</w:t>
    </w:r>
    <w:r w:rsidR="00EB196C">
      <w:fldChar w:fldCharType="end"/>
    </w:r>
  </w:p>
  <w:p w:rsidR="00EB196C" w:rsidRPr="001D418F" w:rsidRDefault="00EB196C" w:rsidP="00D80CAE">
    <w:pPr>
      <w:pStyle w:val="Version"/>
    </w:pPr>
    <w:r>
      <w:fldChar w:fldCharType="begin"/>
    </w:r>
    <w:r>
      <w:instrText xml:space="preserve"> STYLEREF  "Document Version"  \* MERGEFORMAT </w:instrTex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196C" w:rsidRDefault="00EB196C">
    <w:pPr>
      <w:pStyle w:val="Header"/>
    </w:pPr>
    <w:r>
      <w:rPr>
        <w:noProof/>
        <w:lang w:eastAsia="en-AU"/>
      </w:rPr>
      <w:drawing>
        <wp:anchor distT="0" distB="0" distL="114300" distR="114300" simplePos="0" relativeHeight="251730944" behindDoc="0" locked="0" layoutInCell="1" allowOverlap="1" wp14:anchorId="5082E845" wp14:editId="4915705D">
          <wp:simplePos x="0" y="0"/>
          <wp:positionH relativeFrom="column">
            <wp:posOffset>-522909</wp:posOffset>
          </wp:positionH>
          <wp:positionV relativeFrom="paragraph">
            <wp:posOffset>107950</wp:posOffset>
          </wp:positionV>
          <wp:extent cx="4579200" cy="680400"/>
          <wp:effectExtent l="0" t="0" r="0" b="5715"/>
          <wp:wrapNone/>
          <wp:docPr id="12" name="Picture 12" descr="C:\Users\peter.maurer\Desktop\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eter.maurer\Desktop\DiscoveryDNS - Logo.png"/>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579200" cy="680400"/>
                  </a:xfrm>
                  <a:prstGeom prst="rect">
                    <a:avLst/>
                  </a:prstGeom>
                  <a:noFill/>
                  <a:ln>
                    <a:noFill/>
                  </a:ln>
                </pic:spPr>
              </pic:pic>
            </a:graphicData>
          </a:graphic>
        </wp:anchor>
      </w:drawing>
    </w:r>
    <w:r>
      <w:rPr>
        <w:noProof/>
        <w:lang w:eastAsia="en-AU"/>
      </w:rPr>
      <w:drawing>
        <wp:anchor distT="0" distB="0" distL="114300" distR="114300" simplePos="0" relativeHeight="251667454" behindDoc="1" locked="0" layoutInCell="1" allowOverlap="1" wp14:anchorId="56847CB2" wp14:editId="33B09B7F">
          <wp:simplePos x="0" y="0"/>
          <wp:positionH relativeFrom="page">
            <wp:posOffset>0</wp:posOffset>
          </wp:positionH>
          <wp:positionV relativeFrom="page">
            <wp:posOffset>0</wp:posOffset>
          </wp:positionV>
          <wp:extent cx="7560000" cy="10692000"/>
          <wp:effectExtent l="0" t="0" r="3175" b="0"/>
          <wp:wrapNone/>
          <wp:docPr id="13" name="Picture 13" descr="C:\Users\peter.maurer\Desktop\disco-a4_72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maurer\Desktop\disco-a4_72dpi.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60000" cy="10692000"/>
                  </a:xfrm>
                  <a:prstGeom prst="rect">
                    <a:avLst/>
                  </a:prstGeom>
                  <a:noFill/>
                  <a:ln>
                    <a:noFill/>
                  </a:ln>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196C" w:rsidRDefault="000341AC" w:rsidP="00F51719">
    <w:pPr>
      <w:pStyle w:val="Header"/>
      <w:rPr>
        <w:noProof/>
      </w:rPr>
    </w:pPr>
    <w:fldSimple w:instr=" STYLEREF  &quot;Document Title&quot; ">
      <w:r w:rsidR="005E71F8">
        <w:rPr>
          <w:noProof/>
        </w:rPr>
        <w:t>DiscoveryDNS API</w:t>
      </w:r>
    </w:fldSimple>
  </w:p>
  <w:p w:rsidR="00EB196C" w:rsidRDefault="00EB196C" w:rsidP="00CA0A87">
    <w:pPr>
      <w:pStyle w:val="Version"/>
    </w:pPr>
    <w:r>
      <w:fldChar w:fldCharType="begin"/>
    </w:r>
    <w:r>
      <w:instrText xml:space="preserve"> STYLEREF  "Document Version"  \* MERGEFORMAT </w:instrTex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196C" w:rsidRDefault="000F4EB0" w:rsidP="00851FA0">
    <w:pPr>
      <w:pStyle w:val="Header"/>
    </w:pPr>
    <w:sdt>
      <w:sdtPr>
        <w:id w:val="375118503"/>
        <w:docPartObj>
          <w:docPartGallery w:val="Page Numbers (Margins)"/>
          <w:docPartUnique/>
        </w:docPartObj>
      </w:sdtPr>
      <w:sdtEndPr/>
      <w:sdtContent/>
    </w:sdt>
    <w:r w:rsidR="00EB196C">
      <w:fldChar w:fldCharType="begin"/>
    </w:r>
    <w:r w:rsidR="00EB196C">
      <w:instrText xml:space="preserve"> STYLEREF  "Document Title" </w:instrText>
    </w:r>
    <w:r w:rsidR="00EB196C">
      <w:fldChar w:fldCharType="separate"/>
    </w:r>
    <w:r w:rsidR="005E71F8">
      <w:rPr>
        <w:noProof/>
      </w:rPr>
      <w:t>DiscoveryDNS API</w:t>
    </w:r>
    <w:r w:rsidR="00EB196C">
      <w:fldChar w:fldCharType="end"/>
    </w:r>
  </w:p>
  <w:p w:rsidR="00EB196C" w:rsidRDefault="00EB196C" w:rsidP="00EC4595">
    <w:pPr>
      <w:pStyle w:val="Version"/>
    </w:pPr>
    <w:r>
      <w:fldChar w:fldCharType="begin"/>
    </w:r>
    <w:r>
      <w:instrText xml:space="preserve"> STYLEREF  "Document Version"  \* MERGEFORMAT </w:instrTex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196C" w:rsidRPr="00166B34" w:rsidRDefault="000341AC" w:rsidP="00F51719">
    <w:pPr>
      <w:pStyle w:val="Header"/>
    </w:pPr>
    <w:fldSimple w:instr=" STYLEREF  &quot;Document Title&quot; ">
      <w:r w:rsidR="005061EE">
        <w:rPr>
          <w:noProof/>
        </w:rPr>
        <w:t>DiscoveryDNS API</w:t>
      </w:r>
    </w:fldSimple>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196C" w:rsidRDefault="000F4EB0" w:rsidP="00851FA0">
    <w:pPr>
      <w:pStyle w:val="Header"/>
    </w:pPr>
    <w:sdt>
      <w:sdtPr>
        <w:id w:val="-1152597269"/>
        <w:docPartObj>
          <w:docPartGallery w:val="Page Numbers (Margins)"/>
          <w:docPartUnique/>
        </w:docPartObj>
      </w:sdtPr>
      <w:sdtEndPr/>
      <w:sdtContent/>
    </w:sdt>
    <w:r w:rsidR="00EB196C">
      <w:fldChar w:fldCharType="begin"/>
    </w:r>
    <w:r w:rsidR="00EB196C">
      <w:instrText xml:space="preserve"> STYLEREF  "Document Title" </w:instrText>
    </w:r>
    <w:r w:rsidR="00EB196C">
      <w:fldChar w:fldCharType="separate"/>
    </w:r>
    <w:r w:rsidR="00961B66">
      <w:rPr>
        <w:noProof/>
      </w:rPr>
      <w:t>DiscoveryDNS API</w:t>
    </w:r>
    <w:r w:rsidR="00EB196C">
      <w:fldChar w:fldCharType="end"/>
    </w:r>
  </w:p>
  <w:p w:rsidR="00EB196C" w:rsidRDefault="00EB196C" w:rsidP="00CA0A87">
    <w:pPr>
      <w:pStyle w:val="Version"/>
    </w:pPr>
    <w:r>
      <w:fldChar w:fldCharType="begin"/>
    </w:r>
    <w:r>
      <w:instrText xml:space="preserve"> STYLEREF  "Document Version"  \* MERGEFORMAT </w:instrTex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196C" w:rsidRDefault="00EB196C" w:rsidP="00224DB4">
    <w:pPr>
      <w:pStyle w:val="Header"/>
      <w:tabs>
        <w:tab w:val="left" w:pos="1770"/>
        <w:tab w:val="center" w:pos="4252"/>
      </w:tabs>
      <w:jc w:val="left"/>
      <w:rPr>
        <w:noProof/>
        <w:lang w:eastAsia="en-AU"/>
      </w:rPr>
    </w:pPr>
  </w:p>
  <w:p w:rsidR="00EB196C" w:rsidRDefault="00EB196C" w:rsidP="00224DB4">
    <w:pPr>
      <w:pStyle w:val="Header"/>
      <w:tabs>
        <w:tab w:val="left" w:pos="1770"/>
        <w:tab w:val="center" w:pos="4252"/>
      </w:tabs>
      <w:jc w:val="left"/>
      <w:rPr>
        <w:noProof/>
        <w:lang w:eastAsia="en-AU"/>
      </w:rPr>
    </w:pPr>
    <w:r>
      <w:rPr>
        <w:noProof/>
        <w:lang w:eastAsia="en-AU"/>
      </w:rPr>
      <w:drawing>
        <wp:anchor distT="0" distB="0" distL="114300" distR="114300" simplePos="0" relativeHeight="251725824" behindDoc="1" locked="0" layoutInCell="1" allowOverlap="1">
          <wp:simplePos x="0" y="0"/>
          <wp:positionH relativeFrom="page">
            <wp:posOffset>0</wp:posOffset>
          </wp:positionH>
          <wp:positionV relativeFrom="page">
            <wp:posOffset>0</wp:posOffset>
          </wp:positionV>
          <wp:extent cx="7560000" cy="9900000"/>
          <wp:effectExtent l="0" t="0" r="3175" b="6350"/>
          <wp:wrapNone/>
          <wp:docPr id="302" name="Picture 302" descr="C:\Users\peter.maurer\Desktop\DiscoveryDNS - Document Back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maurer\Desktop\DiscoveryDNS - Document Back Page.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65" b="1014"/>
                  <a:stretch/>
                </pic:blipFill>
                <pic:spPr bwMode="auto">
                  <a:xfrm>
                    <a:off x="0" y="0"/>
                    <a:ext cx="7560000" cy="9900000"/>
                  </a:xfrm>
                  <a:prstGeom prst="rect">
                    <a:avLst/>
                  </a:prstGeom>
                  <a:noFill/>
                  <a:ln>
                    <a:noFill/>
                  </a:ln>
                  <a:extLst>
                    <a:ext uri="{53640926-AAD7-44D8-BBD7-CCE9431645EC}">
                      <a14:shadowObscured xmlns:a14="http://schemas.microsoft.com/office/drawing/2010/main"/>
                    </a:ext>
                  </a:extLst>
                </pic:spPr>
              </pic:pic>
            </a:graphicData>
          </a:graphic>
        </wp:anchor>
      </w:drawing>
    </w:r>
  </w:p>
  <w:p w:rsidR="00EB196C" w:rsidRPr="006B764C" w:rsidRDefault="000F4EB0" w:rsidP="00224DB4">
    <w:pPr>
      <w:pStyle w:val="Header"/>
      <w:tabs>
        <w:tab w:val="left" w:pos="1770"/>
        <w:tab w:val="center" w:pos="4252"/>
      </w:tabs>
      <w:jc w:val="left"/>
    </w:pPr>
    <w:sdt>
      <w:sdtPr>
        <w:id w:val="-535121330"/>
        <w:docPartObj>
          <w:docPartGallery w:val="Page Numbers (Margins)"/>
          <w:docPartUnique/>
        </w:docPartObj>
      </w:sdtPr>
      <w:sdtEndPr/>
      <w:sdtContent/>
    </w:sdt>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196C" w:rsidRPr="00166B34" w:rsidRDefault="000F4EB0" w:rsidP="00851FA0">
    <w:pPr>
      <w:pStyle w:val="Header"/>
    </w:pPr>
    <w:sdt>
      <w:sdtPr>
        <w:id w:val="1820148210"/>
        <w:docPartObj>
          <w:docPartGallery w:val="Page Numbers (Margins)"/>
          <w:docPartUnique/>
        </w:docPartObj>
      </w:sdtPr>
      <w:sdtEndPr/>
      <w:sdtContent/>
    </w:sdt>
    <w:r w:rsidR="00EB196C">
      <w:rPr>
        <w:noProof/>
        <w:lang w:eastAsia="en-AU"/>
      </w:rPr>
      <w:drawing>
        <wp:anchor distT="0" distB="0" distL="114300" distR="114300" simplePos="0" relativeHeight="251791360" behindDoc="1" locked="0" layoutInCell="1" allowOverlap="1">
          <wp:simplePos x="0" y="0"/>
          <wp:positionH relativeFrom="page">
            <wp:posOffset>0</wp:posOffset>
          </wp:positionH>
          <wp:positionV relativeFrom="page">
            <wp:posOffset>0</wp:posOffset>
          </wp:positionV>
          <wp:extent cx="7560000" cy="9900000"/>
          <wp:effectExtent l="0" t="0" r="3175" b="6350"/>
          <wp:wrapNone/>
          <wp:docPr id="6" name="Picture 6" descr="C:\Users\peter.maurer\Desktop\DiscoveryDNS - Document Back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maurer\Desktop\DiscoveryDNS - Document Back Page.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65" b="1014"/>
                  <a:stretch/>
                </pic:blipFill>
                <pic:spPr bwMode="auto">
                  <a:xfrm>
                    <a:off x="0" y="0"/>
                    <a:ext cx="7560000" cy="9900000"/>
                  </a:xfrm>
                  <a:prstGeom prst="rect">
                    <a:avLst/>
                  </a:prstGeom>
                  <a:noFill/>
                  <a:ln>
                    <a:noFill/>
                  </a:ln>
                  <a:extLst>
                    <a:ext uri="{53640926-AAD7-44D8-BBD7-CCE9431645EC}">
                      <a14:shadowObscured xmlns:a14="http://schemas.microsoft.com/office/drawing/2010/main"/>
                    </a:ext>
                  </a:extLst>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0DEE3F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7C287C1A"/>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3B941DF0"/>
    <w:lvl w:ilvl="0">
      <w:start w:val="1"/>
      <w:numFmt w:val="decimal"/>
      <w:pStyle w:val="ListNumber3"/>
      <w:lvlText w:val="%1."/>
      <w:lvlJc w:val="left"/>
      <w:pPr>
        <w:tabs>
          <w:tab w:val="num" w:pos="926"/>
        </w:tabs>
        <w:ind w:left="926" w:hanging="360"/>
      </w:pPr>
    </w:lvl>
  </w:abstractNum>
  <w:abstractNum w:abstractNumId="3">
    <w:nsid w:val="FFFFFF7F"/>
    <w:multiLevelType w:val="singleLevel"/>
    <w:tmpl w:val="6A92F318"/>
    <w:lvl w:ilvl="0">
      <w:start w:val="1"/>
      <w:numFmt w:val="decimal"/>
      <w:pStyle w:val="ListNumber2"/>
      <w:lvlText w:val="%1."/>
      <w:lvlJc w:val="left"/>
      <w:pPr>
        <w:tabs>
          <w:tab w:val="num" w:pos="643"/>
        </w:tabs>
        <w:ind w:left="643" w:hanging="360"/>
      </w:pPr>
    </w:lvl>
  </w:abstractNum>
  <w:abstractNum w:abstractNumId="4">
    <w:nsid w:val="FFFFFF80"/>
    <w:multiLevelType w:val="singleLevel"/>
    <w:tmpl w:val="70A27438"/>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06F8D82A"/>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D518B296"/>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A15826EA"/>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47B07C6C"/>
    <w:lvl w:ilvl="0">
      <w:start w:val="1"/>
      <w:numFmt w:val="decimal"/>
      <w:pStyle w:val="ListNumber"/>
      <w:lvlText w:val="%1."/>
      <w:lvlJc w:val="left"/>
      <w:pPr>
        <w:tabs>
          <w:tab w:val="num" w:pos="360"/>
        </w:tabs>
        <w:ind w:left="360" w:hanging="360"/>
      </w:pPr>
    </w:lvl>
  </w:abstractNum>
  <w:abstractNum w:abstractNumId="9">
    <w:nsid w:val="FFFFFF89"/>
    <w:multiLevelType w:val="singleLevel"/>
    <w:tmpl w:val="3042A95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1191192E"/>
    <w:multiLevelType w:val="multilevel"/>
    <w:tmpl w:val="B3787FD6"/>
    <w:numStyleLink w:val="Headings"/>
  </w:abstractNum>
  <w:abstractNum w:abstractNumId="11">
    <w:nsid w:val="181A51D2"/>
    <w:multiLevelType w:val="multilevel"/>
    <w:tmpl w:val="B3787FD6"/>
    <w:numStyleLink w:val="Headings"/>
  </w:abstractNum>
  <w:abstractNum w:abstractNumId="12">
    <w:nsid w:val="1E736B8F"/>
    <w:multiLevelType w:val="multilevel"/>
    <w:tmpl w:val="B3787FD6"/>
    <w:numStyleLink w:val="Headings"/>
  </w:abstractNum>
  <w:abstractNum w:abstractNumId="13">
    <w:nsid w:val="1F6932CA"/>
    <w:multiLevelType w:val="multilevel"/>
    <w:tmpl w:val="B3787FD6"/>
    <w:styleLink w:val="Headings"/>
    <w:lvl w:ilvl="0">
      <w:start w:val="1"/>
      <w:numFmt w:val="decimal"/>
      <w:pStyle w:val="Heading1"/>
      <w:lvlText w:val="%1"/>
      <w:lvlJc w:val="left"/>
      <w:pPr>
        <w:tabs>
          <w:tab w:val="num" w:pos="794"/>
        </w:tabs>
        <w:ind w:left="794" w:hanging="794"/>
      </w:pPr>
      <w:rPr>
        <w:rFonts w:hint="default"/>
      </w:rPr>
    </w:lvl>
    <w:lvl w:ilvl="1">
      <w:start w:val="1"/>
      <w:numFmt w:val="decimal"/>
      <w:pStyle w:val="Heading2"/>
      <w:lvlText w:val="%1.%2"/>
      <w:lvlJc w:val="left"/>
      <w:pPr>
        <w:tabs>
          <w:tab w:val="num" w:pos="794"/>
        </w:tabs>
        <w:ind w:left="794" w:hanging="794"/>
      </w:pPr>
      <w:rPr>
        <w:rFonts w:hint="default"/>
      </w:rPr>
    </w:lvl>
    <w:lvl w:ilvl="2">
      <w:start w:val="1"/>
      <w:numFmt w:val="decimal"/>
      <w:pStyle w:val="Heading3"/>
      <w:lvlText w:val="%1.%2.%3"/>
      <w:lvlJc w:val="left"/>
      <w:pPr>
        <w:tabs>
          <w:tab w:val="num" w:pos="794"/>
        </w:tabs>
        <w:ind w:left="794" w:hanging="794"/>
      </w:pPr>
      <w:rPr>
        <w:rFonts w:hint="default"/>
      </w:rPr>
    </w:lvl>
    <w:lvl w:ilvl="3">
      <w:start w:val="1"/>
      <w:numFmt w:val="decimal"/>
      <w:pStyle w:val="Heading4"/>
      <w:lvlText w:val="%1.%2.%3.%4"/>
      <w:lvlJc w:val="left"/>
      <w:pPr>
        <w:tabs>
          <w:tab w:val="num" w:pos="794"/>
        </w:tabs>
        <w:ind w:left="794" w:hanging="794"/>
      </w:pPr>
      <w:rPr>
        <w:rFonts w:hint="default"/>
      </w:rPr>
    </w:lvl>
    <w:lvl w:ilvl="4">
      <w:start w:val="1"/>
      <w:numFmt w:val="decimal"/>
      <w:pStyle w:val="Heading5"/>
      <w:lvlText w:val="%1.%2.%3.%4.%5"/>
      <w:lvlJc w:val="left"/>
      <w:pPr>
        <w:tabs>
          <w:tab w:val="num" w:pos="794"/>
        </w:tabs>
        <w:ind w:left="794" w:hanging="794"/>
      </w:pPr>
      <w:rPr>
        <w:rFonts w:hint="default"/>
      </w:rPr>
    </w:lvl>
    <w:lvl w:ilvl="5">
      <w:start w:val="1"/>
      <w:numFmt w:val="decimal"/>
      <w:pStyle w:val="Heading6"/>
      <w:lvlText w:val="%1.%2.%3.%4.%5.%6"/>
      <w:lvlJc w:val="left"/>
      <w:pPr>
        <w:tabs>
          <w:tab w:val="num" w:pos="794"/>
        </w:tabs>
        <w:ind w:left="794" w:hanging="794"/>
      </w:pPr>
      <w:rPr>
        <w:rFonts w:hint="default"/>
      </w:rPr>
    </w:lvl>
    <w:lvl w:ilvl="6">
      <w:start w:val="1"/>
      <w:numFmt w:val="decimal"/>
      <w:pStyle w:val="Heading7"/>
      <w:lvlText w:val="%1.%2.%3.%4.%5.%6.%7"/>
      <w:lvlJc w:val="left"/>
      <w:pPr>
        <w:tabs>
          <w:tab w:val="num" w:pos="794"/>
        </w:tabs>
        <w:ind w:left="794" w:hanging="794"/>
      </w:pPr>
      <w:rPr>
        <w:rFonts w:hint="default"/>
      </w:rPr>
    </w:lvl>
    <w:lvl w:ilvl="7">
      <w:start w:val="1"/>
      <w:numFmt w:val="decimal"/>
      <w:pStyle w:val="Heading8"/>
      <w:lvlText w:val="%1.%2.%3.%4.%5.%6.%7.%8"/>
      <w:lvlJc w:val="left"/>
      <w:pPr>
        <w:tabs>
          <w:tab w:val="num" w:pos="794"/>
        </w:tabs>
        <w:ind w:left="794" w:hanging="794"/>
      </w:pPr>
      <w:rPr>
        <w:rFonts w:hint="default"/>
      </w:rPr>
    </w:lvl>
    <w:lvl w:ilvl="8">
      <w:start w:val="1"/>
      <w:numFmt w:val="decimal"/>
      <w:pStyle w:val="Heading9"/>
      <w:lvlText w:val="%1.%2.%3.%4.%5.%6.%7.%8.%9"/>
      <w:lvlJc w:val="left"/>
      <w:pPr>
        <w:tabs>
          <w:tab w:val="num" w:pos="794"/>
        </w:tabs>
        <w:ind w:left="794" w:hanging="794"/>
      </w:pPr>
      <w:rPr>
        <w:rFonts w:hint="default"/>
      </w:rPr>
    </w:lvl>
  </w:abstractNum>
  <w:abstractNum w:abstractNumId="14">
    <w:nsid w:val="1FA53B46"/>
    <w:multiLevelType w:val="multilevel"/>
    <w:tmpl w:val="B3787FD6"/>
    <w:numStyleLink w:val="Headings"/>
  </w:abstractNum>
  <w:abstractNum w:abstractNumId="15">
    <w:nsid w:val="2A012025"/>
    <w:multiLevelType w:val="hybridMultilevel"/>
    <w:tmpl w:val="48FED046"/>
    <w:lvl w:ilvl="0" w:tplc="CD2CB8F6">
      <w:start w:val="1"/>
      <w:numFmt w:val="lowerRoman"/>
      <w:pStyle w:val="NumberedList3"/>
      <w:lvlText w:val="%1"/>
      <w:lvlJc w:val="left"/>
      <w:pPr>
        <w:ind w:left="1551" w:hanging="360"/>
      </w:pPr>
      <w:rPr>
        <w:rFonts w:hint="default"/>
      </w:rPr>
    </w:lvl>
    <w:lvl w:ilvl="1" w:tplc="0C090019" w:tentative="1">
      <w:start w:val="1"/>
      <w:numFmt w:val="lowerLetter"/>
      <w:lvlText w:val="%2."/>
      <w:lvlJc w:val="left"/>
      <w:pPr>
        <w:ind w:left="2631" w:hanging="360"/>
      </w:pPr>
    </w:lvl>
    <w:lvl w:ilvl="2" w:tplc="0C09001B" w:tentative="1">
      <w:start w:val="1"/>
      <w:numFmt w:val="lowerRoman"/>
      <w:lvlText w:val="%3."/>
      <w:lvlJc w:val="right"/>
      <w:pPr>
        <w:ind w:left="3351" w:hanging="180"/>
      </w:pPr>
    </w:lvl>
    <w:lvl w:ilvl="3" w:tplc="0C09000F" w:tentative="1">
      <w:start w:val="1"/>
      <w:numFmt w:val="decimal"/>
      <w:lvlText w:val="%4."/>
      <w:lvlJc w:val="left"/>
      <w:pPr>
        <w:ind w:left="4071" w:hanging="360"/>
      </w:pPr>
    </w:lvl>
    <w:lvl w:ilvl="4" w:tplc="0C090019" w:tentative="1">
      <w:start w:val="1"/>
      <w:numFmt w:val="lowerLetter"/>
      <w:lvlText w:val="%5."/>
      <w:lvlJc w:val="left"/>
      <w:pPr>
        <w:ind w:left="4791" w:hanging="360"/>
      </w:pPr>
    </w:lvl>
    <w:lvl w:ilvl="5" w:tplc="0C09001B" w:tentative="1">
      <w:start w:val="1"/>
      <w:numFmt w:val="lowerRoman"/>
      <w:lvlText w:val="%6."/>
      <w:lvlJc w:val="right"/>
      <w:pPr>
        <w:ind w:left="5511" w:hanging="180"/>
      </w:pPr>
    </w:lvl>
    <w:lvl w:ilvl="6" w:tplc="0C09000F" w:tentative="1">
      <w:start w:val="1"/>
      <w:numFmt w:val="decimal"/>
      <w:lvlText w:val="%7."/>
      <w:lvlJc w:val="left"/>
      <w:pPr>
        <w:ind w:left="6231" w:hanging="360"/>
      </w:pPr>
    </w:lvl>
    <w:lvl w:ilvl="7" w:tplc="0C090019" w:tentative="1">
      <w:start w:val="1"/>
      <w:numFmt w:val="lowerLetter"/>
      <w:lvlText w:val="%8."/>
      <w:lvlJc w:val="left"/>
      <w:pPr>
        <w:ind w:left="6951" w:hanging="360"/>
      </w:pPr>
    </w:lvl>
    <w:lvl w:ilvl="8" w:tplc="0C09001B" w:tentative="1">
      <w:start w:val="1"/>
      <w:numFmt w:val="lowerRoman"/>
      <w:lvlText w:val="%9."/>
      <w:lvlJc w:val="right"/>
      <w:pPr>
        <w:ind w:left="7671" w:hanging="180"/>
      </w:pPr>
    </w:lvl>
  </w:abstractNum>
  <w:abstractNum w:abstractNumId="16">
    <w:nsid w:val="2A2B5E90"/>
    <w:multiLevelType w:val="hybridMultilevel"/>
    <w:tmpl w:val="6FB25C84"/>
    <w:lvl w:ilvl="0" w:tplc="14C04F02">
      <w:start w:val="1"/>
      <w:numFmt w:val="bullet"/>
      <w:pStyle w:val="Table-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2ECF03AC"/>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7283328"/>
    <w:multiLevelType w:val="multilevel"/>
    <w:tmpl w:val="B3787FD6"/>
    <w:numStyleLink w:val="Headings"/>
  </w:abstractNum>
  <w:abstractNum w:abstractNumId="19">
    <w:nsid w:val="480931F3"/>
    <w:multiLevelType w:val="multilevel"/>
    <w:tmpl w:val="B3787FD6"/>
    <w:numStyleLink w:val="Headings"/>
  </w:abstractNum>
  <w:abstractNum w:abstractNumId="20">
    <w:nsid w:val="4FEA18E2"/>
    <w:multiLevelType w:val="multilevel"/>
    <w:tmpl w:val="B3787FD6"/>
    <w:numStyleLink w:val="Headings"/>
  </w:abstractNum>
  <w:abstractNum w:abstractNumId="21">
    <w:nsid w:val="54576296"/>
    <w:multiLevelType w:val="hybridMultilevel"/>
    <w:tmpl w:val="7F2C63CE"/>
    <w:lvl w:ilvl="0" w:tplc="704C76F8">
      <w:start w:val="1"/>
      <w:numFmt w:val="decimal"/>
      <w:pStyle w:val="NumberedList"/>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nsid w:val="5F6A3662"/>
    <w:multiLevelType w:val="multilevel"/>
    <w:tmpl w:val="B3787FD6"/>
    <w:numStyleLink w:val="Headings"/>
  </w:abstractNum>
  <w:abstractNum w:abstractNumId="23">
    <w:nsid w:val="637D0E80"/>
    <w:multiLevelType w:val="multilevel"/>
    <w:tmpl w:val="B3787FD6"/>
    <w:numStyleLink w:val="Headings"/>
  </w:abstractNum>
  <w:abstractNum w:abstractNumId="24">
    <w:nsid w:val="74826000"/>
    <w:multiLevelType w:val="hybridMultilevel"/>
    <w:tmpl w:val="411AD500"/>
    <w:lvl w:ilvl="0" w:tplc="FFF870CE">
      <w:start w:val="1"/>
      <w:numFmt w:val="bullet"/>
      <w:pStyle w:val="BulletedLis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76AA1CED"/>
    <w:multiLevelType w:val="hybridMultilevel"/>
    <w:tmpl w:val="EDAEE5F0"/>
    <w:lvl w:ilvl="0" w:tplc="83BC64F8">
      <w:start w:val="1"/>
      <w:numFmt w:val="bullet"/>
      <w:pStyle w:val="BulletedList2"/>
      <w:lvlText w:val=""/>
      <w:lvlJc w:val="left"/>
      <w:pPr>
        <w:ind w:left="1514" w:hanging="360"/>
      </w:pPr>
      <w:rPr>
        <w:rFonts w:ascii="Wingdings" w:hAnsi="Wingdings" w:hint="default"/>
      </w:rPr>
    </w:lvl>
    <w:lvl w:ilvl="1" w:tplc="0C090003" w:tentative="1">
      <w:start w:val="1"/>
      <w:numFmt w:val="bullet"/>
      <w:lvlText w:val="o"/>
      <w:lvlJc w:val="left"/>
      <w:pPr>
        <w:ind w:left="2234" w:hanging="360"/>
      </w:pPr>
      <w:rPr>
        <w:rFonts w:ascii="Courier New" w:hAnsi="Courier New" w:cs="Courier New" w:hint="default"/>
      </w:rPr>
    </w:lvl>
    <w:lvl w:ilvl="2" w:tplc="0C090005" w:tentative="1">
      <w:start w:val="1"/>
      <w:numFmt w:val="bullet"/>
      <w:lvlText w:val=""/>
      <w:lvlJc w:val="left"/>
      <w:pPr>
        <w:ind w:left="2954" w:hanging="360"/>
      </w:pPr>
      <w:rPr>
        <w:rFonts w:ascii="Wingdings" w:hAnsi="Wingdings" w:hint="default"/>
      </w:rPr>
    </w:lvl>
    <w:lvl w:ilvl="3" w:tplc="0C090001" w:tentative="1">
      <w:start w:val="1"/>
      <w:numFmt w:val="bullet"/>
      <w:lvlText w:val=""/>
      <w:lvlJc w:val="left"/>
      <w:pPr>
        <w:ind w:left="3674" w:hanging="360"/>
      </w:pPr>
      <w:rPr>
        <w:rFonts w:ascii="Symbol" w:hAnsi="Symbol" w:hint="default"/>
      </w:rPr>
    </w:lvl>
    <w:lvl w:ilvl="4" w:tplc="0C090003" w:tentative="1">
      <w:start w:val="1"/>
      <w:numFmt w:val="bullet"/>
      <w:lvlText w:val="o"/>
      <w:lvlJc w:val="left"/>
      <w:pPr>
        <w:ind w:left="4394" w:hanging="360"/>
      </w:pPr>
      <w:rPr>
        <w:rFonts w:ascii="Courier New" w:hAnsi="Courier New" w:cs="Courier New" w:hint="default"/>
      </w:rPr>
    </w:lvl>
    <w:lvl w:ilvl="5" w:tplc="0C090005" w:tentative="1">
      <w:start w:val="1"/>
      <w:numFmt w:val="bullet"/>
      <w:lvlText w:val=""/>
      <w:lvlJc w:val="left"/>
      <w:pPr>
        <w:ind w:left="5114" w:hanging="360"/>
      </w:pPr>
      <w:rPr>
        <w:rFonts w:ascii="Wingdings" w:hAnsi="Wingdings" w:hint="default"/>
      </w:rPr>
    </w:lvl>
    <w:lvl w:ilvl="6" w:tplc="0C090001" w:tentative="1">
      <w:start w:val="1"/>
      <w:numFmt w:val="bullet"/>
      <w:lvlText w:val=""/>
      <w:lvlJc w:val="left"/>
      <w:pPr>
        <w:ind w:left="5834" w:hanging="360"/>
      </w:pPr>
      <w:rPr>
        <w:rFonts w:ascii="Symbol" w:hAnsi="Symbol" w:hint="default"/>
      </w:rPr>
    </w:lvl>
    <w:lvl w:ilvl="7" w:tplc="0C090003" w:tentative="1">
      <w:start w:val="1"/>
      <w:numFmt w:val="bullet"/>
      <w:lvlText w:val="o"/>
      <w:lvlJc w:val="left"/>
      <w:pPr>
        <w:ind w:left="6554" w:hanging="360"/>
      </w:pPr>
      <w:rPr>
        <w:rFonts w:ascii="Courier New" w:hAnsi="Courier New" w:cs="Courier New" w:hint="default"/>
      </w:rPr>
    </w:lvl>
    <w:lvl w:ilvl="8" w:tplc="0C090005" w:tentative="1">
      <w:start w:val="1"/>
      <w:numFmt w:val="bullet"/>
      <w:lvlText w:val=""/>
      <w:lvlJc w:val="left"/>
      <w:pPr>
        <w:ind w:left="7274" w:hanging="360"/>
      </w:pPr>
      <w:rPr>
        <w:rFonts w:ascii="Wingdings" w:hAnsi="Wingdings" w:hint="default"/>
      </w:rPr>
    </w:lvl>
  </w:abstractNum>
  <w:abstractNum w:abstractNumId="26">
    <w:nsid w:val="7738037B"/>
    <w:multiLevelType w:val="hybridMultilevel"/>
    <w:tmpl w:val="9E2A2778"/>
    <w:lvl w:ilvl="0" w:tplc="26D8AEDC">
      <w:start w:val="1"/>
      <w:numFmt w:val="lowerLetter"/>
      <w:pStyle w:val="NumberedList2"/>
      <w:lvlText w:val="%1"/>
      <w:lvlJc w:val="left"/>
      <w:pPr>
        <w:ind w:left="1154" w:hanging="360"/>
      </w:pPr>
      <w:rPr>
        <w:rFonts w:hint="default"/>
      </w:rPr>
    </w:lvl>
    <w:lvl w:ilvl="1" w:tplc="0C090019" w:tentative="1">
      <w:start w:val="1"/>
      <w:numFmt w:val="lowerLetter"/>
      <w:lvlText w:val="%2."/>
      <w:lvlJc w:val="left"/>
      <w:pPr>
        <w:ind w:left="2234" w:hanging="360"/>
      </w:pPr>
    </w:lvl>
    <w:lvl w:ilvl="2" w:tplc="0C09001B" w:tentative="1">
      <w:start w:val="1"/>
      <w:numFmt w:val="lowerRoman"/>
      <w:lvlText w:val="%3."/>
      <w:lvlJc w:val="right"/>
      <w:pPr>
        <w:ind w:left="2954" w:hanging="180"/>
      </w:pPr>
    </w:lvl>
    <w:lvl w:ilvl="3" w:tplc="0C09000F" w:tentative="1">
      <w:start w:val="1"/>
      <w:numFmt w:val="decimal"/>
      <w:lvlText w:val="%4."/>
      <w:lvlJc w:val="left"/>
      <w:pPr>
        <w:ind w:left="3674" w:hanging="360"/>
      </w:pPr>
    </w:lvl>
    <w:lvl w:ilvl="4" w:tplc="0C090019" w:tentative="1">
      <w:start w:val="1"/>
      <w:numFmt w:val="lowerLetter"/>
      <w:lvlText w:val="%5."/>
      <w:lvlJc w:val="left"/>
      <w:pPr>
        <w:ind w:left="4394" w:hanging="360"/>
      </w:pPr>
    </w:lvl>
    <w:lvl w:ilvl="5" w:tplc="0C09001B" w:tentative="1">
      <w:start w:val="1"/>
      <w:numFmt w:val="lowerRoman"/>
      <w:lvlText w:val="%6."/>
      <w:lvlJc w:val="right"/>
      <w:pPr>
        <w:ind w:left="5114" w:hanging="180"/>
      </w:pPr>
    </w:lvl>
    <w:lvl w:ilvl="6" w:tplc="0C09000F" w:tentative="1">
      <w:start w:val="1"/>
      <w:numFmt w:val="decimal"/>
      <w:lvlText w:val="%7."/>
      <w:lvlJc w:val="left"/>
      <w:pPr>
        <w:ind w:left="5834" w:hanging="360"/>
      </w:pPr>
    </w:lvl>
    <w:lvl w:ilvl="7" w:tplc="0C090019" w:tentative="1">
      <w:start w:val="1"/>
      <w:numFmt w:val="lowerLetter"/>
      <w:lvlText w:val="%8."/>
      <w:lvlJc w:val="left"/>
      <w:pPr>
        <w:ind w:left="6554" w:hanging="360"/>
      </w:pPr>
    </w:lvl>
    <w:lvl w:ilvl="8" w:tplc="0C09001B" w:tentative="1">
      <w:start w:val="1"/>
      <w:numFmt w:val="lowerRoman"/>
      <w:lvlText w:val="%9."/>
      <w:lvlJc w:val="right"/>
      <w:pPr>
        <w:ind w:left="7274" w:hanging="180"/>
      </w:pPr>
    </w:lvl>
  </w:abstractNum>
  <w:num w:numId="1">
    <w:abstractNumId w:val="13"/>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2"/>
  </w:num>
  <w:num w:numId="4">
    <w:abstractNumId w:val="18"/>
  </w:num>
  <w:num w:numId="5">
    <w:abstractNumId w:val="12"/>
  </w:num>
  <w:num w:numId="6">
    <w:abstractNumId w:val="19"/>
  </w:num>
  <w:num w:numId="7">
    <w:abstractNumId w:val="10"/>
  </w:num>
  <w:num w:numId="8">
    <w:abstractNumId w:val="23"/>
  </w:num>
  <w:num w:numId="9">
    <w:abstractNumId w:val="14"/>
  </w:num>
  <w:num w:numId="10">
    <w:abstractNumId w:val="11"/>
  </w:num>
  <w:num w:numId="11">
    <w:abstractNumId w:val="20"/>
  </w:num>
  <w:num w:numId="12">
    <w:abstractNumId w:val="16"/>
  </w:num>
  <w:num w:numId="13">
    <w:abstractNumId w:val="24"/>
  </w:num>
  <w:num w:numId="14">
    <w:abstractNumId w:val="21"/>
  </w:num>
  <w:num w:numId="15">
    <w:abstractNumId w:val="26"/>
  </w:num>
  <w:num w:numId="16">
    <w:abstractNumId w:val="15"/>
  </w:num>
  <w:num w:numId="17">
    <w:abstractNumId w:val="25"/>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17"/>
  </w:num>
  <w:num w:numId="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SortMethod w:val="0000"/>
  <w:trackRevision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351B"/>
    <w:rsid w:val="0000061D"/>
    <w:rsid w:val="00001187"/>
    <w:rsid w:val="00002B9C"/>
    <w:rsid w:val="00007409"/>
    <w:rsid w:val="00012434"/>
    <w:rsid w:val="00012449"/>
    <w:rsid w:val="00012E9D"/>
    <w:rsid w:val="00012F69"/>
    <w:rsid w:val="00014F98"/>
    <w:rsid w:val="00015044"/>
    <w:rsid w:val="00015BC8"/>
    <w:rsid w:val="00016063"/>
    <w:rsid w:val="00016811"/>
    <w:rsid w:val="0001723F"/>
    <w:rsid w:val="0002352A"/>
    <w:rsid w:val="00023729"/>
    <w:rsid w:val="00025B78"/>
    <w:rsid w:val="00026A42"/>
    <w:rsid w:val="00026DB3"/>
    <w:rsid w:val="00027171"/>
    <w:rsid w:val="00031D21"/>
    <w:rsid w:val="000323F3"/>
    <w:rsid w:val="00032601"/>
    <w:rsid w:val="000327B1"/>
    <w:rsid w:val="00033879"/>
    <w:rsid w:val="000341AC"/>
    <w:rsid w:val="00040093"/>
    <w:rsid w:val="00041C08"/>
    <w:rsid w:val="00041C28"/>
    <w:rsid w:val="000425E6"/>
    <w:rsid w:val="00042FFE"/>
    <w:rsid w:val="000433A9"/>
    <w:rsid w:val="00043F73"/>
    <w:rsid w:val="00044C55"/>
    <w:rsid w:val="00044F45"/>
    <w:rsid w:val="00050185"/>
    <w:rsid w:val="00053D0A"/>
    <w:rsid w:val="000563DB"/>
    <w:rsid w:val="00056E8F"/>
    <w:rsid w:val="00057895"/>
    <w:rsid w:val="00060651"/>
    <w:rsid w:val="000607F8"/>
    <w:rsid w:val="00060A70"/>
    <w:rsid w:val="00060B36"/>
    <w:rsid w:val="00062C9A"/>
    <w:rsid w:val="00063A33"/>
    <w:rsid w:val="00063C98"/>
    <w:rsid w:val="0006408A"/>
    <w:rsid w:val="0006542C"/>
    <w:rsid w:val="00065589"/>
    <w:rsid w:val="0006705B"/>
    <w:rsid w:val="0006714A"/>
    <w:rsid w:val="00071C56"/>
    <w:rsid w:val="000729EF"/>
    <w:rsid w:val="00073195"/>
    <w:rsid w:val="0007371D"/>
    <w:rsid w:val="00073D13"/>
    <w:rsid w:val="00074481"/>
    <w:rsid w:val="0007548D"/>
    <w:rsid w:val="00076D3D"/>
    <w:rsid w:val="0007750E"/>
    <w:rsid w:val="0008114E"/>
    <w:rsid w:val="0008351B"/>
    <w:rsid w:val="0008395E"/>
    <w:rsid w:val="0008419A"/>
    <w:rsid w:val="0008452F"/>
    <w:rsid w:val="000855A1"/>
    <w:rsid w:val="00085AE4"/>
    <w:rsid w:val="0009173E"/>
    <w:rsid w:val="0009194A"/>
    <w:rsid w:val="00091F3C"/>
    <w:rsid w:val="000921AD"/>
    <w:rsid w:val="00092FD2"/>
    <w:rsid w:val="0009395F"/>
    <w:rsid w:val="00094319"/>
    <w:rsid w:val="00094E79"/>
    <w:rsid w:val="000953D7"/>
    <w:rsid w:val="0009582B"/>
    <w:rsid w:val="00097FDE"/>
    <w:rsid w:val="000A024E"/>
    <w:rsid w:val="000A0CF1"/>
    <w:rsid w:val="000B204F"/>
    <w:rsid w:val="000B2A5C"/>
    <w:rsid w:val="000B7FD7"/>
    <w:rsid w:val="000C0E82"/>
    <w:rsid w:val="000C1487"/>
    <w:rsid w:val="000C36B7"/>
    <w:rsid w:val="000C492B"/>
    <w:rsid w:val="000C5A6A"/>
    <w:rsid w:val="000D0B29"/>
    <w:rsid w:val="000D1DC9"/>
    <w:rsid w:val="000D22C6"/>
    <w:rsid w:val="000D2777"/>
    <w:rsid w:val="000D657C"/>
    <w:rsid w:val="000D6A03"/>
    <w:rsid w:val="000D6F00"/>
    <w:rsid w:val="000D76A5"/>
    <w:rsid w:val="000E1340"/>
    <w:rsid w:val="000E2131"/>
    <w:rsid w:val="000E46A1"/>
    <w:rsid w:val="000E5905"/>
    <w:rsid w:val="000F215A"/>
    <w:rsid w:val="000F39BC"/>
    <w:rsid w:val="000F4EB0"/>
    <w:rsid w:val="000F50D8"/>
    <w:rsid w:val="000F5DCF"/>
    <w:rsid w:val="000F6795"/>
    <w:rsid w:val="0010123B"/>
    <w:rsid w:val="0010129A"/>
    <w:rsid w:val="00101B4D"/>
    <w:rsid w:val="00104BFB"/>
    <w:rsid w:val="001071FC"/>
    <w:rsid w:val="001103C0"/>
    <w:rsid w:val="00110E6B"/>
    <w:rsid w:val="00111A2B"/>
    <w:rsid w:val="00112154"/>
    <w:rsid w:val="0011407F"/>
    <w:rsid w:val="00114191"/>
    <w:rsid w:val="00114EB1"/>
    <w:rsid w:val="00117D02"/>
    <w:rsid w:val="00120360"/>
    <w:rsid w:val="00120FA3"/>
    <w:rsid w:val="001217ED"/>
    <w:rsid w:val="00121D7C"/>
    <w:rsid w:val="0012259F"/>
    <w:rsid w:val="00122C1E"/>
    <w:rsid w:val="0012372B"/>
    <w:rsid w:val="00123BDC"/>
    <w:rsid w:val="00124005"/>
    <w:rsid w:val="001248DE"/>
    <w:rsid w:val="0012591B"/>
    <w:rsid w:val="00134CC4"/>
    <w:rsid w:val="00135D0D"/>
    <w:rsid w:val="00136CBE"/>
    <w:rsid w:val="00136E7D"/>
    <w:rsid w:val="00141CD6"/>
    <w:rsid w:val="00141D07"/>
    <w:rsid w:val="00142403"/>
    <w:rsid w:val="0014435C"/>
    <w:rsid w:val="00144694"/>
    <w:rsid w:val="001451E9"/>
    <w:rsid w:val="00145BF1"/>
    <w:rsid w:val="00153F68"/>
    <w:rsid w:val="001549A5"/>
    <w:rsid w:val="00154C03"/>
    <w:rsid w:val="001558C7"/>
    <w:rsid w:val="00163A80"/>
    <w:rsid w:val="00164EE7"/>
    <w:rsid w:val="00166B34"/>
    <w:rsid w:val="00166EB9"/>
    <w:rsid w:val="00174037"/>
    <w:rsid w:val="00176DEC"/>
    <w:rsid w:val="001800DC"/>
    <w:rsid w:val="001809F7"/>
    <w:rsid w:val="0018465D"/>
    <w:rsid w:val="001847C9"/>
    <w:rsid w:val="001852F5"/>
    <w:rsid w:val="001854C3"/>
    <w:rsid w:val="00185838"/>
    <w:rsid w:val="00187054"/>
    <w:rsid w:val="00192E97"/>
    <w:rsid w:val="001933C9"/>
    <w:rsid w:val="0019456C"/>
    <w:rsid w:val="001A035B"/>
    <w:rsid w:val="001A1F3C"/>
    <w:rsid w:val="001A1FD7"/>
    <w:rsid w:val="001A27E9"/>
    <w:rsid w:val="001A335F"/>
    <w:rsid w:val="001A3C38"/>
    <w:rsid w:val="001A40CC"/>
    <w:rsid w:val="001A4223"/>
    <w:rsid w:val="001B0C75"/>
    <w:rsid w:val="001B13BA"/>
    <w:rsid w:val="001B1427"/>
    <w:rsid w:val="001B20D0"/>
    <w:rsid w:val="001B5522"/>
    <w:rsid w:val="001B585C"/>
    <w:rsid w:val="001B7F28"/>
    <w:rsid w:val="001C044B"/>
    <w:rsid w:val="001C1F18"/>
    <w:rsid w:val="001C2964"/>
    <w:rsid w:val="001C2E8E"/>
    <w:rsid w:val="001C310D"/>
    <w:rsid w:val="001C4841"/>
    <w:rsid w:val="001C4EE7"/>
    <w:rsid w:val="001C5DA7"/>
    <w:rsid w:val="001D166F"/>
    <w:rsid w:val="001D2521"/>
    <w:rsid w:val="001D2DB8"/>
    <w:rsid w:val="001D30DA"/>
    <w:rsid w:val="001D3424"/>
    <w:rsid w:val="001D417F"/>
    <w:rsid w:val="001D418F"/>
    <w:rsid w:val="001D6F44"/>
    <w:rsid w:val="001E09FD"/>
    <w:rsid w:val="001E25FF"/>
    <w:rsid w:val="001E57F7"/>
    <w:rsid w:val="001E6855"/>
    <w:rsid w:val="001F05CD"/>
    <w:rsid w:val="001F08AC"/>
    <w:rsid w:val="001F0FA0"/>
    <w:rsid w:val="001F1E40"/>
    <w:rsid w:val="001F4E2C"/>
    <w:rsid w:val="001F6981"/>
    <w:rsid w:val="002004CF"/>
    <w:rsid w:val="002032DA"/>
    <w:rsid w:val="0020508D"/>
    <w:rsid w:val="00205B87"/>
    <w:rsid w:val="002060EA"/>
    <w:rsid w:val="00206E3B"/>
    <w:rsid w:val="00207A0C"/>
    <w:rsid w:val="00210CE0"/>
    <w:rsid w:val="002111F1"/>
    <w:rsid w:val="00213051"/>
    <w:rsid w:val="00213EBA"/>
    <w:rsid w:val="002147EE"/>
    <w:rsid w:val="00216AA9"/>
    <w:rsid w:val="00217747"/>
    <w:rsid w:val="002209E3"/>
    <w:rsid w:val="00221AAC"/>
    <w:rsid w:val="00221D27"/>
    <w:rsid w:val="00224DB4"/>
    <w:rsid w:val="00225335"/>
    <w:rsid w:val="00230708"/>
    <w:rsid w:val="00230FC4"/>
    <w:rsid w:val="00231705"/>
    <w:rsid w:val="00232594"/>
    <w:rsid w:val="00232849"/>
    <w:rsid w:val="00232D37"/>
    <w:rsid w:val="002333B9"/>
    <w:rsid w:val="00234D41"/>
    <w:rsid w:val="002355C9"/>
    <w:rsid w:val="002369BC"/>
    <w:rsid w:val="00236B85"/>
    <w:rsid w:val="00244D9A"/>
    <w:rsid w:val="00251986"/>
    <w:rsid w:val="0025241B"/>
    <w:rsid w:val="00253465"/>
    <w:rsid w:val="00255669"/>
    <w:rsid w:val="002557A3"/>
    <w:rsid w:val="0026023F"/>
    <w:rsid w:val="00261619"/>
    <w:rsid w:val="0026164C"/>
    <w:rsid w:val="0026185D"/>
    <w:rsid w:val="002628DF"/>
    <w:rsid w:val="00262D56"/>
    <w:rsid w:val="0026389F"/>
    <w:rsid w:val="00263E46"/>
    <w:rsid w:val="0026457B"/>
    <w:rsid w:val="00265AC5"/>
    <w:rsid w:val="00265D01"/>
    <w:rsid w:val="00266487"/>
    <w:rsid w:val="00266BD3"/>
    <w:rsid w:val="0027090F"/>
    <w:rsid w:val="0027130A"/>
    <w:rsid w:val="002742D2"/>
    <w:rsid w:val="00277AF7"/>
    <w:rsid w:val="002803DF"/>
    <w:rsid w:val="00281538"/>
    <w:rsid w:val="00282022"/>
    <w:rsid w:val="002820A1"/>
    <w:rsid w:val="002905B1"/>
    <w:rsid w:val="002912C5"/>
    <w:rsid w:val="00295689"/>
    <w:rsid w:val="002956D3"/>
    <w:rsid w:val="00297EF6"/>
    <w:rsid w:val="002A1B77"/>
    <w:rsid w:val="002A25D0"/>
    <w:rsid w:val="002A495E"/>
    <w:rsid w:val="002A564D"/>
    <w:rsid w:val="002A566D"/>
    <w:rsid w:val="002B0AA9"/>
    <w:rsid w:val="002B22F8"/>
    <w:rsid w:val="002B274D"/>
    <w:rsid w:val="002B393F"/>
    <w:rsid w:val="002B4972"/>
    <w:rsid w:val="002B5820"/>
    <w:rsid w:val="002B60FB"/>
    <w:rsid w:val="002B6CBA"/>
    <w:rsid w:val="002B6E66"/>
    <w:rsid w:val="002B7FD6"/>
    <w:rsid w:val="002C0648"/>
    <w:rsid w:val="002C18CB"/>
    <w:rsid w:val="002C2A72"/>
    <w:rsid w:val="002C326F"/>
    <w:rsid w:val="002C3AAB"/>
    <w:rsid w:val="002C3C2D"/>
    <w:rsid w:val="002C421A"/>
    <w:rsid w:val="002C4D93"/>
    <w:rsid w:val="002C5C36"/>
    <w:rsid w:val="002C5C58"/>
    <w:rsid w:val="002C656C"/>
    <w:rsid w:val="002C753F"/>
    <w:rsid w:val="002C7FBC"/>
    <w:rsid w:val="002D0808"/>
    <w:rsid w:val="002D4243"/>
    <w:rsid w:val="002D478C"/>
    <w:rsid w:val="002D484E"/>
    <w:rsid w:val="002D5B4F"/>
    <w:rsid w:val="002D5D4C"/>
    <w:rsid w:val="002D6CE7"/>
    <w:rsid w:val="002D7A53"/>
    <w:rsid w:val="002D7CF7"/>
    <w:rsid w:val="002E0B17"/>
    <w:rsid w:val="002E0DC1"/>
    <w:rsid w:val="002E186D"/>
    <w:rsid w:val="002E21C6"/>
    <w:rsid w:val="002E3B03"/>
    <w:rsid w:val="002E3EE0"/>
    <w:rsid w:val="002E4F18"/>
    <w:rsid w:val="002E58E3"/>
    <w:rsid w:val="002F0444"/>
    <w:rsid w:val="002F05F3"/>
    <w:rsid w:val="002F1FB4"/>
    <w:rsid w:val="002F2736"/>
    <w:rsid w:val="002F3E07"/>
    <w:rsid w:val="002F49DF"/>
    <w:rsid w:val="002F4CC0"/>
    <w:rsid w:val="002F52B0"/>
    <w:rsid w:val="002F61DB"/>
    <w:rsid w:val="00300375"/>
    <w:rsid w:val="00300A08"/>
    <w:rsid w:val="00304D97"/>
    <w:rsid w:val="00306ED7"/>
    <w:rsid w:val="00310D3F"/>
    <w:rsid w:val="003128B6"/>
    <w:rsid w:val="00313C8F"/>
    <w:rsid w:val="00313E90"/>
    <w:rsid w:val="003155A1"/>
    <w:rsid w:val="003171F5"/>
    <w:rsid w:val="00317835"/>
    <w:rsid w:val="003207EB"/>
    <w:rsid w:val="00322448"/>
    <w:rsid w:val="00322A2C"/>
    <w:rsid w:val="003230CB"/>
    <w:rsid w:val="00323508"/>
    <w:rsid w:val="00325480"/>
    <w:rsid w:val="0032550A"/>
    <w:rsid w:val="00326266"/>
    <w:rsid w:val="0032674F"/>
    <w:rsid w:val="003270C0"/>
    <w:rsid w:val="0033092D"/>
    <w:rsid w:val="00333E63"/>
    <w:rsid w:val="00333EA2"/>
    <w:rsid w:val="00334983"/>
    <w:rsid w:val="00337CB9"/>
    <w:rsid w:val="00342246"/>
    <w:rsid w:val="00343856"/>
    <w:rsid w:val="0034403F"/>
    <w:rsid w:val="003461E2"/>
    <w:rsid w:val="003512C8"/>
    <w:rsid w:val="003516A8"/>
    <w:rsid w:val="00354A7F"/>
    <w:rsid w:val="0035544B"/>
    <w:rsid w:val="003559CD"/>
    <w:rsid w:val="00356111"/>
    <w:rsid w:val="00356868"/>
    <w:rsid w:val="003569B6"/>
    <w:rsid w:val="00357106"/>
    <w:rsid w:val="0035796C"/>
    <w:rsid w:val="00361F78"/>
    <w:rsid w:val="003638B5"/>
    <w:rsid w:val="00363B05"/>
    <w:rsid w:val="00364F50"/>
    <w:rsid w:val="0036521F"/>
    <w:rsid w:val="00366685"/>
    <w:rsid w:val="00367B7D"/>
    <w:rsid w:val="003701EE"/>
    <w:rsid w:val="00372B3F"/>
    <w:rsid w:val="00373CE1"/>
    <w:rsid w:val="003752B4"/>
    <w:rsid w:val="003754B3"/>
    <w:rsid w:val="0037553F"/>
    <w:rsid w:val="003759B9"/>
    <w:rsid w:val="00376058"/>
    <w:rsid w:val="0037631C"/>
    <w:rsid w:val="003777C4"/>
    <w:rsid w:val="0038262C"/>
    <w:rsid w:val="00382926"/>
    <w:rsid w:val="0038679F"/>
    <w:rsid w:val="003876D5"/>
    <w:rsid w:val="003903B8"/>
    <w:rsid w:val="003905C0"/>
    <w:rsid w:val="00390DC2"/>
    <w:rsid w:val="00391FDA"/>
    <w:rsid w:val="0039440D"/>
    <w:rsid w:val="00394E0D"/>
    <w:rsid w:val="00394F17"/>
    <w:rsid w:val="00396896"/>
    <w:rsid w:val="003979FA"/>
    <w:rsid w:val="003A0182"/>
    <w:rsid w:val="003A190F"/>
    <w:rsid w:val="003A30DE"/>
    <w:rsid w:val="003A4415"/>
    <w:rsid w:val="003A4556"/>
    <w:rsid w:val="003A57B1"/>
    <w:rsid w:val="003A6071"/>
    <w:rsid w:val="003A6BEA"/>
    <w:rsid w:val="003A75E3"/>
    <w:rsid w:val="003A7A16"/>
    <w:rsid w:val="003B10CB"/>
    <w:rsid w:val="003B2074"/>
    <w:rsid w:val="003B40BA"/>
    <w:rsid w:val="003B4213"/>
    <w:rsid w:val="003B4840"/>
    <w:rsid w:val="003B7CF7"/>
    <w:rsid w:val="003C098C"/>
    <w:rsid w:val="003C4523"/>
    <w:rsid w:val="003C4FBB"/>
    <w:rsid w:val="003C53AC"/>
    <w:rsid w:val="003C5BA5"/>
    <w:rsid w:val="003C6FA8"/>
    <w:rsid w:val="003D1D41"/>
    <w:rsid w:val="003D27AA"/>
    <w:rsid w:val="003D3D63"/>
    <w:rsid w:val="003D40A2"/>
    <w:rsid w:val="003D53B5"/>
    <w:rsid w:val="003D5F36"/>
    <w:rsid w:val="003D6889"/>
    <w:rsid w:val="003D7580"/>
    <w:rsid w:val="003D7DD3"/>
    <w:rsid w:val="003E2D60"/>
    <w:rsid w:val="003E3DA3"/>
    <w:rsid w:val="003E40DA"/>
    <w:rsid w:val="003E5C1B"/>
    <w:rsid w:val="003E63B2"/>
    <w:rsid w:val="003E77DA"/>
    <w:rsid w:val="003E7A6C"/>
    <w:rsid w:val="003E7CF1"/>
    <w:rsid w:val="003F147A"/>
    <w:rsid w:val="003F1B04"/>
    <w:rsid w:val="003F564E"/>
    <w:rsid w:val="003F5A8A"/>
    <w:rsid w:val="003F6B7E"/>
    <w:rsid w:val="003F7864"/>
    <w:rsid w:val="0040240C"/>
    <w:rsid w:val="00402FEF"/>
    <w:rsid w:val="00403ADB"/>
    <w:rsid w:val="00406045"/>
    <w:rsid w:val="00406AE7"/>
    <w:rsid w:val="00412678"/>
    <w:rsid w:val="00412FBA"/>
    <w:rsid w:val="0041300A"/>
    <w:rsid w:val="004143F3"/>
    <w:rsid w:val="00414B2B"/>
    <w:rsid w:val="004150AD"/>
    <w:rsid w:val="00421C75"/>
    <w:rsid w:val="00425DAA"/>
    <w:rsid w:val="004267C9"/>
    <w:rsid w:val="0043132A"/>
    <w:rsid w:val="004328E7"/>
    <w:rsid w:val="00433066"/>
    <w:rsid w:val="00434E2B"/>
    <w:rsid w:val="00436635"/>
    <w:rsid w:val="00436702"/>
    <w:rsid w:val="00436ABD"/>
    <w:rsid w:val="004372D4"/>
    <w:rsid w:val="00437A20"/>
    <w:rsid w:val="0044328B"/>
    <w:rsid w:val="004445EE"/>
    <w:rsid w:val="00446045"/>
    <w:rsid w:val="00446212"/>
    <w:rsid w:val="0044751E"/>
    <w:rsid w:val="00447B6E"/>
    <w:rsid w:val="00451616"/>
    <w:rsid w:val="00452407"/>
    <w:rsid w:val="00452592"/>
    <w:rsid w:val="00452E37"/>
    <w:rsid w:val="004534FD"/>
    <w:rsid w:val="00456229"/>
    <w:rsid w:val="004575EE"/>
    <w:rsid w:val="00457A8D"/>
    <w:rsid w:val="0046174E"/>
    <w:rsid w:val="00463574"/>
    <w:rsid w:val="00464466"/>
    <w:rsid w:val="004644E5"/>
    <w:rsid w:val="00464582"/>
    <w:rsid w:val="0046621C"/>
    <w:rsid w:val="00467EFB"/>
    <w:rsid w:val="00471F06"/>
    <w:rsid w:val="00471F50"/>
    <w:rsid w:val="004725FB"/>
    <w:rsid w:val="00475A89"/>
    <w:rsid w:val="004765D0"/>
    <w:rsid w:val="0047674A"/>
    <w:rsid w:val="00476FE2"/>
    <w:rsid w:val="00476FFA"/>
    <w:rsid w:val="00477B1D"/>
    <w:rsid w:val="004800C8"/>
    <w:rsid w:val="0048354A"/>
    <w:rsid w:val="004836FD"/>
    <w:rsid w:val="00483A19"/>
    <w:rsid w:val="00485F3E"/>
    <w:rsid w:val="0049028D"/>
    <w:rsid w:val="004914BC"/>
    <w:rsid w:val="004928F1"/>
    <w:rsid w:val="00493F0A"/>
    <w:rsid w:val="00493F65"/>
    <w:rsid w:val="00495640"/>
    <w:rsid w:val="00495EBA"/>
    <w:rsid w:val="004A0270"/>
    <w:rsid w:val="004A0289"/>
    <w:rsid w:val="004A0D5F"/>
    <w:rsid w:val="004A0D7D"/>
    <w:rsid w:val="004A0DAF"/>
    <w:rsid w:val="004A1E39"/>
    <w:rsid w:val="004A2630"/>
    <w:rsid w:val="004A660F"/>
    <w:rsid w:val="004A6823"/>
    <w:rsid w:val="004B0DFB"/>
    <w:rsid w:val="004B2A34"/>
    <w:rsid w:val="004B4B5A"/>
    <w:rsid w:val="004B5758"/>
    <w:rsid w:val="004C01DC"/>
    <w:rsid w:val="004C1869"/>
    <w:rsid w:val="004C1AEA"/>
    <w:rsid w:val="004C2143"/>
    <w:rsid w:val="004C2AB1"/>
    <w:rsid w:val="004C38E6"/>
    <w:rsid w:val="004C4697"/>
    <w:rsid w:val="004C6232"/>
    <w:rsid w:val="004C6A6B"/>
    <w:rsid w:val="004C7094"/>
    <w:rsid w:val="004C72AA"/>
    <w:rsid w:val="004C7670"/>
    <w:rsid w:val="004C7F7F"/>
    <w:rsid w:val="004D01FD"/>
    <w:rsid w:val="004D049F"/>
    <w:rsid w:val="004D19EC"/>
    <w:rsid w:val="004D5868"/>
    <w:rsid w:val="004D5BB4"/>
    <w:rsid w:val="004D73FB"/>
    <w:rsid w:val="004E0DD4"/>
    <w:rsid w:val="004E1334"/>
    <w:rsid w:val="004E1A90"/>
    <w:rsid w:val="004E2AC6"/>
    <w:rsid w:val="004E2EF4"/>
    <w:rsid w:val="004E308D"/>
    <w:rsid w:val="004E347B"/>
    <w:rsid w:val="004E35B7"/>
    <w:rsid w:val="004F01BF"/>
    <w:rsid w:val="004F075C"/>
    <w:rsid w:val="004F16CB"/>
    <w:rsid w:val="004F1AA2"/>
    <w:rsid w:val="004F5ECE"/>
    <w:rsid w:val="004F6887"/>
    <w:rsid w:val="0050301E"/>
    <w:rsid w:val="00503173"/>
    <w:rsid w:val="00503C74"/>
    <w:rsid w:val="005056E3"/>
    <w:rsid w:val="00505DFD"/>
    <w:rsid w:val="00506009"/>
    <w:rsid w:val="005061EE"/>
    <w:rsid w:val="00510973"/>
    <w:rsid w:val="00510DD6"/>
    <w:rsid w:val="005110C4"/>
    <w:rsid w:val="00512086"/>
    <w:rsid w:val="00512358"/>
    <w:rsid w:val="00513B6B"/>
    <w:rsid w:val="00515723"/>
    <w:rsid w:val="005159C8"/>
    <w:rsid w:val="00516CC0"/>
    <w:rsid w:val="00522D9F"/>
    <w:rsid w:val="00522F00"/>
    <w:rsid w:val="005235D7"/>
    <w:rsid w:val="005258D6"/>
    <w:rsid w:val="00530CBA"/>
    <w:rsid w:val="00532723"/>
    <w:rsid w:val="005349B6"/>
    <w:rsid w:val="005349F1"/>
    <w:rsid w:val="00534AC9"/>
    <w:rsid w:val="005375DB"/>
    <w:rsid w:val="00541C58"/>
    <w:rsid w:val="00542AC9"/>
    <w:rsid w:val="00544509"/>
    <w:rsid w:val="00544A5A"/>
    <w:rsid w:val="00547C1B"/>
    <w:rsid w:val="005523AB"/>
    <w:rsid w:val="00552CC9"/>
    <w:rsid w:val="00554CEC"/>
    <w:rsid w:val="00556A82"/>
    <w:rsid w:val="005574D2"/>
    <w:rsid w:val="00557855"/>
    <w:rsid w:val="00557F31"/>
    <w:rsid w:val="005622AB"/>
    <w:rsid w:val="00563194"/>
    <w:rsid w:val="00564C28"/>
    <w:rsid w:val="00564C67"/>
    <w:rsid w:val="005659D9"/>
    <w:rsid w:val="00565C6E"/>
    <w:rsid w:val="00566AC4"/>
    <w:rsid w:val="00566CB8"/>
    <w:rsid w:val="0056710F"/>
    <w:rsid w:val="005674EC"/>
    <w:rsid w:val="00567976"/>
    <w:rsid w:val="005679B5"/>
    <w:rsid w:val="00567BA9"/>
    <w:rsid w:val="005730DD"/>
    <w:rsid w:val="00574886"/>
    <w:rsid w:val="00575420"/>
    <w:rsid w:val="005764B3"/>
    <w:rsid w:val="00580459"/>
    <w:rsid w:val="00580E96"/>
    <w:rsid w:val="00581F51"/>
    <w:rsid w:val="0058288F"/>
    <w:rsid w:val="00583368"/>
    <w:rsid w:val="0058646C"/>
    <w:rsid w:val="00587DD8"/>
    <w:rsid w:val="005903F9"/>
    <w:rsid w:val="00590B00"/>
    <w:rsid w:val="0059118D"/>
    <w:rsid w:val="00591F74"/>
    <w:rsid w:val="0059211A"/>
    <w:rsid w:val="0059241F"/>
    <w:rsid w:val="00594D5A"/>
    <w:rsid w:val="00595CF7"/>
    <w:rsid w:val="00596CDA"/>
    <w:rsid w:val="005A0D20"/>
    <w:rsid w:val="005A0F28"/>
    <w:rsid w:val="005A1C23"/>
    <w:rsid w:val="005A2524"/>
    <w:rsid w:val="005A4083"/>
    <w:rsid w:val="005A41F8"/>
    <w:rsid w:val="005A4895"/>
    <w:rsid w:val="005A5221"/>
    <w:rsid w:val="005A56C5"/>
    <w:rsid w:val="005A5779"/>
    <w:rsid w:val="005B27E9"/>
    <w:rsid w:val="005B768B"/>
    <w:rsid w:val="005C14A8"/>
    <w:rsid w:val="005C2037"/>
    <w:rsid w:val="005C22FF"/>
    <w:rsid w:val="005C3D28"/>
    <w:rsid w:val="005C430D"/>
    <w:rsid w:val="005C445A"/>
    <w:rsid w:val="005C6074"/>
    <w:rsid w:val="005C7346"/>
    <w:rsid w:val="005C77B2"/>
    <w:rsid w:val="005D4099"/>
    <w:rsid w:val="005D64F8"/>
    <w:rsid w:val="005E2550"/>
    <w:rsid w:val="005E4266"/>
    <w:rsid w:val="005E53D5"/>
    <w:rsid w:val="005E5665"/>
    <w:rsid w:val="005E6C49"/>
    <w:rsid w:val="005E6D22"/>
    <w:rsid w:val="005E70A1"/>
    <w:rsid w:val="005E71F8"/>
    <w:rsid w:val="005E7CCC"/>
    <w:rsid w:val="005F0AE1"/>
    <w:rsid w:val="005F3E66"/>
    <w:rsid w:val="005F4217"/>
    <w:rsid w:val="00600244"/>
    <w:rsid w:val="00600BA1"/>
    <w:rsid w:val="00600CF5"/>
    <w:rsid w:val="0060332B"/>
    <w:rsid w:val="0060648E"/>
    <w:rsid w:val="00615B0C"/>
    <w:rsid w:val="00616D35"/>
    <w:rsid w:val="0062110D"/>
    <w:rsid w:val="00621DC4"/>
    <w:rsid w:val="00622E29"/>
    <w:rsid w:val="00623FF3"/>
    <w:rsid w:val="006242A4"/>
    <w:rsid w:val="00624A7D"/>
    <w:rsid w:val="00625CF1"/>
    <w:rsid w:val="00626767"/>
    <w:rsid w:val="006313F4"/>
    <w:rsid w:val="0063152D"/>
    <w:rsid w:val="0063312B"/>
    <w:rsid w:val="0063409B"/>
    <w:rsid w:val="006351FF"/>
    <w:rsid w:val="006355F2"/>
    <w:rsid w:val="0063577C"/>
    <w:rsid w:val="00636EB2"/>
    <w:rsid w:val="00637D9A"/>
    <w:rsid w:val="00641273"/>
    <w:rsid w:val="00645595"/>
    <w:rsid w:val="00646A55"/>
    <w:rsid w:val="00647125"/>
    <w:rsid w:val="00651F81"/>
    <w:rsid w:val="00652087"/>
    <w:rsid w:val="00652B9D"/>
    <w:rsid w:val="006534E6"/>
    <w:rsid w:val="00655542"/>
    <w:rsid w:val="00656135"/>
    <w:rsid w:val="006568CD"/>
    <w:rsid w:val="006603E2"/>
    <w:rsid w:val="00660FDE"/>
    <w:rsid w:val="00661576"/>
    <w:rsid w:val="006629D3"/>
    <w:rsid w:val="00663312"/>
    <w:rsid w:val="0066380E"/>
    <w:rsid w:val="006664F1"/>
    <w:rsid w:val="00670465"/>
    <w:rsid w:val="006712F2"/>
    <w:rsid w:val="006732F8"/>
    <w:rsid w:val="00673D01"/>
    <w:rsid w:val="00674541"/>
    <w:rsid w:val="006747DA"/>
    <w:rsid w:val="00676D1B"/>
    <w:rsid w:val="00677464"/>
    <w:rsid w:val="00680229"/>
    <w:rsid w:val="006809BF"/>
    <w:rsid w:val="00681AA6"/>
    <w:rsid w:val="00681B3A"/>
    <w:rsid w:val="00682425"/>
    <w:rsid w:val="006828C9"/>
    <w:rsid w:val="00683186"/>
    <w:rsid w:val="00683739"/>
    <w:rsid w:val="00684821"/>
    <w:rsid w:val="00685B90"/>
    <w:rsid w:val="006874C8"/>
    <w:rsid w:val="006910FF"/>
    <w:rsid w:val="0069111D"/>
    <w:rsid w:val="0069528E"/>
    <w:rsid w:val="0069661E"/>
    <w:rsid w:val="00696EC1"/>
    <w:rsid w:val="006A0234"/>
    <w:rsid w:val="006A3115"/>
    <w:rsid w:val="006A4601"/>
    <w:rsid w:val="006A5148"/>
    <w:rsid w:val="006A5215"/>
    <w:rsid w:val="006A5981"/>
    <w:rsid w:val="006A5B13"/>
    <w:rsid w:val="006A5F13"/>
    <w:rsid w:val="006A6205"/>
    <w:rsid w:val="006A65A6"/>
    <w:rsid w:val="006A67D6"/>
    <w:rsid w:val="006A7E91"/>
    <w:rsid w:val="006B088D"/>
    <w:rsid w:val="006B0EE0"/>
    <w:rsid w:val="006B33E8"/>
    <w:rsid w:val="006B722E"/>
    <w:rsid w:val="006B764C"/>
    <w:rsid w:val="006C1B1B"/>
    <w:rsid w:val="006C2FA8"/>
    <w:rsid w:val="006C357F"/>
    <w:rsid w:val="006C4237"/>
    <w:rsid w:val="006C4464"/>
    <w:rsid w:val="006C6B18"/>
    <w:rsid w:val="006D03B3"/>
    <w:rsid w:val="006D0CE5"/>
    <w:rsid w:val="006D2BBF"/>
    <w:rsid w:val="006D51FE"/>
    <w:rsid w:val="006D6856"/>
    <w:rsid w:val="006D6A5B"/>
    <w:rsid w:val="006D6E92"/>
    <w:rsid w:val="006D7859"/>
    <w:rsid w:val="006E03AF"/>
    <w:rsid w:val="006E0581"/>
    <w:rsid w:val="006E07AA"/>
    <w:rsid w:val="006E3399"/>
    <w:rsid w:val="006E655B"/>
    <w:rsid w:val="006E7FE8"/>
    <w:rsid w:val="006F0BD9"/>
    <w:rsid w:val="006F0BF0"/>
    <w:rsid w:val="006F15F9"/>
    <w:rsid w:val="006F5A26"/>
    <w:rsid w:val="006F5FDA"/>
    <w:rsid w:val="006F69EA"/>
    <w:rsid w:val="006F6A0F"/>
    <w:rsid w:val="007000F5"/>
    <w:rsid w:val="0070195E"/>
    <w:rsid w:val="00702860"/>
    <w:rsid w:val="007032FD"/>
    <w:rsid w:val="0070413F"/>
    <w:rsid w:val="0070617D"/>
    <w:rsid w:val="007073E2"/>
    <w:rsid w:val="007078D3"/>
    <w:rsid w:val="007100E9"/>
    <w:rsid w:val="00710994"/>
    <w:rsid w:val="0071192C"/>
    <w:rsid w:val="00714C17"/>
    <w:rsid w:val="00721239"/>
    <w:rsid w:val="00721619"/>
    <w:rsid w:val="00723D43"/>
    <w:rsid w:val="007256DC"/>
    <w:rsid w:val="0072735D"/>
    <w:rsid w:val="00730D04"/>
    <w:rsid w:val="00731CC6"/>
    <w:rsid w:val="00732604"/>
    <w:rsid w:val="00732B65"/>
    <w:rsid w:val="007331C0"/>
    <w:rsid w:val="00733621"/>
    <w:rsid w:val="007347E0"/>
    <w:rsid w:val="007348A9"/>
    <w:rsid w:val="0073664E"/>
    <w:rsid w:val="00740903"/>
    <w:rsid w:val="00743DCE"/>
    <w:rsid w:val="007441ED"/>
    <w:rsid w:val="00744E8D"/>
    <w:rsid w:val="00750051"/>
    <w:rsid w:val="0075053A"/>
    <w:rsid w:val="00750B50"/>
    <w:rsid w:val="00752639"/>
    <w:rsid w:val="0075277E"/>
    <w:rsid w:val="007534E0"/>
    <w:rsid w:val="007569CC"/>
    <w:rsid w:val="00757A7C"/>
    <w:rsid w:val="00757D05"/>
    <w:rsid w:val="00761B53"/>
    <w:rsid w:val="00762F0E"/>
    <w:rsid w:val="00763393"/>
    <w:rsid w:val="00767988"/>
    <w:rsid w:val="00770F8D"/>
    <w:rsid w:val="00770F9E"/>
    <w:rsid w:val="00775CCB"/>
    <w:rsid w:val="00776685"/>
    <w:rsid w:val="007775BA"/>
    <w:rsid w:val="007779C8"/>
    <w:rsid w:val="007810C1"/>
    <w:rsid w:val="00781F56"/>
    <w:rsid w:val="00781FC6"/>
    <w:rsid w:val="00782A4A"/>
    <w:rsid w:val="00782F26"/>
    <w:rsid w:val="00783A94"/>
    <w:rsid w:val="00783B01"/>
    <w:rsid w:val="007855C0"/>
    <w:rsid w:val="0078783A"/>
    <w:rsid w:val="007902C1"/>
    <w:rsid w:val="00791164"/>
    <w:rsid w:val="00791AEC"/>
    <w:rsid w:val="007925BD"/>
    <w:rsid w:val="00792EA6"/>
    <w:rsid w:val="007931B7"/>
    <w:rsid w:val="0079484A"/>
    <w:rsid w:val="00795CDF"/>
    <w:rsid w:val="00797DD9"/>
    <w:rsid w:val="007A0811"/>
    <w:rsid w:val="007A273C"/>
    <w:rsid w:val="007A2780"/>
    <w:rsid w:val="007A5E66"/>
    <w:rsid w:val="007A65DD"/>
    <w:rsid w:val="007A6629"/>
    <w:rsid w:val="007A7E4F"/>
    <w:rsid w:val="007B0EB9"/>
    <w:rsid w:val="007B0EFC"/>
    <w:rsid w:val="007B33A1"/>
    <w:rsid w:val="007B37F1"/>
    <w:rsid w:val="007B3A14"/>
    <w:rsid w:val="007B3B86"/>
    <w:rsid w:val="007B6744"/>
    <w:rsid w:val="007C0C0F"/>
    <w:rsid w:val="007C3F42"/>
    <w:rsid w:val="007C4963"/>
    <w:rsid w:val="007C58EE"/>
    <w:rsid w:val="007C78F1"/>
    <w:rsid w:val="007D07F6"/>
    <w:rsid w:val="007D128B"/>
    <w:rsid w:val="007D487A"/>
    <w:rsid w:val="007D4960"/>
    <w:rsid w:val="007D6E41"/>
    <w:rsid w:val="007E0582"/>
    <w:rsid w:val="007E0B35"/>
    <w:rsid w:val="007E2C99"/>
    <w:rsid w:val="007E3131"/>
    <w:rsid w:val="007E73A2"/>
    <w:rsid w:val="007E7D6A"/>
    <w:rsid w:val="007F0B4B"/>
    <w:rsid w:val="007F1478"/>
    <w:rsid w:val="007F14FC"/>
    <w:rsid w:val="007F1D2E"/>
    <w:rsid w:val="007F1D71"/>
    <w:rsid w:val="007F3444"/>
    <w:rsid w:val="007F40DD"/>
    <w:rsid w:val="007F4426"/>
    <w:rsid w:val="007F6F6C"/>
    <w:rsid w:val="007F71E5"/>
    <w:rsid w:val="007F7519"/>
    <w:rsid w:val="007F7CAD"/>
    <w:rsid w:val="00800159"/>
    <w:rsid w:val="0080127A"/>
    <w:rsid w:val="00801947"/>
    <w:rsid w:val="00801C20"/>
    <w:rsid w:val="00802EFB"/>
    <w:rsid w:val="0080510E"/>
    <w:rsid w:val="0080673B"/>
    <w:rsid w:val="00812664"/>
    <w:rsid w:val="00816618"/>
    <w:rsid w:val="00822AF5"/>
    <w:rsid w:val="00822C2A"/>
    <w:rsid w:val="008232FE"/>
    <w:rsid w:val="00824520"/>
    <w:rsid w:val="00824BDF"/>
    <w:rsid w:val="00825C6D"/>
    <w:rsid w:val="008263C3"/>
    <w:rsid w:val="00826454"/>
    <w:rsid w:val="00826D62"/>
    <w:rsid w:val="00826F67"/>
    <w:rsid w:val="00826FE2"/>
    <w:rsid w:val="0083005A"/>
    <w:rsid w:val="00830EEE"/>
    <w:rsid w:val="00831884"/>
    <w:rsid w:val="008353AA"/>
    <w:rsid w:val="00835B4A"/>
    <w:rsid w:val="00835F83"/>
    <w:rsid w:val="00836BA9"/>
    <w:rsid w:val="00836D99"/>
    <w:rsid w:val="008378D9"/>
    <w:rsid w:val="00837F79"/>
    <w:rsid w:val="00840644"/>
    <w:rsid w:val="00841E28"/>
    <w:rsid w:val="0084219F"/>
    <w:rsid w:val="00843A9F"/>
    <w:rsid w:val="008462B7"/>
    <w:rsid w:val="008465D1"/>
    <w:rsid w:val="00851FA0"/>
    <w:rsid w:val="00852B2A"/>
    <w:rsid w:val="00852B68"/>
    <w:rsid w:val="00854657"/>
    <w:rsid w:val="00855A87"/>
    <w:rsid w:val="0085620F"/>
    <w:rsid w:val="008577A6"/>
    <w:rsid w:val="00860690"/>
    <w:rsid w:val="00861225"/>
    <w:rsid w:val="00861AA6"/>
    <w:rsid w:val="008633EC"/>
    <w:rsid w:val="0086371C"/>
    <w:rsid w:val="00864417"/>
    <w:rsid w:val="00865CA4"/>
    <w:rsid w:val="0086627B"/>
    <w:rsid w:val="008725E3"/>
    <w:rsid w:val="00872F2B"/>
    <w:rsid w:val="008742EF"/>
    <w:rsid w:val="008747A1"/>
    <w:rsid w:val="00874B86"/>
    <w:rsid w:val="00874BA1"/>
    <w:rsid w:val="00875369"/>
    <w:rsid w:val="00875A4F"/>
    <w:rsid w:val="008763D2"/>
    <w:rsid w:val="008814F5"/>
    <w:rsid w:val="00883916"/>
    <w:rsid w:val="00883BA7"/>
    <w:rsid w:val="00884640"/>
    <w:rsid w:val="00884BD1"/>
    <w:rsid w:val="008869F1"/>
    <w:rsid w:val="00891216"/>
    <w:rsid w:val="008917F5"/>
    <w:rsid w:val="00892A04"/>
    <w:rsid w:val="00893179"/>
    <w:rsid w:val="0089334B"/>
    <w:rsid w:val="00893DE2"/>
    <w:rsid w:val="00894CDA"/>
    <w:rsid w:val="00895131"/>
    <w:rsid w:val="00895BD8"/>
    <w:rsid w:val="008975B4"/>
    <w:rsid w:val="00897690"/>
    <w:rsid w:val="008A0D1E"/>
    <w:rsid w:val="008A0F29"/>
    <w:rsid w:val="008A2E78"/>
    <w:rsid w:val="008A3426"/>
    <w:rsid w:val="008A3618"/>
    <w:rsid w:val="008A5184"/>
    <w:rsid w:val="008B1770"/>
    <w:rsid w:val="008B1803"/>
    <w:rsid w:val="008B397E"/>
    <w:rsid w:val="008B4AF3"/>
    <w:rsid w:val="008B4E84"/>
    <w:rsid w:val="008B5607"/>
    <w:rsid w:val="008B5708"/>
    <w:rsid w:val="008B5C97"/>
    <w:rsid w:val="008B7AA5"/>
    <w:rsid w:val="008C119F"/>
    <w:rsid w:val="008C13B6"/>
    <w:rsid w:val="008C1BE3"/>
    <w:rsid w:val="008C26D9"/>
    <w:rsid w:val="008C27B3"/>
    <w:rsid w:val="008C3A50"/>
    <w:rsid w:val="008C5FC1"/>
    <w:rsid w:val="008C6D20"/>
    <w:rsid w:val="008C735D"/>
    <w:rsid w:val="008D04CB"/>
    <w:rsid w:val="008D0C6B"/>
    <w:rsid w:val="008D20B7"/>
    <w:rsid w:val="008D297C"/>
    <w:rsid w:val="008D33D0"/>
    <w:rsid w:val="008D40F3"/>
    <w:rsid w:val="008D41EA"/>
    <w:rsid w:val="008D4286"/>
    <w:rsid w:val="008D4CC9"/>
    <w:rsid w:val="008D59F6"/>
    <w:rsid w:val="008D5E2A"/>
    <w:rsid w:val="008E011A"/>
    <w:rsid w:val="008E0DE0"/>
    <w:rsid w:val="008E165E"/>
    <w:rsid w:val="008E2673"/>
    <w:rsid w:val="008E504F"/>
    <w:rsid w:val="008E7702"/>
    <w:rsid w:val="008F0E1B"/>
    <w:rsid w:val="008F1E2C"/>
    <w:rsid w:val="008F3FD3"/>
    <w:rsid w:val="008F774B"/>
    <w:rsid w:val="009002CF"/>
    <w:rsid w:val="00900E96"/>
    <w:rsid w:val="00904FBA"/>
    <w:rsid w:val="00904FEE"/>
    <w:rsid w:val="00905BCD"/>
    <w:rsid w:val="00906238"/>
    <w:rsid w:val="00911495"/>
    <w:rsid w:val="00911ACC"/>
    <w:rsid w:val="00913030"/>
    <w:rsid w:val="00914A26"/>
    <w:rsid w:val="00917ECC"/>
    <w:rsid w:val="00921680"/>
    <w:rsid w:val="009231AA"/>
    <w:rsid w:val="00923C4C"/>
    <w:rsid w:val="009243F4"/>
    <w:rsid w:val="00925138"/>
    <w:rsid w:val="00925A57"/>
    <w:rsid w:val="00927C77"/>
    <w:rsid w:val="00927DAE"/>
    <w:rsid w:val="009307E0"/>
    <w:rsid w:val="00930BF8"/>
    <w:rsid w:val="00932B84"/>
    <w:rsid w:val="009332C1"/>
    <w:rsid w:val="009334CE"/>
    <w:rsid w:val="009369C0"/>
    <w:rsid w:val="00936B75"/>
    <w:rsid w:val="00937790"/>
    <w:rsid w:val="00937E98"/>
    <w:rsid w:val="009402DB"/>
    <w:rsid w:val="0094182E"/>
    <w:rsid w:val="00941B06"/>
    <w:rsid w:val="00944786"/>
    <w:rsid w:val="00944A82"/>
    <w:rsid w:val="00944AD0"/>
    <w:rsid w:val="009451C4"/>
    <w:rsid w:val="00945F58"/>
    <w:rsid w:val="0094626F"/>
    <w:rsid w:val="00947606"/>
    <w:rsid w:val="0095085A"/>
    <w:rsid w:val="00952588"/>
    <w:rsid w:val="00952BD4"/>
    <w:rsid w:val="00953632"/>
    <w:rsid w:val="009538EC"/>
    <w:rsid w:val="00953BD0"/>
    <w:rsid w:val="00954D33"/>
    <w:rsid w:val="00955BD3"/>
    <w:rsid w:val="00956292"/>
    <w:rsid w:val="00956D25"/>
    <w:rsid w:val="00956DCC"/>
    <w:rsid w:val="00956F86"/>
    <w:rsid w:val="00960167"/>
    <w:rsid w:val="00960CE1"/>
    <w:rsid w:val="00961B66"/>
    <w:rsid w:val="00963840"/>
    <w:rsid w:val="0096393E"/>
    <w:rsid w:val="00964E94"/>
    <w:rsid w:val="00965A0F"/>
    <w:rsid w:val="00965FC8"/>
    <w:rsid w:val="009661B9"/>
    <w:rsid w:val="00973E03"/>
    <w:rsid w:val="00973F21"/>
    <w:rsid w:val="00974709"/>
    <w:rsid w:val="0097658B"/>
    <w:rsid w:val="00977511"/>
    <w:rsid w:val="00987D0B"/>
    <w:rsid w:val="009900F3"/>
    <w:rsid w:val="00991362"/>
    <w:rsid w:val="00992466"/>
    <w:rsid w:val="009929D0"/>
    <w:rsid w:val="00992E0F"/>
    <w:rsid w:val="0099505A"/>
    <w:rsid w:val="00995211"/>
    <w:rsid w:val="00997BD3"/>
    <w:rsid w:val="00997F9F"/>
    <w:rsid w:val="009A09A3"/>
    <w:rsid w:val="009A2A30"/>
    <w:rsid w:val="009A374E"/>
    <w:rsid w:val="009A37B1"/>
    <w:rsid w:val="009A513C"/>
    <w:rsid w:val="009A60DA"/>
    <w:rsid w:val="009A6A84"/>
    <w:rsid w:val="009A6C34"/>
    <w:rsid w:val="009A6F0C"/>
    <w:rsid w:val="009A7B61"/>
    <w:rsid w:val="009B16F4"/>
    <w:rsid w:val="009B600F"/>
    <w:rsid w:val="009B6387"/>
    <w:rsid w:val="009B6E24"/>
    <w:rsid w:val="009C005E"/>
    <w:rsid w:val="009C05D6"/>
    <w:rsid w:val="009C1561"/>
    <w:rsid w:val="009C2082"/>
    <w:rsid w:val="009C3C6B"/>
    <w:rsid w:val="009C4247"/>
    <w:rsid w:val="009C7D26"/>
    <w:rsid w:val="009D31DF"/>
    <w:rsid w:val="009D5F83"/>
    <w:rsid w:val="009D62FC"/>
    <w:rsid w:val="009D6534"/>
    <w:rsid w:val="009D6F06"/>
    <w:rsid w:val="009E18B0"/>
    <w:rsid w:val="009E21D1"/>
    <w:rsid w:val="009E381A"/>
    <w:rsid w:val="009E3C53"/>
    <w:rsid w:val="009E41BB"/>
    <w:rsid w:val="009E52BB"/>
    <w:rsid w:val="009E57AB"/>
    <w:rsid w:val="009E6794"/>
    <w:rsid w:val="009E6842"/>
    <w:rsid w:val="009F09FC"/>
    <w:rsid w:val="009F2A20"/>
    <w:rsid w:val="009F48B0"/>
    <w:rsid w:val="009F4C2B"/>
    <w:rsid w:val="009F5CE8"/>
    <w:rsid w:val="009F66AC"/>
    <w:rsid w:val="009F76FC"/>
    <w:rsid w:val="009F7E7A"/>
    <w:rsid w:val="00A00F75"/>
    <w:rsid w:val="00A02407"/>
    <w:rsid w:val="00A03BA4"/>
    <w:rsid w:val="00A05613"/>
    <w:rsid w:val="00A05E59"/>
    <w:rsid w:val="00A105D2"/>
    <w:rsid w:val="00A11CBE"/>
    <w:rsid w:val="00A12273"/>
    <w:rsid w:val="00A127E8"/>
    <w:rsid w:val="00A136EF"/>
    <w:rsid w:val="00A14A48"/>
    <w:rsid w:val="00A15A84"/>
    <w:rsid w:val="00A1623D"/>
    <w:rsid w:val="00A17A37"/>
    <w:rsid w:val="00A206D9"/>
    <w:rsid w:val="00A24055"/>
    <w:rsid w:val="00A25805"/>
    <w:rsid w:val="00A26BDC"/>
    <w:rsid w:val="00A27EFA"/>
    <w:rsid w:val="00A315EA"/>
    <w:rsid w:val="00A32768"/>
    <w:rsid w:val="00A33964"/>
    <w:rsid w:val="00A349BE"/>
    <w:rsid w:val="00A3621C"/>
    <w:rsid w:val="00A368F2"/>
    <w:rsid w:val="00A37D8A"/>
    <w:rsid w:val="00A41120"/>
    <w:rsid w:val="00A432F3"/>
    <w:rsid w:val="00A446F2"/>
    <w:rsid w:val="00A46465"/>
    <w:rsid w:val="00A47B5F"/>
    <w:rsid w:val="00A47BDD"/>
    <w:rsid w:val="00A503AB"/>
    <w:rsid w:val="00A50DDF"/>
    <w:rsid w:val="00A53705"/>
    <w:rsid w:val="00A556A2"/>
    <w:rsid w:val="00A55AC4"/>
    <w:rsid w:val="00A5799D"/>
    <w:rsid w:val="00A61201"/>
    <w:rsid w:val="00A612FD"/>
    <w:rsid w:val="00A61899"/>
    <w:rsid w:val="00A6319D"/>
    <w:rsid w:val="00A64999"/>
    <w:rsid w:val="00A71B4B"/>
    <w:rsid w:val="00A720B7"/>
    <w:rsid w:val="00A72875"/>
    <w:rsid w:val="00A72922"/>
    <w:rsid w:val="00A72C45"/>
    <w:rsid w:val="00A73263"/>
    <w:rsid w:val="00A77281"/>
    <w:rsid w:val="00A8044C"/>
    <w:rsid w:val="00A80CB3"/>
    <w:rsid w:val="00A82BDF"/>
    <w:rsid w:val="00A84F16"/>
    <w:rsid w:val="00A86095"/>
    <w:rsid w:val="00A86D82"/>
    <w:rsid w:val="00A87A83"/>
    <w:rsid w:val="00A906C7"/>
    <w:rsid w:val="00A920A7"/>
    <w:rsid w:val="00A951D9"/>
    <w:rsid w:val="00A97D73"/>
    <w:rsid w:val="00AA184F"/>
    <w:rsid w:val="00AA2B98"/>
    <w:rsid w:val="00AA35DE"/>
    <w:rsid w:val="00AA40A5"/>
    <w:rsid w:val="00AA582A"/>
    <w:rsid w:val="00AA6BC9"/>
    <w:rsid w:val="00AA7614"/>
    <w:rsid w:val="00AB03B9"/>
    <w:rsid w:val="00AB1430"/>
    <w:rsid w:val="00AB2D6D"/>
    <w:rsid w:val="00AB3498"/>
    <w:rsid w:val="00AB3F4D"/>
    <w:rsid w:val="00AB443F"/>
    <w:rsid w:val="00AB4994"/>
    <w:rsid w:val="00AB5F83"/>
    <w:rsid w:val="00AB630C"/>
    <w:rsid w:val="00AB6A2F"/>
    <w:rsid w:val="00AB7512"/>
    <w:rsid w:val="00AC11E6"/>
    <w:rsid w:val="00AC1981"/>
    <w:rsid w:val="00AC5BA6"/>
    <w:rsid w:val="00AC5E38"/>
    <w:rsid w:val="00AD160E"/>
    <w:rsid w:val="00AD1C77"/>
    <w:rsid w:val="00AD2DA7"/>
    <w:rsid w:val="00AE1932"/>
    <w:rsid w:val="00AE1E65"/>
    <w:rsid w:val="00AE22C5"/>
    <w:rsid w:val="00AE315F"/>
    <w:rsid w:val="00AE54DE"/>
    <w:rsid w:val="00AE6347"/>
    <w:rsid w:val="00AE6430"/>
    <w:rsid w:val="00AE6CB6"/>
    <w:rsid w:val="00AF1575"/>
    <w:rsid w:val="00AF2433"/>
    <w:rsid w:val="00AF28E9"/>
    <w:rsid w:val="00AF2AF8"/>
    <w:rsid w:val="00AF4CFC"/>
    <w:rsid w:val="00AF4D7A"/>
    <w:rsid w:val="00AF508A"/>
    <w:rsid w:val="00AF6C94"/>
    <w:rsid w:val="00B001D7"/>
    <w:rsid w:val="00B01F00"/>
    <w:rsid w:val="00B01F64"/>
    <w:rsid w:val="00B02494"/>
    <w:rsid w:val="00B0373D"/>
    <w:rsid w:val="00B037B0"/>
    <w:rsid w:val="00B04396"/>
    <w:rsid w:val="00B05CD5"/>
    <w:rsid w:val="00B10B99"/>
    <w:rsid w:val="00B1146D"/>
    <w:rsid w:val="00B11585"/>
    <w:rsid w:val="00B12524"/>
    <w:rsid w:val="00B13EA1"/>
    <w:rsid w:val="00B13FCD"/>
    <w:rsid w:val="00B15AC8"/>
    <w:rsid w:val="00B17876"/>
    <w:rsid w:val="00B21849"/>
    <w:rsid w:val="00B238C1"/>
    <w:rsid w:val="00B24D96"/>
    <w:rsid w:val="00B25564"/>
    <w:rsid w:val="00B256F5"/>
    <w:rsid w:val="00B25792"/>
    <w:rsid w:val="00B26960"/>
    <w:rsid w:val="00B26A5F"/>
    <w:rsid w:val="00B27D1D"/>
    <w:rsid w:val="00B32F88"/>
    <w:rsid w:val="00B341C9"/>
    <w:rsid w:val="00B351C1"/>
    <w:rsid w:val="00B354C3"/>
    <w:rsid w:val="00B359F2"/>
    <w:rsid w:val="00B37314"/>
    <w:rsid w:val="00B4025D"/>
    <w:rsid w:val="00B40D64"/>
    <w:rsid w:val="00B40D8A"/>
    <w:rsid w:val="00B429BA"/>
    <w:rsid w:val="00B46C8B"/>
    <w:rsid w:val="00B47143"/>
    <w:rsid w:val="00B47F98"/>
    <w:rsid w:val="00B502CB"/>
    <w:rsid w:val="00B513A3"/>
    <w:rsid w:val="00B548AE"/>
    <w:rsid w:val="00B55510"/>
    <w:rsid w:val="00B556A2"/>
    <w:rsid w:val="00B5728A"/>
    <w:rsid w:val="00B577A0"/>
    <w:rsid w:val="00B60154"/>
    <w:rsid w:val="00B62946"/>
    <w:rsid w:val="00B62BCA"/>
    <w:rsid w:val="00B63750"/>
    <w:rsid w:val="00B63A2F"/>
    <w:rsid w:val="00B64152"/>
    <w:rsid w:val="00B663A2"/>
    <w:rsid w:val="00B70611"/>
    <w:rsid w:val="00B70C84"/>
    <w:rsid w:val="00B70DD8"/>
    <w:rsid w:val="00B7635F"/>
    <w:rsid w:val="00B764A6"/>
    <w:rsid w:val="00B76AC6"/>
    <w:rsid w:val="00B80EC3"/>
    <w:rsid w:val="00B828EC"/>
    <w:rsid w:val="00B83722"/>
    <w:rsid w:val="00B84920"/>
    <w:rsid w:val="00B8724C"/>
    <w:rsid w:val="00B91080"/>
    <w:rsid w:val="00B943DC"/>
    <w:rsid w:val="00B9474F"/>
    <w:rsid w:val="00B95A84"/>
    <w:rsid w:val="00BA07AC"/>
    <w:rsid w:val="00BA2A3E"/>
    <w:rsid w:val="00BA2F76"/>
    <w:rsid w:val="00BA3DA5"/>
    <w:rsid w:val="00BA5C2C"/>
    <w:rsid w:val="00BA68F9"/>
    <w:rsid w:val="00BA7A42"/>
    <w:rsid w:val="00BA7A47"/>
    <w:rsid w:val="00BB2475"/>
    <w:rsid w:val="00BB2638"/>
    <w:rsid w:val="00BB27B3"/>
    <w:rsid w:val="00BB3184"/>
    <w:rsid w:val="00BB3EC1"/>
    <w:rsid w:val="00BB564C"/>
    <w:rsid w:val="00BB654C"/>
    <w:rsid w:val="00BB773A"/>
    <w:rsid w:val="00BC15EA"/>
    <w:rsid w:val="00BC48C4"/>
    <w:rsid w:val="00BC53EA"/>
    <w:rsid w:val="00BC5545"/>
    <w:rsid w:val="00BC7109"/>
    <w:rsid w:val="00BD038E"/>
    <w:rsid w:val="00BD0FE1"/>
    <w:rsid w:val="00BD2F2F"/>
    <w:rsid w:val="00BD42D6"/>
    <w:rsid w:val="00BD5936"/>
    <w:rsid w:val="00BD6348"/>
    <w:rsid w:val="00BD76A1"/>
    <w:rsid w:val="00BD797D"/>
    <w:rsid w:val="00BE142B"/>
    <w:rsid w:val="00BE1A63"/>
    <w:rsid w:val="00BE43BB"/>
    <w:rsid w:val="00BE4BAC"/>
    <w:rsid w:val="00BE5E3D"/>
    <w:rsid w:val="00BE7467"/>
    <w:rsid w:val="00BF16F2"/>
    <w:rsid w:val="00BF312A"/>
    <w:rsid w:val="00BF31F0"/>
    <w:rsid w:val="00BF4A41"/>
    <w:rsid w:val="00BF5570"/>
    <w:rsid w:val="00BF66D3"/>
    <w:rsid w:val="00BF7A4D"/>
    <w:rsid w:val="00BF7E7A"/>
    <w:rsid w:val="00C0058B"/>
    <w:rsid w:val="00C00956"/>
    <w:rsid w:val="00C010E4"/>
    <w:rsid w:val="00C0134F"/>
    <w:rsid w:val="00C02B2D"/>
    <w:rsid w:val="00C041CE"/>
    <w:rsid w:val="00C04C98"/>
    <w:rsid w:val="00C12C3E"/>
    <w:rsid w:val="00C13E6D"/>
    <w:rsid w:val="00C157D2"/>
    <w:rsid w:val="00C15C65"/>
    <w:rsid w:val="00C17141"/>
    <w:rsid w:val="00C2190A"/>
    <w:rsid w:val="00C22D9A"/>
    <w:rsid w:val="00C24326"/>
    <w:rsid w:val="00C246AE"/>
    <w:rsid w:val="00C26F16"/>
    <w:rsid w:val="00C31110"/>
    <w:rsid w:val="00C31E65"/>
    <w:rsid w:val="00C31E89"/>
    <w:rsid w:val="00C3237B"/>
    <w:rsid w:val="00C34E1D"/>
    <w:rsid w:val="00C35069"/>
    <w:rsid w:val="00C360B3"/>
    <w:rsid w:val="00C362CF"/>
    <w:rsid w:val="00C369D3"/>
    <w:rsid w:val="00C406DE"/>
    <w:rsid w:val="00C42B62"/>
    <w:rsid w:val="00C42F0E"/>
    <w:rsid w:val="00C43289"/>
    <w:rsid w:val="00C4348F"/>
    <w:rsid w:val="00C440B6"/>
    <w:rsid w:val="00C4543E"/>
    <w:rsid w:val="00C45DEE"/>
    <w:rsid w:val="00C46067"/>
    <w:rsid w:val="00C46228"/>
    <w:rsid w:val="00C475EB"/>
    <w:rsid w:val="00C50759"/>
    <w:rsid w:val="00C52C63"/>
    <w:rsid w:val="00C52F40"/>
    <w:rsid w:val="00C53B68"/>
    <w:rsid w:val="00C56EE9"/>
    <w:rsid w:val="00C56F99"/>
    <w:rsid w:val="00C5705C"/>
    <w:rsid w:val="00C600A0"/>
    <w:rsid w:val="00C605C4"/>
    <w:rsid w:val="00C61907"/>
    <w:rsid w:val="00C63048"/>
    <w:rsid w:val="00C63B98"/>
    <w:rsid w:val="00C67EE4"/>
    <w:rsid w:val="00C703E6"/>
    <w:rsid w:val="00C75D4A"/>
    <w:rsid w:val="00C76F08"/>
    <w:rsid w:val="00C81587"/>
    <w:rsid w:val="00C82094"/>
    <w:rsid w:val="00C827AC"/>
    <w:rsid w:val="00C847CD"/>
    <w:rsid w:val="00C8548B"/>
    <w:rsid w:val="00C85494"/>
    <w:rsid w:val="00C85C01"/>
    <w:rsid w:val="00C86498"/>
    <w:rsid w:val="00C90BE2"/>
    <w:rsid w:val="00C921B8"/>
    <w:rsid w:val="00C945C5"/>
    <w:rsid w:val="00C96660"/>
    <w:rsid w:val="00C97485"/>
    <w:rsid w:val="00C97DD9"/>
    <w:rsid w:val="00CA0A87"/>
    <w:rsid w:val="00CA1AF4"/>
    <w:rsid w:val="00CA1D2E"/>
    <w:rsid w:val="00CA2C8C"/>
    <w:rsid w:val="00CA2CB6"/>
    <w:rsid w:val="00CA407B"/>
    <w:rsid w:val="00CA48F1"/>
    <w:rsid w:val="00CA596C"/>
    <w:rsid w:val="00CB11F9"/>
    <w:rsid w:val="00CB3AB5"/>
    <w:rsid w:val="00CB41AC"/>
    <w:rsid w:val="00CB4D1D"/>
    <w:rsid w:val="00CC22F1"/>
    <w:rsid w:val="00CC31CC"/>
    <w:rsid w:val="00CC5390"/>
    <w:rsid w:val="00CC5437"/>
    <w:rsid w:val="00CC656D"/>
    <w:rsid w:val="00CC7D7A"/>
    <w:rsid w:val="00CD1243"/>
    <w:rsid w:val="00CD2549"/>
    <w:rsid w:val="00CD2E28"/>
    <w:rsid w:val="00CD476B"/>
    <w:rsid w:val="00CD4D43"/>
    <w:rsid w:val="00CD519D"/>
    <w:rsid w:val="00CD5AD2"/>
    <w:rsid w:val="00CD7A59"/>
    <w:rsid w:val="00CE1C95"/>
    <w:rsid w:val="00CE1E41"/>
    <w:rsid w:val="00CE1FDB"/>
    <w:rsid w:val="00CE20EB"/>
    <w:rsid w:val="00CE3E71"/>
    <w:rsid w:val="00CE53DE"/>
    <w:rsid w:val="00CE6190"/>
    <w:rsid w:val="00CE6DE5"/>
    <w:rsid w:val="00CE6DF8"/>
    <w:rsid w:val="00CE6DFD"/>
    <w:rsid w:val="00CE7A86"/>
    <w:rsid w:val="00CE7F33"/>
    <w:rsid w:val="00CF03C7"/>
    <w:rsid w:val="00CF2493"/>
    <w:rsid w:val="00CF305B"/>
    <w:rsid w:val="00CF34DB"/>
    <w:rsid w:val="00CF5253"/>
    <w:rsid w:val="00CF5B37"/>
    <w:rsid w:val="00CF772A"/>
    <w:rsid w:val="00CF7DE9"/>
    <w:rsid w:val="00D013A8"/>
    <w:rsid w:val="00D01463"/>
    <w:rsid w:val="00D024A1"/>
    <w:rsid w:val="00D04E9B"/>
    <w:rsid w:val="00D06193"/>
    <w:rsid w:val="00D0757A"/>
    <w:rsid w:val="00D105CF"/>
    <w:rsid w:val="00D11624"/>
    <w:rsid w:val="00D1313A"/>
    <w:rsid w:val="00D15B3C"/>
    <w:rsid w:val="00D16769"/>
    <w:rsid w:val="00D20A28"/>
    <w:rsid w:val="00D20E0D"/>
    <w:rsid w:val="00D20EE2"/>
    <w:rsid w:val="00D22536"/>
    <w:rsid w:val="00D24EF1"/>
    <w:rsid w:val="00D260E7"/>
    <w:rsid w:val="00D26461"/>
    <w:rsid w:val="00D277FF"/>
    <w:rsid w:val="00D2798D"/>
    <w:rsid w:val="00D279A5"/>
    <w:rsid w:val="00D30936"/>
    <w:rsid w:val="00D348DD"/>
    <w:rsid w:val="00D35943"/>
    <w:rsid w:val="00D36A93"/>
    <w:rsid w:val="00D36C0C"/>
    <w:rsid w:val="00D37C1C"/>
    <w:rsid w:val="00D4050A"/>
    <w:rsid w:val="00D40937"/>
    <w:rsid w:val="00D41E16"/>
    <w:rsid w:val="00D427CD"/>
    <w:rsid w:val="00D45456"/>
    <w:rsid w:val="00D536DC"/>
    <w:rsid w:val="00D54D83"/>
    <w:rsid w:val="00D55569"/>
    <w:rsid w:val="00D56619"/>
    <w:rsid w:val="00D607D4"/>
    <w:rsid w:val="00D63439"/>
    <w:rsid w:val="00D6384D"/>
    <w:rsid w:val="00D641A6"/>
    <w:rsid w:val="00D65CE1"/>
    <w:rsid w:val="00D66B68"/>
    <w:rsid w:val="00D679BD"/>
    <w:rsid w:val="00D71D37"/>
    <w:rsid w:val="00D7234A"/>
    <w:rsid w:val="00D730DF"/>
    <w:rsid w:val="00D732CB"/>
    <w:rsid w:val="00D73424"/>
    <w:rsid w:val="00D74E3E"/>
    <w:rsid w:val="00D754CC"/>
    <w:rsid w:val="00D77021"/>
    <w:rsid w:val="00D809D5"/>
    <w:rsid w:val="00D80CAE"/>
    <w:rsid w:val="00D81B57"/>
    <w:rsid w:val="00D83364"/>
    <w:rsid w:val="00D85E48"/>
    <w:rsid w:val="00D870DA"/>
    <w:rsid w:val="00D87DAD"/>
    <w:rsid w:val="00D90631"/>
    <w:rsid w:val="00D93C2D"/>
    <w:rsid w:val="00D94639"/>
    <w:rsid w:val="00D94C9A"/>
    <w:rsid w:val="00D94F34"/>
    <w:rsid w:val="00D95D39"/>
    <w:rsid w:val="00D968C2"/>
    <w:rsid w:val="00D97FBB"/>
    <w:rsid w:val="00DA26A6"/>
    <w:rsid w:val="00DA2B08"/>
    <w:rsid w:val="00DA35BC"/>
    <w:rsid w:val="00DA3BAB"/>
    <w:rsid w:val="00DA3CD8"/>
    <w:rsid w:val="00DA524A"/>
    <w:rsid w:val="00DA5759"/>
    <w:rsid w:val="00DA644D"/>
    <w:rsid w:val="00DA7619"/>
    <w:rsid w:val="00DB04B0"/>
    <w:rsid w:val="00DB1F9D"/>
    <w:rsid w:val="00DB240D"/>
    <w:rsid w:val="00DB2F8B"/>
    <w:rsid w:val="00DB418A"/>
    <w:rsid w:val="00DB4648"/>
    <w:rsid w:val="00DB66A6"/>
    <w:rsid w:val="00DC1D49"/>
    <w:rsid w:val="00DC1F30"/>
    <w:rsid w:val="00DC2C50"/>
    <w:rsid w:val="00DC409F"/>
    <w:rsid w:val="00DC4390"/>
    <w:rsid w:val="00DC4C44"/>
    <w:rsid w:val="00DC5C94"/>
    <w:rsid w:val="00DC6A9A"/>
    <w:rsid w:val="00DC76E3"/>
    <w:rsid w:val="00DD0158"/>
    <w:rsid w:val="00DD2EC9"/>
    <w:rsid w:val="00DD5D5C"/>
    <w:rsid w:val="00DD6214"/>
    <w:rsid w:val="00DD7750"/>
    <w:rsid w:val="00DE117E"/>
    <w:rsid w:val="00DE1BA0"/>
    <w:rsid w:val="00DE2ADE"/>
    <w:rsid w:val="00DE2B56"/>
    <w:rsid w:val="00DE33D8"/>
    <w:rsid w:val="00DE3CF2"/>
    <w:rsid w:val="00DE4697"/>
    <w:rsid w:val="00DE552B"/>
    <w:rsid w:val="00DF2D0B"/>
    <w:rsid w:val="00DF2EC7"/>
    <w:rsid w:val="00DF3B8F"/>
    <w:rsid w:val="00DF5632"/>
    <w:rsid w:val="00DF69FD"/>
    <w:rsid w:val="00DF712A"/>
    <w:rsid w:val="00DF769A"/>
    <w:rsid w:val="00E004C2"/>
    <w:rsid w:val="00E01131"/>
    <w:rsid w:val="00E02476"/>
    <w:rsid w:val="00E027D4"/>
    <w:rsid w:val="00E02F1C"/>
    <w:rsid w:val="00E03029"/>
    <w:rsid w:val="00E05CD9"/>
    <w:rsid w:val="00E067D5"/>
    <w:rsid w:val="00E1104E"/>
    <w:rsid w:val="00E14578"/>
    <w:rsid w:val="00E14620"/>
    <w:rsid w:val="00E16F55"/>
    <w:rsid w:val="00E20189"/>
    <w:rsid w:val="00E21039"/>
    <w:rsid w:val="00E2347F"/>
    <w:rsid w:val="00E24BE0"/>
    <w:rsid w:val="00E25277"/>
    <w:rsid w:val="00E254CC"/>
    <w:rsid w:val="00E25C89"/>
    <w:rsid w:val="00E260A2"/>
    <w:rsid w:val="00E27847"/>
    <w:rsid w:val="00E30A25"/>
    <w:rsid w:val="00E3200D"/>
    <w:rsid w:val="00E3382E"/>
    <w:rsid w:val="00E33BCB"/>
    <w:rsid w:val="00E34B32"/>
    <w:rsid w:val="00E35418"/>
    <w:rsid w:val="00E3600D"/>
    <w:rsid w:val="00E364CC"/>
    <w:rsid w:val="00E37C0B"/>
    <w:rsid w:val="00E37FA3"/>
    <w:rsid w:val="00E404F4"/>
    <w:rsid w:val="00E42D89"/>
    <w:rsid w:val="00E4397B"/>
    <w:rsid w:val="00E43BB2"/>
    <w:rsid w:val="00E4429B"/>
    <w:rsid w:val="00E45072"/>
    <w:rsid w:val="00E455D2"/>
    <w:rsid w:val="00E4571F"/>
    <w:rsid w:val="00E466A6"/>
    <w:rsid w:val="00E46918"/>
    <w:rsid w:val="00E47849"/>
    <w:rsid w:val="00E50380"/>
    <w:rsid w:val="00E50AD8"/>
    <w:rsid w:val="00E5260E"/>
    <w:rsid w:val="00E533C5"/>
    <w:rsid w:val="00E53520"/>
    <w:rsid w:val="00E53ADF"/>
    <w:rsid w:val="00E54F6A"/>
    <w:rsid w:val="00E623A0"/>
    <w:rsid w:val="00E63D35"/>
    <w:rsid w:val="00E6437A"/>
    <w:rsid w:val="00E64ADD"/>
    <w:rsid w:val="00E653A7"/>
    <w:rsid w:val="00E70005"/>
    <w:rsid w:val="00E700AD"/>
    <w:rsid w:val="00E7211F"/>
    <w:rsid w:val="00E74F90"/>
    <w:rsid w:val="00E76D05"/>
    <w:rsid w:val="00E77407"/>
    <w:rsid w:val="00E82443"/>
    <w:rsid w:val="00E82DA0"/>
    <w:rsid w:val="00E84173"/>
    <w:rsid w:val="00E85FA6"/>
    <w:rsid w:val="00E8733E"/>
    <w:rsid w:val="00E90691"/>
    <w:rsid w:val="00E94DC2"/>
    <w:rsid w:val="00E953C2"/>
    <w:rsid w:val="00EA0DC0"/>
    <w:rsid w:val="00EA18DC"/>
    <w:rsid w:val="00EA3CD9"/>
    <w:rsid w:val="00EA482C"/>
    <w:rsid w:val="00EA697C"/>
    <w:rsid w:val="00EB0542"/>
    <w:rsid w:val="00EB196C"/>
    <w:rsid w:val="00EB4EC2"/>
    <w:rsid w:val="00EC0644"/>
    <w:rsid w:val="00EC0AE2"/>
    <w:rsid w:val="00EC18F5"/>
    <w:rsid w:val="00EC222F"/>
    <w:rsid w:val="00EC41C2"/>
    <w:rsid w:val="00EC433F"/>
    <w:rsid w:val="00EC4595"/>
    <w:rsid w:val="00EC45FD"/>
    <w:rsid w:val="00EC575A"/>
    <w:rsid w:val="00EC7F87"/>
    <w:rsid w:val="00ED0716"/>
    <w:rsid w:val="00ED2F9B"/>
    <w:rsid w:val="00ED472F"/>
    <w:rsid w:val="00ED60DF"/>
    <w:rsid w:val="00ED6A12"/>
    <w:rsid w:val="00ED6C09"/>
    <w:rsid w:val="00EE0394"/>
    <w:rsid w:val="00EE37AE"/>
    <w:rsid w:val="00EE5572"/>
    <w:rsid w:val="00EE55E5"/>
    <w:rsid w:val="00EE59A2"/>
    <w:rsid w:val="00EE64A2"/>
    <w:rsid w:val="00EE725A"/>
    <w:rsid w:val="00EE72EB"/>
    <w:rsid w:val="00EE7B6C"/>
    <w:rsid w:val="00EF0F0E"/>
    <w:rsid w:val="00EF0F76"/>
    <w:rsid w:val="00EF171D"/>
    <w:rsid w:val="00EF1BE1"/>
    <w:rsid w:val="00EF2F72"/>
    <w:rsid w:val="00EF35C8"/>
    <w:rsid w:val="00EF5A69"/>
    <w:rsid w:val="00EF7F08"/>
    <w:rsid w:val="00F00983"/>
    <w:rsid w:val="00F038A6"/>
    <w:rsid w:val="00F03A94"/>
    <w:rsid w:val="00F05131"/>
    <w:rsid w:val="00F105FE"/>
    <w:rsid w:val="00F11091"/>
    <w:rsid w:val="00F13CF7"/>
    <w:rsid w:val="00F14418"/>
    <w:rsid w:val="00F15B41"/>
    <w:rsid w:val="00F15E82"/>
    <w:rsid w:val="00F17C75"/>
    <w:rsid w:val="00F2022B"/>
    <w:rsid w:val="00F2102A"/>
    <w:rsid w:val="00F21916"/>
    <w:rsid w:val="00F21C35"/>
    <w:rsid w:val="00F22D71"/>
    <w:rsid w:val="00F24889"/>
    <w:rsid w:val="00F24D4C"/>
    <w:rsid w:val="00F25608"/>
    <w:rsid w:val="00F30CDA"/>
    <w:rsid w:val="00F31609"/>
    <w:rsid w:val="00F32688"/>
    <w:rsid w:val="00F32FC0"/>
    <w:rsid w:val="00F336BF"/>
    <w:rsid w:val="00F40713"/>
    <w:rsid w:val="00F407A2"/>
    <w:rsid w:val="00F42047"/>
    <w:rsid w:val="00F42486"/>
    <w:rsid w:val="00F42C18"/>
    <w:rsid w:val="00F42EA6"/>
    <w:rsid w:val="00F43BD0"/>
    <w:rsid w:val="00F47072"/>
    <w:rsid w:val="00F474F5"/>
    <w:rsid w:val="00F47CBE"/>
    <w:rsid w:val="00F51719"/>
    <w:rsid w:val="00F518B4"/>
    <w:rsid w:val="00F519C5"/>
    <w:rsid w:val="00F52411"/>
    <w:rsid w:val="00F53398"/>
    <w:rsid w:val="00F539D7"/>
    <w:rsid w:val="00F5445F"/>
    <w:rsid w:val="00F55315"/>
    <w:rsid w:val="00F55A0E"/>
    <w:rsid w:val="00F55AAE"/>
    <w:rsid w:val="00F6106F"/>
    <w:rsid w:val="00F6225B"/>
    <w:rsid w:val="00F63251"/>
    <w:rsid w:val="00F64E6F"/>
    <w:rsid w:val="00F65D9F"/>
    <w:rsid w:val="00F6619A"/>
    <w:rsid w:val="00F66CD3"/>
    <w:rsid w:val="00F70F35"/>
    <w:rsid w:val="00F71DB6"/>
    <w:rsid w:val="00F74B86"/>
    <w:rsid w:val="00F75A6B"/>
    <w:rsid w:val="00F75E10"/>
    <w:rsid w:val="00F769BA"/>
    <w:rsid w:val="00F80C41"/>
    <w:rsid w:val="00F8133C"/>
    <w:rsid w:val="00F840B0"/>
    <w:rsid w:val="00F90B3B"/>
    <w:rsid w:val="00F9250D"/>
    <w:rsid w:val="00F926C4"/>
    <w:rsid w:val="00F93966"/>
    <w:rsid w:val="00F93A3A"/>
    <w:rsid w:val="00F958EF"/>
    <w:rsid w:val="00F95B94"/>
    <w:rsid w:val="00F95F2B"/>
    <w:rsid w:val="00F96C5A"/>
    <w:rsid w:val="00F96D9E"/>
    <w:rsid w:val="00F97A6F"/>
    <w:rsid w:val="00FA0B7A"/>
    <w:rsid w:val="00FA1701"/>
    <w:rsid w:val="00FA175E"/>
    <w:rsid w:val="00FA303B"/>
    <w:rsid w:val="00FA3AB0"/>
    <w:rsid w:val="00FA3E5F"/>
    <w:rsid w:val="00FA5086"/>
    <w:rsid w:val="00FA5810"/>
    <w:rsid w:val="00FA6504"/>
    <w:rsid w:val="00FA650A"/>
    <w:rsid w:val="00FB019C"/>
    <w:rsid w:val="00FB26C5"/>
    <w:rsid w:val="00FB2DD6"/>
    <w:rsid w:val="00FB2E17"/>
    <w:rsid w:val="00FB3AAE"/>
    <w:rsid w:val="00FB52BD"/>
    <w:rsid w:val="00FB61DE"/>
    <w:rsid w:val="00FB62C7"/>
    <w:rsid w:val="00FB6D16"/>
    <w:rsid w:val="00FB6E78"/>
    <w:rsid w:val="00FB749C"/>
    <w:rsid w:val="00FB7EEB"/>
    <w:rsid w:val="00FC0305"/>
    <w:rsid w:val="00FC071E"/>
    <w:rsid w:val="00FC4701"/>
    <w:rsid w:val="00FC51D9"/>
    <w:rsid w:val="00FC6262"/>
    <w:rsid w:val="00FC66F2"/>
    <w:rsid w:val="00FC6D27"/>
    <w:rsid w:val="00FC6E04"/>
    <w:rsid w:val="00FC6E24"/>
    <w:rsid w:val="00FC7D26"/>
    <w:rsid w:val="00FD259D"/>
    <w:rsid w:val="00FD3ECB"/>
    <w:rsid w:val="00FD413C"/>
    <w:rsid w:val="00FD4F7A"/>
    <w:rsid w:val="00FD561A"/>
    <w:rsid w:val="00FD65FE"/>
    <w:rsid w:val="00FD729F"/>
    <w:rsid w:val="00FE0B96"/>
    <w:rsid w:val="00FE1335"/>
    <w:rsid w:val="00FE1C63"/>
    <w:rsid w:val="00FE66CF"/>
    <w:rsid w:val="00FE7022"/>
    <w:rsid w:val="00FF0E04"/>
    <w:rsid w:val="00FF166D"/>
    <w:rsid w:val="00FF588A"/>
    <w:rsid w:val="00FF686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AU"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lsdException w:name="heading 1" w:semiHidden="0"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Title" w:uiPriority="10" w:qFormat="1"/>
    <w:lsdException w:name="Closing" w:unhideWhenUsed="1"/>
    <w:lsdException w:name="Signature" w:unhideWhenUsed="1"/>
    <w:lsdException w:name="Default Paragraph Font" w:uiPriority="1" w:unhideWhenUsed="1"/>
    <w:lsdException w:name="Body Text" w:unhideWhenUsed="1"/>
    <w:lsdException w:name="Body Text Indent" w:unhideWhenUsed="1"/>
    <w:lsdException w:name="Message Header" w:unhideWhenUsed="1"/>
    <w:lsdException w:name="Subtitle"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unhideWhenUsed="1"/>
    <w:lsdException w:name="TOC Heading" w:uiPriority="39" w:unhideWhenUsed="1" w:qFormat="1"/>
  </w:latentStyles>
  <w:style w:type="paragraph" w:default="1" w:styleId="Normal">
    <w:name w:val="Normal"/>
    <w:rsid w:val="001C310D"/>
    <w:pPr>
      <w:spacing w:before="120" w:after="120"/>
    </w:pPr>
  </w:style>
  <w:style w:type="paragraph" w:styleId="Heading1">
    <w:name w:val="heading 1"/>
    <w:next w:val="Normal"/>
    <w:link w:val="Heading1Char"/>
    <w:uiPriority w:val="9"/>
    <w:qFormat/>
    <w:rsid w:val="00F47CBE"/>
    <w:pPr>
      <w:keepNext/>
      <w:keepLines/>
      <w:pageBreakBefore/>
      <w:numPr>
        <w:numId w:val="11"/>
      </w:numPr>
      <w:spacing w:after="480"/>
      <w:ind w:left="0"/>
      <w:outlineLvl w:val="0"/>
    </w:pPr>
    <w:rPr>
      <w:rFonts w:ascii="Calibri" w:eastAsiaTheme="majorEastAsia" w:hAnsi="Calibri" w:cstheme="majorBidi"/>
      <w:b/>
      <w:bCs/>
      <w:color w:val="69747A"/>
      <w:sz w:val="40"/>
      <w:szCs w:val="28"/>
    </w:rPr>
  </w:style>
  <w:style w:type="paragraph" w:styleId="Heading2">
    <w:name w:val="heading 2"/>
    <w:basedOn w:val="Heading1"/>
    <w:next w:val="Normal"/>
    <w:link w:val="Heading2Char"/>
    <w:uiPriority w:val="9"/>
    <w:qFormat/>
    <w:rsid w:val="00FC6E24"/>
    <w:pPr>
      <w:pageBreakBefore w:val="0"/>
      <w:numPr>
        <w:ilvl w:val="1"/>
      </w:numPr>
      <w:spacing w:before="480" w:after="240"/>
      <w:ind w:left="0"/>
      <w:outlineLvl w:val="1"/>
    </w:pPr>
    <w:rPr>
      <w:bCs w:val="0"/>
      <w:sz w:val="32"/>
      <w:szCs w:val="26"/>
    </w:rPr>
  </w:style>
  <w:style w:type="paragraph" w:styleId="Heading3">
    <w:name w:val="heading 3"/>
    <w:basedOn w:val="Heading2"/>
    <w:next w:val="Normal"/>
    <w:link w:val="Heading3Char"/>
    <w:uiPriority w:val="9"/>
    <w:qFormat/>
    <w:rsid w:val="00FC6E24"/>
    <w:pPr>
      <w:numPr>
        <w:ilvl w:val="2"/>
      </w:numPr>
      <w:ind w:left="0"/>
      <w:outlineLvl w:val="2"/>
    </w:pPr>
    <w:rPr>
      <w:bCs/>
      <w:sz w:val="28"/>
    </w:rPr>
  </w:style>
  <w:style w:type="paragraph" w:styleId="Heading4">
    <w:name w:val="heading 4"/>
    <w:basedOn w:val="Heading3"/>
    <w:next w:val="Normal"/>
    <w:link w:val="Heading4Char"/>
    <w:uiPriority w:val="9"/>
    <w:unhideWhenUsed/>
    <w:qFormat/>
    <w:rsid w:val="00FC6E24"/>
    <w:pPr>
      <w:numPr>
        <w:ilvl w:val="3"/>
      </w:numPr>
      <w:ind w:left="0"/>
      <w:outlineLvl w:val="3"/>
    </w:pPr>
    <w:rPr>
      <w:bCs w:val="0"/>
      <w:iCs/>
      <w:sz w:val="24"/>
    </w:rPr>
  </w:style>
  <w:style w:type="paragraph" w:styleId="Heading5">
    <w:name w:val="heading 5"/>
    <w:basedOn w:val="Heading4"/>
    <w:next w:val="Normal"/>
    <w:link w:val="Heading5Char"/>
    <w:uiPriority w:val="9"/>
    <w:semiHidden/>
    <w:qFormat/>
    <w:rsid w:val="00DB04B0"/>
    <w:pPr>
      <w:numPr>
        <w:ilvl w:val="4"/>
      </w:numPr>
      <w:outlineLvl w:val="4"/>
    </w:pPr>
  </w:style>
  <w:style w:type="paragraph" w:styleId="Heading6">
    <w:name w:val="heading 6"/>
    <w:basedOn w:val="Heading5"/>
    <w:next w:val="Normal"/>
    <w:link w:val="Heading6Char"/>
    <w:uiPriority w:val="9"/>
    <w:semiHidden/>
    <w:qFormat/>
    <w:rsid w:val="00DB04B0"/>
    <w:pPr>
      <w:numPr>
        <w:ilvl w:val="5"/>
      </w:numPr>
      <w:outlineLvl w:val="5"/>
    </w:pPr>
    <w:rPr>
      <w:iCs w:val="0"/>
      <w:sz w:val="20"/>
    </w:rPr>
  </w:style>
  <w:style w:type="paragraph" w:styleId="Heading7">
    <w:name w:val="heading 7"/>
    <w:basedOn w:val="Heading6"/>
    <w:next w:val="Normal"/>
    <w:link w:val="Heading7Char"/>
    <w:uiPriority w:val="9"/>
    <w:semiHidden/>
    <w:qFormat/>
    <w:rsid w:val="00DB04B0"/>
    <w:pPr>
      <w:numPr>
        <w:ilvl w:val="6"/>
      </w:numPr>
      <w:outlineLvl w:val="6"/>
    </w:pPr>
    <w:rPr>
      <w:iCs/>
    </w:rPr>
  </w:style>
  <w:style w:type="paragraph" w:styleId="Heading8">
    <w:name w:val="heading 8"/>
    <w:basedOn w:val="Heading7"/>
    <w:next w:val="Normal"/>
    <w:link w:val="Heading8Char"/>
    <w:uiPriority w:val="9"/>
    <w:semiHidden/>
    <w:qFormat/>
    <w:rsid w:val="00DB04B0"/>
    <w:pPr>
      <w:numPr>
        <w:ilvl w:val="7"/>
      </w:numPr>
      <w:outlineLvl w:val="7"/>
    </w:pPr>
  </w:style>
  <w:style w:type="paragraph" w:styleId="Heading9">
    <w:name w:val="heading 9"/>
    <w:basedOn w:val="Heading8"/>
    <w:next w:val="Normal"/>
    <w:link w:val="Heading9Char"/>
    <w:uiPriority w:val="9"/>
    <w:semiHidden/>
    <w:qFormat/>
    <w:rsid w:val="00DB04B0"/>
    <w:pPr>
      <w:numPr>
        <w:ilvl w:val="8"/>
      </w:numPr>
      <w:outlineLvl w:val="8"/>
    </w:pPr>
    <w:rPr>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CBE"/>
    <w:rPr>
      <w:rFonts w:ascii="Calibri" w:eastAsiaTheme="majorEastAsia" w:hAnsi="Calibri" w:cstheme="majorBidi"/>
      <w:b/>
      <w:bCs/>
      <w:color w:val="69747A"/>
      <w:sz w:val="40"/>
      <w:szCs w:val="28"/>
    </w:rPr>
  </w:style>
  <w:style w:type="character" w:customStyle="1" w:styleId="Heading2Char">
    <w:name w:val="Heading 2 Char"/>
    <w:basedOn w:val="DefaultParagraphFont"/>
    <w:link w:val="Heading2"/>
    <w:uiPriority w:val="9"/>
    <w:rsid w:val="00FC6E24"/>
    <w:rPr>
      <w:rFonts w:ascii="Calibri" w:eastAsiaTheme="majorEastAsia" w:hAnsi="Calibri" w:cstheme="majorBidi"/>
      <w:b/>
      <w:color w:val="677178"/>
      <w:sz w:val="32"/>
      <w:szCs w:val="26"/>
    </w:rPr>
  </w:style>
  <w:style w:type="character" w:customStyle="1" w:styleId="Heading3Char">
    <w:name w:val="Heading 3 Char"/>
    <w:basedOn w:val="DefaultParagraphFont"/>
    <w:link w:val="Heading3"/>
    <w:uiPriority w:val="9"/>
    <w:rsid w:val="00FC6E24"/>
    <w:rPr>
      <w:rFonts w:ascii="Calibri" w:eastAsiaTheme="majorEastAsia" w:hAnsi="Calibri" w:cstheme="majorBidi"/>
      <w:b/>
      <w:bCs/>
      <w:color w:val="677178"/>
      <w:sz w:val="28"/>
      <w:szCs w:val="26"/>
    </w:rPr>
  </w:style>
  <w:style w:type="character" w:customStyle="1" w:styleId="Heading4Char">
    <w:name w:val="Heading 4 Char"/>
    <w:basedOn w:val="DefaultParagraphFont"/>
    <w:link w:val="Heading4"/>
    <w:uiPriority w:val="9"/>
    <w:rsid w:val="00FC6E24"/>
    <w:rPr>
      <w:rFonts w:ascii="Calibri" w:eastAsiaTheme="majorEastAsia" w:hAnsi="Calibri" w:cstheme="majorBidi"/>
      <w:b/>
      <w:iCs/>
      <w:color w:val="677178"/>
      <w:sz w:val="24"/>
      <w:szCs w:val="26"/>
    </w:rPr>
  </w:style>
  <w:style w:type="character" w:customStyle="1" w:styleId="Heading5Char">
    <w:name w:val="Heading 5 Char"/>
    <w:basedOn w:val="DefaultParagraphFont"/>
    <w:link w:val="Heading5"/>
    <w:uiPriority w:val="9"/>
    <w:semiHidden/>
    <w:rsid w:val="00DB04B0"/>
    <w:rPr>
      <w:rFonts w:ascii="Calibri" w:eastAsiaTheme="majorEastAsia" w:hAnsi="Calibri" w:cstheme="majorBidi"/>
      <w:b/>
      <w:iCs/>
      <w:color w:val="677178"/>
      <w:sz w:val="24"/>
      <w:szCs w:val="26"/>
    </w:rPr>
  </w:style>
  <w:style w:type="character" w:customStyle="1" w:styleId="Heading6Char">
    <w:name w:val="Heading 6 Char"/>
    <w:basedOn w:val="DefaultParagraphFont"/>
    <w:link w:val="Heading6"/>
    <w:uiPriority w:val="9"/>
    <w:semiHidden/>
    <w:rsid w:val="00DB04B0"/>
    <w:rPr>
      <w:rFonts w:ascii="Calibri" w:eastAsiaTheme="majorEastAsia" w:hAnsi="Calibri" w:cstheme="majorBidi"/>
      <w:b/>
      <w:color w:val="677178"/>
      <w:szCs w:val="26"/>
    </w:rPr>
  </w:style>
  <w:style w:type="character" w:customStyle="1" w:styleId="Heading7Char">
    <w:name w:val="Heading 7 Char"/>
    <w:basedOn w:val="DefaultParagraphFont"/>
    <w:link w:val="Heading7"/>
    <w:uiPriority w:val="9"/>
    <w:semiHidden/>
    <w:rsid w:val="00DB04B0"/>
    <w:rPr>
      <w:rFonts w:ascii="Calibri" w:eastAsiaTheme="majorEastAsia" w:hAnsi="Calibri" w:cstheme="majorBidi"/>
      <w:b/>
      <w:iCs/>
      <w:color w:val="677178"/>
      <w:szCs w:val="26"/>
    </w:rPr>
  </w:style>
  <w:style w:type="character" w:customStyle="1" w:styleId="Heading8Char">
    <w:name w:val="Heading 8 Char"/>
    <w:basedOn w:val="DefaultParagraphFont"/>
    <w:link w:val="Heading8"/>
    <w:uiPriority w:val="9"/>
    <w:semiHidden/>
    <w:rsid w:val="00DB04B0"/>
    <w:rPr>
      <w:rFonts w:ascii="Calibri" w:eastAsiaTheme="majorEastAsia" w:hAnsi="Calibri" w:cstheme="majorBidi"/>
      <w:b/>
      <w:iCs/>
      <w:color w:val="677178"/>
      <w:szCs w:val="26"/>
    </w:rPr>
  </w:style>
  <w:style w:type="character" w:customStyle="1" w:styleId="Heading9Char">
    <w:name w:val="Heading 9 Char"/>
    <w:basedOn w:val="DefaultParagraphFont"/>
    <w:link w:val="Heading9"/>
    <w:uiPriority w:val="9"/>
    <w:semiHidden/>
    <w:rsid w:val="00DB04B0"/>
    <w:rPr>
      <w:rFonts w:ascii="Calibri" w:eastAsiaTheme="majorEastAsia" w:hAnsi="Calibri" w:cstheme="majorBidi"/>
      <w:b/>
      <w:color w:val="677178"/>
      <w:szCs w:val="26"/>
    </w:rPr>
  </w:style>
  <w:style w:type="numbering" w:customStyle="1" w:styleId="Headings">
    <w:name w:val="Headings"/>
    <w:uiPriority w:val="99"/>
    <w:rsid w:val="00DB04B0"/>
    <w:pPr>
      <w:numPr>
        <w:numId w:val="1"/>
      </w:numPr>
    </w:pPr>
  </w:style>
  <w:style w:type="paragraph" w:customStyle="1" w:styleId="FakeHeading1">
    <w:name w:val="Fake Heading 1"/>
    <w:next w:val="Normal"/>
    <w:rsid w:val="00F47CBE"/>
    <w:pPr>
      <w:keepNext/>
      <w:keepLines/>
      <w:pageBreakBefore/>
      <w:spacing w:after="480"/>
    </w:pPr>
    <w:rPr>
      <w:b/>
      <w:color w:val="69747A"/>
      <w:sz w:val="40"/>
    </w:rPr>
  </w:style>
  <w:style w:type="paragraph" w:customStyle="1" w:styleId="FakeHeading2">
    <w:name w:val="Fake Heading 2"/>
    <w:basedOn w:val="FakeHeading1"/>
    <w:next w:val="Normal"/>
    <w:rsid w:val="00111A2B"/>
    <w:pPr>
      <w:pageBreakBefore w:val="0"/>
      <w:spacing w:before="240" w:after="240"/>
    </w:pPr>
    <w:rPr>
      <w:sz w:val="32"/>
    </w:rPr>
  </w:style>
  <w:style w:type="paragraph" w:customStyle="1" w:styleId="FakeHeading3">
    <w:name w:val="Fake Heading 3"/>
    <w:basedOn w:val="FakeHeading2"/>
    <w:next w:val="Normal"/>
    <w:rsid w:val="001800DC"/>
    <w:rPr>
      <w:sz w:val="28"/>
    </w:rPr>
  </w:style>
  <w:style w:type="paragraph" w:customStyle="1" w:styleId="FakeHeading4">
    <w:name w:val="Fake Heading 4"/>
    <w:basedOn w:val="FakeHeading3"/>
    <w:next w:val="Normal"/>
    <w:unhideWhenUsed/>
    <w:rsid w:val="00944A82"/>
    <w:rPr>
      <w:sz w:val="24"/>
    </w:rPr>
  </w:style>
  <w:style w:type="paragraph" w:styleId="BalloonText">
    <w:name w:val="Balloon Text"/>
    <w:basedOn w:val="Normal"/>
    <w:link w:val="BalloonTextChar"/>
    <w:uiPriority w:val="99"/>
    <w:semiHidden/>
    <w:unhideWhenUsed/>
    <w:rsid w:val="00944A8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A82"/>
    <w:rPr>
      <w:rFonts w:ascii="Tahoma" w:hAnsi="Tahoma" w:cs="Tahoma"/>
      <w:sz w:val="16"/>
      <w:szCs w:val="16"/>
    </w:rPr>
  </w:style>
  <w:style w:type="paragraph" w:styleId="Header">
    <w:name w:val="header"/>
    <w:basedOn w:val="Normal"/>
    <w:link w:val="HeaderChar"/>
    <w:uiPriority w:val="99"/>
    <w:semiHidden/>
    <w:rsid w:val="00F42EA6"/>
    <w:pPr>
      <w:tabs>
        <w:tab w:val="center" w:pos="4513"/>
        <w:tab w:val="right" w:pos="9026"/>
      </w:tabs>
      <w:spacing w:before="0" w:after="0" w:line="240" w:lineRule="auto"/>
      <w:jc w:val="center"/>
    </w:pPr>
    <w:rPr>
      <w:color w:val="4E2B7B"/>
    </w:rPr>
  </w:style>
  <w:style w:type="character" w:customStyle="1" w:styleId="HeaderChar">
    <w:name w:val="Header Char"/>
    <w:basedOn w:val="DefaultParagraphFont"/>
    <w:link w:val="Header"/>
    <w:uiPriority w:val="99"/>
    <w:semiHidden/>
    <w:rsid w:val="00F2022B"/>
    <w:rPr>
      <w:color w:val="4E2B7B"/>
    </w:rPr>
  </w:style>
  <w:style w:type="paragraph" w:styleId="Footer">
    <w:name w:val="footer"/>
    <w:basedOn w:val="Normal"/>
    <w:link w:val="FooterChar"/>
    <w:uiPriority w:val="99"/>
    <w:semiHidden/>
    <w:rsid w:val="005A4083"/>
    <w:pPr>
      <w:tabs>
        <w:tab w:val="center" w:pos="4513"/>
        <w:tab w:val="right" w:pos="9026"/>
      </w:tabs>
      <w:spacing w:before="0" w:after="0" w:line="240" w:lineRule="auto"/>
      <w:jc w:val="center"/>
    </w:pPr>
    <w:rPr>
      <w:color w:val="69747A"/>
    </w:rPr>
  </w:style>
  <w:style w:type="character" w:customStyle="1" w:styleId="FooterChar">
    <w:name w:val="Footer Char"/>
    <w:basedOn w:val="DefaultParagraphFont"/>
    <w:link w:val="Footer"/>
    <w:uiPriority w:val="99"/>
    <w:semiHidden/>
    <w:rsid w:val="00F2022B"/>
    <w:rPr>
      <w:color w:val="69747A"/>
    </w:rPr>
  </w:style>
  <w:style w:type="paragraph" w:customStyle="1" w:styleId="NormalBold">
    <w:name w:val="Normal Bold"/>
    <w:basedOn w:val="Normal"/>
    <w:next w:val="Normal"/>
    <w:rsid w:val="007E7D6A"/>
    <w:rPr>
      <w:b/>
    </w:rPr>
  </w:style>
  <w:style w:type="paragraph" w:customStyle="1" w:styleId="DocumentTitle">
    <w:name w:val="Document Title"/>
    <w:basedOn w:val="Normal"/>
    <w:semiHidden/>
    <w:qFormat/>
    <w:rsid w:val="00F42EA6"/>
    <w:pPr>
      <w:spacing w:before="4000" w:after="720"/>
      <w:ind w:right="-754"/>
      <w:jc w:val="right"/>
    </w:pPr>
    <w:rPr>
      <w:rFonts w:ascii="Calibri" w:hAnsi="Calibri"/>
      <w:b/>
      <w:color w:val="4E2B7B"/>
      <w:sz w:val="40"/>
    </w:rPr>
  </w:style>
  <w:style w:type="paragraph" w:customStyle="1" w:styleId="DocumentDate">
    <w:name w:val="Document Date"/>
    <w:basedOn w:val="Normal"/>
    <w:semiHidden/>
    <w:qFormat/>
    <w:rsid w:val="00A03BA4"/>
    <w:pPr>
      <w:spacing w:before="0"/>
      <w:ind w:right="-754"/>
      <w:jc w:val="right"/>
    </w:pPr>
    <w:rPr>
      <w:color w:val="69747A"/>
      <w:sz w:val="24"/>
    </w:rPr>
  </w:style>
  <w:style w:type="paragraph" w:customStyle="1" w:styleId="DocumentVersion">
    <w:name w:val="Document Version"/>
    <w:basedOn w:val="DocumentDate"/>
    <w:semiHidden/>
    <w:rsid w:val="00EC4595"/>
  </w:style>
  <w:style w:type="paragraph" w:customStyle="1" w:styleId="Contact">
    <w:name w:val="Contact"/>
    <w:basedOn w:val="Normal"/>
    <w:semiHidden/>
    <w:qFormat/>
    <w:rsid w:val="007B3B86"/>
    <w:pPr>
      <w:spacing w:before="2800" w:after="0"/>
      <w:jc w:val="right"/>
    </w:pPr>
    <w:rPr>
      <w:rFonts w:ascii="Calibri" w:hAnsi="Calibri"/>
    </w:rPr>
  </w:style>
  <w:style w:type="paragraph" w:customStyle="1" w:styleId="Disclaimer">
    <w:name w:val="Disclaimer"/>
    <w:basedOn w:val="Normal"/>
    <w:semiHidden/>
    <w:qFormat/>
    <w:rsid w:val="00014F98"/>
    <w:rPr>
      <w:color w:val="69747A"/>
      <w:sz w:val="18"/>
    </w:rPr>
  </w:style>
  <w:style w:type="paragraph" w:customStyle="1" w:styleId="DocumentInformation">
    <w:name w:val="Document Information"/>
    <w:basedOn w:val="Normal"/>
    <w:semiHidden/>
    <w:qFormat/>
    <w:rsid w:val="00014F98"/>
    <w:pPr>
      <w:spacing w:before="0" w:after="720"/>
      <w:jc w:val="center"/>
    </w:pPr>
    <w:rPr>
      <w:color w:val="69747A"/>
    </w:rPr>
  </w:style>
  <w:style w:type="paragraph" w:customStyle="1" w:styleId="DocumentInformationHeading">
    <w:name w:val="Document Information Heading"/>
    <w:basedOn w:val="FakeHeading2"/>
    <w:semiHidden/>
    <w:qFormat/>
    <w:rsid w:val="00014F98"/>
    <w:rPr>
      <w:rFonts w:ascii="Calibri" w:hAnsi="Calibri"/>
    </w:rPr>
  </w:style>
  <w:style w:type="table" w:styleId="TableGrid">
    <w:name w:val="Table Grid"/>
    <w:basedOn w:val="TableNormal"/>
    <w:uiPriority w:val="59"/>
    <w:rsid w:val="000C36B7"/>
    <w:pPr>
      <w:spacing w:after="0" w:line="240" w:lineRule="auto"/>
      <w:ind w:left="1077"/>
    </w:pPr>
    <w:rPr>
      <w:rFonts w:ascii="Calibri" w:hAnsi="Calibri"/>
    </w:rPr>
    <w:tblPr>
      <w:tblInd w:w="95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0" w:type="dxa"/>
        <w:left w:w="108" w:type="dxa"/>
        <w:bottom w:w="0" w:type="dxa"/>
        <w:right w:w="108" w:type="dxa"/>
      </w:tblCellMar>
    </w:tblPr>
    <w:trPr>
      <w:cantSplit/>
      <w:tblHeader/>
    </w:trPr>
  </w:style>
  <w:style w:type="paragraph" w:customStyle="1" w:styleId="Table-Header">
    <w:name w:val="Table - Header"/>
    <w:basedOn w:val="Normal"/>
    <w:uiPriority w:val="3"/>
    <w:rsid w:val="00750051"/>
    <w:pPr>
      <w:keepNext/>
      <w:spacing w:before="40" w:after="40" w:line="240" w:lineRule="auto"/>
    </w:pPr>
    <w:rPr>
      <w:b/>
      <w:sz w:val="18"/>
    </w:rPr>
  </w:style>
  <w:style w:type="paragraph" w:customStyle="1" w:styleId="Table-Text">
    <w:name w:val="Table - Text"/>
    <w:basedOn w:val="Normal"/>
    <w:uiPriority w:val="3"/>
    <w:rsid w:val="00925138"/>
    <w:pPr>
      <w:spacing w:before="40" w:after="40" w:line="240" w:lineRule="auto"/>
    </w:pPr>
    <w:rPr>
      <w:sz w:val="18"/>
    </w:rPr>
  </w:style>
  <w:style w:type="paragraph" w:customStyle="1" w:styleId="DocumentInformationSubheading">
    <w:name w:val="Document Information Subheading"/>
    <w:basedOn w:val="DocumentInformationHeading"/>
    <w:semiHidden/>
    <w:qFormat/>
    <w:rsid w:val="00014F98"/>
    <w:rPr>
      <w:sz w:val="28"/>
    </w:rPr>
  </w:style>
  <w:style w:type="paragraph" w:customStyle="1" w:styleId="Note">
    <w:name w:val="Note"/>
    <w:basedOn w:val="Normal"/>
    <w:rsid w:val="00925A57"/>
    <w:pPr>
      <w:pBdr>
        <w:top w:val="single" w:sz="2" w:space="1" w:color="F2F2F2" w:themeColor="background1" w:themeShade="F2"/>
        <w:left w:val="single" w:sz="2" w:space="4" w:color="F2F2F2" w:themeColor="background1" w:themeShade="F2"/>
        <w:bottom w:val="single" w:sz="2" w:space="1" w:color="F2F2F2" w:themeColor="background1" w:themeShade="F2"/>
        <w:right w:val="single" w:sz="2" w:space="4" w:color="F2F2F2" w:themeColor="background1" w:themeShade="F2"/>
      </w:pBdr>
      <w:shd w:val="clear" w:color="auto" w:fill="F2F2F2" w:themeFill="background1" w:themeFillShade="F2"/>
      <w:tabs>
        <w:tab w:val="left" w:pos="567"/>
      </w:tabs>
      <w:spacing w:before="240" w:after="240"/>
      <w:ind w:left="680" w:right="113" w:hanging="567"/>
    </w:pPr>
    <w:rPr>
      <w:rFonts w:ascii="Calibri" w:eastAsia="Times New Roman" w:hAnsi="Calibri" w:cs="Times New Roman"/>
      <w:iCs/>
      <w:color w:val="000000"/>
    </w:rPr>
  </w:style>
  <w:style w:type="table" w:customStyle="1" w:styleId="TableGrid1">
    <w:name w:val="Table Grid1"/>
    <w:basedOn w:val="TableNormal"/>
    <w:next w:val="TableGrid"/>
    <w:uiPriority w:val="59"/>
    <w:locked/>
    <w:rsid w:val="00836BA9"/>
    <w:pPr>
      <w:spacing w:after="0" w:line="240" w:lineRule="auto"/>
    </w:pPr>
    <w:tblPr>
      <w:tblInd w:w="958"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108" w:type="dxa"/>
        <w:bottom w:w="0" w:type="dxa"/>
        <w:right w:w="108" w:type="dxa"/>
      </w:tblCellMar>
    </w:tblPr>
    <w:trPr>
      <w:cantSplit/>
      <w:tblHeader/>
    </w:trPr>
  </w:style>
  <w:style w:type="character" w:styleId="Hyperlink">
    <w:name w:val="Hyperlink"/>
    <w:basedOn w:val="DefaultParagraphFont"/>
    <w:uiPriority w:val="99"/>
    <w:unhideWhenUsed/>
    <w:rsid w:val="001103C0"/>
    <w:rPr>
      <w:color w:val="69747A" w:themeColor="hyperlink"/>
      <w:u w:val="single"/>
    </w:rPr>
  </w:style>
  <w:style w:type="paragraph" w:styleId="TOC1">
    <w:name w:val="toc 1"/>
    <w:basedOn w:val="Normal"/>
    <w:next w:val="Normal"/>
    <w:autoRedefine/>
    <w:uiPriority w:val="39"/>
    <w:unhideWhenUsed/>
    <w:rsid w:val="007F7CAD"/>
    <w:pPr>
      <w:tabs>
        <w:tab w:val="left" w:pos="567"/>
        <w:tab w:val="right" w:leader="dot" w:pos="8505"/>
      </w:tabs>
    </w:pPr>
    <w:rPr>
      <w:b/>
    </w:rPr>
  </w:style>
  <w:style w:type="paragraph" w:styleId="TOC2">
    <w:name w:val="toc 2"/>
    <w:basedOn w:val="Normal"/>
    <w:next w:val="Normal"/>
    <w:autoRedefine/>
    <w:uiPriority w:val="39"/>
    <w:unhideWhenUsed/>
    <w:rsid w:val="006F5A26"/>
    <w:pPr>
      <w:tabs>
        <w:tab w:val="left" w:pos="1134"/>
        <w:tab w:val="right" w:leader="dot" w:pos="8505"/>
      </w:tabs>
      <w:spacing w:after="100"/>
      <w:ind w:left="567"/>
    </w:pPr>
  </w:style>
  <w:style w:type="paragraph" w:styleId="TOC3">
    <w:name w:val="toc 3"/>
    <w:basedOn w:val="Normal"/>
    <w:next w:val="Normal"/>
    <w:autoRedefine/>
    <w:uiPriority w:val="39"/>
    <w:unhideWhenUsed/>
    <w:rsid w:val="006F5A26"/>
    <w:pPr>
      <w:tabs>
        <w:tab w:val="left" w:pos="1134"/>
        <w:tab w:val="right" w:leader="dot" w:pos="8505"/>
      </w:tabs>
      <w:ind w:left="567"/>
    </w:pPr>
  </w:style>
  <w:style w:type="paragraph" w:customStyle="1" w:styleId="Table-Bullet">
    <w:name w:val="Table - Bullet"/>
    <w:basedOn w:val="Table-Text"/>
    <w:rsid w:val="00F53398"/>
    <w:pPr>
      <w:numPr>
        <w:numId w:val="12"/>
      </w:numPr>
      <w:ind w:left="454" w:hanging="227"/>
    </w:pPr>
  </w:style>
  <w:style w:type="paragraph" w:customStyle="1" w:styleId="BulletedList">
    <w:name w:val="Bulleted List"/>
    <w:basedOn w:val="Normal"/>
    <w:rsid w:val="00DF5632"/>
    <w:pPr>
      <w:numPr>
        <w:numId w:val="13"/>
      </w:numPr>
      <w:ind w:left="794" w:hanging="397"/>
    </w:pPr>
  </w:style>
  <w:style w:type="paragraph" w:customStyle="1" w:styleId="NumberedList">
    <w:name w:val="Numbered List"/>
    <w:basedOn w:val="Normal"/>
    <w:rsid w:val="00DF5632"/>
    <w:pPr>
      <w:numPr>
        <w:numId w:val="14"/>
      </w:numPr>
      <w:ind w:left="794" w:hanging="397"/>
    </w:pPr>
  </w:style>
  <w:style w:type="paragraph" w:customStyle="1" w:styleId="BulletedList2">
    <w:name w:val="Bulleted List 2"/>
    <w:basedOn w:val="BulletedList"/>
    <w:rsid w:val="00281538"/>
    <w:pPr>
      <w:numPr>
        <w:numId w:val="17"/>
      </w:numPr>
      <w:ind w:left="1191" w:hanging="397"/>
    </w:pPr>
  </w:style>
  <w:style w:type="paragraph" w:customStyle="1" w:styleId="NumberedList2">
    <w:name w:val="Numbered List 2"/>
    <w:basedOn w:val="NumberedList"/>
    <w:rsid w:val="00893DE2"/>
    <w:pPr>
      <w:numPr>
        <w:numId w:val="15"/>
      </w:numPr>
    </w:pPr>
  </w:style>
  <w:style w:type="paragraph" w:customStyle="1" w:styleId="NumberedList3">
    <w:name w:val="Numbered List 3"/>
    <w:basedOn w:val="NumberedList"/>
    <w:rsid w:val="00893DE2"/>
    <w:pPr>
      <w:numPr>
        <w:numId w:val="16"/>
      </w:numPr>
    </w:pPr>
  </w:style>
  <w:style w:type="paragraph" w:customStyle="1" w:styleId="DocumentTableText">
    <w:name w:val="Document Table Text"/>
    <w:semiHidden/>
    <w:qFormat/>
    <w:rsid w:val="0066380E"/>
    <w:pPr>
      <w:spacing w:after="0"/>
    </w:pPr>
    <w:rPr>
      <w:sz w:val="18"/>
    </w:rPr>
  </w:style>
  <w:style w:type="paragraph" w:styleId="Bibliography">
    <w:name w:val="Bibliography"/>
    <w:basedOn w:val="Normal"/>
    <w:next w:val="Normal"/>
    <w:uiPriority w:val="37"/>
    <w:semiHidden/>
    <w:unhideWhenUsed/>
    <w:rsid w:val="00012E9D"/>
  </w:style>
  <w:style w:type="paragraph" w:styleId="BlockText">
    <w:name w:val="Block Text"/>
    <w:basedOn w:val="Normal"/>
    <w:uiPriority w:val="99"/>
    <w:semiHidden/>
    <w:unhideWhenUsed/>
    <w:rsid w:val="00012E9D"/>
    <w:pPr>
      <w:pBdr>
        <w:top w:val="single" w:sz="2" w:space="10" w:color="69747A" w:themeColor="accent1" w:shadow="1" w:frame="1"/>
        <w:left w:val="single" w:sz="2" w:space="10" w:color="69747A" w:themeColor="accent1" w:shadow="1" w:frame="1"/>
        <w:bottom w:val="single" w:sz="2" w:space="10" w:color="69747A" w:themeColor="accent1" w:shadow="1" w:frame="1"/>
        <w:right w:val="single" w:sz="2" w:space="10" w:color="69747A" w:themeColor="accent1" w:shadow="1" w:frame="1"/>
      </w:pBdr>
      <w:ind w:left="1152" w:right="1152"/>
    </w:pPr>
    <w:rPr>
      <w:rFonts w:eastAsiaTheme="minorEastAsia"/>
      <w:i/>
      <w:iCs/>
      <w:color w:val="69747A" w:themeColor="accent1"/>
    </w:rPr>
  </w:style>
  <w:style w:type="paragraph" w:styleId="BodyText">
    <w:name w:val="Body Text"/>
    <w:basedOn w:val="Normal"/>
    <w:link w:val="BodyTextChar"/>
    <w:uiPriority w:val="99"/>
    <w:semiHidden/>
    <w:unhideWhenUsed/>
    <w:rsid w:val="00012E9D"/>
  </w:style>
  <w:style w:type="character" w:customStyle="1" w:styleId="BodyTextChar">
    <w:name w:val="Body Text Char"/>
    <w:basedOn w:val="DefaultParagraphFont"/>
    <w:link w:val="BodyText"/>
    <w:uiPriority w:val="99"/>
    <w:semiHidden/>
    <w:rsid w:val="00012E9D"/>
  </w:style>
  <w:style w:type="paragraph" w:styleId="BodyText2">
    <w:name w:val="Body Text 2"/>
    <w:basedOn w:val="Normal"/>
    <w:link w:val="BodyText2Char"/>
    <w:uiPriority w:val="99"/>
    <w:semiHidden/>
    <w:unhideWhenUsed/>
    <w:rsid w:val="00012E9D"/>
    <w:pPr>
      <w:spacing w:line="480" w:lineRule="auto"/>
    </w:pPr>
  </w:style>
  <w:style w:type="character" w:customStyle="1" w:styleId="BodyText2Char">
    <w:name w:val="Body Text 2 Char"/>
    <w:basedOn w:val="DefaultParagraphFont"/>
    <w:link w:val="BodyText2"/>
    <w:uiPriority w:val="99"/>
    <w:semiHidden/>
    <w:rsid w:val="00012E9D"/>
  </w:style>
  <w:style w:type="paragraph" w:styleId="BodyText3">
    <w:name w:val="Body Text 3"/>
    <w:basedOn w:val="Normal"/>
    <w:link w:val="BodyText3Char"/>
    <w:uiPriority w:val="99"/>
    <w:semiHidden/>
    <w:unhideWhenUsed/>
    <w:rsid w:val="00012E9D"/>
    <w:rPr>
      <w:sz w:val="16"/>
      <w:szCs w:val="16"/>
    </w:rPr>
  </w:style>
  <w:style w:type="character" w:customStyle="1" w:styleId="BodyText3Char">
    <w:name w:val="Body Text 3 Char"/>
    <w:basedOn w:val="DefaultParagraphFont"/>
    <w:link w:val="BodyText3"/>
    <w:uiPriority w:val="99"/>
    <w:semiHidden/>
    <w:rsid w:val="00012E9D"/>
    <w:rPr>
      <w:sz w:val="16"/>
      <w:szCs w:val="16"/>
    </w:rPr>
  </w:style>
  <w:style w:type="paragraph" w:styleId="BodyTextFirstIndent">
    <w:name w:val="Body Text First Indent"/>
    <w:basedOn w:val="BodyText"/>
    <w:link w:val="BodyTextFirstIndentChar"/>
    <w:uiPriority w:val="99"/>
    <w:semiHidden/>
    <w:unhideWhenUsed/>
    <w:rsid w:val="00012E9D"/>
    <w:pPr>
      <w:ind w:firstLine="360"/>
    </w:pPr>
  </w:style>
  <w:style w:type="character" w:customStyle="1" w:styleId="BodyTextFirstIndentChar">
    <w:name w:val="Body Text First Indent Char"/>
    <w:basedOn w:val="BodyTextChar"/>
    <w:link w:val="BodyTextFirstIndent"/>
    <w:uiPriority w:val="99"/>
    <w:semiHidden/>
    <w:rsid w:val="00012E9D"/>
  </w:style>
  <w:style w:type="paragraph" w:styleId="BodyTextIndent">
    <w:name w:val="Body Text Indent"/>
    <w:basedOn w:val="Normal"/>
    <w:link w:val="BodyTextIndentChar"/>
    <w:uiPriority w:val="99"/>
    <w:semiHidden/>
    <w:unhideWhenUsed/>
    <w:rsid w:val="00012E9D"/>
    <w:pPr>
      <w:ind w:left="283"/>
    </w:pPr>
  </w:style>
  <w:style w:type="character" w:customStyle="1" w:styleId="BodyTextIndentChar">
    <w:name w:val="Body Text Indent Char"/>
    <w:basedOn w:val="DefaultParagraphFont"/>
    <w:link w:val="BodyTextIndent"/>
    <w:uiPriority w:val="99"/>
    <w:semiHidden/>
    <w:rsid w:val="00012E9D"/>
  </w:style>
  <w:style w:type="paragraph" w:styleId="BodyTextFirstIndent2">
    <w:name w:val="Body Text First Indent 2"/>
    <w:basedOn w:val="BodyTextIndent"/>
    <w:link w:val="BodyTextFirstIndent2Char"/>
    <w:uiPriority w:val="99"/>
    <w:semiHidden/>
    <w:unhideWhenUsed/>
    <w:rsid w:val="00012E9D"/>
    <w:pPr>
      <w:ind w:left="360" w:firstLine="360"/>
    </w:pPr>
  </w:style>
  <w:style w:type="character" w:customStyle="1" w:styleId="BodyTextFirstIndent2Char">
    <w:name w:val="Body Text First Indent 2 Char"/>
    <w:basedOn w:val="BodyTextIndentChar"/>
    <w:link w:val="BodyTextFirstIndent2"/>
    <w:uiPriority w:val="99"/>
    <w:semiHidden/>
    <w:rsid w:val="00012E9D"/>
  </w:style>
  <w:style w:type="paragraph" w:styleId="BodyTextIndent2">
    <w:name w:val="Body Text Indent 2"/>
    <w:basedOn w:val="Normal"/>
    <w:link w:val="BodyTextIndent2Char"/>
    <w:uiPriority w:val="99"/>
    <w:semiHidden/>
    <w:unhideWhenUsed/>
    <w:rsid w:val="00012E9D"/>
    <w:pPr>
      <w:spacing w:line="480" w:lineRule="auto"/>
      <w:ind w:left="283"/>
    </w:pPr>
  </w:style>
  <w:style w:type="character" w:customStyle="1" w:styleId="BodyTextIndent2Char">
    <w:name w:val="Body Text Indent 2 Char"/>
    <w:basedOn w:val="DefaultParagraphFont"/>
    <w:link w:val="BodyTextIndent2"/>
    <w:uiPriority w:val="99"/>
    <w:semiHidden/>
    <w:rsid w:val="00012E9D"/>
  </w:style>
  <w:style w:type="paragraph" w:styleId="BodyTextIndent3">
    <w:name w:val="Body Text Indent 3"/>
    <w:basedOn w:val="Normal"/>
    <w:link w:val="BodyTextIndent3Char"/>
    <w:uiPriority w:val="99"/>
    <w:semiHidden/>
    <w:unhideWhenUsed/>
    <w:rsid w:val="00012E9D"/>
    <w:pPr>
      <w:ind w:left="283"/>
    </w:pPr>
    <w:rPr>
      <w:sz w:val="16"/>
      <w:szCs w:val="16"/>
    </w:rPr>
  </w:style>
  <w:style w:type="character" w:customStyle="1" w:styleId="BodyTextIndent3Char">
    <w:name w:val="Body Text Indent 3 Char"/>
    <w:basedOn w:val="DefaultParagraphFont"/>
    <w:link w:val="BodyTextIndent3"/>
    <w:uiPriority w:val="99"/>
    <w:semiHidden/>
    <w:rsid w:val="00012E9D"/>
    <w:rPr>
      <w:sz w:val="16"/>
      <w:szCs w:val="16"/>
    </w:rPr>
  </w:style>
  <w:style w:type="paragraph" w:styleId="Caption">
    <w:name w:val="caption"/>
    <w:basedOn w:val="Normal"/>
    <w:next w:val="Normal"/>
    <w:uiPriority w:val="35"/>
    <w:semiHidden/>
    <w:unhideWhenUsed/>
    <w:qFormat/>
    <w:rsid w:val="00012E9D"/>
    <w:pPr>
      <w:spacing w:before="0" w:after="200" w:line="240" w:lineRule="auto"/>
    </w:pPr>
    <w:rPr>
      <w:b/>
      <w:bCs/>
      <w:color w:val="69747A" w:themeColor="accent1"/>
      <w:sz w:val="18"/>
      <w:szCs w:val="18"/>
    </w:rPr>
  </w:style>
  <w:style w:type="paragraph" w:styleId="Closing">
    <w:name w:val="Closing"/>
    <w:basedOn w:val="Normal"/>
    <w:link w:val="ClosingChar"/>
    <w:uiPriority w:val="99"/>
    <w:semiHidden/>
    <w:unhideWhenUsed/>
    <w:rsid w:val="00012E9D"/>
    <w:pPr>
      <w:spacing w:before="0" w:after="0" w:line="240" w:lineRule="auto"/>
      <w:ind w:left="4252"/>
    </w:pPr>
  </w:style>
  <w:style w:type="character" w:customStyle="1" w:styleId="ClosingChar">
    <w:name w:val="Closing Char"/>
    <w:basedOn w:val="DefaultParagraphFont"/>
    <w:link w:val="Closing"/>
    <w:uiPriority w:val="99"/>
    <w:semiHidden/>
    <w:rsid w:val="00012E9D"/>
  </w:style>
  <w:style w:type="paragraph" w:styleId="CommentText">
    <w:name w:val="annotation text"/>
    <w:basedOn w:val="Normal"/>
    <w:link w:val="CommentTextChar"/>
    <w:uiPriority w:val="99"/>
    <w:semiHidden/>
    <w:unhideWhenUsed/>
    <w:rsid w:val="00012E9D"/>
    <w:pPr>
      <w:spacing w:line="240" w:lineRule="auto"/>
    </w:pPr>
  </w:style>
  <w:style w:type="character" w:customStyle="1" w:styleId="CommentTextChar">
    <w:name w:val="Comment Text Char"/>
    <w:basedOn w:val="DefaultParagraphFont"/>
    <w:link w:val="CommentText"/>
    <w:uiPriority w:val="99"/>
    <w:semiHidden/>
    <w:rsid w:val="00012E9D"/>
  </w:style>
  <w:style w:type="paragraph" w:styleId="CommentSubject">
    <w:name w:val="annotation subject"/>
    <w:basedOn w:val="CommentText"/>
    <w:next w:val="CommentText"/>
    <w:link w:val="CommentSubjectChar"/>
    <w:uiPriority w:val="99"/>
    <w:semiHidden/>
    <w:unhideWhenUsed/>
    <w:rsid w:val="00012E9D"/>
    <w:rPr>
      <w:b/>
      <w:bCs/>
    </w:rPr>
  </w:style>
  <w:style w:type="character" w:customStyle="1" w:styleId="CommentSubjectChar">
    <w:name w:val="Comment Subject Char"/>
    <w:basedOn w:val="CommentTextChar"/>
    <w:link w:val="CommentSubject"/>
    <w:uiPriority w:val="99"/>
    <w:semiHidden/>
    <w:rsid w:val="00012E9D"/>
    <w:rPr>
      <w:b/>
      <w:bCs/>
    </w:rPr>
  </w:style>
  <w:style w:type="paragraph" w:styleId="Date">
    <w:name w:val="Date"/>
    <w:basedOn w:val="Normal"/>
    <w:next w:val="Normal"/>
    <w:link w:val="DateChar"/>
    <w:uiPriority w:val="99"/>
    <w:semiHidden/>
    <w:unhideWhenUsed/>
    <w:rsid w:val="00012E9D"/>
  </w:style>
  <w:style w:type="character" w:customStyle="1" w:styleId="DateChar">
    <w:name w:val="Date Char"/>
    <w:basedOn w:val="DefaultParagraphFont"/>
    <w:link w:val="Date"/>
    <w:uiPriority w:val="99"/>
    <w:semiHidden/>
    <w:rsid w:val="00012E9D"/>
  </w:style>
  <w:style w:type="paragraph" w:styleId="DocumentMap">
    <w:name w:val="Document Map"/>
    <w:basedOn w:val="Normal"/>
    <w:link w:val="DocumentMapChar"/>
    <w:uiPriority w:val="99"/>
    <w:semiHidden/>
    <w:rsid w:val="00012E9D"/>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17C75"/>
    <w:rPr>
      <w:rFonts w:ascii="Tahoma" w:hAnsi="Tahoma" w:cs="Tahoma"/>
      <w:sz w:val="16"/>
      <w:szCs w:val="16"/>
    </w:rPr>
  </w:style>
  <w:style w:type="paragraph" w:styleId="E-mailSignature">
    <w:name w:val="E-mail Signature"/>
    <w:basedOn w:val="Normal"/>
    <w:link w:val="E-mailSignatureChar"/>
    <w:uiPriority w:val="99"/>
    <w:semiHidden/>
    <w:unhideWhenUsed/>
    <w:rsid w:val="00012E9D"/>
    <w:pPr>
      <w:spacing w:before="0" w:after="0" w:line="240" w:lineRule="auto"/>
    </w:pPr>
  </w:style>
  <w:style w:type="character" w:customStyle="1" w:styleId="E-mailSignatureChar">
    <w:name w:val="E-mail Signature Char"/>
    <w:basedOn w:val="DefaultParagraphFont"/>
    <w:link w:val="E-mailSignature"/>
    <w:uiPriority w:val="99"/>
    <w:semiHidden/>
    <w:rsid w:val="00012E9D"/>
  </w:style>
  <w:style w:type="paragraph" w:styleId="EndnoteText">
    <w:name w:val="endnote text"/>
    <w:basedOn w:val="Normal"/>
    <w:link w:val="EndnoteTextChar"/>
    <w:uiPriority w:val="99"/>
    <w:semiHidden/>
    <w:unhideWhenUsed/>
    <w:rsid w:val="00012E9D"/>
    <w:pPr>
      <w:spacing w:before="0" w:after="0" w:line="240" w:lineRule="auto"/>
    </w:pPr>
  </w:style>
  <w:style w:type="character" w:customStyle="1" w:styleId="EndnoteTextChar">
    <w:name w:val="Endnote Text Char"/>
    <w:basedOn w:val="DefaultParagraphFont"/>
    <w:link w:val="EndnoteText"/>
    <w:uiPriority w:val="99"/>
    <w:semiHidden/>
    <w:rsid w:val="00012E9D"/>
  </w:style>
  <w:style w:type="paragraph" w:styleId="EnvelopeAddress">
    <w:name w:val="envelope address"/>
    <w:basedOn w:val="Normal"/>
    <w:uiPriority w:val="99"/>
    <w:semiHidden/>
    <w:unhideWhenUsed/>
    <w:rsid w:val="00012E9D"/>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012E9D"/>
    <w:pPr>
      <w:spacing w:before="0"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012E9D"/>
    <w:pPr>
      <w:spacing w:before="0" w:after="0" w:line="240" w:lineRule="auto"/>
    </w:pPr>
  </w:style>
  <w:style w:type="character" w:customStyle="1" w:styleId="FootnoteTextChar">
    <w:name w:val="Footnote Text Char"/>
    <w:basedOn w:val="DefaultParagraphFont"/>
    <w:link w:val="FootnoteText"/>
    <w:uiPriority w:val="99"/>
    <w:semiHidden/>
    <w:rsid w:val="00012E9D"/>
  </w:style>
  <w:style w:type="paragraph" w:styleId="HTMLAddress">
    <w:name w:val="HTML Address"/>
    <w:basedOn w:val="Normal"/>
    <w:link w:val="HTMLAddressChar"/>
    <w:uiPriority w:val="99"/>
    <w:semiHidden/>
    <w:unhideWhenUsed/>
    <w:rsid w:val="00012E9D"/>
    <w:pPr>
      <w:spacing w:before="0" w:after="0" w:line="240" w:lineRule="auto"/>
    </w:pPr>
    <w:rPr>
      <w:i/>
      <w:iCs/>
    </w:rPr>
  </w:style>
  <w:style w:type="character" w:customStyle="1" w:styleId="HTMLAddressChar">
    <w:name w:val="HTML Address Char"/>
    <w:basedOn w:val="DefaultParagraphFont"/>
    <w:link w:val="HTMLAddress"/>
    <w:uiPriority w:val="99"/>
    <w:semiHidden/>
    <w:rsid w:val="00012E9D"/>
    <w:rPr>
      <w:i/>
      <w:iCs/>
    </w:rPr>
  </w:style>
  <w:style w:type="paragraph" w:styleId="HTMLPreformatted">
    <w:name w:val="HTML Preformatted"/>
    <w:basedOn w:val="Normal"/>
    <w:link w:val="HTMLPreformattedChar"/>
    <w:uiPriority w:val="99"/>
    <w:semiHidden/>
    <w:unhideWhenUsed/>
    <w:rsid w:val="00012E9D"/>
    <w:pPr>
      <w:spacing w:before="0"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012E9D"/>
    <w:rPr>
      <w:rFonts w:ascii="Consolas" w:hAnsi="Consolas"/>
    </w:rPr>
  </w:style>
  <w:style w:type="paragraph" w:styleId="Index1">
    <w:name w:val="index 1"/>
    <w:basedOn w:val="Normal"/>
    <w:next w:val="Normal"/>
    <w:autoRedefine/>
    <w:uiPriority w:val="99"/>
    <w:semiHidden/>
    <w:unhideWhenUsed/>
    <w:rsid w:val="00012E9D"/>
    <w:pPr>
      <w:spacing w:before="0" w:after="0" w:line="240" w:lineRule="auto"/>
      <w:ind w:left="200" w:hanging="200"/>
    </w:pPr>
  </w:style>
  <w:style w:type="paragraph" w:styleId="Index2">
    <w:name w:val="index 2"/>
    <w:basedOn w:val="Normal"/>
    <w:next w:val="Normal"/>
    <w:autoRedefine/>
    <w:uiPriority w:val="99"/>
    <w:semiHidden/>
    <w:unhideWhenUsed/>
    <w:rsid w:val="00012E9D"/>
    <w:pPr>
      <w:spacing w:before="0" w:after="0" w:line="240" w:lineRule="auto"/>
      <w:ind w:left="400" w:hanging="200"/>
    </w:pPr>
  </w:style>
  <w:style w:type="paragraph" w:styleId="Index3">
    <w:name w:val="index 3"/>
    <w:basedOn w:val="Normal"/>
    <w:next w:val="Normal"/>
    <w:autoRedefine/>
    <w:uiPriority w:val="99"/>
    <w:semiHidden/>
    <w:unhideWhenUsed/>
    <w:rsid w:val="00012E9D"/>
    <w:pPr>
      <w:spacing w:before="0" w:after="0" w:line="240" w:lineRule="auto"/>
      <w:ind w:left="600" w:hanging="200"/>
    </w:pPr>
  </w:style>
  <w:style w:type="paragraph" w:styleId="Index4">
    <w:name w:val="index 4"/>
    <w:basedOn w:val="Normal"/>
    <w:next w:val="Normal"/>
    <w:autoRedefine/>
    <w:uiPriority w:val="99"/>
    <w:semiHidden/>
    <w:unhideWhenUsed/>
    <w:rsid w:val="00012E9D"/>
    <w:pPr>
      <w:spacing w:before="0" w:after="0" w:line="240" w:lineRule="auto"/>
      <w:ind w:left="800" w:hanging="200"/>
    </w:pPr>
  </w:style>
  <w:style w:type="paragraph" w:styleId="Index5">
    <w:name w:val="index 5"/>
    <w:basedOn w:val="Normal"/>
    <w:next w:val="Normal"/>
    <w:autoRedefine/>
    <w:uiPriority w:val="99"/>
    <w:semiHidden/>
    <w:unhideWhenUsed/>
    <w:rsid w:val="00012E9D"/>
    <w:pPr>
      <w:spacing w:before="0" w:after="0" w:line="240" w:lineRule="auto"/>
      <w:ind w:left="1000" w:hanging="200"/>
    </w:pPr>
  </w:style>
  <w:style w:type="paragraph" w:styleId="Index6">
    <w:name w:val="index 6"/>
    <w:basedOn w:val="Normal"/>
    <w:next w:val="Normal"/>
    <w:autoRedefine/>
    <w:uiPriority w:val="99"/>
    <w:semiHidden/>
    <w:unhideWhenUsed/>
    <w:rsid w:val="00012E9D"/>
    <w:pPr>
      <w:spacing w:before="0" w:after="0" w:line="240" w:lineRule="auto"/>
      <w:ind w:left="1200" w:hanging="200"/>
    </w:pPr>
  </w:style>
  <w:style w:type="paragraph" w:styleId="Index7">
    <w:name w:val="index 7"/>
    <w:basedOn w:val="Normal"/>
    <w:next w:val="Normal"/>
    <w:autoRedefine/>
    <w:uiPriority w:val="99"/>
    <w:semiHidden/>
    <w:unhideWhenUsed/>
    <w:rsid w:val="00012E9D"/>
    <w:pPr>
      <w:spacing w:before="0" w:after="0" w:line="240" w:lineRule="auto"/>
      <w:ind w:left="1400" w:hanging="200"/>
    </w:pPr>
  </w:style>
  <w:style w:type="paragraph" w:styleId="Index8">
    <w:name w:val="index 8"/>
    <w:basedOn w:val="Normal"/>
    <w:next w:val="Normal"/>
    <w:autoRedefine/>
    <w:uiPriority w:val="99"/>
    <w:semiHidden/>
    <w:unhideWhenUsed/>
    <w:rsid w:val="00012E9D"/>
    <w:pPr>
      <w:spacing w:before="0" w:after="0" w:line="240" w:lineRule="auto"/>
      <w:ind w:left="1600" w:hanging="200"/>
    </w:pPr>
  </w:style>
  <w:style w:type="paragraph" w:styleId="Index9">
    <w:name w:val="index 9"/>
    <w:basedOn w:val="Normal"/>
    <w:next w:val="Normal"/>
    <w:autoRedefine/>
    <w:uiPriority w:val="99"/>
    <w:semiHidden/>
    <w:unhideWhenUsed/>
    <w:rsid w:val="00012E9D"/>
    <w:pPr>
      <w:spacing w:before="0" w:after="0" w:line="240" w:lineRule="auto"/>
      <w:ind w:left="1800" w:hanging="200"/>
    </w:pPr>
  </w:style>
  <w:style w:type="paragraph" w:styleId="IndexHeading">
    <w:name w:val="index heading"/>
    <w:basedOn w:val="Normal"/>
    <w:next w:val="Index1"/>
    <w:uiPriority w:val="99"/>
    <w:semiHidden/>
    <w:unhideWhenUsed/>
    <w:rsid w:val="00012E9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012E9D"/>
    <w:pPr>
      <w:pBdr>
        <w:bottom w:val="single" w:sz="4" w:space="4" w:color="69747A" w:themeColor="accent1"/>
      </w:pBdr>
      <w:spacing w:before="200" w:after="280"/>
      <w:ind w:left="936" w:right="936"/>
    </w:pPr>
    <w:rPr>
      <w:b/>
      <w:bCs/>
      <w:i/>
      <w:iCs/>
      <w:color w:val="69747A" w:themeColor="accent1"/>
    </w:rPr>
  </w:style>
  <w:style w:type="character" w:customStyle="1" w:styleId="IntenseQuoteChar">
    <w:name w:val="Intense Quote Char"/>
    <w:basedOn w:val="DefaultParagraphFont"/>
    <w:link w:val="IntenseQuote"/>
    <w:uiPriority w:val="30"/>
    <w:semiHidden/>
    <w:rsid w:val="00012E9D"/>
    <w:rPr>
      <w:b/>
      <w:bCs/>
      <w:i/>
      <w:iCs/>
      <w:color w:val="69747A" w:themeColor="accent1"/>
    </w:rPr>
  </w:style>
  <w:style w:type="paragraph" w:styleId="List">
    <w:name w:val="List"/>
    <w:basedOn w:val="Normal"/>
    <w:uiPriority w:val="99"/>
    <w:semiHidden/>
    <w:rsid w:val="00012E9D"/>
    <w:pPr>
      <w:ind w:left="283" w:hanging="283"/>
      <w:contextualSpacing/>
    </w:pPr>
  </w:style>
  <w:style w:type="paragraph" w:styleId="List2">
    <w:name w:val="List 2"/>
    <w:basedOn w:val="Normal"/>
    <w:uiPriority w:val="99"/>
    <w:semiHidden/>
    <w:rsid w:val="00012E9D"/>
    <w:pPr>
      <w:ind w:left="566" w:hanging="283"/>
      <w:contextualSpacing/>
    </w:pPr>
  </w:style>
  <w:style w:type="paragraph" w:styleId="List3">
    <w:name w:val="List 3"/>
    <w:basedOn w:val="Normal"/>
    <w:uiPriority w:val="99"/>
    <w:semiHidden/>
    <w:rsid w:val="00012E9D"/>
    <w:pPr>
      <w:ind w:left="849" w:hanging="283"/>
      <w:contextualSpacing/>
    </w:pPr>
  </w:style>
  <w:style w:type="paragraph" w:styleId="List4">
    <w:name w:val="List 4"/>
    <w:basedOn w:val="Normal"/>
    <w:uiPriority w:val="99"/>
    <w:semiHidden/>
    <w:rsid w:val="00012E9D"/>
    <w:pPr>
      <w:ind w:left="1132" w:hanging="283"/>
      <w:contextualSpacing/>
    </w:pPr>
  </w:style>
  <w:style w:type="paragraph" w:styleId="List5">
    <w:name w:val="List 5"/>
    <w:basedOn w:val="Normal"/>
    <w:uiPriority w:val="99"/>
    <w:semiHidden/>
    <w:rsid w:val="00012E9D"/>
    <w:pPr>
      <w:ind w:left="1415" w:hanging="283"/>
      <w:contextualSpacing/>
    </w:pPr>
  </w:style>
  <w:style w:type="paragraph" w:styleId="ListBullet">
    <w:name w:val="List Bullet"/>
    <w:basedOn w:val="Normal"/>
    <w:uiPriority w:val="99"/>
    <w:semiHidden/>
    <w:rsid w:val="00012E9D"/>
    <w:pPr>
      <w:numPr>
        <w:numId w:val="18"/>
      </w:numPr>
      <w:contextualSpacing/>
    </w:pPr>
  </w:style>
  <w:style w:type="paragraph" w:styleId="ListBullet2">
    <w:name w:val="List Bullet 2"/>
    <w:basedOn w:val="Normal"/>
    <w:uiPriority w:val="99"/>
    <w:semiHidden/>
    <w:rsid w:val="00012E9D"/>
    <w:pPr>
      <w:numPr>
        <w:numId w:val="19"/>
      </w:numPr>
      <w:contextualSpacing/>
    </w:pPr>
  </w:style>
  <w:style w:type="paragraph" w:styleId="ListBullet3">
    <w:name w:val="List Bullet 3"/>
    <w:basedOn w:val="Normal"/>
    <w:uiPriority w:val="99"/>
    <w:semiHidden/>
    <w:rsid w:val="00012E9D"/>
    <w:pPr>
      <w:numPr>
        <w:numId w:val="20"/>
      </w:numPr>
      <w:contextualSpacing/>
    </w:pPr>
  </w:style>
  <w:style w:type="paragraph" w:styleId="ListBullet4">
    <w:name w:val="List Bullet 4"/>
    <w:basedOn w:val="Normal"/>
    <w:uiPriority w:val="99"/>
    <w:semiHidden/>
    <w:rsid w:val="00012E9D"/>
    <w:pPr>
      <w:numPr>
        <w:numId w:val="21"/>
      </w:numPr>
      <w:contextualSpacing/>
    </w:pPr>
  </w:style>
  <w:style w:type="paragraph" w:styleId="ListBullet5">
    <w:name w:val="List Bullet 5"/>
    <w:basedOn w:val="Normal"/>
    <w:uiPriority w:val="99"/>
    <w:semiHidden/>
    <w:rsid w:val="00012E9D"/>
    <w:pPr>
      <w:numPr>
        <w:numId w:val="22"/>
      </w:numPr>
      <w:contextualSpacing/>
    </w:pPr>
  </w:style>
  <w:style w:type="paragraph" w:styleId="ListContinue">
    <w:name w:val="List Continue"/>
    <w:basedOn w:val="Normal"/>
    <w:uiPriority w:val="99"/>
    <w:semiHidden/>
    <w:rsid w:val="00012E9D"/>
    <w:pPr>
      <w:ind w:left="283"/>
      <w:contextualSpacing/>
    </w:pPr>
  </w:style>
  <w:style w:type="paragraph" w:styleId="ListContinue2">
    <w:name w:val="List Continue 2"/>
    <w:basedOn w:val="Normal"/>
    <w:uiPriority w:val="99"/>
    <w:semiHidden/>
    <w:rsid w:val="00012E9D"/>
    <w:pPr>
      <w:ind w:left="566"/>
      <w:contextualSpacing/>
    </w:pPr>
  </w:style>
  <w:style w:type="paragraph" w:styleId="ListContinue3">
    <w:name w:val="List Continue 3"/>
    <w:basedOn w:val="Normal"/>
    <w:uiPriority w:val="99"/>
    <w:semiHidden/>
    <w:rsid w:val="00012E9D"/>
    <w:pPr>
      <w:ind w:left="849"/>
      <w:contextualSpacing/>
    </w:pPr>
  </w:style>
  <w:style w:type="paragraph" w:styleId="ListContinue4">
    <w:name w:val="List Continue 4"/>
    <w:basedOn w:val="Normal"/>
    <w:uiPriority w:val="99"/>
    <w:semiHidden/>
    <w:rsid w:val="00012E9D"/>
    <w:pPr>
      <w:ind w:left="1132"/>
      <w:contextualSpacing/>
    </w:pPr>
  </w:style>
  <w:style w:type="paragraph" w:styleId="ListContinue5">
    <w:name w:val="List Continue 5"/>
    <w:basedOn w:val="Normal"/>
    <w:uiPriority w:val="99"/>
    <w:semiHidden/>
    <w:rsid w:val="00012E9D"/>
    <w:pPr>
      <w:ind w:left="1415"/>
      <w:contextualSpacing/>
    </w:pPr>
  </w:style>
  <w:style w:type="paragraph" w:styleId="ListNumber">
    <w:name w:val="List Number"/>
    <w:basedOn w:val="Normal"/>
    <w:uiPriority w:val="99"/>
    <w:semiHidden/>
    <w:rsid w:val="00012E9D"/>
    <w:pPr>
      <w:numPr>
        <w:numId w:val="23"/>
      </w:numPr>
      <w:contextualSpacing/>
    </w:pPr>
  </w:style>
  <w:style w:type="paragraph" w:styleId="ListNumber2">
    <w:name w:val="List Number 2"/>
    <w:basedOn w:val="Normal"/>
    <w:uiPriority w:val="99"/>
    <w:semiHidden/>
    <w:rsid w:val="00012E9D"/>
    <w:pPr>
      <w:numPr>
        <w:numId w:val="24"/>
      </w:numPr>
      <w:contextualSpacing/>
    </w:pPr>
  </w:style>
  <w:style w:type="paragraph" w:styleId="ListNumber3">
    <w:name w:val="List Number 3"/>
    <w:basedOn w:val="Normal"/>
    <w:uiPriority w:val="99"/>
    <w:semiHidden/>
    <w:rsid w:val="00012E9D"/>
    <w:pPr>
      <w:numPr>
        <w:numId w:val="25"/>
      </w:numPr>
      <w:contextualSpacing/>
    </w:pPr>
  </w:style>
  <w:style w:type="paragraph" w:styleId="ListNumber4">
    <w:name w:val="List Number 4"/>
    <w:basedOn w:val="Normal"/>
    <w:uiPriority w:val="99"/>
    <w:semiHidden/>
    <w:rsid w:val="00012E9D"/>
    <w:pPr>
      <w:numPr>
        <w:numId w:val="26"/>
      </w:numPr>
      <w:contextualSpacing/>
    </w:pPr>
  </w:style>
  <w:style w:type="paragraph" w:styleId="ListNumber5">
    <w:name w:val="List Number 5"/>
    <w:basedOn w:val="Normal"/>
    <w:uiPriority w:val="99"/>
    <w:semiHidden/>
    <w:rsid w:val="00012E9D"/>
    <w:pPr>
      <w:numPr>
        <w:numId w:val="27"/>
      </w:numPr>
      <w:contextualSpacing/>
    </w:pPr>
  </w:style>
  <w:style w:type="paragraph" w:styleId="ListParagraph">
    <w:name w:val="List Paragraph"/>
    <w:basedOn w:val="Normal"/>
    <w:uiPriority w:val="34"/>
    <w:semiHidden/>
    <w:qFormat/>
    <w:rsid w:val="00012E9D"/>
    <w:pPr>
      <w:ind w:left="720"/>
      <w:contextualSpacing/>
    </w:pPr>
  </w:style>
  <w:style w:type="paragraph" w:styleId="MacroText">
    <w:name w:val="macro"/>
    <w:link w:val="MacroTextChar"/>
    <w:uiPriority w:val="99"/>
    <w:semiHidden/>
    <w:unhideWhenUsed/>
    <w:rsid w:val="00012E9D"/>
    <w:pPr>
      <w:tabs>
        <w:tab w:val="left" w:pos="480"/>
        <w:tab w:val="left" w:pos="960"/>
        <w:tab w:val="left" w:pos="1440"/>
        <w:tab w:val="left" w:pos="1920"/>
        <w:tab w:val="left" w:pos="2400"/>
        <w:tab w:val="left" w:pos="2880"/>
        <w:tab w:val="left" w:pos="3360"/>
        <w:tab w:val="left" w:pos="3840"/>
        <w:tab w:val="left" w:pos="4320"/>
      </w:tabs>
      <w:spacing w:before="120" w:after="0"/>
    </w:pPr>
    <w:rPr>
      <w:rFonts w:ascii="Consolas" w:hAnsi="Consolas"/>
    </w:rPr>
  </w:style>
  <w:style w:type="character" w:customStyle="1" w:styleId="MacroTextChar">
    <w:name w:val="Macro Text Char"/>
    <w:basedOn w:val="DefaultParagraphFont"/>
    <w:link w:val="MacroText"/>
    <w:uiPriority w:val="99"/>
    <w:semiHidden/>
    <w:rsid w:val="00012E9D"/>
    <w:rPr>
      <w:rFonts w:ascii="Consolas" w:hAnsi="Consolas"/>
    </w:rPr>
  </w:style>
  <w:style w:type="paragraph" w:styleId="MessageHeader">
    <w:name w:val="Message Header"/>
    <w:basedOn w:val="Normal"/>
    <w:link w:val="MessageHeaderChar"/>
    <w:uiPriority w:val="99"/>
    <w:semiHidden/>
    <w:unhideWhenUsed/>
    <w:rsid w:val="00012E9D"/>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12E9D"/>
    <w:rPr>
      <w:rFonts w:asciiTheme="majorHAnsi" w:eastAsiaTheme="majorEastAsia" w:hAnsiTheme="majorHAnsi" w:cstheme="majorBidi"/>
      <w:sz w:val="24"/>
      <w:szCs w:val="24"/>
      <w:shd w:val="pct20" w:color="auto" w:fill="auto"/>
    </w:rPr>
  </w:style>
  <w:style w:type="paragraph" w:styleId="NoSpacing">
    <w:name w:val="No Spacing"/>
    <w:uiPriority w:val="1"/>
    <w:semiHidden/>
    <w:qFormat/>
    <w:rsid w:val="00012E9D"/>
    <w:pPr>
      <w:spacing w:after="0" w:line="240" w:lineRule="auto"/>
    </w:pPr>
  </w:style>
  <w:style w:type="paragraph" w:styleId="NormalWeb">
    <w:name w:val="Normal (Web)"/>
    <w:basedOn w:val="Normal"/>
    <w:uiPriority w:val="99"/>
    <w:semiHidden/>
    <w:unhideWhenUsed/>
    <w:rsid w:val="00012E9D"/>
    <w:rPr>
      <w:rFonts w:ascii="Times New Roman" w:hAnsi="Times New Roman" w:cs="Times New Roman"/>
      <w:sz w:val="24"/>
      <w:szCs w:val="24"/>
    </w:rPr>
  </w:style>
  <w:style w:type="paragraph" w:styleId="NormalIndent">
    <w:name w:val="Normal Indent"/>
    <w:basedOn w:val="Normal"/>
    <w:uiPriority w:val="99"/>
    <w:semiHidden/>
    <w:unhideWhenUsed/>
    <w:rsid w:val="00012E9D"/>
    <w:pPr>
      <w:ind w:left="720"/>
    </w:pPr>
  </w:style>
  <w:style w:type="paragraph" w:styleId="NoteHeading">
    <w:name w:val="Note Heading"/>
    <w:basedOn w:val="Normal"/>
    <w:next w:val="Normal"/>
    <w:link w:val="NoteHeadingChar"/>
    <w:uiPriority w:val="99"/>
    <w:semiHidden/>
    <w:unhideWhenUsed/>
    <w:rsid w:val="00012E9D"/>
    <w:pPr>
      <w:spacing w:before="0" w:after="0" w:line="240" w:lineRule="auto"/>
    </w:pPr>
  </w:style>
  <w:style w:type="character" w:customStyle="1" w:styleId="NoteHeadingChar">
    <w:name w:val="Note Heading Char"/>
    <w:basedOn w:val="DefaultParagraphFont"/>
    <w:link w:val="NoteHeading"/>
    <w:uiPriority w:val="99"/>
    <w:semiHidden/>
    <w:rsid w:val="00012E9D"/>
  </w:style>
  <w:style w:type="paragraph" w:styleId="PlainText">
    <w:name w:val="Plain Text"/>
    <w:basedOn w:val="Normal"/>
    <w:link w:val="PlainTextChar"/>
    <w:uiPriority w:val="99"/>
    <w:semiHidden/>
    <w:unhideWhenUsed/>
    <w:rsid w:val="00012E9D"/>
    <w:pPr>
      <w:spacing w:before="0"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012E9D"/>
    <w:rPr>
      <w:rFonts w:ascii="Consolas" w:hAnsi="Consolas"/>
      <w:sz w:val="21"/>
      <w:szCs w:val="21"/>
    </w:rPr>
  </w:style>
  <w:style w:type="paragraph" w:styleId="Quote">
    <w:name w:val="Quote"/>
    <w:basedOn w:val="Normal"/>
    <w:next w:val="Normal"/>
    <w:link w:val="QuoteChar"/>
    <w:uiPriority w:val="29"/>
    <w:semiHidden/>
    <w:qFormat/>
    <w:rsid w:val="00012E9D"/>
    <w:rPr>
      <w:i/>
      <w:iCs/>
      <w:color w:val="69747A" w:themeColor="text1"/>
    </w:rPr>
  </w:style>
  <w:style w:type="character" w:customStyle="1" w:styleId="QuoteChar">
    <w:name w:val="Quote Char"/>
    <w:basedOn w:val="DefaultParagraphFont"/>
    <w:link w:val="Quote"/>
    <w:uiPriority w:val="29"/>
    <w:semiHidden/>
    <w:rsid w:val="00012E9D"/>
    <w:rPr>
      <w:i/>
      <w:iCs/>
      <w:color w:val="69747A" w:themeColor="text1"/>
    </w:rPr>
  </w:style>
  <w:style w:type="paragraph" w:styleId="Salutation">
    <w:name w:val="Salutation"/>
    <w:basedOn w:val="Normal"/>
    <w:next w:val="Normal"/>
    <w:link w:val="SalutationChar"/>
    <w:uiPriority w:val="99"/>
    <w:semiHidden/>
    <w:unhideWhenUsed/>
    <w:rsid w:val="00012E9D"/>
  </w:style>
  <w:style w:type="character" w:customStyle="1" w:styleId="SalutationChar">
    <w:name w:val="Salutation Char"/>
    <w:basedOn w:val="DefaultParagraphFont"/>
    <w:link w:val="Salutation"/>
    <w:uiPriority w:val="99"/>
    <w:semiHidden/>
    <w:rsid w:val="00012E9D"/>
  </w:style>
  <w:style w:type="paragraph" w:styleId="Signature">
    <w:name w:val="Signature"/>
    <w:basedOn w:val="Normal"/>
    <w:link w:val="SignatureChar"/>
    <w:uiPriority w:val="99"/>
    <w:semiHidden/>
    <w:unhideWhenUsed/>
    <w:rsid w:val="00012E9D"/>
    <w:pPr>
      <w:spacing w:before="0" w:after="0" w:line="240" w:lineRule="auto"/>
      <w:ind w:left="4252"/>
    </w:pPr>
  </w:style>
  <w:style w:type="character" w:customStyle="1" w:styleId="SignatureChar">
    <w:name w:val="Signature Char"/>
    <w:basedOn w:val="DefaultParagraphFont"/>
    <w:link w:val="Signature"/>
    <w:uiPriority w:val="99"/>
    <w:semiHidden/>
    <w:rsid w:val="00012E9D"/>
  </w:style>
  <w:style w:type="paragraph" w:styleId="Subtitle">
    <w:name w:val="Subtitle"/>
    <w:basedOn w:val="Normal"/>
    <w:next w:val="Normal"/>
    <w:link w:val="SubtitleChar"/>
    <w:uiPriority w:val="11"/>
    <w:semiHidden/>
    <w:qFormat/>
    <w:rsid w:val="00012E9D"/>
    <w:pPr>
      <w:numPr>
        <w:ilvl w:val="1"/>
      </w:numPr>
    </w:pPr>
    <w:rPr>
      <w:rFonts w:asciiTheme="majorHAnsi" w:eastAsiaTheme="majorEastAsia" w:hAnsiTheme="majorHAnsi" w:cstheme="majorBidi"/>
      <w:i/>
      <w:iCs/>
      <w:color w:val="69747A" w:themeColor="accent1"/>
      <w:spacing w:val="15"/>
      <w:sz w:val="24"/>
      <w:szCs w:val="24"/>
    </w:rPr>
  </w:style>
  <w:style w:type="character" w:customStyle="1" w:styleId="SubtitleChar">
    <w:name w:val="Subtitle Char"/>
    <w:basedOn w:val="DefaultParagraphFont"/>
    <w:link w:val="Subtitle"/>
    <w:uiPriority w:val="11"/>
    <w:semiHidden/>
    <w:rsid w:val="00012E9D"/>
    <w:rPr>
      <w:rFonts w:asciiTheme="majorHAnsi" w:eastAsiaTheme="majorEastAsia" w:hAnsiTheme="majorHAnsi" w:cstheme="majorBidi"/>
      <w:i/>
      <w:iCs/>
      <w:color w:val="69747A" w:themeColor="accent1"/>
      <w:spacing w:val="15"/>
      <w:sz w:val="24"/>
      <w:szCs w:val="24"/>
    </w:rPr>
  </w:style>
  <w:style w:type="paragraph" w:styleId="TableofAuthorities">
    <w:name w:val="table of authorities"/>
    <w:basedOn w:val="Normal"/>
    <w:next w:val="Normal"/>
    <w:uiPriority w:val="99"/>
    <w:semiHidden/>
    <w:unhideWhenUsed/>
    <w:rsid w:val="00012E9D"/>
    <w:pPr>
      <w:spacing w:after="0"/>
      <w:ind w:left="200" w:hanging="200"/>
    </w:pPr>
  </w:style>
  <w:style w:type="paragraph" w:styleId="TableofFigures">
    <w:name w:val="table of figures"/>
    <w:basedOn w:val="Normal"/>
    <w:next w:val="Normal"/>
    <w:uiPriority w:val="99"/>
    <w:semiHidden/>
    <w:unhideWhenUsed/>
    <w:rsid w:val="00012E9D"/>
    <w:pPr>
      <w:spacing w:after="0"/>
    </w:pPr>
  </w:style>
  <w:style w:type="paragraph" w:styleId="Title">
    <w:name w:val="Title"/>
    <w:basedOn w:val="Normal"/>
    <w:next w:val="Normal"/>
    <w:link w:val="TitleChar"/>
    <w:uiPriority w:val="10"/>
    <w:semiHidden/>
    <w:qFormat/>
    <w:rsid w:val="00012E9D"/>
    <w:pPr>
      <w:pBdr>
        <w:bottom w:val="single" w:sz="8" w:space="4" w:color="69747A" w:themeColor="accent1"/>
      </w:pBdr>
      <w:spacing w:before="0" w:after="300" w:line="240" w:lineRule="auto"/>
      <w:contextualSpacing/>
    </w:pPr>
    <w:rPr>
      <w:rFonts w:asciiTheme="majorHAnsi" w:eastAsiaTheme="majorEastAsia" w:hAnsiTheme="majorHAnsi" w:cstheme="majorBidi"/>
      <w:color w:val="32242B" w:themeColor="text2" w:themeShade="BF"/>
      <w:spacing w:val="5"/>
      <w:kern w:val="28"/>
      <w:sz w:val="52"/>
      <w:szCs w:val="52"/>
    </w:rPr>
  </w:style>
  <w:style w:type="character" w:customStyle="1" w:styleId="TitleChar">
    <w:name w:val="Title Char"/>
    <w:basedOn w:val="DefaultParagraphFont"/>
    <w:link w:val="Title"/>
    <w:uiPriority w:val="10"/>
    <w:semiHidden/>
    <w:rsid w:val="00012E9D"/>
    <w:rPr>
      <w:rFonts w:asciiTheme="majorHAnsi" w:eastAsiaTheme="majorEastAsia" w:hAnsiTheme="majorHAnsi" w:cstheme="majorBidi"/>
      <w:color w:val="32242B" w:themeColor="text2" w:themeShade="BF"/>
      <w:spacing w:val="5"/>
      <w:kern w:val="28"/>
      <w:sz w:val="52"/>
      <w:szCs w:val="52"/>
    </w:rPr>
  </w:style>
  <w:style w:type="paragraph" w:styleId="TOAHeading">
    <w:name w:val="toa heading"/>
    <w:basedOn w:val="Normal"/>
    <w:next w:val="Normal"/>
    <w:uiPriority w:val="99"/>
    <w:semiHidden/>
    <w:unhideWhenUsed/>
    <w:rsid w:val="00012E9D"/>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012E9D"/>
    <w:pPr>
      <w:spacing w:after="100"/>
      <w:ind w:left="600"/>
    </w:pPr>
  </w:style>
  <w:style w:type="paragraph" w:styleId="TOC5">
    <w:name w:val="toc 5"/>
    <w:basedOn w:val="Normal"/>
    <w:next w:val="Normal"/>
    <w:autoRedefine/>
    <w:uiPriority w:val="39"/>
    <w:semiHidden/>
    <w:unhideWhenUsed/>
    <w:rsid w:val="00012E9D"/>
    <w:pPr>
      <w:spacing w:after="100"/>
      <w:ind w:left="800"/>
    </w:pPr>
  </w:style>
  <w:style w:type="paragraph" w:styleId="TOC6">
    <w:name w:val="toc 6"/>
    <w:basedOn w:val="Normal"/>
    <w:next w:val="Normal"/>
    <w:autoRedefine/>
    <w:uiPriority w:val="39"/>
    <w:semiHidden/>
    <w:unhideWhenUsed/>
    <w:rsid w:val="00012E9D"/>
    <w:pPr>
      <w:spacing w:after="100"/>
      <w:ind w:left="1000"/>
    </w:pPr>
  </w:style>
  <w:style w:type="paragraph" w:styleId="TOC7">
    <w:name w:val="toc 7"/>
    <w:basedOn w:val="Normal"/>
    <w:next w:val="Normal"/>
    <w:autoRedefine/>
    <w:uiPriority w:val="39"/>
    <w:semiHidden/>
    <w:unhideWhenUsed/>
    <w:rsid w:val="00012E9D"/>
    <w:pPr>
      <w:spacing w:after="100"/>
      <w:ind w:left="1200"/>
    </w:pPr>
  </w:style>
  <w:style w:type="paragraph" w:styleId="TOC8">
    <w:name w:val="toc 8"/>
    <w:basedOn w:val="Normal"/>
    <w:next w:val="Normal"/>
    <w:autoRedefine/>
    <w:uiPriority w:val="39"/>
    <w:semiHidden/>
    <w:unhideWhenUsed/>
    <w:rsid w:val="00012E9D"/>
    <w:pPr>
      <w:spacing w:after="100"/>
      <w:ind w:left="1400"/>
    </w:pPr>
  </w:style>
  <w:style w:type="paragraph" w:styleId="TOC9">
    <w:name w:val="toc 9"/>
    <w:basedOn w:val="Normal"/>
    <w:next w:val="Normal"/>
    <w:autoRedefine/>
    <w:uiPriority w:val="39"/>
    <w:semiHidden/>
    <w:unhideWhenUsed/>
    <w:rsid w:val="00012E9D"/>
    <w:pPr>
      <w:spacing w:after="100"/>
      <w:ind w:left="1600"/>
    </w:pPr>
  </w:style>
  <w:style w:type="paragraph" w:styleId="TOCHeading">
    <w:name w:val="TOC Heading"/>
    <w:basedOn w:val="Heading1"/>
    <w:next w:val="Normal"/>
    <w:uiPriority w:val="39"/>
    <w:semiHidden/>
    <w:unhideWhenUsed/>
    <w:qFormat/>
    <w:rsid w:val="00012E9D"/>
    <w:pPr>
      <w:pageBreakBefore w:val="0"/>
      <w:numPr>
        <w:numId w:val="0"/>
      </w:numPr>
      <w:spacing w:before="480" w:after="0"/>
      <w:outlineLvl w:val="9"/>
    </w:pPr>
    <w:rPr>
      <w:rFonts w:asciiTheme="majorHAnsi" w:hAnsiTheme="majorHAnsi"/>
      <w:color w:val="4E565B" w:themeColor="accent1" w:themeShade="BF"/>
      <w:sz w:val="28"/>
    </w:rPr>
  </w:style>
  <w:style w:type="table" w:customStyle="1" w:styleId="TableGrid11">
    <w:name w:val="Table Grid11"/>
    <w:basedOn w:val="TableNormal"/>
    <w:uiPriority w:val="59"/>
    <w:locked/>
    <w:rsid w:val="001D166F"/>
    <w:pPr>
      <w:spacing w:after="0" w:line="240" w:lineRule="auto"/>
    </w:pPr>
    <w:rPr>
      <w:rFonts w:ascii="Calibri" w:eastAsia="Calibri" w:hAnsi="Calibri" w:cs="Times New Roman"/>
    </w:rPr>
    <w:tblPr>
      <w:tblInd w:w="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108" w:type="dxa"/>
        <w:bottom w:w="0" w:type="dxa"/>
        <w:right w:w="108" w:type="dxa"/>
      </w:tblCellMar>
    </w:tblPr>
  </w:style>
  <w:style w:type="paragraph" w:customStyle="1" w:styleId="DocumentContact">
    <w:name w:val="Document Contact"/>
    <w:basedOn w:val="Contact"/>
    <w:semiHidden/>
    <w:rsid w:val="00163A80"/>
    <w:pPr>
      <w:spacing w:before="0" w:after="120"/>
    </w:pPr>
    <w:rPr>
      <w:noProof/>
      <w:color w:val="69747A"/>
      <w:sz w:val="24"/>
      <w:lang w:eastAsia="en-AU"/>
    </w:rPr>
  </w:style>
  <w:style w:type="paragraph" w:customStyle="1" w:styleId="DocumentClassification">
    <w:name w:val="Document Classification"/>
    <w:basedOn w:val="Normal"/>
    <w:semiHidden/>
    <w:rsid w:val="00A03BA4"/>
    <w:rPr>
      <w:rFonts w:ascii="Calibri" w:eastAsia="Calibri" w:hAnsi="Calibri" w:cs="Times New Roman"/>
    </w:rPr>
  </w:style>
  <w:style w:type="paragraph" w:customStyle="1" w:styleId="Version">
    <w:name w:val="Version"/>
    <w:basedOn w:val="Header"/>
    <w:semiHidden/>
    <w:rsid w:val="00263E46"/>
    <w:rPr>
      <w:noProof/>
      <w:sz w:val="18"/>
    </w:rPr>
  </w:style>
  <w:style w:type="paragraph" w:customStyle="1" w:styleId="Classification">
    <w:name w:val="Classification"/>
    <w:basedOn w:val="Footer"/>
    <w:semiHidden/>
    <w:rsid w:val="00CA0A87"/>
    <w:rPr>
      <w:caps/>
      <w:sz w:val="18"/>
    </w:rPr>
  </w:style>
  <w:style w:type="paragraph" w:customStyle="1" w:styleId="Code">
    <w:name w:val="Code"/>
    <w:basedOn w:val="Normal"/>
    <w:rsid w:val="00B548AE"/>
    <w:pPr>
      <w:shd w:val="clear" w:color="auto" w:fill="D9D9D9" w:themeFill="background1" w:themeFillShade="D9"/>
    </w:pPr>
    <w:rPr>
      <w:rFonts w:ascii="Courier New" w:hAnsi="Courier New"/>
      <w:sz w:val="18"/>
    </w:rPr>
  </w:style>
  <w:style w:type="character" w:styleId="CommentReference">
    <w:name w:val="annotation reference"/>
    <w:basedOn w:val="DefaultParagraphFont"/>
    <w:uiPriority w:val="99"/>
    <w:semiHidden/>
    <w:unhideWhenUsed/>
    <w:rsid w:val="0080673B"/>
    <w:rPr>
      <w:sz w:val="16"/>
      <w:szCs w:val="16"/>
    </w:rPr>
  </w:style>
  <w:style w:type="paragraph" w:styleId="Revision">
    <w:name w:val="Revision"/>
    <w:hidden/>
    <w:uiPriority w:val="99"/>
    <w:semiHidden/>
    <w:rsid w:val="00DB240D"/>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AU"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lsdException w:name="heading 1" w:semiHidden="0"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Title" w:uiPriority="10" w:qFormat="1"/>
    <w:lsdException w:name="Closing" w:unhideWhenUsed="1"/>
    <w:lsdException w:name="Signature" w:unhideWhenUsed="1"/>
    <w:lsdException w:name="Default Paragraph Font" w:uiPriority="1" w:unhideWhenUsed="1"/>
    <w:lsdException w:name="Body Text" w:unhideWhenUsed="1"/>
    <w:lsdException w:name="Body Text Indent" w:unhideWhenUsed="1"/>
    <w:lsdException w:name="Message Header" w:unhideWhenUsed="1"/>
    <w:lsdException w:name="Subtitle"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unhideWhenUsed="1"/>
    <w:lsdException w:name="TOC Heading" w:uiPriority="39" w:unhideWhenUsed="1" w:qFormat="1"/>
  </w:latentStyles>
  <w:style w:type="paragraph" w:default="1" w:styleId="Normal">
    <w:name w:val="Normal"/>
    <w:rsid w:val="001C310D"/>
    <w:pPr>
      <w:spacing w:before="120" w:after="120"/>
    </w:pPr>
  </w:style>
  <w:style w:type="paragraph" w:styleId="Heading1">
    <w:name w:val="heading 1"/>
    <w:next w:val="Normal"/>
    <w:link w:val="Heading1Char"/>
    <w:uiPriority w:val="9"/>
    <w:qFormat/>
    <w:rsid w:val="00F47CBE"/>
    <w:pPr>
      <w:keepNext/>
      <w:keepLines/>
      <w:pageBreakBefore/>
      <w:numPr>
        <w:numId w:val="11"/>
      </w:numPr>
      <w:spacing w:after="480"/>
      <w:ind w:left="0"/>
      <w:outlineLvl w:val="0"/>
    </w:pPr>
    <w:rPr>
      <w:rFonts w:ascii="Calibri" w:eastAsiaTheme="majorEastAsia" w:hAnsi="Calibri" w:cstheme="majorBidi"/>
      <w:b/>
      <w:bCs/>
      <w:color w:val="69747A"/>
      <w:sz w:val="40"/>
      <w:szCs w:val="28"/>
    </w:rPr>
  </w:style>
  <w:style w:type="paragraph" w:styleId="Heading2">
    <w:name w:val="heading 2"/>
    <w:basedOn w:val="Heading1"/>
    <w:next w:val="Normal"/>
    <w:link w:val="Heading2Char"/>
    <w:uiPriority w:val="9"/>
    <w:qFormat/>
    <w:rsid w:val="00FC6E24"/>
    <w:pPr>
      <w:pageBreakBefore w:val="0"/>
      <w:numPr>
        <w:ilvl w:val="1"/>
      </w:numPr>
      <w:spacing w:before="480" w:after="240"/>
      <w:ind w:left="0"/>
      <w:outlineLvl w:val="1"/>
    </w:pPr>
    <w:rPr>
      <w:bCs w:val="0"/>
      <w:sz w:val="32"/>
      <w:szCs w:val="26"/>
    </w:rPr>
  </w:style>
  <w:style w:type="paragraph" w:styleId="Heading3">
    <w:name w:val="heading 3"/>
    <w:basedOn w:val="Heading2"/>
    <w:next w:val="Normal"/>
    <w:link w:val="Heading3Char"/>
    <w:uiPriority w:val="9"/>
    <w:qFormat/>
    <w:rsid w:val="00FC6E24"/>
    <w:pPr>
      <w:numPr>
        <w:ilvl w:val="2"/>
      </w:numPr>
      <w:ind w:left="0"/>
      <w:outlineLvl w:val="2"/>
    </w:pPr>
    <w:rPr>
      <w:bCs/>
      <w:sz w:val="28"/>
    </w:rPr>
  </w:style>
  <w:style w:type="paragraph" w:styleId="Heading4">
    <w:name w:val="heading 4"/>
    <w:basedOn w:val="Heading3"/>
    <w:next w:val="Normal"/>
    <w:link w:val="Heading4Char"/>
    <w:uiPriority w:val="9"/>
    <w:unhideWhenUsed/>
    <w:qFormat/>
    <w:rsid w:val="00FC6E24"/>
    <w:pPr>
      <w:numPr>
        <w:ilvl w:val="3"/>
      </w:numPr>
      <w:ind w:left="0"/>
      <w:outlineLvl w:val="3"/>
    </w:pPr>
    <w:rPr>
      <w:bCs w:val="0"/>
      <w:iCs/>
      <w:sz w:val="24"/>
    </w:rPr>
  </w:style>
  <w:style w:type="paragraph" w:styleId="Heading5">
    <w:name w:val="heading 5"/>
    <w:basedOn w:val="Heading4"/>
    <w:next w:val="Normal"/>
    <w:link w:val="Heading5Char"/>
    <w:uiPriority w:val="9"/>
    <w:semiHidden/>
    <w:qFormat/>
    <w:rsid w:val="00DB04B0"/>
    <w:pPr>
      <w:numPr>
        <w:ilvl w:val="4"/>
      </w:numPr>
      <w:outlineLvl w:val="4"/>
    </w:pPr>
  </w:style>
  <w:style w:type="paragraph" w:styleId="Heading6">
    <w:name w:val="heading 6"/>
    <w:basedOn w:val="Heading5"/>
    <w:next w:val="Normal"/>
    <w:link w:val="Heading6Char"/>
    <w:uiPriority w:val="9"/>
    <w:semiHidden/>
    <w:qFormat/>
    <w:rsid w:val="00DB04B0"/>
    <w:pPr>
      <w:numPr>
        <w:ilvl w:val="5"/>
      </w:numPr>
      <w:outlineLvl w:val="5"/>
    </w:pPr>
    <w:rPr>
      <w:iCs w:val="0"/>
      <w:sz w:val="20"/>
    </w:rPr>
  </w:style>
  <w:style w:type="paragraph" w:styleId="Heading7">
    <w:name w:val="heading 7"/>
    <w:basedOn w:val="Heading6"/>
    <w:next w:val="Normal"/>
    <w:link w:val="Heading7Char"/>
    <w:uiPriority w:val="9"/>
    <w:semiHidden/>
    <w:qFormat/>
    <w:rsid w:val="00DB04B0"/>
    <w:pPr>
      <w:numPr>
        <w:ilvl w:val="6"/>
      </w:numPr>
      <w:outlineLvl w:val="6"/>
    </w:pPr>
    <w:rPr>
      <w:iCs/>
    </w:rPr>
  </w:style>
  <w:style w:type="paragraph" w:styleId="Heading8">
    <w:name w:val="heading 8"/>
    <w:basedOn w:val="Heading7"/>
    <w:next w:val="Normal"/>
    <w:link w:val="Heading8Char"/>
    <w:uiPriority w:val="9"/>
    <w:semiHidden/>
    <w:qFormat/>
    <w:rsid w:val="00DB04B0"/>
    <w:pPr>
      <w:numPr>
        <w:ilvl w:val="7"/>
      </w:numPr>
      <w:outlineLvl w:val="7"/>
    </w:pPr>
  </w:style>
  <w:style w:type="paragraph" w:styleId="Heading9">
    <w:name w:val="heading 9"/>
    <w:basedOn w:val="Heading8"/>
    <w:next w:val="Normal"/>
    <w:link w:val="Heading9Char"/>
    <w:uiPriority w:val="9"/>
    <w:semiHidden/>
    <w:qFormat/>
    <w:rsid w:val="00DB04B0"/>
    <w:pPr>
      <w:numPr>
        <w:ilvl w:val="8"/>
      </w:numPr>
      <w:outlineLvl w:val="8"/>
    </w:pPr>
    <w:rPr>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CBE"/>
    <w:rPr>
      <w:rFonts w:ascii="Calibri" w:eastAsiaTheme="majorEastAsia" w:hAnsi="Calibri" w:cstheme="majorBidi"/>
      <w:b/>
      <w:bCs/>
      <w:color w:val="69747A"/>
      <w:sz w:val="40"/>
      <w:szCs w:val="28"/>
    </w:rPr>
  </w:style>
  <w:style w:type="character" w:customStyle="1" w:styleId="Heading2Char">
    <w:name w:val="Heading 2 Char"/>
    <w:basedOn w:val="DefaultParagraphFont"/>
    <w:link w:val="Heading2"/>
    <w:uiPriority w:val="9"/>
    <w:rsid w:val="00FC6E24"/>
    <w:rPr>
      <w:rFonts w:ascii="Calibri" w:eastAsiaTheme="majorEastAsia" w:hAnsi="Calibri" w:cstheme="majorBidi"/>
      <w:b/>
      <w:color w:val="677178"/>
      <w:sz w:val="32"/>
      <w:szCs w:val="26"/>
    </w:rPr>
  </w:style>
  <w:style w:type="character" w:customStyle="1" w:styleId="Heading3Char">
    <w:name w:val="Heading 3 Char"/>
    <w:basedOn w:val="DefaultParagraphFont"/>
    <w:link w:val="Heading3"/>
    <w:uiPriority w:val="9"/>
    <w:rsid w:val="00FC6E24"/>
    <w:rPr>
      <w:rFonts w:ascii="Calibri" w:eastAsiaTheme="majorEastAsia" w:hAnsi="Calibri" w:cstheme="majorBidi"/>
      <w:b/>
      <w:bCs/>
      <w:color w:val="677178"/>
      <w:sz w:val="28"/>
      <w:szCs w:val="26"/>
    </w:rPr>
  </w:style>
  <w:style w:type="character" w:customStyle="1" w:styleId="Heading4Char">
    <w:name w:val="Heading 4 Char"/>
    <w:basedOn w:val="DefaultParagraphFont"/>
    <w:link w:val="Heading4"/>
    <w:uiPriority w:val="9"/>
    <w:rsid w:val="00FC6E24"/>
    <w:rPr>
      <w:rFonts w:ascii="Calibri" w:eastAsiaTheme="majorEastAsia" w:hAnsi="Calibri" w:cstheme="majorBidi"/>
      <w:b/>
      <w:iCs/>
      <w:color w:val="677178"/>
      <w:sz w:val="24"/>
      <w:szCs w:val="26"/>
    </w:rPr>
  </w:style>
  <w:style w:type="character" w:customStyle="1" w:styleId="Heading5Char">
    <w:name w:val="Heading 5 Char"/>
    <w:basedOn w:val="DefaultParagraphFont"/>
    <w:link w:val="Heading5"/>
    <w:uiPriority w:val="9"/>
    <w:semiHidden/>
    <w:rsid w:val="00DB04B0"/>
    <w:rPr>
      <w:rFonts w:ascii="Calibri" w:eastAsiaTheme="majorEastAsia" w:hAnsi="Calibri" w:cstheme="majorBidi"/>
      <w:b/>
      <w:iCs/>
      <w:color w:val="677178"/>
      <w:sz w:val="24"/>
      <w:szCs w:val="26"/>
    </w:rPr>
  </w:style>
  <w:style w:type="character" w:customStyle="1" w:styleId="Heading6Char">
    <w:name w:val="Heading 6 Char"/>
    <w:basedOn w:val="DefaultParagraphFont"/>
    <w:link w:val="Heading6"/>
    <w:uiPriority w:val="9"/>
    <w:semiHidden/>
    <w:rsid w:val="00DB04B0"/>
    <w:rPr>
      <w:rFonts w:ascii="Calibri" w:eastAsiaTheme="majorEastAsia" w:hAnsi="Calibri" w:cstheme="majorBidi"/>
      <w:b/>
      <w:color w:val="677178"/>
      <w:szCs w:val="26"/>
    </w:rPr>
  </w:style>
  <w:style w:type="character" w:customStyle="1" w:styleId="Heading7Char">
    <w:name w:val="Heading 7 Char"/>
    <w:basedOn w:val="DefaultParagraphFont"/>
    <w:link w:val="Heading7"/>
    <w:uiPriority w:val="9"/>
    <w:semiHidden/>
    <w:rsid w:val="00DB04B0"/>
    <w:rPr>
      <w:rFonts w:ascii="Calibri" w:eastAsiaTheme="majorEastAsia" w:hAnsi="Calibri" w:cstheme="majorBidi"/>
      <w:b/>
      <w:iCs/>
      <w:color w:val="677178"/>
      <w:szCs w:val="26"/>
    </w:rPr>
  </w:style>
  <w:style w:type="character" w:customStyle="1" w:styleId="Heading8Char">
    <w:name w:val="Heading 8 Char"/>
    <w:basedOn w:val="DefaultParagraphFont"/>
    <w:link w:val="Heading8"/>
    <w:uiPriority w:val="9"/>
    <w:semiHidden/>
    <w:rsid w:val="00DB04B0"/>
    <w:rPr>
      <w:rFonts w:ascii="Calibri" w:eastAsiaTheme="majorEastAsia" w:hAnsi="Calibri" w:cstheme="majorBidi"/>
      <w:b/>
      <w:iCs/>
      <w:color w:val="677178"/>
      <w:szCs w:val="26"/>
    </w:rPr>
  </w:style>
  <w:style w:type="character" w:customStyle="1" w:styleId="Heading9Char">
    <w:name w:val="Heading 9 Char"/>
    <w:basedOn w:val="DefaultParagraphFont"/>
    <w:link w:val="Heading9"/>
    <w:uiPriority w:val="9"/>
    <w:semiHidden/>
    <w:rsid w:val="00DB04B0"/>
    <w:rPr>
      <w:rFonts w:ascii="Calibri" w:eastAsiaTheme="majorEastAsia" w:hAnsi="Calibri" w:cstheme="majorBidi"/>
      <w:b/>
      <w:color w:val="677178"/>
      <w:szCs w:val="26"/>
    </w:rPr>
  </w:style>
  <w:style w:type="numbering" w:customStyle="1" w:styleId="Headings">
    <w:name w:val="Headings"/>
    <w:uiPriority w:val="99"/>
    <w:rsid w:val="00DB04B0"/>
    <w:pPr>
      <w:numPr>
        <w:numId w:val="1"/>
      </w:numPr>
    </w:pPr>
  </w:style>
  <w:style w:type="paragraph" w:customStyle="1" w:styleId="FakeHeading1">
    <w:name w:val="Fake Heading 1"/>
    <w:next w:val="Normal"/>
    <w:rsid w:val="00F47CBE"/>
    <w:pPr>
      <w:keepNext/>
      <w:keepLines/>
      <w:pageBreakBefore/>
      <w:spacing w:after="480"/>
    </w:pPr>
    <w:rPr>
      <w:b/>
      <w:color w:val="69747A"/>
      <w:sz w:val="40"/>
    </w:rPr>
  </w:style>
  <w:style w:type="paragraph" w:customStyle="1" w:styleId="FakeHeading2">
    <w:name w:val="Fake Heading 2"/>
    <w:basedOn w:val="FakeHeading1"/>
    <w:next w:val="Normal"/>
    <w:rsid w:val="00111A2B"/>
    <w:pPr>
      <w:pageBreakBefore w:val="0"/>
      <w:spacing w:before="240" w:after="240"/>
    </w:pPr>
    <w:rPr>
      <w:sz w:val="32"/>
    </w:rPr>
  </w:style>
  <w:style w:type="paragraph" w:customStyle="1" w:styleId="FakeHeading3">
    <w:name w:val="Fake Heading 3"/>
    <w:basedOn w:val="FakeHeading2"/>
    <w:next w:val="Normal"/>
    <w:rsid w:val="001800DC"/>
    <w:rPr>
      <w:sz w:val="28"/>
    </w:rPr>
  </w:style>
  <w:style w:type="paragraph" w:customStyle="1" w:styleId="FakeHeading4">
    <w:name w:val="Fake Heading 4"/>
    <w:basedOn w:val="FakeHeading3"/>
    <w:next w:val="Normal"/>
    <w:unhideWhenUsed/>
    <w:rsid w:val="00944A82"/>
    <w:rPr>
      <w:sz w:val="24"/>
    </w:rPr>
  </w:style>
  <w:style w:type="paragraph" w:styleId="BalloonText">
    <w:name w:val="Balloon Text"/>
    <w:basedOn w:val="Normal"/>
    <w:link w:val="BalloonTextChar"/>
    <w:uiPriority w:val="99"/>
    <w:semiHidden/>
    <w:unhideWhenUsed/>
    <w:rsid w:val="00944A8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A82"/>
    <w:rPr>
      <w:rFonts w:ascii="Tahoma" w:hAnsi="Tahoma" w:cs="Tahoma"/>
      <w:sz w:val="16"/>
      <w:szCs w:val="16"/>
    </w:rPr>
  </w:style>
  <w:style w:type="paragraph" w:styleId="Header">
    <w:name w:val="header"/>
    <w:basedOn w:val="Normal"/>
    <w:link w:val="HeaderChar"/>
    <w:uiPriority w:val="99"/>
    <w:semiHidden/>
    <w:rsid w:val="00F42EA6"/>
    <w:pPr>
      <w:tabs>
        <w:tab w:val="center" w:pos="4513"/>
        <w:tab w:val="right" w:pos="9026"/>
      </w:tabs>
      <w:spacing w:before="0" w:after="0" w:line="240" w:lineRule="auto"/>
      <w:jc w:val="center"/>
    </w:pPr>
    <w:rPr>
      <w:color w:val="4E2B7B"/>
    </w:rPr>
  </w:style>
  <w:style w:type="character" w:customStyle="1" w:styleId="HeaderChar">
    <w:name w:val="Header Char"/>
    <w:basedOn w:val="DefaultParagraphFont"/>
    <w:link w:val="Header"/>
    <w:uiPriority w:val="99"/>
    <w:semiHidden/>
    <w:rsid w:val="00F2022B"/>
    <w:rPr>
      <w:color w:val="4E2B7B"/>
    </w:rPr>
  </w:style>
  <w:style w:type="paragraph" w:styleId="Footer">
    <w:name w:val="footer"/>
    <w:basedOn w:val="Normal"/>
    <w:link w:val="FooterChar"/>
    <w:uiPriority w:val="99"/>
    <w:semiHidden/>
    <w:rsid w:val="005A4083"/>
    <w:pPr>
      <w:tabs>
        <w:tab w:val="center" w:pos="4513"/>
        <w:tab w:val="right" w:pos="9026"/>
      </w:tabs>
      <w:spacing w:before="0" w:after="0" w:line="240" w:lineRule="auto"/>
      <w:jc w:val="center"/>
    </w:pPr>
    <w:rPr>
      <w:color w:val="69747A"/>
    </w:rPr>
  </w:style>
  <w:style w:type="character" w:customStyle="1" w:styleId="FooterChar">
    <w:name w:val="Footer Char"/>
    <w:basedOn w:val="DefaultParagraphFont"/>
    <w:link w:val="Footer"/>
    <w:uiPriority w:val="99"/>
    <w:semiHidden/>
    <w:rsid w:val="00F2022B"/>
    <w:rPr>
      <w:color w:val="69747A"/>
    </w:rPr>
  </w:style>
  <w:style w:type="paragraph" w:customStyle="1" w:styleId="NormalBold">
    <w:name w:val="Normal Bold"/>
    <w:basedOn w:val="Normal"/>
    <w:next w:val="Normal"/>
    <w:rsid w:val="007E7D6A"/>
    <w:rPr>
      <w:b/>
    </w:rPr>
  </w:style>
  <w:style w:type="paragraph" w:customStyle="1" w:styleId="DocumentTitle">
    <w:name w:val="Document Title"/>
    <w:basedOn w:val="Normal"/>
    <w:semiHidden/>
    <w:qFormat/>
    <w:rsid w:val="00F42EA6"/>
    <w:pPr>
      <w:spacing w:before="4000" w:after="720"/>
      <w:ind w:right="-754"/>
      <w:jc w:val="right"/>
    </w:pPr>
    <w:rPr>
      <w:rFonts w:ascii="Calibri" w:hAnsi="Calibri"/>
      <w:b/>
      <w:color w:val="4E2B7B"/>
      <w:sz w:val="40"/>
    </w:rPr>
  </w:style>
  <w:style w:type="paragraph" w:customStyle="1" w:styleId="DocumentDate">
    <w:name w:val="Document Date"/>
    <w:basedOn w:val="Normal"/>
    <w:semiHidden/>
    <w:qFormat/>
    <w:rsid w:val="00A03BA4"/>
    <w:pPr>
      <w:spacing w:before="0"/>
      <w:ind w:right="-754"/>
      <w:jc w:val="right"/>
    </w:pPr>
    <w:rPr>
      <w:color w:val="69747A"/>
      <w:sz w:val="24"/>
    </w:rPr>
  </w:style>
  <w:style w:type="paragraph" w:customStyle="1" w:styleId="DocumentVersion">
    <w:name w:val="Document Version"/>
    <w:basedOn w:val="DocumentDate"/>
    <w:semiHidden/>
    <w:rsid w:val="00EC4595"/>
  </w:style>
  <w:style w:type="paragraph" w:customStyle="1" w:styleId="Contact">
    <w:name w:val="Contact"/>
    <w:basedOn w:val="Normal"/>
    <w:semiHidden/>
    <w:qFormat/>
    <w:rsid w:val="007B3B86"/>
    <w:pPr>
      <w:spacing w:before="2800" w:after="0"/>
      <w:jc w:val="right"/>
    </w:pPr>
    <w:rPr>
      <w:rFonts w:ascii="Calibri" w:hAnsi="Calibri"/>
    </w:rPr>
  </w:style>
  <w:style w:type="paragraph" w:customStyle="1" w:styleId="Disclaimer">
    <w:name w:val="Disclaimer"/>
    <w:basedOn w:val="Normal"/>
    <w:semiHidden/>
    <w:qFormat/>
    <w:rsid w:val="00014F98"/>
    <w:rPr>
      <w:color w:val="69747A"/>
      <w:sz w:val="18"/>
    </w:rPr>
  </w:style>
  <w:style w:type="paragraph" w:customStyle="1" w:styleId="DocumentInformation">
    <w:name w:val="Document Information"/>
    <w:basedOn w:val="Normal"/>
    <w:semiHidden/>
    <w:qFormat/>
    <w:rsid w:val="00014F98"/>
    <w:pPr>
      <w:spacing w:before="0" w:after="720"/>
      <w:jc w:val="center"/>
    </w:pPr>
    <w:rPr>
      <w:color w:val="69747A"/>
    </w:rPr>
  </w:style>
  <w:style w:type="paragraph" w:customStyle="1" w:styleId="DocumentInformationHeading">
    <w:name w:val="Document Information Heading"/>
    <w:basedOn w:val="FakeHeading2"/>
    <w:semiHidden/>
    <w:qFormat/>
    <w:rsid w:val="00014F98"/>
    <w:rPr>
      <w:rFonts w:ascii="Calibri" w:hAnsi="Calibri"/>
    </w:rPr>
  </w:style>
  <w:style w:type="table" w:styleId="TableGrid">
    <w:name w:val="Table Grid"/>
    <w:basedOn w:val="TableNormal"/>
    <w:uiPriority w:val="59"/>
    <w:rsid w:val="000C36B7"/>
    <w:pPr>
      <w:spacing w:after="0" w:line="240" w:lineRule="auto"/>
      <w:ind w:left="1077"/>
    </w:pPr>
    <w:rPr>
      <w:rFonts w:ascii="Calibri" w:hAnsi="Calibri"/>
    </w:rPr>
    <w:tblPr>
      <w:tblInd w:w="95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0" w:type="dxa"/>
        <w:left w:w="108" w:type="dxa"/>
        <w:bottom w:w="0" w:type="dxa"/>
        <w:right w:w="108" w:type="dxa"/>
      </w:tblCellMar>
    </w:tblPr>
    <w:trPr>
      <w:cantSplit/>
      <w:tblHeader/>
    </w:trPr>
  </w:style>
  <w:style w:type="paragraph" w:customStyle="1" w:styleId="Table-Header">
    <w:name w:val="Table - Header"/>
    <w:basedOn w:val="Normal"/>
    <w:uiPriority w:val="3"/>
    <w:rsid w:val="00750051"/>
    <w:pPr>
      <w:keepNext/>
      <w:spacing w:before="40" w:after="40" w:line="240" w:lineRule="auto"/>
    </w:pPr>
    <w:rPr>
      <w:b/>
      <w:sz w:val="18"/>
    </w:rPr>
  </w:style>
  <w:style w:type="paragraph" w:customStyle="1" w:styleId="Table-Text">
    <w:name w:val="Table - Text"/>
    <w:basedOn w:val="Normal"/>
    <w:uiPriority w:val="3"/>
    <w:rsid w:val="00925138"/>
    <w:pPr>
      <w:spacing w:before="40" w:after="40" w:line="240" w:lineRule="auto"/>
    </w:pPr>
    <w:rPr>
      <w:sz w:val="18"/>
    </w:rPr>
  </w:style>
  <w:style w:type="paragraph" w:customStyle="1" w:styleId="DocumentInformationSubheading">
    <w:name w:val="Document Information Subheading"/>
    <w:basedOn w:val="DocumentInformationHeading"/>
    <w:semiHidden/>
    <w:qFormat/>
    <w:rsid w:val="00014F98"/>
    <w:rPr>
      <w:sz w:val="28"/>
    </w:rPr>
  </w:style>
  <w:style w:type="paragraph" w:customStyle="1" w:styleId="Note">
    <w:name w:val="Note"/>
    <w:basedOn w:val="Normal"/>
    <w:rsid w:val="00925A57"/>
    <w:pPr>
      <w:pBdr>
        <w:top w:val="single" w:sz="2" w:space="1" w:color="F2F2F2" w:themeColor="background1" w:themeShade="F2"/>
        <w:left w:val="single" w:sz="2" w:space="4" w:color="F2F2F2" w:themeColor="background1" w:themeShade="F2"/>
        <w:bottom w:val="single" w:sz="2" w:space="1" w:color="F2F2F2" w:themeColor="background1" w:themeShade="F2"/>
        <w:right w:val="single" w:sz="2" w:space="4" w:color="F2F2F2" w:themeColor="background1" w:themeShade="F2"/>
      </w:pBdr>
      <w:shd w:val="clear" w:color="auto" w:fill="F2F2F2" w:themeFill="background1" w:themeFillShade="F2"/>
      <w:tabs>
        <w:tab w:val="left" w:pos="567"/>
      </w:tabs>
      <w:spacing w:before="240" w:after="240"/>
      <w:ind w:left="680" w:right="113" w:hanging="567"/>
    </w:pPr>
    <w:rPr>
      <w:rFonts w:ascii="Calibri" w:eastAsia="Times New Roman" w:hAnsi="Calibri" w:cs="Times New Roman"/>
      <w:iCs/>
      <w:color w:val="000000"/>
    </w:rPr>
  </w:style>
  <w:style w:type="table" w:customStyle="1" w:styleId="TableGrid1">
    <w:name w:val="Table Grid1"/>
    <w:basedOn w:val="TableNormal"/>
    <w:next w:val="TableGrid"/>
    <w:uiPriority w:val="59"/>
    <w:locked/>
    <w:rsid w:val="00836BA9"/>
    <w:pPr>
      <w:spacing w:after="0" w:line="240" w:lineRule="auto"/>
    </w:pPr>
    <w:tblPr>
      <w:tblInd w:w="958"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108" w:type="dxa"/>
        <w:bottom w:w="0" w:type="dxa"/>
        <w:right w:w="108" w:type="dxa"/>
      </w:tblCellMar>
    </w:tblPr>
    <w:trPr>
      <w:cantSplit/>
      <w:tblHeader/>
    </w:trPr>
  </w:style>
  <w:style w:type="character" w:styleId="Hyperlink">
    <w:name w:val="Hyperlink"/>
    <w:basedOn w:val="DefaultParagraphFont"/>
    <w:uiPriority w:val="99"/>
    <w:unhideWhenUsed/>
    <w:rsid w:val="001103C0"/>
    <w:rPr>
      <w:color w:val="69747A" w:themeColor="hyperlink"/>
      <w:u w:val="single"/>
    </w:rPr>
  </w:style>
  <w:style w:type="paragraph" w:styleId="TOC1">
    <w:name w:val="toc 1"/>
    <w:basedOn w:val="Normal"/>
    <w:next w:val="Normal"/>
    <w:autoRedefine/>
    <w:uiPriority w:val="39"/>
    <w:unhideWhenUsed/>
    <w:rsid w:val="007F7CAD"/>
    <w:pPr>
      <w:tabs>
        <w:tab w:val="left" w:pos="567"/>
        <w:tab w:val="right" w:leader="dot" w:pos="8505"/>
      </w:tabs>
    </w:pPr>
    <w:rPr>
      <w:b/>
    </w:rPr>
  </w:style>
  <w:style w:type="paragraph" w:styleId="TOC2">
    <w:name w:val="toc 2"/>
    <w:basedOn w:val="Normal"/>
    <w:next w:val="Normal"/>
    <w:autoRedefine/>
    <w:uiPriority w:val="39"/>
    <w:unhideWhenUsed/>
    <w:rsid w:val="006F5A26"/>
    <w:pPr>
      <w:tabs>
        <w:tab w:val="left" w:pos="1134"/>
        <w:tab w:val="right" w:leader="dot" w:pos="8505"/>
      </w:tabs>
      <w:spacing w:after="100"/>
      <w:ind w:left="567"/>
    </w:pPr>
  </w:style>
  <w:style w:type="paragraph" w:styleId="TOC3">
    <w:name w:val="toc 3"/>
    <w:basedOn w:val="Normal"/>
    <w:next w:val="Normal"/>
    <w:autoRedefine/>
    <w:uiPriority w:val="39"/>
    <w:unhideWhenUsed/>
    <w:rsid w:val="006F5A26"/>
    <w:pPr>
      <w:tabs>
        <w:tab w:val="left" w:pos="1134"/>
        <w:tab w:val="right" w:leader="dot" w:pos="8505"/>
      </w:tabs>
      <w:ind w:left="567"/>
    </w:pPr>
  </w:style>
  <w:style w:type="paragraph" w:customStyle="1" w:styleId="Table-Bullet">
    <w:name w:val="Table - Bullet"/>
    <w:basedOn w:val="Table-Text"/>
    <w:rsid w:val="00F53398"/>
    <w:pPr>
      <w:numPr>
        <w:numId w:val="12"/>
      </w:numPr>
      <w:ind w:left="454" w:hanging="227"/>
    </w:pPr>
  </w:style>
  <w:style w:type="paragraph" w:customStyle="1" w:styleId="BulletedList">
    <w:name w:val="Bulleted List"/>
    <w:basedOn w:val="Normal"/>
    <w:rsid w:val="00DF5632"/>
    <w:pPr>
      <w:numPr>
        <w:numId w:val="13"/>
      </w:numPr>
      <w:ind w:left="794" w:hanging="397"/>
    </w:pPr>
  </w:style>
  <w:style w:type="paragraph" w:customStyle="1" w:styleId="NumberedList">
    <w:name w:val="Numbered List"/>
    <w:basedOn w:val="Normal"/>
    <w:rsid w:val="00DF5632"/>
    <w:pPr>
      <w:numPr>
        <w:numId w:val="14"/>
      </w:numPr>
      <w:ind w:left="794" w:hanging="397"/>
    </w:pPr>
  </w:style>
  <w:style w:type="paragraph" w:customStyle="1" w:styleId="BulletedList2">
    <w:name w:val="Bulleted List 2"/>
    <w:basedOn w:val="BulletedList"/>
    <w:rsid w:val="00281538"/>
    <w:pPr>
      <w:numPr>
        <w:numId w:val="17"/>
      </w:numPr>
      <w:ind w:left="1191" w:hanging="397"/>
    </w:pPr>
  </w:style>
  <w:style w:type="paragraph" w:customStyle="1" w:styleId="NumberedList2">
    <w:name w:val="Numbered List 2"/>
    <w:basedOn w:val="NumberedList"/>
    <w:rsid w:val="00893DE2"/>
    <w:pPr>
      <w:numPr>
        <w:numId w:val="15"/>
      </w:numPr>
    </w:pPr>
  </w:style>
  <w:style w:type="paragraph" w:customStyle="1" w:styleId="NumberedList3">
    <w:name w:val="Numbered List 3"/>
    <w:basedOn w:val="NumberedList"/>
    <w:rsid w:val="00893DE2"/>
    <w:pPr>
      <w:numPr>
        <w:numId w:val="16"/>
      </w:numPr>
    </w:pPr>
  </w:style>
  <w:style w:type="paragraph" w:customStyle="1" w:styleId="DocumentTableText">
    <w:name w:val="Document Table Text"/>
    <w:semiHidden/>
    <w:qFormat/>
    <w:rsid w:val="0066380E"/>
    <w:pPr>
      <w:spacing w:after="0"/>
    </w:pPr>
    <w:rPr>
      <w:sz w:val="18"/>
    </w:rPr>
  </w:style>
  <w:style w:type="paragraph" w:styleId="Bibliography">
    <w:name w:val="Bibliography"/>
    <w:basedOn w:val="Normal"/>
    <w:next w:val="Normal"/>
    <w:uiPriority w:val="37"/>
    <w:semiHidden/>
    <w:unhideWhenUsed/>
    <w:rsid w:val="00012E9D"/>
  </w:style>
  <w:style w:type="paragraph" w:styleId="BlockText">
    <w:name w:val="Block Text"/>
    <w:basedOn w:val="Normal"/>
    <w:uiPriority w:val="99"/>
    <w:semiHidden/>
    <w:unhideWhenUsed/>
    <w:rsid w:val="00012E9D"/>
    <w:pPr>
      <w:pBdr>
        <w:top w:val="single" w:sz="2" w:space="10" w:color="69747A" w:themeColor="accent1" w:shadow="1" w:frame="1"/>
        <w:left w:val="single" w:sz="2" w:space="10" w:color="69747A" w:themeColor="accent1" w:shadow="1" w:frame="1"/>
        <w:bottom w:val="single" w:sz="2" w:space="10" w:color="69747A" w:themeColor="accent1" w:shadow="1" w:frame="1"/>
        <w:right w:val="single" w:sz="2" w:space="10" w:color="69747A" w:themeColor="accent1" w:shadow="1" w:frame="1"/>
      </w:pBdr>
      <w:ind w:left="1152" w:right="1152"/>
    </w:pPr>
    <w:rPr>
      <w:rFonts w:eastAsiaTheme="minorEastAsia"/>
      <w:i/>
      <w:iCs/>
      <w:color w:val="69747A" w:themeColor="accent1"/>
    </w:rPr>
  </w:style>
  <w:style w:type="paragraph" w:styleId="BodyText">
    <w:name w:val="Body Text"/>
    <w:basedOn w:val="Normal"/>
    <w:link w:val="BodyTextChar"/>
    <w:uiPriority w:val="99"/>
    <w:semiHidden/>
    <w:unhideWhenUsed/>
    <w:rsid w:val="00012E9D"/>
  </w:style>
  <w:style w:type="character" w:customStyle="1" w:styleId="BodyTextChar">
    <w:name w:val="Body Text Char"/>
    <w:basedOn w:val="DefaultParagraphFont"/>
    <w:link w:val="BodyText"/>
    <w:uiPriority w:val="99"/>
    <w:semiHidden/>
    <w:rsid w:val="00012E9D"/>
  </w:style>
  <w:style w:type="paragraph" w:styleId="BodyText2">
    <w:name w:val="Body Text 2"/>
    <w:basedOn w:val="Normal"/>
    <w:link w:val="BodyText2Char"/>
    <w:uiPriority w:val="99"/>
    <w:semiHidden/>
    <w:unhideWhenUsed/>
    <w:rsid w:val="00012E9D"/>
    <w:pPr>
      <w:spacing w:line="480" w:lineRule="auto"/>
    </w:pPr>
  </w:style>
  <w:style w:type="character" w:customStyle="1" w:styleId="BodyText2Char">
    <w:name w:val="Body Text 2 Char"/>
    <w:basedOn w:val="DefaultParagraphFont"/>
    <w:link w:val="BodyText2"/>
    <w:uiPriority w:val="99"/>
    <w:semiHidden/>
    <w:rsid w:val="00012E9D"/>
  </w:style>
  <w:style w:type="paragraph" w:styleId="BodyText3">
    <w:name w:val="Body Text 3"/>
    <w:basedOn w:val="Normal"/>
    <w:link w:val="BodyText3Char"/>
    <w:uiPriority w:val="99"/>
    <w:semiHidden/>
    <w:unhideWhenUsed/>
    <w:rsid w:val="00012E9D"/>
    <w:rPr>
      <w:sz w:val="16"/>
      <w:szCs w:val="16"/>
    </w:rPr>
  </w:style>
  <w:style w:type="character" w:customStyle="1" w:styleId="BodyText3Char">
    <w:name w:val="Body Text 3 Char"/>
    <w:basedOn w:val="DefaultParagraphFont"/>
    <w:link w:val="BodyText3"/>
    <w:uiPriority w:val="99"/>
    <w:semiHidden/>
    <w:rsid w:val="00012E9D"/>
    <w:rPr>
      <w:sz w:val="16"/>
      <w:szCs w:val="16"/>
    </w:rPr>
  </w:style>
  <w:style w:type="paragraph" w:styleId="BodyTextFirstIndent">
    <w:name w:val="Body Text First Indent"/>
    <w:basedOn w:val="BodyText"/>
    <w:link w:val="BodyTextFirstIndentChar"/>
    <w:uiPriority w:val="99"/>
    <w:semiHidden/>
    <w:unhideWhenUsed/>
    <w:rsid w:val="00012E9D"/>
    <w:pPr>
      <w:ind w:firstLine="360"/>
    </w:pPr>
  </w:style>
  <w:style w:type="character" w:customStyle="1" w:styleId="BodyTextFirstIndentChar">
    <w:name w:val="Body Text First Indent Char"/>
    <w:basedOn w:val="BodyTextChar"/>
    <w:link w:val="BodyTextFirstIndent"/>
    <w:uiPriority w:val="99"/>
    <w:semiHidden/>
    <w:rsid w:val="00012E9D"/>
  </w:style>
  <w:style w:type="paragraph" w:styleId="BodyTextIndent">
    <w:name w:val="Body Text Indent"/>
    <w:basedOn w:val="Normal"/>
    <w:link w:val="BodyTextIndentChar"/>
    <w:uiPriority w:val="99"/>
    <w:semiHidden/>
    <w:unhideWhenUsed/>
    <w:rsid w:val="00012E9D"/>
    <w:pPr>
      <w:ind w:left="283"/>
    </w:pPr>
  </w:style>
  <w:style w:type="character" w:customStyle="1" w:styleId="BodyTextIndentChar">
    <w:name w:val="Body Text Indent Char"/>
    <w:basedOn w:val="DefaultParagraphFont"/>
    <w:link w:val="BodyTextIndent"/>
    <w:uiPriority w:val="99"/>
    <w:semiHidden/>
    <w:rsid w:val="00012E9D"/>
  </w:style>
  <w:style w:type="paragraph" w:styleId="BodyTextFirstIndent2">
    <w:name w:val="Body Text First Indent 2"/>
    <w:basedOn w:val="BodyTextIndent"/>
    <w:link w:val="BodyTextFirstIndent2Char"/>
    <w:uiPriority w:val="99"/>
    <w:semiHidden/>
    <w:unhideWhenUsed/>
    <w:rsid w:val="00012E9D"/>
    <w:pPr>
      <w:ind w:left="360" w:firstLine="360"/>
    </w:pPr>
  </w:style>
  <w:style w:type="character" w:customStyle="1" w:styleId="BodyTextFirstIndent2Char">
    <w:name w:val="Body Text First Indent 2 Char"/>
    <w:basedOn w:val="BodyTextIndentChar"/>
    <w:link w:val="BodyTextFirstIndent2"/>
    <w:uiPriority w:val="99"/>
    <w:semiHidden/>
    <w:rsid w:val="00012E9D"/>
  </w:style>
  <w:style w:type="paragraph" w:styleId="BodyTextIndent2">
    <w:name w:val="Body Text Indent 2"/>
    <w:basedOn w:val="Normal"/>
    <w:link w:val="BodyTextIndent2Char"/>
    <w:uiPriority w:val="99"/>
    <w:semiHidden/>
    <w:unhideWhenUsed/>
    <w:rsid w:val="00012E9D"/>
    <w:pPr>
      <w:spacing w:line="480" w:lineRule="auto"/>
      <w:ind w:left="283"/>
    </w:pPr>
  </w:style>
  <w:style w:type="character" w:customStyle="1" w:styleId="BodyTextIndent2Char">
    <w:name w:val="Body Text Indent 2 Char"/>
    <w:basedOn w:val="DefaultParagraphFont"/>
    <w:link w:val="BodyTextIndent2"/>
    <w:uiPriority w:val="99"/>
    <w:semiHidden/>
    <w:rsid w:val="00012E9D"/>
  </w:style>
  <w:style w:type="paragraph" w:styleId="BodyTextIndent3">
    <w:name w:val="Body Text Indent 3"/>
    <w:basedOn w:val="Normal"/>
    <w:link w:val="BodyTextIndent3Char"/>
    <w:uiPriority w:val="99"/>
    <w:semiHidden/>
    <w:unhideWhenUsed/>
    <w:rsid w:val="00012E9D"/>
    <w:pPr>
      <w:ind w:left="283"/>
    </w:pPr>
    <w:rPr>
      <w:sz w:val="16"/>
      <w:szCs w:val="16"/>
    </w:rPr>
  </w:style>
  <w:style w:type="character" w:customStyle="1" w:styleId="BodyTextIndent3Char">
    <w:name w:val="Body Text Indent 3 Char"/>
    <w:basedOn w:val="DefaultParagraphFont"/>
    <w:link w:val="BodyTextIndent3"/>
    <w:uiPriority w:val="99"/>
    <w:semiHidden/>
    <w:rsid w:val="00012E9D"/>
    <w:rPr>
      <w:sz w:val="16"/>
      <w:szCs w:val="16"/>
    </w:rPr>
  </w:style>
  <w:style w:type="paragraph" w:styleId="Caption">
    <w:name w:val="caption"/>
    <w:basedOn w:val="Normal"/>
    <w:next w:val="Normal"/>
    <w:uiPriority w:val="35"/>
    <w:semiHidden/>
    <w:unhideWhenUsed/>
    <w:qFormat/>
    <w:rsid w:val="00012E9D"/>
    <w:pPr>
      <w:spacing w:before="0" w:after="200" w:line="240" w:lineRule="auto"/>
    </w:pPr>
    <w:rPr>
      <w:b/>
      <w:bCs/>
      <w:color w:val="69747A" w:themeColor="accent1"/>
      <w:sz w:val="18"/>
      <w:szCs w:val="18"/>
    </w:rPr>
  </w:style>
  <w:style w:type="paragraph" w:styleId="Closing">
    <w:name w:val="Closing"/>
    <w:basedOn w:val="Normal"/>
    <w:link w:val="ClosingChar"/>
    <w:uiPriority w:val="99"/>
    <w:semiHidden/>
    <w:unhideWhenUsed/>
    <w:rsid w:val="00012E9D"/>
    <w:pPr>
      <w:spacing w:before="0" w:after="0" w:line="240" w:lineRule="auto"/>
      <w:ind w:left="4252"/>
    </w:pPr>
  </w:style>
  <w:style w:type="character" w:customStyle="1" w:styleId="ClosingChar">
    <w:name w:val="Closing Char"/>
    <w:basedOn w:val="DefaultParagraphFont"/>
    <w:link w:val="Closing"/>
    <w:uiPriority w:val="99"/>
    <w:semiHidden/>
    <w:rsid w:val="00012E9D"/>
  </w:style>
  <w:style w:type="paragraph" w:styleId="CommentText">
    <w:name w:val="annotation text"/>
    <w:basedOn w:val="Normal"/>
    <w:link w:val="CommentTextChar"/>
    <w:uiPriority w:val="99"/>
    <w:semiHidden/>
    <w:unhideWhenUsed/>
    <w:rsid w:val="00012E9D"/>
    <w:pPr>
      <w:spacing w:line="240" w:lineRule="auto"/>
    </w:pPr>
  </w:style>
  <w:style w:type="character" w:customStyle="1" w:styleId="CommentTextChar">
    <w:name w:val="Comment Text Char"/>
    <w:basedOn w:val="DefaultParagraphFont"/>
    <w:link w:val="CommentText"/>
    <w:uiPriority w:val="99"/>
    <w:semiHidden/>
    <w:rsid w:val="00012E9D"/>
  </w:style>
  <w:style w:type="paragraph" w:styleId="CommentSubject">
    <w:name w:val="annotation subject"/>
    <w:basedOn w:val="CommentText"/>
    <w:next w:val="CommentText"/>
    <w:link w:val="CommentSubjectChar"/>
    <w:uiPriority w:val="99"/>
    <w:semiHidden/>
    <w:unhideWhenUsed/>
    <w:rsid w:val="00012E9D"/>
    <w:rPr>
      <w:b/>
      <w:bCs/>
    </w:rPr>
  </w:style>
  <w:style w:type="character" w:customStyle="1" w:styleId="CommentSubjectChar">
    <w:name w:val="Comment Subject Char"/>
    <w:basedOn w:val="CommentTextChar"/>
    <w:link w:val="CommentSubject"/>
    <w:uiPriority w:val="99"/>
    <w:semiHidden/>
    <w:rsid w:val="00012E9D"/>
    <w:rPr>
      <w:b/>
      <w:bCs/>
    </w:rPr>
  </w:style>
  <w:style w:type="paragraph" w:styleId="Date">
    <w:name w:val="Date"/>
    <w:basedOn w:val="Normal"/>
    <w:next w:val="Normal"/>
    <w:link w:val="DateChar"/>
    <w:uiPriority w:val="99"/>
    <w:semiHidden/>
    <w:unhideWhenUsed/>
    <w:rsid w:val="00012E9D"/>
  </w:style>
  <w:style w:type="character" w:customStyle="1" w:styleId="DateChar">
    <w:name w:val="Date Char"/>
    <w:basedOn w:val="DefaultParagraphFont"/>
    <w:link w:val="Date"/>
    <w:uiPriority w:val="99"/>
    <w:semiHidden/>
    <w:rsid w:val="00012E9D"/>
  </w:style>
  <w:style w:type="paragraph" w:styleId="DocumentMap">
    <w:name w:val="Document Map"/>
    <w:basedOn w:val="Normal"/>
    <w:link w:val="DocumentMapChar"/>
    <w:uiPriority w:val="99"/>
    <w:semiHidden/>
    <w:rsid w:val="00012E9D"/>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17C75"/>
    <w:rPr>
      <w:rFonts w:ascii="Tahoma" w:hAnsi="Tahoma" w:cs="Tahoma"/>
      <w:sz w:val="16"/>
      <w:szCs w:val="16"/>
    </w:rPr>
  </w:style>
  <w:style w:type="paragraph" w:styleId="E-mailSignature">
    <w:name w:val="E-mail Signature"/>
    <w:basedOn w:val="Normal"/>
    <w:link w:val="E-mailSignatureChar"/>
    <w:uiPriority w:val="99"/>
    <w:semiHidden/>
    <w:unhideWhenUsed/>
    <w:rsid w:val="00012E9D"/>
    <w:pPr>
      <w:spacing w:before="0" w:after="0" w:line="240" w:lineRule="auto"/>
    </w:pPr>
  </w:style>
  <w:style w:type="character" w:customStyle="1" w:styleId="E-mailSignatureChar">
    <w:name w:val="E-mail Signature Char"/>
    <w:basedOn w:val="DefaultParagraphFont"/>
    <w:link w:val="E-mailSignature"/>
    <w:uiPriority w:val="99"/>
    <w:semiHidden/>
    <w:rsid w:val="00012E9D"/>
  </w:style>
  <w:style w:type="paragraph" w:styleId="EndnoteText">
    <w:name w:val="endnote text"/>
    <w:basedOn w:val="Normal"/>
    <w:link w:val="EndnoteTextChar"/>
    <w:uiPriority w:val="99"/>
    <w:semiHidden/>
    <w:unhideWhenUsed/>
    <w:rsid w:val="00012E9D"/>
    <w:pPr>
      <w:spacing w:before="0" w:after="0" w:line="240" w:lineRule="auto"/>
    </w:pPr>
  </w:style>
  <w:style w:type="character" w:customStyle="1" w:styleId="EndnoteTextChar">
    <w:name w:val="Endnote Text Char"/>
    <w:basedOn w:val="DefaultParagraphFont"/>
    <w:link w:val="EndnoteText"/>
    <w:uiPriority w:val="99"/>
    <w:semiHidden/>
    <w:rsid w:val="00012E9D"/>
  </w:style>
  <w:style w:type="paragraph" w:styleId="EnvelopeAddress">
    <w:name w:val="envelope address"/>
    <w:basedOn w:val="Normal"/>
    <w:uiPriority w:val="99"/>
    <w:semiHidden/>
    <w:unhideWhenUsed/>
    <w:rsid w:val="00012E9D"/>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012E9D"/>
    <w:pPr>
      <w:spacing w:before="0"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012E9D"/>
    <w:pPr>
      <w:spacing w:before="0" w:after="0" w:line="240" w:lineRule="auto"/>
    </w:pPr>
  </w:style>
  <w:style w:type="character" w:customStyle="1" w:styleId="FootnoteTextChar">
    <w:name w:val="Footnote Text Char"/>
    <w:basedOn w:val="DefaultParagraphFont"/>
    <w:link w:val="FootnoteText"/>
    <w:uiPriority w:val="99"/>
    <w:semiHidden/>
    <w:rsid w:val="00012E9D"/>
  </w:style>
  <w:style w:type="paragraph" w:styleId="HTMLAddress">
    <w:name w:val="HTML Address"/>
    <w:basedOn w:val="Normal"/>
    <w:link w:val="HTMLAddressChar"/>
    <w:uiPriority w:val="99"/>
    <w:semiHidden/>
    <w:unhideWhenUsed/>
    <w:rsid w:val="00012E9D"/>
    <w:pPr>
      <w:spacing w:before="0" w:after="0" w:line="240" w:lineRule="auto"/>
    </w:pPr>
    <w:rPr>
      <w:i/>
      <w:iCs/>
    </w:rPr>
  </w:style>
  <w:style w:type="character" w:customStyle="1" w:styleId="HTMLAddressChar">
    <w:name w:val="HTML Address Char"/>
    <w:basedOn w:val="DefaultParagraphFont"/>
    <w:link w:val="HTMLAddress"/>
    <w:uiPriority w:val="99"/>
    <w:semiHidden/>
    <w:rsid w:val="00012E9D"/>
    <w:rPr>
      <w:i/>
      <w:iCs/>
    </w:rPr>
  </w:style>
  <w:style w:type="paragraph" w:styleId="HTMLPreformatted">
    <w:name w:val="HTML Preformatted"/>
    <w:basedOn w:val="Normal"/>
    <w:link w:val="HTMLPreformattedChar"/>
    <w:uiPriority w:val="99"/>
    <w:semiHidden/>
    <w:unhideWhenUsed/>
    <w:rsid w:val="00012E9D"/>
    <w:pPr>
      <w:spacing w:before="0"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012E9D"/>
    <w:rPr>
      <w:rFonts w:ascii="Consolas" w:hAnsi="Consolas"/>
    </w:rPr>
  </w:style>
  <w:style w:type="paragraph" w:styleId="Index1">
    <w:name w:val="index 1"/>
    <w:basedOn w:val="Normal"/>
    <w:next w:val="Normal"/>
    <w:autoRedefine/>
    <w:uiPriority w:val="99"/>
    <w:semiHidden/>
    <w:unhideWhenUsed/>
    <w:rsid w:val="00012E9D"/>
    <w:pPr>
      <w:spacing w:before="0" w:after="0" w:line="240" w:lineRule="auto"/>
      <w:ind w:left="200" w:hanging="200"/>
    </w:pPr>
  </w:style>
  <w:style w:type="paragraph" w:styleId="Index2">
    <w:name w:val="index 2"/>
    <w:basedOn w:val="Normal"/>
    <w:next w:val="Normal"/>
    <w:autoRedefine/>
    <w:uiPriority w:val="99"/>
    <w:semiHidden/>
    <w:unhideWhenUsed/>
    <w:rsid w:val="00012E9D"/>
    <w:pPr>
      <w:spacing w:before="0" w:after="0" w:line="240" w:lineRule="auto"/>
      <w:ind w:left="400" w:hanging="200"/>
    </w:pPr>
  </w:style>
  <w:style w:type="paragraph" w:styleId="Index3">
    <w:name w:val="index 3"/>
    <w:basedOn w:val="Normal"/>
    <w:next w:val="Normal"/>
    <w:autoRedefine/>
    <w:uiPriority w:val="99"/>
    <w:semiHidden/>
    <w:unhideWhenUsed/>
    <w:rsid w:val="00012E9D"/>
    <w:pPr>
      <w:spacing w:before="0" w:after="0" w:line="240" w:lineRule="auto"/>
      <w:ind w:left="600" w:hanging="200"/>
    </w:pPr>
  </w:style>
  <w:style w:type="paragraph" w:styleId="Index4">
    <w:name w:val="index 4"/>
    <w:basedOn w:val="Normal"/>
    <w:next w:val="Normal"/>
    <w:autoRedefine/>
    <w:uiPriority w:val="99"/>
    <w:semiHidden/>
    <w:unhideWhenUsed/>
    <w:rsid w:val="00012E9D"/>
    <w:pPr>
      <w:spacing w:before="0" w:after="0" w:line="240" w:lineRule="auto"/>
      <w:ind w:left="800" w:hanging="200"/>
    </w:pPr>
  </w:style>
  <w:style w:type="paragraph" w:styleId="Index5">
    <w:name w:val="index 5"/>
    <w:basedOn w:val="Normal"/>
    <w:next w:val="Normal"/>
    <w:autoRedefine/>
    <w:uiPriority w:val="99"/>
    <w:semiHidden/>
    <w:unhideWhenUsed/>
    <w:rsid w:val="00012E9D"/>
    <w:pPr>
      <w:spacing w:before="0" w:after="0" w:line="240" w:lineRule="auto"/>
      <w:ind w:left="1000" w:hanging="200"/>
    </w:pPr>
  </w:style>
  <w:style w:type="paragraph" w:styleId="Index6">
    <w:name w:val="index 6"/>
    <w:basedOn w:val="Normal"/>
    <w:next w:val="Normal"/>
    <w:autoRedefine/>
    <w:uiPriority w:val="99"/>
    <w:semiHidden/>
    <w:unhideWhenUsed/>
    <w:rsid w:val="00012E9D"/>
    <w:pPr>
      <w:spacing w:before="0" w:after="0" w:line="240" w:lineRule="auto"/>
      <w:ind w:left="1200" w:hanging="200"/>
    </w:pPr>
  </w:style>
  <w:style w:type="paragraph" w:styleId="Index7">
    <w:name w:val="index 7"/>
    <w:basedOn w:val="Normal"/>
    <w:next w:val="Normal"/>
    <w:autoRedefine/>
    <w:uiPriority w:val="99"/>
    <w:semiHidden/>
    <w:unhideWhenUsed/>
    <w:rsid w:val="00012E9D"/>
    <w:pPr>
      <w:spacing w:before="0" w:after="0" w:line="240" w:lineRule="auto"/>
      <w:ind w:left="1400" w:hanging="200"/>
    </w:pPr>
  </w:style>
  <w:style w:type="paragraph" w:styleId="Index8">
    <w:name w:val="index 8"/>
    <w:basedOn w:val="Normal"/>
    <w:next w:val="Normal"/>
    <w:autoRedefine/>
    <w:uiPriority w:val="99"/>
    <w:semiHidden/>
    <w:unhideWhenUsed/>
    <w:rsid w:val="00012E9D"/>
    <w:pPr>
      <w:spacing w:before="0" w:after="0" w:line="240" w:lineRule="auto"/>
      <w:ind w:left="1600" w:hanging="200"/>
    </w:pPr>
  </w:style>
  <w:style w:type="paragraph" w:styleId="Index9">
    <w:name w:val="index 9"/>
    <w:basedOn w:val="Normal"/>
    <w:next w:val="Normal"/>
    <w:autoRedefine/>
    <w:uiPriority w:val="99"/>
    <w:semiHidden/>
    <w:unhideWhenUsed/>
    <w:rsid w:val="00012E9D"/>
    <w:pPr>
      <w:spacing w:before="0" w:after="0" w:line="240" w:lineRule="auto"/>
      <w:ind w:left="1800" w:hanging="200"/>
    </w:pPr>
  </w:style>
  <w:style w:type="paragraph" w:styleId="IndexHeading">
    <w:name w:val="index heading"/>
    <w:basedOn w:val="Normal"/>
    <w:next w:val="Index1"/>
    <w:uiPriority w:val="99"/>
    <w:semiHidden/>
    <w:unhideWhenUsed/>
    <w:rsid w:val="00012E9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012E9D"/>
    <w:pPr>
      <w:pBdr>
        <w:bottom w:val="single" w:sz="4" w:space="4" w:color="69747A" w:themeColor="accent1"/>
      </w:pBdr>
      <w:spacing w:before="200" w:after="280"/>
      <w:ind w:left="936" w:right="936"/>
    </w:pPr>
    <w:rPr>
      <w:b/>
      <w:bCs/>
      <w:i/>
      <w:iCs/>
      <w:color w:val="69747A" w:themeColor="accent1"/>
    </w:rPr>
  </w:style>
  <w:style w:type="character" w:customStyle="1" w:styleId="IntenseQuoteChar">
    <w:name w:val="Intense Quote Char"/>
    <w:basedOn w:val="DefaultParagraphFont"/>
    <w:link w:val="IntenseQuote"/>
    <w:uiPriority w:val="30"/>
    <w:semiHidden/>
    <w:rsid w:val="00012E9D"/>
    <w:rPr>
      <w:b/>
      <w:bCs/>
      <w:i/>
      <w:iCs/>
      <w:color w:val="69747A" w:themeColor="accent1"/>
    </w:rPr>
  </w:style>
  <w:style w:type="paragraph" w:styleId="List">
    <w:name w:val="List"/>
    <w:basedOn w:val="Normal"/>
    <w:uiPriority w:val="99"/>
    <w:semiHidden/>
    <w:rsid w:val="00012E9D"/>
    <w:pPr>
      <w:ind w:left="283" w:hanging="283"/>
      <w:contextualSpacing/>
    </w:pPr>
  </w:style>
  <w:style w:type="paragraph" w:styleId="List2">
    <w:name w:val="List 2"/>
    <w:basedOn w:val="Normal"/>
    <w:uiPriority w:val="99"/>
    <w:semiHidden/>
    <w:rsid w:val="00012E9D"/>
    <w:pPr>
      <w:ind w:left="566" w:hanging="283"/>
      <w:contextualSpacing/>
    </w:pPr>
  </w:style>
  <w:style w:type="paragraph" w:styleId="List3">
    <w:name w:val="List 3"/>
    <w:basedOn w:val="Normal"/>
    <w:uiPriority w:val="99"/>
    <w:semiHidden/>
    <w:rsid w:val="00012E9D"/>
    <w:pPr>
      <w:ind w:left="849" w:hanging="283"/>
      <w:contextualSpacing/>
    </w:pPr>
  </w:style>
  <w:style w:type="paragraph" w:styleId="List4">
    <w:name w:val="List 4"/>
    <w:basedOn w:val="Normal"/>
    <w:uiPriority w:val="99"/>
    <w:semiHidden/>
    <w:rsid w:val="00012E9D"/>
    <w:pPr>
      <w:ind w:left="1132" w:hanging="283"/>
      <w:contextualSpacing/>
    </w:pPr>
  </w:style>
  <w:style w:type="paragraph" w:styleId="List5">
    <w:name w:val="List 5"/>
    <w:basedOn w:val="Normal"/>
    <w:uiPriority w:val="99"/>
    <w:semiHidden/>
    <w:rsid w:val="00012E9D"/>
    <w:pPr>
      <w:ind w:left="1415" w:hanging="283"/>
      <w:contextualSpacing/>
    </w:pPr>
  </w:style>
  <w:style w:type="paragraph" w:styleId="ListBullet">
    <w:name w:val="List Bullet"/>
    <w:basedOn w:val="Normal"/>
    <w:uiPriority w:val="99"/>
    <w:semiHidden/>
    <w:rsid w:val="00012E9D"/>
    <w:pPr>
      <w:numPr>
        <w:numId w:val="18"/>
      </w:numPr>
      <w:contextualSpacing/>
    </w:pPr>
  </w:style>
  <w:style w:type="paragraph" w:styleId="ListBullet2">
    <w:name w:val="List Bullet 2"/>
    <w:basedOn w:val="Normal"/>
    <w:uiPriority w:val="99"/>
    <w:semiHidden/>
    <w:rsid w:val="00012E9D"/>
    <w:pPr>
      <w:numPr>
        <w:numId w:val="19"/>
      </w:numPr>
      <w:contextualSpacing/>
    </w:pPr>
  </w:style>
  <w:style w:type="paragraph" w:styleId="ListBullet3">
    <w:name w:val="List Bullet 3"/>
    <w:basedOn w:val="Normal"/>
    <w:uiPriority w:val="99"/>
    <w:semiHidden/>
    <w:rsid w:val="00012E9D"/>
    <w:pPr>
      <w:numPr>
        <w:numId w:val="20"/>
      </w:numPr>
      <w:contextualSpacing/>
    </w:pPr>
  </w:style>
  <w:style w:type="paragraph" w:styleId="ListBullet4">
    <w:name w:val="List Bullet 4"/>
    <w:basedOn w:val="Normal"/>
    <w:uiPriority w:val="99"/>
    <w:semiHidden/>
    <w:rsid w:val="00012E9D"/>
    <w:pPr>
      <w:numPr>
        <w:numId w:val="21"/>
      </w:numPr>
      <w:contextualSpacing/>
    </w:pPr>
  </w:style>
  <w:style w:type="paragraph" w:styleId="ListBullet5">
    <w:name w:val="List Bullet 5"/>
    <w:basedOn w:val="Normal"/>
    <w:uiPriority w:val="99"/>
    <w:semiHidden/>
    <w:rsid w:val="00012E9D"/>
    <w:pPr>
      <w:numPr>
        <w:numId w:val="22"/>
      </w:numPr>
      <w:contextualSpacing/>
    </w:pPr>
  </w:style>
  <w:style w:type="paragraph" w:styleId="ListContinue">
    <w:name w:val="List Continue"/>
    <w:basedOn w:val="Normal"/>
    <w:uiPriority w:val="99"/>
    <w:semiHidden/>
    <w:rsid w:val="00012E9D"/>
    <w:pPr>
      <w:ind w:left="283"/>
      <w:contextualSpacing/>
    </w:pPr>
  </w:style>
  <w:style w:type="paragraph" w:styleId="ListContinue2">
    <w:name w:val="List Continue 2"/>
    <w:basedOn w:val="Normal"/>
    <w:uiPriority w:val="99"/>
    <w:semiHidden/>
    <w:rsid w:val="00012E9D"/>
    <w:pPr>
      <w:ind w:left="566"/>
      <w:contextualSpacing/>
    </w:pPr>
  </w:style>
  <w:style w:type="paragraph" w:styleId="ListContinue3">
    <w:name w:val="List Continue 3"/>
    <w:basedOn w:val="Normal"/>
    <w:uiPriority w:val="99"/>
    <w:semiHidden/>
    <w:rsid w:val="00012E9D"/>
    <w:pPr>
      <w:ind w:left="849"/>
      <w:contextualSpacing/>
    </w:pPr>
  </w:style>
  <w:style w:type="paragraph" w:styleId="ListContinue4">
    <w:name w:val="List Continue 4"/>
    <w:basedOn w:val="Normal"/>
    <w:uiPriority w:val="99"/>
    <w:semiHidden/>
    <w:rsid w:val="00012E9D"/>
    <w:pPr>
      <w:ind w:left="1132"/>
      <w:contextualSpacing/>
    </w:pPr>
  </w:style>
  <w:style w:type="paragraph" w:styleId="ListContinue5">
    <w:name w:val="List Continue 5"/>
    <w:basedOn w:val="Normal"/>
    <w:uiPriority w:val="99"/>
    <w:semiHidden/>
    <w:rsid w:val="00012E9D"/>
    <w:pPr>
      <w:ind w:left="1415"/>
      <w:contextualSpacing/>
    </w:pPr>
  </w:style>
  <w:style w:type="paragraph" w:styleId="ListNumber">
    <w:name w:val="List Number"/>
    <w:basedOn w:val="Normal"/>
    <w:uiPriority w:val="99"/>
    <w:semiHidden/>
    <w:rsid w:val="00012E9D"/>
    <w:pPr>
      <w:numPr>
        <w:numId w:val="23"/>
      </w:numPr>
      <w:contextualSpacing/>
    </w:pPr>
  </w:style>
  <w:style w:type="paragraph" w:styleId="ListNumber2">
    <w:name w:val="List Number 2"/>
    <w:basedOn w:val="Normal"/>
    <w:uiPriority w:val="99"/>
    <w:semiHidden/>
    <w:rsid w:val="00012E9D"/>
    <w:pPr>
      <w:numPr>
        <w:numId w:val="24"/>
      </w:numPr>
      <w:contextualSpacing/>
    </w:pPr>
  </w:style>
  <w:style w:type="paragraph" w:styleId="ListNumber3">
    <w:name w:val="List Number 3"/>
    <w:basedOn w:val="Normal"/>
    <w:uiPriority w:val="99"/>
    <w:semiHidden/>
    <w:rsid w:val="00012E9D"/>
    <w:pPr>
      <w:numPr>
        <w:numId w:val="25"/>
      </w:numPr>
      <w:contextualSpacing/>
    </w:pPr>
  </w:style>
  <w:style w:type="paragraph" w:styleId="ListNumber4">
    <w:name w:val="List Number 4"/>
    <w:basedOn w:val="Normal"/>
    <w:uiPriority w:val="99"/>
    <w:semiHidden/>
    <w:rsid w:val="00012E9D"/>
    <w:pPr>
      <w:numPr>
        <w:numId w:val="26"/>
      </w:numPr>
      <w:contextualSpacing/>
    </w:pPr>
  </w:style>
  <w:style w:type="paragraph" w:styleId="ListNumber5">
    <w:name w:val="List Number 5"/>
    <w:basedOn w:val="Normal"/>
    <w:uiPriority w:val="99"/>
    <w:semiHidden/>
    <w:rsid w:val="00012E9D"/>
    <w:pPr>
      <w:numPr>
        <w:numId w:val="27"/>
      </w:numPr>
      <w:contextualSpacing/>
    </w:pPr>
  </w:style>
  <w:style w:type="paragraph" w:styleId="ListParagraph">
    <w:name w:val="List Paragraph"/>
    <w:basedOn w:val="Normal"/>
    <w:uiPriority w:val="34"/>
    <w:semiHidden/>
    <w:qFormat/>
    <w:rsid w:val="00012E9D"/>
    <w:pPr>
      <w:ind w:left="720"/>
      <w:contextualSpacing/>
    </w:pPr>
  </w:style>
  <w:style w:type="paragraph" w:styleId="MacroText">
    <w:name w:val="macro"/>
    <w:link w:val="MacroTextChar"/>
    <w:uiPriority w:val="99"/>
    <w:semiHidden/>
    <w:unhideWhenUsed/>
    <w:rsid w:val="00012E9D"/>
    <w:pPr>
      <w:tabs>
        <w:tab w:val="left" w:pos="480"/>
        <w:tab w:val="left" w:pos="960"/>
        <w:tab w:val="left" w:pos="1440"/>
        <w:tab w:val="left" w:pos="1920"/>
        <w:tab w:val="left" w:pos="2400"/>
        <w:tab w:val="left" w:pos="2880"/>
        <w:tab w:val="left" w:pos="3360"/>
        <w:tab w:val="left" w:pos="3840"/>
        <w:tab w:val="left" w:pos="4320"/>
      </w:tabs>
      <w:spacing w:before="120" w:after="0"/>
    </w:pPr>
    <w:rPr>
      <w:rFonts w:ascii="Consolas" w:hAnsi="Consolas"/>
    </w:rPr>
  </w:style>
  <w:style w:type="character" w:customStyle="1" w:styleId="MacroTextChar">
    <w:name w:val="Macro Text Char"/>
    <w:basedOn w:val="DefaultParagraphFont"/>
    <w:link w:val="MacroText"/>
    <w:uiPriority w:val="99"/>
    <w:semiHidden/>
    <w:rsid w:val="00012E9D"/>
    <w:rPr>
      <w:rFonts w:ascii="Consolas" w:hAnsi="Consolas"/>
    </w:rPr>
  </w:style>
  <w:style w:type="paragraph" w:styleId="MessageHeader">
    <w:name w:val="Message Header"/>
    <w:basedOn w:val="Normal"/>
    <w:link w:val="MessageHeaderChar"/>
    <w:uiPriority w:val="99"/>
    <w:semiHidden/>
    <w:unhideWhenUsed/>
    <w:rsid w:val="00012E9D"/>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12E9D"/>
    <w:rPr>
      <w:rFonts w:asciiTheme="majorHAnsi" w:eastAsiaTheme="majorEastAsia" w:hAnsiTheme="majorHAnsi" w:cstheme="majorBidi"/>
      <w:sz w:val="24"/>
      <w:szCs w:val="24"/>
      <w:shd w:val="pct20" w:color="auto" w:fill="auto"/>
    </w:rPr>
  </w:style>
  <w:style w:type="paragraph" w:styleId="NoSpacing">
    <w:name w:val="No Spacing"/>
    <w:uiPriority w:val="1"/>
    <w:semiHidden/>
    <w:qFormat/>
    <w:rsid w:val="00012E9D"/>
    <w:pPr>
      <w:spacing w:after="0" w:line="240" w:lineRule="auto"/>
    </w:pPr>
  </w:style>
  <w:style w:type="paragraph" w:styleId="NormalWeb">
    <w:name w:val="Normal (Web)"/>
    <w:basedOn w:val="Normal"/>
    <w:uiPriority w:val="99"/>
    <w:semiHidden/>
    <w:unhideWhenUsed/>
    <w:rsid w:val="00012E9D"/>
    <w:rPr>
      <w:rFonts w:ascii="Times New Roman" w:hAnsi="Times New Roman" w:cs="Times New Roman"/>
      <w:sz w:val="24"/>
      <w:szCs w:val="24"/>
    </w:rPr>
  </w:style>
  <w:style w:type="paragraph" w:styleId="NormalIndent">
    <w:name w:val="Normal Indent"/>
    <w:basedOn w:val="Normal"/>
    <w:uiPriority w:val="99"/>
    <w:semiHidden/>
    <w:unhideWhenUsed/>
    <w:rsid w:val="00012E9D"/>
    <w:pPr>
      <w:ind w:left="720"/>
    </w:pPr>
  </w:style>
  <w:style w:type="paragraph" w:styleId="NoteHeading">
    <w:name w:val="Note Heading"/>
    <w:basedOn w:val="Normal"/>
    <w:next w:val="Normal"/>
    <w:link w:val="NoteHeadingChar"/>
    <w:uiPriority w:val="99"/>
    <w:semiHidden/>
    <w:unhideWhenUsed/>
    <w:rsid w:val="00012E9D"/>
    <w:pPr>
      <w:spacing w:before="0" w:after="0" w:line="240" w:lineRule="auto"/>
    </w:pPr>
  </w:style>
  <w:style w:type="character" w:customStyle="1" w:styleId="NoteHeadingChar">
    <w:name w:val="Note Heading Char"/>
    <w:basedOn w:val="DefaultParagraphFont"/>
    <w:link w:val="NoteHeading"/>
    <w:uiPriority w:val="99"/>
    <w:semiHidden/>
    <w:rsid w:val="00012E9D"/>
  </w:style>
  <w:style w:type="paragraph" w:styleId="PlainText">
    <w:name w:val="Plain Text"/>
    <w:basedOn w:val="Normal"/>
    <w:link w:val="PlainTextChar"/>
    <w:uiPriority w:val="99"/>
    <w:semiHidden/>
    <w:unhideWhenUsed/>
    <w:rsid w:val="00012E9D"/>
    <w:pPr>
      <w:spacing w:before="0"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012E9D"/>
    <w:rPr>
      <w:rFonts w:ascii="Consolas" w:hAnsi="Consolas"/>
      <w:sz w:val="21"/>
      <w:szCs w:val="21"/>
    </w:rPr>
  </w:style>
  <w:style w:type="paragraph" w:styleId="Quote">
    <w:name w:val="Quote"/>
    <w:basedOn w:val="Normal"/>
    <w:next w:val="Normal"/>
    <w:link w:val="QuoteChar"/>
    <w:uiPriority w:val="29"/>
    <w:semiHidden/>
    <w:qFormat/>
    <w:rsid w:val="00012E9D"/>
    <w:rPr>
      <w:i/>
      <w:iCs/>
      <w:color w:val="69747A" w:themeColor="text1"/>
    </w:rPr>
  </w:style>
  <w:style w:type="character" w:customStyle="1" w:styleId="QuoteChar">
    <w:name w:val="Quote Char"/>
    <w:basedOn w:val="DefaultParagraphFont"/>
    <w:link w:val="Quote"/>
    <w:uiPriority w:val="29"/>
    <w:semiHidden/>
    <w:rsid w:val="00012E9D"/>
    <w:rPr>
      <w:i/>
      <w:iCs/>
      <w:color w:val="69747A" w:themeColor="text1"/>
    </w:rPr>
  </w:style>
  <w:style w:type="paragraph" w:styleId="Salutation">
    <w:name w:val="Salutation"/>
    <w:basedOn w:val="Normal"/>
    <w:next w:val="Normal"/>
    <w:link w:val="SalutationChar"/>
    <w:uiPriority w:val="99"/>
    <w:semiHidden/>
    <w:unhideWhenUsed/>
    <w:rsid w:val="00012E9D"/>
  </w:style>
  <w:style w:type="character" w:customStyle="1" w:styleId="SalutationChar">
    <w:name w:val="Salutation Char"/>
    <w:basedOn w:val="DefaultParagraphFont"/>
    <w:link w:val="Salutation"/>
    <w:uiPriority w:val="99"/>
    <w:semiHidden/>
    <w:rsid w:val="00012E9D"/>
  </w:style>
  <w:style w:type="paragraph" w:styleId="Signature">
    <w:name w:val="Signature"/>
    <w:basedOn w:val="Normal"/>
    <w:link w:val="SignatureChar"/>
    <w:uiPriority w:val="99"/>
    <w:semiHidden/>
    <w:unhideWhenUsed/>
    <w:rsid w:val="00012E9D"/>
    <w:pPr>
      <w:spacing w:before="0" w:after="0" w:line="240" w:lineRule="auto"/>
      <w:ind w:left="4252"/>
    </w:pPr>
  </w:style>
  <w:style w:type="character" w:customStyle="1" w:styleId="SignatureChar">
    <w:name w:val="Signature Char"/>
    <w:basedOn w:val="DefaultParagraphFont"/>
    <w:link w:val="Signature"/>
    <w:uiPriority w:val="99"/>
    <w:semiHidden/>
    <w:rsid w:val="00012E9D"/>
  </w:style>
  <w:style w:type="paragraph" w:styleId="Subtitle">
    <w:name w:val="Subtitle"/>
    <w:basedOn w:val="Normal"/>
    <w:next w:val="Normal"/>
    <w:link w:val="SubtitleChar"/>
    <w:uiPriority w:val="11"/>
    <w:semiHidden/>
    <w:qFormat/>
    <w:rsid w:val="00012E9D"/>
    <w:pPr>
      <w:numPr>
        <w:ilvl w:val="1"/>
      </w:numPr>
    </w:pPr>
    <w:rPr>
      <w:rFonts w:asciiTheme="majorHAnsi" w:eastAsiaTheme="majorEastAsia" w:hAnsiTheme="majorHAnsi" w:cstheme="majorBidi"/>
      <w:i/>
      <w:iCs/>
      <w:color w:val="69747A" w:themeColor="accent1"/>
      <w:spacing w:val="15"/>
      <w:sz w:val="24"/>
      <w:szCs w:val="24"/>
    </w:rPr>
  </w:style>
  <w:style w:type="character" w:customStyle="1" w:styleId="SubtitleChar">
    <w:name w:val="Subtitle Char"/>
    <w:basedOn w:val="DefaultParagraphFont"/>
    <w:link w:val="Subtitle"/>
    <w:uiPriority w:val="11"/>
    <w:semiHidden/>
    <w:rsid w:val="00012E9D"/>
    <w:rPr>
      <w:rFonts w:asciiTheme="majorHAnsi" w:eastAsiaTheme="majorEastAsia" w:hAnsiTheme="majorHAnsi" w:cstheme="majorBidi"/>
      <w:i/>
      <w:iCs/>
      <w:color w:val="69747A" w:themeColor="accent1"/>
      <w:spacing w:val="15"/>
      <w:sz w:val="24"/>
      <w:szCs w:val="24"/>
    </w:rPr>
  </w:style>
  <w:style w:type="paragraph" w:styleId="TableofAuthorities">
    <w:name w:val="table of authorities"/>
    <w:basedOn w:val="Normal"/>
    <w:next w:val="Normal"/>
    <w:uiPriority w:val="99"/>
    <w:semiHidden/>
    <w:unhideWhenUsed/>
    <w:rsid w:val="00012E9D"/>
    <w:pPr>
      <w:spacing w:after="0"/>
      <w:ind w:left="200" w:hanging="200"/>
    </w:pPr>
  </w:style>
  <w:style w:type="paragraph" w:styleId="TableofFigures">
    <w:name w:val="table of figures"/>
    <w:basedOn w:val="Normal"/>
    <w:next w:val="Normal"/>
    <w:uiPriority w:val="99"/>
    <w:semiHidden/>
    <w:unhideWhenUsed/>
    <w:rsid w:val="00012E9D"/>
    <w:pPr>
      <w:spacing w:after="0"/>
    </w:pPr>
  </w:style>
  <w:style w:type="paragraph" w:styleId="Title">
    <w:name w:val="Title"/>
    <w:basedOn w:val="Normal"/>
    <w:next w:val="Normal"/>
    <w:link w:val="TitleChar"/>
    <w:uiPriority w:val="10"/>
    <w:semiHidden/>
    <w:qFormat/>
    <w:rsid w:val="00012E9D"/>
    <w:pPr>
      <w:pBdr>
        <w:bottom w:val="single" w:sz="8" w:space="4" w:color="69747A" w:themeColor="accent1"/>
      </w:pBdr>
      <w:spacing w:before="0" w:after="300" w:line="240" w:lineRule="auto"/>
      <w:contextualSpacing/>
    </w:pPr>
    <w:rPr>
      <w:rFonts w:asciiTheme="majorHAnsi" w:eastAsiaTheme="majorEastAsia" w:hAnsiTheme="majorHAnsi" w:cstheme="majorBidi"/>
      <w:color w:val="32242B" w:themeColor="text2" w:themeShade="BF"/>
      <w:spacing w:val="5"/>
      <w:kern w:val="28"/>
      <w:sz w:val="52"/>
      <w:szCs w:val="52"/>
    </w:rPr>
  </w:style>
  <w:style w:type="character" w:customStyle="1" w:styleId="TitleChar">
    <w:name w:val="Title Char"/>
    <w:basedOn w:val="DefaultParagraphFont"/>
    <w:link w:val="Title"/>
    <w:uiPriority w:val="10"/>
    <w:semiHidden/>
    <w:rsid w:val="00012E9D"/>
    <w:rPr>
      <w:rFonts w:asciiTheme="majorHAnsi" w:eastAsiaTheme="majorEastAsia" w:hAnsiTheme="majorHAnsi" w:cstheme="majorBidi"/>
      <w:color w:val="32242B" w:themeColor="text2" w:themeShade="BF"/>
      <w:spacing w:val="5"/>
      <w:kern w:val="28"/>
      <w:sz w:val="52"/>
      <w:szCs w:val="52"/>
    </w:rPr>
  </w:style>
  <w:style w:type="paragraph" w:styleId="TOAHeading">
    <w:name w:val="toa heading"/>
    <w:basedOn w:val="Normal"/>
    <w:next w:val="Normal"/>
    <w:uiPriority w:val="99"/>
    <w:semiHidden/>
    <w:unhideWhenUsed/>
    <w:rsid w:val="00012E9D"/>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012E9D"/>
    <w:pPr>
      <w:spacing w:after="100"/>
      <w:ind w:left="600"/>
    </w:pPr>
  </w:style>
  <w:style w:type="paragraph" w:styleId="TOC5">
    <w:name w:val="toc 5"/>
    <w:basedOn w:val="Normal"/>
    <w:next w:val="Normal"/>
    <w:autoRedefine/>
    <w:uiPriority w:val="39"/>
    <w:semiHidden/>
    <w:unhideWhenUsed/>
    <w:rsid w:val="00012E9D"/>
    <w:pPr>
      <w:spacing w:after="100"/>
      <w:ind w:left="800"/>
    </w:pPr>
  </w:style>
  <w:style w:type="paragraph" w:styleId="TOC6">
    <w:name w:val="toc 6"/>
    <w:basedOn w:val="Normal"/>
    <w:next w:val="Normal"/>
    <w:autoRedefine/>
    <w:uiPriority w:val="39"/>
    <w:semiHidden/>
    <w:unhideWhenUsed/>
    <w:rsid w:val="00012E9D"/>
    <w:pPr>
      <w:spacing w:after="100"/>
      <w:ind w:left="1000"/>
    </w:pPr>
  </w:style>
  <w:style w:type="paragraph" w:styleId="TOC7">
    <w:name w:val="toc 7"/>
    <w:basedOn w:val="Normal"/>
    <w:next w:val="Normal"/>
    <w:autoRedefine/>
    <w:uiPriority w:val="39"/>
    <w:semiHidden/>
    <w:unhideWhenUsed/>
    <w:rsid w:val="00012E9D"/>
    <w:pPr>
      <w:spacing w:after="100"/>
      <w:ind w:left="1200"/>
    </w:pPr>
  </w:style>
  <w:style w:type="paragraph" w:styleId="TOC8">
    <w:name w:val="toc 8"/>
    <w:basedOn w:val="Normal"/>
    <w:next w:val="Normal"/>
    <w:autoRedefine/>
    <w:uiPriority w:val="39"/>
    <w:semiHidden/>
    <w:unhideWhenUsed/>
    <w:rsid w:val="00012E9D"/>
    <w:pPr>
      <w:spacing w:after="100"/>
      <w:ind w:left="1400"/>
    </w:pPr>
  </w:style>
  <w:style w:type="paragraph" w:styleId="TOC9">
    <w:name w:val="toc 9"/>
    <w:basedOn w:val="Normal"/>
    <w:next w:val="Normal"/>
    <w:autoRedefine/>
    <w:uiPriority w:val="39"/>
    <w:semiHidden/>
    <w:unhideWhenUsed/>
    <w:rsid w:val="00012E9D"/>
    <w:pPr>
      <w:spacing w:after="100"/>
      <w:ind w:left="1600"/>
    </w:pPr>
  </w:style>
  <w:style w:type="paragraph" w:styleId="TOCHeading">
    <w:name w:val="TOC Heading"/>
    <w:basedOn w:val="Heading1"/>
    <w:next w:val="Normal"/>
    <w:uiPriority w:val="39"/>
    <w:semiHidden/>
    <w:unhideWhenUsed/>
    <w:qFormat/>
    <w:rsid w:val="00012E9D"/>
    <w:pPr>
      <w:pageBreakBefore w:val="0"/>
      <w:numPr>
        <w:numId w:val="0"/>
      </w:numPr>
      <w:spacing w:before="480" w:after="0"/>
      <w:outlineLvl w:val="9"/>
    </w:pPr>
    <w:rPr>
      <w:rFonts w:asciiTheme="majorHAnsi" w:hAnsiTheme="majorHAnsi"/>
      <w:color w:val="4E565B" w:themeColor="accent1" w:themeShade="BF"/>
      <w:sz w:val="28"/>
    </w:rPr>
  </w:style>
  <w:style w:type="table" w:customStyle="1" w:styleId="TableGrid11">
    <w:name w:val="Table Grid11"/>
    <w:basedOn w:val="TableNormal"/>
    <w:uiPriority w:val="59"/>
    <w:locked/>
    <w:rsid w:val="001D166F"/>
    <w:pPr>
      <w:spacing w:after="0" w:line="240" w:lineRule="auto"/>
    </w:pPr>
    <w:rPr>
      <w:rFonts w:ascii="Calibri" w:eastAsia="Calibri" w:hAnsi="Calibri" w:cs="Times New Roman"/>
    </w:rPr>
    <w:tblPr>
      <w:tblInd w:w="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108" w:type="dxa"/>
        <w:bottom w:w="0" w:type="dxa"/>
        <w:right w:w="108" w:type="dxa"/>
      </w:tblCellMar>
    </w:tblPr>
  </w:style>
  <w:style w:type="paragraph" w:customStyle="1" w:styleId="DocumentContact">
    <w:name w:val="Document Contact"/>
    <w:basedOn w:val="Contact"/>
    <w:semiHidden/>
    <w:rsid w:val="00163A80"/>
    <w:pPr>
      <w:spacing w:before="0" w:after="120"/>
    </w:pPr>
    <w:rPr>
      <w:noProof/>
      <w:color w:val="69747A"/>
      <w:sz w:val="24"/>
      <w:lang w:eastAsia="en-AU"/>
    </w:rPr>
  </w:style>
  <w:style w:type="paragraph" w:customStyle="1" w:styleId="DocumentClassification">
    <w:name w:val="Document Classification"/>
    <w:basedOn w:val="Normal"/>
    <w:semiHidden/>
    <w:rsid w:val="00A03BA4"/>
    <w:rPr>
      <w:rFonts w:ascii="Calibri" w:eastAsia="Calibri" w:hAnsi="Calibri" w:cs="Times New Roman"/>
    </w:rPr>
  </w:style>
  <w:style w:type="paragraph" w:customStyle="1" w:styleId="Version">
    <w:name w:val="Version"/>
    <w:basedOn w:val="Header"/>
    <w:semiHidden/>
    <w:rsid w:val="00263E46"/>
    <w:rPr>
      <w:noProof/>
      <w:sz w:val="18"/>
    </w:rPr>
  </w:style>
  <w:style w:type="paragraph" w:customStyle="1" w:styleId="Classification">
    <w:name w:val="Classification"/>
    <w:basedOn w:val="Footer"/>
    <w:semiHidden/>
    <w:rsid w:val="00CA0A87"/>
    <w:rPr>
      <w:caps/>
      <w:sz w:val="18"/>
    </w:rPr>
  </w:style>
  <w:style w:type="paragraph" w:customStyle="1" w:styleId="Code">
    <w:name w:val="Code"/>
    <w:basedOn w:val="Normal"/>
    <w:rsid w:val="00B548AE"/>
    <w:pPr>
      <w:shd w:val="clear" w:color="auto" w:fill="D9D9D9" w:themeFill="background1" w:themeFillShade="D9"/>
    </w:pPr>
    <w:rPr>
      <w:rFonts w:ascii="Courier New" w:hAnsi="Courier New"/>
      <w:sz w:val="18"/>
    </w:rPr>
  </w:style>
  <w:style w:type="character" w:styleId="CommentReference">
    <w:name w:val="annotation reference"/>
    <w:basedOn w:val="DefaultParagraphFont"/>
    <w:uiPriority w:val="99"/>
    <w:semiHidden/>
    <w:unhideWhenUsed/>
    <w:rsid w:val="0080673B"/>
    <w:rPr>
      <w:sz w:val="16"/>
      <w:szCs w:val="16"/>
    </w:rPr>
  </w:style>
  <w:style w:type="paragraph" w:styleId="Revision">
    <w:name w:val="Revision"/>
    <w:hidden/>
    <w:uiPriority w:val="99"/>
    <w:semiHidden/>
    <w:rsid w:val="00DB240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215270">
      <w:bodyDiv w:val="1"/>
      <w:marLeft w:val="0"/>
      <w:marRight w:val="0"/>
      <w:marTop w:val="0"/>
      <w:marBottom w:val="0"/>
      <w:divBdr>
        <w:top w:val="none" w:sz="0" w:space="0" w:color="auto"/>
        <w:left w:val="none" w:sz="0" w:space="0" w:color="auto"/>
        <w:bottom w:val="none" w:sz="0" w:space="0" w:color="auto"/>
        <w:right w:val="none" w:sz="0" w:space="0" w:color="auto"/>
      </w:divBdr>
    </w:div>
    <w:div w:id="780496658">
      <w:bodyDiv w:val="1"/>
      <w:marLeft w:val="0"/>
      <w:marRight w:val="0"/>
      <w:marTop w:val="0"/>
      <w:marBottom w:val="0"/>
      <w:divBdr>
        <w:top w:val="none" w:sz="0" w:space="0" w:color="auto"/>
        <w:left w:val="none" w:sz="0" w:space="0" w:color="auto"/>
        <w:bottom w:val="none" w:sz="0" w:space="0" w:color="auto"/>
        <w:right w:val="none" w:sz="0" w:space="0" w:color="auto"/>
      </w:divBdr>
    </w:div>
    <w:div w:id="1253272587">
      <w:bodyDiv w:val="1"/>
      <w:marLeft w:val="0"/>
      <w:marRight w:val="0"/>
      <w:marTop w:val="0"/>
      <w:marBottom w:val="0"/>
      <w:divBdr>
        <w:top w:val="none" w:sz="0" w:space="0" w:color="auto"/>
        <w:left w:val="none" w:sz="0" w:space="0" w:color="auto"/>
        <w:bottom w:val="none" w:sz="0" w:space="0" w:color="auto"/>
        <w:right w:val="none" w:sz="0" w:space="0" w:color="auto"/>
      </w:divBdr>
    </w:div>
    <w:div w:id="1978145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footer" Target="footer8.xml"/><Relationship Id="rId3" Type="http://schemas.openxmlformats.org/officeDocument/2006/relationships/styles" Target="styles.xml"/><Relationship Id="rId21" Type="http://schemas.openxmlformats.org/officeDocument/2006/relationships/header" Target="header7.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9.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eader" Target="header8.xml"/><Relationship Id="rId5" Type="http://schemas.openxmlformats.org/officeDocument/2006/relationships/settings" Target="settings.xml"/><Relationship Id="rId15" Type="http://schemas.openxmlformats.org/officeDocument/2006/relationships/hyperlink" Target="https://127.0.0.1:18443/zones/a5e086bc-78a9-41a2-ac71-20a5bebc44eb/queryUsage?searchEndDate=2013-12-20&amp;searchGranularity=hourly&amp;searchStartDate=2013-12-20&amp;searchGroupUsage=false" TargetMode="External"/><Relationship Id="rId23" Type="http://schemas.openxmlformats.org/officeDocument/2006/relationships/footer" Target="footer7.xml"/><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footer" Target="footer5.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footer" Target="footer9.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footer5.xml.rels><?xml version="1.0" encoding="UTF-8" standalone="yes"?>
<Relationships xmlns="http://schemas.openxmlformats.org/package/2006/relationships"><Relationship Id="rId1" Type="http://schemas.openxmlformats.org/officeDocument/2006/relationships/image" Target="media/image1.png"/></Relationships>
</file>

<file path=word/_rels/footer6.xml.rels><?xml version="1.0" encoding="UTF-8" standalone="yes"?>
<Relationships xmlns="http://schemas.openxmlformats.org/package/2006/relationships"><Relationship Id="rId1" Type="http://schemas.openxmlformats.org/officeDocument/2006/relationships/image" Target="media/image1.png"/></Relationships>
</file>

<file path=word/_rels/footer7.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1.png"/></Relationships>
</file>

<file path=word/_rels/footer8.xml.rels><?xml version="1.0" encoding="UTF-8" standalone="yes"?>
<Relationships xmlns="http://schemas.openxmlformats.org/package/2006/relationships"><Relationship Id="rId1" Type="http://schemas.openxmlformats.org/officeDocument/2006/relationships/image" Target="media/image4.png"/></Relationships>
</file>

<file path=word/_rels/footer9.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7.png"/></Relationships>
</file>

<file path=word/_rels/header9.xml.rels><?xml version="1.0" encoding="UTF-8" standalone="yes"?>
<Relationships xmlns="http://schemas.openxmlformats.org/package/2006/relationships"><Relationship Id="rId1"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E0A461AEBE1472CB50387A44DDD33D3"/>
        <w:category>
          <w:name w:val="General"/>
          <w:gallery w:val="placeholder"/>
        </w:category>
        <w:types>
          <w:type w:val="bbPlcHdr"/>
        </w:types>
        <w:behaviors>
          <w:behavior w:val="content"/>
        </w:behaviors>
        <w:guid w:val="{9FF1FB37-41CC-4AFA-AADD-10C6DB5B939B}"/>
      </w:docPartPr>
      <w:docPartBody>
        <w:p w:rsidR="005979F3" w:rsidRDefault="00290A73">
          <w:pPr>
            <w:pStyle w:val="EE0A461AEBE1472CB50387A44DDD33D3"/>
          </w:pPr>
          <w:r w:rsidRPr="003F2368">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290A73"/>
    <w:rsid w:val="001F4A0B"/>
    <w:rsid w:val="00290A73"/>
    <w:rsid w:val="002B3299"/>
    <w:rsid w:val="0043441A"/>
    <w:rsid w:val="004F4AAA"/>
    <w:rsid w:val="00574D34"/>
    <w:rsid w:val="005979F3"/>
    <w:rsid w:val="006258B7"/>
    <w:rsid w:val="00647D4D"/>
    <w:rsid w:val="007D0FEB"/>
    <w:rsid w:val="008C10DB"/>
    <w:rsid w:val="008D4A4B"/>
    <w:rsid w:val="009D57DF"/>
    <w:rsid w:val="00A95329"/>
    <w:rsid w:val="00C90508"/>
    <w:rsid w:val="00CB73F8"/>
    <w:rsid w:val="00E64317"/>
    <w:rsid w:val="00E736A6"/>
    <w:rsid w:val="00EC1B9C"/>
    <w:rsid w:val="00ED1530"/>
    <w:rsid w:val="00F46C64"/>
    <w:rsid w:val="00F9559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532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95329"/>
    <w:rPr>
      <w:color w:val="808080"/>
    </w:rPr>
  </w:style>
  <w:style w:type="paragraph" w:customStyle="1" w:styleId="EE0A461AEBE1472CB50387A44DDD33D3">
    <w:name w:val="EE0A461AEBE1472CB50387A44DDD33D3"/>
    <w:rsid w:val="00A9532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ZOAK">
      <a:dk1>
        <a:srgbClr val="69747A"/>
      </a:dk1>
      <a:lt1>
        <a:srgbClr val="FFFFFF"/>
      </a:lt1>
      <a:dk2>
        <a:srgbClr val="44303A"/>
      </a:dk2>
      <a:lt2>
        <a:srgbClr val="F2F2F2"/>
      </a:lt2>
      <a:accent1>
        <a:srgbClr val="69747A"/>
      </a:accent1>
      <a:accent2>
        <a:srgbClr val="F9DC06"/>
      </a:accent2>
      <a:accent3>
        <a:srgbClr val="D7881D"/>
      </a:accent3>
      <a:accent4>
        <a:srgbClr val="44303A"/>
      </a:accent4>
      <a:accent5>
        <a:srgbClr val="FFFFFF"/>
      </a:accent5>
      <a:accent6>
        <a:srgbClr val="FFFFFF"/>
      </a:accent6>
      <a:hlink>
        <a:srgbClr val="69747A"/>
      </a:hlink>
      <a:folHlink>
        <a:srgbClr val="69747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B211DE-B019-411E-B800-2BB000A8A1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573</TotalTime>
  <Pages>101</Pages>
  <Words>20348</Words>
  <Characters>115989</Characters>
  <Application>Microsoft Office Word</Application>
  <DocSecurity>0</DocSecurity>
  <Lines>966</Lines>
  <Paragraphs>272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136065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Maurer</dc:creator>
  <cp:lastModifiedBy>Arnaud Dumont</cp:lastModifiedBy>
  <cp:revision>99</cp:revision>
  <cp:lastPrinted>2013-09-16T03:58:00Z</cp:lastPrinted>
  <dcterms:created xsi:type="dcterms:W3CDTF">2014-02-03T06:33:00Z</dcterms:created>
  <dcterms:modified xsi:type="dcterms:W3CDTF">2014-06-04T06:32:00Z</dcterms:modified>
</cp:coreProperties>
</file>