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3-11T17:37:00Z">
        <w:r w:rsidR="00142403">
          <w:rPr>
            <w:noProof/>
          </w:rPr>
          <w:t>11 March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F05131" w:rsidP="00B46C8B">
            <w:pPr>
              <w:pStyle w:val="DocumentTableText"/>
              <w:rPr>
                <w:vanish/>
              </w:rPr>
            </w:pPr>
            <w:fldSimple w:instr=" FILENAME  \* Caps \p  \* MERGEFORMAT ">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3-11T17:37:00Z">
              <w:r w:rsidR="00142403">
                <w:rPr>
                  <w:noProof/>
                  <w:vanish/>
                </w:rPr>
                <w:t>2014/03/05 - 10:39:00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141D07" w:rsidRDefault="000323F3">
      <w:pPr>
        <w:pStyle w:val="TOC1"/>
        <w:rPr>
          <w:ins w:id="14" w:author="Arnaud Dumont" w:date="2014-03-11T17:52: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3-11T17:52:00Z">
        <w:r w:rsidR="00141D07" w:rsidRPr="00987CF1">
          <w:rPr>
            <w:rStyle w:val="Hyperlink"/>
            <w:noProof/>
          </w:rPr>
          <w:fldChar w:fldCharType="begin"/>
        </w:r>
        <w:r w:rsidR="00141D07" w:rsidRPr="00987CF1">
          <w:rPr>
            <w:rStyle w:val="Hyperlink"/>
            <w:noProof/>
          </w:rPr>
          <w:instrText xml:space="preserve"> </w:instrText>
        </w:r>
        <w:r w:rsidR="00141D07">
          <w:rPr>
            <w:noProof/>
          </w:rPr>
          <w:instrText>HYPERLINK \l "_Toc382323649"</w:instrText>
        </w:r>
        <w:r w:rsidR="00141D07" w:rsidRPr="00987CF1">
          <w:rPr>
            <w:rStyle w:val="Hyperlink"/>
            <w:noProof/>
          </w:rPr>
          <w:instrText xml:space="preserve"> </w:instrText>
        </w:r>
        <w:r w:rsidR="00141D07" w:rsidRPr="00987CF1">
          <w:rPr>
            <w:rStyle w:val="Hyperlink"/>
            <w:noProof/>
          </w:rPr>
        </w:r>
        <w:r w:rsidR="00141D07" w:rsidRPr="00987CF1">
          <w:rPr>
            <w:rStyle w:val="Hyperlink"/>
            <w:noProof/>
          </w:rPr>
          <w:fldChar w:fldCharType="separate"/>
        </w:r>
        <w:r w:rsidR="00141D07" w:rsidRPr="00987CF1">
          <w:rPr>
            <w:rStyle w:val="Hyperlink"/>
            <w:noProof/>
          </w:rPr>
          <w:t>1</w:t>
        </w:r>
        <w:r w:rsidR="00141D07">
          <w:rPr>
            <w:rFonts w:eastAsiaTheme="minorEastAsia"/>
            <w:b w:val="0"/>
            <w:noProof/>
            <w:sz w:val="22"/>
            <w:szCs w:val="22"/>
            <w:lang w:eastAsia="en-AU"/>
          </w:rPr>
          <w:tab/>
        </w:r>
        <w:r w:rsidR="00141D07" w:rsidRPr="00987CF1">
          <w:rPr>
            <w:rStyle w:val="Hyperlink"/>
            <w:noProof/>
          </w:rPr>
          <w:t>Introduction</w:t>
        </w:r>
        <w:r w:rsidR="00141D07">
          <w:rPr>
            <w:noProof/>
            <w:webHidden/>
          </w:rPr>
          <w:tab/>
        </w:r>
        <w:r w:rsidR="00141D07">
          <w:rPr>
            <w:noProof/>
            <w:webHidden/>
          </w:rPr>
          <w:fldChar w:fldCharType="begin"/>
        </w:r>
        <w:r w:rsidR="00141D07">
          <w:rPr>
            <w:noProof/>
            <w:webHidden/>
          </w:rPr>
          <w:instrText xml:space="preserve"> PAGEREF _Toc382323649 \h </w:instrText>
        </w:r>
        <w:r w:rsidR="00141D07">
          <w:rPr>
            <w:noProof/>
            <w:webHidden/>
          </w:rPr>
        </w:r>
      </w:ins>
      <w:r w:rsidR="00141D07">
        <w:rPr>
          <w:noProof/>
          <w:webHidden/>
        </w:rPr>
        <w:fldChar w:fldCharType="separate"/>
      </w:r>
      <w:ins w:id="16" w:author="Arnaud Dumont" w:date="2014-03-11T17:52:00Z">
        <w:r w:rsidR="00141D07">
          <w:rPr>
            <w:noProof/>
            <w:webHidden/>
          </w:rPr>
          <w:t>1</w:t>
        </w:r>
        <w:r w:rsidR="00141D07">
          <w:rPr>
            <w:noProof/>
            <w:webHidden/>
          </w:rPr>
          <w:fldChar w:fldCharType="end"/>
        </w:r>
        <w:r w:rsidR="00141D07" w:rsidRPr="00987CF1">
          <w:rPr>
            <w:rStyle w:val="Hyperlink"/>
            <w:noProof/>
          </w:rPr>
          <w:fldChar w:fldCharType="end"/>
        </w:r>
      </w:ins>
    </w:p>
    <w:p w:rsidR="00141D07" w:rsidRDefault="00141D07">
      <w:pPr>
        <w:pStyle w:val="TOC1"/>
        <w:rPr>
          <w:ins w:id="17" w:author="Arnaud Dumont" w:date="2014-03-11T17:52:00Z"/>
          <w:rFonts w:eastAsiaTheme="minorEastAsia"/>
          <w:b w:val="0"/>
          <w:noProof/>
          <w:sz w:val="22"/>
          <w:szCs w:val="22"/>
          <w:lang w:eastAsia="en-AU"/>
        </w:rPr>
      </w:pPr>
      <w:ins w:id="18"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"_Toc382323650"</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w:t>
        </w:r>
        <w:r>
          <w:rPr>
            <w:rFonts w:eastAsiaTheme="minorEastAsia"/>
            <w:b w:val="0"/>
            <w:noProof/>
            <w:sz w:val="22"/>
            <w:szCs w:val="22"/>
            <w:lang w:eastAsia="en-AU"/>
          </w:rPr>
          <w:tab/>
        </w:r>
        <w:r w:rsidRPr="00987CF1">
          <w:rPr>
            <w:rStyle w:val="Hyperlink"/>
            <w:noProof/>
          </w:rPr>
          <w:t>General</w:t>
        </w:r>
        <w:r>
          <w:rPr>
            <w:noProof/>
            <w:webHidden/>
          </w:rPr>
          <w:tab/>
        </w:r>
        <w:r>
          <w:rPr>
            <w:noProof/>
            <w:webHidden/>
          </w:rPr>
          <w:fldChar w:fldCharType="begin"/>
        </w:r>
        <w:r>
          <w:rPr>
            <w:noProof/>
            <w:webHidden/>
          </w:rPr>
          <w:instrText xml:space="preserve"> PAGEREF _Toc382323650 \h </w:instrText>
        </w:r>
        <w:r>
          <w:rPr>
            <w:noProof/>
            <w:webHidden/>
          </w:rPr>
        </w:r>
      </w:ins>
      <w:r>
        <w:rPr>
          <w:noProof/>
          <w:webHidden/>
        </w:rPr>
        <w:fldChar w:fldCharType="separate"/>
      </w:r>
      <w:ins w:id="19" w:author="Arnaud Dumont" w:date="2014-03-11T17:52:00Z">
        <w:r>
          <w:rPr>
            <w:noProof/>
            <w:webHidden/>
          </w:rPr>
          <w:t>2</w:t>
        </w:r>
        <w:r>
          <w:rPr>
            <w:noProof/>
            <w:webHidden/>
          </w:rPr>
          <w:fldChar w:fldCharType="end"/>
        </w:r>
        <w:r w:rsidRPr="00987CF1">
          <w:rPr>
            <w:rStyle w:val="Hyperlink"/>
            <w:noProof/>
          </w:rPr>
          <w:fldChar w:fldCharType="end"/>
        </w:r>
      </w:ins>
    </w:p>
    <w:p w:rsidR="00141D07" w:rsidRDefault="00141D07">
      <w:pPr>
        <w:pStyle w:val="TOC2"/>
        <w:rPr>
          <w:ins w:id="20" w:author="Arnaud Dumont" w:date="2014-03-11T17:52:00Z"/>
          <w:rFonts w:eastAsiaTheme="minorEastAsia"/>
          <w:noProof/>
          <w:sz w:val="22"/>
          <w:szCs w:val="22"/>
          <w:lang w:eastAsia="en-AU"/>
        </w:rPr>
      </w:pPr>
      <w:ins w:id="21"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"_Toc382323651"</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2.1</w:t>
        </w:r>
        <w:r>
          <w:rPr>
            <w:rFonts w:eastAsiaTheme="minorEastAsia"/>
            <w:noProof/>
            <w:sz w:val="22"/>
            <w:szCs w:val="22"/>
            <w:lang w:eastAsia="en-AU"/>
          </w:rPr>
          <w:tab/>
        </w:r>
        <w:r w:rsidRPr="00987CF1">
          <w:rPr>
            <w:rStyle w:val="Hyperlink"/>
            <w:noProof/>
          </w:rPr>
          <w:t>Data Types</w:t>
        </w:r>
        <w:r>
          <w:rPr>
            <w:noProof/>
            <w:webHidden/>
          </w:rPr>
          <w:tab/>
        </w:r>
        <w:r>
          <w:rPr>
            <w:noProof/>
            <w:webHidden/>
          </w:rPr>
          <w:fldChar w:fldCharType="begin"/>
        </w:r>
        <w:r>
          <w:rPr>
            <w:noProof/>
            <w:webHidden/>
          </w:rPr>
          <w:instrText xml:space="preserve"> PAGEREF _Toc382323651 \h </w:instrText>
        </w:r>
        <w:r>
          <w:rPr>
            <w:noProof/>
            <w:webHidden/>
          </w:rPr>
        </w:r>
      </w:ins>
      <w:r>
        <w:rPr>
          <w:noProof/>
          <w:webHidden/>
        </w:rPr>
        <w:fldChar w:fldCharType="separate"/>
      </w:r>
      <w:ins w:id="22" w:author="Arnaud Dumont" w:date="2014-03-11T17:52:00Z">
        <w:r>
          <w:rPr>
            <w:noProof/>
            <w:webHidden/>
          </w:rPr>
          <w:t>2</w:t>
        </w:r>
        <w:r>
          <w:rPr>
            <w:noProof/>
            <w:webHidden/>
          </w:rPr>
          <w:fldChar w:fldCharType="end"/>
        </w:r>
        <w:r w:rsidRPr="00987CF1">
          <w:rPr>
            <w:rStyle w:val="Hyperlink"/>
            <w:noProof/>
          </w:rPr>
          <w:fldChar w:fldCharType="end"/>
        </w:r>
      </w:ins>
    </w:p>
    <w:p w:rsidR="00141D07" w:rsidRDefault="00141D07">
      <w:pPr>
        <w:pStyle w:val="TOC2"/>
        <w:rPr>
          <w:ins w:id="23" w:author="Arnaud Dumont" w:date="2014-03-11T17:52:00Z"/>
          <w:rFonts w:eastAsiaTheme="minorEastAsia"/>
          <w:noProof/>
          <w:sz w:val="22"/>
          <w:szCs w:val="22"/>
          <w:lang w:eastAsia="en-AU"/>
        </w:rPr>
      </w:pPr>
      <w:ins w:id="24"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"_Toc382323652"</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2.2</w:t>
        </w:r>
        <w:r>
          <w:rPr>
            <w:rFonts w:eastAsiaTheme="minorEastAsia"/>
            <w:noProof/>
            <w:sz w:val="22"/>
            <w:szCs w:val="22"/>
            <w:lang w:eastAsia="en-AU"/>
          </w:rPr>
          <w:tab/>
        </w:r>
        <w:r w:rsidRPr="00987CF1">
          <w:rPr>
            <w:rStyle w:val="Hyperlink"/>
            <w:noProof/>
          </w:rPr>
          <w:t>Protocol Overview</w:t>
        </w:r>
        <w:r>
          <w:rPr>
            <w:noProof/>
            <w:webHidden/>
          </w:rPr>
          <w:tab/>
        </w:r>
        <w:r>
          <w:rPr>
            <w:noProof/>
            <w:webHidden/>
          </w:rPr>
          <w:fldChar w:fldCharType="begin"/>
        </w:r>
        <w:r>
          <w:rPr>
            <w:noProof/>
            <w:webHidden/>
          </w:rPr>
          <w:instrText xml:space="preserve"> PAGEREF _Toc382323652 \h </w:instrText>
        </w:r>
        <w:r>
          <w:rPr>
            <w:noProof/>
            <w:webHidden/>
          </w:rPr>
        </w:r>
      </w:ins>
      <w:r>
        <w:rPr>
          <w:noProof/>
          <w:webHidden/>
        </w:rPr>
        <w:fldChar w:fldCharType="separate"/>
      </w:r>
      <w:ins w:id="25" w:author="Arnaud Dumont" w:date="2014-03-11T17:52:00Z">
        <w:r>
          <w:rPr>
            <w:noProof/>
            <w:webHidden/>
          </w:rPr>
          <w:t>3</w:t>
        </w:r>
        <w:r>
          <w:rPr>
            <w:noProof/>
            <w:webHidden/>
          </w:rPr>
          <w:fldChar w:fldCharType="end"/>
        </w:r>
        <w:r w:rsidRPr="00987CF1">
          <w:rPr>
            <w:rStyle w:val="Hyperlink"/>
            <w:noProof/>
          </w:rPr>
          <w:fldChar w:fldCharType="end"/>
        </w:r>
      </w:ins>
    </w:p>
    <w:p w:rsidR="00141D07" w:rsidRDefault="00141D07">
      <w:pPr>
        <w:pStyle w:val="TOC2"/>
        <w:rPr>
          <w:ins w:id="26" w:author="Arnaud Dumont" w:date="2014-03-11T17:52:00Z"/>
          <w:rFonts w:eastAsiaTheme="minorEastAsia"/>
          <w:noProof/>
          <w:sz w:val="22"/>
          <w:szCs w:val="22"/>
          <w:lang w:eastAsia="en-AU"/>
        </w:rPr>
      </w:pPr>
      <w:ins w:id="27"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"_Toc382323653"</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2.3</w:t>
        </w:r>
        <w:r>
          <w:rPr>
            <w:rFonts w:eastAsiaTheme="minorEastAsia"/>
            <w:noProof/>
            <w:sz w:val="22"/>
            <w:szCs w:val="22"/>
            <w:lang w:eastAsia="en-AU"/>
          </w:rPr>
          <w:tab/>
        </w:r>
        <w:r w:rsidRPr="00987CF1">
          <w:rPr>
            <w:rStyle w:val="Hyperlink"/>
            <w:noProof/>
          </w:rPr>
          <w:t>Authentication</w:t>
        </w:r>
        <w:r>
          <w:rPr>
            <w:noProof/>
            <w:webHidden/>
          </w:rPr>
          <w:tab/>
        </w:r>
        <w:r>
          <w:rPr>
            <w:noProof/>
            <w:webHidden/>
          </w:rPr>
          <w:fldChar w:fldCharType="begin"/>
        </w:r>
        <w:r>
          <w:rPr>
            <w:noProof/>
            <w:webHidden/>
          </w:rPr>
          <w:instrText xml:space="preserve"> PAGEREF _Toc382323653 \h </w:instrText>
        </w:r>
        <w:r>
          <w:rPr>
            <w:noProof/>
            <w:webHidden/>
          </w:rPr>
        </w:r>
      </w:ins>
      <w:r>
        <w:rPr>
          <w:noProof/>
          <w:webHidden/>
        </w:rPr>
        <w:fldChar w:fldCharType="separate"/>
      </w:r>
      <w:ins w:id="28" w:author="Arnaud Dumont" w:date="2014-03-11T17:52:00Z">
        <w:r>
          <w:rPr>
            <w:noProof/>
            <w:webHidden/>
          </w:rPr>
          <w:t>3</w:t>
        </w:r>
        <w:r>
          <w:rPr>
            <w:noProof/>
            <w:webHidden/>
          </w:rPr>
          <w:fldChar w:fldCharType="end"/>
        </w:r>
        <w:r w:rsidRPr="00987CF1">
          <w:rPr>
            <w:rStyle w:val="Hyperlink"/>
            <w:noProof/>
          </w:rPr>
          <w:fldChar w:fldCharType="end"/>
        </w:r>
      </w:ins>
    </w:p>
    <w:p w:rsidR="00141D07" w:rsidRDefault="00141D07">
      <w:pPr>
        <w:pStyle w:val="TOC2"/>
        <w:rPr>
          <w:ins w:id="29" w:author="Arnaud Dumont" w:date="2014-03-11T17:52:00Z"/>
          <w:rFonts w:eastAsiaTheme="minorEastAsia"/>
          <w:noProof/>
          <w:sz w:val="22"/>
          <w:szCs w:val="22"/>
          <w:lang w:eastAsia="en-AU"/>
        </w:rPr>
      </w:pPr>
      <w:ins w:id="30"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"_Toc382323654"</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2.4</w:t>
        </w:r>
        <w:r>
          <w:rPr>
            <w:rFonts w:eastAsiaTheme="minorEastAsia"/>
            <w:noProof/>
            <w:sz w:val="22"/>
            <w:szCs w:val="22"/>
            <w:lang w:eastAsia="en-AU"/>
          </w:rPr>
          <w:tab/>
        </w:r>
        <w:r w:rsidRPr="00987CF1">
          <w:rPr>
            <w:rStyle w:val="Hyperlink"/>
            <w:noProof/>
          </w:rPr>
          <w:t>Update Version Check</w:t>
        </w:r>
        <w:r>
          <w:rPr>
            <w:noProof/>
            <w:webHidden/>
          </w:rPr>
          <w:tab/>
        </w:r>
        <w:r>
          <w:rPr>
            <w:noProof/>
            <w:webHidden/>
          </w:rPr>
          <w:fldChar w:fldCharType="begin"/>
        </w:r>
        <w:r>
          <w:rPr>
            <w:noProof/>
            <w:webHidden/>
          </w:rPr>
          <w:instrText xml:space="preserve"> PAGEREF _Toc382323654 \h </w:instrText>
        </w:r>
        <w:r>
          <w:rPr>
            <w:noProof/>
            <w:webHidden/>
          </w:rPr>
        </w:r>
      </w:ins>
      <w:r>
        <w:rPr>
          <w:noProof/>
          <w:webHidden/>
        </w:rPr>
        <w:fldChar w:fldCharType="separate"/>
      </w:r>
      <w:ins w:id="31" w:author="Arnaud Dumont" w:date="2014-03-11T17:52:00Z">
        <w:r>
          <w:rPr>
            <w:noProof/>
            <w:webHidden/>
          </w:rPr>
          <w:t>3</w:t>
        </w:r>
        <w:r>
          <w:rPr>
            <w:noProof/>
            <w:webHidden/>
          </w:rPr>
          <w:fldChar w:fldCharType="end"/>
        </w:r>
        <w:r w:rsidRPr="00987CF1">
          <w:rPr>
            <w:rStyle w:val="Hyperlink"/>
            <w:noProof/>
          </w:rPr>
          <w:fldChar w:fldCharType="end"/>
        </w:r>
      </w:ins>
    </w:p>
    <w:p w:rsidR="00141D07" w:rsidRDefault="00141D07">
      <w:pPr>
        <w:pStyle w:val="TOC2"/>
        <w:rPr>
          <w:ins w:id="32" w:author="Arnaud Dumont" w:date="2014-03-11T17:52:00Z"/>
          <w:rFonts w:eastAsiaTheme="minorEastAsia"/>
          <w:noProof/>
          <w:sz w:val="22"/>
          <w:szCs w:val="22"/>
          <w:lang w:eastAsia="en-AU"/>
        </w:rPr>
      </w:pPr>
      <w:ins w:id="33"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"_Toc382323655"</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2.5</w:t>
        </w:r>
        <w:r>
          <w:rPr>
            <w:rFonts w:eastAsiaTheme="minorEastAsia"/>
            <w:noProof/>
            <w:sz w:val="22"/>
            <w:szCs w:val="22"/>
            <w:lang w:eastAsia="en-AU"/>
          </w:rPr>
          <w:tab/>
        </w:r>
        <w:r w:rsidRPr="00987CF1">
          <w:rPr>
            <w:rStyle w:val="Hyperlink"/>
            <w:noProof/>
          </w:rPr>
          <w:t>E-Tag Evaluation</w:t>
        </w:r>
        <w:r>
          <w:rPr>
            <w:noProof/>
            <w:webHidden/>
          </w:rPr>
          <w:tab/>
        </w:r>
        <w:r>
          <w:rPr>
            <w:noProof/>
            <w:webHidden/>
          </w:rPr>
          <w:fldChar w:fldCharType="begin"/>
        </w:r>
        <w:r>
          <w:rPr>
            <w:noProof/>
            <w:webHidden/>
          </w:rPr>
          <w:instrText xml:space="preserve"> PAGEREF _Toc382323655 \h </w:instrText>
        </w:r>
        <w:r>
          <w:rPr>
            <w:noProof/>
            <w:webHidden/>
          </w:rPr>
        </w:r>
      </w:ins>
      <w:r>
        <w:rPr>
          <w:noProof/>
          <w:webHidden/>
        </w:rPr>
        <w:fldChar w:fldCharType="separate"/>
      </w:r>
      <w:ins w:id="34" w:author="Arnaud Dumont" w:date="2014-03-11T17:52:00Z">
        <w:r>
          <w:rPr>
            <w:noProof/>
            <w:webHidden/>
          </w:rPr>
          <w:t>4</w:t>
        </w:r>
        <w:r>
          <w:rPr>
            <w:noProof/>
            <w:webHidden/>
          </w:rPr>
          <w:fldChar w:fldCharType="end"/>
        </w:r>
        <w:r w:rsidRPr="00987CF1">
          <w:rPr>
            <w:rStyle w:val="Hyperlink"/>
            <w:noProof/>
          </w:rPr>
          <w:fldChar w:fldCharType="end"/>
        </w:r>
      </w:ins>
    </w:p>
    <w:p w:rsidR="00141D07" w:rsidRDefault="00141D07">
      <w:pPr>
        <w:pStyle w:val="TOC2"/>
        <w:rPr>
          <w:ins w:id="35" w:author="Arnaud Dumont" w:date="2014-03-11T17:52:00Z"/>
          <w:rFonts w:eastAsiaTheme="minorEastAsia"/>
          <w:noProof/>
          <w:sz w:val="22"/>
          <w:szCs w:val="22"/>
          <w:lang w:eastAsia="en-AU"/>
        </w:rPr>
      </w:pPr>
      <w:ins w:id="36"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"_Toc382323656"</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2.6</w:t>
        </w:r>
        <w:r>
          <w:rPr>
            <w:rFonts w:eastAsiaTheme="minorEastAsia"/>
            <w:noProof/>
            <w:sz w:val="22"/>
            <w:szCs w:val="22"/>
            <w:lang w:eastAsia="en-AU"/>
          </w:rPr>
          <w:tab/>
        </w:r>
        <w:r w:rsidRPr="00987CF1">
          <w:rPr>
            <w:rStyle w:val="Hyperlink"/>
            <w:noProof/>
          </w:rPr>
          <w:t>General Request Headers</w:t>
        </w:r>
        <w:r>
          <w:rPr>
            <w:noProof/>
            <w:webHidden/>
          </w:rPr>
          <w:tab/>
        </w:r>
        <w:r>
          <w:rPr>
            <w:noProof/>
            <w:webHidden/>
          </w:rPr>
          <w:fldChar w:fldCharType="begin"/>
        </w:r>
        <w:r>
          <w:rPr>
            <w:noProof/>
            <w:webHidden/>
          </w:rPr>
          <w:instrText xml:space="preserve"> PAGEREF _Toc382323656 \h </w:instrText>
        </w:r>
        <w:r>
          <w:rPr>
            <w:noProof/>
            <w:webHidden/>
          </w:rPr>
        </w:r>
      </w:ins>
      <w:r>
        <w:rPr>
          <w:noProof/>
          <w:webHidden/>
        </w:rPr>
        <w:fldChar w:fldCharType="separate"/>
      </w:r>
      <w:ins w:id="37" w:author="Arnaud Dumont" w:date="2014-03-11T17:52:00Z">
        <w:r>
          <w:rPr>
            <w:noProof/>
            <w:webHidden/>
          </w:rPr>
          <w:t>4</w:t>
        </w:r>
        <w:r>
          <w:rPr>
            <w:noProof/>
            <w:webHidden/>
          </w:rPr>
          <w:fldChar w:fldCharType="end"/>
        </w:r>
        <w:r w:rsidRPr="00987CF1">
          <w:rPr>
            <w:rStyle w:val="Hyperlink"/>
            <w:noProof/>
          </w:rPr>
          <w:fldChar w:fldCharType="end"/>
        </w:r>
      </w:ins>
    </w:p>
    <w:p w:rsidR="00141D07" w:rsidRDefault="00141D07">
      <w:pPr>
        <w:pStyle w:val="TOC2"/>
        <w:rPr>
          <w:ins w:id="38" w:author="Arnaud Dumont" w:date="2014-03-11T17:52:00Z"/>
          <w:rFonts w:eastAsiaTheme="minorEastAsia"/>
          <w:noProof/>
          <w:sz w:val="22"/>
          <w:szCs w:val="22"/>
          <w:lang w:eastAsia="en-AU"/>
        </w:rPr>
      </w:pPr>
      <w:ins w:id="39"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"_Toc382323657"</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2.7</w:t>
        </w:r>
        <w:r>
          <w:rPr>
            <w:rFonts w:eastAsiaTheme="minorEastAsia"/>
            <w:noProof/>
            <w:sz w:val="22"/>
            <w:szCs w:val="22"/>
            <w:lang w:eastAsia="en-AU"/>
          </w:rPr>
          <w:tab/>
        </w:r>
        <w:r w:rsidRPr="00987CF1">
          <w:rPr>
            <w:rStyle w:val="Hyperlink"/>
            <w:noProof/>
          </w:rPr>
          <w:t>General Response Headers</w:t>
        </w:r>
        <w:r>
          <w:rPr>
            <w:noProof/>
            <w:webHidden/>
          </w:rPr>
          <w:tab/>
        </w:r>
        <w:r>
          <w:rPr>
            <w:noProof/>
            <w:webHidden/>
          </w:rPr>
          <w:fldChar w:fldCharType="begin"/>
        </w:r>
        <w:r>
          <w:rPr>
            <w:noProof/>
            <w:webHidden/>
          </w:rPr>
          <w:instrText xml:space="preserve"> PAGEREF _Toc382323657 \h </w:instrText>
        </w:r>
        <w:r>
          <w:rPr>
            <w:noProof/>
            <w:webHidden/>
          </w:rPr>
        </w:r>
      </w:ins>
      <w:r>
        <w:rPr>
          <w:noProof/>
          <w:webHidden/>
        </w:rPr>
        <w:fldChar w:fldCharType="separate"/>
      </w:r>
      <w:ins w:id="40" w:author="Arnaud Dumont" w:date="2014-03-11T17:52:00Z">
        <w:r>
          <w:rPr>
            <w:noProof/>
            <w:webHidden/>
          </w:rPr>
          <w:t>5</w:t>
        </w:r>
        <w:r>
          <w:rPr>
            <w:noProof/>
            <w:webHidden/>
          </w:rPr>
          <w:fldChar w:fldCharType="end"/>
        </w:r>
        <w:r w:rsidRPr="00987CF1">
          <w:rPr>
            <w:rStyle w:val="Hyperlink"/>
            <w:noProof/>
          </w:rPr>
          <w:fldChar w:fldCharType="end"/>
        </w:r>
      </w:ins>
    </w:p>
    <w:p w:rsidR="00141D07" w:rsidRDefault="00141D07">
      <w:pPr>
        <w:pStyle w:val="TOC2"/>
        <w:rPr>
          <w:ins w:id="41" w:author="Arnaud Dumont" w:date="2014-03-11T17:52:00Z"/>
          <w:rFonts w:eastAsiaTheme="minorEastAsia"/>
          <w:noProof/>
          <w:sz w:val="22"/>
          <w:szCs w:val="22"/>
          <w:lang w:eastAsia="en-AU"/>
        </w:rPr>
      </w:pPr>
      <w:ins w:id="42"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"_Toc382323658"</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2.8</w:t>
        </w:r>
        <w:r>
          <w:rPr>
            <w:rFonts w:eastAsiaTheme="minorEastAsia"/>
            <w:noProof/>
            <w:sz w:val="22"/>
            <w:szCs w:val="22"/>
            <w:lang w:eastAsia="en-AU"/>
          </w:rPr>
          <w:tab/>
        </w:r>
        <w:r w:rsidRPr="00987CF1">
          <w:rPr>
            <w:rStyle w:val="Hyperlink"/>
            <w:noProof/>
          </w:rPr>
          <w:t>Errors and Failures</w:t>
        </w:r>
        <w:r>
          <w:rPr>
            <w:noProof/>
            <w:webHidden/>
          </w:rPr>
          <w:tab/>
        </w:r>
        <w:r>
          <w:rPr>
            <w:noProof/>
            <w:webHidden/>
          </w:rPr>
          <w:fldChar w:fldCharType="begin"/>
        </w:r>
        <w:r>
          <w:rPr>
            <w:noProof/>
            <w:webHidden/>
          </w:rPr>
          <w:instrText xml:space="preserve"> PAGEREF _Toc382323658 \h </w:instrText>
        </w:r>
        <w:r>
          <w:rPr>
            <w:noProof/>
            <w:webHidden/>
          </w:rPr>
        </w:r>
      </w:ins>
      <w:r>
        <w:rPr>
          <w:noProof/>
          <w:webHidden/>
        </w:rPr>
        <w:fldChar w:fldCharType="separate"/>
      </w:r>
      <w:ins w:id="43" w:author="Arnaud Dumont" w:date="2014-03-11T17:52:00Z">
        <w:r>
          <w:rPr>
            <w:noProof/>
            <w:webHidden/>
          </w:rPr>
          <w:t>5</w:t>
        </w:r>
        <w:r>
          <w:rPr>
            <w:noProof/>
            <w:webHidden/>
          </w:rPr>
          <w:fldChar w:fldCharType="end"/>
        </w:r>
        <w:r w:rsidRPr="00987CF1">
          <w:rPr>
            <w:rStyle w:val="Hyperlink"/>
            <w:noProof/>
          </w:rPr>
          <w:fldChar w:fldCharType="end"/>
        </w:r>
      </w:ins>
    </w:p>
    <w:p w:rsidR="00141D07" w:rsidRDefault="00141D07">
      <w:pPr>
        <w:pStyle w:val="TOC1"/>
        <w:rPr>
          <w:ins w:id="44" w:author="Arnaud Dumont" w:date="2014-03-11T17:52:00Z"/>
          <w:rFonts w:eastAsiaTheme="minorEastAsia"/>
          <w:b w:val="0"/>
          <w:noProof/>
          <w:sz w:val="22"/>
          <w:szCs w:val="22"/>
          <w:lang w:eastAsia="en-AU"/>
        </w:rPr>
      </w:pPr>
      <w:ins w:id="45"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"_Toc382323659"</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3</w:t>
        </w:r>
        <w:r>
          <w:rPr>
            <w:rFonts w:eastAsiaTheme="minorEastAsia"/>
            <w:b w:val="0"/>
            <w:noProof/>
            <w:sz w:val="22"/>
            <w:szCs w:val="22"/>
            <w:lang w:eastAsia="en-AU"/>
          </w:rPr>
          <w:tab/>
        </w:r>
        <w:r w:rsidRPr="00987CF1">
          <w:rPr>
            <w:rStyle w:val="Hyperlink"/>
            <w:noProof/>
          </w:rPr>
          <w:t>Account Commands</w:t>
        </w:r>
        <w:r>
          <w:rPr>
            <w:noProof/>
            <w:webHidden/>
          </w:rPr>
          <w:tab/>
        </w:r>
        <w:r>
          <w:rPr>
            <w:noProof/>
            <w:webHidden/>
          </w:rPr>
          <w:fldChar w:fldCharType="begin"/>
        </w:r>
        <w:r>
          <w:rPr>
            <w:noProof/>
            <w:webHidden/>
          </w:rPr>
          <w:instrText xml:space="preserve"> PAGEREF _Toc382323659 \h </w:instrText>
        </w:r>
        <w:r>
          <w:rPr>
            <w:noProof/>
            <w:webHidden/>
          </w:rPr>
        </w:r>
      </w:ins>
      <w:r>
        <w:rPr>
          <w:noProof/>
          <w:webHidden/>
        </w:rPr>
        <w:fldChar w:fldCharType="separate"/>
      </w:r>
      <w:ins w:id="46" w:author="Arnaud Dumont" w:date="2014-03-11T17:52:00Z">
        <w:r>
          <w:rPr>
            <w:noProof/>
            <w:webHidden/>
          </w:rPr>
          <w:t>6</w:t>
        </w:r>
        <w:r>
          <w:rPr>
            <w:noProof/>
            <w:webHidden/>
          </w:rPr>
          <w:fldChar w:fldCharType="end"/>
        </w:r>
        <w:r w:rsidRPr="00987CF1">
          <w:rPr>
            <w:rStyle w:val="Hyperlink"/>
            <w:noProof/>
          </w:rPr>
          <w:fldChar w:fldCharType="end"/>
        </w:r>
      </w:ins>
    </w:p>
    <w:p w:rsidR="00141D07" w:rsidRDefault="00141D07">
      <w:pPr>
        <w:pStyle w:val="TOC2"/>
        <w:rPr>
          <w:ins w:id="47" w:author="Arnaud Dumont" w:date="2014-03-11T17:52:00Z"/>
          <w:rFonts w:eastAsiaTheme="minorEastAsia"/>
          <w:noProof/>
          <w:sz w:val="22"/>
          <w:szCs w:val="22"/>
          <w:lang w:eastAsia="en-AU"/>
        </w:rPr>
      </w:pPr>
      <w:ins w:id="48"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"_Toc382323660"</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3.1</w:t>
        </w:r>
        <w:r>
          <w:rPr>
            <w:rFonts w:eastAsiaTheme="minorEastAsia"/>
            <w:noProof/>
            <w:sz w:val="22"/>
            <w:szCs w:val="22"/>
            <w:lang w:eastAsia="en-AU"/>
          </w:rPr>
          <w:tab/>
        </w:r>
        <w:r w:rsidRPr="00987CF1">
          <w:rPr>
            <w:rStyle w:val="Hyperlink"/>
            <w:noProof/>
          </w:rPr>
          <w:t>Account Get Command</w:t>
        </w:r>
        <w:r>
          <w:rPr>
            <w:noProof/>
            <w:webHidden/>
          </w:rPr>
          <w:tab/>
        </w:r>
        <w:r>
          <w:rPr>
            <w:noProof/>
            <w:webHidden/>
          </w:rPr>
          <w:fldChar w:fldCharType="begin"/>
        </w:r>
        <w:r>
          <w:rPr>
            <w:noProof/>
            <w:webHidden/>
          </w:rPr>
          <w:instrText xml:space="preserve"> PAGEREF _Toc382323660 \h </w:instrText>
        </w:r>
        <w:r>
          <w:rPr>
            <w:noProof/>
            <w:webHidden/>
          </w:rPr>
        </w:r>
      </w:ins>
      <w:r>
        <w:rPr>
          <w:noProof/>
          <w:webHidden/>
        </w:rPr>
        <w:fldChar w:fldCharType="separate"/>
      </w:r>
      <w:ins w:id="49" w:author="Arnaud Dumont" w:date="2014-03-11T17:52:00Z">
        <w:r>
          <w:rPr>
            <w:noProof/>
            <w:webHidden/>
          </w:rPr>
          <w:t>6</w:t>
        </w:r>
        <w:r>
          <w:rPr>
            <w:noProof/>
            <w:webHidden/>
          </w:rPr>
          <w:fldChar w:fldCharType="end"/>
        </w:r>
        <w:r w:rsidRPr="00987CF1">
          <w:rPr>
            <w:rStyle w:val="Hyperlink"/>
            <w:noProof/>
          </w:rPr>
          <w:fldChar w:fldCharType="end"/>
        </w:r>
      </w:ins>
    </w:p>
    <w:p w:rsidR="00141D07" w:rsidRDefault="00141D07">
      <w:pPr>
        <w:pStyle w:val="TOC1"/>
        <w:rPr>
          <w:ins w:id="50" w:author="Arnaud Dumont" w:date="2014-03-11T17:52:00Z"/>
          <w:rFonts w:eastAsiaTheme="minorEastAsia"/>
          <w:b w:val="0"/>
          <w:noProof/>
          <w:sz w:val="22"/>
          <w:szCs w:val="22"/>
          <w:lang w:eastAsia="en-AU"/>
        </w:rPr>
      </w:pPr>
      <w:ins w:id="51"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"_Toc382323661"</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4</w:t>
        </w:r>
        <w:r>
          <w:rPr>
            <w:rFonts w:eastAsiaTheme="minorEastAsia"/>
            <w:b w:val="0"/>
            <w:noProof/>
            <w:sz w:val="22"/>
            <w:szCs w:val="22"/>
            <w:lang w:eastAsia="en-AU"/>
          </w:rPr>
          <w:tab/>
        </w:r>
        <w:r w:rsidRPr="00987CF1">
          <w:rPr>
            <w:rStyle w:val="Hyperlink"/>
            <w:noProof/>
          </w:rPr>
          <w:t>User Commands</w:t>
        </w:r>
        <w:r>
          <w:rPr>
            <w:noProof/>
            <w:webHidden/>
          </w:rPr>
          <w:tab/>
        </w:r>
        <w:r>
          <w:rPr>
            <w:noProof/>
            <w:webHidden/>
          </w:rPr>
          <w:fldChar w:fldCharType="begin"/>
        </w:r>
        <w:r>
          <w:rPr>
            <w:noProof/>
            <w:webHidden/>
          </w:rPr>
          <w:instrText xml:space="preserve"> PAGEREF _Toc382323661 \h </w:instrText>
        </w:r>
        <w:r>
          <w:rPr>
            <w:noProof/>
            <w:webHidden/>
          </w:rPr>
        </w:r>
      </w:ins>
      <w:r>
        <w:rPr>
          <w:noProof/>
          <w:webHidden/>
        </w:rPr>
        <w:fldChar w:fldCharType="separate"/>
      </w:r>
      <w:ins w:id="52" w:author="Arnaud Dumont" w:date="2014-03-11T17:52:00Z">
        <w:r>
          <w:rPr>
            <w:noProof/>
            <w:webHidden/>
          </w:rPr>
          <w:t>10</w:t>
        </w:r>
        <w:r>
          <w:rPr>
            <w:noProof/>
            <w:webHidden/>
          </w:rPr>
          <w:fldChar w:fldCharType="end"/>
        </w:r>
        <w:r w:rsidRPr="00987CF1">
          <w:rPr>
            <w:rStyle w:val="Hyperlink"/>
            <w:noProof/>
          </w:rPr>
          <w:fldChar w:fldCharType="end"/>
        </w:r>
      </w:ins>
    </w:p>
    <w:p w:rsidR="00141D07" w:rsidRDefault="00141D07">
      <w:pPr>
        <w:pStyle w:val="TOC2"/>
        <w:rPr>
          <w:ins w:id="53" w:author="Arnaud Dumont" w:date="2014-03-11T17:52:00Z"/>
          <w:rFonts w:eastAsiaTheme="minorEastAsia"/>
          <w:noProof/>
          <w:sz w:val="22"/>
          <w:szCs w:val="22"/>
          <w:lang w:eastAsia="en-AU"/>
        </w:rPr>
      </w:pPr>
      <w:ins w:id="54"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"_Toc382323662"</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4.1</w:t>
        </w:r>
        <w:r>
          <w:rPr>
            <w:rFonts w:eastAsiaTheme="minorEastAsia"/>
            <w:noProof/>
            <w:sz w:val="22"/>
            <w:szCs w:val="22"/>
            <w:lang w:eastAsia="en-AU"/>
          </w:rPr>
          <w:tab/>
        </w:r>
        <w:r w:rsidRPr="00987CF1">
          <w:rPr>
            <w:rStyle w:val="Hyperlink"/>
            <w:noProof/>
          </w:rPr>
          <w:t>User Get Command</w:t>
        </w:r>
        <w:r>
          <w:rPr>
            <w:noProof/>
            <w:webHidden/>
          </w:rPr>
          <w:tab/>
        </w:r>
        <w:r>
          <w:rPr>
            <w:noProof/>
            <w:webHidden/>
          </w:rPr>
          <w:fldChar w:fldCharType="begin"/>
        </w:r>
        <w:r>
          <w:rPr>
            <w:noProof/>
            <w:webHidden/>
          </w:rPr>
          <w:instrText xml:space="preserve"> PAGEREF _Toc382323662 \h </w:instrText>
        </w:r>
        <w:r>
          <w:rPr>
            <w:noProof/>
            <w:webHidden/>
          </w:rPr>
        </w:r>
      </w:ins>
      <w:r>
        <w:rPr>
          <w:noProof/>
          <w:webHidden/>
        </w:rPr>
        <w:fldChar w:fldCharType="separate"/>
      </w:r>
      <w:ins w:id="55" w:author="Arnaud Dumont" w:date="2014-03-11T17:52:00Z">
        <w:r>
          <w:rPr>
            <w:noProof/>
            <w:webHidden/>
          </w:rPr>
          <w:t>10</w:t>
        </w:r>
        <w:r>
          <w:rPr>
            <w:noProof/>
            <w:webHidden/>
          </w:rPr>
          <w:fldChar w:fldCharType="end"/>
        </w:r>
        <w:r w:rsidRPr="00987CF1">
          <w:rPr>
            <w:rStyle w:val="Hyperlink"/>
            <w:noProof/>
          </w:rPr>
          <w:fldChar w:fldCharType="end"/>
        </w:r>
      </w:ins>
    </w:p>
    <w:p w:rsidR="00141D07" w:rsidRDefault="00141D07">
      <w:pPr>
        <w:pStyle w:val="TOC2"/>
        <w:rPr>
          <w:ins w:id="56" w:author="Arnaud Dumont" w:date="2014-03-11T17:52:00Z"/>
          <w:rFonts w:eastAsiaTheme="minorEastAsia"/>
          <w:noProof/>
          <w:sz w:val="22"/>
          <w:szCs w:val="22"/>
          <w:lang w:eastAsia="en-AU"/>
        </w:rPr>
      </w:pPr>
      <w:ins w:id="57"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"_Toc382323663"</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4.2</w:t>
        </w:r>
        <w:r>
          <w:rPr>
            <w:rFonts w:eastAsiaTheme="minorEastAsia"/>
            <w:noProof/>
            <w:sz w:val="22"/>
            <w:szCs w:val="22"/>
            <w:lang w:eastAsia="en-AU"/>
          </w:rPr>
          <w:tab/>
        </w:r>
        <w:r w:rsidRPr="00987CF1">
          <w:rPr>
            <w:rStyle w:val="Hyperlink"/>
            <w:noProof/>
          </w:rPr>
          <w:t>User List Command</w:t>
        </w:r>
        <w:r>
          <w:rPr>
            <w:noProof/>
            <w:webHidden/>
          </w:rPr>
          <w:tab/>
        </w:r>
        <w:r>
          <w:rPr>
            <w:noProof/>
            <w:webHidden/>
          </w:rPr>
          <w:fldChar w:fldCharType="begin"/>
        </w:r>
        <w:r>
          <w:rPr>
            <w:noProof/>
            <w:webHidden/>
          </w:rPr>
          <w:instrText xml:space="preserve"> PAGEREF _Toc382323663 \h </w:instrText>
        </w:r>
        <w:r>
          <w:rPr>
            <w:noProof/>
            <w:webHidden/>
          </w:rPr>
        </w:r>
      </w:ins>
      <w:r>
        <w:rPr>
          <w:noProof/>
          <w:webHidden/>
        </w:rPr>
        <w:fldChar w:fldCharType="separate"/>
      </w:r>
      <w:ins w:id="58" w:author="Arnaud Dumont" w:date="2014-03-11T17:52:00Z">
        <w:r>
          <w:rPr>
            <w:noProof/>
            <w:webHidden/>
          </w:rPr>
          <w:t>13</w:t>
        </w:r>
        <w:r>
          <w:rPr>
            <w:noProof/>
            <w:webHidden/>
          </w:rPr>
          <w:fldChar w:fldCharType="end"/>
        </w:r>
        <w:r w:rsidRPr="00987CF1">
          <w:rPr>
            <w:rStyle w:val="Hyperlink"/>
            <w:noProof/>
          </w:rPr>
          <w:fldChar w:fldCharType="end"/>
        </w:r>
      </w:ins>
    </w:p>
    <w:p w:rsidR="00141D07" w:rsidRDefault="00141D07">
      <w:pPr>
        <w:pStyle w:val="TOC1"/>
        <w:rPr>
          <w:ins w:id="59" w:author="Arnaud Dumont" w:date="2014-03-11T17:52:00Z"/>
          <w:rFonts w:eastAsiaTheme="minorEastAsia"/>
          <w:b w:val="0"/>
          <w:noProof/>
          <w:sz w:val="22"/>
          <w:szCs w:val="22"/>
          <w:lang w:eastAsia="en-AU"/>
        </w:rPr>
      </w:pPr>
      <w:ins w:id="60"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"_Toc382323664"</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5</w:t>
        </w:r>
        <w:r>
          <w:rPr>
            <w:rFonts w:eastAsiaTheme="minorEastAsia"/>
            <w:b w:val="0"/>
            <w:noProof/>
            <w:sz w:val="22"/>
            <w:szCs w:val="22"/>
            <w:lang w:eastAsia="en-AU"/>
          </w:rPr>
          <w:tab/>
        </w:r>
        <w:r w:rsidRPr="00987CF1">
          <w:rPr>
            <w:rStyle w:val="Hyperlink"/>
            <w:noProof/>
          </w:rPr>
          <w:t>Name Server Interface Set Commands</w:t>
        </w:r>
        <w:r>
          <w:rPr>
            <w:noProof/>
            <w:webHidden/>
          </w:rPr>
          <w:tab/>
        </w:r>
        <w:r>
          <w:rPr>
            <w:noProof/>
            <w:webHidden/>
          </w:rPr>
          <w:fldChar w:fldCharType="begin"/>
        </w:r>
        <w:r>
          <w:rPr>
            <w:noProof/>
            <w:webHidden/>
          </w:rPr>
          <w:instrText xml:space="preserve"> PAGEREF _Toc382323664 \h </w:instrText>
        </w:r>
        <w:r>
          <w:rPr>
            <w:noProof/>
            <w:webHidden/>
          </w:rPr>
        </w:r>
      </w:ins>
      <w:r>
        <w:rPr>
          <w:noProof/>
          <w:webHidden/>
        </w:rPr>
        <w:fldChar w:fldCharType="separate"/>
      </w:r>
      <w:ins w:id="61" w:author="Arnaud Dumont" w:date="2014-03-11T17:52:00Z">
        <w:r>
          <w:rPr>
            <w:noProof/>
            <w:webHidden/>
          </w:rPr>
          <w:t>17</w:t>
        </w:r>
        <w:r>
          <w:rPr>
            <w:noProof/>
            <w:webHidden/>
          </w:rPr>
          <w:fldChar w:fldCharType="end"/>
        </w:r>
        <w:r w:rsidRPr="00987CF1">
          <w:rPr>
            <w:rStyle w:val="Hyperlink"/>
            <w:noProof/>
          </w:rPr>
          <w:fldChar w:fldCharType="end"/>
        </w:r>
      </w:ins>
    </w:p>
    <w:p w:rsidR="00141D07" w:rsidRDefault="00141D07">
      <w:pPr>
        <w:pStyle w:val="TOC2"/>
        <w:rPr>
          <w:ins w:id="62" w:author="Arnaud Dumont" w:date="2014-03-11T17:52:00Z"/>
          <w:rFonts w:eastAsiaTheme="minorEastAsia"/>
          <w:noProof/>
          <w:sz w:val="22"/>
          <w:szCs w:val="22"/>
          <w:lang w:eastAsia="en-AU"/>
        </w:rPr>
      </w:pPr>
      <w:ins w:id="63"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"_Toc382323665"</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5.1</w:t>
        </w:r>
        <w:r>
          <w:rPr>
            <w:rFonts w:eastAsiaTheme="minorEastAsia"/>
            <w:noProof/>
            <w:sz w:val="22"/>
            <w:szCs w:val="22"/>
            <w:lang w:eastAsia="en-AU"/>
          </w:rPr>
          <w:tab/>
        </w:r>
        <w:r w:rsidRPr="00987CF1">
          <w:rPr>
            <w:rStyle w:val="Hyperlink"/>
            <w:noProof/>
          </w:rPr>
          <w:t>Name Server Interface Set Get Command</w:t>
        </w:r>
        <w:r>
          <w:rPr>
            <w:noProof/>
            <w:webHidden/>
          </w:rPr>
          <w:tab/>
        </w:r>
        <w:r>
          <w:rPr>
            <w:noProof/>
            <w:webHidden/>
          </w:rPr>
          <w:fldChar w:fldCharType="begin"/>
        </w:r>
        <w:r>
          <w:rPr>
            <w:noProof/>
            <w:webHidden/>
          </w:rPr>
          <w:instrText xml:space="preserve"> PAGEREF _Toc382323665 \h </w:instrText>
        </w:r>
        <w:r>
          <w:rPr>
            <w:noProof/>
            <w:webHidden/>
          </w:rPr>
        </w:r>
      </w:ins>
      <w:r>
        <w:rPr>
          <w:noProof/>
          <w:webHidden/>
        </w:rPr>
        <w:fldChar w:fldCharType="separate"/>
      </w:r>
      <w:ins w:id="64" w:author="Arnaud Dumont" w:date="2014-03-11T17:52:00Z">
        <w:r>
          <w:rPr>
            <w:noProof/>
            <w:webHidden/>
          </w:rPr>
          <w:t>17</w:t>
        </w:r>
        <w:r>
          <w:rPr>
            <w:noProof/>
            <w:webHidden/>
          </w:rPr>
          <w:fldChar w:fldCharType="end"/>
        </w:r>
        <w:r w:rsidRPr="00987CF1">
          <w:rPr>
            <w:rStyle w:val="Hyperlink"/>
            <w:noProof/>
          </w:rPr>
          <w:fldChar w:fldCharType="end"/>
        </w:r>
      </w:ins>
    </w:p>
    <w:p w:rsidR="00141D07" w:rsidRDefault="00141D07">
      <w:pPr>
        <w:pStyle w:val="TOC1"/>
        <w:rPr>
          <w:ins w:id="65" w:author="Arnaud Dumont" w:date="2014-03-11T17:52:00Z"/>
          <w:rFonts w:eastAsiaTheme="minorEastAsia"/>
          <w:b w:val="0"/>
          <w:noProof/>
          <w:sz w:val="22"/>
          <w:szCs w:val="22"/>
          <w:lang w:eastAsia="en-AU"/>
        </w:rPr>
      </w:pPr>
      <w:ins w:id="66"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"_Toc382323666"</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6</w:t>
        </w:r>
        <w:r>
          <w:rPr>
            <w:rFonts w:eastAsiaTheme="minorEastAsia"/>
            <w:b w:val="0"/>
            <w:noProof/>
            <w:sz w:val="22"/>
            <w:szCs w:val="22"/>
            <w:lang w:eastAsia="en-AU"/>
          </w:rPr>
          <w:tab/>
        </w:r>
        <w:r w:rsidRPr="00987CF1">
          <w:rPr>
            <w:rStyle w:val="Hyperlink"/>
            <w:noProof/>
          </w:rPr>
          <w:t>Name Server Set Commands</w:t>
        </w:r>
        <w:r>
          <w:rPr>
            <w:noProof/>
            <w:webHidden/>
          </w:rPr>
          <w:tab/>
        </w:r>
        <w:r>
          <w:rPr>
            <w:noProof/>
            <w:webHidden/>
          </w:rPr>
          <w:fldChar w:fldCharType="begin"/>
        </w:r>
        <w:r>
          <w:rPr>
            <w:noProof/>
            <w:webHidden/>
          </w:rPr>
          <w:instrText xml:space="preserve"> PAGEREF _Toc382323666 \h </w:instrText>
        </w:r>
        <w:r>
          <w:rPr>
            <w:noProof/>
            <w:webHidden/>
          </w:rPr>
        </w:r>
      </w:ins>
      <w:r>
        <w:rPr>
          <w:noProof/>
          <w:webHidden/>
        </w:rPr>
        <w:fldChar w:fldCharType="separate"/>
      </w:r>
      <w:ins w:id="67" w:author="Arnaud Dumont" w:date="2014-03-11T17:52:00Z">
        <w:r>
          <w:rPr>
            <w:noProof/>
            <w:webHidden/>
          </w:rPr>
          <w:t>21</w:t>
        </w:r>
        <w:r>
          <w:rPr>
            <w:noProof/>
            <w:webHidden/>
          </w:rPr>
          <w:fldChar w:fldCharType="end"/>
        </w:r>
        <w:r w:rsidRPr="00987CF1">
          <w:rPr>
            <w:rStyle w:val="Hyperlink"/>
            <w:noProof/>
          </w:rPr>
          <w:fldChar w:fldCharType="end"/>
        </w:r>
      </w:ins>
    </w:p>
    <w:p w:rsidR="00141D07" w:rsidRDefault="00141D07">
      <w:pPr>
        <w:pStyle w:val="TOC2"/>
        <w:rPr>
          <w:ins w:id="68" w:author="Arnaud Dumont" w:date="2014-03-11T17:52:00Z"/>
          <w:rFonts w:eastAsiaTheme="minorEastAsia"/>
          <w:noProof/>
          <w:sz w:val="22"/>
          <w:szCs w:val="22"/>
          <w:lang w:eastAsia="en-AU"/>
        </w:rPr>
      </w:pPr>
      <w:ins w:id="69"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"_Toc382323667"</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6.1</w:t>
        </w:r>
        <w:r>
          <w:rPr>
            <w:rFonts w:eastAsiaTheme="minorEastAsia"/>
            <w:noProof/>
            <w:sz w:val="22"/>
            <w:szCs w:val="22"/>
            <w:lang w:eastAsia="en-AU"/>
          </w:rPr>
          <w:tab/>
        </w:r>
        <w:r w:rsidRPr="00987CF1">
          <w:rPr>
            <w:rStyle w:val="Hyperlink"/>
            <w:noProof/>
          </w:rPr>
          <w:t>Name Server Set Get Command</w:t>
        </w:r>
        <w:r>
          <w:rPr>
            <w:noProof/>
            <w:webHidden/>
          </w:rPr>
          <w:tab/>
        </w:r>
        <w:r>
          <w:rPr>
            <w:noProof/>
            <w:webHidden/>
          </w:rPr>
          <w:fldChar w:fldCharType="begin"/>
        </w:r>
        <w:r>
          <w:rPr>
            <w:noProof/>
            <w:webHidden/>
          </w:rPr>
          <w:instrText xml:space="preserve"> PAGEREF _Toc382323667 \h </w:instrText>
        </w:r>
        <w:r>
          <w:rPr>
            <w:noProof/>
            <w:webHidden/>
          </w:rPr>
        </w:r>
      </w:ins>
      <w:r>
        <w:rPr>
          <w:noProof/>
          <w:webHidden/>
        </w:rPr>
        <w:fldChar w:fldCharType="separate"/>
      </w:r>
      <w:ins w:id="70" w:author="Arnaud Dumont" w:date="2014-03-11T17:52:00Z">
        <w:r>
          <w:rPr>
            <w:noProof/>
            <w:webHidden/>
          </w:rPr>
          <w:t>21</w:t>
        </w:r>
        <w:r>
          <w:rPr>
            <w:noProof/>
            <w:webHidden/>
          </w:rPr>
          <w:fldChar w:fldCharType="end"/>
        </w:r>
        <w:r w:rsidRPr="00987CF1">
          <w:rPr>
            <w:rStyle w:val="Hyperlink"/>
            <w:noProof/>
          </w:rPr>
          <w:fldChar w:fldCharType="end"/>
        </w:r>
      </w:ins>
    </w:p>
    <w:p w:rsidR="00141D07" w:rsidRDefault="00141D07">
      <w:pPr>
        <w:pStyle w:val="TOC2"/>
        <w:rPr>
          <w:ins w:id="71" w:author="Arnaud Dumont" w:date="2014-03-11T17:52:00Z"/>
          <w:rFonts w:eastAsiaTheme="minorEastAsia"/>
          <w:noProof/>
          <w:sz w:val="22"/>
          <w:szCs w:val="22"/>
          <w:lang w:eastAsia="en-AU"/>
        </w:rPr>
      </w:pPr>
      <w:ins w:id="72"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"_Toc382323668"</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6.2</w:t>
        </w:r>
        <w:r>
          <w:rPr>
            <w:rFonts w:eastAsiaTheme="minorEastAsia"/>
            <w:noProof/>
            <w:sz w:val="22"/>
            <w:szCs w:val="22"/>
            <w:lang w:eastAsia="en-AU"/>
          </w:rPr>
          <w:tab/>
        </w:r>
        <w:r w:rsidRPr="00987CF1">
          <w:rPr>
            <w:rStyle w:val="Hyperlink"/>
            <w:noProof/>
          </w:rPr>
          <w:t>Name Server Set List Command</w:t>
        </w:r>
        <w:r>
          <w:rPr>
            <w:noProof/>
            <w:webHidden/>
          </w:rPr>
          <w:tab/>
        </w:r>
        <w:r>
          <w:rPr>
            <w:noProof/>
            <w:webHidden/>
          </w:rPr>
          <w:fldChar w:fldCharType="begin"/>
        </w:r>
        <w:r>
          <w:rPr>
            <w:noProof/>
            <w:webHidden/>
          </w:rPr>
          <w:instrText xml:space="preserve"> PAGEREF _Toc382323668 \h </w:instrText>
        </w:r>
        <w:r>
          <w:rPr>
            <w:noProof/>
            <w:webHidden/>
          </w:rPr>
        </w:r>
      </w:ins>
      <w:r>
        <w:rPr>
          <w:noProof/>
          <w:webHidden/>
        </w:rPr>
        <w:fldChar w:fldCharType="separate"/>
      </w:r>
      <w:ins w:id="73" w:author="Arnaud Dumont" w:date="2014-03-11T17:52:00Z">
        <w:r>
          <w:rPr>
            <w:noProof/>
            <w:webHidden/>
          </w:rPr>
          <w:t>24</w:t>
        </w:r>
        <w:r>
          <w:rPr>
            <w:noProof/>
            <w:webHidden/>
          </w:rPr>
          <w:fldChar w:fldCharType="end"/>
        </w:r>
        <w:r w:rsidRPr="00987CF1">
          <w:rPr>
            <w:rStyle w:val="Hyperlink"/>
            <w:noProof/>
          </w:rPr>
          <w:fldChar w:fldCharType="end"/>
        </w:r>
      </w:ins>
    </w:p>
    <w:p w:rsidR="00141D07" w:rsidRDefault="00141D07">
      <w:pPr>
        <w:pStyle w:val="TOC1"/>
        <w:rPr>
          <w:ins w:id="74" w:author="Arnaud Dumont" w:date="2014-03-11T17:52:00Z"/>
          <w:rFonts w:eastAsiaTheme="minorEastAsia"/>
          <w:b w:val="0"/>
          <w:noProof/>
          <w:sz w:val="22"/>
          <w:szCs w:val="22"/>
          <w:lang w:eastAsia="en-AU"/>
        </w:rPr>
      </w:pPr>
      <w:ins w:id="75"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"_Toc382323669"</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7</w:t>
        </w:r>
        <w:r>
          <w:rPr>
            <w:rFonts w:eastAsiaTheme="minorEastAsia"/>
            <w:b w:val="0"/>
            <w:noProof/>
            <w:sz w:val="22"/>
            <w:szCs w:val="22"/>
            <w:lang w:eastAsia="en-AU"/>
          </w:rPr>
          <w:tab/>
        </w:r>
        <w:r w:rsidRPr="00987CF1">
          <w:rPr>
            <w:rStyle w:val="Hyperlink"/>
            <w:noProof/>
          </w:rPr>
          <w:t>Plan Commands</w:t>
        </w:r>
        <w:r>
          <w:rPr>
            <w:noProof/>
            <w:webHidden/>
          </w:rPr>
          <w:tab/>
        </w:r>
        <w:r>
          <w:rPr>
            <w:noProof/>
            <w:webHidden/>
          </w:rPr>
          <w:fldChar w:fldCharType="begin"/>
        </w:r>
        <w:r>
          <w:rPr>
            <w:noProof/>
            <w:webHidden/>
          </w:rPr>
          <w:instrText xml:space="preserve"> PAGEREF _Toc382323669 \h </w:instrText>
        </w:r>
        <w:r>
          <w:rPr>
            <w:noProof/>
            <w:webHidden/>
          </w:rPr>
        </w:r>
      </w:ins>
      <w:r>
        <w:rPr>
          <w:noProof/>
          <w:webHidden/>
        </w:rPr>
        <w:fldChar w:fldCharType="separate"/>
      </w:r>
      <w:ins w:id="76" w:author="Arnaud Dumont" w:date="2014-03-11T17:52:00Z">
        <w:r>
          <w:rPr>
            <w:noProof/>
            <w:webHidden/>
          </w:rPr>
          <w:t>28</w:t>
        </w:r>
        <w:r>
          <w:rPr>
            <w:noProof/>
            <w:webHidden/>
          </w:rPr>
          <w:fldChar w:fldCharType="end"/>
        </w:r>
        <w:r w:rsidRPr="00987CF1">
          <w:rPr>
            <w:rStyle w:val="Hyperlink"/>
            <w:noProof/>
          </w:rPr>
          <w:fldChar w:fldCharType="end"/>
        </w:r>
      </w:ins>
    </w:p>
    <w:p w:rsidR="00141D07" w:rsidRDefault="00141D07">
      <w:pPr>
        <w:pStyle w:val="TOC2"/>
        <w:rPr>
          <w:ins w:id="77" w:author="Arnaud Dumont" w:date="2014-03-11T17:52:00Z"/>
          <w:rFonts w:eastAsiaTheme="minorEastAsia"/>
          <w:noProof/>
          <w:sz w:val="22"/>
          <w:szCs w:val="22"/>
          <w:lang w:eastAsia="en-AU"/>
        </w:rPr>
      </w:pPr>
      <w:ins w:id="78"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"_Toc382323670"</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7.1</w:t>
        </w:r>
        <w:r>
          <w:rPr>
            <w:rFonts w:eastAsiaTheme="minorEastAsia"/>
            <w:noProof/>
            <w:sz w:val="22"/>
            <w:szCs w:val="22"/>
            <w:lang w:eastAsia="en-AU"/>
          </w:rPr>
          <w:tab/>
        </w:r>
        <w:r w:rsidRPr="00987CF1">
          <w:rPr>
            <w:rStyle w:val="Hyperlink"/>
            <w:noProof/>
          </w:rPr>
          <w:t>Plan Get Command</w:t>
        </w:r>
        <w:r>
          <w:rPr>
            <w:noProof/>
            <w:webHidden/>
          </w:rPr>
          <w:tab/>
        </w:r>
        <w:r>
          <w:rPr>
            <w:noProof/>
            <w:webHidden/>
          </w:rPr>
          <w:fldChar w:fldCharType="begin"/>
        </w:r>
        <w:r>
          <w:rPr>
            <w:noProof/>
            <w:webHidden/>
          </w:rPr>
          <w:instrText xml:space="preserve"> PAGEREF _Toc382323670 \h </w:instrText>
        </w:r>
        <w:r>
          <w:rPr>
            <w:noProof/>
            <w:webHidden/>
          </w:rPr>
        </w:r>
      </w:ins>
      <w:r>
        <w:rPr>
          <w:noProof/>
          <w:webHidden/>
        </w:rPr>
        <w:fldChar w:fldCharType="separate"/>
      </w:r>
      <w:ins w:id="79" w:author="Arnaud Dumont" w:date="2014-03-11T17:52:00Z">
        <w:r>
          <w:rPr>
            <w:noProof/>
            <w:webHidden/>
          </w:rPr>
          <w:t>28</w:t>
        </w:r>
        <w:r>
          <w:rPr>
            <w:noProof/>
            <w:webHidden/>
          </w:rPr>
          <w:fldChar w:fldCharType="end"/>
        </w:r>
        <w:r w:rsidRPr="00987CF1">
          <w:rPr>
            <w:rStyle w:val="Hyperlink"/>
            <w:noProof/>
          </w:rPr>
          <w:fldChar w:fldCharType="end"/>
        </w:r>
      </w:ins>
    </w:p>
    <w:p w:rsidR="00141D07" w:rsidRDefault="00141D07">
      <w:pPr>
        <w:pStyle w:val="TOC2"/>
        <w:rPr>
          <w:ins w:id="80" w:author="Arnaud Dumont" w:date="2014-03-11T17:52:00Z"/>
          <w:rFonts w:eastAsiaTheme="minorEastAsia"/>
          <w:noProof/>
          <w:sz w:val="22"/>
          <w:szCs w:val="22"/>
          <w:lang w:eastAsia="en-AU"/>
        </w:rPr>
      </w:pPr>
      <w:ins w:id="81"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"_Toc382323671"</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7.2</w:t>
        </w:r>
        <w:r>
          <w:rPr>
            <w:rFonts w:eastAsiaTheme="minorEastAsia"/>
            <w:noProof/>
            <w:sz w:val="22"/>
            <w:szCs w:val="22"/>
            <w:lang w:eastAsia="en-AU"/>
          </w:rPr>
          <w:tab/>
        </w:r>
        <w:r w:rsidRPr="00987CF1">
          <w:rPr>
            <w:rStyle w:val="Hyperlink"/>
            <w:noProof/>
          </w:rPr>
          <w:t>Plan List Command</w:t>
        </w:r>
        <w:r>
          <w:rPr>
            <w:noProof/>
            <w:webHidden/>
          </w:rPr>
          <w:tab/>
        </w:r>
        <w:r>
          <w:rPr>
            <w:noProof/>
            <w:webHidden/>
          </w:rPr>
          <w:fldChar w:fldCharType="begin"/>
        </w:r>
        <w:r>
          <w:rPr>
            <w:noProof/>
            <w:webHidden/>
          </w:rPr>
          <w:instrText xml:space="preserve"> PAGEREF _Toc382323671 \h </w:instrText>
        </w:r>
        <w:r>
          <w:rPr>
            <w:noProof/>
            <w:webHidden/>
          </w:rPr>
        </w:r>
      </w:ins>
      <w:r>
        <w:rPr>
          <w:noProof/>
          <w:webHidden/>
        </w:rPr>
        <w:fldChar w:fldCharType="separate"/>
      </w:r>
      <w:ins w:id="82" w:author="Arnaud Dumont" w:date="2014-03-11T17:52:00Z">
        <w:r>
          <w:rPr>
            <w:noProof/>
            <w:webHidden/>
          </w:rPr>
          <w:t>32</w:t>
        </w:r>
        <w:r>
          <w:rPr>
            <w:noProof/>
            <w:webHidden/>
          </w:rPr>
          <w:fldChar w:fldCharType="end"/>
        </w:r>
        <w:r w:rsidRPr="00987CF1">
          <w:rPr>
            <w:rStyle w:val="Hyperlink"/>
            <w:noProof/>
          </w:rPr>
          <w:fldChar w:fldCharType="end"/>
        </w:r>
      </w:ins>
    </w:p>
    <w:p w:rsidR="00141D07" w:rsidRDefault="00141D07">
      <w:pPr>
        <w:pStyle w:val="TOC1"/>
        <w:rPr>
          <w:ins w:id="83" w:author="Arnaud Dumont" w:date="2014-03-11T17:52:00Z"/>
          <w:rFonts w:eastAsiaTheme="minorEastAsia"/>
          <w:b w:val="0"/>
          <w:noProof/>
          <w:sz w:val="22"/>
          <w:szCs w:val="22"/>
          <w:lang w:eastAsia="en-AU"/>
        </w:rPr>
      </w:pPr>
      <w:ins w:id="84"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"_Toc382323672"</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w:t>
        </w:r>
        <w:r>
          <w:rPr>
            <w:rFonts w:eastAsiaTheme="minorEastAsia"/>
            <w:b w:val="0"/>
            <w:noProof/>
            <w:sz w:val="22"/>
            <w:szCs w:val="22"/>
            <w:lang w:eastAsia="en-AU"/>
          </w:rPr>
          <w:tab/>
        </w:r>
        <w:r w:rsidRPr="00987CF1">
          <w:rPr>
            <w:rStyle w:val="Hyperlink"/>
            <w:noProof/>
          </w:rPr>
          <w:t>Zone Commands</w:t>
        </w:r>
        <w:r>
          <w:rPr>
            <w:noProof/>
            <w:webHidden/>
          </w:rPr>
          <w:tab/>
        </w:r>
        <w:r>
          <w:rPr>
            <w:noProof/>
            <w:webHidden/>
          </w:rPr>
          <w:fldChar w:fldCharType="begin"/>
        </w:r>
        <w:r>
          <w:rPr>
            <w:noProof/>
            <w:webHidden/>
          </w:rPr>
          <w:instrText xml:space="preserve"> PAGEREF _Toc382323672 \h </w:instrText>
        </w:r>
        <w:r>
          <w:rPr>
            <w:noProof/>
            <w:webHidden/>
          </w:rPr>
        </w:r>
      </w:ins>
      <w:r>
        <w:rPr>
          <w:noProof/>
          <w:webHidden/>
        </w:rPr>
        <w:fldChar w:fldCharType="separate"/>
      </w:r>
      <w:ins w:id="85" w:author="Arnaud Dumont" w:date="2014-03-11T17:52:00Z">
        <w:r>
          <w:rPr>
            <w:noProof/>
            <w:webHidden/>
          </w:rPr>
          <w:t>36</w:t>
        </w:r>
        <w:r>
          <w:rPr>
            <w:noProof/>
            <w:webHidden/>
          </w:rPr>
          <w:fldChar w:fldCharType="end"/>
        </w:r>
        <w:r w:rsidRPr="00987CF1">
          <w:rPr>
            <w:rStyle w:val="Hyperlink"/>
            <w:noProof/>
          </w:rPr>
          <w:fldChar w:fldCharType="end"/>
        </w:r>
      </w:ins>
    </w:p>
    <w:p w:rsidR="00141D07" w:rsidRDefault="00141D07">
      <w:pPr>
        <w:pStyle w:val="TOC2"/>
        <w:rPr>
          <w:ins w:id="86" w:author="Arnaud Dumont" w:date="2014-03-11T17:52:00Z"/>
          <w:rFonts w:eastAsiaTheme="minorEastAsia"/>
          <w:noProof/>
          <w:sz w:val="22"/>
          <w:szCs w:val="22"/>
          <w:lang w:eastAsia="en-AU"/>
        </w:rPr>
      </w:pPr>
      <w:ins w:id="87"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"_Toc382323673"</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8.1</w:t>
        </w:r>
        <w:r>
          <w:rPr>
            <w:rFonts w:eastAsiaTheme="minorEastAsia"/>
            <w:noProof/>
            <w:sz w:val="22"/>
            <w:szCs w:val="22"/>
            <w:lang w:eastAsia="en-AU"/>
          </w:rPr>
          <w:tab/>
        </w:r>
        <w:r w:rsidRPr="00987CF1">
          <w:rPr>
            <w:rStyle w:val="Hyperlink"/>
            <w:noProof/>
          </w:rPr>
          <w:t>Zone Get Command</w:t>
        </w:r>
        <w:r>
          <w:rPr>
            <w:noProof/>
            <w:webHidden/>
          </w:rPr>
          <w:tab/>
        </w:r>
        <w:r>
          <w:rPr>
            <w:noProof/>
            <w:webHidden/>
          </w:rPr>
          <w:fldChar w:fldCharType="begin"/>
        </w:r>
        <w:r>
          <w:rPr>
            <w:noProof/>
            <w:webHidden/>
          </w:rPr>
          <w:instrText xml:space="preserve"> PAGEREF _Toc382323673 \h </w:instrText>
        </w:r>
        <w:r>
          <w:rPr>
            <w:noProof/>
            <w:webHidden/>
          </w:rPr>
        </w:r>
      </w:ins>
      <w:r>
        <w:rPr>
          <w:noProof/>
          <w:webHidden/>
        </w:rPr>
        <w:fldChar w:fldCharType="separate"/>
      </w:r>
      <w:ins w:id="88" w:author="Arnaud Dumont" w:date="2014-03-11T17:52:00Z">
        <w:r>
          <w:rPr>
            <w:noProof/>
            <w:webHidden/>
          </w:rPr>
          <w:t>36</w:t>
        </w:r>
        <w:r>
          <w:rPr>
            <w:noProof/>
            <w:webHidden/>
          </w:rPr>
          <w:fldChar w:fldCharType="end"/>
        </w:r>
        <w:r w:rsidRPr="00987CF1">
          <w:rPr>
            <w:rStyle w:val="Hyperlink"/>
            <w:noProof/>
          </w:rPr>
          <w:fldChar w:fldCharType="end"/>
        </w:r>
      </w:ins>
    </w:p>
    <w:p w:rsidR="00141D07" w:rsidRDefault="00141D07">
      <w:pPr>
        <w:pStyle w:val="TOC2"/>
        <w:rPr>
          <w:ins w:id="89" w:author="Arnaud Dumont" w:date="2014-03-11T17:52:00Z"/>
          <w:rFonts w:eastAsiaTheme="minorEastAsia"/>
          <w:noProof/>
          <w:sz w:val="22"/>
          <w:szCs w:val="22"/>
          <w:lang w:eastAsia="en-AU"/>
        </w:rPr>
      </w:pPr>
      <w:ins w:id="90"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"_Toc382323674"</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8.2</w:t>
        </w:r>
        <w:r>
          <w:rPr>
            <w:rFonts w:eastAsiaTheme="minorEastAsia"/>
            <w:noProof/>
            <w:sz w:val="22"/>
            <w:szCs w:val="22"/>
            <w:lang w:eastAsia="en-AU"/>
          </w:rPr>
          <w:tab/>
        </w:r>
        <w:r w:rsidRPr="00987CF1">
          <w:rPr>
            <w:rStyle w:val="Hyperlink"/>
            <w:noProof/>
          </w:rPr>
          <w:t>Zone List Command</w:t>
        </w:r>
        <w:r>
          <w:rPr>
            <w:noProof/>
            <w:webHidden/>
          </w:rPr>
          <w:tab/>
        </w:r>
        <w:r>
          <w:rPr>
            <w:noProof/>
            <w:webHidden/>
          </w:rPr>
          <w:fldChar w:fldCharType="begin"/>
        </w:r>
        <w:r>
          <w:rPr>
            <w:noProof/>
            <w:webHidden/>
          </w:rPr>
          <w:instrText xml:space="preserve"> PAGEREF _Toc382323674 \h </w:instrText>
        </w:r>
        <w:r>
          <w:rPr>
            <w:noProof/>
            <w:webHidden/>
          </w:rPr>
        </w:r>
      </w:ins>
      <w:r>
        <w:rPr>
          <w:noProof/>
          <w:webHidden/>
        </w:rPr>
        <w:fldChar w:fldCharType="separate"/>
      </w:r>
      <w:ins w:id="91" w:author="Arnaud Dumont" w:date="2014-03-11T17:52:00Z">
        <w:r>
          <w:rPr>
            <w:noProof/>
            <w:webHidden/>
          </w:rPr>
          <w:t>50</w:t>
        </w:r>
        <w:r>
          <w:rPr>
            <w:noProof/>
            <w:webHidden/>
          </w:rPr>
          <w:fldChar w:fldCharType="end"/>
        </w:r>
        <w:r w:rsidRPr="00987CF1">
          <w:rPr>
            <w:rStyle w:val="Hyperlink"/>
            <w:noProof/>
          </w:rPr>
          <w:fldChar w:fldCharType="end"/>
        </w:r>
      </w:ins>
    </w:p>
    <w:p w:rsidR="00141D07" w:rsidRDefault="00141D07">
      <w:pPr>
        <w:pStyle w:val="TOC2"/>
        <w:rPr>
          <w:ins w:id="92" w:author="Arnaud Dumont" w:date="2014-03-11T17:52:00Z"/>
          <w:rFonts w:eastAsiaTheme="minorEastAsia"/>
          <w:noProof/>
          <w:sz w:val="22"/>
          <w:szCs w:val="22"/>
          <w:lang w:eastAsia="en-AU"/>
        </w:rPr>
      </w:pPr>
      <w:ins w:id="93"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"_Toc382323675"</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8.3</w:t>
        </w:r>
        <w:r>
          <w:rPr>
            <w:rFonts w:eastAsiaTheme="minorEastAsia"/>
            <w:noProof/>
            <w:sz w:val="22"/>
            <w:szCs w:val="22"/>
            <w:lang w:eastAsia="en-AU"/>
          </w:rPr>
          <w:tab/>
        </w:r>
        <w:r w:rsidRPr="00987CF1">
          <w:rPr>
            <w:rStyle w:val="Hyperlink"/>
            <w:noProof/>
          </w:rPr>
          <w:t>Zone Create Command</w:t>
        </w:r>
        <w:r>
          <w:rPr>
            <w:noProof/>
            <w:webHidden/>
          </w:rPr>
          <w:tab/>
        </w:r>
        <w:r>
          <w:rPr>
            <w:noProof/>
            <w:webHidden/>
          </w:rPr>
          <w:fldChar w:fldCharType="begin"/>
        </w:r>
        <w:r>
          <w:rPr>
            <w:noProof/>
            <w:webHidden/>
          </w:rPr>
          <w:instrText xml:space="preserve"> PAGEREF _Toc382323675 \h </w:instrText>
        </w:r>
        <w:r>
          <w:rPr>
            <w:noProof/>
            <w:webHidden/>
          </w:rPr>
        </w:r>
      </w:ins>
      <w:r>
        <w:rPr>
          <w:noProof/>
          <w:webHidden/>
        </w:rPr>
        <w:fldChar w:fldCharType="separate"/>
      </w:r>
      <w:ins w:id="94" w:author="Arnaud Dumont" w:date="2014-03-11T17:52:00Z">
        <w:r>
          <w:rPr>
            <w:noProof/>
            <w:webHidden/>
          </w:rPr>
          <w:t>54</w:t>
        </w:r>
        <w:r>
          <w:rPr>
            <w:noProof/>
            <w:webHidden/>
          </w:rPr>
          <w:fldChar w:fldCharType="end"/>
        </w:r>
        <w:r w:rsidRPr="00987CF1">
          <w:rPr>
            <w:rStyle w:val="Hyperlink"/>
            <w:noProof/>
          </w:rPr>
          <w:fldChar w:fldCharType="end"/>
        </w:r>
      </w:ins>
    </w:p>
    <w:p w:rsidR="00141D07" w:rsidRDefault="00141D07">
      <w:pPr>
        <w:pStyle w:val="TOC2"/>
        <w:rPr>
          <w:ins w:id="95" w:author="Arnaud Dumont" w:date="2014-03-11T17:52:00Z"/>
          <w:rFonts w:eastAsiaTheme="minorEastAsia"/>
          <w:noProof/>
          <w:sz w:val="22"/>
          <w:szCs w:val="22"/>
          <w:lang w:eastAsia="en-AU"/>
        </w:rPr>
      </w:pPr>
      <w:ins w:id="96"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"_Toc382323676"</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8.4</w:t>
        </w:r>
        <w:r>
          <w:rPr>
            <w:rFonts w:eastAsiaTheme="minorEastAsia"/>
            <w:noProof/>
            <w:sz w:val="22"/>
            <w:szCs w:val="22"/>
            <w:lang w:eastAsia="en-AU"/>
          </w:rPr>
          <w:tab/>
        </w:r>
        <w:r w:rsidRPr="00987CF1">
          <w:rPr>
            <w:rStyle w:val="Hyperlink"/>
            <w:noProof/>
          </w:rPr>
          <w:t>Zone Update Command</w:t>
        </w:r>
        <w:r>
          <w:rPr>
            <w:noProof/>
            <w:webHidden/>
          </w:rPr>
          <w:tab/>
        </w:r>
        <w:r>
          <w:rPr>
            <w:noProof/>
            <w:webHidden/>
          </w:rPr>
          <w:fldChar w:fldCharType="begin"/>
        </w:r>
        <w:r>
          <w:rPr>
            <w:noProof/>
            <w:webHidden/>
          </w:rPr>
          <w:instrText xml:space="preserve"> PAGEREF _Toc382323676 \h </w:instrText>
        </w:r>
        <w:r>
          <w:rPr>
            <w:noProof/>
            <w:webHidden/>
          </w:rPr>
        </w:r>
      </w:ins>
      <w:r>
        <w:rPr>
          <w:noProof/>
          <w:webHidden/>
        </w:rPr>
        <w:fldChar w:fldCharType="separate"/>
      </w:r>
      <w:ins w:id="97" w:author="Arnaud Dumont" w:date="2014-03-11T17:52:00Z">
        <w:r>
          <w:rPr>
            <w:noProof/>
            <w:webHidden/>
          </w:rPr>
          <w:t>61</w:t>
        </w:r>
        <w:r>
          <w:rPr>
            <w:noProof/>
            <w:webHidden/>
          </w:rPr>
          <w:fldChar w:fldCharType="end"/>
        </w:r>
        <w:r w:rsidRPr="00987CF1">
          <w:rPr>
            <w:rStyle w:val="Hyperlink"/>
            <w:noProof/>
          </w:rPr>
          <w:fldChar w:fldCharType="end"/>
        </w:r>
      </w:ins>
    </w:p>
    <w:p w:rsidR="00141D07" w:rsidRDefault="00141D07">
      <w:pPr>
        <w:pStyle w:val="TOC2"/>
        <w:rPr>
          <w:ins w:id="98" w:author="Arnaud Dumont" w:date="2014-03-11T17:52:00Z"/>
          <w:rFonts w:eastAsiaTheme="minorEastAsia"/>
          <w:noProof/>
          <w:sz w:val="22"/>
          <w:szCs w:val="22"/>
          <w:lang w:eastAsia="en-AU"/>
        </w:rPr>
      </w:pPr>
      <w:ins w:id="99"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"_Toc382323677"</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8.5</w:t>
        </w:r>
        <w:r>
          <w:rPr>
            <w:rFonts w:eastAsiaTheme="minorEastAsia"/>
            <w:noProof/>
            <w:sz w:val="22"/>
            <w:szCs w:val="22"/>
            <w:lang w:eastAsia="en-AU"/>
          </w:rPr>
          <w:tab/>
        </w:r>
        <w:r w:rsidRPr="00987CF1">
          <w:rPr>
            <w:rStyle w:val="Hyperlink"/>
            <w:noProof/>
          </w:rPr>
          <w:t>Zone Update Resource Records Command</w:t>
        </w:r>
        <w:r>
          <w:rPr>
            <w:noProof/>
            <w:webHidden/>
          </w:rPr>
          <w:tab/>
        </w:r>
        <w:r>
          <w:rPr>
            <w:noProof/>
            <w:webHidden/>
          </w:rPr>
          <w:fldChar w:fldCharType="begin"/>
        </w:r>
        <w:r>
          <w:rPr>
            <w:noProof/>
            <w:webHidden/>
          </w:rPr>
          <w:instrText xml:space="preserve"> PAGEREF _Toc382323677 \h </w:instrText>
        </w:r>
        <w:r>
          <w:rPr>
            <w:noProof/>
            <w:webHidden/>
          </w:rPr>
        </w:r>
      </w:ins>
      <w:r>
        <w:rPr>
          <w:noProof/>
          <w:webHidden/>
        </w:rPr>
        <w:fldChar w:fldCharType="separate"/>
      </w:r>
      <w:ins w:id="100" w:author="Arnaud Dumont" w:date="2014-03-11T17:52:00Z">
        <w:r>
          <w:rPr>
            <w:noProof/>
            <w:webHidden/>
          </w:rPr>
          <w:t>69</w:t>
        </w:r>
        <w:r>
          <w:rPr>
            <w:noProof/>
            <w:webHidden/>
          </w:rPr>
          <w:fldChar w:fldCharType="end"/>
        </w:r>
        <w:r w:rsidRPr="00987CF1">
          <w:rPr>
            <w:rStyle w:val="Hyperlink"/>
            <w:noProof/>
          </w:rPr>
          <w:fldChar w:fldCharType="end"/>
        </w:r>
      </w:ins>
    </w:p>
    <w:p w:rsidR="00141D07" w:rsidRDefault="00141D07">
      <w:pPr>
        <w:pStyle w:val="TOC2"/>
        <w:rPr>
          <w:ins w:id="101" w:author="Arnaud Dumont" w:date="2014-03-11T17:52:00Z"/>
          <w:rFonts w:eastAsiaTheme="minorEastAsia"/>
          <w:noProof/>
          <w:sz w:val="22"/>
          <w:szCs w:val="22"/>
          <w:lang w:eastAsia="en-AU"/>
        </w:rPr>
      </w:pPr>
      <w:ins w:id="102"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"_Toc382323678"</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8.6</w:t>
        </w:r>
        <w:r>
          <w:rPr>
            <w:rFonts w:eastAsiaTheme="minorEastAsia"/>
            <w:noProof/>
            <w:sz w:val="22"/>
            <w:szCs w:val="22"/>
            <w:lang w:eastAsia="en-AU"/>
          </w:rPr>
          <w:tab/>
        </w:r>
        <w:r w:rsidRPr="00987CF1">
          <w:rPr>
            <w:rStyle w:val="Hyperlink"/>
            <w:noProof/>
          </w:rPr>
          <w:t>Zone Delete Command</w:t>
        </w:r>
        <w:r>
          <w:rPr>
            <w:noProof/>
            <w:webHidden/>
          </w:rPr>
          <w:tab/>
        </w:r>
        <w:r>
          <w:rPr>
            <w:noProof/>
            <w:webHidden/>
          </w:rPr>
          <w:fldChar w:fldCharType="begin"/>
        </w:r>
        <w:r>
          <w:rPr>
            <w:noProof/>
            <w:webHidden/>
          </w:rPr>
          <w:instrText xml:space="preserve"> PAGEREF _Toc382323678 \h </w:instrText>
        </w:r>
        <w:r>
          <w:rPr>
            <w:noProof/>
            <w:webHidden/>
          </w:rPr>
        </w:r>
      </w:ins>
      <w:r>
        <w:rPr>
          <w:noProof/>
          <w:webHidden/>
        </w:rPr>
        <w:fldChar w:fldCharType="separate"/>
      </w:r>
      <w:ins w:id="103" w:author="Arnaud Dumont" w:date="2014-03-11T17:52:00Z">
        <w:r>
          <w:rPr>
            <w:noProof/>
            <w:webHidden/>
          </w:rPr>
          <w:t>77</w:t>
        </w:r>
        <w:r>
          <w:rPr>
            <w:noProof/>
            <w:webHidden/>
          </w:rPr>
          <w:fldChar w:fldCharType="end"/>
        </w:r>
        <w:r w:rsidRPr="00987CF1">
          <w:rPr>
            <w:rStyle w:val="Hyperlink"/>
            <w:noProof/>
          </w:rPr>
          <w:fldChar w:fldCharType="end"/>
        </w:r>
      </w:ins>
    </w:p>
    <w:p w:rsidR="00141D07" w:rsidRDefault="00141D07">
      <w:pPr>
        <w:pStyle w:val="TOC2"/>
        <w:rPr>
          <w:ins w:id="104" w:author="Arnaud Dumont" w:date="2014-03-11T17:52:00Z"/>
          <w:rFonts w:eastAsiaTheme="minorEastAsia"/>
          <w:noProof/>
          <w:sz w:val="22"/>
          <w:szCs w:val="22"/>
          <w:lang w:eastAsia="en-AU"/>
        </w:rPr>
      </w:pPr>
      <w:ins w:id="105"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"_Toc382323679"</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8.7</w:t>
        </w:r>
        <w:r>
          <w:rPr>
            <w:rFonts w:eastAsiaTheme="minorEastAsia"/>
            <w:noProof/>
            <w:sz w:val="22"/>
            <w:szCs w:val="22"/>
            <w:lang w:eastAsia="en-AU"/>
          </w:rPr>
          <w:tab/>
        </w:r>
        <w:r w:rsidRPr="00987CF1">
          <w:rPr>
            <w:rStyle w:val="Hyperlink"/>
            <w:noProof/>
          </w:rPr>
          <w:t>Zone Get Query Usage Command</w:t>
        </w:r>
        <w:r>
          <w:rPr>
            <w:noProof/>
            <w:webHidden/>
          </w:rPr>
          <w:tab/>
        </w:r>
        <w:r>
          <w:rPr>
            <w:noProof/>
            <w:webHidden/>
          </w:rPr>
          <w:fldChar w:fldCharType="begin"/>
        </w:r>
        <w:r>
          <w:rPr>
            <w:noProof/>
            <w:webHidden/>
          </w:rPr>
          <w:instrText xml:space="preserve"> PAGEREF _Toc382323679 \h </w:instrText>
        </w:r>
        <w:r>
          <w:rPr>
            <w:noProof/>
            <w:webHidden/>
          </w:rPr>
        </w:r>
      </w:ins>
      <w:r>
        <w:rPr>
          <w:noProof/>
          <w:webHidden/>
        </w:rPr>
        <w:fldChar w:fldCharType="separate"/>
      </w:r>
      <w:ins w:id="106" w:author="Arnaud Dumont" w:date="2014-03-11T17:52:00Z">
        <w:r>
          <w:rPr>
            <w:noProof/>
            <w:webHidden/>
          </w:rPr>
          <w:t>79</w:t>
        </w:r>
        <w:r>
          <w:rPr>
            <w:noProof/>
            <w:webHidden/>
          </w:rPr>
          <w:fldChar w:fldCharType="end"/>
        </w:r>
        <w:r w:rsidRPr="00987CF1">
          <w:rPr>
            <w:rStyle w:val="Hyperlink"/>
            <w:noProof/>
          </w:rPr>
          <w:fldChar w:fldCharType="end"/>
        </w:r>
      </w:ins>
    </w:p>
    <w:p w:rsidR="00141D07" w:rsidRDefault="00141D07">
      <w:pPr>
        <w:pStyle w:val="TOC2"/>
        <w:rPr>
          <w:ins w:id="107" w:author="Arnaud Dumont" w:date="2014-03-11T17:52:00Z"/>
          <w:rFonts w:eastAsiaTheme="minorEastAsia"/>
          <w:noProof/>
          <w:sz w:val="22"/>
          <w:szCs w:val="22"/>
          <w:lang w:eastAsia="en-AU"/>
        </w:rPr>
      </w:pPr>
      <w:ins w:id="108"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"_Toc382323680"</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8.8</w:t>
        </w:r>
        <w:r>
          <w:rPr>
            <w:rFonts w:eastAsiaTheme="minorEastAsia"/>
            <w:noProof/>
            <w:sz w:val="22"/>
            <w:szCs w:val="22"/>
            <w:lang w:eastAsia="en-AU"/>
          </w:rPr>
          <w:tab/>
        </w:r>
        <w:r w:rsidRPr="00987CF1">
          <w:rPr>
            <w:rStyle w:val="Hyperlink"/>
            <w:noProof/>
          </w:rPr>
          <w:t>Zone Get Zone File Command</w:t>
        </w:r>
        <w:r>
          <w:rPr>
            <w:noProof/>
            <w:webHidden/>
          </w:rPr>
          <w:tab/>
        </w:r>
        <w:r>
          <w:rPr>
            <w:noProof/>
            <w:webHidden/>
          </w:rPr>
          <w:fldChar w:fldCharType="begin"/>
        </w:r>
        <w:r>
          <w:rPr>
            <w:noProof/>
            <w:webHidden/>
          </w:rPr>
          <w:instrText xml:space="preserve"> PAGEREF _Toc382323680 \h </w:instrText>
        </w:r>
        <w:r>
          <w:rPr>
            <w:noProof/>
            <w:webHidden/>
          </w:rPr>
        </w:r>
      </w:ins>
      <w:r>
        <w:rPr>
          <w:noProof/>
          <w:webHidden/>
        </w:rPr>
        <w:fldChar w:fldCharType="separate"/>
      </w:r>
      <w:ins w:id="109" w:author="Arnaud Dumont" w:date="2014-03-11T17:52:00Z">
        <w:r>
          <w:rPr>
            <w:noProof/>
            <w:webHidden/>
          </w:rPr>
          <w:t>83</w:t>
        </w:r>
        <w:r>
          <w:rPr>
            <w:noProof/>
            <w:webHidden/>
          </w:rPr>
          <w:fldChar w:fldCharType="end"/>
        </w:r>
        <w:r w:rsidRPr="00987CF1">
          <w:rPr>
            <w:rStyle w:val="Hyperlink"/>
            <w:noProof/>
          </w:rPr>
          <w:fldChar w:fldCharType="end"/>
        </w:r>
      </w:ins>
    </w:p>
    <w:p w:rsidR="00141D07" w:rsidRDefault="00141D07">
      <w:pPr>
        <w:pStyle w:val="TOC1"/>
        <w:rPr>
          <w:ins w:id="110" w:author="Arnaud Dumont" w:date="2014-03-11T17:52:00Z"/>
          <w:rFonts w:eastAsiaTheme="minorEastAsia"/>
          <w:b w:val="0"/>
          <w:noProof/>
          <w:sz w:val="22"/>
          <w:szCs w:val="22"/>
          <w:lang w:eastAsia="en-AU"/>
        </w:rPr>
      </w:pPr>
      <w:ins w:id="111" w:author="Arnaud Dumont" w:date="2014-03-11T17:52:00Z">
        <w:r w:rsidRPr="00987CF1">
          <w:rPr>
            <w:rStyle w:val="Hyperlink"/>
            <w:noProof/>
          </w:rPr>
          <w:lastRenderedPageBreak/>
          <w:fldChar w:fldCharType="begin"/>
        </w:r>
        <w:r w:rsidRPr="00987CF1">
          <w:rPr>
            <w:rStyle w:val="Hyperlink"/>
            <w:noProof/>
          </w:rPr>
          <w:instrText xml:space="preserve"> </w:instrText>
        </w:r>
        <w:r>
          <w:rPr>
            <w:noProof/>
          </w:rPr>
          <w:instrText>HYPERLINK \l "_Toc382323681"</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9</w:t>
        </w:r>
        <w:r>
          <w:rPr>
            <w:rFonts w:eastAsiaTheme="minorEastAsia"/>
            <w:b w:val="0"/>
            <w:noProof/>
            <w:sz w:val="22"/>
            <w:szCs w:val="22"/>
            <w:lang w:eastAsia="en-AU"/>
          </w:rPr>
          <w:tab/>
        </w:r>
        <w:r w:rsidRPr="00987CF1">
          <w:rPr>
            <w:rStyle w:val="Hyperlink"/>
            <w:noProof/>
          </w:rPr>
          <w:t>Message Commands</w:t>
        </w:r>
        <w:r>
          <w:rPr>
            <w:noProof/>
            <w:webHidden/>
          </w:rPr>
          <w:tab/>
        </w:r>
        <w:r>
          <w:rPr>
            <w:noProof/>
            <w:webHidden/>
          </w:rPr>
          <w:fldChar w:fldCharType="begin"/>
        </w:r>
        <w:r>
          <w:rPr>
            <w:noProof/>
            <w:webHidden/>
          </w:rPr>
          <w:instrText xml:space="preserve"> PAGEREF _Toc382323681 \h </w:instrText>
        </w:r>
        <w:r>
          <w:rPr>
            <w:noProof/>
            <w:webHidden/>
          </w:rPr>
        </w:r>
      </w:ins>
      <w:r>
        <w:rPr>
          <w:noProof/>
          <w:webHidden/>
        </w:rPr>
        <w:fldChar w:fldCharType="separate"/>
      </w:r>
      <w:ins w:id="112" w:author="Arnaud Dumont" w:date="2014-03-11T17:52:00Z">
        <w:r>
          <w:rPr>
            <w:noProof/>
            <w:webHidden/>
          </w:rPr>
          <w:t>86</w:t>
        </w:r>
        <w:r>
          <w:rPr>
            <w:noProof/>
            <w:webHidden/>
          </w:rPr>
          <w:fldChar w:fldCharType="end"/>
        </w:r>
        <w:r w:rsidRPr="00987CF1">
          <w:rPr>
            <w:rStyle w:val="Hyperlink"/>
            <w:noProof/>
          </w:rPr>
          <w:fldChar w:fldCharType="end"/>
        </w:r>
      </w:ins>
    </w:p>
    <w:p w:rsidR="00141D07" w:rsidRDefault="00141D07">
      <w:pPr>
        <w:pStyle w:val="TOC2"/>
        <w:rPr>
          <w:ins w:id="113" w:author="Arnaud Dumont" w:date="2014-03-11T17:52:00Z"/>
          <w:rFonts w:eastAsiaTheme="minorEastAsia"/>
          <w:noProof/>
          <w:sz w:val="22"/>
          <w:szCs w:val="22"/>
          <w:lang w:eastAsia="en-AU"/>
        </w:rPr>
      </w:pPr>
      <w:ins w:id="114"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"_Toc382323682"</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9.1</w:t>
        </w:r>
        <w:r>
          <w:rPr>
            <w:rFonts w:eastAsiaTheme="minorEastAsia"/>
            <w:noProof/>
            <w:sz w:val="22"/>
            <w:szCs w:val="22"/>
            <w:lang w:eastAsia="en-AU"/>
          </w:rPr>
          <w:tab/>
        </w:r>
        <w:r w:rsidRPr="00987CF1">
          <w:rPr>
            <w:rStyle w:val="Hyperlink"/>
            <w:noProof/>
          </w:rPr>
          <w:t>Message Poll Command</w:t>
        </w:r>
        <w:r>
          <w:rPr>
            <w:noProof/>
            <w:webHidden/>
          </w:rPr>
          <w:tab/>
        </w:r>
        <w:r>
          <w:rPr>
            <w:noProof/>
            <w:webHidden/>
          </w:rPr>
          <w:fldChar w:fldCharType="begin"/>
        </w:r>
        <w:r>
          <w:rPr>
            <w:noProof/>
            <w:webHidden/>
          </w:rPr>
          <w:instrText xml:space="preserve"> PAGEREF _Toc382323682 \h </w:instrText>
        </w:r>
        <w:r>
          <w:rPr>
            <w:noProof/>
            <w:webHidden/>
          </w:rPr>
        </w:r>
      </w:ins>
      <w:r>
        <w:rPr>
          <w:noProof/>
          <w:webHidden/>
        </w:rPr>
        <w:fldChar w:fldCharType="separate"/>
      </w:r>
      <w:ins w:id="115" w:author="Arnaud Dumont" w:date="2014-03-11T17:52:00Z">
        <w:r>
          <w:rPr>
            <w:noProof/>
            <w:webHidden/>
          </w:rPr>
          <w:t>86</w:t>
        </w:r>
        <w:r>
          <w:rPr>
            <w:noProof/>
            <w:webHidden/>
          </w:rPr>
          <w:fldChar w:fldCharType="end"/>
        </w:r>
        <w:r w:rsidRPr="00987CF1">
          <w:rPr>
            <w:rStyle w:val="Hyperlink"/>
            <w:noProof/>
          </w:rPr>
          <w:fldChar w:fldCharType="end"/>
        </w:r>
      </w:ins>
    </w:p>
    <w:p w:rsidR="00141D07" w:rsidRDefault="00141D07">
      <w:pPr>
        <w:pStyle w:val="TOC2"/>
        <w:rPr>
          <w:ins w:id="116" w:author="Arnaud Dumont" w:date="2014-03-11T17:52:00Z"/>
          <w:rFonts w:eastAsiaTheme="minorEastAsia"/>
          <w:noProof/>
          <w:sz w:val="22"/>
          <w:szCs w:val="22"/>
          <w:lang w:eastAsia="en-AU"/>
        </w:rPr>
      </w:pPr>
      <w:ins w:id="117" w:author="Arnaud Dumont" w:date="2014-03-11T17:52:00Z">
        <w:r w:rsidRPr="00987CF1">
          <w:rPr>
            <w:rStyle w:val="Hyperlink"/>
            <w:noProof/>
          </w:rPr>
          <w:fldChar w:fldCharType="begin"/>
        </w:r>
        <w:r w:rsidRPr="00987CF1">
          <w:rPr>
            <w:rStyle w:val="Hyperlink"/>
            <w:noProof/>
          </w:rPr>
          <w:instrText xml:space="preserve"> </w:instrText>
        </w:r>
        <w:r>
          <w:rPr>
            <w:noProof/>
          </w:rPr>
          <w:instrText>HYPERLINK \l "_Toc382323683"</w:instrText>
        </w:r>
        <w:r w:rsidRPr="00987CF1">
          <w:rPr>
            <w:rStyle w:val="Hyperlink"/>
            <w:noProof/>
          </w:rPr>
          <w:instrText xml:space="preserve"> </w:instrText>
        </w:r>
        <w:r w:rsidRPr="00987CF1">
          <w:rPr>
            <w:rStyle w:val="Hyperlink"/>
            <w:noProof/>
          </w:rPr>
        </w:r>
        <w:r w:rsidRPr="00987CF1">
          <w:rPr>
            <w:rStyle w:val="Hyperlink"/>
            <w:noProof/>
          </w:rPr>
          <w:fldChar w:fldCharType="separate"/>
        </w:r>
        <w:r w:rsidRPr="00987CF1">
          <w:rPr>
            <w:rStyle w:val="Hyperlink"/>
            <w:noProof/>
          </w:rPr>
          <w:t>9.2</w:t>
        </w:r>
        <w:r>
          <w:rPr>
            <w:rFonts w:eastAsiaTheme="minorEastAsia"/>
            <w:noProof/>
            <w:sz w:val="22"/>
            <w:szCs w:val="22"/>
            <w:lang w:eastAsia="en-AU"/>
          </w:rPr>
          <w:tab/>
        </w:r>
        <w:r w:rsidRPr="00987CF1">
          <w:rPr>
            <w:rStyle w:val="Hyperlink"/>
            <w:noProof/>
          </w:rPr>
          <w:t>Message Acknowledge Command</w:t>
        </w:r>
        <w:r>
          <w:rPr>
            <w:noProof/>
            <w:webHidden/>
          </w:rPr>
          <w:tab/>
        </w:r>
        <w:r>
          <w:rPr>
            <w:noProof/>
            <w:webHidden/>
          </w:rPr>
          <w:fldChar w:fldCharType="begin"/>
        </w:r>
        <w:r>
          <w:rPr>
            <w:noProof/>
            <w:webHidden/>
          </w:rPr>
          <w:instrText xml:space="preserve"> PAGEREF _Toc382323683 \h </w:instrText>
        </w:r>
        <w:r>
          <w:rPr>
            <w:noProof/>
            <w:webHidden/>
          </w:rPr>
        </w:r>
      </w:ins>
      <w:r>
        <w:rPr>
          <w:noProof/>
          <w:webHidden/>
        </w:rPr>
        <w:fldChar w:fldCharType="separate"/>
      </w:r>
      <w:ins w:id="118" w:author="Arnaud Dumont" w:date="2014-03-11T17:52:00Z">
        <w:r>
          <w:rPr>
            <w:noProof/>
            <w:webHidden/>
          </w:rPr>
          <w:t>91</w:t>
        </w:r>
        <w:r>
          <w:rPr>
            <w:noProof/>
            <w:webHidden/>
          </w:rPr>
          <w:fldChar w:fldCharType="end"/>
        </w:r>
        <w:r w:rsidRPr="00987CF1">
          <w:rPr>
            <w:rStyle w:val="Hyperlink"/>
            <w:noProof/>
          </w:rPr>
          <w:fldChar w:fldCharType="end"/>
        </w:r>
      </w:ins>
    </w:p>
    <w:p w:rsidR="00F43BD0" w:rsidDel="00141D07" w:rsidRDefault="00F43BD0">
      <w:pPr>
        <w:pStyle w:val="TOC1"/>
        <w:rPr>
          <w:del w:id="119" w:author="Arnaud Dumont" w:date="2014-03-11T17:52:00Z"/>
          <w:rFonts w:eastAsiaTheme="minorEastAsia"/>
          <w:b w:val="0"/>
          <w:noProof/>
          <w:sz w:val="22"/>
          <w:szCs w:val="22"/>
          <w:lang w:eastAsia="en-AU"/>
        </w:rPr>
      </w:pPr>
      <w:del w:id="120" w:author="Arnaud Dumont" w:date="2014-03-11T17:52:00Z">
        <w:r w:rsidRPr="00141D07" w:rsidDel="00141D07">
          <w:rPr>
            <w:rStyle w:val="Hyperlink"/>
            <w:noProof/>
          </w:rPr>
          <w:delText>1</w:delText>
        </w:r>
        <w:r w:rsidDel="00141D07">
          <w:rPr>
            <w:rFonts w:eastAsiaTheme="minorEastAsia"/>
            <w:b w:val="0"/>
            <w:noProof/>
            <w:sz w:val="22"/>
            <w:szCs w:val="22"/>
            <w:lang w:eastAsia="en-AU"/>
          </w:rPr>
          <w:tab/>
        </w:r>
        <w:r w:rsidRPr="00141D07" w:rsidDel="00141D07">
          <w:rPr>
            <w:rStyle w:val="Hyperlink"/>
            <w:noProof/>
          </w:rPr>
          <w:delText>Introduction</w:delText>
        </w:r>
        <w:r w:rsidDel="00141D07">
          <w:rPr>
            <w:noProof/>
            <w:webHidden/>
          </w:rPr>
          <w:tab/>
          <w:delText>1</w:delText>
        </w:r>
      </w:del>
    </w:p>
    <w:p w:rsidR="00F43BD0" w:rsidDel="00141D07" w:rsidRDefault="00F43BD0">
      <w:pPr>
        <w:pStyle w:val="TOC1"/>
        <w:rPr>
          <w:del w:id="121" w:author="Arnaud Dumont" w:date="2014-03-11T17:52:00Z"/>
          <w:rFonts w:eastAsiaTheme="minorEastAsia"/>
          <w:b w:val="0"/>
          <w:noProof/>
          <w:sz w:val="22"/>
          <w:szCs w:val="22"/>
          <w:lang w:eastAsia="en-AU"/>
        </w:rPr>
      </w:pPr>
      <w:del w:id="122" w:author="Arnaud Dumont" w:date="2014-03-11T17:52:00Z">
        <w:r w:rsidRPr="00141D07" w:rsidDel="00141D07">
          <w:rPr>
            <w:rStyle w:val="Hyperlink"/>
            <w:noProof/>
          </w:rPr>
          <w:delText>2</w:delText>
        </w:r>
        <w:r w:rsidDel="00141D07">
          <w:rPr>
            <w:rFonts w:eastAsiaTheme="minorEastAsia"/>
            <w:b w:val="0"/>
            <w:noProof/>
            <w:sz w:val="22"/>
            <w:szCs w:val="22"/>
            <w:lang w:eastAsia="en-AU"/>
          </w:rPr>
          <w:tab/>
        </w:r>
        <w:r w:rsidRPr="00141D07" w:rsidDel="00141D07">
          <w:rPr>
            <w:rStyle w:val="Hyperlink"/>
            <w:noProof/>
          </w:rPr>
          <w:delText>General</w:delText>
        </w:r>
        <w:r w:rsidDel="00141D07">
          <w:rPr>
            <w:noProof/>
            <w:webHidden/>
          </w:rPr>
          <w:tab/>
          <w:delText>2</w:delText>
        </w:r>
      </w:del>
    </w:p>
    <w:p w:rsidR="00F43BD0" w:rsidDel="00141D07" w:rsidRDefault="00F43BD0">
      <w:pPr>
        <w:pStyle w:val="TOC2"/>
        <w:rPr>
          <w:del w:id="123" w:author="Arnaud Dumont" w:date="2014-03-11T17:52:00Z"/>
          <w:rFonts w:eastAsiaTheme="minorEastAsia"/>
          <w:noProof/>
          <w:sz w:val="22"/>
          <w:szCs w:val="22"/>
          <w:lang w:eastAsia="en-AU"/>
        </w:rPr>
      </w:pPr>
      <w:del w:id="124" w:author="Arnaud Dumont" w:date="2014-03-11T17:52:00Z">
        <w:r w:rsidRPr="00141D07" w:rsidDel="00141D07">
          <w:rPr>
            <w:rStyle w:val="Hyperlink"/>
            <w:noProof/>
          </w:rPr>
          <w:delText>2.1</w:delText>
        </w:r>
        <w:r w:rsidDel="00141D07">
          <w:rPr>
            <w:rFonts w:eastAsiaTheme="minorEastAsia"/>
            <w:noProof/>
            <w:sz w:val="22"/>
            <w:szCs w:val="22"/>
            <w:lang w:eastAsia="en-AU"/>
          </w:rPr>
          <w:tab/>
        </w:r>
        <w:r w:rsidRPr="00141D07" w:rsidDel="00141D07">
          <w:rPr>
            <w:rStyle w:val="Hyperlink"/>
            <w:noProof/>
          </w:rPr>
          <w:delText>Data Types</w:delText>
        </w:r>
        <w:r w:rsidDel="00141D07">
          <w:rPr>
            <w:noProof/>
            <w:webHidden/>
          </w:rPr>
          <w:tab/>
          <w:delText>2</w:delText>
        </w:r>
      </w:del>
    </w:p>
    <w:p w:rsidR="00F43BD0" w:rsidDel="00141D07" w:rsidRDefault="00F43BD0">
      <w:pPr>
        <w:pStyle w:val="TOC2"/>
        <w:rPr>
          <w:del w:id="125" w:author="Arnaud Dumont" w:date="2014-03-11T17:52:00Z"/>
          <w:rFonts w:eastAsiaTheme="minorEastAsia"/>
          <w:noProof/>
          <w:sz w:val="22"/>
          <w:szCs w:val="22"/>
          <w:lang w:eastAsia="en-AU"/>
        </w:rPr>
      </w:pPr>
      <w:del w:id="126" w:author="Arnaud Dumont" w:date="2014-03-11T17:52:00Z">
        <w:r w:rsidRPr="00141D07" w:rsidDel="00141D07">
          <w:rPr>
            <w:rStyle w:val="Hyperlink"/>
            <w:noProof/>
          </w:rPr>
          <w:delText>2.2</w:delText>
        </w:r>
        <w:r w:rsidDel="00141D07">
          <w:rPr>
            <w:rFonts w:eastAsiaTheme="minorEastAsia"/>
            <w:noProof/>
            <w:sz w:val="22"/>
            <w:szCs w:val="22"/>
            <w:lang w:eastAsia="en-AU"/>
          </w:rPr>
          <w:tab/>
        </w:r>
        <w:r w:rsidRPr="00141D07" w:rsidDel="00141D07">
          <w:rPr>
            <w:rStyle w:val="Hyperlink"/>
            <w:noProof/>
          </w:rPr>
          <w:delText>Protocol Overview</w:delText>
        </w:r>
        <w:r w:rsidDel="00141D07">
          <w:rPr>
            <w:noProof/>
            <w:webHidden/>
          </w:rPr>
          <w:tab/>
          <w:delText>3</w:delText>
        </w:r>
      </w:del>
    </w:p>
    <w:p w:rsidR="00F43BD0" w:rsidDel="00141D07" w:rsidRDefault="00F43BD0">
      <w:pPr>
        <w:pStyle w:val="TOC2"/>
        <w:rPr>
          <w:del w:id="127" w:author="Arnaud Dumont" w:date="2014-03-11T17:52:00Z"/>
          <w:rFonts w:eastAsiaTheme="minorEastAsia"/>
          <w:noProof/>
          <w:sz w:val="22"/>
          <w:szCs w:val="22"/>
          <w:lang w:eastAsia="en-AU"/>
        </w:rPr>
      </w:pPr>
      <w:del w:id="128" w:author="Arnaud Dumont" w:date="2014-03-11T17:52:00Z">
        <w:r w:rsidRPr="00141D07" w:rsidDel="00141D07">
          <w:rPr>
            <w:rStyle w:val="Hyperlink"/>
            <w:noProof/>
          </w:rPr>
          <w:delText>2.3</w:delText>
        </w:r>
        <w:r w:rsidDel="00141D07">
          <w:rPr>
            <w:rFonts w:eastAsiaTheme="minorEastAsia"/>
            <w:noProof/>
            <w:sz w:val="22"/>
            <w:szCs w:val="22"/>
            <w:lang w:eastAsia="en-AU"/>
          </w:rPr>
          <w:tab/>
        </w:r>
        <w:r w:rsidRPr="00141D07" w:rsidDel="00141D07">
          <w:rPr>
            <w:rStyle w:val="Hyperlink"/>
            <w:noProof/>
          </w:rPr>
          <w:delText>Authentication</w:delText>
        </w:r>
        <w:r w:rsidDel="00141D07">
          <w:rPr>
            <w:noProof/>
            <w:webHidden/>
          </w:rPr>
          <w:tab/>
          <w:delText>3</w:delText>
        </w:r>
      </w:del>
    </w:p>
    <w:p w:rsidR="00F43BD0" w:rsidDel="00141D07" w:rsidRDefault="00F43BD0">
      <w:pPr>
        <w:pStyle w:val="TOC2"/>
        <w:rPr>
          <w:del w:id="129" w:author="Arnaud Dumont" w:date="2014-03-11T17:52:00Z"/>
          <w:rFonts w:eastAsiaTheme="minorEastAsia"/>
          <w:noProof/>
          <w:sz w:val="22"/>
          <w:szCs w:val="22"/>
          <w:lang w:eastAsia="en-AU"/>
        </w:rPr>
      </w:pPr>
      <w:del w:id="130" w:author="Arnaud Dumont" w:date="2014-03-11T17:52:00Z">
        <w:r w:rsidRPr="00141D07" w:rsidDel="00141D07">
          <w:rPr>
            <w:rStyle w:val="Hyperlink"/>
            <w:noProof/>
          </w:rPr>
          <w:delText>2.4</w:delText>
        </w:r>
        <w:r w:rsidDel="00141D07">
          <w:rPr>
            <w:rFonts w:eastAsiaTheme="minorEastAsia"/>
            <w:noProof/>
            <w:sz w:val="22"/>
            <w:szCs w:val="22"/>
            <w:lang w:eastAsia="en-AU"/>
          </w:rPr>
          <w:tab/>
        </w:r>
        <w:r w:rsidRPr="00141D07" w:rsidDel="00141D07">
          <w:rPr>
            <w:rStyle w:val="Hyperlink"/>
            <w:noProof/>
          </w:rPr>
          <w:delText>Update Version Check</w:delText>
        </w:r>
        <w:r w:rsidDel="00141D07">
          <w:rPr>
            <w:noProof/>
            <w:webHidden/>
          </w:rPr>
          <w:tab/>
          <w:delText>3</w:delText>
        </w:r>
      </w:del>
    </w:p>
    <w:p w:rsidR="00F43BD0" w:rsidDel="00141D07" w:rsidRDefault="00F43BD0">
      <w:pPr>
        <w:pStyle w:val="TOC2"/>
        <w:rPr>
          <w:del w:id="131" w:author="Arnaud Dumont" w:date="2014-03-11T17:52:00Z"/>
          <w:rFonts w:eastAsiaTheme="minorEastAsia"/>
          <w:noProof/>
          <w:sz w:val="22"/>
          <w:szCs w:val="22"/>
          <w:lang w:eastAsia="en-AU"/>
        </w:rPr>
      </w:pPr>
      <w:del w:id="132" w:author="Arnaud Dumont" w:date="2014-03-11T17:52:00Z">
        <w:r w:rsidRPr="00141D07" w:rsidDel="00141D07">
          <w:rPr>
            <w:rStyle w:val="Hyperlink"/>
            <w:noProof/>
          </w:rPr>
          <w:delText>2.5</w:delText>
        </w:r>
        <w:r w:rsidDel="00141D07">
          <w:rPr>
            <w:rFonts w:eastAsiaTheme="minorEastAsia"/>
            <w:noProof/>
            <w:sz w:val="22"/>
            <w:szCs w:val="22"/>
            <w:lang w:eastAsia="en-AU"/>
          </w:rPr>
          <w:tab/>
        </w:r>
        <w:r w:rsidRPr="00141D07" w:rsidDel="00141D07">
          <w:rPr>
            <w:rStyle w:val="Hyperlink"/>
            <w:noProof/>
          </w:rPr>
          <w:delText>E-Tag Evaluation</w:delText>
        </w:r>
        <w:r w:rsidDel="00141D07">
          <w:rPr>
            <w:noProof/>
            <w:webHidden/>
          </w:rPr>
          <w:tab/>
          <w:delText>4</w:delText>
        </w:r>
      </w:del>
    </w:p>
    <w:p w:rsidR="00F43BD0" w:rsidDel="00141D07" w:rsidRDefault="00F43BD0">
      <w:pPr>
        <w:pStyle w:val="TOC2"/>
        <w:rPr>
          <w:del w:id="133" w:author="Arnaud Dumont" w:date="2014-03-11T17:52:00Z"/>
          <w:rFonts w:eastAsiaTheme="minorEastAsia"/>
          <w:noProof/>
          <w:sz w:val="22"/>
          <w:szCs w:val="22"/>
          <w:lang w:eastAsia="en-AU"/>
        </w:rPr>
      </w:pPr>
      <w:del w:id="134" w:author="Arnaud Dumont" w:date="2014-03-11T17:52:00Z">
        <w:r w:rsidRPr="00141D07" w:rsidDel="00141D07">
          <w:rPr>
            <w:rStyle w:val="Hyperlink"/>
            <w:noProof/>
          </w:rPr>
          <w:delText>2.6</w:delText>
        </w:r>
        <w:r w:rsidDel="00141D07">
          <w:rPr>
            <w:rFonts w:eastAsiaTheme="minorEastAsia"/>
            <w:noProof/>
            <w:sz w:val="22"/>
            <w:szCs w:val="22"/>
            <w:lang w:eastAsia="en-AU"/>
          </w:rPr>
          <w:tab/>
        </w:r>
        <w:r w:rsidRPr="00141D07" w:rsidDel="00141D07">
          <w:rPr>
            <w:rStyle w:val="Hyperlink"/>
            <w:noProof/>
          </w:rPr>
          <w:delText>General Request Headers</w:delText>
        </w:r>
        <w:r w:rsidDel="00141D07">
          <w:rPr>
            <w:noProof/>
            <w:webHidden/>
          </w:rPr>
          <w:tab/>
          <w:delText>4</w:delText>
        </w:r>
      </w:del>
    </w:p>
    <w:p w:rsidR="00F43BD0" w:rsidDel="00141D07" w:rsidRDefault="00F43BD0">
      <w:pPr>
        <w:pStyle w:val="TOC2"/>
        <w:rPr>
          <w:del w:id="135" w:author="Arnaud Dumont" w:date="2014-03-11T17:52:00Z"/>
          <w:rFonts w:eastAsiaTheme="minorEastAsia"/>
          <w:noProof/>
          <w:sz w:val="22"/>
          <w:szCs w:val="22"/>
          <w:lang w:eastAsia="en-AU"/>
        </w:rPr>
      </w:pPr>
      <w:del w:id="136" w:author="Arnaud Dumont" w:date="2014-03-11T17:52:00Z">
        <w:r w:rsidRPr="00141D07" w:rsidDel="00141D07">
          <w:rPr>
            <w:rStyle w:val="Hyperlink"/>
            <w:noProof/>
          </w:rPr>
          <w:delText>2.7</w:delText>
        </w:r>
        <w:r w:rsidDel="00141D07">
          <w:rPr>
            <w:rFonts w:eastAsiaTheme="minorEastAsia"/>
            <w:noProof/>
            <w:sz w:val="22"/>
            <w:szCs w:val="22"/>
            <w:lang w:eastAsia="en-AU"/>
          </w:rPr>
          <w:tab/>
        </w:r>
        <w:r w:rsidRPr="00141D07" w:rsidDel="00141D07">
          <w:rPr>
            <w:rStyle w:val="Hyperlink"/>
            <w:noProof/>
          </w:rPr>
          <w:delText>General Response Headers</w:delText>
        </w:r>
        <w:r w:rsidDel="00141D07">
          <w:rPr>
            <w:noProof/>
            <w:webHidden/>
          </w:rPr>
          <w:tab/>
          <w:delText>5</w:delText>
        </w:r>
      </w:del>
    </w:p>
    <w:p w:rsidR="00F43BD0" w:rsidDel="00141D07" w:rsidRDefault="00F43BD0">
      <w:pPr>
        <w:pStyle w:val="TOC2"/>
        <w:rPr>
          <w:del w:id="137" w:author="Arnaud Dumont" w:date="2014-03-11T17:52:00Z"/>
          <w:rFonts w:eastAsiaTheme="minorEastAsia"/>
          <w:noProof/>
          <w:sz w:val="22"/>
          <w:szCs w:val="22"/>
          <w:lang w:eastAsia="en-AU"/>
        </w:rPr>
      </w:pPr>
      <w:del w:id="138" w:author="Arnaud Dumont" w:date="2014-03-11T17:52:00Z">
        <w:r w:rsidRPr="00141D07" w:rsidDel="00141D07">
          <w:rPr>
            <w:rStyle w:val="Hyperlink"/>
            <w:noProof/>
          </w:rPr>
          <w:delText>2.8</w:delText>
        </w:r>
        <w:r w:rsidDel="00141D07">
          <w:rPr>
            <w:rFonts w:eastAsiaTheme="minorEastAsia"/>
            <w:noProof/>
            <w:sz w:val="22"/>
            <w:szCs w:val="22"/>
            <w:lang w:eastAsia="en-AU"/>
          </w:rPr>
          <w:tab/>
        </w:r>
        <w:r w:rsidRPr="00141D07" w:rsidDel="00141D07">
          <w:rPr>
            <w:rStyle w:val="Hyperlink"/>
            <w:noProof/>
          </w:rPr>
          <w:delText>Errors and Failures</w:delText>
        </w:r>
        <w:r w:rsidDel="00141D07">
          <w:rPr>
            <w:noProof/>
            <w:webHidden/>
          </w:rPr>
          <w:tab/>
          <w:delText>5</w:delText>
        </w:r>
      </w:del>
    </w:p>
    <w:p w:rsidR="00F43BD0" w:rsidDel="00141D07" w:rsidRDefault="00F43BD0">
      <w:pPr>
        <w:pStyle w:val="TOC1"/>
        <w:rPr>
          <w:del w:id="139" w:author="Arnaud Dumont" w:date="2014-03-11T17:52:00Z"/>
          <w:rFonts w:eastAsiaTheme="minorEastAsia"/>
          <w:b w:val="0"/>
          <w:noProof/>
          <w:sz w:val="22"/>
          <w:szCs w:val="22"/>
          <w:lang w:eastAsia="en-AU"/>
        </w:rPr>
      </w:pPr>
      <w:del w:id="140" w:author="Arnaud Dumont" w:date="2014-03-11T17:52:00Z">
        <w:r w:rsidRPr="00141D07" w:rsidDel="00141D07">
          <w:rPr>
            <w:rStyle w:val="Hyperlink"/>
            <w:noProof/>
          </w:rPr>
          <w:delText>3</w:delText>
        </w:r>
        <w:r w:rsidDel="00141D07">
          <w:rPr>
            <w:rFonts w:eastAsiaTheme="minorEastAsia"/>
            <w:b w:val="0"/>
            <w:noProof/>
            <w:sz w:val="22"/>
            <w:szCs w:val="22"/>
            <w:lang w:eastAsia="en-AU"/>
          </w:rPr>
          <w:tab/>
        </w:r>
        <w:r w:rsidRPr="00141D07" w:rsidDel="00141D07">
          <w:rPr>
            <w:rStyle w:val="Hyperlink"/>
            <w:noProof/>
          </w:rPr>
          <w:delText>Account Commands</w:delText>
        </w:r>
        <w:r w:rsidDel="00141D07">
          <w:rPr>
            <w:noProof/>
            <w:webHidden/>
          </w:rPr>
          <w:tab/>
          <w:delText>6</w:delText>
        </w:r>
      </w:del>
    </w:p>
    <w:p w:rsidR="00F43BD0" w:rsidDel="00141D07" w:rsidRDefault="00F43BD0">
      <w:pPr>
        <w:pStyle w:val="TOC2"/>
        <w:rPr>
          <w:del w:id="141" w:author="Arnaud Dumont" w:date="2014-03-11T17:52:00Z"/>
          <w:rFonts w:eastAsiaTheme="minorEastAsia"/>
          <w:noProof/>
          <w:sz w:val="22"/>
          <w:szCs w:val="22"/>
          <w:lang w:eastAsia="en-AU"/>
        </w:rPr>
      </w:pPr>
      <w:del w:id="142" w:author="Arnaud Dumont" w:date="2014-03-11T17:52:00Z">
        <w:r w:rsidRPr="00141D07" w:rsidDel="00141D07">
          <w:rPr>
            <w:rStyle w:val="Hyperlink"/>
            <w:noProof/>
          </w:rPr>
          <w:delText>3.1</w:delText>
        </w:r>
        <w:r w:rsidDel="00141D07">
          <w:rPr>
            <w:rFonts w:eastAsiaTheme="minorEastAsia"/>
            <w:noProof/>
            <w:sz w:val="22"/>
            <w:szCs w:val="22"/>
            <w:lang w:eastAsia="en-AU"/>
          </w:rPr>
          <w:tab/>
        </w:r>
        <w:r w:rsidRPr="00141D07" w:rsidDel="00141D07">
          <w:rPr>
            <w:rStyle w:val="Hyperlink"/>
            <w:noProof/>
          </w:rPr>
          <w:delText>Account Get Command</w:delText>
        </w:r>
        <w:r w:rsidDel="00141D07">
          <w:rPr>
            <w:noProof/>
            <w:webHidden/>
          </w:rPr>
          <w:tab/>
          <w:delText>6</w:delText>
        </w:r>
      </w:del>
    </w:p>
    <w:p w:rsidR="00F43BD0" w:rsidDel="00141D07" w:rsidRDefault="00F43BD0">
      <w:pPr>
        <w:pStyle w:val="TOC1"/>
        <w:rPr>
          <w:del w:id="143" w:author="Arnaud Dumont" w:date="2014-03-11T17:52:00Z"/>
          <w:rFonts w:eastAsiaTheme="minorEastAsia"/>
          <w:b w:val="0"/>
          <w:noProof/>
          <w:sz w:val="22"/>
          <w:szCs w:val="22"/>
          <w:lang w:eastAsia="en-AU"/>
        </w:rPr>
      </w:pPr>
      <w:del w:id="144" w:author="Arnaud Dumont" w:date="2014-03-11T17:52:00Z">
        <w:r w:rsidRPr="00141D07" w:rsidDel="00141D07">
          <w:rPr>
            <w:rStyle w:val="Hyperlink"/>
            <w:noProof/>
          </w:rPr>
          <w:delText>4</w:delText>
        </w:r>
        <w:r w:rsidDel="00141D07">
          <w:rPr>
            <w:rFonts w:eastAsiaTheme="minorEastAsia"/>
            <w:b w:val="0"/>
            <w:noProof/>
            <w:sz w:val="22"/>
            <w:szCs w:val="22"/>
            <w:lang w:eastAsia="en-AU"/>
          </w:rPr>
          <w:tab/>
        </w:r>
        <w:r w:rsidRPr="00141D07" w:rsidDel="00141D07">
          <w:rPr>
            <w:rStyle w:val="Hyperlink"/>
            <w:noProof/>
          </w:rPr>
          <w:delText>User Commands</w:delText>
        </w:r>
        <w:r w:rsidDel="00141D07">
          <w:rPr>
            <w:noProof/>
            <w:webHidden/>
          </w:rPr>
          <w:tab/>
          <w:delText>10</w:delText>
        </w:r>
      </w:del>
    </w:p>
    <w:p w:rsidR="00F43BD0" w:rsidDel="00141D07" w:rsidRDefault="00F43BD0">
      <w:pPr>
        <w:pStyle w:val="TOC2"/>
        <w:rPr>
          <w:del w:id="145" w:author="Arnaud Dumont" w:date="2014-03-11T17:52:00Z"/>
          <w:rFonts w:eastAsiaTheme="minorEastAsia"/>
          <w:noProof/>
          <w:sz w:val="22"/>
          <w:szCs w:val="22"/>
          <w:lang w:eastAsia="en-AU"/>
        </w:rPr>
      </w:pPr>
      <w:del w:id="146" w:author="Arnaud Dumont" w:date="2014-03-11T17:52:00Z">
        <w:r w:rsidRPr="00141D07" w:rsidDel="00141D07">
          <w:rPr>
            <w:rStyle w:val="Hyperlink"/>
            <w:noProof/>
          </w:rPr>
          <w:delText>4.1</w:delText>
        </w:r>
        <w:r w:rsidDel="00141D07">
          <w:rPr>
            <w:rFonts w:eastAsiaTheme="minorEastAsia"/>
            <w:noProof/>
            <w:sz w:val="22"/>
            <w:szCs w:val="22"/>
            <w:lang w:eastAsia="en-AU"/>
          </w:rPr>
          <w:tab/>
        </w:r>
        <w:r w:rsidRPr="00141D07" w:rsidDel="00141D07">
          <w:rPr>
            <w:rStyle w:val="Hyperlink"/>
            <w:noProof/>
          </w:rPr>
          <w:delText>User Get Command</w:delText>
        </w:r>
        <w:r w:rsidDel="00141D07">
          <w:rPr>
            <w:noProof/>
            <w:webHidden/>
          </w:rPr>
          <w:tab/>
          <w:delText>10</w:delText>
        </w:r>
      </w:del>
    </w:p>
    <w:p w:rsidR="00F43BD0" w:rsidDel="00141D07" w:rsidRDefault="00F43BD0">
      <w:pPr>
        <w:pStyle w:val="TOC2"/>
        <w:rPr>
          <w:del w:id="147" w:author="Arnaud Dumont" w:date="2014-03-11T17:52:00Z"/>
          <w:rFonts w:eastAsiaTheme="minorEastAsia"/>
          <w:noProof/>
          <w:sz w:val="22"/>
          <w:szCs w:val="22"/>
          <w:lang w:eastAsia="en-AU"/>
        </w:rPr>
      </w:pPr>
      <w:del w:id="148" w:author="Arnaud Dumont" w:date="2014-03-11T17:52:00Z">
        <w:r w:rsidRPr="00141D07" w:rsidDel="00141D07">
          <w:rPr>
            <w:rStyle w:val="Hyperlink"/>
            <w:noProof/>
          </w:rPr>
          <w:delText>4.2</w:delText>
        </w:r>
        <w:r w:rsidDel="00141D07">
          <w:rPr>
            <w:rFonts w:eastAsiaTheme="minorEastAsia"/>
            <w:noProof/>
            <w:sz w:val="22"/>
            <w:szCs w:val="22"/>
            <w:lang w:eastAsia="en-AU"/>
          </w:rPr>
          <w:tab/>
        </w:r>
        <w:r w:rsidRPr="00141D07" w:rsidDel="00141D07">
          <w:rPr>
            <w:rStyle w:val="Hyperlink"/>
            <w:noProof/>
          </w:rPr>
          <w:delText>User List Command</w:delText>
        </w:r>
        <w:r w:rsidDel="00141D07">
          <w:rPr>
            <w:noProof/>
            <w:webHidden/>
          </w:rPr>
          <w:tab/>
          <w:delText>13</w:delText>
        </w:r>
      </w:del>
    </w:p>
    <w:p w:rsidR="00F43BD0" w:rsidDel="00141D07" w:rsidRDefault="00F43BD0">
      <w:pPr>
        <w:pStyle w:val="TOC1"/>
        <w:rPr>
          <w:del w:id="149" w:author="Arnaud Dumont" w:date="2014-03-11T17:52:00Z"/>
          <w:rFonts w:eastAsiaTheme="minorEastAsia"/>
          <w:b w:val="0"/>
          <w:noProof/>
          <w:sz w:val="22"/>
          <w:szCs w:val="22"/>
          <w:lang w:eastAsia="en-AU"/>
        </w:rPr>
      </w:pPr>
      <w:del w:id="150" w:author="Arnaud Dumont" w:date="2014-03-11T17:52:00Z">
        <w:r w:rsidRPr="00141D07" w:rsidDel="00141D07">
          <w:rPr>
            <w:rStyle w:val="Hyperlink"/>
            <w:noProof/>
          </w:rPr>
          <w:delText>5</w:delText>
        </w:r>
        <w:r w:rsidDel="00141D07">
          <w:rPr>
            <w:rFonts w:eastAsiaTheme="minorEastAsia"/>
            <w:b w:val="0"/>
            <w:noProof/>
            <w:sz w:val="22"/>
            <w:szCs w:val="22"/>
            <w:lang w:eastAsia="en-AU"/>
          </w:rPr>
          <w:tab/>
        </w:r>
        <w:r w:rsidRPr="00141D07" w:rsidDel="00141D07">
          <w:rPr>
            <w:rStyle w:val="Hyperlink"/>
            <w:noProof/>
          </w:rPr>
          <w:delText>Name Server Interface Set Commands</w:delText>
        </w:r>
        <w:r w:rsidDel="00141D07">
          <w:rPr>
            <w:noProof/>
            <w:webHidden/>
          </w:rPr>
          <w:tab/>
          <w:delText>17</w:delText>
        </w:r>
      </w:del>
    </w:p>
    <w:p w:rsidR="00F43BD0" w:rsidDel="00141D07" w:rsidRDefault="00F43BD0">
      <w:pPr>
        <w:pStyle w:val="TOC2"/>
        <w:rPr>
          <w:del w:id="151" w:author="Arnaud Dumont" w:date="2014-03-11T17:52:00Z"/>
          <w:rFonts w:eastAsiaTheme="minorEastAsia"/>
          <w:noProof/>
          <w:sz w:val="22"/>
          <w:szCs w:val="22"/>
          <w:lang w:eastAsia="en-AU"/>
        </w:rPr>
      </w:pPr>
      <w:del w:id="152" w:author="Arnaud Dumont" w:date="2014-03-11T17:52:00Z">
        <w:r w:rsidRPr="00141D07" w:rsidDel="00141D07">
          <w:rPr>
            <w:rStyle w:val="Hyperlink"/>
            <w:noProof/>
          </w:rPr>
          <w:delText>5</w:delText>
        </w:r>
        <w:r w:rsidRPr="00141D07" w:rsidDel="00141D07">
          <w:rPr>
            <w:rStyle w:val="Hyperlink"/>
            <w:noProof/>
            <w:rPrChange w:id="153" w:author="Arnaud Dumont" w:date="2014-03-11T17:52:00Z">
              <w:rPr>
                <w:rStyle w:val="Hyperlink"/>
                <w:noProof/>
              </w:rPr>
            </w:rPrChange>
          </w:rPr>
          <w:delText>.1</w:delText>
        </w:r>
        <w:r w:rsidDel="00141D07">
          <w:rPr>
            <w:rFonts w:eastAsiaTheme="minorEastAsia"/>
            <w:noProof/>
            <w:sz w:val="22"/>
            <w:szCs w:val="22"/>
            <w:lang w:eastAsia="en-AU"/>
          </w:rPr>
          <w:tab/>
        </w:r>
        <w:r w:rsidRPr="00141D07" w:rsidDel="00141D07">
          <w:rPr>
            <w:rStyle w:val="Hyperlink"/>
            <w:noProof/>
          </w:rPr>
          <w:delText>Name Server Interface Set Get Command</w:delText>
        </w:r>
        <w:r w:rsidDel="00141D07">
          <w:rPr>
            <w:noProof/>
            <w:webHidden/>
          </w:rPr>
          <w:tab/>
          <w:delText>17</w:delText>
        </w:r>
      </w:del>
    </w:p>
    <w:p w:rsidR="00F43BD0" w:rsidDel="00141D07" w:rsidRDefault="00F43BD0">
      <w:pPr>
        <w:pStyle w:val="TOC1"/>
        <w:rPr>
          <w:del w:id="154" w:author="Arnaud Dumont" w:date="2014-03-11T17:52:00Z"/>
          <w:rFonts w:eastAsiaTheme="minorEastAsia"/>
          <w:b w:val="0"/>
          <w:noProof/>
          <w:sz w:val="22"/>
          <w:szCs w:val="22"/>
          <w:lang w:eastAsia="en-AU"/>
        </w:rPr>
      </w:pPr>
      <w:del w:id="155" w:author="Arnaud Dumont" w:date="2014-03-11T17:52:00Z">
        <w:r w:rsidRPr="00141D07" w:rsidDel="00141D07">
          <w:rPr>
            <w:rStyle w:val="Hyperlink"/>
            <w:noProof/>
          </w:rPr>
          <w:delText>6</w:delText>
        </w:r>
        <w:r w:rsidDel="00141D07">
          <w:rPr>
            <w:rFonts w:eastAsiaTheme="minorEastAsia"/>
            <w:b w:val="0"/>
            <w:noProof/>
            <w:sz w:val="22"/>
            <w:szCs w:val="22"/>
            <w:lang w:eastAsia="en-AU"/>
          </w:rPr>
          <w:tab/>
        </w:r>
        <w:r w:rsidRPr="00141D07" w:rsidDel="00141D07">
          <w:rPr>
            <w:rStyle w:val="Hyperlink"/>
            <w:noProof/>
          </w:rPr>
          <w:delText>Name Server Set Comma</w:delText>
        </w:r>
        <w:bookmarkStart w:id="156" w:name="_GoBack"/>
        <w:bookmarkEnd w:id="156"/>
        <w:r w:rsidRPr="00141D07" w:rsidDel="00141D07">
          <w:rPr>
            <w:rStyle w:val="Hyperlink"/>
            <w:noProof/>
          </w:rPr>
          <w:delText>nds</w:delText>
        </w:r>
        <w:r w:rsidDel="00141D07">
          <w:rPr>
            <w:noProof/>
            <w:webHidden/>
          </w:rPr>
          <w:tab/>
          <w:delText>21</w:delText>
        </w:r>
      </w:del>
    </w:p>
    <w:p w:rsidR="00F43BD0" w:rsidDel="00141D07" w:rsidRDefault="00F43BD0">
      <w:pPr>
        <w:pStyle w:val="TOC2"/>
        <w:rPr>
          <w:del w:id="157" w:author="Arnaud Dumont" w:date="2014-03-11T17:52:00Z"/>
          <w:rFonts w:eastAsiaTheme="minorEastAsia"/>
          <w:noProof/>
          <w:sz w:val="22"/>
          <w:szCs w:val="22"/>
          <w:lang w:eastAsia="en-AU"/>
        </w:rPr>
      </w:pPr>
      <w:del w:id="158" w:author="Arnaud Dumont" w:date="2014-03-11T17:52:00Z">
        <w:r w:rsidRPr="00141D07" w:rsidDel="00141D07">
          <w:rPr>
            <w:rStyle w:val="Hyperlink"/>
            <w:noProof/>
          </w:rPr>
          <w:delText>6.1</w:delText>
        </w:r>
        <w:r w:rsidDel="00141D07">
          <w:rPr>
            <w:rFonts w:eastAsiaTheme="minorEastAsia"/>
            <w:noProof/>
            <w:sz w:val="22"/>
            <w:szCs w:val="22"/>
            <w:lang w:eastAsia="en-AU"/>
          </w:rPr>
          <w:tab/>
        </w:r>
        <w:r w:rsidRPr="00141D07" w:rsidDel="00141D07">
          <w:rPr>
            <w:rStyle w:val="Hyperlink"/>
            <w:noProof/>
          </w:rPr>
          <w:delText>Name Server Set Get Command</w:delText>
        </w:r>
        <w:r w:rsidDel="00141D07">
          <w:rPr>
            <w:noProof/>
            <w:webHidden/>
          </w:rPr>
          <w:tab/>
          <w:delText>21</w:delText>
        </w:r>
      </w:del>
    </w:p>
    <w:p w:rsidR="00F43BD0" w:rsidDel="00141D07" w:rsidRDefault="00F43BD0">
      <w:pPr>
        <w:pStyle w:val="TOC2"/>
        <w:rPr>
          <w:del w:id="159" w:author="Arnaud Dumont" w:date="2014-03-11T17:52:00Z"/>
          <w:rFonts w:eastAsiaTheme="minorEastAsia"/>
          <w:noProof/>
          <w:sz w:val="22"/>
          <w:szCs w:val="22"/>
          <w:lang w:eastAsia="en-AU"/>
        </w:rPr>
      </w:pPr>
      <w:del w:id="160" w:author="Arnaud Dumont" w:date="2014-03-11T17:52:00Z">
        <w:r w:rsidRPr="00141D07" w:rsidDel="00141D07">
          <w:rPr>
            <w:rStyle w:val="Hyperlink"/>
            <w:noProof/>
          </w:rPr>
          <w:delText>6.2</w:delText>
        </w:r>
        <w:r w:rsidDel="00141D07">
          <w:rPr>
            <w:rFonts w:eastAsiaTheme="minorEastAsia"/>
            <w:noProof/>
            <w:sz w:val="22"/>
            <w:szCs w:val="22"/>
            <w:lang w:eastAsia="en-AU"/>
          </w:rPr>
          <w:tab/>
        </w:r>
        <w:r w:rsidRPr="00141D07" w:rsidDel="00141D07">
          <w:rPr>
            <w:rStyle w:val="Hyperlink"/>
            <w:noProof/>
          </w:rPr>
          <w:delText>Name Server Set List Command</w:delText>
        </w:r>
        <w:r w:rsidDel="00141D07">
          <w:rPr>
            <w:noProof/>
            <w:webHidden/>
          </w:rPr>
          <w:tab/>
          <w:delText>24</w:delText>
        </w:r>
      </w:del>
    </w:p>
    <w:p w:rsidR="00F43BD0" w:rsidDel="00141D07" w:rsidRDefault="00F43BD0">
      <w:pPr>
        <w:pStyle w:val="TOC1"/>
        <w:rPr>
          <w:del w:id="161" w:author="Arnaud Dumont" w:date="2014-03-11T17:52:00Z"/>
          <w:rFonts w:eastAsiaTheme="minorEastAsia"/>
          <w:b w:val="0"/>
          <w:noProof/>
          <w:sz w:val="22"/>
          <w:szCs w:val="22"/>
          <w:lang w:eastAsia="en-AU"/>
        </w:rPr>
      </w:pPr>
      <w:del w:id="162" w:author="Arnaud Dumont" w:date="2014-03-11T17:52:00Z">
        <w:r w:rsidRPr="00141D07" w:rsidDel="00141D07">
          <w:rPr>
            <w:rStyle w:val="Hyperlink"/>
            <w:noProof/>
          </w:rPr>
          <w:delText>7</w:delText>
        </w:r>
        <w:r w:rsidDel="00141D07">
          <w:rPr>
            <w:rFonts w:eastAsiaTheme="minorEastAsia"/>
            <w:b w:val="0"/>
            <w:noProof/>
            <w:sz w:val="22"/>
            <w:szCs w:val="22"/>
            <w:lang w:eastAsia="en-AU"/>
          </w:rPr>
          <w:tab/>
        </w:r>
        <w:r w:rsidRPr="00141D07" w:rsidDel="00141D07">
          <w:rPr>
            <w:rStyle w:val="Hyperlink"/>
            <w:noProof/>
          </w:rPr>
          <w:delText>Plan Commands</w:delText>
        </w:r>
        <w:r w:rsidDel="00141D07">
          <w:rPr>
            <w:noProof/>
            <w:webHidden/>
          </w:rPr>
          <w:tab/>
          <w:delText>28</w:delText>
        </w:r>
      </w:del>
    </w:p>
    <w:p w:rsidR="00F43BD0" w:rsidDel="00141D07" w:rsidRDefault="00F43BD0">
      <w:pPr>
        <w:pStyle w:val="TOC2"/>
        <w:rPr>
          <w:del w:id="163" w:author="Arnaud Dumont" w:date="2014-03-11T17:52:00Z"/>
          <w:rFonts w:eastAsiaTheme="minorEastAsia"/>
          <w:noProof/>
          <w:sz w:val="22"/>
          <w:szCs w:val="22"/>
          <w:lang w:eastAsia="en-AU"/>
        </w:rPr>
      </w:pPr>
      <w:del w:id="164" w:author="Arnaud Dumont" w:date="2014-03-11T17:52:00Z">
        <w:r w:rsidRPr="00141D07" w:rsidDel="00141D07">
          <w:rPr>
            <w:rStyle w:val="Hyperlink"/>
            <w:noProof/>
          </w:rPr>
          <w:delText>7.1</w:delText>
        </w:r>
        <w:r w:rsidDel="00141D07">
          <w:rPr>
            <w:rFonts w:eastAsiaTheme="minorEastAsia"/>
            <w:noProof/>
            <w:sz w:val="22"/>
            <w:szCs w:val="22"/>
            <w:lang w:eastAsia="en-AU"/>
          </w:rPr>
          <w:tab/>
        </w:r>
        <w:r w:rsidRPr="00141D07" w:rsidDel="00141D07">
          <w:rPr>
            <w:rStyle w:val="Hyperlink"/>
            <w:noProof/>
          </w:rPr>
          <w:delText>Plan Get Command</w:delText>
        </w:r>
        <w:r w:rsidDel="00141D07">
          <w:rPr>
            <w:noProof/>
            <w:webHidden/>
          </w:rPr>
          <w:tab/>
          <w:delText>28</w:delText>
        </w:r>
      </w:del>
    </w:p>
    <w:p w:rsidR="00F43BD0" w:rsidDel="00141D07" w:rsidRDefault="00F43BD0">
      <w:pPr>
        <w:pStyle w:val="TOC2"/>
        <w:rPr>
          <w:del w:id="165" w:author="Arnaud Dumont" w:date="2014-03-11T17:52:00Z"/>
          <w:rFonts w:eastAsiaTheme="minorEastAsia"/>
          <w:noProof/>
          <w:sz w:val="22"/>
          <w:szCs w:val="22"/>
          <w:lang w:eastAsia="en-AU"/>
        </w:rPr>
      </w:pPr>
      <w:del w:id="166" w:author="Arnaud Dumont" w:date="2014-03-11T17:52:00Z">
        <w:r w:rsidRPr="00141D07" w:rsidDel="00141D07">
          <w:rPr>
            <w:rStyle w:val="Hyperlink"/>
            <w:noProof/>
          </w:rPr>
          <w:delText>7.2</w:delText>
        </w:r>
        <w:r w:rsidDel="00141D07">
          <w:rPr>
            <w:rFonts w:eastAsiaTheme="minorEastAsia"/>
            <w:noProof/>
            <w:sz w:val="22"/>
            <w:szCs w:val="22"/>
            <w:lang w:eastAsia="en-AU"/>
          </w:rPr>
          <w:tab/>
        </w:r>
        <w:r w:rsidRPr="00141D07" w:rsidDel="00141D07">
          <w:rPr>
            <w:rStyle w:val="Hyperlink"/>
            <w:noProof/>
          </w:rPr>
          <w:delText>Plan List Command</w:delText>
        </w:r>
        <w:r w:rsidDel="00141D07">
          <w:rPr>
            <w:noProof/>
            <w:webHidden/>
          </w:rPr>
          <w:tab/>
          <w:delText>32</w:delText>
        </w:r>
      </w:del>
    </w:p>
    <w:p w:rsidR="00F43BD0" w:rsidDel="00141D07" w:rsidRDefault="00F43BD0">
      <w:pPr>
        <w:pStyle w:val="TOC1"/>
        <w:rPr>
          <w:del w:id="167" w:author="Arnaud Dumont" w:date="2014-03-11T17:52:00Z"/>
          <w:rFonts w:eastAsiaTheme="minorEastAsia"/>
          <w:b w:val="0"/>
          <w:noProof/>
          <w:sz w:val="22"/>
          <w:szCs w:val="22"/>
          <w:lang w:eastAsia="en-AU"/>
        </w:rPr>
      </w:pPr>
      <w:del w:id="168" w:author="Arnaud Dumont" w:date="2014-03-11T17:52:00Z">
        <w:r w:rsidRPr="00141D07" w:rsidDel="00141D07">
          <w:rPr>
            <w:rStyle w:val="Hyperlink"/>
            <w:noProof/>
          </w:rPr>
          <w:delText>8</w:delText>
        </w:r>
        <w:r w:rsidDel="00141D07">
          <w:rPr>
            <w:rFonts w:eastAsiaTheme="minorEastAsia"/>
            <w:b w:val="0"/>
            <w:noProof/>
            <w:sz w:val="22"/>
            <w:szCs w:val="22"/>
            <w:lang w:eastAsia="en-AU"/>
          </w:rPr>
          <w:tab/>
        </w:r>
        <w:r w:rsidRPr="00141D07" w:rsidDel="00141D07">
          <w:rPr>
            <w:rStyle w:val="Hyperlink"/>
            <w:noProof/>
          </w:rPr>
          <w:delText>Zone Commands</w:delText>
        </w:r>
        <w:r w:rsidDel="00141D07">
          <w:rPr>
            <w:noProof/>
            <w:webHidden/>
          </w:rPr>
          <w:tab/>
          <w:delText>36</w:delText>
        </w:r>
      </w:del>
    </w:p>
    <w:p w:rsidR="00F43BD0" w:rsidDel="00141D07" w:rsidRDefault="00F43BD0">
      <w:pPr>
        <w:pStyle w:val="TOC2"/>
        <w:rPr>
          <w:del w:id="169" w:author="Arnaud Dumont" w:date="2014-03-11T17:52:00Z"/>
          <w:rFonts w:eastAsiaTheme="minorEastAsia"/>
          <w:noProof/>
          <w:sz w:val="22"/>
          <w:szCs w:val="22"/>
          <w:lang w:eastAsia="en-AU"/>
        </w:rPr>
      </w:pPr>
      <w:del w:id="170" w:author="Arnaud Dumont" w:date="2014-03-11T17:52:00Z">
        <w:r w:rsidRPr="00141D07" w:rsidDel="00141D07">
          <w:rPr>
            <w:rStyle w:val="Hyperlink"/>
            <w:noProof/>
          </w:rPr>
          <w:delText>8.1</w:delText>
        </w:r>
        <w:r w:rsidDel="00141D07">
          <w:rPr>
            <w:rFonts w:eastAsiaTheme="minorEastAsia"/>
            <w:noProof/>
            <w:sz w:val="22"/>
            <w:szCs w:val="22"/>
            <w:lang w:eastAsia="en-AU"/>
          </w:rPr>
          <w:tab/>
        </w:r>
        <w:r w:rsidRPr="00141D07" w:rsidDel="00141D07">
          <w:rPr>
            <w:rStyle w:val="Hyperlink"/>
            <w:noProof/>
          </w:rPr>
          <w:delText>Zone Get Command</w:delText>
        </w:r>
        <w:r w:rsidDel="00141D07">
          <w:rPr>
            <w:noProof/>
            <w:webHidden/>
          </w:rPr>
          <w:tab/>
          <w:delText>36</w:delText>
        </w:r>
      </w:del>
    </w:p>
    <w:p w:rsidR="00F43BD0" w:rsidDel="00141D07" w:rsidRDefault="00F43BD0">
      <w:pPr>
        <w:pStyle w:val="TOC2"/>
        <w:rPr>
          <w:del w:id="171" w:author="Arnaud Dumont" w:date="2014-03-11T17:52:00Z"/>
          <w:rFonts w:eastAsiaTheme="minorEastAsia"/>
          <w:noProof/>
          <w:sz w:val="22"/>
          <w:szCs w:val="22"/>
          <w:lang w:eastAsia="en-AU"/>
        </w:rPr>
      </w:pPr>
      <w:del w:id="172" w:author="Arnaud Dumont" w:date="2014-03-11T17:52:00Z">
        <w:r w:rsidRPr="00141D07" w:rsidDel="00141D07">
          <w:rPr>
            <w:rStyle w:val="Hyperlink"/>
            <w:noProof/>
          </w:rPr>
          <w:delText>8.2</w:delText>
        </w:r>
        <w:r w:rsidDel="00141D07">
          <w:rPr>
            <w:rFonts w:eastAsiaTheme="minorEastAsia"/>
            <w:noProof/>
            <w:sz w:val="22"/>
            <w:szCs w:val="22"/>
            <w:lang w:eastAsia="en-AU"/>
          </w:rPr>
          <w:tab/>
        </w:r>
        <w:r w:rsidRPr="00141D07" w:rsidDel="00141D07">
          <w:rPr>
            <w:rStyle w:val="Hyperlink"/>
            <w:noProof/>
          </w:rPr>
          <w:delText>Zone List Command</w:delText>
        </w:r>
        <w:r w:rsidDel="00141D07">
          <w:rPr>
            <w:noProof/>
            <w:webHidden/>
          </w:rPr>
          <w:tab/>
          <w:delText>50</w:delText>
        </w:r>
      </w:del>
    </w:p>
    <w:p w:rsidR="00F43BD0" w:rsidDel="00141D07" w:rsidRDefault="00F43BD0">
      <w:pPr>
        <w:pStyle w:val="TOC2"/>
        <w:rPr>
          <w:del w:id="173" w:author="Arnaud Dumont" w:date="2014-03-11T17:52:00Z"/>
          <w:rFonts w:eastAsiaTheme="minorEastAsia"/>
          <w:noProof/>
          <w:sz w:val="22"/>
          <w:szCs w:val="22"/>
          <w:lang w:eastAsia="en-AU"/>
        </w:rPr>
      </w:pPr>
      <w:del w:id="174" w:author="Arnaud Dumont" w:date="2014-03-11T17:52:00Z">
        <w:r w:rsidRPr="00141D07" w:rsidDel="00141D07">
          <w:rPr>
            <w:rStyle w:val="Hyperlink"/>
            <w:noProof/>
          </w:rPr>
          <w:delText>8.3</w:delText>
        </w:r>
        <w:r w:rsidDel="00141D07">
          <w:rPr>
            <w:rFonts w:eastAsiaTheme="minorEastAsia"/>
            <w:noProof/>
            <w:sz w:val="22"/>
            <w:szCs w:val="22"/>
            <w:lang w:eastAsia="en-AU"/>
          </w:rPr>
          <w:tab/>
        </w:r>
        <w:r w:rsidRPr="00141D07" w:rsidDel="00141D07">
          <w:rPr>
            <w:rStyle w:val="Hyperlink"/>
            <w:noProof/>
          </w:rPr>
          <w:delText>Zone Create Command</w:delText>
        </w:r>
        <w:r w:rsidDel="00141D07">
          <w:rPr>
            <w:noProof/>
            <w:webHidden/>
          </w:rPr>
          <w:tab/>
          <w:delText>54</w:delText>
        </w:r>
      </w:del>
    </w:p>
    <w:p w:rsidR="00F43BD0" w:rsidDel="00141D07" w:rsidRDefault="00F43BD0">
      <w:pPr>
        <w:pStyle w:val="TOC2"/>
        <w:rPr>
          <w:del w:id="175" w:author="Arnaud Dumont" w:date="2014-03-11T17:52:00Z"/>
          <w:rFonts w:eastAsiaTheme="minorEastAsia"/>
          <w:noProof/>
          <w:sz w:val="22"/>
          <w:szCs w:val="22"/>
          <w:lang w:eastAsia="en-AU"/>
        </w:rPr>
      </w:pPr>
      <w:del w:id="176" w:author="Arnaud Dumont" w:date="2014-03-11T17:52:00Z">
        <w:r w:rsidRPr="00141D07" w:rsidDel="00141D07">
          <w:rPr>
            <w:rStyle w:val="Hyperlink"/>
            <w:noProof/>
          </w:rPr>
          <w:delText>8.4</w:delText>
        </w:r>
        <w:r w:rsidDel="00141D07">
          <w:rPr>
            <w:rFonts w:eastAsiaTheme="minorEastAsia"/>
            <w:noProof/>
            <w:sz w:val="22"/>
            <w:szCs w:val="22"/>
            <w:lang w:eastAsia="en-AU"/>
          </w:rPr>
          <w:tab/>
        </w:r>
        <w:r w:rsidRPr="00141D07" w:rsidDel="00141D07">
          <w:rPr>
            <w:rStyle w:val="Hyperlink"/>
            <w:noProof/>
          </w:rPr>
          <w:delText>Zone Update Command</w:delText>
        </w:r>
        <w:r w:rsidDel="00141D07">
          <w:rPr>
            <w:noProof/>
            <w:webHidden/>
          </w:rPr>
          <w:tab/>
          <w:delText>61</w:delText>
        </w:r>
      </w:del>
    </w:p>
    <w:p w:rsidR="00F43BD0" w:rsidDel="00141D07" w:rsidRDefault="00F43BD0">
      <w:pPr>
        <w:pStyle w:val="TOC2"/>
        <w:rPr>
          <w:del w:id="177" w:author="Arnaud Dumont" w:date="2014-03-11T17:52:00Z"/>
          <w:rFonts w:eastAsiaTheme="minorEastAsia"/>
          <w:noProof/>
          <w:sz w:val="22"/>
          <w:szCs w:val="22"/>
          <w:lang w:eastAsia="en-AU"/>
        </w:rPr>
      </w:pPr>
      <w:del w:id="178" w:author="Arnaud Dumont" w:date="2014-03-11T17:52:00Z">
        <w:r w:rsidRPr="00141D07" w:rsidDel="00141D07">
          <w:rPr>
            <w:rStyle w:val="Hyperlink"/>
            <w:noProof/>
          </w:rPr>
          <w:delText>8.5</w:delText>
        </w:r>
        <w:r w:rsidDel="00141D07">
          <w:rPr>
            <w:rFonts w:eastAsiaTheme="minorEastAsia"/>
            <w:noProof/>
            <w:sz w:val="22"/>
            <w:szCs w:val="22"/>
            <w:lang w:eastAsia="en-AU"/>
          </w:rPr>
          <w:tab/>
        </w:r>
        <w:r w:rsidRPr="00141D07" w:rsidDel="00141D07">
          <w:rPr>
            <w:rStyle w:val="Hyperlink"/>
            <w:noProof/>
          </w:rPr>
          <w:delText>Zone Update Resource Records Command</w:delText>
        </w:r>
        <w:r w:rsidDel="00141D07">
          <w:rPr>
            <w:noProof/>
            <w:webHidden/>
          </w:rPr>
          <w:tab/>
          <w:delText>69</w:delText>
        </w:r>
      </w:del>
    </w:p>
    <w:p w:rsidR="00F43BD0" w:rsidDel="00141D07" w:rsidRDefault="00F43BD0">
      <w:pPr>
        <w:pStyle w:val="TOC2"/>
        <w:rPr>
          <w:del w:id="179" w:author="Arnaud Dumont" w:date="2014-03-11T17:52:00Z"/>
          <w:rFonts w:eastAsiaTheme="minorEastAsia"/>
          <w:noProof/>
          <w:sz w:val="22"/>
          <w:szCs w:val="22"/>
          <w:lang w:eastAsia="en-AU"/>
        </w:rPr>
      </w:pPr>
      <w:del w:id="180" w:author="Arnaud Dumont" w:date="2014-03-11T17:52:00Z">
        <w:r w:rsidRPr="00141D07" w:rsidDel="00141D07">
          <w:rPr>
            <w:rStyle w:val="Hyperlink"/>
            <w:noProof/>
          </w:rPr>
          <w:delText>8.6</w:delText>
        </w:r>
        <w:r w:rsidDel="00141D07">
          <w:rPr>
            <w:rFonts w:eastAsiaTheme="minorEastAsia"/>
            <w:noProof/>
            <w:sz w:val="22"/>
            <w:szCs w:val="22"/>
            <w:lang w:eastAsia="en-AU"/>
          </w:rPr>
          <w:tab/>
        </w:r>
        <w:r w:rsidRPr="00141D07" w:rsidDel="00141D07">
          <w:rPr>
            <w:rStyle w:val="Hyperlink"/>
            <w:noProof/>
          </w:rPr>
          <w:delText>Zone Delete Command</w:delText>
        </w:r>
        <w:r w:rsidDel="00141D07">
          <w:rPr>
            <w:noProof/>
            <w:webHidden/>
          </w:rPr>
          <w:tab/>
          <w:delText>77</w:delText>
        </w:r>
      </w:del>
    </w:p>
    <w:p w:rsidR="00F43BD0" w:rsidDel="00141D07" w:rsidRDefault="00F43BD0">
      <w:pPr>
        <w:pStyle w:val="TOC2"/>
        <w:rPr>
          <w:del w:id="181" w:author="Arnaud Dumont" w:date="2014-03-11T17:52:00Z"/>
          <w:rFonts w:eastAsiaTheme="minorEastAsia"/>
          <w:noProof/>
          <w:sz w:val="22"/>
          <w:szCs w:val="22"/>
          <w:lang w:eastAsia="en-AU"/>
        </w:rPr>
      </w:pPr>
      <w:del w:id="182" w:author="Arnaud Dumont" w:date="2014-03-11T17:52:00Z">
        <w:r w:rsidRPr="00141D07" w:rsidDel="00141D07">
          <w:rPr>
            <w:rStyle w:val="Hyperlink"/>
            <w:noProof/>
          </w:rPr>
          <w:lastRenderedPageBreak/>
          <w:delText>8.7</w:delText>
        </w:r>
        <w:r w:rsidDel="00141D07">
          <w:rPr>
            <w:rFonts w:eastAsiaTheme="minorEastAsia"/>
            <w:noProof/>
            <w:sz w:val="22"/>
            <w:szCs w:val="22"/>
            <w:lang w:eastAsia="en-AU"/>
          </w:rPr>
          <w:tab/>
        </w:r>
        <w:r w:rsidRPr="00141D07" w:rsidDel="00141D07">
          <w:rPr>
            <w:rStyle w:val="Hyperlink"/>
            <w:noProof/>
          </w:rPr>
          <w:delText>Zone Get Query Usage Command</w:delText>
        </w:r>
        <w:r w:rsidDel="00141D07">
          <w:rPr>
            <w:noProof/>
            <w:webHidden/>
          </w:rPr>
          <w:tab/>
          <w:delText>79</w:delText>
        </w:r>
      </w:del>
    </w:p>
    <w:p w:rsidR="00F43BD0" w:rsidDel="00141D07" w:rsidRDefault="00F43BD0">
      <w:pPr>
        <w:pStyle w:val="TOC2"/>
        <w:rPr>
          <w:del w:id="183" w:author="Arnaud Dumont" w:date="2014-03-11T17:52:00Z"/>
          <w:rFonts w:eastAsiaTheme="minorEastAsia"/>
          <w:noProof/>
          <w:sz w:val="22"/>
          <w:szCs w:val="22"/>
          <w:lang w:eastAsia="en-AU"/>
        </w:rPr>
      </w:pPr>
      <w:del w:id="184" w:author="Arnaud Dumont" w:date="2014-03-11T17:52:00Z">
        <w:r w:rsidRPr="00141D07" w:rsidDel="00141D07">
          <w:rPr>
            <w:rStyle w:val="Hyperlink"/>
            <w:noProof/>
          </w:rPr>
          <w:delText>8.8</w:delText>
        </w:r>
        <w:r w:rsidDel="00141D07">
          <w:rPr>
            <w:rFonts w:eastAsiaTheme="minorEastAsia"/>
            <w:noProof/>
            <w:sz w:val="22"/>
            <w:szCs w:val="22"/>
            <w:lang w:eastAsia="en-AU"/>
          </w:rPr>
          <w:tab/>
        </w:r>
        <w:r w:rsidRPr="00141D07" w:rsidDel="00141D07">
          <w:rPr>
            <w:rStyle w:val="Hyperlink"/>
            <w:noProof/>
          </w:rPr>
          <w:delText>Zone Get Zone File Command</w:delText>
        </w:r>
        <w:r w:rsidDel="00141D07">
          <w:rPr>
            <w:noProof/>
            <w:webHidden/>
          </w:rPr>
          <w:tab/>
          <w:delText>83</w:delText>
        </w:r>
      </w:del>
    </w:p>
    <w:p w:rsidR="00F43BD0" w:rsidDel="00141D07" w:rsidRDefault="00F43BD0">
      <w:pPr>
        <w:pStyle w:val="TOC1"/>
        <w:rPr>
          <w:del w:id="185" w:author="Arnaud Dumont" w:date="2014-03-11T17:52:00Z"/>
          <w:rFonts w:eastAsiaTheme="minorEastAsia"/>
          <w:b w:val="0"/>
          <w:noProof/>
          <w:sz w:val="22"/>
          <w:szCs w:val="22"/>
          <w:lang w:eastAsia="en-AU"/>
        </w:rPr>
      </w:pPr>
      <w:del w:id="186" w:author="Arnaud Dumont" w:date="2014-03-11T17:52:00Z">
        <w:r w:rsidRPr="00141D07" w:rsidDel="00141D07">
          <w:rPr>
            <w:rStyle w:val="Hyperlink"/>
            <w:noProof/>
          </w:rPr>
          <w:delText>9</w:delText>
        </w:r>
        <w:r w:rsidDel="00141D07">
          <w:rPr>
            <w:rFonts w:eastAsiaTheme="minorEastAsia"/>
            <w:b w:val="0"/>
            <w:noProof/>
            <w:sz w:val="22"/>
            <w:szCs w:val="22"/>
            <w:lang w:eastAsia="en-AU"/>
          </w:rPr>
          <w:tab/>
        </w:r>
        <w:r w:rsidRPr="00141D07" w:rsidDel="00141D07">
          <w:rPr>
            <w:rStyle w:val="Hyperlink"/>
            <w:noProof/>
          </w:rPr>
          <w:delText>Message Commands</w:delText>
        </w:r>
        <w:r w:rsidDel="00141D07">
          <w:rPr>
            <w:noProof/>
            <w:webHidden/>
          </w:rPr>
          <w:tab/>
          <w:delText>86</w:delText>
        </w:r>
      </w:del>
    </w:p>
    <w:p w:rsidR="00F43BD0" w:rsidDel="00141D07" w:rsidRDefault="00F43BD0">
      <w:pPr>
        <w:pStyle w:val="TOC2"/>
        <w:rPr>
          <w:del w:id="187" w:author="Arnaud Dumont" w:date="2014-03-11T17:52:00Z"/>
          <w:rFonts w:eastAsiaTheme="minorEastAsia"/>
          <w:noProof/>
          <w:sz w:val="22"/>
          <w:szCs w:val="22"/>
          <w:lang w:eastAsia="en-AU"/>
        </w:rPr>
      </w:pPr>
      <w:del w:id="188" w:author="Arnaud Dumont" w:date="2014-03-11T17:52:00Z">
        <w:r w:rsidRPr="00141D07" w:rsidDel="00141D07">
          <w:rPr>
            <w:rStyle w:val="Hyperlink"/>
            <w:noProof/>
          </w:rPr>
          <w:delText>9.1</w:delText>
        </w:r>
        <w:r w:rsidDel="00141D07">
          <w:rPr>
            <w:rFonts w:eastAsiaTheme="minorEastAsia"/>
            <w:noProof/>
            <w:sz w:val="22"/>
            <w:szCs w:val="22"/>
            <w:lang w:eastAsia="en-AU"/>
          </w:rPr>
          <w:tab/>
        </w:r>
        <w:r w:rsidRPr="00141D07" w:rsidDel="00141D07">
          <w:rPr>
            <w:rStyle w:val="Hyperlink"/>
            <w:noProof/>
          </w:rPr>
          <w:delText>Message Poll Command</w:delText>
        </w:r>
        <w:r w:rsidDel="00141D07">
          <w:rPr>
            <w:noProof/>
            <w:webHidden/>
          </w:rPr>
          <w:tab/>
          <w:delText>86</w:delText>
        </w:r>
      </w:del>
    </w:p>
    <w:p w:rsidR="00F43BD0" w:rsidDel="00141D07" w:rsidRDefault="00F43BD0">
      <w:pPr>
        <w:pStyle w:val="TOC2"/>
        <w:rPr>
          <w:del w:id="189" w:author="Arnaud Dumont" w:date="2014-03-11T17:52:00Z"/>
          <w:rFonts w:eastAsiaTheme="minorEastAsia"/>
          <w:noProof/>
          <w:sz w:val="22"/>
          <w:szCs w:val="22"/>
          <w:lang w:eastAsia="en-AU"/>
        </w:rPr>
      </w:pPr>
      <w:del w:id="190" w:author="Arnaud Dumont" w:date="2014-03-11T17:52:00Z">
        <w:r w:rsidRPr="00141D07" w:rsidDel="00141D07">
          <w:rPr>
            <w:rStyle w:val="Hyperlink"/>
            <w:noProof/>
          </w:rPr>
          <w:delText>9.2</w:delText>
        </w:r>
        <w:r w:rsidDel="00141D07">
          <w:rPr>
            <w:rFonts w:eastAsiaTheme="minorEastAsia"/>
            <w:noProof/>
            <w:sz w:val="22"/>
            <w:szCs w:val="22"/>
            <w:lang w:eastAsia="en-AU"/>
          </w:rPr>
          <w:tab/>
        </w:r>
        <w:r w:rsidRPr="00141D07" w:rsidDel="00141D07">
          <w:rPr>
            <w:rStyle w:val="Hyperlink"/>
            <w:noProof/>
          </w:rPr>
          <w:delText>Message Acknowledge Command</w:delText>
        </w:r>
        <w:r w:rsidDel="00141D07">
          <w:rPr>
            <w:noProof/>
            <w:webHidden/>
          </w:rPr>
          <w:tab/>
          <w:delText>90</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91" w:name="_Toc382323649"/>
      <w:r>
        <w:lastRenderedPageBreak/>
        <w:t>Introduction</w:t>
      </w:r>
      <w:bookmarkEnd w:id="19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2" w:name="_Toc382323650"/>
      <w:r>
        <w:lastRenderedPageBreak/>
        <w:t>General</w:t>
      </w:r>
      <w:bookmarkEnd w:id="19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3" w:name="_Toc382323651"/>
      <w:r>
        <w:t>Data Types</w:t>
      </w:r>
      <w:bookmarkEnd w:id="19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4"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95" w:name="_Toc382323652"/>
      <w:r>
        <w:lastRenderedPageBreak/>
        <w:t>Protocol Overview</w:t>
      </w:r>
      <w:bookmarkEnd w:id="195"/>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96" w:author="Arnaud Dumont" w:date="2014-02-20T10:56:00Z">
        <w:r w:rsidR="002D484E">
          <w:t>, except for the Zone Get Zone File command (see related paragraph)</w:t>
        </w:r>
      </w:ins>
      <w:r>
        <w:t>. For objects</w:t>
      </w:r>
      <w:ins w:id="197" w:author="Arnaud Dumont" w:date="2014-02-20T10:57:00Z">
        <w:r w:rsidR="002D484E">
          <w:t>,</w:t>
        </w:r>
      </w:ins>
      <w:r>
        <w:t xml:space="preserve"> all fields are returned</w:t>
      </w:r>
      <w:ins w:id="198" w:author="Arnaud Dumont" w:date="2014-02-20T10:57:00Z">
        <w:r w:rsidR="002D484E">
          <w:t xml:space="preserve">. </w:t>
        </w:r>
      </w:ins>
      <w:del w:id="199" w:author="Arnaud Dumont" w:date="2014-02-20T10:57:00Z">
        <w:r w:rsidDel="002D484E">
          <w:delText>,</w:delText>
        </w:r>
      </w:del>
      <w:ins w:id="200" w:author="Arnaud Dumont" w:date="2014-02-20T10:57:00Z">
        <w:r w:rsidR="002D484E">
          <w:t>H</w:t>
        </w:r>
      </w:ins>
      <w:del w:id="201"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02" w:name="_Toc382323653"/>
      <w:r>
        <w:t>Authentication</w:t>
      </w:r>
      <w:bookmarkEnd w:id="202"/>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03"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04"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05" w:name="_Toc382323654"/>
      <w:r>
        <w:t>Update Version Check</w:t>
      </w:r>
      <w:bookmarkEnd w:id="20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06"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7" w:name="_Toc382323655"/>
      <w:r>
        <w:t>E-Tag Evaluation</w:t>
      </w:r>
      <w:bookmarkEnd w:id="20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08" w:name="_Toc382323656"/>
      <w:r>
        <w:t>General Request Headers</w:t>
      </w:r>
      <w:bookmarkEnd w:id="208"/>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09" w:name="_Toc382323657"/>
      <w:r>
        <w:lastRenderedPageBreak/>
        <w:t>General Response Headers</w:t>
      </w:r>
      <w:bookmarkEnd w:id="209"/>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10" w:name="_Toc382323658"/>
      <w:r>
        <w:t>Errors and Failures</w:t>
      </w:r>
      <w:bookmarkEnd w:id="210"/>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11"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12" w:name="_Toc382323659"/>
      <w:r>
        <w:lastRenderedPageBreak/>
        <w:t>Account Commands</w:t>
      </w:r>
      <w:bookmarkEnd w:id="212"/>
    </w:p>
    <w:p w:rsidR="00BB2638" w:rsidRDefault="00BB2638" w:rsidP="00BB2638">
      <w:pPr>
        <w:pStyle w:val="Heading2"/>
      </w:pPr>
      <w:bookmarkStart w:id="213" w:name="_Toc382323660"/>
      <w:r>
        <w:t>Account Get Command</w:t>
      </w:r>
      <w:bookmarkEnd w:id="213"/>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214" w:name="_Toc382323661"/>
      <w:r>
        <w:lastRenderedPageBreak/>
        <w:t>User Commands</w:t>
      </w:r>
      <w:bookmarkEnd w:id="214"/>
    </w:p>
    <w:p w:rsidR="00323508" w:rsidRDefault="008A0F29" w:rsidP="008A0F29">
      <w:pPr>
        <w:pStyle w:val="Heading2"/>
      </w:pPr>
      <w:bookmarkStart w:id="215" w:name="_Toc382323662"/>
      <w:r>
        <w:t>User Get Command</w:t>
      </w:r>
      <w:bookmarkEnd w:id="215"/>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16" w:name="_Toc382323663"/>
      <w:r>
        <w:t>User List Command</w:t>
      </w:r>
      <w:bookmarkEnd w:id="216"/>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17" w:name="_Toc382323664"/>
      <w:r>
        <w:lastRenderedPageBreak/>
        <w:t>Name Server Interface Set Commands</w:t>
      </w:r>
      <w:bookmarkEnd w:id="217"/>
    </w:p>
    <w:p w:rsidR="003A30DE" w:rsidRDefault="003A30DE" w:rsidP="003A30DE">
      <w:pPr>
        <w:pStyle w:val="Heading2"/>
      </w:pPr>
      <w:bookmarkStart w:id="218" w:name="_Toc382323665"/>
      <w:r>
        <w:t>Name Server Interface Set Get Command</w:t>
      </w:r>
      <w:bookmarkEnd w:id="218"/>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19" w:name="_Toc382323666"/>
      <w:r>
        <w:lastRenderedPageBreak/>
        <w:t>Name Server Set Commands</w:t>
      </w:r>
      <w:bookmarkEnd w:id="219"/>
    </w:p>
    <w:p w:rsidR="003A30DE" w:rsidRDefault="003A30DE" w:rsidP="003A30DE">
      <w:pPr>
        <w:pStyle w:val="Heading2"/>
      </w:pPr>
      <w:bookmarkStart w:id="220" w:name="_Toc382323667"/>
      <w:r>
        <w:t>Name Server Set Get Command</w:t>
      </w:r>
      <w:bookmarkEnd w:id="220"/>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21" w:name="_Toc382323668"/>
      <w:r>
        <w:t>Name Server Set List Command</w:t>
      </w:r>
      <w:bookmarkEnd w:id="221"/>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22" w:name="_Toc382323669"/>
      <w:r>
        <w:lastRenderedPageBreak/>
        <w:t>Plan Commands</w:t>
      </w:r>
      <w:bookmarkEnd w:id="222"/>
    </w:p>
    <w:p w:rsidR="003A30DE" w:rsidRDefault="003A30DE" w:rsidP="003A30DE">
      <w:pPr>
        <w:pStyle w:val="Heading2"/>
      </w:pPr>
      <w:bookmarkStart w:id="223" w:name="_Toc382323670"/>
      <w:r>
        <w:t>Plan Get Command</w:t>
      </w:r>
      <w:bookmarkEnd w:id="223"/>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24"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25" w:name="_Toc382323671"/>
      <w:r>
        <w:t>Plan List Command</w:t>
      </w:r>
      <w:bookmarkEnd w:id="225"/>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26" w:author="Arnaud Dumont" w:date="2014-02-20T11:15:00Z">
        <w:r w:rsidRPr="005375DB" w:rsidDel="006629D3">
          <w:delText xml:space="preserve">user </w:delText>
        </w:r>
      </w:del>
      <w:ins w:id="227"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28" w:name="_Toc382323672"/>
      <w:r>
        <w:lastRenderedPageBreak/>
        <w:t>Zone Commands</w:t>
      </w:r>
      <w:bookmarkEnd w:id="228"/>
    </w:p>
    <w:p w:rsidR="004836FD" w:rsidRDefault="003A30DE" w:rsidP="003A30DE">
      <w:pPr>
        <w:pStyle w:val="Heading2"/>
      </w:pPr>
      <w:bookmarkStart w:id="229" w:name="_Toc382323673"/>
      <w:r>
        <w:t>Zone Get Command</w:t>
      </w:r>
      <w:bookmarkEnd w:id="229"/>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30" w:author="Arnaud Dumont" w:date="2014-02-20T11:16:00Z">
              <w:r w:rsidDel="006629D3">
                <w:delText xml:space="preserve"> </w:delText>
              </w:r>
            </w:del>
            <w:r>
              <w:t>string “rdata” field that is as the resource record would be entered into a BIND compati</w:t>
            </w:r>
            <w:del w:id="231"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32" w:author="Arnaud Dumont" w:date="2014-02-11T13:48:00Z"/>
        </w:trPr>
        <w:tc>
          <w:tcPr>
            <w:tcW w:w="2965" w:type="dxa"/>
          </w:tcPr>
          <w:p w:rsidR="00BD038E" w:rsidRDefault="00BD038E" w:rsidP="000E46A1">
            <w:pPr>
              <w:pStyle w:val="Table-Text"/>
              <w:rPr>
                <w:ins w:id="233" w:author="Arnaud Dumont" w:date="2014-02-11T13:48:00Z"/>
              </w:rPr>
            </w:pPr>
            <w:ins w:id="234" w:author="Arnaud Dumont" w:date="2014-02-11T13:49:00Z">
              <w:r w:rsidRPr="00BD038E">
                <w:t>zskRollOverState</w:t>
              </w:r>
            </w:ins>
          </w:p>
        </w:tc>
        <w:tc>
          <w:tcPr>
            <w:tcW w:w="2175" w:type="dxa"/>
          </w:tcPr>
          <w:p w:rsidR="00BD038E" w:rsidRDefault="00BD038E" w:rsidP="000E46A1">
            <w:pPr>
              <w:pStyle w:val="Table-Text"/>
              <w:rPr>
                <w:ins w:id="235" w:author="Arnaud Dumont" w:date="2014-02-11T13:48:00Z"/>
              </w:rPr>
            </w:pPr>
            <w:ins w:id="236" w:author="Arnaud Dumont" w:date="2014-02-11T13:49:00Z">
              <w:r>
                <w:t>string</w:t>
              </w:r>
            </w:ins>
          </w:p>
        </w:tc>
        <w:tc>
          <w:tcPr>
            <w:tcW w:w="3507" w:type="dxa"/>
          </w:tcPr>
          <w:p w:rsidR="00BD038E" w:rsidRDefault="00BD038E" w:rsidP="00D279A5">
            <w:pPr>
              <w:pStyle w:val="Table-Text"/>
              <w:rPr>
                <w:ins w:id="237" w:author="Arnaud Dumont" w:date="2014-02-11T13:48:00Z"/>
              </w:rPr>
            </w:pPr>
            <w:ins w:id="238" w:author="Arnaud Dumont" w:date="2014-02-11T13:49:00Z">
              <w:r>
                <w:t xml:space="preserve">The </w:t>
              </w:r>
              <w:r w:rsidRPr="00BD038E">
                <w:t>state of the zone in the ZSK roll over process</w:t>
              </w:r>
            </w:ins>
            <w:ins w:id="239" w:author="Arnaud Dumont" w:date="2014-02-11T13:52:00Z">
              <w:r w:rsidR="00D279A5">
                <w:t>, if the zone is DNSSEC-signed. This</w:t>
              </w:r>
            </w:ins>
            <w:ins w:id="240" w:author="Arnaud Dumont" w:date="2014-02-11T13:49:00Z">
              <w:r>
                <w:t xml:space="preserve"> enables</w:t>
              </w:r>
              <w:r w:rsidRPr="00BD038E">
                <w:t xml:space="preserve"> the zone's Zone Signing Keys to be replaced after a certain period of time</w:t>
              </w:r>
            </w:ins>
            <w:ins w:id="241" w:author="Arnaud Dumont" w:date="2014-02-11T13:52:00Z">
              <w:r w:rsidR="00D279A5">
                <w:t>, for security purpose</w:t>
              </w:r>
            </w:ins>
          </w:p>
        </w:tc>
      </w:tr>
      <w:tr w:rsidR="00BD038E" w:rsidTr="00B26960">
        <w:trPr>
          <w:trHeight w:val="113"/>
          <w:tblHeader w:val="0"/>
          <w:ins w:id="242" w:author="Arnaud Dumont" w:date="2014-02-11T13:48:00Z"/>
        </w:trPr>
        <w:tc>
          <w:tcPr>
            <w:tcW w:w="2965" w:type="dxa"/>
          </w:tcPr>
          <w:p w:rsidR="00BD038E" w:rsidRDefault="00BD038E" w:rsidP="000E46A1">
            <w:pPr>
              <w:pStyle w:val="Table-Text"/>
              <w:rPr>
                <w:ins w:id="243" w:author="Arnaud Dumont" w:date="2014-02-11T13:48:00Z"/>
              </w:rPr>
            </w:pPr>
            <w:ins w:id="244" w:author="Arnaud Dumont" w:date="2014-02-11T13:51:00Z">
              <w:r w:rsidRPr="00BD038E">
                <w:t>zskNextActionDate</w:t>
              </w:r>
            </w:ins>
          </w:p>
        </w:tc>
        <w:tc>
          <w:tcPr>
            <w:tcW w:w="2175" w:type="dxa"/>
          </w:tcPr>
          <w:p w:rsidR="00BD038E" w:rsidRDefault="00BD038E" w:rsidP="000E46A1">
            <w:pPr>
              <w:pStyle w:val="Table-Text"/>
              <w:rPr>
                <w:ins w:id="245" w:author="Arnaud Dumont" w:date="2014-02-11T13:48:00Z"/>
              </w:rPr>
            </w:pPr>
            <w:ins w:id="246" w:author="Arnaud Dumont" w:date="2014-02-11T13:51:00Z">
              <w:r>
                <w:t>timestamp</w:t>
              </w:r>
            </w:ins>
          </w:p>
        </w:tc>
        <w:tc>
          <w:tcPr>
            <w:tcW w:w="3507" w:type="dxa"/>
          </w:tcPr>
          <w:p w:rsidR="00BD038E" w:rsidRDefault="00BD038E" w:rsidP="000E46A1">
            <w:pPr>
              <w:pStyle w:val="Table-Text"/>
              <w:rPr>
                <w:ins w:id="247" w:author="Arnaud Dumont" w:date="2014-02-11T13:48:00Z"/>
              </w:rPr>
            </w:pPr>
            <w:ins w:id="248" w:author="Arnaud Dumont" w:date="2014-02-11T13:51:00Z">
              <w:r w:rsidRPr="00BD038E">
                <w:t>The next date of an action for the zone in the ZSK roll over process, if the zone is DNSSEC-signed</w:t>
              </w:r>
            </w:ins>
          </w:p>
        </w:tc>
      </w:tr>
      <w:tr w:rsidR="00BD038E" w:rsidTr="00B26960">
        <w:trPr>
          <w:trHeight w:val="113"/>
          <w:tblHeader w:val="0"/>
          <w:ins w:id="249" w:author="Arnaud Dumont" w:date="2014-02-11T13:48:00Z"/>
        </w:trPr>
        <w:tc>
          <w:tcPr>
            <w:tcW w:w="2965" w:type="dxa"/>
          </w:tcPr>
          <w:p w:rsidR="00BD038E" w:rsidRDefault="00BD038E" w:rsidP="000E46A1">
            <w:pPr>
              <w:pStyle w:val="Table-Text"/>
              <w:rPr>
                <w:ins w:id="250" w:author="Arnaud Dumont" w:date="2014-02-11T13:48:00Z"/>
              </w:rPr>
            </w:pPr>
            <w:ins w:id="251" w:author="Arnaud Dumont" w:date="2014-02-11T13:51:00Z">
              <w:r w:rsidRPr="00BD038E">
                <w:t>zskRRSIGRegenerationDate</w:t>
              </w:r>
            </w:ins>
          </w:p>
        </w:tc>
        <w:tc>
          <w:tcPr>
            <w:tcW w:w="2175" w:type="dxa"/>
          </w:tcPr>
          <w:p w:rsidR="00BD038E" w:rsidRDefault="00BD038E" w:rsidP="000E46A1">
            <w:pPr>
              <w:pStyle w:val="Table-Text"/>
              <w:rPr>
                <w:ins w:id="252" w:author="Arnaud Dumont" w:date="2014-02-11T13:48:00Z"/>
              </w:rPr>
            </w:pPr>
            <w:ins w:id="253" w:author="Arnaud Dumont" w:date="2014-02-11T13:51:00Z">
              <w:r>
                <w:t>timestamp</w:t>
              </w:r>
            </w:ins>
          </w:p>
        </w:tc>
        <w:tc>
          <w:tcPr>
            <w:tcW w:w="3507" w:type="dxa"/>
          </w:tcPr>
          <w:p w:rsidR="00BD038E" w:rsidRDefault="00BD038E" w:rsidP="000E46A1">
            <w:pPr>
              <w:pStyle w:val="Table-Text"/>
              <w:rPr>
                <w:ins w:id="254" w:author="Arnaud Dumont" w:date="2014-02-11T13:48:00Z"/>
              </w:rPr>
            </w:pPr>
            <w:ins w:id="255"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56"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57" w:author="Arnaud Dumont" w:date="2014-02-20T11:24:00Z"/>
        </w:rPr>
      </w:pPr>
      <w:ins w:id="258"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59"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60" w:author="Arnaud Dumont" w:date="2014-02-20T11:24:00Z"/>
              </w:rPr>
            </w:pPr>
            <w:ins w:id="261"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62" w:author="Arnaud Dumont" w:date="2014-02-20T11:24:00Z"/>
              </w:rPr>
            </w:pPr>
            <w:ins w:id="263"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64" w:author="Arnaud Dumont" w:date="2014-02-20T11:24:00Z"/>
              </w:rPr>
            </w:pPr>
            <w:ins w:id="265" w:author="Arnaud Dumont" w:date="2014-02-20T11:24:00Z">
              <w:r>
                <w:t>Description</w:t>
              </w:r>
            </w:ins>
          </w:p>
        </w:tc>
      </w:tr>
      <w:tr w:rsidR="00775CCB" w:rsidTr="00DE117E">
        <w:trPr>
          <w:trHeight w:val="113"/>
          <w:tblHeader w:val="0"/>
          <w:ins w:id="266" w:author="Arnaud Dumont" w:date="2014-02-20T11:24:00Z"/>
        </w:trPr>
        <w:tc>
          <w:tcPr>
            <w:tcW w:w="2965" w:type="dxa"/>
          </w:tcPr>
          <w:p w:rsidR="00775CCB" w:rsidRDefault="00775CCB" w:rsidP="00DE117E">
            <w:pPr>
              <w:pStyle w:val="Table-Text"/>
              <w:rPr>
                <w:ins w:id="267" w:author="Arnaud Dumont" w:date="2014-02-20T11:24:00Z"/>
              </w:rPr>
            </w:pPr>
            <w:ins w:id="268" w:author="Arnaud Dumont" w:date="2014-02-20T11:24:00Z">
              <w:r>
                <w:t>name</w:t>
              </w:r>
            </w:ins>
          </w:p>
        </w:tc>
        <w:tc>
          <w:tcPr>
            <w:tcW w:w="2175" w:type="dxa"/>
          </w:tcPr>
          <w:p w:rsidR="00775CCB" w:rsidRDefault="00775CCB" w:rsidP="00DE117E">
            <w:pPr>
              <w:pStyle w:val="Table-Text"/>
              <w:rPr>
                <w:ins w:id="269" w:author="Arnaud Dumont" w:date="2014-02-20T11:24:00Z"/>
              </w:rPr>
            </w:pPr>
            <w:ins w:id="270" w:author="Arnaud Dumont" w:date="2014-02-20T11:24:00Z">
              <w:r>
                <w:t>string</w:t>
              </w:r>
            </w:ins>
          </w:p>
        </w:tc>
        <w:tc>
          <w:tcPr>
            <w:tcW w:w="3507" w:type="dxa"/>
          </w:tcPr>
          <w:p w:rsidR="00775CCB" w:rsidRDefault="00775CCB" w:rsidP="00DE117E">
            <w:pPr>
              <w:pStyle w:val="Table-Text"/>
              <w:rPr>
                <w:ins w:id="271" w:author="Arnaud Dumont" w:date="2014-02-20T11:24:00Z"/>
              </w:rPr>
            </w:pPr>
            <w:ins w:id="272" w:author="Arnaud Dumont" w:date="2014-02-20T11:24:00Z">
              <w:r>
                <w:t>The name of the resource record</w:t>
              </w:r>
            </w:ins>
          </w:p>
        </w:tc>
      </w:tr>
      <w:tr w:rsidR="00775CCB" w:rsidTr="00DE117E">
        <w:trPr>
          <w:trHeight w:val="113"/>
          <w:tblHeader w:val="0"/>
          <w:ins w:id="273" w:author="Arnaud Dumont" w:date="2014-02-20T11:24:00Z"/>
        </w:trPr>
        <w:tc>
          <w:tcPr>
            <w:tcW w:w="2965" w:type="dxa"/>
          </w:tcPr>
          <w:p w:rsidR="00775CCB" w:rsidRDefault="00775CCB" w:rsidP="00DE117E">
            <w:pPr>
              <w:pStyle w:val="Table-Text"/>
              <w:rPr>
                <w:ins w:id="274" w:author="Arnaud Dumont" w:date="2014-02-20T11:24:00Z"/>
              </w:rPr>
            </w:pPr>
            <w:ins w:id="275" w:author="Arnaud Dumont" w:date="2014-02-20T11:24:00Z">
              <w:r>
                <w:t>class</w:t>
              </w:r>
            </w:ins>
          </w:p>
        </w:tc>
        <w:tc>
          <w:tcPr>
            <w:tcW w:w="2175" w:type="dxa"/>
          </w:tcPr>
          <w:p w:rsidR="00775CCB" w:rsidRDefault="00775CCB" w:rsidP="00DE117E">
            <w:pPr>
              <w:pStyle w:val="Table-Text"/>
              <w:rPr>
                <w:ins w:id="276" w:author="Arnaud Dumont" w:date="2014-02-20T11:24:00Z"/>
              </w:rPr>
            </w:pPr>
            <w:ins w:id="277" w:author="Arnaud Dumont" w:date="2014-02-20T11:24:00Z">
              <w:r>
                <w:t>string</w:t>
              </w:r>
            </w:ins>
          </w:p>
        </w:tc>
        <w:tc>
          <w:tcPr>
            <w:tcW w:w="3507" w:type="dxa"/>
          </w:tcPr>
          <w:p w:rsidR="00775CCB" w:rsidRDefault="00775CCB" w:rsidP="00DE117E">
            <w:pPr>
              <w:pStyle w:val="Table-Text"/>
              <w:rPr>
                <w:ins w:id="278" w:author="Arnaud Dumont" w:date="2014-02-20T11:24:00Z"/>
              </w:rPr>
            </w:pPr>
            <w:ins w:id="279" w:author="Arnaud Dumont" w:date="2014-02-20T11:24:00Z">
              <w:r>
                <w:t>The class of the resource record, currently the only support class is “IN”</w:t>
              </w:r>
            </w:ins>
          </w:p>
        </w:tc>
      </w:tr>
      <w:tr w:rsidR="00775CCB" w:rsidTr="00DE117E">
        <w:trPr>
          <w:trHeight w:val="113"/>
          <w:tblHeader w:val="0"/>
          <w:ins w:id="280" w:author="Arnaud Dumont" w:date="2014-02-20T11:24:00Z"/>
        </w:trPr>
        <w:tc>
          <w:tcPr>
            <w:tcW w:w="2965" w:type="dxa"/>
          </w:tcPr>
          <w:p w:rsidR="00775CCB" w:rsidRDefault="00775CCB" w:rsidP="00DE117E">
            <w:pPr>
              <w:pStyle w:val="Table-Text"/>
              <w:rPr>
                <w:ins w:id="281" w:author="Arnaud Dumont" w:date="2014-02-20T11:24:00Z"/>
              </w:rPr>
            </w:pPr>
            <w:ins w:id="282" w:author="Arnaud Dumont" w:date="2014-02-20T11:24:00Z">
              <w:r>
                <w:t>ttl</w:t>
              </w:r>
            </w:ins>
          </w:p>
        </w:tc>
        <w:tc>
          <w:tcPr>
            <w:tcW w:w="2175" w:type="dxa"/>
          </w:tcPr>
          <w:p w:rsidR="00775CCB" w:rsidRDefault="00775CCB" w:rsidP="00DE117E">
            <w:pPr>
              <w:pStyle w:val="Table-Text"/>
              <w:rPr>
                <w:ins w:id="283" w:author="Arnaud Dumont" w:date="2014-02-20T11:24:00Z"/>
              </w:rPr>
            </w:pPr>
            <w:ins w:id="284" w:author="Arnaud Dumont" w:date="2014-02-20T11:24:00Z">
              <w:r>
                <w:t>integer</w:t>
              </w:r>
            </w:ins>
          </w:p>
        </w:tc>
        <w:tc>
          <w:tcPr>
            <w:tcW w:w="3507" w:type="dxa"/>
          </w:tcPr>
          <w:p w:rsidR="00775CCB" w:rsidRDefault="00775CCB" w:rsidP="00DE117E">
            <w:pPr>
              <w:pStyle w:val="Table-Text"/>
              <w:rPr>
                <w:ins w:id="285" w:author="Arnaud Dumont" w:date="2014-02-20T11:24:00Z"/>
              </w:rPr>
            </w:pPr>
            <w:ins w:id="286" w:author="Arnaud Dumont" w:date="2014-02-20T11:24:00Z">
              <w:r>
                <w:t>The ttl of the resource record</w:t>
              </w:r>
            </w:ins>
          </w:p>
        </w:tc>
      </w:tr>
      <w:tr w:rsidR="00775CCB" w:rsidTr="00DE117E">
        <w:trPr>
          <w:trHeight w:val="113"/>
          <w:tblHeader w:val="0"/>
          <w:ins w:id="287" w:author="Arnaud Dumont" w:date="2014-02-20T11:24:00Z"/>
        </w:trPr>
        <w:tc>
          <w:tcPr>
            <w:tcW w:w="2965" w:type="dxa"/>
          </w:tcPr>
          <w:p w:rsidR="00775CCB" w:rsidRDefault="00775CCB" w:rsidP="00DE117E">
            <w:pPr>
              <w:pStyle w:val="Table-Text"/>
              <w:rPr>
                <w:ins w:id="288" w:author="Arnaud Dumont" w:date="2014-02-20T11:24:00Z"/>
              </w:rPr>
            </w:pPr>
            <w:ins w:id="289" w:author="Arnaud Dumont" w:date="2014-02-20T11:24:00Z">
              <w:r>
                <w:t>type</w:t>
              </w:r>
            </w:ins>
          </w:p>
        </w:tc>
        <w:tc>
          <w:tcPr>
            <w:tcW w:w="2175" w:type="dxa"/>
          </w:tcPr>
          <w:p w:rsidR="00775CCB" w:rsidRDefault="00775CCB" w:rsidP="00DE117E">
            <w:pPr>
              <w:pStyle w:val="Table-Text"/>
              <w:rPr>
                <w:ins w:id="290" w:author="Arnaud Dumont" w:date="2014-02-20T11:24:00Z"/>
              </w:rPr>
            </w:pPr>
            <w:ins w:id="291" w:author="Arnaud Dumont" w:date="2014-02-20T11:24:00Z">
              <w:r>
                <w:t>string</w:t>
              </w:r>
            </w:ins>
          </w:p>
        </w:tc>
        <w:tc>
          <w:tcPr>
            <w:tcW w:w="3507" w:type="dxa"/>
          </w:tcPr>
          <w:p w:rsidR="00775CCB" w:rsidRDefault="00775CCB" w:rsidP="00DE117E">
            <w:pPr>
              <w:pStyle w:val="Table-Text"/>
              <w:rPr>
                <w:ins w:id="292" w:author="Arnaud Dumont" w:date="2014-02-20T11:24:00Z"/>
              </w:rPr>
            </w:pPr>
            <w:ins w:id="293" w:author="Arnaud Dumont" w:date="2014-02-20T11:24:00Z">
              <w:r>
                <w:t>The type of the resource record. For this record type it is the literal value “TLSA”</w:t>
              </w:r>
            </w:ins>
          </w:p>
        </w:tc>
      </w:tr>
      <w:tr w:rsidR="00775CCB" w:rsidTr="00DE117E">
        <w:trPr>
          <w:trHeight w:val="113"/>
          <w:tblHeader w:val="0"/>
          <w:ins w:id="294" w:author="Arnaud Dumont" w:date="2014-02-20T11:24:00Z"/>
        </w:trPr>
        <w:tc>
          <w:tcPr>
            <w:tcW w:w="2965" w:type="dxa"/>
          </w:tcPr>
          <w:p w:rsidR="00775CCB" w:rsidRDefault="00775CCB" w:rsidP="00DE117E">
            <w:pPr>
              <w:pStyle w:val="Table-Text"/>
              <w:rPr>
                <w:ins w:id="295" w:author="Arnaud Dumont" w:date="2014-02-20T11:24:00Z"/>
              </w:rPr>
            </w:pPr>
            <w:ins w:id="296" w:author="Arnaud Dumont" w:date="2014-02-20T11:24:00Z">
              <w:r w:rsidRPr="00A60CE8">
                <w:t>certificateUsage</w:t>
              </w:r>
            </w:ins>
          </w:p>
        </w:tc>
        <w:tc>
          <w:tcPr>
            <w:tcW w:w="2175" w:type="dxa"/>
          </w:tcPr>
          <w:p w:rsidR="00775CCB" w:rsidRDefault="00775CCB" w:rsidP="00DE117E">
            <w:pPr>
              <w:pStyle w:val="Table-Text"/>
              <w:rPr>
                <w:ins w:id="297" w:author="Arnaud Dumont" w:date="2014-02-20T11:24:00Z"/>
              </w:rPr>
            </w:pPr>
            <w:ins w:id="298" w:author="Arnaud Dumont" w:date="2014-02-20T11:24:00Z">
              <w:r>
                <w:t>integer</w:t>
              </w:r>
            </w:ins>
          </w:p>
        </w:tc>
        <w:tc>
          <w:tcPr>
            <w:tcW w:w="3507" w:type="dxa"/>
          </w:tcPr>
          <w:p w:rsidR="00775CCB" w:rsidRDefault="00775CCB" w:rsidP="00DE117E">
            <w:pPr>
              <w:pStyle w:val="Table-Text"/>
              <w:rPr>
                <w:ins w:id="299" w:author="Arnaud Dumont" w:date="2014-02-20T11:24:00Z"/>
              </w:rPr>
            </w:pPr>
            <w:ins w:id="300" w:author="Arnaud Dumont" w:date="2014-02-20T11:24:00Z">
              <w:r>
                <w:t>The certificate usage value for the record</w:t>
              </w:r>
            </w:ins>
          </w:p>
        </w:tc>
      </w:tr>
      <w:tr w:rsidR="00775CCB" w:rsidTr="00DE117E">
        <w:trPr>
          <w:trHeight w:val="113"/>
          <w:tblHeader w:val="0"/>
          <w:ins w:id="301" w:author="Arnaud Dumont" w:date="2014-02-20T11:24:00Z"/>
        </w:trPr>
        <w:tc>
          <w:tcPr>
            <w:tcW w:w="2965" w:type="dxa"/>
          </w:tcPr>
          <w:p w:rsidR="00775CCB" w:rsidRPr="00A60CE8" w:rsidRDefault="00775CCB" w:rsidP="00DE117E">
            <w:pPr>
              <w:pStyle w:val="Table-Text"/>
              <w:rPr>
                <w:ins w:id="302" w:author="Arnaud Dumont" w:date="2014-02-20T11:24:00Z"/>
              </w:rPr>
            </w:pPr>
            <w:ins w:id="303" w:author="Arnaud Dumont" w:date="2014-02-20T11:24:00Z">
              <w:r>
                <w:t>selector</w:t>
              </w:r>
            </w:ins>
          </w:p>
        </w:tc>
        <w:tc>
          <w:tcPr>
            <w:tcW w:w="2175" w:type="dxa"/>
          </w:tcPr>
          <w:p w:rsidR="00775CCB" w:rsidRDefault="00775CCB" w:rsidP="00DE117E">
            <w:pPr>
              <w:pStyle w:val="Table-Text"/>
              <w:rPr>
                <w:ins w:id="304" w:author="Arnaud Dumont" w:date="2014-02-20T11:24:00Z"/>
              </w:rPr>
            </w:pPr>
            <w:ins w:id="305" w:author="Arnaud Dumont" w:date="2014-02-20T11:24:00Z">
              <w:r>
                <w:t>integer</w:t>
              </w:r>
            </w:ins>
          </w:p>
        </w:tc>
        <w:tc>
          <w:tcPr>
            <w:tcW w:w="3507" w:type="dxa"/>
          </w:tcPr>
          <w:p w:rsidR="00775CCB" w:rsidRDefault="00775CCB" w:rsidP="00DE117E">
            <w:pPr>
              <w:pStyle w:val="Table-Text"/>
              <w:rPr>
                <w:ins w:id="306" w:author="Arnaud Dumont" w:date="2014-02-20T11:24:00Z"/>
              </w:rPr>
            </w:pPr>
            <w:ins w:id="307" w:author="Arnaud Dumont" w:date="2014-02-20T11:24:00Z">
              <w:r>
                <w:t>The selector of the TLSA record</w:t>
              </w:r>
            </w:ins>
          </w:p>
        </w:tc>
      </w:tr>
      <w:tr w:rsidR="00775CCB" w:rsidTr="00DE117E">
        <w:trPr>
          <w:trHeight w:val="113"/>
          <w:tblHeader w:val="0"/>
          <w:ins w:id="308" w:author="Arnaud Dumont" w:date="2014-02-20T11:24:00Z"/>
        </w:trPr>
        <w:tc>
          <w:tcPr>
            <w:tcW w:w="2965" w:type="dxa"/>
          </w:tcPr>
          <w:p w:rsidR="00775CCB" w:rsidRDefault="00775CCB" w:rsidP="00DE117E">
            <w:pPr>
              <w:pStyle w:val="Table-Text"/>
              <w:rPr>
                <w:ins w:id="309" w:author="Arnaud Dumont" w:date="2014-02-20T11:24:00Z"/>
              </w:rPr>
            </w:pPr>
            <w:ins w:id="310" w:author="Arnaud Dumont" w:date="2014-02-20T11:24:00Z">
              <w:r>
                <w:t>matchingType</w:t>
              </w:r>
            </w:ins>
          </w:p>
        </w:tc>
        <w:tc>
          <w:tcPr>
            <w:tcW w:w="2175" w:type="dxa"/>
          </w:tcPr>
          <w:p w:rsidR="00775CCB" w:rsidRDefault="00775CCB" w:rsidP="00DE117E">
            <w:pPr>
              <w:pStyle w:val="Table-Text"/>
              <w:rPr>
                <w:ins w:id="311" w:author="Arnaud Dumont" w:date="2014-02-20T11:24:00Z"/>
              </w:rPr>
            </w:pPr>
            <w:ins w:id="312" w:author="Arnaud Dumont" w:date="2014-02-20T11:24:00Z">
              <w:r>
                <w:t>integer</w:t>
              </w:r>
            </w:ins>
          </w:p>
        </w:tc>
        <w:tc>
          <w:tcPr>
            <w:tcW w:w="3507" w:type="dxa"/>
          </w:tcPr>
          <w:p w:rsidR="00775CCB" w:rsidRDefault="00775CCB" w:rsidP="00DE117E">
            <w:pPr>
              <w:pStyle w:val="Table-Text"/>
              <w:rPr>
                <w:ins w:id="313" w:author="Arnaud Dumont" w:date="2014-02-20T11:24:00Z"/>
              </w:rPr>
            </w:pPr>
            <w:ins w:id="314" w:author="Arnaud Dumont" w:date="2014-02-20T11:24:00Z">
              <w:r>
                <w:t>The matching type of the TLSA record</w:t>
              </w:r>
            </w:ins>
          </w:p>
        </w:tc>
      </w:tr>
      <w:tr w:rsidR="00775CCB" w:rsidTr="00DE117E">
        <w:trPr>
          <w:trHeight w:val="113"/>
          <w:tblHeader w:val="0"/>
          <w:ins w:id="315" w:author="Arnaud Dumont" w:date="2014-02-20T11:24:00Z"/>
        </w:trPr>
        <w:tc>
          <w:tcPr>
            <w:tcW w:w="2965" w:type="dxa"/>
          </w:tcPr>
          <w:p w:rsidR="00775CCB" w:rsidRDefault="00775CCB" w:rsidP="00DE117E">
            <w:pPr>
              <w:pStyle w:val="Table-Text"/>
              <w:rPr>
                <w:ins w:id="316" w:author="Arnaud Dumont" w:date="2014-02-20T11:24:00Z"/>
              </w:rPr>
            </w:pPr>
            <w:ins w:id="317" w:author="Arnaud Dumont" w:date="2014-02-20T11:24:00Z">
              <w:r w:rsidRPr="00A60CE8">
                <w:t>certificateAssociationData</w:t>
              </w:r>
            </w:ins>
          </w:p>
        </w:tc>
        <w:tc>
          <w:tcPr>
            <w:tcW w:w="2175" w:type="dxa"/>
          </w:tcPr>
          <w:p w:rsidR="00775CCB" w:rsidRDefault="00775CCB" w:rsidP="00DE117E">
            <w:pPr>
              <w:pStyle w:val="Table-Text"/>
              <w:rPr>
                <w:ins w:id="318" w:author="Arnaud Dumont" w:date="2014-02-20T11:24:00Z"/>
              </w:rPr>
            </w:pPr>
            <w:ins w:id="319" w:author="Arnaud Dumont" w:date="2014-02-20T11:24:00Z">
              <w:r>
                <w:t>string</w:t>
              </w:r>
            </w:ins>
          </w:p>
        </w:tc>
        <w:tc>
          <w:tcPr>
            <w:tcW w:w="3507" w:type="dxa"/>
          </w:tcPr>
          <w:p w:rsidR="00775CCB" w:rsidRDefault="00775CCB" w:rsidP="0084219F">
            <w:pPr>
              <w:pStyle w:val="Table-Text"/>
              <w:rPr>
                <w:ins w:id="320" w:author="Arnaud Dumont" w:date="2014-02-20T11:24:00Z"/>
              </w:rPr>
            </w:pPr>
            <w:ins w:id="321" w:author="Arnaud Dumont" w:date="2014-02-20T11:24:00Z">
              <w:r>
                <w:t>The certificate dat</w:t>
              </w:r>
            </w:ins>
            <w:ins w:id="322" w:author="Arnaud Dumont" w:date="2014-02-20T11:29:00Z">
              <w:r w:rsidR="0084219F">
                <w:t>a</w:t>
              </w:r>
            </w:ins>
            <w:ins w:id="323" w:author="Arnaud Dumont" w:date="2014-02-20T11:24:00Z">
              <w:r>
                <w:t xml:space="preserve"> for the TLSA record</w:t>
              </w:r>
            </w:ins>
          </w:p>
        </w:tc>
      </w:tr>
    </w:tbl>
    <w:p w:rsidR="003516A8" w:rsidRDefault="003516A8" w:rsidP="003516A8">
      <w:pPr>
        <w:rPr>
          <w:ins w:id="324" w:author="Arnaud Dumont" w:date="2014-03-05T10:35:00Z"/>
        </w:rPr>
      </w:pPr>
      <w:ins w:id="325"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EB196C">
        <w:trPr>
          <w:tblHeader w:val="0"/>
          <w:ins w:id="326" w:author="Arnaud Dumont" w:date="2014-03-05T10:35:00Z"/>
        </w:trPr>
        <w:tc>
          <w:tcPr>
            <w:tcW w:w="2965" w:type="dxa"/>
            <w:shd w:val="clear" w:color="auto" w:fill="BFBFBF" w:themeFill="background1" w:themeFillShade="BF"/>
          </w:tcPr>
          <w:p w:rsidR="003516A8" w:rsidRPr="00750051" w:rsidRDefault="003516A8" w:rsidP="00EB196C">
            <w:pPr>
              <w:pStyle w:val="Table-Header"/>
              <w:rPr>
                <w:ins w:id="327" w:author="Arnaud Dumont" w:date="2014-03-05T10:35:00Z"/>
              </w:rPr>
            </w:pPr>
            <w:ins w:id="328" w:author="Arnaud Dumont" w:date="2014-03-05T10:35:00Z">
              <w:r>
                <w:t>Field Name</w:t>
              </w:r>
            </w:ins>
          </w:p>
        </w:tc>
        <w:tc>
          <w:tcPr>
            <w:tcW w:w="2175" w:type="dxa"/>
            <w:shd w:val="clear" w:color="auto" w:fill="BFBFBF" w:themeFill="background1" w:themeFillShade="BF"/>
          </w:tcPr>
          <w:p w:rsidR="003516A8" w:rsidRDefault="003516A8" w:rsidP="00EB196C">
            <w:pPr>
              <w:pStyle w:val="Table-Header"/>
              <w:rPr>
                <w:ins w:id="329" w:author="Arnaud Dumont" w:date="2014-03-05T10:35:00Z"/>
              </w:rPr>
            </w:pPr>
            <w:ins w:id="330" w:author="Arnaud Dumont" w:date="2014-03-05T10:35:00Z">
              <w:r>
                <w:t>Type</w:t>
              </w:r>
            </w:ins>
          </w:p>
        </w:tc>
        <w:tc>
          <w:tcPr>
            <w:tcW w:w="3507" w:type="dxa"/>
            <w:shd w:val="clear" w:color="auto" w:fill="BFBFBF" w:themeFill="background1" w:themeFillShade="BF"/>
          </w:tcPr>
          <w:p w:rsidR="003516A8" w:rsidRDefault="003516A8" w:rsidP="00EB196C">
            <w:pPr>
              <w:pStyle w:val="Table-Header"/>
              <w:rPr>
                <w:ins w:id="331" w:author="Arnaud Dumont" w:date="2014-03-05T10:35:00Z"/>
              </w:rPr>
            </w:pPr>
            <w:ins w:id="332" w:author="Arnaud Dumont" w:date="2014-03-05T10:35:00Z">
              <w:r>
                <w:t>Description</w:t>
              </w:r>
            </w:ins>
          </w:p>
        </w:tc>
      </w:tr>
      <w:tr w:rsidR="003516A8" w:rsidTr="00EB196C">
        <w:trPr>
          <w:trHeight w:val="113"/>
          <w:tblHeader w:val="0"/>
          <w:ins w:id="333" w:author="Arnaud Dumont" w:date="2014-03-05T10:35:00Z"/>
        </w:trPr>
        <w:tc>
          <w:tcPr>
            <w:tcW w:w="2965" w:type="dxa"/>
          </w:tcPr>
          <w:p w:rsidR="003516A8" w:rsidRDefault="003516A8" w:rsidP="00EB196C">
            <w:pPr>
              <w:pStyle w:val="Table-Text"/>
              <w:rPr>
                <w:ins w:id="334" w:author="Arnaud Dumont" w:date="2014-03-05T10:35:00Z"/>
              </w:rPr>
            </w:pPr>
            <w:ins w:id="335" w:author="Arnaud Dumont" w:date="2014-03-05T10:35:00Z">
              <w:r>
                <w:t>name</w:t>
              </w:r>
            </w:ins>
          </w:p>
        </w:tc>
        <w:tc>
          <w:tcPr>
            <w:tcW w:w="2175" w:type="dxa"/>
          </w:tcPr>
          <w:p w:rsidR="003516A8" w:rsidRDefault="003516A8" w:rsidP="00EB196C">
            <w:pPr>
              <w:pStyle w:val="Table-Text"/>
              <w:rPr>
                <w:ins w:id="336" w:author="Arnaud Dumont" w:date="2014-03-05T10:35:00Z"/>
              </w:rPr>
            </w:pPr>
            <w:ins w:id="337" w:author="Arnaud Dumont" w:date="2014-03-05T10:35:00Z">
              <w:r>
                <w:t>string</w:t>
              </w:r>
            </w:ins>
          </w:p>
        </w:tc>
        <w:tc>
          <w:tcPr>
            <w:tcW w:w="3507" w:type="dxa"/>
          </w:tcPr>
          <w:p w:rsidR="003516A8" w:rsidRDefault="003516A8" w:rsidP="00EB196C">
            <w:pPr>
              <w:pStyle w:val="Table-Text"/>
              <w:rPr>
                <w:ins w:id="338" w:author="Arnaud Dumont" w:date="2014-03-05T10:35:00Z"/>
              </w:rPr>
            </w:pPr>
            <w:ins w:id="339" w:author="Arnaud Dumont" w:date="2014-03-05T10:35:00Z">
              <w:r>
                <w:t>The name of the resource record</w:t>
              </w:r>
            </w:ins>
          </w:p>
        </w:tc>
      </w:tr>
      <w:tr w:rsidR="003516A8" w:rsidTr="00EB196C">
        <w:trPr>
          <w:trHeight w:val="113"/>
          <w:tblHeader w:val="0"/>
          <w:ins w:id="340" w:author="Arnaud Dumont" w:date="2014-03-05T10:35:00Z"/>
        </w:trPr>
        <w:tc>
          <w:tcPr>
            <w:tcW w:w="2965" w:type="dxa"/>
          </w:tcPr>
          <w:p w:rsidR="003516A8" w:rsidRDefault="003516A8" w:rsidP="00EB196C">
            <w:pPr>
              <w:pStyle w:val="Table-Text"/>
              <w:rPr>
                <w:ins w:id="341" w:author="Arnaud Dumont" w:date="2014-03-05T10:35:00Z"/>
              </w:rPr>
            </w:pPr>
            <w:ins w:id="342" w:author="Arnaud Dumont" w:date="2014-03-05T10:35:00Z">
              <w:r>
                <w:t>class</w:t>
              </w:r>
            </w:ins>
          </w:p>
        </w:tc>
        <w:tc>
          <w:tcPr>
            <w:tcW w:w="2175" w:type="dxa"/>
          </w:tcPr>
          <w:p w:rsidR="003516A8" w:rsidRDefault="003516A8" w:rsidP="00EB196C">
            <w:pPr>
              <w:pStyle w:val="Table-Text"/>
              <w:rPr>
                <w:ins w:id="343" w:author="Arnaud Dumont" w:date="2014-03-05T10:35:00Z"/>
              </w:rPr>
            </w:pPr>
            <w:ins w:id="344" w:author="Arnaud Dumont" w:date="2014-03-05T10:35:00Z">
              <w:r>
                <w:t>string</w:t>
              </w:r>
            </w:ins>
          </w:p>
        </w:tc>
        <w:tc>
          <w:tcPr>
            <w:tcW w:w="3507" w:type="dxa"/>
          </w:tcPr>
          <w:p w:rsidR="003516A8" w:rsidRDefault="003516A8" w:rsidP="00EB196C">
            <w:pPr>
              <w:pStyle w:val="Table-Text"/>
              <w:rPr>
                <w:ins w:id="345" w:author="Arnaud Dumont" w:date="2014-03-05T10:35:00Z"/>
              </w:rPr>
            </w:pPr>
            <w:ins w:id="346" w:author="Arnaud Dumont" w:date="2014-03-05T10:35:00Z">
              <w:r>
                <w:t>The class of the resource record, currently the only support class is “IN”</w:t>
              </w:r>
            </w:ins>
          </w:p>
        </w:tc>
      </w:tr>
      <w:tr w:rsidR="003516A8" w:rsidTr="00EB196C">
        <w:trPr>
          <w:trHeight w:val="113"/>
          <w:tblHeader w:val="0"/>
          <w:ins w:id="347" w:author="Arnaud Dumont" w:date="2014-03-05T10:35:00Z"/>
        </w:trPr>
        <w:tc>
          <w:tcPr>
            <w:tcW w:w="2965" w:type="dxa"/>
          </w:tcPr>
          <w:p w:rsidR="003516A8" w:rsidRDefault="003516A8" w:rsidP="00EB196C">
            <w:pPr>
              <w:pStyle w:val="Table-Text"/>
              <w:rPr>
                <w:ins w:id="348" w:author="Arnaud Dumont" w:date="2014-03-05T10:35:00Z"/>
              </w:rPr>
            </w:pPr>
            <w:ins w:id="349" w:author="Arnaud Dumont" w:date="2014-03-05T10:35:00Z">
              <w:r>
                <w:t>ttl</w:t>
              </w:r>
            </w:ins>
          </w:p>
        </w:tc>
        <w:tc>
          <w:tcPr>
            <w:tcW w:w="2175" w:type="dxa"/>
          </w:tcPr>
          <w:p w:rsidR="003516A8" w:rsidRDefault="003516A8" w:rsidP="00EB196C">
            <w:pPr>
              <w:pStyle w:val="Table-Text"/>
              <w:rPr>
                <w:ins w:id="350" w:author="Arnaud Dumont" w:date="2014-03-05T10:35:00Z"/>
              </w:rPr>
            </w:pPr>
            <w:ins w:id="351" w:author="Arnaud Dumont" w:date="2014-03-05T10:35:00Z">
              <w:r>
                <w:t>integer</w:t>
              </w:r>
            </w:ins>
          </w:p>
        </w:tc>
        <w:tc>
          <w:tcPr>
            <w:tcW w:w="3507" w:type="dxa"/>
          </w:tcPr>
          <w:p w:rsidR="003516A8" w:rsidRDefault="003516A8" w:rsidP="00EB196C">
            <w:pPr>
              <w:pStyle w:val="Table-Text"/>
              <w:rPr>
                <w:ins w:id="352" w:author="Arnaud Dumont" w:date="2014-03-05T10:35:00Z"/>
              </w:rPr>
            </w:pPr>
            <w:ins w:id="353" w:author="Arnaud Dumont" w:date="2014-03-05T10:35:00Z">
              <w:r>
                <w:t>The ttl of the resource record</w:t>
              </w:r>
            </w:ins>
          </w:p>
        </w:tc>
      </w:tr>
      <w:tr w:rsidR="003516A8" w:rsidTr="00EB196C">
        <w:trPr>
          <w:trHeight w:val="113"/>
          <w:tblHeader w:val="0"/>
          <w:ins w:id="354" w:author="Arnaud Dumont" w:date="2014-03-05T10:35:00Z"/>
        </w:trPr>
        <w:tc>
          <w:tcPr>
            <w:tcW w:w="2965" w:type="dxa"/>
          </w:tcPr>
          <w:p w:rsidR="003516A8" w:rsidRDefault="003516A8" w:rsidP="00EB196C">
            <w:pPr>
              <w:pStyle w:val="Table-Text"/>
              <w:rPr>
                <w:ins w:id="355" w:author="Arnaud Dumont" w:date="2014-03-05T10:35:00Z"/>
              </w:rPr>
            </w:pPr>
            <w:ins w:id="356" w:author="Arnaud Dumont" w:date="2014-03-05T10:35:00Z">
              <w:r>
                <w:t>type</w:t>
              </w:r>
            </w:ins>
          </w:p>
        </w:tc>
        <w:tc>
          <w:tcPr>
            <w:tcW w:w="2175" w:type="dxa"/>
          </w:tcPr>
          <w:p w:rsidR="003516A8" w:rsidRDefault="003516A8" w:rsidP="00EB196C">
            <w:pPr>
              <w:pStyle w:val="Table-Text"/>
              <w:rPr>
                <w:ins w:id="357" w:author="Arnaud Dumont" w:date="2014-03-05T10:35:00Z"/>
              </w:rPr>
            </w:pPr>
            <w:ins w:id="358" w:author="Arnaud Dumont" w:date="2014-03-05T10:35:00Z">
              <w:r>
                <w:t>string</w:t>
              </w:r>
            </w:ins>
          </w:p>
        </w:tc>
        <w:tc>
          <w:tcPr>
            <w:tcW w:w="3507" w:type="dxa"/>
          </w:tcPr>
          <w:p w:rsidR="003516A8" w:rsidRDefault="003516A8" w:rsidP="00EB196C">
            <w:pPr>
              <w:pStyle w:val="Table-Text"/>
              <w:rPr>
                <w:ins w:id="359" w:author="Arnaud Dumont" w:date="2014-03-05T10:35:00Z"/>
              </w:rPr>
            </w:pPr>
            <w:ins w:id="360" w:author="Arnaud Dumont" w:date="2014-03-05T10:35:00Z">
              <w:r>
                <w:t>The type of the resource record. For this record type it is the literal value “DNSKEY”</w:t>
              </w:r>
            </w:ins>
          </w:p>
        </w:tc>
      </w:tr>
      <w:tr w:rsidR="003516A8" w:rsidTr="00EB196C">
        <w:trPr>
          <w:trHeight w:val="113"/>
          <w:tblHeader w:val="0"/>
          <w:ins w:id="361" w:author="Arnaud Dumont" w:date="2014-03-05T10:35:00Z"/>
        </w:trPr>
        <w:tc>
          <w:tcPr>
            <w:tcW w:w="2965" w:type="dxa"/>
          </w:tcPr>
          <w:p w:rsidR="003516A8" w:rsidRDefault="003516A8" w:rsidP="00EB196C">
            <w:pPr>
              <w:pStyle w:val="Table-Text"/>
              <w:rPr>
                <w:ins w:id="362" w:author="Arnaud Dumont" w:date="2014-03-05T10:35:00Z"/>
              </w:rPr>
            </w:pPr>
            <w:ins w:id="363" w:author="Arnaud Dumont" w:date="2014-03-05T10:35:00Z">
              <w:r>
                <w:t>flags</w:t>
              </w:r>
            </w:ins>
          </w:p>
        </w:tc>
        <w:tc>
          <w:tcPr>
            <w:tcW w:w="2175" w:type="dxa"/>
          </w:tcPr>
          <w:p w:rsidR="003516A8" w:rsidRDefault="003516A8" w:rsidP="00EB196C">
            <w:pPr>
              <w:pStyle w:val="Table-Text"/>
              <w:rPr>
                <w:ins w:id="364" w:author="Arnaud Dumont" w:date="2014-03-05T10:35:00Z"/>
              </w:rPr>
            </w:pPr>
            <w:ins w:id="365" w:author="Arnaud Dumont" w:date="2014-03-05T10:35:00Z">
              <w:r>
                <w:t>integer</w:t>
              </w:r>
            </w:ins>
          </w:p>
        </w:tc>
        <w:tc>
          <w:tcPr>
            <w:tcW w:w="3507" w:type="dxa"/>
          </w:tcPr>
          <w:p w:rsidR="003516A8" w:rsidRDefault="003516A8" w:rsidP="00EB196C">
            <w:pPr>
              <w:pStyle w:val="Table-Text"/>
              <w:rPr>
                <w:ins w:id="366" w:author="Arnaud Dumont" w:date="2014-03-05T10:35:00Z"/>
              </w:rPr>
            </w:pPr>
            <w:ins w:id="367" w:author="Arnaud Dumont" w:date="2014-03-05T10:35:00Z">
              <w:r>
                <w:t xml:space="preserve">The </w:t>
              </w:r>
              <w:r w:rsidRPr="00775CCB">
                <w:t xml:space="preserve">flags </w:t>
              </w:r>
              <w:r>
                <w:t>for the DNSKEY record</w:t>
              </w:r>
            </w:ins>
          </w:p>
        </w:tc>
      </w:tr>
      <w:tr w:rsidR="003516A8" w:rsidTr="00EB196C">
        <w:trPr>
          <w:trHeight w:val="113"/>
          <w:tblHeader w:val="0"/>
          <w:ins w:id="368" w:author="Arnaud Dumont" w:date="2014-03-05T10:35:00Z"/>
        </w:trPr>
        <w:tc>
          <w:tcPr>
            <w:tcW w:w="2965" w:type="dxa"/>
          </w:tcPr>
          <w:p w:rsidR="003516A8" w:rsidRPr="00A60CE8" w:rsidRDefault="003516A8" w:rsidP="00EB196C">
            <w:pPr>
              <w:pStyle w:val="Table-Text"/>
              <w:rPr>
                <w:ins w:id="369" w:author="Arnaud Dumont" w:date="2014-03-05T10:35:00Z"/>
              </w:rPr>
            </w:pPr>
            <w:ins w:id="370" w:author="Arnaud Dumont" w:date="2014-03-05T10:35:00Z">
              <w:r w:rsidRPr="00775CCB">
                <w:t>protocol</w:t>
              </w:r>
            </w:ins>
          </w:p>
        </w:tc>
        <w:tc>
          <w:tcPr>
            <w:tcW w:w="2175" w:type="dxa"/>
          </w:tcPr>
          <w:p w:rsidR="003516A8" w:rsidRDefault="003516A8" w:rsidP="00EB196C">
            <w:pPr>
              <w:pStyle w:val="Table-Text"/>
              <w:rPr>
                <w:ins w:id="371" w:author="Arnaud Dumont" w:date="2014-03-05T10:35:00Z"/>
              </w:rPr>
            </w:pPr>
            <w:ins w:id="372" w:author="Arnaud Dumont" w:date="2014-03-05T10:35:00Z">
              <w:r>
                <w:t>integer</w:t>
              </w:r>
            </w:ins>
          </w:p>
        </w:tc>
        <w:tc>
          <w:tcPr>
            <w:tcW w:w="3507" w:type="dxa"/>
          </w:tcPr>
          <w:p w:rsidR="003516A8" w:rsidRDefault="003516A8" w:rsidP="00EB196C">
            <w:pPr>
              <w:pStyle w:val="Table-Text"/>
              <w:rPr>
                <w:ins w:id="373" w:author="Arnaud Dumont" w:date="2014-03-05T10:35:00Z"/>
              </w:rPr>
            </w:pPr>
            <w:ins w:id="374" w:author="Arnaud Dumont" w:date="2014-03-05T10:35:00Z">
              <w:r>
                <w:t xml:space="preserve">The </w:t>
              </w:r>
              <w:r w:rsidRPr="00775CCB">
                <w:t>protocol that the key was created for</w:t>
              </w:r>
              <w:r>
                <w:t>. This is always 3 (</w:t>
              </w:r>
              <w:r w:rsidRPr="0084219F">
                <w:t>DNSSEC</w:t>
              </w:r>
              <w:r>
                <w:t>).</w:t>
              </w:r>
            </w:ins>
          </w:p>
        </w:tc>
      </w:tr>
      <w:tr w:rsidR="003516A8" w:rsidTr="00EB196C">
        <w:trPr>
          <w:trHeight w:val="113"/>
          <w:tblHeader w:val="0"/>
          <w:ins w:id="375" w:author="Arnaud Dumont" w:date="2014-03-05T10:35:00Z"/>
        </w:trPr>
        <w:tc>
          <w:tcPr>
            <w:tcW w:w="2965" w:type="dxa"/>
          </w:tcPr>
          <w:p w:rsidR="003516A8" w:rsidRDefault="003516A8" w:rsidP="00EB196C">
            <w:pPr>
              <w:pStyle w:val="Table-Text"/>
              <w:rPr>
                <w:ins w:id="376" w:author="Arnaud Dumont" w:date="2014-03-05T10:35:00Z"/>
              </w:rPr>
            </w:pPr>
            <w:ins w:id="377" w:author="Arnaud Dumont" w:date="2014-03-05T10:35:00Z">
              <w:r w:rsidRPr="00775CCB">
                <w:t>algorithm</w:t>
              </w:r>
            </w:ins>
          </w:p>
        </w:tc>
        <w:tc>
          <w:tcPr>
            <w:tcW w:w="2175" w:type="dxa"/>
          </w:tcPr>
          <w:p w:rsidR="003516A8" w:rsidRDefault="003516A8" w:rsidP="00EB196C">
            <w:pPr>
              <w:pStyle w:val="Table-Text"/>
              <w:rPr>
                <w:ins w:id="378" w:author="Arnaud Dumont" w:date="2014-03-05T10:35:00Z"/>
              </w:rPr>
            </w:pPr>
            <w:ins w:id="379" w:author="Arnaud Dumont" w:date="2014-03-05T10:35:00Z">
              <w:r>
                <w:t>integer</w:t>
              </w:r>
            </w:ins>
          </w:p>
        </w:tc>
        <w:tc>
          <w:tcPr>
            <w:tcW w:w="3507" w:type="dxa"/>
          </w:tcPr>
          <w:p w:rsidR="003516A8" w:rsidRDefault="003516A8" w:rsidP="00EB196C">
            <w:pPr>
              <w:pStyle w:val="Table-Text"/>
              <w:rPr>
                <w:ins w:id="380" w:author="Arnaud Dumont" w:date="2014-03-05T10:35:00Z"/>
              </w:rPr>
            </w:pPr>
            <w:ins w:id="381" w:author="Arnaud Dumont" w:date="2014-03-05T10:35:00Z">
              <w:r>
                <w:t xml:space="preserve">The </w:t>
              </w:r>
              <w:r w:rsidRPr="00775CCB">
                <w:t>algorithm</w:t>
              </w:r>
              <w:r>
                <w:t xml:space="preserve"> for the DNSKEY record</w:t>
              </w:r>
            </w:ins>
          </w:p>
        </w:tc>
      </w:tr>
      <w:tr w:rsidR="003516A8" w:rsidTr="00EB196C">
        <w:trPr>
          <w:trHeight w:val="113"/>
          <w:tblHeader w:val="0"/>
          <w:ins w:id="382" w:author="Arnaud Dumont" w:date="2014-03-05T10:35:00Z"/>
        </w:trPr>
        <w:tc>
          <w:tcPr>
            <w:tcW w:w="2965" w:type="dxa"/>
          </w:tcPr>
          <w:p w:rsidR="003516A8" w:rsidRDefault="003516A8" w:rsidP="00EB196C">
            <w:pPr>
              <w:pStyle w:val="Table-Text"/>
              <w:rPr>
                <w:ins w:id="383" w:author="Arnaud Dumont" w:date="2014-03-05T10:35:00Z"/>
              </w:rPr>
            </w:pPr>
            <w:ins w:id="384" w:author="Arnaud Dumont" w:date="2014-03-05T10:35:00Z">
              <w:r w:rsidRPr="00775CCB">
                <w:t>key</w:t>
              </w:r>
            </w:ins>
          </w:p>
        </w:tc>
        <w:tc>
          <w:tcPr>
            <w:tcW w:w="2175" w:type="dxa"/>
          </w:tcPr>
          <w:p w:rsidR="003516A8" w:rsidRDefault="003516A8" w:rsidP="00EB196C">
            <w:pPr>
              <w:pStyle w:val="Table-Text"/>
              <w:rPr>
                <w:ins w:id="385" w:author="Arnaud Dumont" w:date="2014-03-05T10:35:00Z"/>
              </w:rPr>
            </w:pPr>
            <w:ins w:id="386" w:author="Arnaud Dumont" w:date="2014-03-05T10:35:00Z">
              <w:r>
                <w:t>string</w:t>
              </w:r>
            </w:ins>
          </w:p>
        </w:tc>
        <w:tc>
          <w:tcPr>
            <w:tcW w:w="3507" w:type="dxa"/>
          </w:tcPr>
          <w:p w:rsidR="003516A8" w:rsidRDefault="003516A8" w:rsidP="00EB196C">
            <w:pPr>
              <w:pStyle w:val="Table-Text"/>
              <w:rPr>
                <w:ins w:id="387" w:author="Arnaud Dumont" w:date="2014-03-05T10:35:00Z"/>
              </w:rPr>
            </w:pPr>
            <w:ins w:id="388"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389" w:author="Arnaud Dumont" w:date="2014-02-20T11:24:00Z">
        <w:r w:rsidRPr="00C81587" w:rsidDel="00775CCB">
          <w:delText xml:space="preserve">TLSA </w:delText>
        </w:r>
      </w:del>
      <w:ins w:id="390" w:author="Arnaud Dumont" w:date="2014-03-05T10:35:00Z">
        <w:r w:rsidR="003516A8">
          <w:t>ZONECNAME</w:t>
        </w:r>
      </w:ins>
      <w:ins w:id="391"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392" w:author="Arnaud Dumont" w:date="2014-03-05T10:36:00Z">
              <w:r w:rsidR="003516A8">
                <w:t>ZONECNAME</w:t>
              </w:r>
            </w:ins>
            <w:del w:id="393"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394" w:author="Arnaud Dumont" w:date="2014-03-05T10:36:00Z">
              <w:r>
                <w:t>target</w:t>
              </w:r>
            </w:ins>
            <w:del w:id="395" w:author="Arnaud Dumont" w:date="2014-02-20T11:24:00Z">
              <w:r w:rsidRPr="00A60CE8" w:rsidDel="00775CCB">
                <w:delText>certificateUsage</w:delText>
              </w:r>
            </w:del>
          </w:p>
        </w:tc>
        <w:tc>
          <w:tcPr>
            <w:tcW w:w="2175" w:type="dxa"/>
          </w:tcPr>
          <w:p w:rsidR="003516A8" w:rsidRDefault="003516A8" w:rsidP="00C81587">
            <w:pPr>
              <w:pStyle w:val="Table-Text"/>
            </w:pPr>
            <w:ins w:id="396" w:author="Arnaud Dumont" w:date="2014-03-05T10:36:00Z">
              <w:r>
                <w:t>string</w:t>
              </w:r>
            </w:ins>
            <w:del w:id="397" w:author="Arnaud Dumont" w:date="2014-03-05T10:36:00Z">
              <w:r w:rsidDel="00A76DC7">
                <w:delText>integer</w:delText>
              </w:r>
            </w:del>
          </w:p>
        </w:tc>
        <w:tc>
          <w:tcPr>
            <w:tcW w:w="3507" w:type="dxa"/>
          </w:tcPr>
          <w:p w:rsidR="003516A8" w:rsidRDefault="003516A8" w:rsidP="0084219F">
            <w:pPr>
              <w:pStyle w:val="Table-Text"/>
            </w:pPr>
            <w:ins w:id="398" w:author="Arnaud Dumont" w:date="2014-03-05T10:36:00Z">
              <w:r>
                <w:t>The target of the ZONECNAME record</w:t>
              </w:r>
            </w:ins>
            <w:del w:id="399" w:author="Arnaud Dumont" w:date="2014-03-05T10:36:00Z">
              <w:r w:rsidDel="00A76DC7">
                <w:delText xml:space="preserve">The </w:delText>
              </w:r>
            </w:del>
            <w:del w:id="400" w:author="Arnaud Dumont" w:date="2014-02-20T11:27:00Z">
              <w:r w:rsidDel="00775CCB">
                <w:delText>certificate usage value for the record</w:delText>
              </w:r>
            </w:del>
          </w:p>
        </w:tc>
      </w:tr>
    </w:tbl>
    <w:p w:rsidR="00A82BDF" w:rsidRDefault="00A82BDF" w:rsidP="00A82BDF">
      <w:pPr>
        <w:pStyle w:val="Note"/>
        <w:rPr>
          <w:ins w:id="401" w:author="Arnaud Dumont" w:date="2014-03-05T10:38:00Z"/>
        </w:rPr>
      </w:pPr>
      <w:ins w:id="402" w:author="Arnaud Dumont" w:date="2014-03-05T10:38:00Z">
        <w:r w:rsidRPr="000E46A1">
          <w:rPr>
            <w:b/>
          </w:rPr>
          <w:t>Note:</w:t>
        </w:r>
        <w:r>
          <w:tab/>
        </w:r>
      </w:ins>
      <w:ins w:id="403" w:author="Arnaud Dumont" w:date="2014-03-11T17:50:00Z">
        <w:r w:rsidR="00CF305B">
          <w:t xml:space="preserve">ZONECNAME records are only allowed in zones linked to plans </w:t>
        </w:r>
      </w:ins>
      <w:ins w:id="404" w:author="Arnaud Dumont" w:date="2014-03-11T17:51:00Z">
        <w:r w:rsidR="00CF305B">
          <w:t xml:space="preserve">with the related feature activated. </w:t>
        </w:r>
      </w:ins>
      <w:ins w:id="405" w:author="Arnaud Dumont" w:date="2014-03-05T10:38:00Z">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406" w:author="Arnaud Dumont" w:date="2014-02-11T13:56:00Z"/>
        </w:rPr>
      </w:pPr>
      <w:r>
        <w:t xml:space="preserve">    "dnssecSigned" : true,</w:t>
      </w:r>
    </w:p>
    <w:p w:rsidR="006242A4" w:rsidRDefault="006242A4" w:rsidP="00997F9F">
      <w:pPr>
        <w:pStyle w:val="Code"/>
        <w:rPr>
          <w:ins w:id="407" w:author="Arnaud Dumont" w:date="2014-02-11T13:57:00Z"/>
        </w:rPr>
      </w:pPr>
      <w:ins w:id="408" w:author="Arnaud Dumont" w:date="2014-02-11T13:56:00Z">
        <w:r>
          <w:t xml:space="preserve">    </w:t>
        </w:r>
      </w:ins>
      <w:ins w:id="409" w:author="Arnaud Dumont" w:date="2014-02-11T13:57:00Z">
        <w:r>
          <w:t>"</w:t>
        </w:r>
        <w:r w:rsidRPr="006242A4">
          <w:t>zskRollOverState</w:t>
        </w:r>
        <w:r>
          <w:t>" : "scheduled",</w:t>
        </w:r>
      </w:ins>
    </w:p>
    <w:p w:rsidR="006242A4" w:rsidRDefault="006242A4" w:rsidP="00997F9F">
      <w:pPr>
        <w:pStyle w:val="Code"/>
        <w:rPr>
          <w:ins w:id="410" w:author="Arnaud Dumont" w:date="2014-02-11T13:58:00Z"/>
        </w:rPr>
      </w:pPr>
      <w:ins w:id="411" w:author="Arnaud Dumont" w:date="2014-02-11T13:57:00Z">
        <w:r>
          <w:t xml:space="preserve">    "</w:t>
        </w:r>
      </w:ins>
      <w:ins w:id="412" w:author="Arnaud Dumont" w:date="2014-02-11T13:58:00Z">
        <w:r w:rsidRPr="006242A4">
          <w:t>zskNextActionDate</w:t>
        </w:r>
      </w:ins>
      <w:ins w:id="413" w:author="Arnaud Dumont" w:date="2014-02-11T13:57:00Z">
        <w:r>
          <w:t>" : "</w:t>
        </w:r>
      </w:ins>
      <w:ins w:id="414" w:author="Arnaud Dumont" w:date="2014-02-11T13:58:00Z">
        <w:r w:rsidR="005056E3">
          <w:t>2013-11-07T07:46:29.927</w:t>
        </w:r>
        <w:r>
          <w:t>",</w:t>
        </w:r>
      </w:ins>
    </w:p>
    <w:p w:rsidR="006242A4" w:rsidRDefault="006242A4" w:rsidP="00997F9F">
      <w:pPr>
        <w:pStyle w:val="Code"/>
      </w:pPr>
      <w:ins w:id="415" w:author="Arnaud Dumont" w:date="2014-02-11T13:58:00Z">
        <w:r>
          <w:t xml:space="preserve">    "</w:t>
        </w:r>
        <w:r w:rsidR="005056E3" w:rsidRPr="005056E3">
          <w:t>zskRRSIGRegenerationDate</w:t>
        </w:r>
        <w:r>
          <w:t>" : "</w:t>
        </w:r>
        <w:r w:rsidR="005056E3">
          <w:t>2013-03-07T07:46:29.927</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16" w:name="_Toc382323674"/>
      <w:r>
        <w:t>Zone List Command</w:t>
      </w:r>
      <w:bookmarkEnd w:id="41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17" w:author="Arnaud Dumont" w:date="2014-02-11T14:01:00Z">
        <w:r w:rsidRPr="006D6E92" w:rsidDel="00144694">
          <w:delText xml:space="preserve">plans </w:delText>
        </w:r>
      </w:del>
      <w:ins w:id="418"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19" w:author="Arnaud Dumont" w:date="2014-02-11T14:01:00Z">
        <w:r w:rsidRPr="006D6E92" w:rsidDel="00144694">
          <w:delText xml:space="preserve">user </w:delText>
        </w:r>
      </w:del>
      <w:ins w:id="420"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21" w:author="Arnaud Dumont" w:date="2014-02-20T11:38:00Z">
              <w:r w:rsidRPr="00CB3AB5">
                <w:t>brandedNameServers</w:t>
              </w:r>
            </w:ins>
            <w:del w:id="422" w:author="Arnaud Dumont" w:date="2014-02-20T11:38:00Z">
              <w:r w:rsidR="006D6E92" w:rsidDel="00CB3AB5">
                <w:delText>status</w:delText>
              </w:r>
            </w:del>
          </w:p>
        </w:tc>
        <w:tc>
          <w:tcPr>
            <w:tcW w:w="2175" w:type="dxa"/>
          </w:tcPr>
          <w:p w:rsidR="006D6E92" w:rsidRDefault="006D6E92" w:rsidP="006D6E92">
            <w:pPr>
              <w:pStyle w:val="Table-Text"/>
            </w:pPr>
            <w:del w:id="423" w:author="Arnaud Dumont" w:date="2014-02-20T11:38:00Z">
              <w:r w:rsidDel="00CB3AB5">
                <w:delText>string</w:delText>
              </w:r>
            </w:del>
            <w:ins w:id="424" w:author="Arnaud Dumont" w:date="2014-02-20T11:38:00Z">
              <w:r w:rsidR="00CB3AB5">
                <w:t>boolean</w:t>
              </w:r>
            </w:ins>
          </w:p>
        </w:tc>
        <w:tc>
          <w:tcPr>
            <w:tcW w:w="3507" w:type="dxa"/>
          </w:tcPr>
          <w:p w:rsidR="006D6E92" w:rsidRDefault="006D6E92" w:rsidP="006D6E92">
            <w:pPr>
              <w:pStyle w:val="Table-Text"/>
            </w:pPr>
            <w:del w:id="425" w:author="Arnaud Dumont" w:date="2014-02-20T11:38:00Z">
              <w:r w:rsidDel="00CB3AB5">
                <w:delText>The status of the plan</w:delText>
              </w:r>
            </w:del>
            <w:ins w:id="426" w:author="Arnaud Dumont" w:date="2014-02-20T11:38:00Z">
              <w:r w:rsidR="00CB3AB5">
                <w:t>True if the zone uses BrandedNameServers feature, false otherwise</w:t>
              </w:r>
            </w:ins>
          </w:p>
        </w:tc>
      </w:tr>
      <w:tr w:rsidR="00CB3AB5" w:rsidTr="00A11CBE">
        <w:trPr>
          <w:trHeight w:val="113"/>
          <w:tblHeader w:val="0"/>
          <w:ins w:id="427" w:author="Arnaud Dumont" w:date="2014-02-20T11:38:00Z"/>
        </w:trPr>
        <w:tc>
          <w:tcPr>
            <w:tcW w:w="2965" w:type="dxa"/>
          </w:tcPr>
          <w:p w:rsidR="00CB3AB5" w:rsidRPr="00CB3AB5" w:rsidRDefault="00CB3AB5" w:rsidP="006D6E92">
            <w:pPr>
              <w:pStyle w:val="Table-Text"/>
              <w:rPr>
                <w:ins w:id="428" w:author="Arnaud Dumont" w:date="2014-02-20T11:38:00Z"/>
              </w:rPr>
            </w:pPr>
            <w:ins w:id="429" w:author="Arnaud Dumont" w:date="2014-02-20T11:38:00Z">
              <w:r w:rsidRPr="00CB3AB5">
                <w:t>dnssecSigned</w:t>
              </w:r>
            </w:ins>
          </w:p>
        </w:tc>
        <w:tc>
          <w:tcPr>
            <w:tcW w:w="2175" w:type="dxa"/>
          </w:tcPr>
          <w:p w:rsidR="00CB3AB5" w:rsidDel="00CB3AB5" w:rsidRDefault="00CB3AB5" w:rsidP="006D6E92">
            <w:pPr>
              <w:pStyle w:val="Table-Text"/>
              <w:rPr>
                <w:ins w:id="430" w:author="Arnaud Dumont" w:date="2014-02-20T11:38:00Z"/>
              </w:rPr>
            </w:pPr>
            <w:ins w:id="431" w:author="Arnaud Dumont" w:date="2014-02-20T11:38:00Z">
              <w:r>
                <w:t>boolean</w:t>
              </w:r>
            </w:ins>
          </w:p>
        </w:tc>
        <w:tc>
          <w:tcPr>
            <w:tcW w:w="3507" w:type="dxa"/>
          </w:tcPr>
          <w:p w:rsidR="00CB3AB5" w:rsidDel="00CB3AB5" w:rsidRDefault="00CB3AB5" w:rsidP="006D6E92">
            <w:pPr>
              <w:pStyle w:val="Table-Text"/>
              <w:rPr>
                <w:ins w:id="432" w:author="Arnaud Dumont" w:date="2014-02-20T11:38:00Z"/>
              </w:rPr>
            </w:pPr>
            <w:ins w:id="433"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34" w:author="Arnaud Dumont" w:date="2014-02-11T14:02:00Z">
        <w:r w:rsidDel="00144694">
          <w:delText xml:space="preserve">user </w:delText>
        </w:r>
      </w:del>
      <w:ins w:id="435"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36" w:name="_Toc382323675"/>
      <w:r>
        <w:t>Zone Create Command</w:t>
      </w:r>
      <w:bookmarkEnd w:id="436"/>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37" w:author="Arnaud Dumont" w:date="2014-02-20T10:43:00Z">
              <w:r w:rsidDel="00F55AAE">
                <w:delText>GET</w:delText>
              </w:r>
            </w:del>
            <w:ins w:id="438"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39" w:author="Arnaud Dumont" w:date="2014-02-20T11:39:00Z">
              <w:r w:rsidDel="00CB3AB5">
                <w:delText xml:space="preserve"> </w:delText>
              </w:r>
            </w:del>
            <w:r>
              <w:t>string “rdata” field that is as the resource record would be entered into a BIND compati</w:t>
            </w:r>
            <w:del w:id="440"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41" w:author="Arnaud Dumont" w:date="2014-02-20T11:40:00Z"/>
        </w:trPr>
        <w:tc>
          <w:tcPr>
            <w:tcW w:w="1985" w:type="dxa"/>
          </w:tcPr>
          <w:p w:rsidR="00CB3AB5" w:rsidRDefault="00CB3AB5" w:rsidP="00B513A3">
            <w:pPr>
              <w:pStyle w:val="Table-Text"/>
              <w:rPr>
                <w:ins w:id="442" w:author="Arnaud Dumont" w:date="2014-02-20T11:40:00Z"/>
              </w:rPr>
            </w:pPr>
            <w:ins w:id="443" w:author="Arnaud Dumont" w:date="2014-02-20T11:40:00Z">
              <w:r w:rsidRPr="00CB3AB5">
                <w:t>dnssecSigned</w:t>
              </w:r>
            </w:ins>
          </w:p>
        </w:tc>
        <w:tc>
          <w:tcPr>
            <w:tcW w:w="1873" w:type="dxa"/>
          </w:tcPr>
          <w:p w:rsidR="00CB3AB5" w:rsidRDefault="00CB3AB5" w:rsidP="00B513A3">
            <w:pPr>
              <w:pStyle w:val="Table-Text"/>
              <w:rPr>
                <w:ins w:id="444" w:author="Arnaud Dumont" w:date="2014-02-20T11:40:00Z"/>
              </w:rPr>
            </w:pPr>
            <w:ins w:id="445" w:author="Arnaud Dumont" w:date="2014-02-20T11:40:00Z">
              <w:r>
                <w:t>No</w:t>
              </w:r>
            </w:ins>
          </w:p>
        </w:tc>
        <w:tc>
          <w:tcPr>
            <w:tcW w:w="1364" w:type="dxa"/>
          </w:tcPr>
          <w:p w:rsidR="00CB3AB5" w:rsidRDefault="00CB3AB5" w:rsidP="00B513A3">
            <w:pPr>
              <w:pStyle w:val="Table-Text"/>
              <w:rPr>
                <w:ins w:id="446" w:author="Arnaud Dumont" w:date="2014-02-20T11:40:00Z"/>
              </w:rPr>
            </w:pPr>
            <w:ins w:id="447" w:author="Arnaud Dumont" w:date="2014-02-20T11:40:00Z">
              <w:r>
                <w:t>boolean</w:t>
              </w:r>
            </w:ins>
          </w:p>
        </w:tc>
        <w:tc>
          <w:tcPr>
            <w:tcW w:w="3425" w:type="dxa"/>
          </w:tcPr>
          <w:p w:rsidR="00CB3AB5" w:rsidRDefault="00CB3AB5" w:rsidP="00B513A3">
            <w:pPr>
              <w:pStyle w:val="Table-Text"/>
              <w:rPr>
                <w:ins w:id="448" w:author="Arnaud Dumont" w:date="2014-02-20T11:40:00Z"/>
              </w:rPr>
            </w:pPr>
            <w:ins w:id="449" w:author="Arnaud Dumont" w:date="2014-02-20T11:40:00Z">
              <w:r>
                <w:t>W</w:t>
              </w:r>
            </w:ins>
            <w:ins w:id="450" w:author="Arnaud Dumont" w:date="2014-02-20T11:41:00Z">
              <w:r>
                <w:t>h</w:t>
              </w:r>
            </w:ins>
            <w:ins w:id="451" w:author="Arnaud Dumont" w:date="2014-02-20T11:40:00Z">
              <w:r>
                <w:t xml:space="preserve">ether or not the zone should </w:t>
              </w:r>
            </w:ins>
            <w:ins w:id="452"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453" w:author="Arnaud Dumont" w:date="2014-02-11T13:55:00Z"/>
        </w:trPr>
        <w:tc>
          <w:tcPr>
            <w:tcW w:w="2965" w:type="dxa"/>
          </w:tcPr>
          <w:p w:rsidR="00D279A5" w:rsidRDefault="00D279A5" w:rsidP="00B513A3">
            <w:pPr>
              <w:pStyle w:val="Table-Text"/>
              <w:rPr>
                <w:ins w:id="454" w:author="Arnaud Dumont" w:date="2014-02-11T13:55:00Z"/>
              </w:rPr>
            </w:pPr>
            <w:ins w:id="455" w:author="Arnaud Dumont" w:date="2014-02-11T13:55:00Z">
              <w:r w:rsidRPr="00BD038E">
                <w:t>zskRollOverState</w:t>
              </w:r>
            </w:ins>
          </w:p>
        </w:tc>
        <w:tc>
          <w:tcPr>
            <w:tcW w:w="2175" w:type="dxa"/>
          </w:tcPr>
          <w:p w:rsidR="00D279A5" w:rsidRDefault="00D279A5" w:rsidP="00B513A3">
            <w:pPr>
              <w:pStyle w:val="Table-Text"/>
              <w:rPr>
                <w:ins w:id="456" w:author="Arnaud Dumont" w:date="2014-02-11T13:55:00Z"/>
              </w:rPr>
            </w:pPr>
            <w:ins w:id="457" w:author="Arnaud Dumont" w:date="2014-02-11T13:55:00Z">
              <w:r>
                <w:t>string</w:t>
              </w:r>
            </w:ins>
          </w:p>
        </w:tc>
        <w:tc>
          <w:tcPr>
            <w:tcW w:w="3507" w:type="dxa"/>
          </w:tcPr>
          <w:p w:rsidR="00D279A5" w:rsidRDefault="00D279A5" w:rsidP="00B513A3">
            <w:pPr>
              <w:pStyle w:val="Table-Text"/>
              <w:rPr>
                <w:ins w:id="458" w:author="Arnaud Dumont" w:date="2014-02-11T13:55:00Z"/>
              </w:rPr>
            </w:pPr>
            <w:ins w:id="459"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60" w:author="Arnaud Dumont" w:date="2014-02-11T13:55:00Z"/>
        </w:trPr>
        <w:tc>
          <w:tcPr>
            <w:tcW w:w="2965" w:type="dxa"/>
          </w:tcPr>
          <w:p w:rsidR="00D279A5" w:rsidRDefault="00D279A5" w:rsidP="00B513A3">
            <w:pPr>
              <w:pStyle w:val="Table-Text"/>
              <w:rPr>
                <w:ins w:id="461" w:author="Arnaud Dumont" w:date="2014-02-11T13:55:00Z"/>
              </w:rPr>
            </w:pPr>
            <w:ins w:id="462" w:author="Arnaud Dumont" w:date="2014-02-11T13:55:00Z">
              <w:r w:rsidRPr="00BD038E">
                <w:t>zskNextActionDate</w:t>
              </w:r>
            </w:ins>
          </w:p>
        </w:tc>
        <w:tc>
          <w:tcPr>
            <w:tcW w:w="2175" w:type="dxa"/>
          </w:tcPr>
          <w:p w:rsidR="00D279A5" w:rsidRDefault="00D279A5" w:rsidP="00B513A3">
            <w:pPr>
              <w:pStyle w:val="Table-Text"/>
              <w:rPr>
                <w:ins w:id="463" w:author="Arnaud Dumont" w:date="2014-02-11T13:55:00Z"/>
              </w:rPr>
            </w:pPr>
            <w:ins w:id="464" w:author="Arnaud Dumont" w:date="2014-02-11T13:55:00Z">
              <w:r>
                <w:t>timestamp</w:t>
              </w:r>
            </w:ins>
          </w:p>
        </w:tc>
        <w:tc>
          <w:tcPr>
            <w:tcW w:w="3507" w:type="dxa"/>
          </w:tcPr>
          <w:p w:rsidR="00D279A5" w:rsidRDefault="00D279A5" w:rsidP="00B513A3">
            <w:pPr>
              <w:pStyle w:val="Table-Text"/>
              <w:rPr>
                <w:ins w:id="465" w:author="Arnaud Dumont" w:date="2014-02-11T13:55:00Z"/>
              </w:rPr>
            </w:pPr>
            <w:ins w:id="466" w:author="Arnaud Dumont" w:date="2014-02-11T13:55:00Z">
              <w:r w:rsidRPr="00BD038E">
                <w:t>The next date of an action for the zone in the ZSK roll over process, if the zone is DNSSEC-signed</w:t>
              </w:r>
            </w:ins>
          </w:p>
        </w:tc>
      </w:tr>
      <w:tr w:rsidR="00D279A5" w:rsidTr="00A11CBE">
        <w:trPr>
          <w:trHeight w:val="113"/>
          <w:tblHeader w:val="0"/>
          <w:ins w:id="467" w:author="Arnaud Dumont" w:date="2014-02-11T13:55:00Z"/>
        </w:trPr>
        <w:tc>
          <w:tcPr>
            <w:tcW w:w="2965" w:type="dxa"/>
          </w:tcPr>
          <w:p w:rsidR="00D279A5" w:rsidRDefault="00D279A5" w:rsidP="00B513A3">
            <w:pPr>
              <w:pStyle w:val="Table-Text"/>
              <w:rPr>
                <w:ins w:id="468" w:author="Arnaud Dumont" w:date="2014-02-11T13:55:00Z"/>
              </w:rPr>
            </w:pPr>
            <w:ins w:id="469" w:author="Arnaud Dumont" w:date="2014-02-11T13:55:00Z">
              <w:r w:rsidRPr="00BD038E">
                <w:t>zskRRSIGRegenerationDate</w:t>
              </w:r>
            </w:ins>
          </w:p>
        </w:tc>
        <w:tc>
          <w:tcPr>
            <w:tcW w:w="2175" w:type="dxa"/>
          </w:tcPr>
          <w:p w:rsidR="00D279A5" w:rsidRDefault="00D279A5" w:rsidP="00B513A3">
            <w:pPr>
              <w:pStyle w:val="Table-Text"/>
              <w:rPr>
                <w:ins w:id="470" w:author="Arnaud Dumont" w:date="2014-02-11T13:55:00Z"/>
              </w:rPr>
            </w:pPr>
            <w:ins w:id="471" w:author="Arnaud Dumont" w:date="2014-02-11T13:55:00Z">
              <w:r>
                <w:t>timestamp</w:t>
              </w:r>
            </w:ins>
          </w:p>
        </w:tc>
        <w:tc>
          <w:tcPr>
            <w:tcW w:w="3507" w:type="dxa"/>
          </w:tcPr>
          <w:p w:rsidR="00D279A5" w:rsidRDefault="00D279A5" w:rsidP="00B513A3">
            <w:pPr>
              <w:pStyle w:val="Table-Text"/>
              <w:rPr>
                <w:ins w:id="472" w:author="Arnaud Dumont" w:date="2014-02-11T13:55:00Z"/>
              </w:rPr>
            </w:pPr>
            <w:ins w:id="473"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w:t>
            </w:r>
            <w:ins w:id="474"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lastRenderedPageBreak/>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475" w:author="Arnaud Dumont" w:date="2014-02-20T11:43:00Z"/>
        </w:rPr>
      </w:pPr>
      <w:r>
        <w:t xml:space="preserve">    "name" : "example.com.au",</w:t>
      </w:r>
    </w:p>
    <w:p w:rsidR="00CB3AB5" w:rsidRDefault="00CB3AB5" w:rsidP="00B513A3">
      <w:pPr>
        <w:pStyle w:val="Code"/>
      </w:pPr>
      <w:ins w:id="476"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477" w:author="Arnaud Dumont" w:date="2014-02-11T14:00:00Z"/>
        </w:rPr>
      </w:pPr>
      <w:r>
        <w:t xml:space="preserve">    "dnssecSigned" : false,</w:t>
      </w:r>
    </w:p>
    <w:p w:rsidR="00EA3CD9" w:rsidRDefault="00EA3CD9" w:rsidP="00EA3CD9">
      <w:pPr>
        <w:pStyle w:val="Code"/>
        <w:rPr>
          <w:ins w:id="478" w:author="Arnaud Dumont" w:date="2014-02-11T14:00:00Z"/>
        </w:rPr>
      </w:pPr>
      <w:ins w:id="479" w:author="Arnaud Dumont" w:date="2014-02-11T14:00:00Z">
        <w:r>
          <w:t xml:space="preserve">    "</w:t>
        </w:r>
        <w:r w:rsidRPr="006242A4">
          <w:t>zskRollOverState</w:t>
        </w:r>
        <w:r>
          <w:t>" : null,</w:t>
        </w:r>
      </w:ins>
    </w:p>
    <w:p w:rsidR="00EA3CD9" w:rsidRDefault="00EA3CD9" w:rsidP="00EA3CD9">
      <w:pPr>
        <w:pStyle w:val="Code"/>
        <w:rPr>
          <w:ins w:id="480" w:author="Arnaud Dumont" w:date="2014-02-11T14:00:00Z"/>
        </w:rPr>
      </w:pPr>
      <w:ins w:id="481" w:author="Arnaud Dumont" w:date="2014-02-11T14:00:00Z">
        <w:r>
          <w:t xml:space="preserve">    "</w:t>
        </w:r>
        <w:r w:rsidRPr="006242A4">
          <w:t>zskNextActionDate</w:t>
        </w:r>
        <w:r>
          <w:t>" : null,</w:t>
        </w:r>
      </w:ins>
    </w:p>
    <w:p w:rsidR="00B513A3" w:rsidRDefault="00EA3CD9" w:rsidP="00B513A3">
      <w:pPr>
        <w:pStyle w:val="Code"/>
      </w:pPr>
      <w:ins w:id="482" w:author="Arnaud Dumont" w:date="2014-02-11T14:00:00Z">
        <w:r>
          <w:t xml:space="preserve">    "</w:t>
        </w:r>
        <w:r w:rsidRPr="005056E3">
          <w:t>zskRRSIGRegenerationDate</w:t>
        </w:r>
        <w:r>
          <w:t>" : null,</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483" w:name="_Toc382323676"/>
      <w:r>
        <w:t>Zone Update Command</w:t>
      </w:r>
      <w:bookmarkEnd w:id="483"/>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484" w:author="Arnaud Dumont" w:date="2014-02-20T10:43:00Z">
              <w:r w:rsidDel="00960CE1">
                <w:delText>GET</w:delText>
              </w:r>
            </w:del>
            <w:ins w:id="485"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486" w:author="Arnaud Dumont" w:date="2014-02-20T11:43:00Z">
              <w:r w:rsidDel="00225335">
                <w:delText xml:space="preserve"> </w:delText>
              </w:r>
            </w:del>
            <w:r>
              <w:t xml:space="preserve"> string “rdata” field that is as the resource record would be entered into a BIND compati</w:t>
            </w:r>
            <w:del w:id="487"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488" w:author="Arnaud Dumont" w:date="2014-02-20T11:44:00Z"/>
        </w:trPr>
        <w:tc>
          <w:tcPr>
            <w:tcW w:w="1809" w:type="dxa"/>
          </w:tcPr>
          <w:p w:rsidR="00225335" w:rsidRDefault="00225335" w:rsidP="00A11CBE">
            <w:pPr>
              <w:pStyle w:val="Table-Text"/>
              <w:rPr>
                <w:ins w:id="489" w:author="Arnaud Dumont" w:date="2014-02-20T11:44:00Z"/>
              </w:rPr>
            </w:pPr>
            <w:ins w:id="490" w:author="Arnaud Dumont" w:date="2014-02-20T11:44:00Z">
              <w:r w:rsidRPr="00CB3AB5">
                <w:t>dnssecSigned</w:t>
              </w:r>
            </w:ins>
          </w:p>
        </w:tc>
        <w:tc>
          <w:tcPr>
            <w:tcW w:w="1920" w:type="dxa"/>
          </w:tcPr>
          <w:p w:rsidR="00225335" w:rsidRDefault="00225335" w:rsidP="00A11CBE">
            <w:pPr>
              <w:pStyle w:val="Table-Text"/>
              <w:rPr>
                <w:ins w:id="491" w:author="Arnaud Dumont" w:date="2014-02-20T11:44:00Z"/>
              </w:rPr>
            </w:pPr>
            <w:ins w:id="492" w:author="Arnaud Dumont" w:date="2014-02-20T11:44:00Z">
              <w:r>
                <w:t>No</w:t>
              </w:r>
            </w:ins>
          </w:p>
        </w:tc>
        <w:tc>
          <w:tcPr>
            <w:tcW w:w="1383" w:type="dxa"/>
          </w:tcPr>
          <w:p w:rsidR="00225335" w:rsidRDefault="00225335" w:rsidP="00A11CBE">
            <w:pPr>
              <w:pStyle w:val="Table-Text"/>
              <w:rPr>
                <w:ins w:id="493" w:author="Arnaud Dumont" w:date="2014-02-20T11:44:00Z"/>
              </w:rPr>
            </w:pPr>
            <w:ins w:id="494" w:author="Arnaud Dumont" w:date="2014-02-20T11:44:00Z">
              <w:r>
                <w:t>boolean</w:t>
              </w:r>
            </w:ins>
          </w:p>
        </w:tc>
        <w:tc>
          <w:tcPr>
            <w:tcW w:w="3535" w:type="dxa"/>
          </w:tcPr>
          <w:p w:rsidR="00225335" w:rsidRDefault="00225335" w:rsidP="00A11CBE">
            <w:pPr>
              <w:pStyle w:val="Table-Text"/>
              <w:rPr>
                <w:ins w:id="495" w:author="Arnaud Dumont" w:date="2014-02-20T11:44:00Z"/>
              </w:rPr>
            </w:pPr>
            <w:ins w:id="496"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497" w:author="Arnaud Dumont" w:date="2014-02-11T13:55:00Z"/>
        </w:trPr>
        <w:tc>
          <w:tcPr>
            <w:tcW w:w="2965" w:type="dxa"/>
          </w:tcPr>
          <w:p w:rsidR="00D279A5" w:rsidRDefault="00D279A5" w:rsidP="00A11CBE">
            <w:pPr>
              <w:pStyle w:val="Table-Text"/>
              <w:rPr>
                <w:ins w:id="498" w:author="Arnaud Dumont" w:date="2014-02-11T13:55:00Z"/>
              </w:rPr>
            </w:pPr>
            <w:ins w:id="499" w:author="Arnaud Dumont" w:date="2014-02-11T13:55:00Z">
              <w:r w:rsidRPr="00BD038E">
                <w:t>zskRollOverState</w:t>
              </w:r>
            </w:ins>
          </w:p>
        </w:tc>
        <w:tc>
          <w:tcPr>
            <w:tcW w:w="2175" w:type="dxa"/>
          </w:tcPr>
          <w:p w:rsidR="00D279A5" w:rsidRDefault="00D279A5" w:rsidP="00A11CBE">
            <w:pPr>
              <w:pStyle w:val="Table-Text"/>
              <w:rPr>
                <w:ins w:id="500" w:author="Arnaud Dumont" w:date="2014-02-11T13:55:00Z"/>
              </w:rPr>
            </w:pPr>
            <w:ins w:id="501" w:author="Arnaud Dumont" w:date="2014-02-11T13:55:00Z">
              <w:r>
                <w:t>string</w:t>
              </w:r>
            </w:ins>
          </w:p>
        </w:tc>
        <w:tc>
          <w:tcPr>
            <w:tcW w:w="3507" w:type="dxa"/>
          </w:tcPr>
          <w:p w:rsidR="00D279A5" w:rsidRDefault="00D279A5" w:rsidP="00A11CBE">
            <w:pPr>
              <w:pStyle w:val="Table-Text"/>
              <w:rPr>
                <w:ins w:id="502" w:author="Arnaud Dumont" w:date="2014-02-11T13:55:00Z"/>
              </w:rPr>
            </w:pPr>
            <w:ins w:id="503"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504" w:author="Arnaud Dumont" w:date="2014-02-11T13:55:00Z"/>
        </w:trPr>
        <w:tc>
          <w:tcPr>
            <w:tcW w:w="2965" w:type="dxa"/>
          </w:tcPr>
          <w:p w:rsidR="00D279A5" w:rsidRDefault="00D279A5" w:rsidP="00A11CBE">
            <w:pPr>
              <w:pStyle w:val="Table-Text"/>
              <w:rPr>
                <w:ins w:id="505" w:author="Arnaud Dumont" w:date="2014-02-11T13:55:00Z"/>
              </w:rPr>
            </w:pPr>
            <w:ins w:id="506" w:author="Arnaud Dumont" w:date="2014-02-11T13:55:00Z">
              <w:r w:rsidRPr="00BD038E">
                <w:t>zskNextActionDate</w:t>
              </w:r>
            </w:ins>
          </w:p>
        </w:tc>
        <w:tc>
          <w:tcPr>
            <w:tcW w:w="2175" w:type="dxa"/>
          </w:tcPr>
          <w:p w:rsidR="00D279A5" w:rsidRDefault="00D279A5" w:rsidP="00A11CBE">
            <w:pPr>
              <w:pStyle w:val="Table-Text"/>
              <w:rPr>
                <w:ins w:id="507" w:author="Arnaud Dumont" w:date="2014-02-11T13:55:00Z"/>
              </w:rPr>
            </w:pPr>
            <w:ins w:id="508" w:author="Arnaud Dumont" w:date="2014-02-11T13:55:00Z">
              <w:r>
                <w:t>timestamp</w:t>
              </w:r>
            </w:ins>
          </w:p>
        </w:tc>
        <w:tc>
          <w:tcPr>
            <w:tcW w:w="3507" w:type="dxa"/>
          </w:tcPr>
          <w:p w:rsidR="00D279A5" w:rsidRDefault="00D279A5" w:rsidP="00A11CBE">
            <w:pPr>
              <w:pStyle w:val="Table-Text"/>
              <w:rPr>
                <w:ins w:id="509" w:author="Arnaud Dumont" w:date="2014-02-11T13:55:00Z"/>
              </w:rPr>
            </w:pPr>
            <w:ins w:id="510" w:author="Arnaud Dumont" w:date="2014-02-11T13:55:00Z">
              <w:r w:rsidRPr="00BD038E">
                <w:t>The next date of an action for the zone in the ZSK roll over process, if the zone is DNSSEC-signed</w:t>
              </w:r>
            </w:ins>
          </w:p>
        </w:tc>
      </w:tr>
      <w:tr w:rsidR="00D279A5" w:rsidTr="00A11CBE">
        <w:trPr>
          <w:trHeight w:val="113"/>
          <w:tblHeader w:val="0"/>
          <w:ins w:id="511" w:author="Arnaud Dumont" w:date="2014-02-11T13:55:00Z"/>
        </w:trPr>
        <w:tc>
          <w:tcPr>
            <w:tcW w:w="2965" w:type="dxa"/>
          </w:tcPr>
          <w:p w:rsidR="00D279A5" w:rsidRDefault="00D279A5" w:rsidP="00A11CBE">
            <w:pPr>
              <w:pStyle w:val="Table-Text"/>
              <w:rPr>
                <w:ins w:id="512" w:author="Arnaud Dumont" w:date="2014-02-11T13:55:00Z"/>
              </w:rPr>
            </w:pPr>
            <w:ins w:id="513" w:author="Arnaud Dumont" w:date="2014-02-11T13:55:00Z">
              <w:r w:rsidRPr="00BD038E">
                <w:t>zskRRSIGRegenerationDate</w:t>
              </w:r>
            </w:ins>
          </w:p>
        </w:tc>
        <w:tc>
          <w:tcPr>
            <w:tcW w:w="2175" w:type="dxa"/>
          </w:tcPr>
          <w:p w:rsidR="00D279A5" w:rsidRDefault="00D279A5" w:rsidP="00A11CBE">
            <w:pPr>
              <w:pStyle w:val="Table-Text"/>
              <w:rPr>
                <w:ins w:id="514" w:author="Arnaud Dumont" w:date="2014-02-11T13:55:00Z"/>
              </w:rPr>
            </w:pPr>
            <w:ins w:id="515" w:author="Arnaud Dumont" w:date="2014-02-11T13:55:00Z">
              <w:r>
                <w:t>timestamp</w:t>
              </w:r>
            </w:ins>
          </w:p>
        </w:tc>
        <w:tc>
          <w:tcPr>
            <w:tcW w:w="3507" w:type="dxa"/>
          </w:tcPr>
          <w:p w:rsidR="00D279A5" w:rsidRDefault="00D279A5" w:rsidP="00A11CBE">
            <w:pPr>
              <w:pStyle w:val="Table-Text"/>
              <w:rPr>
                <w:ins w:id="516" w:author="Arnaud Dumont" w:date="2014-02-11T13:55:00Z"/>
              </w:rPr>
            </w:pPr>
            <w:ins w:id="517"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lastRenderedPageBreak/>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w:t>
            </w:r>
            <w:ins w:id="518"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519" w:author="Arnaud Dumont" w:date="2014-02-20T11:44:00Z"/>
        </w:rPr>
      </w:pPr>
      <w:r>
        <w:t xml:space="preserve">    "version" : 0,</w:t>
      </w:r>
    </w:p>
    <w:p w:rsidR="00225335" w:rsidRDefault="00225335" w:rsidP="00A11CBE">
      <w:pPr>
        <w:pStyle w:val="Code"/>
      </w:pPr>
      <w:ins w:id="520" w:author="Arnaud Dumont" w:date="2014-02-20T11:44:00Z">
        <w:r>
          <w:t xml:space="preserve">    "</w:t>
        </w:r>
      </w:ins>
      <w:ins w:id="521" w:author="Arnaud Dumont" w:date="2014-02-20T11:45:00Z">
        <w:r w:rsidRPr="00CB3AB5">
          <w:t>dnssecSigned</w:t>
        </w:r>
      </w:ins>
      <w:ins w:id="522" w:author="Arnaud Dumont" w:date="2014-02-20T11:44:00Z">
        <w:r>
          <w:t xml:space="preserve">" : </w:t>
        </w:r>
      </w:ins>
      <w:ins w:id="523" w:author="Arnaud Dumont" w:date="2014-02-20T11:45:00Z">
        <w:r>
          <w:t>false</w:t>
        </w:r>
      </w:ins>
      <w:ins w:id="524"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525" w:author="Arnaud Dumont" w:date="2014-02-11T14:00:00Z"/>
        </w:rPr>
      </w:pPr>
      <w:r>
        <w:t xml:space="preserve">    "dnssecSigned" : false,</w:t>
      </w:r>
    </w:p>
    <w:p w:rsidR="00EA3CD9" w:rsidRDefault="00EA3CD9" w:rsidP="00EA3CD9">
      <w:pPr>
        <w:pStyle w:val="Code"/>
        <w:rPr>
          <w:ins w:id="526" w:author="Arnaud Dumont" w:date="2014-02-11T14:00:00Z"/>
        </w:rPr>
      </w:pPr>
      <w:ins w:id="527" w:author="Arnaud Dumont" w:date="2014-02-11T14:00:00Z">
        <w:r>
          <w:t xml:space="preserve">    "</w:t>
        </w:r>
        <w:r w:rsidRPr="006242A4">
          <w:t>zskRollOverState</w:t>
        </w:r>
        <w:r>
          <w:t>" : null,</w:t>
        </w:r>
      </w:ins>
    </w:p>
    <w:p w:rsidR="00EA3CD9" w:rsidRDefault="00EA3CD9" w:rsidP="00EA3CD9">
      <w:pPr>
        <w:pStyle w:val="Code"/>
        <w:rPr>
          <w:ins w:id="528" w:author="Arnaud Dumont" w:date="2014-02-11T14:00:00Z"/>
        </w:rPr>
      </w:pPr>
      <w:ins w:id="529" w:author="Arnaud Dumont" w:date="2014-02-11T14:00:00Z">
        <w:r>
          <w:t xml:space="preserve">    "</w:t>
        </w:r>
        <w:r w:rsidRPr="006242A4">
          <w:t>zskNextActionDate</w:t>
        </w:r>
        <w:r>
          <w:t>" : null,</w:t>
        </w:r>
      </w:ins>
    </w:p>
    <w:p w:rsidR="00A11CBE" w:rsidRDefault="00EA3CD9" w:rsidP="00A11CBE">
      <w:pPr>
        <w:pStyle w:val="Code"/>
      </w:pPr>
      <w:ins w:id="530" w:author="Arnaud Dumont" w:date="2014-02-11T14:00:00Z">
        <w:r>
          <w:t xml:space="preserve">    "</w:t>
        </w:r>
        <w:r w:rsidRPr="005056E3">
          <w:t>zskRRSIGRegenerationDate</w:t>
        </w:r>
        <w:r>
          <w:t>" : null,</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31" w:name="_Toc382323677"/>
      <w:r>
        <w:t>Zone Update Resource Records Command</w:t>
      </w:r>
      <w:bookmarkEnd w:id="531"/>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32" w:author="Arnaud Dumont" w:date="2014-02-20T10:43:00Z">
              <w:r w:rsidDel="00960CE1">
                <w:delText>GET</w:delText>
              </w:r>
            </w:del>
            <w:ins w:id="533"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34" w:author="Arnaud Dumont" w:date="2014-02-20T11:45:00Z">
              <w:r w:rsidDel="00225335">
                <w:delText xml:space="preserve"> </w:delText>
              </w:r>
            </w:del>
            <w:r>
              <w:t>string “rdata” field that is as the resource record would be entered into a BIND compati</w:t>
            </w:r>
            <w:del w:id="535"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36" w:author="Arnaud Dumont" w:date="2014-02-11T13:55:00Z"/>
        </w:trPr>
        <w:tc>
          <w:tcPr>
            <w:tcW w:w="2965" w:type="dxa"/>
          </w:tcPr>
          <w:p w:rsidR="00D279A5" w:rsidRDefault="00D279A5" w:rsidP="001C310D">
            <w:pPr>
              <w:pStyle w:val="Table-Text"/>
              <w:rPr>
                <w:ins w:id="537" w:author="Arnaud Dumont" w:date="2014-02-11T13:55:00Z"/>
              </w:rPr>
            </w:pPr>
            <w:ins w:id="538" w:author="Arnaud Dumont" w:date="2014-02-11T13:55:00Z">
              <w:r w:rsidRPr="00BD038E">
                <w:t>zskRollOverState</w:t>
              </w:r>
            </w:ins>
          </w:p>
        </w:tc>
        <w:tc>
          <w:tcPr>
            <w:tcW w:w="2175" w:type="dxa"/>
          </w:tcPr>
          <w:p w:rsidR="00D279A5" w:rsidRDefault="00D279A5" w:rsidP="001C310D">
            <w:pPr>
              <w:pStyle w:val="Table-Text"/>
              <w:rPr>
                <w:ins w:id="539" w:author="Arnaud Dumont" w:date="2014-02-11T13:55:00Z"/>
              </w:rPr>
            </w:pPr>
            <w:ins w:id="540" w:author="Arnaud Dumont" w:date="2014-02-11T13:55:00Z">
              <w:r>
                <w:t>string</w:t>
              </w:r>
            </w:ins>
          </w:p>
        </w:tc>
        <w:tc>
          <w:tcPr>
            <w:tcW w:w="3507" w:type="dxa"/>
          </w:tcPr>
          <w:p w:rsidR="00D279A5" w:rsidRDefault="00D279A5" w:rsidP="001C310D">
            <w:pPr>
              <w:pStyle w:val="Table-Text"/>
              <w:rPr>
                <w:ins w:id="541" w:author="Arnaud Dumont" w:date="2014-02-11T13:55:00Z"/>
              </w:rPr>
            </w:pPr>
            <w:ins w:id="542"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543" w:author="Arnaud Dumont" w:date="2014-02-11T13:55:00Z"/>
        </w:trPr>
        <w:tc>
          <w:tcPr>
            <w:tcW w:w="2965" w:type="dxa"/>
          </w:tcPr>
          <w:p w:rsidR="00D279A5" w:rsidRDefault="00D279A5" w:rsidP="001C310D">
            <w:pPr>
              <w:pStyle w:val="Table-Text"/>
              <w:rPr>
                <w:ins w:id="544" w:author="Arnaud Dumont" w:date="2014-02-11T13:55:00Z"/>
              </w:rPr>
            </w:pPr>
            <w:ins w:id="545" w:author="Arnaud Dumont" w:date="2014-02-11T13:55:00Z">
              <w:r w:rsidRPr="00BD038E">
                <w:t>zskNextActionDate</w:t>
              </w:r>
            </w:ins>
          </w:p>
        </w:tc>
        <w:tc>
          <w:tcPr>
            <w:tcW w:w="2175" w:type="dxa"/>
          </w:tcPr>
          <w:p w:rsidR="00D279A5" w:rsidRDefault="00D279A5" w:rsidP="001C310D">
            <w:pPr>
              <w:pStyle w:val="Table-Text"/>
              <w:rPr>
                <w:ins w:id="546" w:author="Arnaud Dumont" w:date="2014-02-11T13:55:00Z"/>
              </w:rPr>
            </w:pPr>
            <w:ins w:id="547" w:author="Arnaud Dumont" w:date="2014-02-11T13:55:00Z">
              <w:r>
                <w:t>timestamp</w:t>
              </w:r>
            </w:ins>
          </w:p>
        </w:tc>
        <w:tc>
          <w:tcPr>
            <w:tcW w:w="3507" w:type="dxa"/>
          </w:tcPr>
          <w:p w:rsidR="00D279A5" w:rsidRDefault="00D279A5" w:rsidP="001C310D">
            <w:pPr>
              <w:pStyle w:val="Table-Text"/>
              <w:rPr>
                <w:ins w:id="548" w:author="Arnaud Dumont" w:date="2014-02-11T13:55:00Z"/>
              </w:rPr>
            </w:pPr>
            <w:ins w:id="549" w:author="Arnaud Dumont" w:date="2014-02-11T13:55:00Z">
              <w:r w:rsidRPr="00BD038E">
                <w:t>The next date of an action for the zone in the ZSK roll over process, if the zone is DNSSEC-signed</w:t>
              </w:r>
            </w:ins>
          </w:p>
        </w:tc>
      </w:tr>
      <w:tr w:rsidR="00D279A5" w:rsidTr="006351FF">
        <w:trPr>
          <w:trHeight w:val="113"/>
          <w:tblHeader w:val="0"/>
          <w:ins w:id="550" w:author="Arnaud Dumont" w:date="2014-02-11T13:55:00Z"/>
        </w:trPr>
        <w:tc>
          <w:tcPr>
            <w:tcW w:w="2965" w:type="dxa"/>
          </w:tcPr>
          <w:p w:rsidR="00D279A5" w:rsidRDefault="00D279A5" w:rsidP="001C310D">
            <w:pPr>
              <w:pStyle w:val="Table-Text"/>
              <w:rPr>
                <w:ins w:id="551" w:author="Arnaud Dumont" w:date="2014-02-11T13:55:00Z"/>
              </w:rPr>
            </w:pPr>
            <w:ins w:id="552" w:author="Arnaud Dumont" w:date="2014-02-11T13:55:00Z">
              <w:r w:rsidRPr="00BD038E">
                <w:t>zskRRSIGRegenerationDate</w:t>
              </w:r>
            </w:ins>
          </w:p>
        </w:tc>
        <w:tc>
          <w:tcPr>
            <w:tcW w:w="2175" w:type="dxa"/>
          </w:tcPr>
          <w:p w:rsidR="00D279A5" w:rsidRDefault="00D279A5" w:rsidP="001C310D">
            <w:pPr>
              <w:pStyle w:val="Table-Text"/>
              <w:rPr>
                <w:ins w:id="553" w:author="Arnaud Dumont" w:date="2014-02-11T13:55:00Z"/>
              </w:rPr>
            </w:pPr>
            <w:ins w:id="554" w:author="Arnaud Dumont" w:date="2014-02-11T13:55:00Z">
              <w:r>
                <w:t>timestamp</w:t>
              </w:r>
            </w:ins>
          </w:p>
        </w:tc>
        <w:tc>
          <w:tcPr>
            <w:tcW w:w="3507" w:type="dxa"/>
          </w:tcPr>
          <w:p w:rsidR="00D279A5" w:rsidRDefault="00D279A5" w:rsidP="001C310D">
            <w:pPr>
              <w:pStyle w:val="Table-Text"/>
              <w:rPr>
                <w:ins w:id="555" w:author="Arnaud Dumont" w:date="2014-02-11T13:55:00Z"/>
              </w:rPr>
            </w:pPr>
            <w:ins w:id="556"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w:t>
            </w:r>
            <w:ins w:id="557"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lastRenderedPageBreak/>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558"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559" w:author="Arnaud Dumont" w:date="2014-02-11T13:59:00Z"/>
        </w:rPr>
      </w:pPr>
      <w:r>
        <w:t xml:space="preserve">    "dnssecSigned" : true,</w:t>
      </w:r>
    </w:p>
    <w:p w:rsidR="00616D35" w:rsidRDefault="00616D35" w:rsidP="00616D35">
      <w:pPr>
        <w:pStyle w:val="Code"/>
        <w:rPr>
          <w:ins w:id="560" w:author="Arnaud Dumont" w:date="2014-02-11T13:59:00Z"/>
        </w:rPr>
      </w:pPr>
      <w:ins w:id="561" w:author="Arnaud Dumont" w:date="2014-02-11T13:59:00Z">
        <w:r>
          <w:t xml:space="preserve">    "</w:t>
        </w:r>
        <w:r w:rsidRPr="006242A4">
          <w:t>zskRollOverState</w:t>
        </w:r>
        <w:r>
          <w:t>" : "scheduled",</w:t>
        </w:r>
      </w:ins>
    </w:p>
    <w:p w:rsidR="00616D35" w:rsidRDefault="00616D35" w:rsidP="00616D35">
      <w:pPr>
        <w:pStyle w:val="Code"/>
        <w:rPr>
          <w:ins w:id="562" w:author="Arnaud Dumont" w:date="2014-02-11T13:59:00Z"/>
        </w:rPr>
      </w:pPr>
      <w:ins w:id="563" w:author="Arnaud Dumont" w:date="2014-02-11T13:59:00Z">
        <w:r>
          <w:t xml:space="preserve">    "</w:t>
        </w:r>
        <w:r w:rsidRPr="006242A4">
          <w:t>zskNextActionDate</w:t>
        </w:r>
        <w:r>
          <w:t>" : "2013-11-07T07:46:29.927",</w:t>
        </w:r>
      </w:ins>
    </w:p>
    <w:p w:rsidR="001C310D" w:rsidRDefault="00616D35" w:rsidP="001C310D">
      <w:pPr>
        <w:pStyle w:val="Code"/>
      </w:pPr>
      <w:ins w:id="564" w:author="Arnaud Dumont" w:date="2014-02-11T13:59:00Z">
        <w:r>
          <w:t xml:space="preserve">    "</w:t>
        </w:r>
        <w:r w:rsidRPr="005056E3">
          <w:t>zskRRSIGRegenerationDate</w:t>
        </w:r>
        <w:r>
          <w:t>" : "2013-03-07T07:46:29.927",</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565" w:name="_Toc382323678"/>
      <w:r>
        <w:t>Zone Delete Command</w:t>
      </w:r>
      <w:bookmarkEnd w:id="565"/>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66" w:author="Arnaud Dumont" w:date="2014-02-20T11:46:00Z">
        <w:r w:rsidDel="00464582">
          <w:delText xml:space="preserve">get </w:delText>
        </w:r>
      </w:del>
      <w:ins w:id="567"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68" w:name="_Toc382323679"/>
      <w:r>
        <w:t>Zone Get Query Usage Command</w:t>
      </w:r>
      <w:bookmarkEnd w:id="568"/>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69" w:author="Arnaud Dumont" w:date="2014-02-14T09:41:00Z"/>
        </w:rPr>
      </w:pPr>
      <w:bookmarkStart w:id="570" w:name="_Toc382323680"/>
      <w:ins w:id="571" w:author="Arnaud Dumont" w:date="2014-02-14T09:41:00Z">
        <w:r>
          <w:t xml:space="preserve">Zone Get </w:t>
        </w:r>
      </w:ins>
      <w:ins w:id="572" w:author="Arnaud Dumont" w:date="2014-02-14T09:42:00Z">
        <w:r>
          <w:t>Zone File</w:t>
        </w:r>
      </w:ins>
      <w:ins w:id="573" w:author="Arnaud Dumont" w:date="2014-02-14T09:41:00Z">
        <w:r>
          <w:t xml:space="preserve"> Command</w:t>
        </w:r>
        <w:bookmarkEnd w:id="570"/>
      </w:ins>
    </w:p>
    <w:p w:rsidR="009451C4" w:rsidRDefault="009451C4" w:rsidP="009451C4">
      <w:pPr>
        <w:rPr>
          <w:ins w:id="574" w:author="Arnaud Dumont" w:date="2014-02-14T09:41:00Z"/>
        </w:rPr>
      </w:pPr>
      <w:ins w:id="575" w:author="Arnaud Dumont" w:date="2014-02-14T09:41:00Z">
        <w:r>
          <w:t>This command is used to get the full zone file of the zone.</w:t>
        </w:r>
      </w:ins>
    </w:p>
    <w:p w:rsidR="009451C4" w:rsidRDefault="009451C4" w:rsidP="009451C4">
      <w:pPr>
        <w:pStyle w:val="Heading3"/>
        <w:numPr>
          <w:ilvl w:val="2"/>
          <w:numId w:val="29"/>
        </w:numPr>
        <w:ind w:left="0"/>
        <w:rPr>
          <w:ins w:id="576" w:author="Arnaud Dumont" w:date="2014-02-14T09:41:00Z"/>
        </w:rPr>
      </w:pPr>
      <w:ins w:id="577" w:author="Arnaud Dumont" w:date="2014-02-14T09:41:00Z">
        <w:r>
          <w:lastRenderedPageBreak/>
          <w:t>Request</w:t>
        </w:r>
      </w:ins>
    </w:p>
    <w:p w:rsidR="009451C4" w:rsidRDefault="009451C4" w:rsidP="009451C4">
      <w:pPr>
        <w:rPr>
          <w:ins w:id="578" w:author="Arnaud Dumont" w:date="2014-02-14T09:41:00Z"/>
        </w:rPr>
      </w:pPr>
      <w:ins w:id="579" w:author="Arnaud Dumont" w:date="2014-02-14T09:41:00Z">
        <w:r>
          <w:t>A request should be made to the specified URI including the indicated headers.</w:t>
        </w:r>
      </w:ins>
    </w:p>
    <w:p w:rsidR="009451C4" w:rsidRDefault="009451C4" w:rsidP="009451C4">
      <w:pPr>
        <w:pStyle w:val="FakeHeading4"/>
        <w:rPr>
          <w:ins w:id="580" w:author="Arnaud Dumont" w:date="2014-02-14T09:41:00Z"/>
        </w:rPr>
      </w:pPr>
      <w:ins w:id="581" w:author="Arnaud Dumont" w:date="2014-02-14T09:41:00Z">
        <w:r>
          <w:t>URI</w:t>
        </w:r>
      </w:ins>
    </w:p>
    <w:p w:rsidR="009451C4" w:rsidRDefault="009451C4" w:rsidP="009451C4">
      <w:pPr>
        <w:rPr>
          <w:ins w:id="582" w:author="Arnaud Dumont" w:date="2014-02-14T09:41:00Z"/>
        </w:rPr>
      </w:pPr>
      <w:ins w:id="583"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84"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85" w:author="Arnaud Dumont" w:date="2014-02-14T09:41:00Z"/>
              </w:rPr>
            </w:pPr>
            <w:ins w:id="586"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87" w:author="Arnaud Dumont" w:date="2014-02-14T09:41:00Z"/>
              </w:rPr>
            </w:pPr>
            <w:ins w:id="588" w:author="Arnaud Dumont" w:date="2014-02-14T09:41:00Z">
              <w:r>
                <w:t>Request URI</w:t>
              </w:r>
            </w:ins>
          </w:p>
        </w:tc>
      </w:tr>
      <w:tr w:rsidR="009451C4" w:rsidTr="009451C4">
        <w:trPr>
          <w:trHeight w:val="113"/>
          <w:ins w:id="589"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90" w:author="Arnaud Dumont" w:date="2014-02-14T09:41:00Z"/>
              </w:rPr>
            </w:pPr>
            <w:ins w:id="591"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92" w:author="Arnaud Dumont" w:date="2014-02-14T09:41:00Z"/>
              </w:rPr>
            </w:pPr>
            <w:ins w:id="593" w:author="Arnaud Dumont" w:date="2014-02-14T09:41:00Z">
              <w:r>
                <w:t>https://{service-address}/zones/{id}/zoneFile/</w:t>
              </w:r>
            </w:ins>
          </w:p>
        </w:tc>
      </w:tr>
    </w:tbl>
    <w:p w:rsidR="009451C4" w:rsidRDefault="009451C4" w:rsidP="009451C4">
      <w:pPr>
        <w:rPr>
          <w:ins w:id="594" w:author="Arnaud Dumont" w:date="2014-02-14T09:41:00Z"/>
        </w:rPr>
      </w:pPr>
      <w:ins w:id="595"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9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97" w:author="Arnaud Dumont" w:date="2014-02-14T09:41:00Z"/>
              </w:rPr>
            </w:pPr>
            <w:ins w:id="598"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99" w:author="Arnaud Dumont" w:date="2014-02-14T09:41:00Z"/>
              </w:rPr>
            </w:pPr>
            <w:ins w:id="600" w:author="Arnaud Dumont" w:date="2014-02-14T09:41:00Z">
              <w:r>
                <w:t>Description</w:t>
              </w:r>
            </w:ins>
          </w:p>
        </w:tc>
      </w:tr>
      <w:tr w:rsidR="009451C4" w:rsidTr="009451C4">
        <w:trPr>
          <w:trHeight w:val="113"/>
          <w:ins w:id="60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2" w:author="Arnaud Dumont" w:date="2014-02-14T09:41:00Z"/>
              </w:rPr>
            </w:pPr>
            <w:ins w:id="603"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4" w:author="Arnaud Dumont" w:date="2014-02-14T09:41:00Z"/>
              </w:rPr>
            </w:pPr>
            <w:ins w:id="605" w:author="Arnaud Dumont" w:date="2014-02-14T09:41:00Z">
              <w:r>
                <w:t>The service address as described in section 2.2</w:t>
              </w:r>
            </w:ins>
          </w:p>
        </w:tc>
      </w:tr>
      <w:tr w:rsidR="009451C4" w:rsidTr="009451C4">
        <w:trPr>
          <w:trHeight w:val="113"/>
          <w:ins w:id="60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7" w:author="Arnaud Dumont" w:date="2014-02-14T09:41:00Z"/>
              </w:rPr>
            </w:pPr>
            <w:ins w:id="608"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9" w:author="Arnaud Dumont" w:date="2014-02-14T09:41:00Z"/>
              </w:rPr>
            </w:pPr>
            <w:ins w:id="610" w:author="Arnaud Dumont" w:date="2014-02-14T09:41:00Z">
              <w:r>
                <w:t>The id of the zone whose zone file you want to get</w:t>
              </w:r>
            </w:ins>
          </w:p>
        </w:tc>
      </w:tr>
    </w:tbl>
    <w:p w:rsidR="009451C4" w:rsidRDefault="009451C4" w:rsidP="009451C4">
      <w:pPr>
        <w:pStyle w:val="FakeHeading4"/>
        <w:rPr>
          <w:ins w:id="611" w:author="Arnaud Dumont" w:date="2014-02-14T09:41:00Z"/>
        </w:rPr>
      </w:pPr>
      <w:ins w:id="612" w:author="Arnaud Dumont" w:date="2014-02-14T09:41:00Z">
        <w:r>
          <w:t>Query Parameters</w:t>
        </w:r>
      </w:ins>
    </w:p>
    <w:p w:rsidR="009451C4" w:rsidRDefault="009451C4" w:rsidP="009451C4">
      <w:pPr>
        <w:rPr>
          <w:ins w:id="613" w:author="Arnaud Dumont" w:date="2014-02-14T09:41:00Z"/>
        </w:rPr>
      </w:pPr>
      <w:ins w:id="614" w:author="Arnaud Dumont" w:date="2014-02-14T09:41:00Z">
        <w:r>
          <w:t>Not allowed for this command</w:t>
        </w:r>
      </w:ins>
    </w:p>
    <w:p w:rsidR="009451C4" w:rsidRDefault="009451C4" w:rsidP="009451C4">
      <w:pPr>
        <w:pStyle w:val="FakeHeading4"/>
        <w:rPr>
          <w:ins w:id="615" w:author="Arnaud Dumont" w:date="2014-02-14T09:41:00Z"/>
        </w:rPr>
      </w:pPr>
      <w:ins w:id="616" w:author="Arnaud Dumont" w:date="2014-02-14T09:41:00Z">
        <w:r>
          <w:t>Request Headers</w:t>
        </w:r>
      </w:ins>
    </w:p>
    <w:p w:rsidR="009451C4" w:rsidRDefault="00944786" w:rsidP="009451C4">
      <w:pPr>
        <w:rPr>
          <w:ins w:id="617" w:author="Arnaud Dumont" w:date="2014-02-14T09:41:00Z"/>
        </w:rPr>
      </w:pPr>
      <w:ins w:id="618"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19"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20"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1" w:author="Arnaud Dumont" w:date="2014-02-14T09:41:00Z"/>
              </w:rPr>
            </w:pPr>
            <w:ins w:id="622"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3" w:author="Arnaud Dumont" w:date="2014-02-14T09:41:00Z"/>
              </w:rPr>
            </w:pPr>
            <w:ins w:id="624"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5" w:author="Arnaud Dumont" w:date="2014-02-14T09:41:00Z"/>
              </w:rPr>
            </w:pPr>
            <w:ins w:id="626"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7" w:author="Arnaud Dumont" w:date="2014-02-14T09:41:00Z"/>
              </w:rPr>
            </w:pPr>
            <w:ins w:id="628" w:author="Arnaud Dumont" w:date="2014-02-14T09:41:00Z">
              <w:r>
                <w:t>Description</w:t>
              </w:r>
            </w:ins>
          </w:p>
        </w:tc>
      </w:tr>
      <w:tr w:rsidR="00944786" w:rsidTr="009451C4">
        <w:trPr>
          <w:trHeight w:val="113"/>
          <w:ins w:id="629"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30" w:author="Arnaud Dumont" w:date="2014-02-14T09:41:00Z"/>
              </w:rPr>
            </w:pPr>
            <w:ins w:id="631"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32" w:author="Arnaud Dumont" w:date="2014-02-14T09:41:00Z"/>
              </w:rPr>
            </w:pPr>
            <w:ins w:id="633"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34" w:author="Arnaud Dumont" w:date="2014-02-14T09:41:00Z"/>
              </w:rPr>
            </w:pPr>
            <w:ins w:id="635"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36" w:author="Arnaud Dumont" w:date="2014-02-14T09:41:00Z"/>
              </w:rPr>
            </w:pPr>
            <w:ins w:id="637" w:author="Arnaud Dumont" w:date="2014-02-14T09:44:00Z">
              <w:r>
                <w:t>The content type to accept in the response. Set this to ‘text/dns’.</w:t>
              </w:r>
            </w:ins>
          </w:p>
        </w:tc>
      </w:tr>
    </w:tbl>
    <w:p w:rsidR="009451C4" w:rsidRDefault="009451C4" w:rsidP="009451C4">
      <w:pPr>
        <w:pStyle w:val="FakeHeading4"/>
        <w:rPr>
          <w:ins w:id="638" w:author="Arnaud Dumont" w:date="2014-02-14T09:41:00Z"/>
        </w:rPr>
      </w:pPr>
      <w:ins w:id="639" w:author="Arnaud Dumont" w:date="2014-02-14T09:41:00Z">
        <w:r>
          <w:t>Request Body</w:t>
        </w:r>
      </w:ins>
    </w:p>
    <w:p w:rsidR="009451C4" w:rsidRDefault="009451C4" w:rsidP="009451C4">
      <w:pPr>
        <w:rPr>
          <w:ins w:id="640" w:author="Arnaud Dumont" w:date="2014-02-14T09:41:00Z"/>
        </w:rPr>
      </w:pPr>
      <w:ins w:id="641" w:author="Arnaud Dumont" w:date="2014-02-14T09:41:00Z">
        <w:r>
          <w:t>Not allowed for this command.</w:t>
        </w:r>
      </w:ins>
    </w:p>
    <w:p w:rsidR="009451C4" w:rsidRDefault="009451C4" w:rsidP="009451C4">
      <w:pPr>
        <w:pStyle w:val="Heading3"/>
        <w:numPr>
          <w:ilvl w:val="2"/>
          <w:numId w:val="29"/>
        </w:numPr>
        <w:ind w:left="0"/>
        <w:rPr>
          <w:ins w:id="642" w:author="Arnaud Dumont" w:date="2014-02-14T09:41:00Z"/>
        </w:rPr>
      </w:pPr>
      <w:ins w:id="643" w:author="Arnaud Dumont" w:date="2014-02-14T09:41:00Z">
        <w:r>
          <w:t>Response</w:t>
        </w:r>
      </w:ins>
    </w:p>
    <w:p w:rsidR="009451C4" w:rsidRDefault="009451C4" w:rsidP="009451C4">
      <w:pPr>
        <w:rPr>
          <w:ins w:id="644" w:author="Arnaud Dumont" w:date="2014-02-14T09:41:00Z"/>
        </w:rPr>
      </w:pPr>
      <w:ins w:id="645" w:author="Arnaud Dumont" w:date="2014-02-14T09:41:00Z">
        <w:r>
          <w:t>The response will include a status code, response headers and a response body encoded according to the relevant header.</w:t>
        </w:r>
      </w:ins>
    </w:p>
    <w:p w:rsidR="009451C4" w:rsidRDefault="009451C4" w:rsidP="009451C4">
      <w:pPr>
        <w:pStyle w:val="FakeHeading4"/>
        <w:rPr>
          <w:ins w:id="646" w:author="Arnaud Dumont" w:date="2014-02-14T09:41:00Z"/>
        </w:rPr>
      </w:pPr>
      <w:ins w:id="647" w:author="Arnaud Dumont" w:date="2014-02-14T09:41:00Z">
        <w:r>
          <w:t>Status Code</w:t>
        </w:r>
      </w:ins>
    </w:p>
    <w:p w:rsidR="009451C4" w:rsidRDefault="009451C4" w:rsidP="009451C4">
      <w:pPr>
        <w:rPr>
          <w:ins w:id="648" w:author="Arnaud Dumont" w:date="2014-02-14T09:41:00Z"/>
        </w:rPr>
      </w:pPr>
      <w:ins w:id="649" w:author="Arnaud Dumont" w:date="2014-02-14T09:41:00Z">
        <w:r>
          <w:t>On success this command will return http status code 200 (OK).</w:t>
        </w:r>
      </w:ins>
    </w:p>
    <w:p w:rsidR="009451C4" w:rsidRDefault="009451C4" w:rsidP="009451C4">
      <w:pPr>
        <w:pStyle w:val="FakeHeading4"/>
        <w:rPr>
          <w:ins w:id="650" w:author="Arnaud Dumont" w:date="2014-02-14T09:41:00Z"/>
        </w:rPr>
      </w:pPr>
      <w:ins w:id="651" w:author="Arnaud Dumont" w:date="2014-02-14T09:41:00Z">
        <w:r>
          <w:t>Response Headers</w:t>
        </w:r>
      </w:ins>
    </w:p>
    <w:p w:rsidR="009451C4" w:rsidRDefault="009451C4" w:rsidP="009451C4">
      <w:pPr>
        <w:rPr>
          <w:ins w:id="652" w:author="Arnaud Dumont" w:date="2014-02-14T09:48:00Z"/>
        </w:rPr>
      </w:pPr>
      <w:ins w:id="653" w:author="Arnaud Dumont" w:date="2014-02-14T09:41:00Z">
        <w:r>
          <w:t>Only the standard response headers described in section 2.7 are returned</w:t>
        </w:r>
      </w:ins>
      <w:ins w:id="654"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655" w:author="Arnaud Dumont" w:date="2014-02-14T09:48:00Z"/>
        </w:trPr>
        <w:tc>
          <w:tcPr>
            <w:tcW w:w="1843" w:type="dxa"/>
            <w:shd w:val="clear" w:color="auto" w:fill="BFBFBF" w:themeFill="background1" w:themeFillShade="BF"/>
          </w:tcPr>
          <w:p w:rsidR="004E2AC6" w:rsidRPr="00750051" w:rsidRDefault="004E2AC6" w:rsidP="002D7CF7">
            <w:pPr>
              <w:pStyle w:val="Table-Header"/>
              <w:rPr>
                <w:ins w:id="656" w:author="Arnaud Dumont" w:date="2014-02-14T09:48:00Z"/>
              </w:rPr>
            </w:pPr>
            <w:ins w:id="657"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658" w:author="Arnaud Dumont" w:date="2014-02-14T09:48:00Z"/>
              </w:rPr>
            </w:pPr>
            <w:ins w:id="659"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660" w:author="Arnaud Dumont" w:date="2014-02-14T09:48:00Z"/>
              </w:rPr>
            </w:pPr>
            <w:ins w:id="661" w:author="Arnaud Dumont" w:date="2014-02-14T09:48:00Z">
              <w:r>
                <w:t>Description</w:t>
              </w:r>
            </w:ins>
          </w:p>
        </w:tc>
      </w:tr>
      <w:tr w:rsidR="004E2AC6" w:rsidRPr="00CC22F1" w:rsidTr="002D7CF7">
        <w:trPr>
          <w:trHeight w:val="113"/>
          <w:tblHeader w:val="0"/>
          <w:ins w:id="662" w:author="Arnaud Dumont" w:date="2014-02-14T09:48:00Z"/>
        </w:trPr>
        <w:tc>
          <w:tcPr>
            <w:tcW w:w="1843" w:type="dxa"/>
          </w:tcPr>
          <w:p w:rsidR="004E2AC6" w:rsidRDefault="004E2AC6" w:rsidP="002D7CF7">
            <w:pPr>
              <w:pStyle w:val="Table-Text"/>
              <w:rPr>
                <w:ins w:id="663" w:author="Arnaud Dumont" w:date="2014-02-14T09:48:00Z"/>
              </w:rPr>
            </w:pPr>
            <w:ins w:id="664" w:author="Arnaud Dumont" w:date="2014-02-14T09:48:00Z">
              <w:r>
                <w:t>Content-Type</w:t>
              </w:r>
            </w:ins>
          </w:p>
        </w:tc>
        <w:tc>
          <w:tcPr>
            <w:tcW w:w="1418" w:type="dxa"/>
          </w:tcPr>
          <w:p w:rsidR="004E2AC6" w:rsidRDefault="004E2AC6" w:rsidP="002D7CF7">
            <w:pPr>
              <w:pStyle w:val="Table-Text"/>
              <w:rPr>
                <w:ins w:id="665" w:author="Arnaud Dumont" w:date="2014-02-14T09:48:00Z"/>
              </w:rPr>
            </w:pPr>
            <w:ins w:id="666" w:author="Arnaud Dumont" w:date="2014-02-14T09:48:00Z">
              <w:r>
                <w:t>No</w:t>
              </w:r>
            </w:ins>
          </w:p>
        </w:tc>
        <w:tc>
          <w:tcPr>
            <w:tcW w:w="5386" w:type="dxa"/>
          </w:tcPr>
          <w:p w:rsidR="004E2AC6" w:rsidRDefault="004E2AC6" w:rsidP="004E2AC6">
            <w:pPr>
              <w:pStyle w:val="Table-Text"/>
              <w:rPr>
                <w:ins w:id="667" w:author="Arnaud Dumont" w:date="2014-02-14T09:48:00Z"/>
              </w:rPr>
            </w:pPr>
            <w:ins w:id="668" w:author="Arnaud Dumont" w:date="2014-02-14T09:49:00Z">
              <w:r>
                <w:t>T</w:t>
              </w:r>
            </w:ins>
            <w:ins w:id="669" w:author="Arnaud Dumont" w:date="2014-02-14T09:48:00Z">
              <w:r>
                <w:t>his will be ‘</w:t>
              </w:r>
            </w:ins>
            <w:ins w:id="670" w:author="Arnaud Dumont" w:date="2014-02-14T09:49:00Z">
              <w:r>
                <w:t>text/dns</w:t>
              </w:r>
            </w:ins>
            <w:ins w:id="671" w:author="Arnaud Dumont" w:date="2014-02-14T09:48:00Z">
              <w:r>
                <w:t>’ only.</w:t>
              </w:r>
            </w:ins>
          </w:p>
        </w:tc>
      </w:tr>
    </w:tbl>
    <w:p w:rsidR="009451C4" w:rsidRDefault="009451C4" w:rsidP="009451C4">
      <w:pPr>
        <w:pStyle w:val="FakeHeading4"/>
        <w:rPr>
          <w:ins w:id="672" w:author="Arnaud Dumont" w:date="2014-02-14T09:41:00Z"/>
        </w:rPr>
      </w:pPr>
      <w:ins w:id="673" w:author="Arnaud Dumont" w:date="2014-02-14T09:41:00Z">
        <w:r>
          <w:t>Response Body</w:t>
        </w:r>
      </w:ins>
    </w:p>
    <w:p w:rsidR="009451C4" w:rsidRDefault="009451C4" w:rsidP="009451C4">
      <w:pPr>
        <w:rPr>
          <w:ins w:id="674" w:author="Arnaud Dumont" w:date="2014-02-14T09:41:00Z"/>
        </w:rPr>
      </w:pPr>
      <w:ins w:id="675" w:author="Arnaud Dumont" w:date="2014-02-14T09:41:00Z">
        <w:r>
          <w:t xml:space="preserve">A </w:t>
        </w:r>
      </w:ins>
      <w:ins w:id="676" w:author="Arnaud Dumont" w:date="2014-02-14T09:50:00Z">
        <w:r w:rsidR="00E067D5">
          <w:t>zone file</w:t>
        </w:r>
      </w:ins>
      <w:ins w:id="677" w:author="Arnaud Dumont" w:date="2014-02-14T09:41:00Z">
        <w:r>
          <w:t xml:space="preserve"> representation</w:t>
        </w:r>
      </w:ins>
      <w:ins w:id="678" w:author="Arnaud Dumont" w:date="2014-02-14T09:50:00Z">
        <w:r w:rsidR="00E067D5">
          <w:t xml:space="preserve">, as described in </w:t>
        </w:r>
      </w:ins>
      <w:ins w:id="679"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680" w:author="Arnaud Dumont" w:date="2014-02-14T09:41:00Z"/>
        </w:rPr>
      </w:pPr>
      <w:ins w:id="681" w:author="Arnaud Dumont" w:date="2014-02-14T09:41:00Z">
        <w:r>
          <w:t>Example</w:t>
        </w:r>
      </w:ins>
    </w:p>
    <w:p w:rsidR="009451C4" w:rsidRDefault="009451C4" w:rsidP="009451C4">
      <w:pPr>
        <w:rPr>
          <w:ins w:id="682" w:author="Arnaud Dumont" w:date="2014-02-14T09:41:00Z"/>
        </w:rPr>
      </w:pPr>
      <w:ins w:id="683" w:author="Arnaud Dumont" w:date="2014-02-14T09:41:00Z">
        <w:r>
          <w:t>Below is an example of a zone get query usage command request and response:</w:t>
        </w:r>
      </w:ins>
    </w:p>
    <w:p w:rsidR="009451C4" w:rsidRDefault="009451C4" w:rsidP="009451C4">
      <w:pPr>
        <w:rPr>
          <w:ins w:id="684" w:author="Arnaud Dumont" w:date="2014-02-14T09:41:00Z"/>
        </w:rPr>
      </w:pPr>
      <w:ins w:id="685" w:author="Arnaud Dumont" w:date="2014-02-14T09:41:00Z">
        <w:r>
          <w:t>Request:</w:t>
        </w:r>
      </w:ins>
    </w:p>
    <w:p w:rsidR="009451C4" w:rsidRDefault="009451C4" w:rsidP="009451C4">
      <w:pPr>
        <w:pStyle w:val="Code"/>
        <w:rPr>
          <w:ins w:id="686" w:author="Arnaud Dumont" w:date="2014-02-14T09:41:00Z"/>
        </w:rPr>
      </w:pPr>
      <w:ins w:id="687" w:author="Arnaud Dumont" w:date="2014-02-14T09:41:00Z">
        <w:r>
          <w:t>GET /zones/41a6fe5c-96f2-427f-908d-55f0ba30331a/</w:t>
        </w:r>
      </w:ins>
      <w:ins w:id="688" w:author="Arnaud Dumont" w:date="2014-02-14T09:52:00Z">
        <w:r w:rsidR="008D4CC9">
          <w:t>zoneFile</w:t>
        </w:r>
      </w:ins>
      <w:ins w:id="689" w:author="Arnaud Dumont" w:date="2014-02-14T09:41:00Z">
        <w:r>
          <w:t xml:space="preserve"> HTTP/1.1</w:t>
        </w:r>
      </w:ins>
    </w:p>
    <w:p w:rsidR="009451C4" w:rsidRDefault="009451C4" w:rsidP="009451C4">
      <w:pPr>
        <w:pStyle w:val="Code"/>
        <w:rPr>
          <w:ins w:id="690" w:author="Arnaud Dumont" w:date="2014-02-14T09:41:00Z"/>
        </w:rPr>
      </w:pPr>
      <w:ins w:id="691" w:author="Arnaud Dumont" w:date="2014-02-14T09:41:00Z">
        <w:r>
          <w:t>Client-Transaction-Id: 9b5cc71b-24ff-40ef-a801-9f9316bed583</w:t>
        </w:r>
      </w:ins>
    </w:p>
    <w:p w:rsidR="009451C4" w:rsidRDefault="009451C4" w:rsidP="009451C4">
      <w:pPr>
        <w:pStyle w:val="Code"/>
        <w:rPr>
          <w:ins w:id="692" w:author="Arnaud Dumont" w:date="2014-02-14T09:41:00Z"/>
        </w:rPr>
      </w:pPr>
      <w:ins w:id="693" w:author="Arnaud Dumont" w:date="2014-02-14T09:41:00Z">
        <w:r>
          <w:t xml:space="preserve">Accept: </w:t>
        </w:r>
      </w:ins>
      <w:ins w:id="694" w:author="Arnaud Dumont" w:date="2014-02-14T09:53:00Z">
        <w:r w:rsidR="00B91080">
          <w:t>text/dns</w:t>
        </w:r>
      </w:ins>
    </w:p>
    <w:p w:rsidR="009451C4" w:rsidRDefault="009451C4" w:rsidP="009451C4">
      <w:pPr>
        <w:pStyle w:val="Code"/>
        <w:rPr>
          <w:ins w:id="695" w:author="Arnaud Dumont" w:date="2014-02-14T09:41:00Z"/>
        </w:rPr>
      </w:pPr>
      <w:ins w:id="696" w:author="Arnaud Dumont" w:date="2014-02-14T09:41:00Z">
        <w:r>
          <w:t>User-Agent: Jersey/2.2 (Apache HttpClient 4.2.5)</w:t>
        </w:r>
      </w:ins>
    </w:p>
    <w:p w:rsidR="009451C4" w:rsidRDefault="009451C4" w:rsidP="009451C4">
      <w:pPr>
        <w:pStyle w:val="Code"/>
        <w:rPr>
          <w:ins w:id="697" w:author="Arnaud Dumont" w:date="2014-02-14T09:41:00Z"/>
        </w:rPr>
      </w:pPr>
      <w:ins w:id="698" w:author="Arnaud Dumont" w:date="2014-02-14T09:41:00Z">
        <w:r>
          <w:t>Host: api.discoverydns.com</w:t>
        </w:r>
      </w:ins>
    </w:p>
    <w:p w:rsidR="009451C4" w:rsidRDefault="009451C4" w:rsidP="009451C4">
      <w:pPr>
        <w:pStyle w:val="Code"/>
        <w:rPr>
          <w:ins w:id="699" w:author="Arnaud Dumont" w:date="2014-02-14T09:41:00Z"/>
        </w:rPr>
      </w:pPr>
      <w:ins w:id="700" w:author="Arnaud Dumont" w:date="2014-02-14T09:41:00Z">
        <w:r>
          <w:t>Connection: Keep-Alive</w:t>
        </w:r>
      </w:ins>
    </w:p>
    <w:p w:rsidR="009451C4" w:rsidRDefault="009451C4" w:rsidP="009451C4">
      <w:pPr>
        <w:pStyle w:val="Code"/>
        <w:rPr>
          <w:ins w:id="701" w:author="Arnaud Dumont" w:date="2014-02-14T09:41:00Z"/>
        </w:rPr>
      </w:pPr>
    </w:p>
    <w:p w:rsidR="009451C4" w:rsidRDefault="009451C4" w:rsidP="009451C4">
      <w:pPr>
        <w:rPr>
          <w:ins w:id="702" w:author="Arnaud Dumont" w:date="2014-02-14T09:41:00Z"/>
        </w:rPr>
      </w:pPr>
      <w:ins w:id="703" w:author="Arnaud Dumont" w:date="2014-02-14T09:41:00Z">
        <w:r>
          <w:t>Response:</w:t>
        </w:r>
      </w:ins>
    </w:p>
    <w:p w:rsidR="009451C4" w:rsidRDefault="009451C4" w:rsidP="009451C4">
      <w:pPr>
        <w:pStyle w:val="Code"/>
        <w:rPr>
          <w:ins w:id="704" w:author="Arnaud Dumont" w:date="2014-02-14T09:41:00Z"/>
        </w:rPr>
      </w:pPr>
      <w:ins w:id="705" w:author="Arnaud Dumont" w:date="2014-02-14T09:41:00Z">
        <w:r>
          <w:t>HTTP/1.1 200 OK</w:t>
        </w:r>
      </w:ins>
    </w:p>
    <w:p w:rsidR="009451C4" w:rsidRDefault="009451C4" w:rsidP="009451C4">
      <w:pPr>
        <w:pStyle w:val="Code"/>
        <w:rPr>
          <w:ins w:id="706" w:author="Arnaud Dumont" w:date="2014-02-14T09:41:00Z"/>
        </w:rPr>
      </w:pPr>
      <w:ins w:id="707" w:author="Arnaud Dumont" w:date="2014-02-14T09:41:00Z">
        <w:r>
          <w:t xml:space="preserve">Content-Type: </w:t>
        </w:r>
      </w:ins>
      <w:ins w:id="708" w:author="Arnaud Dumont" w:date="2014-02-14T09:53:00Z">
        <w:r w:rsidR="00B91080">
          <w:t>text/dns</w:t>
        </w:r>
      </w:ins>
    </w:p>
    <w:p w:rsidR="009451C4" w:rsidRDefault="009451C4" w:rsidP="009451C4">
      <w:pPr>
        <w:pStyle w:val="Code"/>
        <w:rPr>
          <w:ins w:id="709" w:author="Arnaud Dumont" w:date="2014-02-14T09:41:00Z"/>
        </w:rPr>
      </w:pPr>
      <w:ins w:id="710" w:author="Arnaud Dumont" w:date="2014-02-14T09:41:00Z">
        <w:r>
          <w:t>Cache-Control: private, no-transform, max-age=30</w:t>
        </w:r>
      </w:ins>
    </w:p>
    <w:p w:rsidR="009451C4" w:rsidRDefault="009451C4" w:rsidP="009451C4">
      <w:pPr>
        <w:pStyle w:val="Code"/>
        <w:rPr>
          <w:ins w:id="711" w:author="Arnaud Dumont" w:date="2014-02-14T09:41:00Z"/>
        </w:rPr>
      </w:pPr>
      <w:ins w:id="712" w:author="Arnaud Dumont" w:date="2014-02-14T09:41:00Z">
        <w:r>
          <w:t>Date: Sun, 06 Oct 2013 18:39:52 GMT</w:t>
        </w:r>
      </w:ins>
    </w:p>
    <w:p w:rsidR="009451C4" w:rsidRDefault="009451C4" w:rsidP="009451C4">
      <w:pPr>
        <w:pStyle w:val="Code"/>
        <w:rPr>
          <w:ins w:id="713" w:author="Arnaud Dumont" w:date="2014-02-14T09:41:00Z"/>
        </w:rPr>
      </w:pPr>
      <w:ins w:id="714" w:author="Arnaud Dumont" w:date="2014-02-14T09:41:00Z">
        <w:r>
          <w:t>Server-Transaction-Id: 5e2b0855-831e-4ced-a50f-1a926894ef0f</w:t>
        </w:r>
      </w:ins>
    </w:p>
    <w:p w:rsidR="009451C4" w:rsidRDefault="009451C4" w:rsidP="009451C4">
      <w:pPr>
        <w:pStyle w:val="Code"/>
        <w:rPr>
          <w:ins w:id="715" w:author="Arnaud Dumont" w:date="2014-02-14T09:41:00Z"/>
        </w:rPr>
      </w:pPr>
      <w:ins w:id="716" w:author="Arnaud Dumont" w:date="2014-02-14T09:41:00Z">
        <w:r>
          <w:t>Client-Transaction-Id: 9b5cc71b-24ff-40ef-a801-9f9316bed583</w:t>
        </w:r>
      </w:ins>
    </w:p>
    <w:p w:rsidR="009451C4" w:rsidRDefault="009451C4" w:rsidP="009451C4">
      <w:pPr>
        <w:pStyle w:val="Code"/>
        <w:rPr>
          <w:ins w:id="717" w:author="Arnaud Dumont" w:date="2014-02-14T09:53:00Z"/>
        </w:rPr>
      </w:pPr>
      <w:ins w:id="718" w:author="Arnaud Dumont" w:date="2014-02-14T09:41:00Z">
        <w:r>
          <w:t>Content-Length: 5866</w:t>
        </w:r>
      </w:ins>
    </w:p>
    <w:p w:rsidR="00B91080" w:rsidRDefault="00B91080" w:rsidP="009451C4">
      <w:pPr>
        <w:pStyle w:val="Code"/>
        <w:rPr>
          <w:ins w:id="719" w:author="Arnaud Dumont" w:date="2014-02-14T09:53:00Z"/>
        </w:rPr>
      </w:pPr>
    </w:p>
    <w:p w:rsidR="00D87DAD" w:rsidRDefault="00D87DAD" w:rsidP="00D87DAD">
      <w:pPr>
        <w:pStyle w:val="Code"/>
        <w:rPr>
          <w:ins w:id="720" w:author="Arnaud Dumont" w:date="2014-02-14T11:42:00Z"/>
        </w:rPr>
      </w:pPr>
      <w:ins w:id="721"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722" w:author="Arnaud Dumont" w:date="2014-02-14T11:42:00Z"/>
        </w:rPr>
      </w:pPr>
      <w:ins w:id="723" w:author="Arnaud Dumont" w:date="2014-02-14T11:42:00Z">
        <w:r>
          <w:t>domain.com</w:t>
        </w:r>
        <w:r>
          <w:tab/>
          <w:t>3600</w:t>
        </w:r>
        <w:r>
          <w:tab/>
          <w:t>IN</w:t>
        </w:r>
        <w:r>
          <w:tab/>
          <w:t>NS</w:t>
        </w:r>
        <w:r>
          <w:tab/>
          <w:t>dns1.discoverydns.com.</w:t>
        </w:r>
      </w:ins>
    </w:p>
    <w:p w:rsidR="00B91080" w:rsidRDefault="00D87DAD" w:rsidP="00D87DAD">
      <w:pPr>
        <w:pStyle w:val="Code"/>
        <w:rPr>
          <w:ins w:id="724" w:author="Arnaud Dumont" w:date="2014-02-14T09:41:00Z"/>
        </w:rPr>
      </w:pPr>
      <w:ins w:id="725" w:author="Arnaud Dumont" w:date="2014-02-14T11:42:00Z">
        <w:r>
          <w:t>domain.com</w:t>
        </w:r>
        <w:r>
          <w:tab/>
          <w:t>3600</w:t>
        </w:r>
        <w:r>
          <w:tab/>
          <w:t>IN</w:t>
        </w:r>
        <w:r>
          <w:tab/>
          <w:t>NS</w:t>
        </w:r>
        <w:r>
          <w:tab/>
          <w:t>dns2.discoverydns.com.</w:t>
        </w:r>
      </w:ins>
    </w:p>
    <w:p w:rsidR="00DE117E" w:rsidRDefault="00DE117E">
      <w:pPr>
        <w:spacing w:before="0" w:after="200"/>
        <w:rPr>
          <w:ins w:id="726" w:author="Arnaud Dumont" w:date="2014-02-24T15:06:00Z"/>
        </w:rPr>
      </w:pPr>
      <w:ins w:id="727" w:author="Arnaud Dumont" w:date="2014-02-24T15:06:00Z">
        <w:r>
          <w:br w:type="page"/>
        </w:r>
      </w:ins>
    </w:p>
    <w:p w:rsidR="00DE117E" w:rsidRDefault="00DE117E" w:rsidP="00DE117E">
      <w:pPr>
        <w:pStyle w:val="Heading1"/>
        <w:rPr>
          <w:ins w:id="728" w:author="Arnaud Dumont" w:date="2014-02-24T15:06:00Z"/>
        </w:rPr>
      </w:pPr>
      <w:bookmarkStart w:id="729" w:name="_Toc382323681"/>
      <w:ins w:id="730" w:author="Arnaud Dumont" w:date="2014-02-24T15:06:00Z">
        <w:r>
          <w:lastRenderedPageBreak/>
          <w:t>Message Commands</w:t>
        </w:r>
        <w:bookmarkEnd w:id="729"/>
      </w:ins>
    </w:p>
    <w:p w:rsidR="00DE117E" w:rsidRDefault="00DE117E" w:rsidP="00DE117E">
      <w:pPr>
        <w:pStyle w:val="Heading2"/>
        <w:rPr>
          <w:ins w:id="731" w:author="Arnaud Dumont" w:date="2014-02-24T15:06:00Z"/>
        </w:rPr>
      </w:pPr>
      <w:bookmarkStart w:id="732" w:name="_Toc382323682"/>
      <w:ins w:id="733" w:author="Arnaud Dumont" w:date="2014-02-24T15:06:00Z">
        <w:r>
          <w:t>Message Poll Command</w:t>
        </w:r>
        <w:bookmarkEnd w:id="732"/>
      </w:ins>
    </w:p>
    <w:p w:rsidR="00DE117E" w:rsidRDefault="00DE117E" w:rsidP="00DE117E">
      <w:pPr>
        <w:rPr>
          <w:ins w:id="734" w:author="Arnaud Dumont" w:date="2014-02-24T15:06:00Z"/>
        </w:rPr>
      </w:pPr>
      <w:ins w:id="735" w:author="Arnaud Dumont" w:date="2014-02-24T15:06:00Z">
        <w:r w:rsidRPr="00C45DEE">
          <w:t xml:space="preserve">This command is used to retrieve the details of </w:t>
        </w:r>
      </w:ins>
      <w:ins w:id="736" w:author="Arnaud Dumont" w:date="2014-02-24T15:07:00Z">
        <w:r>
          <w:t xml:space="preserve">the oldest </w:t>
        </w:r>
      </w:ins>
      <w:ins w:id="737" w:author="Arnaud Dumont" w:date="2014-02-25T13:38:00Z">
        <w:r w:rsidR="001071FC">
          <w:t>outstanding</w:t>
        </w:r>
      </w:ins>
      <w:ins w:id="738" w:author="Arnaud Dumont" w:date="2014-02-24T15:06:00Z">
        <w:r w:rsidRPr="00C45DEE">
          <w:t xml:space="preserve"> </w:t>
        </w:r>
      </w:ins>
      <w:ins w:id="739" w:author="Arnaud Dumont" w:date="2014-02-24T15:07:00Z">
        <w:r>
          <w:t>message</w:t>
        </w:r>
      </w:ins>
      <w:ins w:id="740" w:author="Arnaud Dumont" w:date="2014-02-24T15:06:00Z">
        <w:r w:rsidRPr="00C45DEE">
          <w:t xml:space="preserve"> object provisioned</w:t>
        </w:r>
      </w:ins>
      <w:ins w:id="741" w:author="Arnaud Dumont" w:date="2014-02-24T15:08:00Z">
        <w:r>
          <w:t xml:space="preserve"> in the account’s message queue</w:t>
        </w:r>
      </w:ins>
      <w:ins w:id="742" w:author="Arnaud Dumont" w:date="2014-02-24T15:06:00Z">
        <w:r w:rsidRPr="00C45DEE">
          <w:t xml:space="preserve"> </w:t>
        </w:r>
        <w:r>
          <w:t>in</w:t>
        </w:r>
        <w:r w:rsidRPr="00C45DEE">
          <w:t xml:space="preserve"> the system</w:t>
        </w:r>
      </w:ins>
      <w:ins w:id="743" w:author="Arnaud Dumont" w:date="2014-02-24T15:07:00Z">
        <w:r>
          <w:t xml:space="preserve"> that match the given search criteria</w:t>
        </w:r>
      </w:ins>
      <w:ins w:id="744" w:author="Arnaud Dumont" w:date="2014-02-24T15:06:00Z">
        <w:r w:rsidRPr="00C45DEE">
          <w:t>.</w:t>
        </w:r>
      </w:ins>
    </w:p>
    <w:p w:rsidR="00DE117E" w:rsidRDefault="00DE117E" w:rsidP="00DE117E">
      <w:pPr>
        <w:pStyle w:val="Heading3"/>
        <w:rPr>
          <w:ins w:id="745" w:author="Arnaud Dumont" w:date="2014-02-24T15:06:00Z"/>
        </w:rPr>
      </w:pPr>
      <w:ins w:id="746" w:author="Arnaud Dumont" w:date="2014-02-24T15:06:00Z">
        <w:r>
          <w:t>Request</w:t>
        </w:r>
      </w:ins>
    </w:p>
    <w:p w:rsidR="00DE117E" w:rsidRDefault="00DE117E" w:rsidP="00DE117E">
      <w:pPr>
        <w:rPr>
          <w:ins w:id="747" w:author="Arnaud Dumont" w:date="2014-02-24T15:06:00Z"/>
        </w:rPr>
      </w:pPr>
      <w:ins w:id="748"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749" w:author="Arnaud Dumont" w:date="2014-02-24T15:06:00Z"/>
        </w:rPr>
      </w:pPr>
      <w:ins w:id="750" w:author="Arnaud Dumont" w:date="2014-02-24T15:06:00Z">
        <w:r>
          <w:t>URI</w:t>
        </w:r>
      </w:ins>
    </w:p>
    <w:p w:rsidR="00DE117E" w:rsidRPr="002E186D" w:rsidRDefault="00DE117E" w:rsidP="00DE117E">
      <w:pPr>
        <w:rPr>
          <w:ins w:id="751" w:author="Arnaud Dumont" w:date="2014-02-24T15:06:00Z"/>
        </w:rPr>
      </w:pPr>
      <w:ins w:id="752"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53"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54" w:author="Arnaud Dumont" w:date="2014-02-24T15:06:00Z"/>
              </w:rPr>
            </w:pPr>
            <w:ins w:id="755"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756" w:author="Arnaud Dumont" w:date="2014-02-24T15:06:00Z"/>
              </w:rPr>
            </w:pPr>
            <w:ins w:id="757" w:author="Arnaud Dumont" w:date="2014-02-24T15:06:00Z">
              <w:r>
                <w:t>Request URI</w:t>
              </w:r>
            </w:ins>
          </w:p>
        </w:tc>
      </w:tr>
      <w:tr w:rsidR="00DE117E" w:rsidRPr="00CC22F1" w:rsidTr="00DE117E">
        <w:trPr>
          <w:trHeight w:val="113"/>
          <w:tblHeader w:val="0"/>
          <w:ins w:id="758" w:author="Arnaud Dumont" w:date="2014-02-24T15:06:00Z"/>
        </w:trPr>
        <w:tc>
          <w:tcPr>
            <w:tcW w:w="1843" w:type="dxa"/>
          </w:tcPr>
          <w:p w:rsidR="00DE117E" w:rsidRDefault="00DE117E" w:rsidP="00DE117E">
            <w:pPr>
              <w:pStyle w:val="Table-Text"/>
              <w:rPr>
                <w:ins w:id="759" w:author="Arnaud Dumont" w:date="2014-02-24T15:06:00Z"/>
              </w:rPr>
            </w:pPr>
            <w:ins w:id="760" w:author="Arnaud Dumont" w:date="2014-02-24T15:06:00Z">
              <w:r>
                <w:t>GET</w:t>
              </w:r>
            </w:ins>
          </w:p>
        </w:tc>
        <w:tc>
          <w:tcPr>
            <w:tcW w:w="6804" w:type="dxa"/>
          </w:tcPr>
          <w:p w:rsidR="00DE117E" w:rsidRDefault="00DE117E" w:rsidP="00DE117E">
            <w:pPr>
              <w:pStyle w:val="Table-Text"/>
              <w:rPr>
                <w:ins w:id="761" w:author="Arnaud Dumont" w:date="2014-02-24T15:06:00Z"/>
              </w:rPr>
            </w:pPr>
            <w:ins w:id="762" w:author="Arnaud Dumont" w:date="2014-02-24T15:06:00Z">
              <w:r w:rsidRPr="00C45DEE">
                <w:t>https://{service-address}/</w:t>
              </w:r>
            </w:ins>
            <w:ins w:id="763" w:author="Arnaud Dumont" w:date="2014-02-24T15:07:00Z">
              <w:r>
                <w:t>messages</w:t>
              </w:r>
            </w:ins>
          </w:p>
        </w:tc>
      </w:tr>
    </w:tbl>
    <w:p w:rsidR="00DE117E" w:rsidRDefault="00DE117E" w:rsidP="00DE117E">
      <w:pPr>
        <w:rPr>
          <w:ins w:id="764" w:author="Arnaud Dumont" w:date="2014-02-24T15:06:00Z"/>
        </w:rPr>
      </w:pPr>
      <w:ins w:id="765"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66"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67" w:author="Arnaud Dumont" w:date="2014-02-24T15:06:00Z"/>
              </w:rPr>
            </w:pPr>
            <w:ins w:id="768"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69" w:author="Arnaud Dumont" w:date="2014-02-24T15:06:00Z"/>
              </w:rPr>
            </w:pPr>
            <w:ins w:id="770" w:author="Arnaud Dumont" w:date="2014-02-24T15:06:00Z">
              <w:r>
                <w:t>Description</w:t>
              </w:r>
            </w:ins>
          </w:p>
        </w:tc>
      </w:tr>
      <w:tr w:rsidR="00DE117E" w:rsidRPr="00CC22F1" w:rsidTr="00DE117E">
        <w:trPr>
          <w:trHeight w:val="113"/>
          <w:tblHeader w:val="0"/>
          <w:ins w:id="771" w:author="Arnaud Dumont" w:date="2014-02-24T15:06:00Z"/>
        </w:trPr>
        <w:tc>
          <w:tcPr>
            <w:tcW w:w="1843" w:type="dxa"/>
          </w:tcPr>
          <w:p w:rsidR="00DE117E" w:rsidRDefault="00DE117E" w:rsidP="00DE117E">
            <w:pPr>
              <w:pStyle w:val="Table-Text"/>
              <w:rPr>
                <w:ins w:id="772" w:author="Arnaud Dumont" w:date="2014-02-24T15:06:00Z"/>
              </w:rPr>
            </w:pPr>
            <w:ins w:id="773" w:author="Arnaud Dumont" w:date="2014-02-24T15:06:00Z">
              <w:r>
                <w:t>service-address</w:t>
              </w:r>
            </w:ins>
          </w:p>
        </w:tc>
        <w:tc>
          <w:tcPr>
            <w:tcW w:w="6804" w:type="dxa"/>
          </w:tcPr>
          <w:p w:rsidR="00DE117E" w:rsidRDefault="00DE117E" w:rsidP="00DE117E">
            <w:pPr>
              <w:pStyle w:val="Table-Text"/>
              <w:rPr>
                <w:ins w:id="774" w:author="Arnaud Dumont" w:date="2014-02-24T15:06:00Z"/>
              </w:rPr>
            </w:pPr>
            <w:ins w:id="775" w:author="Arnaud Dumont" w:date="2014-02-24T15:06:00Z">
              <w:r>
                <w:t>The service address as described in section 2.2</w:t>
              </w:r>
            </w:ins>
          </w:p>
        </w:tc>
      </w:tr>
    </w:tbl>
    <w:p w:rsidR="00DE117E" w:rsidRDefault="00DE117E" w:rsidP="00DE117E">
      <w:pPr>
        <w:pStyle w:val="FakeHeading4"/>
        <w:rPr>
          <w:ins w:id="776" w:author="Arnaud Dumont" w:date="2014-02-24T15:06:00Z"/>
        </w:rPr>
      </w:pPr>
      <w:ins w:id="777" w:author="Arnaud Dumont" w:date="2014-02-24T15:06:00Z">
        <w:r>
          <w:t>Query Parameters</w:t>
        </w:r>
      </w:ins>
    </w:p>
    <w:p w:rsidR="00DE117E" w:rsidRDefault="00DE117E" w:rsidP="00DE117E">
      <w:pPr>
        <w:rPr>
          <w:ins w:id="778" w:author="Arnaud Dumont" w:date="2014-02-24T15:08:00Z"/>
        </w:rPr>
      </w:pPr>
      <w:ins w:id="779" w:author="Arnaud Dumont" w:date="2014-02-24T15:08:00Z">
        <w:r w:rsidRPr="006D6E92">
          <w:t xml:space="preserve">The query parameters below can be used with this command. All query parameters are optional and if none are specified </w:t>
        </w:r>
      </w:ins>
      <w:ins w:id="780" w:author="Arnaud Dumont" w:date="2014-02-24T15:09:00Z">
        <w:r>
          <w:t>the oldest message of any type</w:t>
        </w:r>
      </w:ins>
      <w:ins w:id="781"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782" w:author="Arnaud Dumont" w:date="2014-02-24T15:08:00Z"/>
        </w:trPr>
        <w:tc>
          <w:tcPr>
            <w:tcW w:w="2892" w:type="dxa"/>
            <w:shd w:val="clear" w:color="auto" w:fill="BFBFBF" w:themeFill="background1" w:themeFillShade="BF"/>
          </w:tcPr>
          <w:p w:rsidR="00DE117E" w:rsidRPr="00750051" w:rsidRDefault="00DE117E" w:rsidP="00DE117E">
            <w:pPr>
              <w:pStyle w:val="Table-Header"/>
              <w:rPr>
                <w:ins w:id="783" w:author="Arnaud Dumont" w:date="2014-02-24T15:08:00Z"/>
              </w:rPr>
            </w:pPr>
            <w:ins w:id="784"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785" w:author="Arnaud Dumont" w:date="2014-02-24T15:08:00Z"/>
              </w:rPr>
            </w:pPr>
            <w:ins w:id="786"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787" w:author="Arnaud Dumont" w:date="2014-02-24T15:08:00Z"/>
              </w:rPr>
            </w:pPr>
            <w:ins w:id="788"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789" w:author="Arnaud Dumont" w:date="2014-02-24T15:08:00Z"/>
              </w:rPr>
            </w:pPr>
            <w:ins w:id="790" w:author="Arnaud Dumont" w:date="2014-02-24T15:08:00Z">
              <w:r>
                <w:t>Description</w:t>
              </w:r>
            </w:ins>
          </w:p>
        </w:tc>
      </w:tr>
      <w:tr w:rsidR="00DE117E" w:rsidRPr="00CC22F1" w:rsidTr="00DE117E">
        <w:trPr>
          <w:trHeight w:val="113"/>
          <w:tblHeader w:val="0"/>
          <w:ins w:id="791" w:author="Arnaud Dumont" w:date="2014-02-24T15:08:00Z"/>
        </w:trPr>
        <w:tc>
          <w:tcPr>
            <w:tcW w:w="2892" w:type="dxa"/>
          </w:tcPr>
          <w:p w:rsidR="00DE117E" w:rsidRDefault="00DE117E" w:rsidP="00DE117E">
            <w:pPr>
              <w:pStyle w:val="Table-Text"/>
              <w:rPr>
                <w:ins w:id="792" w:author="Arnaud Dumont" w:date="2014-02-24T15:08:00Z"/>
              </w:rPr>
            </w:pPr>
            <w:ins w:id="793" w:author="Arnaud Dumont" w:date="2014-02-24T15:09:00Z">
              <w:r w:rsidRPr="00DE117E">
                <w:t>searchMessageType</w:t>
              </w:r>
            </w:ins>
          </w:p>
        </w:tc>
        <w:tc>
          <w:tcPr>
            <w:tcW w:w="954" w:type="dxa"/>
          </w:tcPr>
          <w:p w:rsidR="00DE117E" w:rsidRDefault="00DE117E" w:rsidP="00DE117E">
            <w:pPr>
              <w:pStyle w:val="Table-Text"/>
              <w:rPr>
                <w:ins w:id="794" w:author="Arnaud Dumont" w:date="2014-02-24T15:08:00Z"/>
              </w:rPr>
            </w:pPr>
            <w:ins w:id="795" w:author="Arnaud Dumont" w:date="2014-02-24T15:08:00Z">
              <w:r>
                <w:t>Yes</w:t>
              </w:r>
            </w:ins>
          </w:p>
        </w:tc>
        <w:tc>
          <w:tcPr>
            <w:tcW w:w="813" w:type="dxa"/>
          </w:tcPr>
          <w:p w:rsidR="00DE117E" w:rsidRDefault="00DE117E" w:rsidP="00DE117E">
            <w:pPr>
              <w:pStyle w:val="Table-Text"/>
              <w:rPr>
                <w:ins w:id="796" w:author="Arnaud Dumont" w:date="2014-02-24T15:08:00Z"/>
              </w:rPr>
            </w:pPr>
            <w:ins w:id="797" w:author="Arnaud Dumont" w:date="2014-02-24T15:08:00Z">
              <w:r>
                <w:t>string</w:t>
              </w:r>
            </w:ins>
          </w:p>
        </w:tc>
        <w:tc>
          <w:tcPr>
            <w:tcW w:w="3988" w:type="dxa"/>
          </w:tcPr>
          <w:p w:rsidR="00DE117E" w:rsidRDefault="00DE117E" w:rsidP="00DE117E">
            <w:pPr>
              <w:pStyle w:val="Table-Text"/>
              <w:rPr>
                <w:ins w:id="798" w:author="Arnaud Dumont" w:date="2014-02-24T15:08:00Z"/>
              </w:rPr>
            </w:pPr>
            <w:ins w:id="799" w:author="Arnaud Dumont" w:date="2014-02-24T15:08:00Z">
              <w:r>
                <w:t xml:space="preserve">Match all </w:t>
              </w:r>
            </w:ins>
            <w:ins w:id="800" w:author="Arnaud Dumont" w:date="2014-02-24T15:10:00Z">
              <w:r>
                <w:t>messages of this type. Must be one of the types described below</w:t>
              </w:r>
            </w:ins>
            <w:ins w:id="801" w:author="Arnaud Dumont" w:date="2014-02-24T15:08:00Z">
              <w:r>
                <w:t>.</w:t>
              </w:r>
            </w:ins>
          </w:p>
        </w:tc>
      </w:tr>
      <w:tr w:rsidR="00DE117E" w:rsidRPr="00CC22F1" w:rsidTr="00DE117E">
        <w:trPr>
          <w:trHeight w:val="113"/>
          <w:tblHeader w:val="0"/>
          <w:ins w:id="802" w:author="Arnaud Dumont" w:date="2014-02-24T15:08:00Z"/>
        </w:trPr>
        <w:tc>
          <w:tcPr>
            <w:tcW w:w="2892" w:type="dxa"/>
          </w:tcPr>
          <w:p w:rsidR="00DE117E" w:rsidRDefault="00DE117E" w:rsidP="00DE117E">
            <w:pPr>
              <w:pStyle w:val="Table-Text"/>
              <w:rPr>
                <w:ins w:id="803" w:author="Arnaud Dumont" w:date="2014-02-24T15:08:00Z"/>
              </w:rPr>
            </w:pPr>
            <w:ins w:id="804" w:author="Arnaud Dumont" w:date="2014-02-24T15:10:00Z">
              <w:r w:rsidRPr="00DE117E">
                <w:t>searchRelatedObjectId</w:t>
              </w:r>
            </w:ins>
          </w:p>
        </w:tc>
        <w:tc>
          <w:tcPr>
            <w:tcW w:w="954" w:type="dxa"/>
          </w:tcPr>
          <w:p w:rsidR="00DE117E" w:rsidRDefault="00DE117E" w:rsidP="00DE117E">
            <w:pPr>
              <w:pStyle w:val="Table-Text"/>
              <w:rPr>
                <w:ins w:id="805" w:author="Arnaud Dumont" w:date="2014-02-24T15:08:00Z"/>
              </w:rPr>
            </w:pPr>
            <w:ins w:id="806" w:author="Arnaud Dumont" w:date="2014-02-24T15:08:00Z">
              <w:r>
                <w:t>Yes</w:t>
              </w:r>
            </w:ins>
          </w:p>
        </w:tc>
        <w:tc>
          <w:tcPr>
            <w:tcW w:w="813" w:type="dxa"/>
          </w:tcPr>
          <w:p w:rsidR="00DE117E" w:rsidRDefault="001071FC" w:rsidP="00DE117E">
            <w:pPr>
              <w:pStyle w:val="Table-Text"/>
              <w:rPr>
                <w:ins w:id="807" w:author="Arnaud Dumont" w:date="2014-02-24T15:08:00Z"/>
              </w:rPr>
            </w:pPr>
            <w:ins w:id="808" w:author="Arnaud Dumont" w:date="2014-02-25T13:37:00Z">
              <w:r>
                <w:t>string</w:t>
              </w:r>
            </w:ins>
          </w:p>
        </w:tc>
        <w:tc>
          <w:tcPr>
            <w:tcW w:w="3988" w:type="dxa"/>
          </w:tcPr>
          <w:p w:rsidR="00DE117E" w:rsidRDefault="00DE117E" w:rsidP="001071FC">
            <w:pPr>
              <w:pStyle w:val="Table-Text"/>
              <w:rPr>
                <w:ins w:id="809" w:author="Arnaud Dumont" w:date="2014-02-24T15:08:00Z"/>
              </w:rPr>
            </w:pPr>
            <w:ins w:id="810" w:author="Arnaud Dumont" w:date="2014-02-24T15:11:00Z">
              <w:r>
                <w:t xml:space="preserve">Match all messages which are related to this object’s </w:t>
              </w:r>
            </w:ins>
            <w:ins w:id="811" w:author="Arnaud Dumont" w:date="2014-02-25T13:37:00Z">
              <w:r w:rsidR="001071FC">
                <w:t>identifier</w:t>
              </w:r>
            </w:ins>
            <w:ins w:id="812" w:author="Arnaud Dumont" w:date="2014-02-24T15:08:00Z">
              <w:r>
                <w:t>.</w:t>
              </w:r>
            </w:ins>
          </w:p>
        </w:tc>
      </w:tr>
    </w:tbl>
    <w:p w:rsidR="00DE117E" w:rsidRPr="00C45DEE" w:rsidRDefault="00DE117E" w:rsidP="00DE117E">
      <w:pPr>
        <w:pStyle w:val="FakeHeading4"/>
        <w:rPr>
          <w:ins w:id="813" w:author="Arnaud Dumont" w:date="2014-02-24T15:06:00Z"/>
        </w:rPr>
      </w:pPr>
      <w:ins w:id="814" w:author="Arnaud Dumont" w:date="2014-02-24T15:06:00Z">
        <w:r w:rsidRPr="00C45DEE">
          <w:t>Request Headers</w:t>
        </w:r>
      </w:ins>
    </w:p>
    <w:p w:rsidR="00DE117E" w:rsidRPr="00C45DEE" w:rsidRDefault="00DE117E" w:rsidP="00DE117E">
      <w:pPr>
        <w:rPr>
          <w:ins w:id="815" w:author="Arnaud Dumont" w:date="2014-02-24T15:06:00Z"/>
        </w:rPr>
      </w:pPr>
      <w:ins w:id="816"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817" w:author="Arnaud Dumont" w:date="2014-02-24T15:06:00Z"/>
        </w:rPr>
      </w:pPr>
      <w:ins w:id="818" w:author="Arnaud Dumont" w:date="2014-02-24T15:06:00Z">
        <w:r w:rsidRPr="00C45DEE">
          <w:t>Request Body</w:t>
        </w:r>
      </w:ins>
    </w:p>
    <w:p w:rsidR="00DE117E" w:rsidRPr="00C45DEE" w:rsidRDefault="00DE117E" w:rsidP="00DE117E">
      <w:pPr>
        <w:rPr>
          <w:ins w:id="819" w:author="Arnaud Dumont" w:date="2014-02-24T15:06:00Z"/>
        </w:rPr>
      </w:pPr>
      <w:ins w:id="820" w:author="Arnaud Dumont" w:date="2014-02-24T15:06:00Z">
        <w:r w:rsidRPr="00C45DEE">
          <w:t>Not allowed for this command</w:t>
        </w:r>
        <w:r>
          <w:t>.</w:t>
        </w:r>
      </w:ins>
    </w:p>
    <w:p w:rsidR="00DE117E" w:rsidRPr="00C45DEE" w:rsidRDefault="00DE117E" w:rsidP="00DE117E">
      <w:pPr>
        <w:pStyle w:val="Heading3"/>
        <w:rPr>
          <w:ins w:id="821" w:author="Arnaud Dumont" w:date="2014-02-24T15:06:00Z"/>
          <w:rFonts w:eastAsiaTheme="minorHAnsi"/>
        </w:rPr>
      </w:pPr>
      <w:ins w:id="822" w:author="Arnaud Dumont" w:date="2014-02-24T15:06:00Z">
        <w:r w:rsidRPr="00C45DEE">
          <w:rPr>
            <w:rFonts w:eastAsiaTheme="minorHAnsi"/>
          </w:rPr>
          <w:lastRenderedPageBreak/>
          <w:t>Response</w:t>
        </w:r>
      </w:ins>
    </w:p>
    <w:p w:rsidR="00DE117E" w:rsidRPr="00C45DEE" w:rsidRDefault="00DE117E" w:rsidP="00DE117E">
      <w:pPr>
        <w:rPr>
          <w:ins w:id="823" w:author="Arnaud Dumont" w:date="2014-02-24T15:06:00Z"/>
        </w:rPr>
      </w:pPr>
      <w:ins w:id="824"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825" w:author="Arnaud Dumont" w:date="2014-02-24T15:06:00Z"/>
        </w:rPr>
      </w:pPr>
      <w:ins w:id="826" w:author="Arnaud Dumont" w:date="2014-02-24T15:06:00Z">
        <w:r w:rsidRPr="00C45DEE">
          <w:t>Status Code</w:t>
        </w:r>
      </w:ins>
    </w:p>
    <w:p w:rsidR="00DE117E" w:rsidRPr="00C45DEE" w:rsidRDefault="00DE117E" w:rsidP="00DE117E">
      <w:pPr>
        <w:rPr>
          <w:ins w:id="827" w:author="Arnaud Dumont" w:date="2014-02-24T15:06:00Z"/>
        </w:rPr>
      </w:pPr>
      <w:ins w:id="828" w:author="Arnaud Dumont" w:date="2014-02-24T15:06:00Z">
        <w:r w:rsidRPr="00C45DEE">
          <w:t>On success this command will return http status code 200 (OK).</w:t>
        </w:r>
      </w:ins>
    </w:p>
    <w:p w:rsidR="00DE117E" w:rsidRPr="00C45DEE" w:rsidRDefault="00DE117E" w:rsidP="00DE117E">
      <w:pPr>
        <w:pStyle w:val="FakeHeading4"/>
        <w:rPr>
          <w:ins w:id="829" w:author="Arnaud Dumont" w:date="2014-02-24T15:06:00Z"/>
        </w:rPr>
      </w:pPr>
      <w:ins w:id="830" w:author="Arnaud Dumont" w:date="2014-02-24T15:06:00Z">
        <w:r w:rsidRPr="00C45DEE">
          <w:t>Response Headers</w:t>
        </w:r>
      </w:ins>
    </w:p>
    <w:p w:rsidR="00DE117E" w:rsidRPr="00C45DEE" w:rsidRDefault="00DE117E" w:rsidP="00DE117E">
      <w:pPr>
        <w:rPr>
          <w:ins w:id="831" w:author="Arnaud Dumont" w:date="2014-02-24T15:06:00Z"/>
        </w:rPr>
      </w:pPr>
      <w:ins w:id="832"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833" w:author="Arnaud Dumont" w:date="2014-02-24T15:06:00Z"/>
        </w:rPr>
      </w:pPr>
      <w:ins w:id="834" w:author="Arnaud Dumont" w:date="2014-02-24T15:06:00Z">
        <w:r w:rsidRPr="00C45DEE">
          <w:t>Response Body</w:t>
        </w:r>
      </w:ins>
    </w:p>
    <w:p w:rsidR="00DE117E" w:rsidRDefault="00DE117E" w:rsidP="00DE117E">
      <w:pPr>
        <w:rPr>
          <w:ins w:id="835" w:author="Arnaud Dumont" w:date="2014-02-25T13:29:00Z"/>
        </w:rPr>
      </w:pPr>
      <w:ins w:id="836" w:author="Arnaud Dumont" w:date="2014-02-24T15:06:00Z">
        <w:r w:rsidRPr="00C45DEE">
          <w:t xml:space="preserve">A JSON representation of the </w:t>
        </w:r>
      </w:ins>
      <w:ins w:id="837" w:author="Arnaud Dumont" w:date="2014-02-24T15:12:00Z">
        <w:r>
          <w:t>message</w:t>
        </w:r>
      </w:ins>
      <w:ins w:id="838" w:author="Arnaud Dumont" w:date="2014-02-24T15:06:00Z">
        <w:r w:rsidRPr="00C45DEE">
          <w:t xml:space="preserve"> </w:t>
        </w:r>
      </w:ins>
      <w:ins w:id="839" w:author="Arnaud Dumont" w:date="2014-02-25T13:30:00Z">
        <w:r w:rsidR="001217ED">
          <w:t>poll response</w:t>
        </w:r>
      </w:ins>
      <w:ins w:id="840"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841" w:author="Arnaud Dumont" w:date="2014-02-25T13:29:00Z"/>
        </w:trPr>
        <w:tc>
          <w:tcPr>
            <w:tcW w:w="2805" w:type="dxa"/>
            <w:shd w:val="clear" w:color="auto" w:fill="BFBFBF" w:themeFill="background1" w:themeFillShade="BF"/>
          </w:tcPr>
          <w:p w:rsidR="001217ED" w:rsidRPr="00750051" w:rsidRDefault="001217ED" w:rsidP="001217ED">
            <w:pPr>
              <w:pStyle w:val="Table-Header"/>
              <w:rPr>
                <w:ins w:id="842" w:author="Arnaud Dumont" w:date="2014-02-25T13:29:00Z"/>
              </w:rPr>
            </w:pPr>
            <w:ins w:id="843"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844" w:author="Arnaud Dumont" w:date="2014-02-25T13:29:00Z"/>
              </w:rPr>
            </w:pPr>
            <w:ins w:id="845"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846" w:author="Arnaud Dumont" w:date="2014-02-25T13:29:00Z"/>
              </w:rPr>
            </w:pPr>
            <w:ins w:id="847" w:author="Arnaud Dumont" w:date="2014-02-25T13:29:00Z">
              <w:r>
                <w:t>Description</w:t>
              </w:r>
            </w:ins>
          </w:p>
        </w:tc>
      </w:tr>
      <w:tr w:rsidR="001217ED" w:rsidTr="001217ED">
        <w:trPr>
          <w:trHeight w:val="113"/>
          <w:tblHeader w:val="0"/>
          <w:ins w:id="848" w:author="Arnaud Dumont" w:date="2014-02-25T13:29:00Z"/>
        </w:trPr>
        <w:tc>
          <w:tcPr>
            <w:tcW w:w="2805" w:type="dxa"/>
          </w:tcPr>
          <w:p w:rsidR="001217ED" w:rsidRDefault="001217ED" w:rsidP="001217ED">
            <w:pPr>
              <w:pStyle w:val="Table-Text"/>
              <w:rPr>
                <w:ins w:id="849" w:author="Arnaud Dumont" w:date="2014-02-25T13:29:00Z"/>
              </w:rPr>
            </w:pPr>
            <w:ins w:id="850" w:author="Arnaud Dumont" w:date="2014-02-25T13:29:00Z">
              <w:r>
                <w:t>message</w:t>
              </w:r>
            </w:ins>
          </w:p>
        </w:tc>
        <w:tc>
          <w:tcPr>
            <w:tcW w:w="1561" w:type="dxa"/>
          </w:tcPr>
          <w:p w:rsidR="001217ED" w:rsidRDefault="001217ED" w:rsidP="001217ED">
            <w:pPr>
              <w:pStyle w:val="Table-Text"/>
              <w:rPr>
                <w:ins w:id="851" w:author="Arnaud Dumont" w:date="2014-02-25T13:29:00Z"/>
              </w:rPr>
            </w:pPr>
            <w:ins w:id="852" w:author="Arnaud Dumont" w:date="2014-02-25T13:29:00Z">
              <w:r>
                <w:t>Message</w:t>
              </w:r>
            </w:ins>
          </w:p>
        </w:tc>
        <w:tc>
          <w:tcPr>
            <w:tcW w:w="4281" w:type="dxa"/>
          </w:tcPr>
          <w:p w:rsidR="001217ED" w:rsidRDefault="001217ED" w:rsidP="001217ED">
            <w:pPr>
              <w:pStyle w:val="Table-Text"/>
              <w:rPr>
                <w:ins w:id="853" w:author="Arnaud Dumont" w:date="2014-02-25T13:29:00Z"/>
              </w:rPr>
            </w:pPr>
            <w:ins w:id="854" w:author="Arnaud Dumont" w:date="2014-02-25T13:29:00Z">
              <w:r>
                <w:t>A message object, as described below</w:t>
              </w:r>
            </w:ins>
            <w:ins w:id="855" w:author="Arnaud Dumont" w:date="2014-02-25T13:38:00Z">
              <w:r w:rsidR="001071FC">
                <w:t>, or null if no message was found</w:t>
              </w:r>
            </w:ins>
          </w:p>
        </w:tc>
      </w:tr>
      <w:tr w:rsidR="001217ED" w:rsidTr="001217ED">
        <w:trPr>
          <w:trHeight w:val="113"/>
          <w:tblHeader w:val="0"/>
          <w:ins w:id="856" w:author="Arnaud Dumont" w:date="2014-02-25T13:29:00Z"/>
        </w:trPr>
        <w:tc>
          <w:tcPr>
            <w:tcW w:w="2805" w:type="dxa"/>
          </w:tcPr>
          <w:p w:rsidR="001217ED" w:rsidRDefault="001217ED" w:rsidP="001217ED">
            <w:pPr>
              <w:pStyle w:val="Table-Text"/>
              <w:rPr>
                <w:ins w:id="857" w:author="Arnaud Dumont" w:date="2014-02-25T13:29:00Z"/>
              </w:rPr>
            </w:pPr>
            <w:ins w:id="858" w:author="Arnaud Dumont" w:date="2014-02-25T13:31:00Z">
              <w:r w:rsidRPr="001217ED">
                <w:t>outstandingMessagesCount</w:t>
              </w:r>
            </w:ins>
          </w:p>
        </w:tc>
        <w:tc>
          <w:tcPr>
            <w:tcW w:w="1561" w:type="dxa"/>
          </w:tcPr>
          <w:p w:rsidR="001217ED" w:rsidRDefault="001217ED" w:rsidP="001217ED">
            <w:pPr>
              <w:pStyle w:val="Table-Text"/>
              <w:rPr>
                <w:ins w:id="859" w:author="Arnaud Dumont" w:date="2014-02-25T13:29:00Z"/>
              </w:rPr>
            </w:pPr>
            <w:ins w:id="860" w:author="Arnaud Dumont" w:date="2014-02-25T13:31:00Z">
              <w:r>
                <w:t>integer</w:t>
              </w:r>
            </w:ins>
          </w:p>
        </w:tc>
        <w:tc>
          <w:tcPr>
            <w:tcW w:w="4281" w:type="dxa"/>
          </w:tcPr>
          <w:p w:rsidR="001217ED" w:rsidRDefault="001217ED" w:rsidP="00367B7D">
            <w:pPr>
              <w:pStyle w:val="Table-Text"/>
              <w:rPr>
                <w:ins w:id="861" w:author="Arnaud Dumont" w:date="2014-02-25T13:29:00Z"/>
              </w:rPr>
            </w:pPr>
            <w:ins w:id="862" w:author="Arnaud Dumont" w:date="2014-02-25T13:31:00Z">
              <w:r>
                <w:t xml:space="preserve">The number of </w:t>
              </w:r>
            </w:ins>
            <w:ins w:id="863" w:author="Arnaud Dumont" w:date="2014-02-25T13:38:00Z">
              <w:r w:rsidR="00367B7D">
                <w:t>outstanding</w:t>
              </w:r>
            </w:ins>
            <w:ins w:id="864" w:author="Arnaud Dumont" w:date="2014-02-25T13:31:00Z">
              <w:r>
                <w:t xml:space="preserve"> messages in the </w:t>
              </w:r>
            </w:ins>
            <w:ins w:id="865" w:author="Arnaud Dumont" w:date="2014-02-25T13:32:00Z">
              <w:r>
                <w:t>a</w:t>
              </w:r>
            </w:ins>
            <w:ins w:id="866" w:author="Arnaud Dumont" w:date="2014-02-25T13:31:00Z">
              <w:r>
                <w:t>ccount</w:t>
              </w:r>
            </w:ins>
            <w:ins w:id="867" w:author="Arnaud Dumont" w:date="2014-02-25T13:32:00Z">
              <w:r>
                <w:t>’s message queue</w:t>
              </w:r>
            </w:ins>
          </w:p>
        </w:tc>
      </w:tr>
    </w:tbl>
    <w:p w:rsidR="001217ED" w:rsidRDefault="001217ED" w:rsidP="00DE117E">
      <w:pPr>
        <w:rPr>
          <w:ins w:id="868" w:author="Arnaud Dumont" w:date="2014-02-24T15:06:00Z"/>
        </w:rPr>
      </w:pPr>
      <w:ins w:id="869" w:author="Arnaud Dumont" w:date="2014-02-25T13:30:00Z">
        <w:r>
          <w:t xml:space="preserve">The Message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C42B62">
        <w:trPr>
          <w:tblHeader w:val="0"/>
          <w:ins w:id="870" w:author="Arnaud Dumont" w:date="2014-02-24T15:06:00Z"/>
        </w:trPr>
        <w:tc>
          <w:tcPr>
            <w:tcW w:w="2805" w:type="dxa"/>
            <w:shd w:val="clear" w:color="auto" w:fill="BFBFBF" w:themeFill="background1" w:themeFillShade="BF"/>
          </w:tcPr>
          <w:p w:rsidR="00DE117E" w:rsidRPr="00750051" w:rsidRDefault="00DE117E" w:rsidP="00DE117E">
            <w:pPr>
              <w:pStyle w:val="Table-Header"/>
              <w:rPr>
                <w:ins w:id="871" w:author="Arnaud Dumont" w:date="2014-02-24T15:06:00Z"/>
              </w:rPr>
            </w:pPr>
            <w:ins w:id="872" w:author="Arnaud Dumont" w:date="2014-02-24T15:06:00Z">
              <w:r>
                <w:t>Field Name</w:t>
              </w:r>
            </w:ins>
          </w:p>
        </w:tc>
        <w:tc>
          <w:tcPr>
            <w:tcW w:w="1561" w:type="dxa"/>
            <w:shd w:val="clear" w:color="auto" w:fill="BFBFBF" w:themeFill="background1" w:themeFillShade="BF"/>
          </w:tcPr>
          <w:p w:rsidR="00DE117E" w:rsidRDefault="00DE117E" w:rsidP="00DE117E">
            <w:pPr>
              <w:pStyle w:val="Table-Header"/>
              <w:rPr>
                <w:ins w:id="873" w:author="Arnaud Dumont" w:date="2014-02-24T15:06:00Z"/>
              </w:rPr>
            </w:pPr>
            <w:ins w:id="874" w:author="Arnaud Dumont" w:date="2014-02-24T15:06:00Z">
              <w:r>
                <w:t>Type</w:t>
              </w:r>
            </w:ins>
          </w:p>
        </w:tc>
        <w:tc>
          <w:tcPr>
            <w:tcW w:w="4281" w:type="dxa"/>
            <w:shd w:val="clear" w:color="auto" w:fill="BFBFBF" w:themeFill="background1" w:themeFillShade="BF"/>
          </w:tcPr>
          <w:p w:rsidR="00DE117E" w:rsidRDefault="00DE117E" w:rsidP="00DE117E">
            <w:pPr>
              <w:pStyle w:val="Table-Header"/>
              <w:rPr>
                <w:ins w:id="875" w:author="Arnaud Dumont" w:date="2014-02-24T15:06:00Z"/>
              </w:rPr>
            </w:pPr>
            <w:ins w:id="876" w:author="Arnaud Dumont" w:date="2014-02-24T15:06:00Z">
              <w:r>
                <w:t>Description</w:t>
              </w:r>
            </w:ins>
          </w:p>
        </w:tc>
      </w:tr>
      <w:tr w:rsidR="00DE117E" w:rsidRPr="00CC22F1" w:rsidTr="00C42B62">
        <w:trPr>
          <w:trHeight w:val="113"/>
          <w:tblHeader w:val="0"/>
          <w:ins w:id="877" w:author="Arnaud Dumont" w:date="2014-02-24T15:06:00Z"/>
        </w:trPr>
        <w:tc>
          <w:tcPr>
            <w:tcW w:w="2805" w:type="dxa"/>
          </w:tcPr>
          <w:p w:rsidR="00DE117E" w:rsidRDefault="00DE117E" w:rsidP="00DE117E">
            <w:pPr>
              <w:pStyle w:val="Table-Text"/>
              <w:rPr>
                <w:ins w:id="878" w:author="Arnaud Dumont" w:date="2014-02-24T15:06:00Z"/>
              </w:rPr>
            </w:pPr>
            <w:ins w:id="879" w:author="Arnaud Dumont" w:date="2014-02-24T15:06:00Z">
              <w:r>
                <w:t>id</w:t>
              </w:r>
            </w:ins>
          </w:p>
        </w:tc>
        <w:tc>
          <w:tcPr>
            <w:tcW w:w="1561" w:type="dxa"/>
          </w:tcPr>
          <w:p w:rsidR="00DE117E" w:rsidRDefault="00DE117E" w:rsidP="00DE117E">
            <w:pPr>
              <w:pStyle w:val="Table-Text"/>
              <w:rPr>
                <w:ins w:id="880" w:author="Arnaud Dumont" w:date="2014-02-24T15:06:00Z"/>
              </w:rPr>
            </w:pPr>
            <w:ins w:id="881" w:author="Arnaud Dumont" w:date="2014-02-24T15:06:00Z">
              <w:r>
                <w:t>uuid</w:t>
              </w:r>
            </w:ins>
          </w:p>
        </w:tc>
        <w:tc>
          <w:tcPr>
            <w:tcW w:w="4281" w:type="dxa"/>
          </w:tcPr>
          <w:p w:rsidR="00DE117E" w:rsidRDefault="00DE117E" w:rsidP="00DE117E">
            <w:pPr>
              <w:pStyle w:val="Table-Text"/>
              <w:rPr>
                <w:ins w:id="882" w:author="Arnaud Dumont" w:date="2014-02-24T15:06:00Z"/>
              </w:rPr>
            </w:pPr>
            <w:ins w:id="883" w:author="Arnaud Dumont" w:date="2014-02-24T15:06:00Z">
              <w:r>
                <w:t>The UUID of the object</w:t>
              </w:r>
            </w:ins>
          </w:p>
        </w:tc>
      </w:tr>
      <w:tr w:rsidR="00DE117E" w:rsidRPr="00CC22F1" w:rsidTr="00C42B62">
        <w:trPr>
          <w:trHeight w:val="113"/>
          <w:tblHeader w:val="0"/>
          <w:ins w:id="884" w:author="Arnaud Dumont" w:date="2014-02-24T15:06:00Z"/>
        </w:trPr>
        <w:tc>
          <w:tcPr>
            <w:tcW w:w="2805" w:type="dxa"/>
          </w:tcPr>
          <w:p w:rsidR="00DE117E" w:rsidRDefault="00DE117E" w:rsidP="00DE117E">
            <w:pPr>
              <w:pStyle w:val="Table-Text"/>
              <w:rPr>
                <w:ins w:id="885" w:author="Arnaud Dumont" w:date="2014-02-24T15:06:00Z"/>
              </w:rPr>
            </w:pPr>
            <w:ins w:id="886" w:author="Arnaud Dumont" w:date="2014-02-24T15:12:00Z">
              <w:r w:rsidRPr="00DE117E">
                <w:t>messageType</w:t>
              </w:r>
            </w:ins>
          </w:p>
        </w:tc>
        <w:tc>
          <w:tcPr>
            <w:tcW w:w="1561" w:type="dxa"/>
          </w:tcPr>
          <w:p w:rsidR="00DE117E" w:rsidRDefault="00DE117E" w:rsidP="00DE117E">
            <w:pPr>
              <w:pStyle w:val="Table-Text"/>
              <w:rPr>
                <w:ins w:id="887" w:author="Arnaud Dumont" w:date="2014-02-24T15:06:00Z"/>
              </w:rPr>
            </w:pPr>
            <w:ins w:id="888" w:author="Arnaud Dumont" w:date="2014-02-24T15:12:00Z">
              <w:r>
                <w:t>string</w:t>
              </w:r>
            </w:ins>
          </w:p>
        </w:tc>
        <w:tc>
          <w:tcPr>
            <w:tcW w:w="4281" w:type="dxa"/>
          </w:tcPr>
          <w:p w:rsidR="00DE117E" w:rsidRDefault="00DE117E" w:rsidP="00DE117E">
            <w:pPr>
              <w:pStyle w:val="Table-Text"/>
              <w:rPr>
                <w:ins w:id="889" w:author="Arnaud Dumont" w:date="2014-02-24T15:06:00Z"/>
              </w:rPr>
            </w:pPr>
            <w:ins w:id="890" w:author="Arnaud Dumont" w:date="2014-02-24T15:06:00Z">
              <w:r>
                <w:t xml:space="preserve">The </w:t>
              </w:r>
            </w:ins>
            <w:ins w:id="891" w:author="Arnaud Dumont" w:date="2014-02-24T15:12:00Z">
              <w:r>
                <w:t>type of the message. See list of types provided below.</w:t>
              </w:r>
            </w:ins>
          </w:p>
        </w:tc>
      </w:tr>
      <w:tr w:rsidR="00DE117E" w:rsidRPr="00CC22F1" w:rsidTr="00C42B62">
        <w:trPr>
          <w:trHeight w:val="113"/>
          <w:tblHeader w:val="0"/>
          <w:ins w:id="892" w:author="Arnaud Dumont" w:date="2014-02-24T15:06:00Z"/>
        </w:trPr>
        <w:tc>
          <w:tcPr>
            <w:tcW w:w="2805" w:type="dxa"/>
          </w:tcPr>
          <w:p w:rsidR="00DE117E" w:rsidRDefault="00DE117E" w:rsidP="00DE117E">
            <w:pPr>
              <w:pStyle w:val="Table-Text"/>
              <w:rPr>
                <w:ins w:id="893" w:author="Arnaud Dumont" w:date="2014-02-24T15:06:00Z"/>
              </w:rPr>
            </w:pPr>
            <w:ins w:id="894" w:author="Arnaud Dumont" w:date="2014-02-24T15:12:00Z">
              <w:r w:rsidRPr="00DE117E">
                <w:t>relatedObjectId</w:t>
              </w:r>
            </w:ins>
          </w:p>
        </w:tc>
        <w:tc>
          <w:tcPr>
            <w:tcW w:w="1561" w:type="dxa"/>
          </w:tcPr>
          <w:p w:rsidR="00DE117E" w:rsidRDefault="00C42B62" w:rsidP="00DE117E">
            <w:pPr>
              <w:pStyle w:val="Table-Text"/>
              <w:rPr>
                <w:ins w:id="895" w:author="Arnaud Dumont" w:date="2014-02-24T15:06:00Z"/>
              </w:rPr>
            </w:pPr>
            <w:ins w:id="896" w:author="Arnaud Dumont" w:date="2014-02-25T13:25:00Z">
              <w:r>
                <w:t>string</w:t>
              </w:r>
            </w:ins>
          </w:p>
        </w:tc>
        <w:tc>
          <w:tcPr>
            <w:tcW w:w="4281" w:type="dxa"/>
          </w:tcPr>
          <w:p w:rsidR="00DE117E" w:rsidRDefault="00DE117E" w:rsidP="00C42B62">
            <w:pPr>
              <w:pStyle w:val="Table-Text"/>
              <w:rPr>
                <w:ins w:id="897" w:author="Arnaud Dumont" w:date="2014-02-24T15:06:00Z"/>
              </w:rPr>
            </w:pPr>
            <w:ins w:id="898" w:author="Arnaud Dumont" w:date="2014-02-24T15:06:00Z">
              <w:r>
                <w:t xml:space="preserve">The </w:t>
              </w:r>
            </w:ins>
            <w:ins w:id="899" w:author="Arnaud Dumont" w:date="2014-02-25T13:25:00Z">
              <w:r w:rsidR="00C42B62">
                <w:t>identifier</w:t>
              </w:r>
            </w:ins>
            <w:ins w:id="900" w:author="Arnaud Dumont" w:date="2014-02-24T15:13:00Z">
              <w:r>
                <w:t xml:space="preserve"> of the object related to this message, if any. The nature of the object depends on the message type.</w:t>
              </w:r>
            </w:ins>
          </w:p>
        </w:tc>
      </w:tr>
      <w:tr w:rsidR="00DE117E" w:rsidRPr="00CC22F1" w:rsidTr="00C42B62">
        <w:trPr>
          <w:trHeight w:val="113"/>
          <w:tblHeader w:val="0"/>
          <w:ins w:id="901" w:author="Arnaud Dumont" w:date="2014-02-24T15:06:00Z"/>
        </w:trPr>
        <w:tc>
          <w:tcPr>
            <w:tcW w:w="2805" w:type="dxa"/>
          </w:tcPr>
          <w:p w:rsidR="00DE117E" w:rsidRDefault="00DE117E" w:rsidP="00DE117E">
            <w:pPr>
              <w:pStyle w:val="Table-Text"/>
              <w:rPr>
                <w:ins w:id="902" w:author="Arnaud Dumont" w:date="2014-02-24T15:06:00Z"/>
              </w:rPr>
            </w:pPr>
            <w:ins w:id="903" w:author="Arnaud Dumont" w:date="2014-02-24T15:13:00Z">
              <w:r w:rsidRPr="00DE117E">
                <w:t>sponsorAccountId</w:t>
              </w:r>
            </w:ins>
          </w:p>
        </w:tc>
        <w:tc>
          <w:tcPr>
            <w:tcW w:w="1561" w:type="dxa"/>
          </w:tcPr>
          <w:p w:rsidR="00DE117E" w:rsidRDefault="00DE117E" w:rsidP="00DE117E">
            <w:pPr>
              <w:pStyle w:val="Table-Text"/>
              <w:rPr>
                <w:ins w:id="904" w:author="Arnaud Dumont" w:date="2014-02-24T15:06:00Z"/>
              </w:rPr>
            </w:pPr>
            <w:ins w:id="905" w:author="Arnaud Dumont" w:date="2014-02-24T15:13:00Z">
              <w:r>
                <w:t>uuid</w:t>
              </w:r>
            </w:ins>
          </w:p>
        </w:tc>
        <w:tc>
          <w:tcPr>
            <w:tcW w:w="4281" w:type="dxa"/>
          </w:tcPr>
          <w:p w:rsidR="00DE117E" w:rsidRDefault="00DE117E" w:rsidP="00DE117E">
            <w:pPr>
              <w:pStyle w:val="Table-Text"/>
              <w:rPr>
                <w:ins w:id="906" w:author="Arnaud Dumont" w:date="2014-02-24T15:06:00Z"/>
              </w:rPr>
            </w:pPr>
            <w:ins w:id="907" w:author="Arnaud Dumont" w:date="2014-02-24T15:06:00Z">
              <w:r>
                <w:t xml:space="preserve">The </w:t>
              </w:r>
            </w:ins>
            <w:ins w:id="908" w:author="Arnaud Dumont" w:date="2014-02-24T15:13:00Z">
              <w:r>
                <w:t>UUID of</w:t>
              </w:r>
            </w:ins>
            <w:ins w:id="909" w:author="Arnaud Dumont" w:date="2014-02-24T15:06:00Z">
              <w:r>
                <w:t xml:space="preserve"> the account</w:t>
              </w:r>
            </w:ins>
            <w:ins w:id="910" w:author="Arnaud Dumont" w:date="2014-02-24T15:13:00Z">
              <w:r>
                <w:t xml:space="preserve"> this message is for</w:t>
              </w:r>
            </w:ins>
          </w:p>
        </w:tc>
      </w:tr>
      <w:tr w:rsidR="00DE117E" w:rsidRPr="00CC22F1" w:rsidTr="00C42B62">
        <w:trPr>
          <w:trHeight w:val="113"/>
          <w:tblHeader w:val="0"/>
          <w:ins w:id="911" w:author="Arnaud Dumont" w:date="2014-02-24T15:06:00Z"/>
        </w:trPr>
        <w:tc>
          <w:tcPr>
            <w:tcW w:w="2805" w:type="dxa"/>
          </w:tcPr>
          <w:p w:rsidR="00DE117E" w:rsidRDefault="00DE117E" w:rsidP="00DE117E">
            <w:pPr>
              <w:pStyle w:val="Table-Text"/>
              <w:rPr>
                <w:ins w:id="912" w:author="Arnaud Dumont" w:date="2014-02-24T15:06:00Z"/>
              </w:rPr>
            </w:pPr>
            <w:ins w:id="913" w:author="Arnaud Dumont" w:date="2014-02-24T15:06:00Z">
              <w:r>
                <w:t>createDate</w:t>
              </w:r>
            </w:ins>
          </w:p>
        </w:tc>
        <w:tc>
          <w:tcPr>
            <w:tcW w:w="1561" w:type="dxa"/>
          </w:tcPr>
          <w:p w:rsidR="00DE117E" w:rsidRDefault="00DE117E" w:rsidP="00DE117E">
            <w:pPr>
              <w:pStyle w:val="Table-Text"/>
              <w:rPr>
                <w:ins w:id="914" w:author="Arnaud Dumont" w:date="2014-02-24T15:06:00Z"/>
              </w:rPr>
            </w:pPr>
            <w:ins w:id="915" w:author="Arnaud Dumont" w:date="2014-02-24T15:06:00Z">
              <w:r>
                <w:t>timestamp</w:t>
              </w:r>
            </w:ins>
          </w:p>
        </w:tc>
        <w:tc>
          <w:tcPr>
            <w:tcW w:w="4281" w:type="dxa"/>
          </w:tcPr>
          <w:p w:rsidR="00DE117E" w:rsidRDefault="00DE117E" w:rsidP="00DE117E">
            <w:pPr>
              <w:pStyle w:val="Table-Text"/>
              <w:rPr>
                <w:ins w:id="916" w:author="Arnaud Dumont" w:date="2014-02-24T15:06:00Z"/>
              </w:rPr>
            </w:pPr>
            <w:ins w:id="917" w:author="Arnaud Dumont" w:date="2014-02-24T15:06:00Z">
              <w:r>
                <w:t xml:space="preserve">The date and time in UTC that this </w:t>
              </w:r>
            </w:ins>
            <w:ins w:id="918" w:author="Arnaud Dumont" w:date="2014-02-24T15:14:00Z">
              <w:r>
                <w:t>message</w:t>
              </w:r>
            </w:ins>
            <w:ins w:id="919" w:author="Arnaud Dumont" w:date="2014-02-24T15:06:00Z">
              <w:r>
                <w:t xml:space="preserve"> was created</w:t>
              </w:r>
            </w:ins>
          </w:p>
        </w:tc>
      </w:tr>
      <w:tr w:rsidR="00DE117E" w:rsidRPr="00CC22F1" w:rsidTr="00C42B62">
        <w:trPr>
          <w:trHeight w:val="113"/>
          <w:tblHeader w:val="0"/>
          <w:ins w:id="920" w:author="Arnaud Dumont" w:date="2014-02-24T15:06:00Z"/>
        </w:trPr>
        <w:tc>
          <w:tcPr>
            <w:tcW w:w="2805" w:type="dxa"/>
          </w:tcPr>
          <w:p w:rsidR="00DE117E" w:rsidRDefault="00DE117E" w:rsidP="00DE117E">
            <w:pPr>
              <w:pStyle w:val="Table-Text"/>
              <w:rPr>
                <w:ins w:id="921" w:author="Arnaud Dumont" w:date="2014-02-24T15:06:00Z"/>
              </w:rPr>
            </w:pPr>
            <w:ins w:id="922" w:author="Arnaud Dumont" w:date="2014-02-24T15:14:00Z">
              <w:r w:rsidRPr="00DE117E">
                <w:t>acknowledgedDate</w:t>
              </w:r>
            </w:ins>
          </w:p>
        </w:tc>
        <w:tc>
          <w:tcPr>
            <w:tcW w:w="1561" w:type="dxa"/>
          </w:tcPr>
          <w:p w:rsidR="00DE117E" w:rsidRDefault="00DE117E" w:rsidP="00DE117E">
            <w:pPr>
              <w:pStyle w:val="Table-Text"/>
              <w:rPr>
                <w:ins w:id="923" w:author="Arnaud Dumont" w:date="2014-02-24T15:06:00Z"/>
              </w:rPr>
            </w:pPr>
            <w:ins w:id="924" w:author="Arnaud Dumont" w:date="2014-02-24T15:14:00Z">
              <w:r>
                <w:t>timestamp</w:t>
              </w:r>
            </w:ins>
          </w:p>
        </w:tc>
        <w:tc>
          <w:tcPr>
            <w:tcW w:w="4281" w:type="dxa"/>
          </w:tcPr>
          <w:p w:rsidR="00DE117E" w:rsidRDefault="00DE117E" w:rsidP="00AB1430">
            <w:pPr>
              <w:pStyle w:val="Table-Text"/>
              <w:rPr>
                <w:ins w:id="925" w:author="Arnaud Dumont" w:date="2014-02-24T15:06:00Z"/>
              </w:rPr>
            </w:pPr>
            <w:ins w:id="926" w:author="Arnaud Dumont" w:date="2014-02-24T15:14:00Z">
              <w:r>
                <w:t xml:space="preserve">The date and time in UTC that this message was acknowledged, or null if it </w:t>
              </w:r>
            </w:ins>
            <w:ins w:id="927" w:author="Arnaud Dumont" w:date="2014-02-24T15:50:00Z">
              <w:r w:rsidR="00AB1430">
                <w:t>is</w:t>
              </w:r>
            </w:ins>
            <w:ins w:id="928" w:author="Arnaud Dumont" w:date="2014-02-24T15:14:00Z">
              <w:r>
                <w:t xml:space="preserve"> not</w:t>
              </w:r>
            </w:ins>
            <w:ins w:id="929" w:author="Arnaud Dumont" w:date="2014-02-24T15:50:00Z">
              <w:r w:rsidR="00AB1430">
                <w:t xml:space="preserve"> yet</w:t>
              </w:r>
            </w:ins>
          </w:p>
        </w:tc>
      </w:tr>
      <w:tr w:rsidR="00C42B62" w:rsidRPr="00CC22F1" w:rsidTr="00C42B62">
        <w:trPr>
          <w:trHeight w:val="113"/>
          <w:tblHeader w:val="0"/>
          <w:ins w:id="930" w:author="Arnaud Dumont" w:date="2014-02-25T13:25:00Z"/>
        </w:trPr>
        <w:tc>
          <w:tcPr>
            <w:tcW w:w="2805" w:type="dxa"/>
          </w:tcPr>
          <w:p w:rsidR="00C42B62" w:rsidRPr="00DE117E" w:rsidRDefault="00C42B62" w:rsidP="00DE117E">
            <w:pPr>
              <w:pStyle w:val="Table-Text"/>
              <w:rPr>
                <w:ins w:id="931" w:author="Arnaud Dumont" w:date="2014-02-25T13:25:00Z"/>
              </w:rPr>
            </w:pPr>
            <w:ins w:id="932" w:author="Arnaud Dumont" w:date="2014-02-25T13:25:00Z">
              <w:r>
                <w:t>acknowledgedByUserId</w:t>
              </w:r>
            </w:ins>
          </w:p>
        </w:tc>
        <w:tc>
          <w:tcPr>
            <w:tcW w:w="1561" w:type="dxa"/>
          </w:tcPr>
          <w:p w:rsidR="00C42B62" w:rsidRDefault="00C42B62" w:rsidP="00DE117E">
            <w:pPr>
              <w:pStyle w:val="Table-Text"/>
              <w:rPr>
                <w:ins w:id="933" w:author="Arnaud Dumont" w:date="2014-02-25T13:25:00Z"/>
              </w:rPr>
            </w:pPr>
            <w:ins w:id="934" w:author="Arnaud Dumont" w:date="2014-02-25T13:25:00Z">
              <w:r>
                <w:t>uuid</w:t>
              </w:r>
            </w:ins>
          </w:p>
        </w:tc>
        <w:tc>
          <w:tcPr>
            <w:tcW w:w="4281" w:type="dxa"/>
          </w:tcPr>
          <w:p w:rsidR="00C42B62" w:rsidRDefault="00C42B62" w:rsidP="00AB1430">
            <w:pPr>
              <w:pStyle w:val="Table-Text"/>
              <w:rPr>
                <w:ins w:id="935" w:author="Arnaud Dumont" w:date="2014-02-25T13:25:00Z"/>
              </w:rPr>
            </w:pPr>
            <w:ins w:id="936" w:author="Arnaud Dumont" w:date="2014-02-25T13:25:00Z">
              <w:r>
                <w:t>The UUID of the user who acknowledged the message, or null if not yet done</w:t>
              </w:r>
            </w:ins>
          </w:p>
        </w:tc>
      </w:tr>
      <w:tr w:rsidR="00DE117E" w:rsidRPr="00CC22F1" w:rsidTr="00C42B62">
        <w:trPr>
          <w:trHeight w:val="113"/>
          <w:tblHeader w:val="0"/>
          <w:ins w:id="937" w:author="Arnaud Dumont" w:date="2014-02-24T15:06:00Z"/>
        </w:trPr>
        <w:tc>
          <w:tcPr>
            <w:tcW w:w="2805" w:type="dxa"/>
          </w:tcPr>
          <w:p w:rsidR="00DE117E" w:rsidRDefault="00136CBE" w:rsidP="00DE117E">
            <w:pPr>
              <w:pStyle w:val="Table-Text"/>
              <w:rPr>
                <w:ins w:id="938" w:author="Arnaud Dumont" w:date="2014-02-24T15:06:00Z"/>
              </w:rPr>
            </w:pPr>
            <w:ins w:id="939" w:author="Arnaud Dumont" w:date="2014-02-24T15:15:00Z">
              <w:r w:rsidRPr="00136CBE">
                <w:t>message</w:t>
              </w:r>
            </w:ins>
          </w:p>
        </w:tc>
        <w:tc>
          <w:tcPr>
            <w:tcW w:w="1561" w:type="dxa"/>
          </w:tcPr>
          <w:p w:rsidR="00DE117E" w:rsidRDefault="00DE117E" w:rsidP="00DE117E">
            <w:pPr>
              <w:pStyle w:val="Table-Text"/>
              <w:rPr>
                <w:ins w:id="940" w:author="Arnaud Dumont" w:date="2014-02-24T15:06:00Z"/>
              </w:rPr>
            </w:pPr>
            <w:ins w:id="941" w:author="Arnaud Dumont" w:date="2014-02-24T15:06:00Z">
              <w:r>
                <w:t>string</w:t>
              </w:r>
            </w:ins>
          </w:p>
        </w:tc>
        <w:tc>
          <w:tcPr>
            <w:tcW w:w="4281" w:type="dxa"/>
          </w:tcPr>
          <w:p w:rsidR="00DE117E" w:rsidRDefault="00DE117E" w:rsidP="00136CBE">
            <w:pPr>
              <w:pStyle w:val="Table-Text"/>
              <w:rPr>
                <w:ins w:id="942" w:author="Arnaud Dumont" w:date="2014-02-24T15:06:00Z"/>
              </w:rPr>
            </w:pPr>
            <w:ins w:id="943" w:author="Arnaud Dumont" w:date="2014-02-24T15:06:00Z">
              <w:r>
                <w:t xml:space="preserve">The </w:t>
              </w:r>
            </w:ins>
            <w:ins w:id="944" w:author="Arnaud Dumont" w:date="2014-02-24T15:15:00Z">
              <w:r w:rsidR="00136CBE">
                <w:t>human-readable contents of the message</w:t>
              </w:r>
            </w:ins>
          </w:p>
        </w:tc>
      </w:tr>
      <w:tr w:rsidR="00DE117E" w:rsidRPr="00CC22F1" w:rsidTr="00C42B62">
        <w:trPr>
          <w:trHeight w:val="113"/>
          <w:tblHeader w:val="0"/>
          <w:ins w:id="945" w:author="Arnaud Dumont" w:date="2014-02-24T15:06:00Z"/>
        </w:trPr>
        <w:tc>
          <w:tcPr>
            <w:tcW w:w="2805" w:type="dxa"/>
          </w:tcPr>
          <w:p w:rsidR="00DE117E" w:rsidRDefault="00136CBE" w:rsidP="00DE117E">
            <w:pPr>
              <w:pStyle w:val="Table-Text"/>
              <w:rPr>
                <w:ins w:id="946" w:author="Arnaud Dumont" w:date="2014-02-24T15:06:00Z"/>
              </w:rPr>
            </w:pPr>
            <w:ins w:id="947" w:author="Arnaud Dumont" w:date="2014-02-24T15:15:00Z">
              <w:r w:rsidRPr="00136CBE">
                <w:t>messageContents</w:t>
              </w:r>
            </w:ins>
          </w:p>
        </w:tc>
        <w:tc>
          <w:tcPr>
            <w:tcW w:w="1561" w:type="dxa"/>
          </w:tcPr>
          <w:p w:rsidR="00DE117E" w:rsidRDefault="00F21C35" w:rsidP="00C42B62">
            <w:pPr>
              <w:pStyle w:val="Table-Text"/>
              <w:rPr>
                <w:ins w:id="948" w:author="Arnaud Dumont" w:date="2014-02-24T15:06:00Z"/>
              </w:rPr>
            </w:pPr>
            <w:ins w:id="949" w:author="Arnaud Dumont" w:date="2014-02-24T15:17:00Z">
              <w:r>
                <w:t>MessageContent</w:t>
              </w:r>
            </w:ins>
          </w:p>
        </w:tc>
        <w:tc>
          <w:tcPr>
            <w:tcW w:w="4281" w:type="dxa"/>
          </w:tcPr>
          <w:p w:rsidR="00DE117E" w:rsidRDefault="00DE117E" w:rsidP="00136CBE">
            <w:pPr>
              <w:pStyle w:val="Table-Text"/>
              <w:rPr>
                <w:ins w:id="950" w:author="Arnaud Dumont" w:date="2014-02-24T15:06:00Z"/>
              </w:rPr>
            </w:pPr>
            <w:ins w:id="951" w:author="Arnaud Dumont" w:date="2014-02-24T15:06:00Z">
              <w:r>
                <w:t xml:space="preserve">The </w:t>
              </w:r>
            </w:ins>
            <w:ins w:id="952" w:author="Arnaud Dumont" w:date="2014-02-24T15:16:00Z">
              <w:r w:rsidR="00136CBE">
                <w:t>JSON contents of the message, which structure depends on the message type</w:t>
              </w:r>
            </w:ins>
          </w:p>
        </w:tc>
      </w:tr>
    </w:tbl>
    <w:p w:rsidR="00F21C35" w:rsidRDefault="00F21C35" w:rsidP="00F21C35">
      <w:pPr>
        <w:rPr>
          <w:ins w:id="953" w:author="Arnaud Dumont" w:date="2014-02-24T15:18:00Z"/>
        </w:rPr>
      </w:pPr>
      <w:ins w:id="954" w:author="Arnaud Dumont" w:date="2014-02-24T15:18:00Z">
        <w:r>
          <w:t>The MessageContent object is a</w:t>
        </w:r>
      </w:ins>
      <w:ins w:id="955" w:author="Arnaud Dumont" w:date="2014-02-24T15:20:00Z">
        <w:r>
          <w:t>n abstract</w:t>
        </w:r>
      </w:ins>
      <w:ins w:id="956" w:author="Arnaud Dumont" w:date="2014-02-24T15:18:00Z">
        <w:r>
          <w:t xml:space="preserve"> ‘super type’ covering all supported message </w:t>
        </w:r>
      </w:ins>
      <w:ins w:id="957" w:author="Arnaud Dumont" w:date="2014-02-24T15:20:00Z">
        <w:r>
          <w:t>contents</w:t>
        </w:r>
      </w:ins>
      <w:ins w:id="958" w:author="Arnaud Dumont" w:date="2014-02-24T15:18:00Z">
        <w:r>
          <w:t>. Each of the</w:t>
        </w:r>
      </w:ins>
      <w:ins w:id="959" w:author="Arnaud Dumont" w:date="2014-02-24T15:20:00Z">
        <w:r>
          <w:t xml:space="preserve"> implementations of the type-specific</w:t>
        </w:r>
      </w:ins>
      <w:ins w:id="960" w:author="Arnaud Dumont" w:date="2014-02-24T15:18:00Z">
        <w:r>
          <w:t xml:space="preserve"> message </w:t>
        </w:r>
      </w:ins>
      <w:ins w:id="961" w:author="Arnaud Dumont" w:date="2014-02-24T15:20:00Z">
        <w:r>
          <w:t>contents</w:t>
        </w:r>
      </w:ins>
      <w:ins w:id="962" w:author="Arnaud Dumont" w:date="2014-02-24T15:18:00Z">
        <w:r>
          <w:t xml:space="preserve"> and their fields are described in the tables below:</w:t>
        </w:r>
      </w:ins>
    </w:p>
    <w:p w:rsidR="00F21C35" w:rsidRDefault="00F21C35" w:rsidP="00F21C35">
      <w:pPr>
        <w:rPr>
          <w:ins w:id="963" w:author="Arnaud Dumont" w:date="2014-02-24T15:19:00Z"/>
        </w:rPr>
      </w:pPr>
      <w:ins w:id="964" w:author="Arnaud Dumont" w:date="2014-02-24T15:20:00Z">
        <w:r w:rsidRPr="00F21C35">
          <w:t>ZoneDNSSECSigningCompletedMessageContents</w:t>
        </w:r>
      </w:ins>
      <w:ins w:id="965"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1217ED">
        <w:trPr>
          <w:tblHeader w:val="0"/>
          <w:ins w:id="966" w:author="Arnaud Dumont" w:date="2014-02-24T15:22:00Z"/>
        </w:trPr>
        <w:tc>
          <w:tcPr>
            <w:tcW w:w="2965" w:type="dxa"/>
            <w:shd w:val="clear" w:color="auto" w:fill="BFBFBF" w:themeFill="background1" w:themeFillShade="BF"/>
          </w:tcPr>
          <w:p w:rsidR="00F21C35" w:rsidRDefault="00F21C35" w:rsidP="001217ED">
            <w:pPr>
              <w:pStyle w:val="Table-Header"/>
              <w:rPr>
                <w:ins w:id="967" w:author="Arnaud Dumont" w:date="2014-02-24T15:22:00Z"/>
              </w:rPr>
            </w:pPr>
            <w:ins w:id="968" w:author="Arnaud Dumont" w:date="2014-02-24T15:23:00Z">
              <w:r>
                <w:lastRenderedPageBreak/>
                <w:t>Related message type</w:t>
              </w:r>
            </w:ins>
          </w:p>
        </w:tc>
        <w:tc>
          <w:tcPr>
            <w:tcW w:w="5682" w:type="dxa"/>
            <w:gridSpan w:val="2"/>
            <w:shd w:val="clear" w:color="auto" w:fill="BFBFBF" w:themeFill="background1" w:themeFillShade="BF"/>
          </w:tcPr>
          <w:p w:rsidR="00F21C35" w:rsidRDefault="00265D01" w:rsidP="00265D01">
            <w:pPr>
              <w:pStyle w:val="Table-Header"/>
              <w:rPr>
                <w:ins w:id="969" w:author="Arnaud Dumont" w:date="2014-02-24T15:22:00Z"/>
              </w:rPr>
            </w:pPr>
            <w:ins w:id="970" w:author="Arnaud Dumont" w:date="2014-02-24T15:44:00Z">
              <w:r w:rsidRPr="00F21C35">
                <w:rPr>
                  <w:b w:val="0"/>
                </w:rPr>
                <w:t>zoneDNSSECSigningCompleted</w:t>
              </w:r>
            </w:ins>
          </w:p>
        </w:tc>
      </w:tr>
      <w:tr w:rsidR="00265D01" w:rsidTr="001217ED">
        <w:trPr>
          <w:tblHeader w:val="0"/>
          <w:ins w:id="971" w:author="Arnaud Dumont" w:date="2014-02-24T15:44:00Z"/>
        </w:trPr>
        <w:tc>
          <w:tcPr>
            <w:tcW w:w="2965" w:type="dxa"/>
            <w:shd w:val="clear" w:color="auto" w:fill="BFBFBF" w:themeFill="background1" w:themeFillShade="BF"/>
          </w:tcPr>
          <w:p w:rsidR="00265D01" w:rsidRDefault="00265D01" w:rsidP="001217ED">
            <w:pPr>
              <w:pStyle w:val="Table-Header"/>
              <w:rPr>
                <w:ins w:id="972" w:author="Arnaud Dumont" w:date="2014-02-24T15:44:00Z"/>
              </w:rPr>
            </w:pPr>
            <w:ins w:id="973"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974" w:author="Arnaud Dumont" w:date="2014-02-24T15:44:00Z"/>
                <w:b w:val="0"/>
              </w:rPr>
            </w:pPr>
            <w:ins w:id="975" w:author="Arnaud Dumont" w:date="2014-02-24T15:44:00Z">
              <w:r>
                <w:rPr>
                  <w:b w:val="0"/>
                </w:rPr>
                <w:t>Zone</w:t>
              </w:r>
            </w:ins>
          </w:p>
        </w:tc>
      </w:tr>
      <w:tr w:rsidR="00C42B62" w:rsidTr="001217ED">
        <w:trPr>
          <w:tblHeader w:val="0"/>
          <w:ins w:id="976" w:author="Arnaud Dumont" w:date="2014-02-25T13:27:00Z"/>
        </w:trPr>
        <w:tc>
          <w:tcPr>
            <w:tcW w:w="2965" w:type="dxa"/>
            <w:shd w:val="clear" w:color="auto" w:fill="BFBFBF" w:themeFill="background1" w:themeFillShade="BF"/>
          </w:tcPr>
          <w:p w:rsidR="00C42B62" w:rsidRDefault="00C42B62" w:rsidP="00C42B62">
            <w:pPr>
              <w:pStyle w:val="Table-Header"/>
              <w:rPr>
                <w:ins w:id="977" w:author="Arnaud Dumont" w:date="2014-02-25T13:27:00Z"/>
              </w:rPr>
            </w:pPr>
            <w:ins w:id="978"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979" w:author="Arnaud Dumont" w:date="2014-02-25T13:27:00Z"/>
                <w:b w:val="0"/>
              </w:rPr>
            </w:pPr>
            <w:ins w:id="980" w:author="Arnaud Dumont" w:date="2014-02-25T13:27:00Z">
              <w:r>
                <w:rPr>
                  <w:b w:val="0"/>
                </w:rPr>
                <w:t>uuid</w:t>
              </w:r>
            </w:ins>
          </w:p>
        </w:tc>
      </w:tr>
      <w:tr w:rsidR="00F21C35" w:rsidTr="001217ED">
        <w:trPr>
          <w:tblHeader w:val="0"/>
          <w:ins w:id="981" w:author="Arnaud Dumont" w:date="2014-02-24T15:22:00Z"/>
        </w:trPr>
        <w:tc>
          <w:tcPr>
            <w:tcW w:w="2965" w:type="dxa"/>
            <w:shd w:val="clear" w:color="auto" w:fill="BFBFBF" w:themeFill="background1" w:themeFillShade="BF"/>
          </w:tcPr>
          <w:p w:rsidR="00F21C35" w:rsidRPr="00F21C35" w:rsidRDefault="00265D01" w:rsidP="001217ED">
            <w:pPr>
              <w:pStyle w:val="Table-Header"/>
              <w:rPr>
                <w:ins w:id="982" w:author="Arnaud Dumont" w:date="2014-02-24T15:22:00Z"/>
                <w:b w:val="0"/>
              </w:rPr>
            </w:pPr>
            <w:ins w:id="983" w:author="Arnaud Dumont" w:date="2014-02-24T15:44:00Z">
              <w:r>
                <w:t>Description</w:t>
              </w:r>
            </w:ins>
          </w:p>
        </w:tc>
        <w:tc>
          <w:tcPr>
            <w:tcW w:w="5682" w:type="dxa"/>
            <w:gridSpan w:val="2"/>
            <w:shd w:val="clear" w:color="auto" w:fill="BFBFBF" w:themeFill="background1" w:themeFillShade="BF"/>
          </w:tcPr>
          <w:p w:rsidR="00F21C35" w:rsidRPr="00F21C35" w:rsidRDefault="008378D9" w:rsidP="001217ED">
            <w:pPr>
              <w:pStyle w:val="Table-Header"/>
              <w:rPr>
                <w:ins w:id="984" w:author="Arnaud Dumont" w:date="2014-02-24T15:22:00Z"/>
                <w:b w:val="0"/>
              </w:rPr>
            </w:pPr>
            <w:ins w:id="985" w:author="Arnaud Dumont" w:date="2014-02-24T15:25:00Z">
              <w:r>
                <w:rPr>
                  <w:b w:val="0"/>
                </w:rPr>
                <w:t>R</w:t>
              </w:r>
            </w:ins>
            <w:ins w:id="986" w:author="Arnaud Dumont" w:date="2014-02-24T15:24:00Z">
              <w:r w:rsidR="00EC18F5" w:rsidRPr="00EC18F5">
                <w:rPr>
                  <w:b w:val="0"/>
                </w:rPr>
                <w:t>eceived when a Zone has b</w:t>
              </w:r>
              <w:r w:rsidR="00EC18F5">
                <w:rPr>
                  <w:b w:val="0"/>
                </w:rPr>
                <w:t>een successfully DNSSEC-signed</w:t>
              </w:r>
            </w:ins>
          </w:p>
        </w:tc>
      </w:tr>
      <w:tr w:rsidR="00F21C35" w:rsidTr="001217ED">
        <w:trPr>
          <w:tblHeader w:val="0"/>
          <w:ins w:id="987" w:author="Arnaud Dumont" w:date="2014-02-24T15:19:00Z"/>
        </w:trPr>
        <w:tc>
          <w:tcPr>
            <w:tcW w:w="2965" w:type="dxa"/>
            <w:shd w:val="clear" w:color="auto" w:fill="BFBFBF" w:themeFill="background1" w:themeFillShade="BF"/>
          </w:tcPr>
          <w:p w:rsidR="00F21C35" w:rsidRPr="00750051" w:rsidRDefault="00F21C35" w:rsidP="001217ED">
            <w:pPr>
              <w:pStyle w:val="Table-Header"/>
              <w:rPr>
                <w:ins w:id="988" w:author="Arnaud Dumont" w:date="2014-02-24T15:19:00Z"/>
              </w:rPr>
            </w:pPr>
            <w:ins w:id="989" w:author="Arnaud Dumont" w:date="2014-02-24T15:19:00Z">
              <w:r>
                <w:t>Field Name</w:t>
              </w:r>
            </w:ins>
          </w:p>
        </w:tc>
        <w:tc>
          <w:tcPr>
            <w:tcW w:w="2175" w:type="dxa"/>
            <w:shd w:val="clear" w:color="auto" w:fill="BFBFBF" w:themeFill="background1" w:themeFillShade="BF"/>
          </w:tcPr>
          <w:p w:rsidR="00F21C35" w:rsidRDefault="00F21C35" w:rsidP="001217ED">
            <w:pPr>
              <w:pStyle w:val="Table-Header"/>
              <w:rPr>
                <w:ins w:id="990" w:author="Arnaud Dumont" w:date="2014-02-24T15:19:00Z"/>
              </w:rPr>
            </w:pPr>
            <w:ins w:id="991" w:author="Arnaud Dumont" w:date="2014-02-24T15:19:00Z">
              <w:r>
                <w:t>Type</w:t>
              </w:r>
            </w:ins>
          </w:p>
        </w:tc>
        <w:tc>
          <w:tcPr>
            <w:tcW w:w="3507" w:type="dxa"/>
            <w:shd w:val="clear" w:color="auto" w:fill="BFBFBF" w:themeFill="background1" w:themeFillShade="BF"/>
          </w:tcPr>
          <w:p w:rsidR="00F21C35" w:rsidRDefault="00F21C35" w:rsidP="001217ED">
            <w:pPr>
              <w:pStyle w:val="Table-Header"/>
              <w:rPr>
                <w:ins w:id="992" w:author="Arnaud Dumont" w:date="2014-02-24T15:19:00Z"/>
              </w:rPr>
            </w:pPr>
            <w:ins w:id="993" w:author="Arnaud Dumont" w:date="2014-02-24T15:19:00Z">
              <w:r>
                <w:t>Description</w:t>
              </w:r>
            </w:ins>
          </w:p>
        </w:tc>
      </w:tr>
      <w:tr w:rsidR="00F21C35" w:rsidTr="001217ED">
        <w:trPr>
          <w:trHeight w:val="113"/>
          <w:tblHeader w:val="0"/>
          <w:ins w:id="994" w:author="Arnaud Dumont" w:date="2014-02-24T15:19:00Z"/>
        </w:trPr>
        <w:tc>
          <w:tcPr>
            <w:tcW w:w="2965" w:type="dxa"/>
          </w:tcPr>
          <w:p w:rsidR="00F21C35" w:rsidRDefault="00F21C35" w:rsidP="001217ED">
            <w:pPr>
              <w:pStyle w:val="Table-Text"/>
              <w:rPr>
                <w:ins w:id="995" w:author="Arnaud Dumont" w:date="2014-02-24T15:19:00Z"/>
              </w:rPr>
            </w:pPr>
            <w:ins w:id="996" w:author="Arnaud Dumont" w:date="2014-02-24T15:21:00Z">
              <w:r w:rsidRPr="00F21C35">
                <w:t>zoneId</w:t>
              </w:r>
            </w:ins>
          </w:p>
        </w:tc>
        <w:tc>
          <w:tcPr>
            <w:tcW w:w="2175" w:type="dxa"/>
          </w:tcPr>
          <w:p w:rsidR="00F21C35" w:rsidRDefault="00F21C35" w:rsidP="001217ED">
            <w:pPr>
              <w:pStyle w:val="Table-Text"/>
              <w:rPr>
                <w:ins w:id="997" w:author="Arnaud Dumont" w:date="2014-02-24T15:19:00Z"/>
              </w:rPr>
            </w:pPr>
            <w:ins w:id="998" w:author="Arnaud Dumont" w:date="2014-02-24T15:21:00Z">
              <w:r>
                <w:t>uuid</w:t>
              </w:r>
            </w:ins>
          </w:p>
        </w:tc>
        <w:tc>
          <w:tcPr>
            <w:tcW w:w="3507" w:type="dxa"/>
          </w:tcPr>
          <w:p w:rsidR="00F21C35" w:rsidRDefault="00F21C35" w:rsidP="00F21C35">
            <w:pPr>
              <w:pStyle w:val="Table-Text"/>
              <w:rPr>
                <w:ins w:id="999" w:author="Arnaud Dumont" w:date="2014-02-24T15:19:00Z"/>
              </w:rPr>
            </w:pPr>
            <w:ins w:id="1000" w:author="Arnaud Dumont" w:date="2014-02-24T15:19:00Z">
              <w:r>
                <w:t xml:space="preserve">The </w:t>
              </w:r>
            </w:ins>
            <w:ins w:id="1001" w:author="Arnaud Dumont" w:date="2014-02-24T15:21:00Z">
              <w:r>
                <w:t>uuid of the zone which DNSSEC signing completed</w:t>
              </w:r>
            </w:ins>
          </w:p>
        </w:tc>
      </w:tr>
      <w:tr w:rsidR="00F21C35" w:rsidTr="001217ED">
        <w:trPr>
          <w:trHeight w:val="113"/>
          <w:tblHeader w:val="0"/>
          <w:ins w:id="1002" w:author="Arnaud Dumont" w:date="2014-02-24T15:19:00Z"/>
        </w:trPr>
        <w:tc>
          <w:tcPr>
            <w:tcW w:w="2965" w:type="dxa"/>
          </w:tcPr>
          <w:p w:rsidR="00F21C35" w:rsidRDefault="00F21C35" w:rsidP="001217ED">
            <w:pPr>
              <w:pStyle w:val="Table-Text"/>
              <w:rPr>
                <w:ins w:id="1003" w:author="Arnaud Dumont" w:date="2014-02-24T15:19:00Z"/>
              </w:rPr>
            </w:pPr>
            <w:ins w:id="1004" w:author="Arnaud Dumont" w:date="2014-02-24T15:21:00Z">
              <w:r>
                <w:t>zoneName</w:t>
              </w:r>
            </w:ins>
          </w:p>
        </w:tc>
        <w:tc>
          <w:tcPr>
            <w:tcW w:w="2175" w:type="dxa"/>
          </w:tcPr>
          <w:p w:rsidR="00F21C35" w:rsidRDefault="00F21C35" w:rsidP="001217ED">
            <w:pPr>
              <w:pStyle w:val="Table-Text"/>
              <w:rPr>
                <w:ins w:id="1005" w:author="Arnaud Dumont" w:date="2014-02-24T15:19:00Z"/>
              </w:rPr>
            </w:pPr>
            <w:ins w:id="1006" w:author="Arnaud Dumont" w:date="2014-02-24T15:19:00Z">
              <w:r>
                <w:t>string</w:t>
              </w:r>
            </w:ins>
          </w:p>
        </w:tc>
        <w:tc>
          <w:tcPr>
            <w:tcW w:w="3507" w:type="dxa"/>
          </w:tcPr>
          <w:p w:rsidR="00F21C35" w:rsidRDefault="00F21C35" w:rsidP="00F21C35">
            <w:pPr>
              <w:pStyle w:val="Table-Text"/>
              <w:rPr>
                <w:ins w:id="1007" w:author="Arnaud Dumont" w:date="2014-02-24T15:19:00Z"/>
              </w:rPr>
            </w:pPr>
            <w:ins w:id="1008" w:author="Arnaud Dumont" w:date="2014-02-24T15:19:00Z">
              <w:r>
                <w:t xml:space="preserve">The </w:t>
              </w:r>
            </w:ins>
            <w:ins w:id="1009" w:author="Arnaud Dumont" w:date="2014-02-24T15:22:00Z">
              <w:r>
                <w:t>name of the zone which DNSSEC signing completed</w:t>
              </w:r>
            </w:ins>
          </w:p>
        </w:tc>
      </w:tr>
      <w:tr w:rsidR="00F21C35" w:rsidTr="001217ED">
        <w:trPr>
          <w:trHeight w:val="113"/>
          <w:tblHeader w:val="0"/>
          <w:ins w:id="1010" w:author="Arnaud Dumont" w:date="2014-02-24T15:22:00Z"/>
        </w:trPr>
        <w:tc>
          <w:tcPr>
            <w:tcW w:w="2965" w:type="dxa"/>
          </w:tcPr>
          <w:p w:rsidR="00F21C35" w:rsidRDefault="00F21C35" w:rsidP="001217ED">
            <w:pPr>
              <w:pStyle w:val="Table-Text"/>
              <w:rPr>
                <w:ins w:id="1011" w:author="Arnaud Dumont" w:date="2014-02-24T15:22:00Z"/>
              </w:rPr>
            </w:pPr>
            <w:ins w:id="1012" w:author="Arnaud Dumont" w:date="2014-02-24T15:22:00Z">
              <w:r w:rsidRPr="00F21C35">
                <w:t>delegationResourceRecords</w:t>
              </w:r>
            </w:ins>
          </w:p>
        </w:tc>
        <w:tc>
          <w:tcPr>
            <w:tcW w:w="2175" w:type="dxa"/>
          </w:tcPr>
          <w:p w:rsidR="00F21C35" w:rsidRDefault="00F21C35" w:rsidP="001217ED">
            <w:pPr>
              <w:pStyle w:val="Table-Text"/>
              <w:rPr>
                <w:ins w:id="1013" w:author="Arnaud Dumont" w:date="2014-02-24T15:22:00Z"/>
              </w:rPr>
            </w:pPr>
            <w:ins w:id="1014" w:author="Arnaud Dumont" w:date="2014-02-24T15:22:00Z">
              <w:r>
                <w:t>ResourceRecord[]</w:t>
              </w:r>
            </w:ins>
          </w:p>
        </w:tc>
        <w:tc>
          <w:tcPr>
            <w:tcW w:w="3507" w:type="dxa"/>
          </w:tcPr>
          <w:p w:rsidR="00F21C35" w:rsidRDefault="00F21C35" w:rsidP="00F21C35">
            <w:pPr>
              <w:pStyle w:val="Table-Text"/>
              <w:rPr>
                <w:ins w:id="1015" w:author="Arnaud Dumont" w:date="2014-02-24T15:22:00Z"/>
              </w:rPr>
            </w:pPr>
            <w:ins w:id="1016"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1017" w:author="Arnaud Dumont" w:date="2014-02-24T15:25:00Z"/>
        </w:rPr>
      </w:pPr>
      <w:ins w:id="1018" w:author="Arnaud Dumont" w:date="2014-02-24T15:26:00Z">
        <w:r w:rsidRPr="00791AEC">
          <w:t>ZoneDNSSECSigningFailedMessageContents</w:t>
        </w:r>
      </w:ins>
      <w:ins w:id="1019"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1217ED">
        <w:trPr>
          <w:tblHeader w:val="0"/>
          <w:ins w:id="1020" w:author="Arnaud Dumont" w:date="2014-02-24T15:25:00Z"/>
        </w:trPr>
        <w:tc>
          <w:tcPr>
            <w:tcW w:w="2965" w:type="dxa"/>
            <w:shd w:val="clear" w:color="auto" w:fill="BFBFBF" w:themeFill="background1" w:themeFillShade="BF"/>
          </w:tcPr>
          <w:p w:rsidR="00791AEC" w:rsidRDefault="00791AEC" w:rsidP="001217ED">
            <w:pPr>
              <w:pStyle w:val="Table-Header"/>
              <w:rPr>
                <w:ins w:id="1021" w:author="Arnaud Dumont" w:date="2014-02-24T15:25:00Z"/>
              </w:rPr>
            </w:pPr>
            <w:ins w:id="1022"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1023" w:author="Arnaud Dumont" w:date="2014-02-24T15:25:00Z"/>
              </w:rPr>
            </w:pPr>
            <w:ins w:id="1024" w:author="Arnaud Dumont" w:date="2014-02-24T15:44:00Z">
              <w:r w:rsidRPr="00791AEC">
                <w:rPr>
                  <w:b w:val="0"/>
                </w:rPr>
                <w:t>zoneDNSSECSigningFailed</w:t>
              </w:r>
            </w:ins>
          </w:p>
        </w:tc>
      </w:tr>
      <w:tr w:rsidR="00265D01" w:rsidTr="001217ED">
        <w:trPr>
          <w:tblHeader w:val="0"/>
          <w:ins w:id="1025" w:author="Arnaud Dumont" w:date="2014-02-24T15:44:00Z"/>
        </w:trPr>
        <w:tc>
          <w:tcPr>
            <w:tcW w:w="2965" w:type="dxa"/>
            <w:shd w:val="clear" w:color="auto" w:fill="BFBFBF" w:themeFill="background1" w:themeFillShade="BF"/>
          </w:tcPr>
          <w:p w:rsidR="00265D01" w:rsidRDefault="00265D01" w:rsidP="001217ED">
            <w:pPr>
              <w:pStyle w:val="Table-Header"/>
              <w:rPr>
                <w:ins w:id="1026" w:author="Arnaud Dumont" w:date="2014-02-24T15:44:00Z"/>
              </w:rPr>
            </w:pPr>
            <w:ins w:id="1027"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1028" w:author="Arnaud Dumont" w:date="2014-02-24T15:44:00Z"/>
                <w:b w:val="0"/>
              </w:rPr>
            </w:pPr>
            <w:ins w:id="1029" w:author="Arnaud Dumont" w:date="2014-02-24T15:45:00Z">
              <w:r>
                <w:rPr>
                  <w:b w:val="0"/>
                </w:rPr>
                <w:t>Zone</w:t>
              </w:r>
            </w:ins>
          </w:p>
        </w:tc>
      </w:tr>
      <w:tr w:rsidR="00C42B62" w:rsidTr="001217ED">
        <w:trPr>
          <w:tblHeader w:val="0"/>
          <w:ins w:id="1030" w:author="Arnaud Dumont" w:date="2014-02-25T13:27:00Z"/>
        </w:trPr>
        <w:tc>
          <w:tcPr>
            <w:tcW w:w="2965" w:type="dxa"/>
            <w:shd w:val="clear" w:color="auto" w:fill="BFBFBF" w:themeFill="background1" w:themeFillShade="BF"/>
          </w:tcPr>
          <w:p w:rsidR="00C42B62" w:rsidRDefault="00C42B62" w:rsidP="001217ED">
            <w:pPr>
              <w:pStyle w:val="Table-Header"/>
              <w:rPr>
                <w:ins w:id="1031" w:author="Arnaud Dumont" w:date="2014-02-25T13:27:00Z"/>
              </w:rPr>
            </w:pPr>
            <w:ins w:id="1032"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33" w:author="Arnaud Dumont" w:date="2014-02-25T13:27:00Z"/>
                <w:b w:val="0"/>
              </w:rPr>
            </w:pPr>
            <w:ins w:id="1034" w:author="Arnaud Dumont" w:date="2014-02-25T13:27:00Z">
              <w:r>
                <w:rPr>
                  <w:b w:val="0"/>
                </w:rPr>
                <w:t>uuid</w:t>
              </w:r>
            </w:ins>
          </w:p>
        </w:tc>
      </w:tr>
      <w:tr w:rsidR="00791AEC" w:rsidTr="001217ED">
        <w:trPr>
          <w:tblHeader w:val="0"/>
          <w:ins w:id="1035" w:author="Arnaud Dumont" w:date="2014-02-24T15:25:00Z"/>
        </w:trPr>
        <w:tc>
          <w:tcPr>
            <w:tcW w:w="2965" w:type="dxa"/>
            <w:shd w:val="clear" w:color="auto" w:fill="BFBFBF" w:themeFill="background1" w:themeFillShade="BF"/>
          </w:tcPr>
          <w:p w:rsidR="00791AEC" w:rsidRPr="00F21C35" w:rsidRDefault="00265D01" w:rsidP="001217ED">
            <w:pPr>
              <w:pStyle w:val="Table-Header"/>
              <w:rPr>
                <w:ins w:id="1036" w:author="Arnaud Dumont" w:date="2014-02-24T15:25:00Z"/>
                <w:b w:val="0"/>
              </w:rPr>
            </w:pPr>
            <w:ins w:id="1037" w:author="Arnaud Dumont" w:date="2014-02-24T15:44:00Z">
              <w:r>
                <w:t>Description</w:t>
              </w:r>
            </w:ins>
          </w:p>
        </w:tc>
        <w:tc>
          <w:tcPr>
            <w:tcW w:w="5682" w:type="dxa"/>
            <w:gridSpan w:val="2"/>
            <w:shd w:val="clear" w:color="auto" w:fill="BFBFBF" w:themeFill="background1" w:themeFillShade="BF"/>
          </w:tcPr>
          <w:p w:rsidR="00791AEC" w:rsidRPr="00F21C35" w:rsidRDefault="00791AEC" w:rsidP="001217ED">
            <w:pPr>
              <w:pStyle w:val="Table-Header"/>
              <w:rPr>
                <w:ins w:id="1038" w:author="Arnaud Dumont" w:date="2014-02-24T15:25:00Z"/>
                <w:b w:val="0"/>
              </w:rPr>
            </w:pPr>
            <w:ins w:id="1039" w:author="Arnaud Dumont" w:date="2014-02-24T15:25:00Z">
              <w:r>
                <w:rPr>
                  <w:b w:val="0"/>
                </w:rPr>
                <w:t>R</w:t>
              </w:r>
              <w:r w:rsidRPr="00EC18F5">
                <w:rPr>
                  <w:b w:val="0"/>
                </w:rPr>
                <w:t xml:space="preserve">eceived when </w:t>
              </w:r>
            </w:ins>
            <w:ins w:id="1040" w:author="Arnaud Dumont" w:date="2014-02-24T15:26:00Z">
              <w:r>
                <w:rPr>
                  <w:b w:val="0"/>
                </w:rPr>
                <w:t>the DNSSEC signing of a</w:t>
              </w:r>
            </w:ins>
            <w:ins w:id="1041" w:author="Arnaud Dumont" w:date="2014-02-24T15:25:00Z">
              <w:r w:rsidRPr="00EC18F5">
                <w:rPr>
                  <w:b w:val="0"/>
                </w:rPr>
                <w:t xml:space="preserve"> Zone has </w:t>
              </w:r>
            </w:ins>
            <w:ins w:id="1042" w:author="Arnaud Dumont" w:date="2014-02-24T15:26:00Z">
              <w:r>
                <w:rPr>
                  <w:b w:val="0"/>
                </w:rPr>
                <w:t>failed</w:t>
              </w:r>
            </w:ins>
          </w:p>
        </w:tc>
      </w:tr>
      <w:tr w:rsidR="00791AEC" w:rsidTr="001217ED">
        <w:trPr>
          <w:tblHeader w:val="0"/>
          <w:ins w:id="1043" w:author="Arnaud Dumont" w:date="2014-02-24T15:25:00Z"/>
        </w:trPr>
        <w:tc>
          <w:tcPr>
            <w:tcW w:w="2965" w:type="dxa"/>
            <w:shd w:val="clear" w:color="auto" w:fill="BFBFBF" w:themeFill="background1" w:themeFillShade="BF"/>
          </w:tcPr>
          <w:p w:rsidR="00791AEC" w:rsidRPr="00750051" w:rsidRDefault="00791AEC" w:rsidP="001217ED">
            <w:pPr>
              <w:pStyle w:val="Table-Header"/>
              <w:rPr>
                <w:ins w:id="1044" w:author="Arnaud Dumont" w:date="2014-02-24T15:25:00Z"/>
              </w:rPr>
            </w:pPr>
            <w:ins w:id="1045" w:author="Arnaud Dumont" w:date="2014-02-24T15:25:00Z">
              <w:r>
                <w:t>Field Name</w:t>
              </w:r>
            </w:ins>
          </w:p>
        </w:tc>
        <w:tc>
          <w:tcPr>
            <w:tcW w:w="2175" w:type="dxa"/>
            <w:shd w:val="clear" w:color="auto" w:fill="BFBFBF" w:themeFill="background1" w:themeFillShade="BF"/>
          </w:tcPr>
          <w:p w:rsidR="00791AEC" w:rsidRDefault="00791AEC" w:rsidP="001217ED">
            <w:pPr>
              <w:pStyle w:val="Table-Header"/>
              <w:rPr>
                <w:ins w:id="1046" w:author="Arnaud Dumont" w:date="2014-02-24T15:25:00Z"/>
              </w:rPr>
            </w:pPr>
            <w:ins w:id="1047" w:author="Arnaud Dumont" w:date="2014-02-24T15:25:00Z">
              <w:r>
                <w:t>Type</w:t>
              </w:r>
            </w:ins>
          </w:p>
        </w:tc>
        <w:tc>
          <w:tcPr>
            <w:tcW w:w="3507" w:type="dxa"/>
            <w:shd w:val="clear" w:color="auto" w:fill="BFBFBF" w:themeFill="background1" w:themeFillShade="BF"/>
          </w:tcPr>
          <w:p w:rsidR="00791AEC" w:rsidRDefault="00791AEC" w:rsidP="001217ED">
            <w:pPr>
              <w:pStyle w:val="Table-Header"/>
              <w:rPr>
                <w:ins w:id="1048" w:author="Arnaud Dumont" w:date="2014-02-24T15:25:00Z"/>
              </w:rPr>
            </w:pPr>
            <w:ins w:id="1049" w:author="Arnaud Dumont" w:date="2014-02-24T15:25:00Z">
              <w:r>
                <w:t>Description</w:t>
              </w:r>
            </w:ins>
          </w:p>
        </w:tc>
      </w:tr>
      <w:tr w:rsidR="00791AEC" w:rsidTr="001217ED">
        <w:trPr>
          <w:trHeight w:val="113"/>
          <w:tblHeader w:val="0"/>
          <w:ins w:id="1050" w:author="Arnaud Dumont" w:date="2014-02-24T15:25:00Z"/>
        </w:trPr>
        <w:tc>
          <w:tcPr>
            <w:tcW w:w="2965" w:type="dxa"/>
          </w:tcPr>
          <w:p w:rsidR="00791AEC" w:rsidRDefault="00791AEC" w:rsidP="001217ED">
            <w:pPr>
              <w:pStyle w:val="Table-Text"/>
              <w:rPr>
                <w:ins w:id="1051" w:author="Arnaud Dumont" w:date="2014-02-24T15:25:00Z"/>
              </w:rPr>
            </w:pPr>
            <w:ins w:id="1052" w:author="Arnaud Dumont" w:date="2014-02-24T15:25:00Z">
              <w:r w:rsidRPr="00F21C35">
                <w:t>zoneId</w:t>
              </w:r>
            </w:ins>
          </w:p>
        </w:tc>
        <w:tc>
          <w:tcPr>
            <w:tcW w:w="2175" w:type="dxa"/>
          </w:tcPr>
          <w:p w:rsidR="00791AEC" w:rsidRDefault="00791AEC" w:rsidP="001217ED">
            <w:pPr>
              <w:pStyle w:val="Table-Text"/>
              <w:rPr>
                <w:ins w:id="1053" w:author="Arnaud Dumont" w:date="2014-02-24T15:25:00Z"/>
              </w:rPr>
            </w:pPr>
            <w:ins w:id="1054" w:author="Arnaud Dumont" w:date="2014-02-24T15:25:00Z">
              <w:r>
                <w:t>uuid</w:t>
              </w:r>
            </w:ins>
          </w:p>
        </w:tc>
        <w:tc>
          <w:tcPr>
            <w:tcW w:w="3507" w:type="dxa"/>
          </w:tcPr>
          <w:p w:rsidR="00791AEC" w:rsidRDefault="00791AEC" w:rsidP="00F74B86">
            <w:pPr>
              <w:pStyle w:val="Table-Text"/>
              <w:rPr>
                <w:ins w:id="1055" w:author="Arnaud Dumont" w:date="2014-02-24T15:25:00Z"/>
              </w:rPr>
            </w:pPr>
            <w:ins w:id="1056" w:author="Arnaud Dumont" w:date="2014-02-24T15:25:00Z">
              <w:r>
                <w:t xml:space="preserve">The uuid of the zone which DNSSEC signing </w:t>
              </w:r>
            </w:ins>
            <w:ins w:id="1057" w:author="Arnaud Dumont" w:date="2014-02-24T15:47:00Z">
              <w:r w:rsidR="00F74B86">
                <w:t>failed</w:t>
              </w:r>
            </w:ins>
          </w:p>
        </w:tc>
      </w:tr>
      <w:tr w:rsidR="00791AEC" w:rsidTr="001217ED">
        <w:trPr>
          <w:trHeight w:val="113"/>
          <w:tblHeader w:val="0"/>
          <w:ins w:id="1058" w:author="Arnaud Dumont" w:date="2014-02-24T15:25:00Z"/>
        </w:trPr>
        <w:tc>
          <w:tcPr>
            <w:tcW w:w="2965" w:type="dxa"/>
          </w:tcPr>
          <w:p w:rsidR="00791AEC" w:rsidRDefault="00791AEC" w:rsidP="001217ED">
            <w:pPr>
              <w:pStyle w:val="Table-Text"/>
              <w:rPr>
                <w:ins w:id="1059" w:author="Arnaud Dumont" w:date="2014-02-24T15:25:00Z"/>
              </w:rPr>
            </w:pPr>
            <w:ins w:id="1060" w:author="Arnaud Dumont" w:date="2014-02-24T15:25:00Z">
              <w:r>
                <w:t>zoneName</w:t>
              </w:r>
            </w:ins>
          </w:p>
        </w:tc>
        <w:tc>
          <w:tcPr>
            <w:tcW w:w="2175" w:type="dxa"/>
          </w:tcPr>
          <w:p w:rsidR="00791AEC" w:rsidRDefault="00791AEC" w:rsidP="001217ED">
            <w:pPr>
              <w:pStyle w:val="Table-Text"/>
              <w:rPr>
                <w:ins w:id="1061" w:author="Arnaud Dumont" w:date="2014-02-24T15:25:00Z"/>
              </w:rPr>
            </w:pPr>
            <w:ins w:id="1062" w:author="Arnaud Dumont" w:date="2014-02-24T15:25:00Z">
              <w:r>
                <w:t>string</w:t>
              </w:r>
            </w:ins>
          </w:p>
        </w:tc>
        <w:tc>
          <w:tcPr>
            <w:tcW w:w="3507" w:type="dxa"/>
          </w:tcPr>
          <w:p w:rsidR="00791AEC" w:rsidRDefault="00791AEC" w:rsidP="00F74B86">
            <w:pPr>
              <w:pStyle w:val="Table-Text"/>
              <w:rPr>
                <w:ins w:id="1063" w:author="Arnaud Dumont" w:date="2014-02-24T15:25:00Z"/>
              </w:rPr>
            </w:pPr>
            <w:ins w:id="1064" w:author="Arnaud Dumont" w:date="2014-02-24T15:25:00Z">
              <w:r>
                <w:t xml:space="preserve">The name of the zone which DNSSEC signing </w:t>
              </w:r>
            </w:ins>
            <w:ins w:id="1065" w:author="Arnaud Dumont" w:date="2014-02-24T15:47:00Z">
              <w:r w:rsidR="00F74B86">
                <w:t>failed</w:t>
              </w:r>
            </w:ins>
          </w:p>
        </w:tc>
      </w:tr>
      <w:tr w:rsidR="00791AEC" w:rsidTr="001217ED">
        <w:trPr>
          <w:trHeight w:val="113"/>
          <w:tblHeader w:val="0"/>
          <w:ins w:id="1066" w:author="Arnaud Dumont" w:date="2014-02-24T15:25:00Z"/>
        </w:trPr>
        <w:tc>
          <w:tcPr>
            <w:tcW w:w="2965" w:type="dxa"/>
          </w:tcPr>
          <w:p w:rsidR="00791AEC" w:rsidRDefault="00791AEC" w:rsidP="001217ED">
            <w:pPr>
              <w:pStyle w:val="Table-Text"/>
              <w:rPr>
                <w:ins w:id="1067" w:author="Arnaud Dumont" w:date="2014-02-24T15:25:00Z"/>
              </w:rPr>
            </w:pPr>
            <w:ins w:id="1068" w:author="Arnaud Dumont" w:date="2014-02-24T15:27:00Z">
              <w:r w:rsidRPr="00791AEC">
                <w:t>errorMessage</w:t>
              </w:r>
            </w:ins>
          </w:p>
        </w:tc>
        <w:tc>
          <w:tcPr>
            <w:tcW w:w="2175" w:type="dxa"/>
          </w:tcPr>
          <w:p w:rsidR="00791AEC" w:rsidRDefault="00791AEC" w:rsidP="001217ED">
            <w:pPr>
              <w:pStyle w:val="Table-Text"/>
              <w:rPr>
                <w:ins w:id="1069" w:author="Arnaud Dumont" w:date="2014-02-24T15:25:00Z"/>
              </w:rPr>
            </w:pPr>
            <w:ins w:id="1070" w:author="Arnaud Dumont" w:date="2014-02-24T15:27:00Z">
              <w:r>
                <w:t>string</w:t>
              </w:r>
            </w:ins>
          </w:p>
        </w:tc>
        <w:tc>
          <w:tcPr>
            <w:tcW w:w="3507" w:type="dxa"/>
          </w:tcPr>
          <w:p w:rsidR="00791AEC" w:rsidRDefault="00791AEC" w:rsidP="009332C1">
            <w:pPr>
              <w:pStyle w:val="Table-Text"/>
              <w:rPr>
                <w:ins w:id="1071" w:author="Arnaud Dumont" w:date="2014-02-24T15:25:00Z"/>
              </w:rPr>
            </w:pPr>
            <w:ins w:id="1072" w:author="Arnaud Dumont" w:date="2014-02-24T15:27:00Z">
              <w:r>
                <w:t xml:space="preserve">A human-readable </w:t>
              </w:r>
            </w:ins>
            <w:ins w:id="1073" w:author="Arnaud Dumont" w:date="2014-02-24T15:47:00Z">
              <w:r w:rsidR="009332C1">
                <w:t>description of</w:t>
              </w:r>
            </w:ins>
            <w:ins w:id="1074" w:author="Arnaud Dumont" w:date="2014-02-24T15:27:00Z">
              <w:r>
                <w:t xml:space="preserve"> the failure</w:t>
              </w:r>
            </w:ins>
          </w:p>
        </w:tc>
      </w:tr>
    </w:tbl>
    <w:p w:rsidR="00142403" w:rsidRDefault="00142403" w:rsidP="00142403">
      <w:pPr>
        <w:rPr>
          <w:ins w:id="1075" w:author="Arnaud Dumont" w:date="2014-03-11T17:38:00Z"/>
        </w:rPr>
      </w:pPr>
      <w:ins w:id="1076" w:author="Arnaud Dumont" w:date="2014-03-11T17:38:00Z">
        <w:r w:rsidRPr="00142403">
          <w:t>WarningZoneUsageMessageContents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077" w:author="Arnaud Dumont" w:date="2014-03-11T17:38:00Z"/>
        </w:trPr>
        <w:tc>
          <w:tcPr>
            <w:tcW w:w="2965" w:type="dxa"/>
            <w:shd w:val="clear" w:color="auto" w:fill="BFBFBF" w:themeFill="background1" w:themeFillShade="BF"/>
          </w:tcPr>
          <w:p w:rsidR="00142403" w:rsidRDefault="00142403" w:rsidP="00EB196C">
            <w:pPr>
              <w:pStyle w:val="Table-Header"/>
              <w:rPr>
                <w:ins w:id="1078" w:author="Arnaud Dumont" w:date="2014-03-11T17:38:00Z"/>
              </w:rPr>
            </w:pPr>
            <w:ins w:id="1079"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080" w:author="Arnaud Dumont" w:date="2014-03-11T17:38:00Z"/>
              </w:rPr>
            </w:pPr>
            <w:ins w:id="1081" w:author="Arnaud Dumont" w:date="2014-03-11T17:39:00Z">
              <w:r w:rsidRPr="00142403">
                <w:rPr>
                  <w:b w:val="0"/>
                </w:rPr>
                <w:t>warningZoneUsage</w:t>
              </w:r>
            </w:ins>
          </w:p>
        </w:tc>
      </w:tr>
      <w:tr w:rsidR="00142403" w:rsidTr="00EB196C">
        <w:trPr>
          <w:tblHeader w:val="0"/>
          <w:ins w:id="1082" w:author="Arnaud Dumont" w:date="2014-03-11T17:38:00Z"/>
        </w:trPr>
        <w:tc>
          <w:tcPr>
            <w:tcW w:w="2965" w:type="dxa"/>
            <w:shd w:val="clear" w:color="auto" w:fill="BFBFBF" w:themeFill="background1" w:themeFillShade="BF"/>
          </w:tcPr>
          <w:p w:rsidR="00142403" w:rsidRDefault="00142403" w:rsidP="00EB196C">
            <w:pPr>
              <w:pStyle w:val="Table-Header"/>
              <w:rPr>
                <w:ins w:id="1083" w:author="Arnaud Dumont" w:date="2014-03-11T17:38:00Z"/>
              </w:rPr>
            </w:pPr>
            <w:ins w:id="1084"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085" w:author="Arnaud Dumont" w:date="2014-03-11T17:38:00Z"/>
                <w:b w:val="0"/>
              </w:rPr>
            </w:pPr>
            <w:ins w:id="1086" w:author="Arnaud Dumont" w:date="2014-03-11T17:38:00Z">
              <w:r>
                <w:rPr>
                  <w:b w:val="0"/>
                </w:rPr>
                <w:t>Zone</w:t>
              </w:r>
            </w:ins>
          </w:p>
        </w:tc>
      </w:tr>
      <w:tr w:rsidR="00142403" w:rsidTr="00EB196C">
        <w:trPr>
          <w:tblHeader w:val="0"/>
          <w:ins w:id="1087" w:author="Arnaud Dumont" w:date="2014-03-11T17:38:00Z"/>
        </w:trPr>
        <w:tc>
          <w:tcPr>
            <w:tcW w:w="2965" w:type="dxa"/>
            <w:shd w:val="clear" w:color="auto" w:fill="BFBFBF" w:themeFill="background1" w:themeFillShade="BF"/>
          </w:tcPr>
          <w:p w:rsidR="00142403" w:rsidRDefault="00142403" w:rsidP="00EB196C">
            <w:pPr>
              <w:pStyle w:val="Table-Header"/>
              <w:rPr>
                <w:ins w:id="1088" w:author="Arnaud Dumont" w:date="2014-03-11T17:38:00Z"/>
              </w:rPr>
            </w:pPr>
            <w:ins w:id="1089"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090" w:author="Arnaud Dumont" w:date="2014-03-11T17:38:00Z"/>
                <w:b w:val="0"/>
              </w:rPr>
            </w:pPr>
            <w:ins w:id="1091" w:author="Arnaud Dumont" w:date="2014-03-11T17:38:00Z">
              <w:r>
                <w:rPr>
                  <w:b w:val="0"/>
                </w:rPr>
                <w:t>uuid</w:t>
              </w:r>
            </w:ins>
          </w:p>
        </w:tc>
      </w:tr>
      <w:tr w:rsidR="00142403" w:rsidTr="00EB196C">
        <w:trPr>
          <w:tblHeader w:val="0"/>
          <w:ins w:id="1092"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093" w:author="Arnaud Dumont" w:date="2014-03-11T17:38:00Z"/>
                <w:b w:val="0"/>
              </w:rPr>
            </w:pPr>
            <w:ins w:id="1094"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095" w:author="Arnaud Dumont" w:date="2014-03-11T17:38:00Z"/>
                <w:b w:val="0"/>
              </w:rPr>
            </w:pPr>
            <w:ins w:id="1096" w:author="Arnaud Dumont" w:date="2014-03-11T17:38:00Z">
              <w:r>
                <w:rPr>
                  <w:b w:val="0"/>
                </w:rPr>
                <w:t>R</w:t>
              </w:r>
              <w:r w:rsidRPr="00EC18F5">
                <w:rPr>
                  <w:b w:val="0"/>
                </w:rPr>
                <w:t xml:space="preserve">eceived when </w:t>
              </w:r>
              <w:r>
                <w:rPr>
                  <w:b w:val="0"/>
                </w:rPr>
                <w:t xml:space="preserve">the </w:t>
              </w:r>
            </w:ins>
            <w:ins w:id="1097" w:author="Arnaud Dumont" w:date="2014-03-11T17:39:00Z">
              <w:r>
                <w:rPr>
                  <w:b w:val="0"/>
                </w:rPr>
                <w:t>query usage of a zone has exceeded the warning threshold</w:t>
              </w:r>
            </w:ins>
          </w:p>
        </w:tc>
      </w:tr>
      <w:tr w:rsidR="00142403" w:rsidTr="00EB196C">
        <w:trPr>
          <w:tblHeader w:val="0"/>
          <w:ins w:id="1098"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099" w:author="Arnaud Dumont" w:date="2014-03-11T17:38:00Z"/>
              </w:rPr>
            </w:pPr>
            <w:ins w:id="1100"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01" w:author="Arnaud Dumont" w:date="2014-03-11T17:38:00Z"/>
              </w:rPr>
            </w:pPr>
            <w:ins w:id="1102"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03" w:author="Arnaud Dumont" w:date="2014-03-11T17:38:00Z"/>
              </w:rPr>
            </w:pPr>
            <w:ins w:id="1104" w:author="Arnaud Dumont" w:date="2014-03-11T17:38:00Z">
              <w:r>
                <w:t>Description</w:t>
              </w:r>
            </w:ins>
          </w:p>
        </w:tc>
      </w:tr>
      <w:tr w:rsidR="00142403" w:rsidTr="00EB196C">
        <w:trPr>
          <w:trHeight w:val="113"/>
          <w:tblHeader w:val="0"/>
          <w:ins w:id="1105" w:author="Arnaud Dumont" w:date="2014-03-11T17:38:00Z"/>
        </w:trPr>
        <w:tc>
          <w:tcPr>
            <w:tcW w:w="2965" w:type="dxa"/>
          </w:tcPr>
          <w:p w:rsidR="00142403" w:rsidRDefault="00142403" w:rsidP="00EB196C">
            <w:pPr>
              <w:pStyle w:val="Table-Text"/>
              <w:rPr>
                <w:ins w:id="1106" w:author="Arnaud Dumont" w:date="2014-03-11T17:38:00Z"/>
              </w:rPr>
            </w:pPr>
            <w:ins w:id="1107" w:author="Arnaud Dumont" w:date="2014-03-11T17:38:00Z">
              <w:r w:rsidRPr="00F21C35">
                <w:t>zoneId</w:t>
              </w:r>
            </w:ins>
          </w:p>
        </w:tc>
        <w:tc>
          <w:tcPr>
            <w:tcW w:w="2175" w:type="dxa"/>
          </w:tcPr>
          <w:p w:rsidR="00142403" w:rsidRDefault="00142403" w:rsidP="00EB196C">
            <w:pPr>
              <w:pStyle w:val="Table-Text"/>
              <w:rPr>
                <w:ins w:id="1108" w:author="Arnaud Dumont" w:date="2014-03-11T17:38:00Z"/>
              </w:rPr>
            </w:pPr>
            <w:ins w:id="1109" w:author="Arnaud Dumont" w:date="2014-03-11T17:38:00Z">
              <w:r>
                <w:t>uuid</w:t>
              </w:r>
            </w:ins>
          </w:p>
        </w:tc>
        <w:tc>
          <w:tcPr>
            <w:tcW w:w="3507" w:type="dxa"/>
          </w:tcPr>
          <w:p w:rsidR="00142403" w:rsidRDefault="00142403" w:rsidP="00142403">
            <w:pPr>
              <w:pStyle w:val="Table-Text"/>
              <w:rPr>
                <w:ins w:id="1110" w:author="Arnaud Dumont" w:date="2014-03-11T17:38:00Z"/>
              </w:rPr>
            </w:pPr>
            <w:ins w:id="1111" w:author="Arnaud Dumont" w:date="2014-03-11T17:38:00Z">
              <w:r>
                <w:t xml:space="preserve">The uuid of the </w:t>
              </w:r>
            </w:ins>
            <w:ins w:id="1112" w:author="Arnaud Dumont" w:date="2014-03-11T17:40:00Z">
              <w:r>
                <w:t>related zone</w:t>
              </w:r>
            </w:ins>
          </w:p>
        </w:tc>
      </w:tr>
      <w:tr w:rsidR="00142403" w:rsidTr="00EB196C">
        <w:trPr>
          <w:trHeight w:val="113"/>
          <w:tblHeader w:val="0"/>
          <w:ins w:id="1113" w:author="Arnaud Dumont" w:date="2014-03-11T17:38:00Z"/>
        </w:trPr>
        <w:tc>
          <w:tcPr>
            <w:tcW w:w="2965" w:type="dxa"/>
          </w:tcPr>
          <w:p w:rsidR="00142403" w:rsidRDefault="00142403" w:rsidP="00EB196C">
            <w:pPr>
              <w:pStyle w:val="Table-Text"/>
              <w:rPr>
                <w:ins w:id="1114" w:author="Arnaud Dumont" w:date="2014-03-11T17:38:00Z"/>
              </w:rPr>
            </w:pPr>
            <w:ins w:id="1115" w:author="Arnaud Dumont" w:date="2014-03-11T17:38:00Z">
              <w:r>
                <w:t>zoneName</w:t>
              </w:r>
            </w:ins>
          </w:p>
        </w:tc>
        <w:tc>
          <w:tcPr>
            <w:tcW w:w="2175" w:type="dxa"/>
          </w:tcPr>
          <w:p w:rsidR="00142403" w:rsidRDefault="00142403" w:rsidP="00EB196C">
            <w:pPr>
              <w:pStyle w:val="Table-Text"/>
              <w:rPr>
                <w:ins w:id="1116" w:author="Arnaud Dumont" w:date="2014-03-11T17:38:00Z"/>
              </w:rPr>
            </w:pPr>
            <w:ins w:id="1117" w:author="Arnaud Dumont" w:date="2014-03-11T17:38:00Z">
              <w:r>
                <w:t>string</w:t>
              </w:r>
            </w:ins>
          </w:p>
        </w:tc>
        <w:tc>
          <w:tcPr>
            <w:tcW w:w="3507" w:type="dxa"/>
          </w:tcPr>
          <w:p w:rsidR="00142403" w:rsidRDefault="00142403" w:rsidP="00142403">
            <w:pPr>
              <w:pStyle w:val="Table-Text"/>
              <w:rPr>
                <w:ins w:id="1118" w:author="Arnaud Dumont" w:date="2014-03-11T17:38:00Z"/>
              </w:rPr>
            </w:pPr>
            <w:ins w:id="1119" w:author="Arnaud Dumont" w:date="2014-03-11T17:38:00Z">
              <w:r>
                <w:t xml:space="preserve">The name of </w:t>
              </w:r>
            </w:ins>
            <w:ins w:id="1120" w:author="Arnaud Dumont" w:date="2014-03-11T17:40:00Z">
              <w:r>
                <w:t>the related zone</w:t>
              </w:r>
            </w:ins>
          </w:p>
        </w:tc>
      </w:tr>
      <w:tr w:rsidR="00142403" w:rsidTr="00EB196C">
        <w:trPr>
          <w:trHeight w:val="113"/>
          <w:tblHeader w:val="0"/>
          <w:ins w:id="1121" w:author="Arnaud Dumont" w:date="2014-03-11T17:38:00Z"/>
        </w:trPr>
        <w:tc>
          <w:tcPr>
            <w:tcW w:w="2965" w:type="dxa"/>
          </w:tcPr>
          <w:p w:rsidR="00142403" w:rsidRDefault="00142403" w:rsidP="00EB196C">
            <w:pPr>
              <w:pStyle w:val="Table-Text"/>
              <w:rPr>
                <w:ins w:id="1122" w:author="Arnaud Dumont" w:date="2014-03-11T17:38:00Z"/>
              </w:rPr>
            </w:pPr>
            <w:ins w:id="1123" w:author="Arnaud Dumont" w:date="2014-03-11T17:39:00Z">
              <w:r w:rsidRPr="00142403">
                <w:t>currentZoneUsage</w:t>
              </w:r>
            </w:ins>
          </w:p>
        </w:tc>
        <w:tc>
          <w:tcPr>
            <w:tcW w:w="2175" w:type="dxa"/>
          </w:tcPr>
          <w:p w:rsidR="00142403" w:rsidRDefault="00142403" w:rsidP="00EB196C">
            <w:pPr>
              <w:pStyle w:val="Table-Text"/>
              <w:rPr>
                <w:ins w:id="1124" w:author="Arnaud Dumont" w:date="2014-03-11T17:38:00Z"/>
              </w:rPr>
            </w:pPr>
            <w:ins w:id="1125" w:author="Arnaud Dumont" w:date="2014-03-11T17:40:00Z">
              <w:r w:rsidRPr="00142403">
                <w:t>integer</w:t>
              </w:r>
            </w:ins>
          </w:p>
        </w:tc>
        <w:tc>
          <w:tcPr>
            <w:tcW w:w="3507" w:type="dxa"/>
          </w:tcPr>
          <w:p w:rsidR="00142403" w:rsidRDefault="00142403" w:rsidP="00EB196C">
            <w:pPr>
              <w:pStyle w:val="Table-Text"/>
              <w:rPr>
                <w:ins w:id="1126" w:author="Arnaud Dumont" w:date="2014-03-11T17:38:00Z"/>
              </w:rPr>
            </w:pPr>
            <w:ins w:id="1127" w:author="Arnaud Dumont" w:date="2014-03-11T17:40:00Z">
              <w:r>
                <w:t>The current query usage of the zone</w:t>
              </w:r>
            </w:ins>
          </w:p>
        </w:tc>
      </w:tr>
      <w:tr w:rsidR="00142403" w:rsidTr="00EB196C">
        <w:trPr>
          <w:trHeight w:val="113"/>
          <w:tblHeader w:val="0"/>
          <w:ins w:id="1128" w:author="Arnaud Dumont" w:date="2014-03-11T17:41:00Z"/>
        </w:trPr>
        <w:tc>
          <w:tcPr>
            <w:tcW w:w="2965" w:type="dxa"/>
          </w:tcPr>
          <w:p w:rsidR="00142403" w:rsidRPr="00142403" w:rsidRDefault="00142403" w:rsidP="00EB196C">
            <w:pPr>
              <w:pStyle w:val="Table-Text"/>
              <w:rPr>
                <w:ins w:id="1129" w:author="Arnaud Dumont" w:date="2014-03-11T17:41:00Z"/>
              </w:rPr>
            </w:pPr>
            <w:ins w:id="1130" w:author="Arnaud Dumont" w:date="2014-03-11T17:41:00Z">
              <w:r w:rsidRPr="00142403">
                <w:t>zoneUsageLimit</w:t>
              </w:r>
            </w:ins>
          </w:p>
        </w:tc>
        <w:tc>
          <w:tcPr>
            <w:tcW w:w="2175" w:type="dxa"/>
          </w:tcPr>
          <w:p w:rsidR="00142403" w:rsidRPr="00142403" w:rsidRDefault="00142403" w:rsidP="00EB196C">
            <w:pPr>
              <w:pStyle w:val="Table-Text"/>
              <w:rPr>
                <w:ins w:id="1131" w:author="Arnaud Dumont" w:date="2014-03-11T17:41:00Z"/>
              </w:rPr>
            </w:pPr>
            <w:ins w:id="1132" w:author="Arnaud Dumont" w:date="2014-03-11T17:41:00Z">
              <w:r w:rsidRPr="00142403">
                <w:t>integer</w:t>
              </w:r>
            </w:ins>
          </w:p>
        </w:tc>
        <w:tc>
          <w:tcPr>
            <w:tcW w:w="3507" w:type="dxa"/>
          </w:tcPr>
          <w:p w:rsidR="00142403" w:rsidRDefault="00142403" w:rsidP="00EB196C">
            <w:pPr>
              <w:pStyle w:val="Table-Text"/>
              <w:rPr>
                <w:ins w:id="1133" w:author="Arnaud Dumont" w:date="2014-03-11T17:41:00Z"/>
              </w:rPr>
            </w:pPr>
            <w:ins w:id="1134" w:author="Arnaud Dumont" w:date="2014-03-11T17:41:00Z">
              <w:r>
                <w:t>The query usage limit of the plan the zone is linked to</w:t>
              </w:r>
            </w:ins>
          </w:p>
        </w:tc>
      </w:tr>
    </w:tbl>
    <w:p w:rsidR="00142403" w:rsidRDefault="00142403" w:rsidP="00142403">
      <w:pPr>
        <w:rPr>
          <w:ins w:id="1135" w:author="Arnaud Dumont" w:date="2014-03-11T17:38:00Z"/>
        </w:rPr>
      </w:pPr>
      <w:ins w:id="1136" w:author="Arnaud Dumont" w:date="2014-03-11T17:41:00Z">
        <w:r w:rsidRPr="00142403">
          <w:t>CriticalZoneUsageMessageContents</w:t>
        </w:r>
      </w:ins>
      <w:ins w:id="1137"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138" w:author="Arnaud Dumont" w:date="2014-03-11T17:38:00Z"/>
        </w:trPr>
        <w:tc>
          <w:tcPr>
            <w:tcW w:w="2965" w:type="dxa"/>
            <w:shd w:val="clear" w:color="auto" w:fill="BFBFBF" w:themeFill="background1" w:themeFillShade="BF"/>
          </w:tcPr>
          <w:p w:rsidR="00142403" w:rsidRDefault="00142403" w:rsidP="00EB196C">
            <w:pPr>
              <w:pStyle w:val="Table-Header"/>
              <w:rPr>
                <w:ins w:id="1139" w:author="Arnaud Dumont" w:date="2014-03-11T17:38:00Z"/>
              </w:rPr>
            </w:pPr>
            <w:ins w:id="1140"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41" w:author="Arnaud Dumont" w:date="2014-03-11T17:38:00Z"/>
              </w:rPr>
            </w:pPr>
            <w:ins w:id="1142" w:author="Arnaud Dumont" w:date="2014-03-11T17:42:00Z">
              <w:r w:rsidRPr="00142403">
                <w:rPr>
                  <w:b w:val="0"/>
                </w:rPr>
                <w:t>criticalZoneUsage</w:t>
              </w:r>
            </w:ins>
          </w:p>
        </w:tc>
      </w:tr>
      <w:tr w:rsidR="00142403" w:rsidTr="00EB196C">
        <w:trPr>
          <w:tblHeader w:val="0"/>
          <w:ins w:id="1143" w:author="Arnaud Dumont" w:date="2014-03-11T17:38:00Z"/>
        </w:trPr>
        <w:tc>
          <w:tcPr>
            <w:tcW w:w="2965" w:type="dxa"/>
            <w:shd w:val="clear" w:color="auto" w:fill="BFBFBF" w:themeFill="background1" w:themeFillShade="BF"/>
          </w:tcPr>
          <w:p w:rsidR="00142403" w:rsidRDefault="00142403" w:rsidP="00EB196C">
            <w:pPr>
              <w:pStyle w:val="Table-Header"/>
              <w:rPr>
                <w:ins w:id="1144" w:author="Arnaud Dumont" w:date="2014-03-11T17:38:00Z"/>
              </w:rPr>
            </w:pPr>
            <w:ins w:id="1145"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46" w:author="Arnaud Dumont" w:date="2014-03-11T17:38:00Z"/>
                <w:b w:val="0"/>
              </w:rPr>
            </w:pPr>
            <w:ins w:id="1147" w:author="Arnaud Dumont" w:date="2014-03-11T17:38:00Z">
              <w:r>
                <w:rPr>
                  <w:b w:val="0"/>
                </w:rPr>
                <w:t>Zone</w:t>
              </w:r>
            </w:ins>
          </w:p>
        </w:tc>
      </w:tr>
      <w:tr w:rsidR="00142403" w:rsidTr="00EB196C">
        <w:trPr>
          <w:tblHeader w:val="0"/>
          <w:ins w:id="1148" w:author="Arnaud Dumont" w:date="2014-03-11T17:38:00Z"/>
        </w:trPr>
        <w:tc>
          <w:tcPr>
            <w:tcW w:w="2965" w:type="dxa"/>
            <w:shd w:val="clear" w:color="auto" w:fill="BFBFBF" w:themeFill="background1" w:themeFillShade="BF"/>
          </w:tcPr>
          <w:p w:rsidR="00142403" w:rsidRDefault="00142403" w:rsidP="00EB196C">
            <w:pPr>
              <w:pStyle w:val="Table-Header"/>
              <w:rPr>
                <w:ins w:id="1149" w:author="Arnaud Dumont" w:date="2014-03-11T17:38:00Z"/>
              </w:rPr>
            </w:pPr>
            <w:ins w:id="1150"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51" w:author="Arnaud Dumont" w:date="2014-03-11T17:38:00Z"/>
                <w:b w:val="0"/>
              </w:rPr>
            </w:pPr>
            <w:ins w:id="1152" w:author="Arnaud Dumont" w:date="2014-03-11T17:38:00Z">
              <w:r>
                <w:rPr>
                  <w:b w:val="0"/>
                </w:rPr>
                <w:t>uuid</w:t>
              </w:r>
            </w:ins>
          </w:p>
        </w:tc>
      </w:tr>
      <w:tr w:rsidR="00142403" w:rsidTr="00EB196C">
        <w:trPr>
          <w:tblHeader w:val="0"/>
          <w:ins w:id="1153"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54" w:author="Arnaud Dumont" w:date="2014-03-11T17:38:00Z"/>
                <w:b w:val="0"/>
              </w:rPr>
            </w:pPr>
            <w:ins w:id="1155"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56" w:author="Arnaud Dumont" w:date="2014-03-11T17:38:00Z"/>
                <w:b w:val="0"/>
              </w:rPr>
            </w:pPr>
            <w:ins w:id="1157" w:author="Arnaud Dumont" w:date="2014-03-11T17:42:00Z">
              <w:r>
                <w:rPr>
                  <w:b w:val="0"/>
                </w:rPr>
                <w:t>R</w:t>
              </w:r>
              <w:r w:rsidRPr="00EC18F5">
                <w:rPr>
                  <w:b w:val="0"/>
                </w:rPr>
                <w:t xml:space="preserve">eceived when </w:t>
              </w:r>
              <w:r>
                <w:rPr>
                  <w:b w:val="0"/>
                </w:rPr>
                <w:t>the query usage of a zone has exceeded the critical threshold</w:t>
              </w:r>
            </w:ins>
          </w:p>
        </w:tc>
      </w:tr>
      <w:tr w:rsidR="00142403" w:rsidTr="00EB196C">
        <w:trPr>
          <w:tblHeader w:val="0"/>
          <w:ins w:id="1158"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59" w:author="Arnaud Dumont" w:date="2014-03-11T17:38:00Z"/>
              </w:rPr>
            </w:pPr>
            <w:ins w:id="1160"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61" w:author="Arnaud Dumont" w:date="2014-03-11T17:38:00Z"/>
              </w:rPr>
            </w:pPr>
            <w:ins w:id="1162"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63" w:author="Arnaud Dumont" w:date="2014-03-11T17:38:00Z"/>
              </w:rPr>
            </w:pPr>
            <w:ins w:id="1164" w:author="Arnaud Dumont" w:date="2014-03-11T17:38:00Z">
              <w:r>
                <w:t>Description</w:t>
              </w:r>
            </w:ins>
          </w:p>
        </w:tc>
      </w:tr>
      <w:tr w:rsidR="00142403" w:rsidTr="00EB196C">
        <w:trPr>
          <w:trHeight w:val="113"/>
          <w:tblHeader w:val="0"/>
          <w:ins w:id="1165" w:author="Arnaud Dumont" w:date="2014-03-11T17:38:00Z"/>
        </w:trPr>
        <w:tc>
          <w:tcPr>
            <w:tcW w:w="2965" w:type="dxa"/>
          </w:tcPr>
          <w:p w:rsidR="00142403" w:rsidRDefault="00142403" w:rsidP="00EB196C">
            <w:pPr>
              <w:pStyle w:val="Table-Text"/>
              <w:rPr>
                <w:ins w:id="1166" w:author="Arnaud Dumont" w:date="2014-03-11T17:38:00Z"/>
              </w:rPr>
            </w:pPr>
            <w:ins w:id="1167" w:author="Arnaud Dumont" w:date="2014-03-11T17:42:00Z">
              <w:r w:rsidRPr="00F21C35">
                <w:t>zoneId</w:t>
              </w:r>
            </w:ins>
          </w:p>
        </w:tc>
        <w:tc>
          <w:tcPr>
            <w:tcW w:w="2175" w:type="dxa"/>
          </w:tcPr>
          <w:p w:rsidR="00142403" w:rsidRDefault="00142403" w:rsidP="00EB196C">
            <w:pPr>
              <w:pStyle w:val="Table-Text"/>
              <w:rPr>
                <w:ins w:id="1168" w:author="Arnaud Dumont" w:date="2014-03-11T17:38:00Z"/>
              </w:rPr>
            </w:pPr>
            <w:ins w:id="1169" w:author="Arnaud Dumont" w:date="2014-03-11T17:42:00Z">
              <w:r>
                <w:t>uuid</w:t>
              </w:r>
            </w:ins>
          </w:p>
        </w:tc>
        <w:tc>
          <w:tcPr>
            <w:tcW w:w="3507" w:type="dxa"/>
          </w:tcPr>
          <w:p w:rsidR="00142403" w:rsidRDefault="00142403" w:rsidP="00EB196C">
            <w:pPr>
              <w:pStyle w:val="Table-Text"/>
              <w:rPr>
                <w:ins w:id="1170" w:author="Arnaud Dumont" w:date="2014-03-11T17:38:00Z"/>
              </w:rPr>
            </w:pPr>
            <w:ins w:id="1171" w:author="Arnaud Dumont" w:date="2014-03-11T17:42:00Z">
              <w:r>
                <w:t>The uuid of the related zone</w:t>
              </w:r>
            </w:ins>
          </w:p>
        </w:tc>
      </w:tr>
      <w:tr w:rsidR="00142403" w:rsidTr="00EB196C">
        <w:trPr>
          <w:trHeight w:val="113"/>
          <w:tblHeader w:val="0"/>
          <w:ins w:id="1172" w:author="Arnaud Dumont" w:date="2014-03-11T17:38:00Z"/>
        </w:trPr>
        <w:tc>
          <w:tcPr>
            <w:tcW w:w="2965" w:type="dxa"/>
          </w:tcPr>
          <w:p w:rsidR="00142403" w:rsidRDefault="00142403" w:rsidP="00EB196C">
            <w:pPr>
              <w:pStyle w:val="Table-Text"/>
              <w:rPr>
                <w:ins w:id="1173" w:author="Arnaud Dumont" w:date="2014-03-11T17:38:00Z"/>
              </w:rPr>
            </w:pPr>
            <w:ins w:id="1174" w:author="Arnaud Dumont" w:date="2014-03-11T17:42:00Z">
              <w:r>
                <w:lastRenderedPageBreak/>
                <w:t>zoneName</w:t>
              </w:r>
            </w:ins>
          </w:p>
        </w:tc>
        <w:tc>
          <w:tcPr>
            <w:tcW w:w="2175" w:type="dxa"/>
          </w:tcPr>
          <w:p w:rsidR="00142403" w:rsidRDefault="00142403" w:rsidP="00EB196C">
            <w:pPr>
              <w:pStyle w:val="Table-Text"/>
              <w:rPr>
                <w:ins w:id="1175" w:author="Arnaud Dumont" w:date="2014-03-11T17:38:00Z"/>
              </w:rPr>
            </w:pPr>
            <w:ins w:id="1176" w:author="Arnaud Dumont" w:date="2014-03-11T17:42:00Z">
              <w:r>
                <w:t>string</w:t>
              </w:r>
            </w:ins>
          </w:p>
        </w:tc>
        <w:tc>
          <w:tcPr>
            <w:tcW w:w="3507" w:type="dxa"/>
          </w:tcPr>
          <w:p w:rsidR="00142403" w:rsidRDefault="00142403" w:rsidP="00EB196C">
            <w:pPr>
              <w:pStyle w:val="Table-Text"/>
              <w:rPr>
                <w:ins w:id="1177" w:author="Arnaud Dumont" w:date="2014-03-11T17:38:00Z"/>
              </w:rPr>
            </w:pPr>
            <w:ins w:id="1178" w:author="Arnaud Dumont" w:date="2014-03-11T17:42:00Z">
              <w:r>
                <w:t>The name of the related zone</w:t>
              </w:r>
            </w:ins>
          </w:p>
        </w:tc>
      </w:tr>
      <w:tr w:rsidR="00142403" w:rsidTr="00EB196C">
        <w:trPr>
          <w:trHeight w:val="113"/>
          <w:tblHeader w:val="0"/>
          <w:ins w:id="1179" w:author="Arnaud Dumont" w:date="2014-03-11T17:38:00Z"/>
        </w:trPr>
        <w:tc>
          <w:tcPr>
            <w:tcW w:w="2965" w:type="dxa"/>
          </w:tcPr>
          <w:p w:rsidR="00142403" w:rsidRDefault="00142403" w:rsidP="00EB196C">
            <w:pPr>
              <w:pStyle w:val="Table-Text"/>
              <w:rPr>
                <w:ins w:id="1180" w:author="Arnaud Dumont" w:date="2014-03-11T17:38:00Z"/>
              </w:rPr>
            </w:pPr>
            <w:ins w:id="1181" w:author="Arnaud Dumont" w:date="2014-03-11T17:42:00Z">
              <w:r w:rsidRPr="00142403">
                <w:t>currentZoneUsage</w:t>
              </w:r>
            </w:ins>
          </w:p>
        </w:tc>
        <w:tc>
          <w:tcPr>
            <w:tcW w:w="2175" w:type="dxa"/>
          </w:tcPr>
          <w:p w:rsidR="00142403" w:rsidRDefault="00142403" w:rsidP="00EB196C">
            <w:pPr>
              <w:pStyle w:val="Table-Text"/>
              <w:rPr>
                <w:ins w:id="1182" w:author="Arnaud Dumont" w:date="2014-03-11T17:38:00Z"/>
              </w:rPr>
            </w:pPr>
            <w:ins w:id="1183" w:author="Arnaud Dumont" w:date="2014-03-11T17:42:00Z">
              <w:r w:rsidRPr="00142403">
                <w:t>integer</w:t>
              </w:r>
            </w:ins>
          </w:p>
        </w:tc>
        <w:tc>
          <w:tcPr>
            <w:tcW w:w="3507" w:type="dxa"/>
          </w:tcPr>
          <w:p w:rsidR="00142403" w:rsidRDefault="00142403" w:rsidP="00EB196C">
            <w:pPr>
              <w:pStyle w:val="Table-Text"/>
              <w:rPr>
                <w:ins w:id="1184" w:author="Arnaud Dumont" w:date="2014-03-11T17:38:00Z"/>
              </w:rPr>
            </w:pPr>
            <w:ins w:id="1185" w:author="Arnaud Dumont" w:date="2014-03-11T17:42:00Z">
              <w:r>
                <w:t>The current query usage of the zone</w:t>
              </w:r>
            </w:ins>
          </w:p>
        </w:tc>
      </w:tr>
      <w:tr w:rsidR="00142403" w:rsidTr="00EB196C">
        <w:trPr>
          <w:trHeight w:val="113"/>
          <w:tblHeader w:val="0"/>
          <w:ins w:id="1186" w:author="Arnaud Dumont" w:date="2014-03-11T17:42:00Z"/>
        </w:trPr>
        <w:tc>
          <w:tcPr>
            <w:tcW w:w="2965" w:type="dxa"/>
          </w:tcPr>
          <w:p w:rsidR="00142403" w:rsidRPr="00791AEC" w:rsidRDefault="00142403" w:rsidP="00EB196C">
            <w:pPr>
              <w:pStyle w:val="Table-Text"/>
              <w:rPr>
                <w:ins w:id="1187" w:author="Arnaud Dumont" w:date="2014-03-11T17:42:00Z"/>
              </w:rPr>
            </w:pPr>
            <w:ins w:id="1188" w:author="Arnaud Dumont" w:date="2014-03-11T17:42:00Z">
              <w:r w:rsidRPr="00142403">
                <w:t>zoneUsageLimit</w:t>
              </w:r>
            </w:ins>
          </w:p>
        </w:tc>
        <w:tc>
          <w:tcPr>
            <w:tcW w:w="2175" w:type="dxa"/>
          </w:tcPr>
          <w:p w:rsidR="00142403" w:rsidRDefault="00142403" w:rsidP="00EB196C">
            <w:pPr>
              <w:pStyle w:val="Table-Text"/>
              <w:rPr>
                <w:ins w:id="1189" w:author="Arnaud Dumont" w:date="2014-03-11T17:42:00Z"/>
              </w:rPr>
            </w:pPr>
            <w:ins w:id="1190" w:author="Arnaud Dumont" w:date="2014-03-11T17:42:00Z">
              <w:r w:rsidRPr="00142403">
                <w:t>integer</w:t>
              </w:r>
            </w:ins>
          </w:p>
        </w:tc>
        <w:tc>
          <w:tcPr>
            <w:tcW w:w="3507" w:type="dxa"/>
          </w:tcPr>
          <w:p w:rsidR="00142403" w:rsidRDefault="00142403" w:rsidP="00EB196C">
            <w:pPr>
              <w:pStyle w:val="Table-Text"/>
              <w:rPr>
                <w:ins w:id="1191" w:author="Arnaud Dumont" w:date="2014-03-11T17:42:00Z"/>
              </w:rPr>
            </w:pPr>
            <w:ins w:id="1192" w:author="Arnaud Dumont" w:date="2014-03-11T17:42:00Z">
              <w:r>
                <w:t>The query usage limit of the plan the zone is linked to</w:t>
              </w:r>
            </w:ins>
          </w:p>
        </w:tc>
      </w:tr>
    </w:tbl>
    <w:p w:rsidR="00142403" w:rsidRDefault="00142403" w:rsidP="00142403">
      <w:pPr>
        <w:rPr>
          <w:ins w:id="1193" w:author="Arnaud Dumont" w:date="2014-03-11T17:38:00Z"/>
        </w:rPr>
      </w:pPr>
      <w:ins w:id="1194" w:author="Arnaud Dumont" w:date="2014-03-11T17:43:00Z">
        <w:r w:rsidRPr="00142403">
          <w:t>OverLimitZoneUsageMessageContents</w:t>
        </w:r>
      </w:ins>
      <w:ins w:id="1195"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196" w:author="Arnaud Dumont" w:date="2014-03-11T17:38:00Z"/>
        </w:trPr>
        <w:tc>
          <w:tcPr>
            <w:tcW w:w="2965" w:type="dxa"/>
            <w:shd w:val="clear" w:color="auto" w:fill="BFBFBF" w:themeFill="background1" w:themeFillShade="BF"/>
          </w:tcPr>
          <w:p w:rsidR="00142403" w:rsidRDefault="00142403" w:rsidP="00EB196C">
            <w:pPr>
              <w:pStyle w:val="Table-Header"/>
              <w:rPr>
                <w:ins w:id="1197" w:author="Arnaud Dumont" w:date="2014-03-11T17:38:00Z"/>
              </w:rPr>
            </w:pPr>
            <w:ins w:id="1198"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99" w:author="Arnaud Dumont" w:date="2014-03-11T17:38:00Z"/>
              </w:rPr>
            </w:pPr>
            <w:ins w:id="1200" w:author="Arnaud Dumont" w:date="2014-03-11T17:43:00Z">
              <w:r w:rsidRPr="00142403">
                <w:rPr>
                  <w:b w:val="0"/>
                </w:rPr>
                <w:t>overLimitZoneUsage</w:t>
              </w:r>
            </w:ins>
          </w:p>
        </w:tc>
      </w:tr>
      <w:tr w:rsidR="00142403" w:rsidTr="00EB196C">
        <w:trPr>
          <w:tblHeader w:val="0"/>
          <w:ins w:id="1201" w:author="Arnaud Dumont" w:date="2014-03-11T17:38:00Z"/>
        </w:trPr>
        <w:tc>
          <w:tcPr>
            <w:tcW w:w="2965" w:type="dxa"/>
            <w:shd w:val="clear" w:color="auto" w:fill="BFBFBF" w:themeFill="background1" w:themeFillShade="BF"/>
          </w:tcPr>
          <w:p w:rsidR="00142403" w:rsidRDefault="00142403" w:rsidP="00EB196C">
            <w:pPr>
              <w:pStyle w:val="Table-Header"/>
              <w:rPr>
                <w:ins w:id="1202" w:author="Arnaud Dumont" w:date="2014-03-11T17:38:00Z"/>
              </w:rPr>
            </w:pPr>
            <w:ins w:id="1203"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04" w:author="Arnaud Dumont" w:date="2014-03-11T17:38:00Z"/>
                <w:b w:val="0"/>
              </w:rPr>
            </w:pPr>
            <w:ins w:id="1205" w:author="Arnaud Dumont" w:date="2014-03-11T17:38:00Z">
              <w:r>
                <w:rPr>
                  <w:b w:val="0"/>
                </w:rPr>
                <w:t>Zone</w:t>
              </w:r>
            </w:ins>
          </w:p>
        </w:tc>
      </w:tr>
      <w:tr w:rsidR="00142403" w:rsidTr="00EB196C">
        <w:trPr>
          <w:tblHeader w:val="0"/>
          <w:ins w:id="1206" w:author="Arnaud Dumont" w:date="2014-03-11T17:38:00Z"/>
        </w:trPr>
        <w:tc>
          <w:tcPr>
            <w:tcW w:w="2965" w:type="dxa"/>
            <w:shd w:val="clear" w:color="auto" w:fill="BFBFBF" w:themeFill="background1" w:themeFillShade="BF"/>
          </w:tcPr>
          <w:p w:rsidR="00142403" w:rsidRDefault="00142403" w:rsidP="00EB196C">
            <w:pPr>
              <w:pStyle w:val="Table-Header"/>
              <w:rPr>
                <w:ins w:id="1207" w:author="Arnaud Dumont" w:date="2014-03-11T17:38:00Z"/>
              </w:rPr>
            </w:pPr>
            <w:ins w:id="1208"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09" w:author="Arnaud Dumont" w:date="2014-03-11T17:38:00Z"/>
                <w:b w:val="0"/>
              </w:rPr>
            </w:pPr>
            <w:ins w:id="1210" w:author="Arnaud Dumont" w:date="2014-03-11T17:38:00Z">
              <w:r>
                <w:rPr>
                  <w:b w:val="0"/>
                </w:rPr>
                <w:t>uuid</w:t>
              </w:r>
            </w:ins>
          </w:p>
        </w:tc>
      </w:tr>
      <w:tr w:rsidR="00142403" w:rsidTr="00EB196C">
        <w:trPr>
          <w:tblHeader w:val="0"/>
          <w:ins w:id="1211"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212" w:author="Arnaud Dumont" w:date="2014-03-11T17:38:00Z"/>
                <w:b w:val="0"/>
              </w:rPr>
            </w:pPr>
            <w:ins w:id="1213"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214" w:author="Arnaud Dumont" w:date="2014-03-11T17:38:00Z"/>
                <w:b w:val="0"/>
              </w:rPr>
            </w:pPr>
            <w:ins w:id="1215" w:author="Arnaud Dumont" w:date="2014-03-11T17:43:00Z">
              <w:r>
                <w:rPr>
                  <w:b w:val="0"/>
                </w:rPr>
                <w:t>R</w:t>
              </w:r>
              <w:r w:rsidRPr="00EC18F5">
                <w:rPr>
                  <w:b w:val="0"/>
                </w:rPr>
                <w:t xml:space="preserve">eceived when </w:t>
              </w:r>
              <w:r>
                <w:rPr>
                  <w:b w:val="0"/>
                </w:rPr>
                <w:t>the query usage of a zone has exceeded the query usage limit of the plan it is linked to</w:t>
              </w:r>
            </w:ins>
          </w:p>
        </w:tc>
      </w:tr>
      <w:tr w:rsidR="00142403" w:rsidTr="00EB196C">
        <w:trPr>
          <w:tblHeader w:val="0"/>
          <w:ins w:id="1216"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217" w:author="Arnaud Dumont" w:date="2014-03-11T17:38:00Z"/>
              </w:rPr>
            </w:pPr>
            <w:ins w:id="1218"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219" w:author="Arnaud Dumont" w:date="2014-03-11T17:38:00Z"/>
              </w:rPr>
            </w:pPr>
            <w:ins w:id="1220"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221" w:author="Arnaud Dumont" w:date="2014-03-11T17:38:00Z"/>
              </w:rPr>
            </w:pPr>
            <w:ins w:id="1222" w:author="Arnaud Dumont" w:date="2014-03-11T17:38:00Z">
              <w:r>
                <w:t>Description</w:t>
              </w:r>
            </w:ins>
          </w:p>
        </w:tc>
      </w:tr>
      <w:tr w:rsidR="00142403" w:rsidTr="00EB196C">
        <w:trPr>
          <w:trHeight w:val="113"/>
          <w:tblHeader w:val="0"/>
          <w:ins w:id="1223" w:author="Arnaud Dumont" w:date="2014-03-11T17:38:00Z"/>
        </w:trPr>
        <w:tc>
          <w:tcPr>
            <w:tcW w:w="2965" w:type="dxa"/>
          </w:tcPr>
          <w:p w:rsidR="00142403" w:rsidRDefault="00142403" w:rsidP="00EB196C">
            <w:pPr>
              <w:pStyle w:val="Table-Text"/>
              <w:rPr>
                <w:ins w:id="1224" w:author="Arnaud Dumont" w:date="2014-03-11T17:38:00Z"/>
              </w:rPr>
            </w:pPr>
            <w:ins w:id="1225" w:author="Arnaud Dumont" w:date="2014-03-11T17:43:00Z">
              <w:r w:rsidRPr="00F21C35">
                <w:t>zoneId</w:t>
              </w:r>
            </w:ins>
          </w:p>
        </w:tc>
        <w:tc>
          <w:tcPr>
            <w:tcW w:w="2175" w:type="dxa"/>
          </w:tcPr>
          <w:p w:rsidR="00142403" w:rsidRDefault="00142403" w:rsidP="00EB196C">
            <w:pPr>
              <w:pStyle w:val="Table-Text"/>
              <w:rPr>
                <w:ins w:id="1226" w:author="Arnaud Dumont" w:date="2014-03-11T17:38:00Z"/>
              </w:rPr>
            </w:pPr>
            <w:ins w:id="1227" w:author="Arnaud Dumont" w:date="2014-03-11T17:43:00Z">
              <w:r>
                <w:t>uuid</w:t>
              </w:r>
            </w:ins>
          </w:p>
        </w:tc>
        <w:tc>
          <w:tcPr>
            <w:tcW w:w="3507" w:type="dxa"/>
          </w:tcPr>
          <w:p w:rsidR="00142403" w:rsidRDefault="00142403" w:rsidP="00EB196C">
            <w:pPr>
              <w:pStyle w:val="Table-Text"/>
              <w:rPr>
                <w:ins w:id="1228" w:author="Arnaud Dumont" w:date="2014-03-11T17:38:00Z"/>
              </w:rPr>
            </w:pPr>
            <w:ins w:id="1229" w:author="Arnaud Dumont" w:date="2014-03-11T17:43:00Z">
              <w:r>
                <w:t>The uuid of the related zone</w:t>
              </w:r>
            </w:ins>
          </w:p>
        </w:tc>
      </w:tr>
      <w:tr w:rsidR="00142403" w:rsidTr="00EB196C">
        <w:trPr>
          <w:trHeight w:val="113"/>
          <w:tblHeader w:val="0"/>
          <w:ins w:id="1230" w:author="Arnaud Dumont" w:date="2014-03-11T17:38:00Z"/>
        </w:trPr>
        <w:tc>
          <w:tcPr>
            <w:tcW w:w="2965" w:type="dxa"/>
          </w:tcPr>
          <w:p w:rsidR="00142403" w:rsidRDefault="00142403" w:rsidP="00EB196C">
            <w:pPr>
              <w:pStyle w:val="Table-Text"/>
              <w:rPr>
                <w:ins w:id="1231" w:author="Arnaud Dumont" w:date="2014-03-11T17:38:00Z"/>
              </w:rPr>
            </w:pPr>
            <w:ins w:id="1232" w:author="Arnaud Dumont" w:date="2014-03-11T17:43:00Z">
              <w:r>
                <w:t>zoneName</w:t>
              </w:r>
            </w:ins>
          </w:p>
        </w:tc>
        <w:tc>
          <w:tcPr>
            <w:tcW w:w="2175" w:type="dxa"/>
          </w:tcPr>
          <w:p w:rsidR="00142403" w:rsidRDefault="00142403" w:rsidP="00EB196C">
            <w:pPr>
              <w:pStyle w:val="Table-Text"/>
              <w:rPr>
                <w:ins w:id="1233" w:author="Arnaud Dumont" w:date="2014-03-11T17:38:00Z"/>
              </w:rPr>
            </w:pPr>
            <w:ins w:id="1234" w:author="Arnaud Dumont" w:date="2014-03-11T17:43:00Z">
              <w:r>
                <w:t>string</w:t>
              </w:r>
            </w:ins>
          </w:p>
        </w:tc>
        <w:tc>
          <w:tcPr>
            <w:tcW w:w="3507" w:type="dxa"/>
          </w:tcPr>
          <w:p w:rsidR="00142403" w:rsidRDefault="00142403" w:rsidP="00EB196C">
            <w:pPr>
              <w:pStyle w:val="Table-Text"/>
              <w:rPr>
                <w:ins w:id="1235" w:author="Arnaud Dumont" w:date="2014-03-11T17:38:00Z"/>
              </w:rPr>
            </w:pPr>
            <w:ins w:id="1236" w:author="Arnaud Dumont" w:date="2014-03-11T17:43:00Z">
              <w:r>
                <w:t>The name of the related zone</w:t>
              </w:r>
            </w:ins>
          </w:p>
        </w:tc>
      </w:tr>
      <w:tr w:rsidR="00142403" w:rsidTr="00EB196C">
        <w:trPr>
          <w:trHeight w:val="113"/>
          <w:tblHeader w:val="0"/>
          <w:ins w:id="1237" w:author="Arnaud Dumont" w:date="2014-03-11T17:38:00Z"/>
        </w:trPr>
        <w:tc>
          <w:tcPr>
            <w:tcW w:w="2965" w:type="dxa"/>
          </w:tcPr>
          <w:p w:rsidR="00142403" w:rsidRDefault="00142403" w:rsidP="00EB196C">
            <w:pPr>
              <w:pStyle w:val="Table-Text"/>
              <w:rPr>
                <w:ins w:id="1238" w:author="Arnaud Dumont" w:date="2014-03-11T17:38:00Z"/>
              </w:rPr>
            </w:pPr>
            <w:ins w:id="1239" w:author="Arnaud Dumont" w:date="2014-03-11T17:43:00Z">
              <w:r w:rsidRPr="00142403">
                <w:t>currentZoneUsage</w:t>
              </w:r>
            </w:ins>
          </w:p>
        </w:tc>
        <w:tc>
          <w:tcPr>
            <w:tcW w:w="2175" w:type="dxa"/>
          </w:tcPr>
          <w:p w:rsidR="00142403" w:rsidRDefault="00142403" w:rsidP="00EB196C">
            <w:pPr>
              <w:pStyle w:val="Table-Text"/>
              <w:rPr>
                <w:ins w:id="1240" w:author="Arnaud Dumont" w:date="2014-03-11T17:38:00Z"/>
              </w:rPr>
            </w:pPr>
            <w:ins w:id="1241" w:author="Arnaud Dumont" w:date="2014-03-11T17:43:00Z">
              <w:r w:rsidRPr="00142403">
                <w:t>integer</w:t>
              </w:r>
            </w:ins>
          </w:p>
        </w:tc>
        <w:tc>
          <w:tcPr>
            <w:tcW w:w="3507" w:type="dxa"/>
          </w:tcPr>
          <w:p w:rsidR="00142403" w:rsidRDefault="00142403" w:rsidP="00EB196C">
            <w:pPr>
              <w:pStyle w:val="Table-Text"/>
              <w:rPr>
                <w:ins w:id="1242" w:author="Arnaud Dumont" w:date="2014-03-11T17:38:00Z"/>
              </w:rPr>
            </w:pPr>
            <w:ins w:id="1243" w:author="Arnaud Dumont" w:date="2014-03-11T17:43:00Z">
              <w:r>
                <w:t>The current query usage of the zone</w:t>
              </w:r>
            </w:ins>
          </w:p>
        </w:tc>
      </w:tr>
      <w:tr w:rsidR="00142403" w:rsidTr="00EB196C">
        <w:trPr>
          <w:trHeight w:val="113"/>
          <w:tblHeader w:val="0"/>
          <w:ins w:id="1244" w:author="Arnaud Dumont" w:date="2014-03-11T17:43:00Z"/>
        </w:trPr>
        <w:tc>
          <w:tcPr>
            <w:tcW w:w="2965" w:type="dxa"/>
          </w:tcPr>
          <w:p w:rsidR="00142403" w:rsidRPr="00791AEC" w:rsidRDefault="00142403" w:rsidP="00EB196C">
            <w:pPr>
              <w:pStyle w:val="Table-Text"/>
              <w:rPr>
                <w:ins w:id="1245" w:author="Arnaud Dumont" w:date="2014-03-11T17:43:00Z"/>
              </w:rPr>
            </w:pPr>
            <w:ins w:id="1246" w:author="Arnaud Dumont" w:date="2014-03-11T17:43:00Z">
              <w:r w:rsidRPr="00142403">
                <w:t>zoneUsageLimit</w:t>
              </w:r>
            </w:ins>
          </w:p>
        </w:tc>
        <w:tc>
          <w:tcPr>
            <w:tcW w:w="2175" w:type="dxa"/>
          </w:tcPr>
          <w:p w:rsidR="00142403" w:rsidRDefault="00142403" w:rsidP="00EB196C">
            <w:pPr>
              <w:pStyle w:val="Table-Text"/>
              <w:rPr>
                <w:ins w:id="1247" w:author="Arnaud Dumont" w:date="2014-03-11T17:43:00Z"/>
              </w:rPr>
            </w:pPr>
            <w:ins w:id="1248" w:author="Arnaud Dumont" w:date="2014-03-11T17:43:00Z">
              <w:r w:rsidRPr="00142403">
                <w:t>integer</w:t>
              </w:r>
            </w:ins>
          </w:p>
        </w:tc>
        <w:tc>
          <w:tcPr>
            <w:tcW w:w="3507" w:type="dxa"/>
          </w:tcPr>
          <w:p w:rsidR="00142403" w:rsidRDefault="00142403" w:rsidP="00EB196C">
            <w:pPr>
              <w:pStyle w:val="Table-Text"/>
              <w:rPr>
                <w:ins w:id="1249" w:author="Arnaud Dumont" w:date="2014-03-11T17:43:00Z"/>
              </w:rPr>
            </w:pPr>
            <w:ins w:id="1250" w:author="Arnaud Dumont" w:date="2014-03-11T17:43:00Z">
              <w:r>
                <w:t>The query usage limit of the plan the zone is linked to</w:t>
              </w:r>
            </w:ins>
          </w:p>
        </w:tc>
      </w:tr>
    </w:tbl>
    <w:p w:rsidR="00142403" w:rsidRDefault="00142403" w:rsidP="00142403">
      <w:pPr>
        <w:rPr>
          <w:ins w:id="1251" w:author="Arnaud Dumont" w:date="2014-03-11T17:44:00Z"/>
        </w:rPr>
      </w:pPr>
      <w:ins w:id="1252" w:author="Arnaud Dumont" w:date="2014-03-11T17:44:00Z">
        <w:r w:rsidRPr="00142403">
          <w:t>WarningZoneGroupUsageMessageContents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53" w:author="Arnaud Dumont" w:date="2014-03-11T17:44:00Z"/>
        </w:trPr>
        <w:tc>
          <w:tcPr>
            <w:tcW w:w="2965" w:type="dxa"/>
            <w:shd w:val="clear" w:color="auto" w:fill="BFBFBF" w:themeFill="background1" w:themeFillShade="BF"/>
          </w:tcPr>
          <w:p w:rsidR="00142403" w:rsidRDefault="00142403" w:rsidP="00EB196C">
            <w:pPr>
              <w:pStyle w:val="Table-Header"/>
              <w:rPr>
                <w:ins w:id="1254" w:author="Arnaud Dumont" w:date="2014-03-11T17:44:00Z"/>
              </w:rPr>
            </w:pPr>
            <w:ins w:id="1255" w:author="Arnaud Dumont" w:date="2014-03-11T17:44:00Z">
              <w:r>
                <w:t>Related message type</w:t>
              </w:r>
            </w:ins>
          </w:p>
        </w:tc>
        <w:tc>
          <w:tcPr>
            <w:tcW w:w="5682" w:type="dxa"/>
            <w:gridSpan w:val="2"/>
            <w:shd w:val="clear" w:color="auto" w:fill="BFBFBF" w:themeFill="background1" w:themeFillShade="BF"/>
          </w:tcPr>
          <w:p w:rsidR="00142403" w:rsidRDefault="00E01131" w:rsidP="00EB196C">
            <w:pPr>
              <w:pStyle w:val="Table-Header"/>
              <w:rPr>
                <w:ins w:id="1256" w:author="Arnaud Dumont" w:date="2014-03-11T17:44:00Z"/>
              </w:rPr>
            </w:pPr>
            <w:ins w:id="1257" w:author="Arnaud Dumont" w:date="2014-03-11T17:49:00Z">
              <w:r w:rsidRPr="00E01131">
                <w:rPr>
                  <w:b w:val="0"/>
                </w:rPr>
                <w:t>warningZoneGroupUsage</w:t>
              </w:r>
            </w:ins>
          </w:p>
        </w:tc>
      </w:tr>
      <w:tr w:rsidR="00142403" w:rsidTr="00EB196C">
        <w:trPr>
          <w:tblHeader w:val="0"/>
          <w:ins w:id="1258" w:author="Arnaud Dumont" w:date="2014-03-11T17:44:00Z"/>
        </w:trPr>
        <w:tc>
          <w:tcPr>
            <w:tcW w:w="2965" w:type="dxa"/>
            <w:shd w:val="clear" w:color="auto" w:fill="BFBFBF" w:themeFill="background1" w:themeFillShade="BF"/>
          </w:tcPr>
          <w:p w:rsidR="00142403" w:rsidRDefault="00142403" w:rsidP="00EB196C">
            <w:pPr>
              <w:pStyle w:val="Table-Header"/>
              <w:rPr>
                <w:ins w:id="1259" w:author="Arnaud Dumont" w:date="2014-03-11T17:44:00Z"/>
              </w:rPr>
            </w:pPr>
            <w:ins w:id="1260" w:author="Arnaud Dumont" w:date="2014-03-11T17:44: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61" w:author="Arnaud Dumont" w:date="2014-03-11T17:44:00Z"/>
                <w:b w:val="0"/>
              </w:rPr>
            </w:pPr>
            <w:ins w:id="1262" w:author="Arnaud Dumont" w:date="2014-03-11T17:44:00Z">
              <w:r>
                <w:rPr>
                  <w:b w:val="0"/>
                </w:rPr>
                <w:t>Zone group</w:t>
              </w:r>
            </w:ins>
          </w:p>
        </w:tc>
      </w:tr>
      <w:tr w:rsidR="00142403" w:rsidTr="00EB196C">
        <w:trPr>
          <w:tblHeader w:val="0"/>
          <w:ins w:id="1263" w:author="Arnaud Dumont" w:date="2014-03-11T17:44:00Z"/>
        </w:trPr>
        <w:tc>
          <w:tcPr>
            <w:tcW w:w="2965" w:type="dxa"/>
            <w:shd w:val="clear" w:color="auto" w:fill="BFBFBF" w:themeFill="background1" w:themeFillShade="BF"/>
          </w:tcPr>
          <w:p w:rsidR="00142403" w:rsidRDefault="00142403" w:rsidP="00EB196C">
            <w:pPr>
              <w:pStyle w:val="Table-Header"/>
              <w:rPr>
                <w:ins w:id="1264" w:author="Arnaud Dumont" w:date="2014-03-11T17:44:00Z"/>
              </w:rPr>
            </w:pPr>
            <w:ins w:id="1265" w:author="Arnaud Dumont" w:date="2014-03-11T17:44: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66" w:author="Arnaud Dumont" w:date="2014-03-11T17:44:00Z"/>
                <w:b w:val="0"/>
              </w:rPr>
            </w:pPr>
            <w:ins w:id="1267" w:author="Arnaud Dumont" w:date="2014-03-11T17:44:00Z">
              <w:r>
                <w:rPr>
                  <w:b w:val="0"/>
                </w:rPr>
                <w:t>string</w:t>
              </w:r>
            </w:ins>
          </w:p>
        </w:tc>
      </w:tr>
      <w:tr w:rsidR="00142403" w:rsidTr="00EB196C">
        <w:trPr>
          <w:tblHeader w:val="0"/>
          <w:ins w:id="1268" w:author="Arnaud Dumont" w:date="2014-03-11T17:44:00Z"/>
        </w:trPr>
        <w:tc>
          <w:tcPr>
            <w:tcW w:w="2965" w:type="dxa"/>
            <w:shd w:val="clear" w:color="auto" w:fill="BFBFBF" w:themeFill="background1" w:themeFillShade="BF"/>
          </w:tcPr>
          <w:p w:rsidR="00142403" w:rsidRPr="00F21C35" w:rsidRDefault="00142403" w:rsidP="00EB196C">
            <w:pPr>
              <w:pStyle w:val="Table-Header"/>
              <w:rPr>
                <w:ins w:id="1269" w:author="Arnaud Dumont" w:date="2014-03-11T17:44:00Z"/>
                <w:b w:val="0"/>
              </w:rPr>
            </w:pPr>
            <w:ins w:id="1270" w:author="Arnaud Dumont" w:date="2014-03-11T17:44:00Z">
              <w:r>
                <w:t>Description</w:t>
              </w:r>
            </w:ins>
          </w:p>
        </w:tc>
        <w:tc>
          <w:tcPr>
            <w:tcW w:w="5682" w:type="dxa"/>
            <w:gridSpan w:val="2"/>
            <w:shd w:val="clear" w:color="auto" w:fill="BFBFBF" w:themeFill="background1" w:themeFillShade="BF"/>
          </w:tcPr>
          <w:p w:rsidR="00142403" w:rsidRPr="00F21C35" w:rsidRDefault="00142403" w:rsidP="00EB196C">
            <w:pPr>
              <w:pStyle w:val="Table-Header"/>
              <w:rPr>
                <w:ins w:id="1271" w:author="Arnaud Dumont" w:date="2014-03-11T17:44:00Z"/>
                <w:b w:val="0"/>
              </w:rPr>
            </w:pPr>
            <w:ins w:id="1272" w:author="Arnaud Dumont" w:date="2014-03-11T17:44:00Z">
              <w:r>
                <w:rPr>
                  <w:b w:val="0"/>
                </w:rPr>
                <w:t>R</w:t>
              </w:r>
              <w:r w:rsidRPr="00EC18F5">
                <w:rPr>
                  <w:b w:val="0"/>
                </w:rPr>
                <w:t xml:space="preserve">eceived when </w:t>
              </w:r>
              <w:r>
                <w:rPr>
                  <w:b w:val="0"/>
                </w:rPr>
                <w:t>the query usage of the zones of a zone group has exceeded the warning threshold</w:t>
              </w:r>
            </w:ins>
          </w:p>
        </w:tc>
      </w:tr>
      <w:tr w:rsidR="00142403" w:rsidTr="00EB196C">
        <w:trPr>
          <w:tblHeader w:val="0"/>
          <w:ins w:id="1273" w:author="Arnaud Dumont" w:date="2014-03-11T17:44:00Z"/>
        </w:trPr>
        <w:tc>
          <w:tcPr>
            <w:tcW w:w="2965" w:type="dxa"/>
            <w:shd w:val="clear" w:color="auto" w:fill="BFBFBF" w:themeFill="background1" w:themeFillShade="BF"/>
          </w:tcPr>
          <w:p w:rsidR="00142403" w:rsidRPr="00750051" w:rsidRDefault="00142403" w:rsidP="00EB196C">
            <w:pPr>
              <w:pStyle w:val="Table-Header"/>
              <w:rPr>
                <w:ins w:id="1274" w:author="Arnaud Dumont" w:date="2014-03-11T17:44:00Z"/>
              </w:rPr>
            </w:pPr>
            <w:ins w:id="1275" w:author="Arnaud Dumont" w:date="2014-03-11T17:44:00Z">
              <w:r>
                <w:t>Field Name</w:t>
              </w:r>
            </w:ins>
          </w:p>
        </w:tc>
        <w:tc>
          <w:tcPr>
            <w:tcW w:w="2175" w:type="dxa"/>
            <w:shd w:val="clear" w:color="auto" w:fill="BFBFBF" w:themeFill="background1" w:themeFillShade="BF"/>
          </w:tcPr>
          <w:p w:rsidR="00142403" w:rsidRDefault="00142403" w:rsidP="00EB196C">
            <w:pPr>
              <w:pStyle w:val="Table-Header"/>
              <w:rPr>
                <w:ins w:id="1276" w:author="Arnaud Dumont" w:date="2014-03-11T17:44:00Z"/>
              </w:rPr>
            </w:pPr>
            <w:ins w:id="1277" w:author="Arnaud Dumont" w:date="2014-03-11T17:44:00Z">
              <w:r>
                <w:t>Type</w:t>
              </w:r>
            </w:ins>
          </w:p>
        </w:tc>
        <w:tc>
          <w:tcPr>
            <w:tcW w:w="3507" w:type="dxa"/>
            <w:shd w:val="clear" w:color="auto" w:fill="BFBFBF" w:themeFill="background1" w:themeFillShade="BF"/>
          </w:tcPr>
          <w:p w:rsidR="00142403" w:rsidRDefault="00142403" w:rsidP="00EB196C">
            <w:pPr>
              <w:pStyle w:val="Table-Header"/>
              <w:rPr>
                <w:ins w:id="1278" w:author="Arnaud Dumont" w:date="2014-03-11T17:44:00Z"/>
              </w:rPr>
            </w:pPr>
            <w:ins w:id="1279" w:author="Arnaud Dumont" w:date="2014-03-11T17:44:00Z">
              <w:r>
                <w:t>Description</w:t>
              </w:r>
            </w:ins>
          </w:p>
        </w:tc>
      </w:tr>
      <w:tr w:rsidR="00142403" w:rsidTr="00EB196C">
        <w:trPr>
          <w:trHeight w:val="113"/>
          <w:tblHeader w:val="0"/>
          <w:ins w:id="1280" w:author="Arnaud Dumont" w:date="2014-03-11T17:44:00Z"/>
        </w:trPr>
        <w:tc>
          <w:tcPr>
            <w:tcW w:w="2965" w:type="dxa"/>
          </w:tcPr>
          <w:p w:rsidR="00142403" w:rsidRDefault="00142403" w:rsidP="00142403">
            <w:pPr>
              <w:pStyle w:val="Table-Text"/>
              <w:rPr>
                <w:ins w:id="1281" w:author="Arnaud Dumont" w:date="2014-03-11T17:44:00Z"/>
              </w:rPr>
            </w:pPr>
            <w:ins w:id="1282" w:author="Arnaud Dumont" w:date="2014-03-11T17:44:00Z">
              <w:r>
                <w:t>zone</w:t>
              </w:r>
            </w:ins>
            <w:ins w:id="1283" w:author="Arnaud Dumont" w:date="2014-03-11T17:45:00Z">
              <w:r>
                <w:t>Group</w:t>
              </w:r>
            </w:ins>
          </w:p>
        </w:tc>
        <w:tc>
          <w:tcPr>
            <w:tcW w:w="2175" w:type="dxa"/>
          </w:tcPr>
          <w:p w:rsidR="00142403" w:rsidRDefault="00142403" w:rsidP="00EB196C">
            <w:pPr>
              <w:pStyle w:val="Table-Text"/>
              <w:rPr>
                <w:ins w:id="1284" w:author="Arnaud Dumont" w:date="2014-03-11T17:44:00Z"/>
              </w:rPr>
            </w:pPr>
            <w:ins w:id="1285" w:author="Arnaud Dumont" w:date="2014-03-11T17:44:00Z">
              <w:r>
                <w:t>string</w:t>
              </w:r>
            </w:ins>
          </w:p>
        </w:tc>
        <w:tc>
          <w:tcPr>
            <w:tcW w:w="3507" w:type="dxa"/>
          </w:tcPr>
          <w:p w:rsidR="00142403" w:rsidRDefault="00142403" w:rsidP="00EB196C">
            <w:pPr>
              <w:pStyle w:val="Table-Text"/>
              <w:rPr>
                <w:ins w:id="1286" w:author="Arnaud Dumont" w:date="2014-03-11T17:44:00Z"/>
              </w:rPr>
            </w:pPr>
            <w:ins w:id="1287" w:author="Arnaud Dumont" w:date="2014-03-11T17:44:00Z">
              <w:r>
                <w:t>The name of the related zone</w:t>
              </w:r>
            </w:ins>
            <w:ins w:id="1288" w:author="Arnaud Dumont" w:date="2014-03-11T17:45:00Z">
              <w:r>
                <w:t xml:space="preserve"> group</w:t>
              </w:r>
            </w:ins>
          </w:p>
        </w:tc>
      </w:tr>
      <w:tr w:rsidR="00142403" w:rsidTr="00EB196C">
        <w:trPr>
          <w:trHeight w:val="113"/>
          <w:tblHeader w:val="0"/>
          <w:ins w:id="1289" w:author="Arnaud Dumont" w:date="2014-03-11T17:44:00Z"/>
        </w:trPr>
        <w:tc>
          <w:tcPr>
            <w:tcW w:w="2965" w:type="dxa"/>
          </w:tcPr>
          <w:p w:rsidR="00142403" w:rsidRDefault="00EF0F0E" w:rsidP="00EB196C">
            <w:pPr>
              <w:pStyle w:val="Table-Text"/>
              <w:rPr>
                <w:ins w:id="1290" w:author="Arnaud Dumont" w:date="2014-03-11T17:44:00Z"/>
              </w:rPr>
            </w:pPr>
            <w:ins w:id="1291" w:author="Arnaud Dumont" w:date="2014-03-11T17:47:00Z">
              <w:r w:rsidRPr="00EF0F0E">
                <w:t>currentZoneGroupUsage</w:t>
              </w:r>
            </w:ins>
          </w:p>
        </w:tc>
        <w:tc>
          <w:tcPr>
            <w:tcW w:w="2175" w:type="dxa"/>
          </w:tcPr>
          <w:p w:rsidR="00142403" w:rsidRDefault="00142403" w:rsidP="00EB196C">
            <w:pPr>
              <w:pStyle w:val="Table-Text"/>
              <w:rPr>
                <w:ins w:id="1292" w:author="Arnaud Dumont" w:date="2014-03-11T17:44:00Z"/>
              </w:rPr>
            </w:pPr>
            <w:ins w:id="1293" w:author="Arnaud Dumont" w:date="2014-03-11T17:44:00Z">
              <w:r w:rsidRPr="00142403">
                <w:t>integer</w:t>
              </w:r>
            </w:ins>
          </w:p>
        </w:tc>
        <w:tc>
          <w:tcPr>
            <w:tcW w:w="3507" w:type="dxa"/>
          </w:tcPr>
          <w:p w:rsidR="00142403" w:rsidRDefault="00142403" w:rsidP="00EB196C">
            <w:pPr>
              <w:pStyle w:val="Table-Text"/>
              <w:rPr>
                <w:ins w:id="1294" w:author="Arnaud Dumont" w:date="2014-03-11T17:44:00Z"/>
              </w:rPr>
            </w:pPr>
            <w:ins w:id="1295" w:author="Arnaud Dumont" w:date="2014-03-11T17:44:00Z">
              <w:r>
                <w:t>The current query usage of the zone</w:t>
              </w:r>
            </w:ins>
            <w:ins w:id="1296" w:author="Arnaud Dumont" w:date="2014-03-11T17:45:00Z">
              <w:r>
                <w:t xml:space="preserve"> group</w:t>
              </w:r>
            </w:ins>
          </w:p>
        </w:tc>
      </w:tr>
      <w:tr w:rsidR="00EF0F0E" w:rsidTr="00EB196C">
        <w:trPr>
          <w:trHeight w:val="113"/>
          <w:tblHeader w:val="0"/>
          <w:ins w:id="1297" w:author="Arnaud Dumont" w:date="2014-03-11T17:47:00Z"/>
        </w:trPr>
        <w:tc>
          <w:tcPr>
            <w:tcW w:w="2965" w:type="dxa"/>
          </w:tcPr>
          <w:p w:rsidR="00EF0F0E" w:rsidRPr="00EF0F0E" w:rsidRDefault="00EF0F0E" w:rsidP="00EB196C">
            <w:pPr>
              <w:pStyle w:val="Table-Text"/>
              <w:rPr>
                <w:ins w:id="1298" w:author="Arnaud Dumont" w:date="2014-03-11T17:47:00Z"/>
              </w:rPr>
            </w:pPr>
            <w:ins w:id="1299" w:author="Arnaud Dumont" w:date="2014-03-11T17:48:00Z">
              <w:r w:rsidRPr="00EF0F0E">
                <w:t>zoneGroupUsageLimit</w:t>
              </w:r>
            </w:ins>
          </w:p>
        </w:tc>
        <w:tc>
          <w:tcPr>
            <w:tcW w:w="2175" w:type="dxa"/>
          </w:tcPr>
          <w:p w:rsidR="00EF0F0E" w:rsidRPr="00142403" w:rsidRDefault="00EF0F0E" w:rsidP="00EB196C">
            <w:pPr>
              <w:pStyle w:val="Table-Text"/>
              <w:rPr>
                <w:ins w:id="1300" w:author="Arnaud Dumont" w:date="2014-03-11T17:47:00Z"/>
              </w:rPr>
            </w:pPr>
            <w:ins w:id="1301" w:author="Arnaud Dumont" w:date="2014-03-11T17:47:00Z">
              <w:r w:rsidRPr="00142403">
                <w:t>integer</w:t>
              </w:r>
            </w:ins>
          </w:p>
        </w:tc>
        <w:tc>
          <w:tcPr>
            <w:tcW w:w="3507" w:type="dxa"/>
          </w:tcPr>
          <w:p w:rsidR="00EF0F0E" w:rsidRDefault="00EF0F0E" w:rsidP="00EB196C">
            <w:pPr>
              <w:pStyle w:val="Table-Text"/>
              <w:rPr>
                <w:ins w:id="1302" w:author="Arnaud Dumont" w:date="2014-03-11T17:47:00Z"/>
              </w:rPr>
            </w:pPr>
            <w:ins w:id="1303" w:author="Arnaud Dumont" w:date="2014-03-11T17:47:00Z">
              <w:r>
                <w:t>The query usage limit of the plan the zone group is linked to</w:t>
              </w:r>
            </w:ins>
          </w:p>
        </w:tc>
      </w:tr>
    </w:tbl>
    <w:p w:rsidR="00EB196C" w:rsidRDefault="00EB196C" w:rsidP="00EB196C">
      <w:pPr>
        <w:rPr>
          <w:ins w:id="1304" w:author="Arnaud Dumont" w:date="2014-03-11T17:45:00Z"/>
        </w:rPr>
      </w:pPr>
      <w:ins w:id="1305" w:author="Arnaud Dumont" w:date="2014-03-11T17:46:00Z">
        <w:r w:rsidRPr="00EB196C">
          <w:t>CriticalZoneGroupUsageMessageContents</w:t>
        </w:r>
      </w:ins>
      <w:ins w:id="1306"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07" w:author="Arnaud Dumont" w:date="2014-03-11T17:45:00Z"/>
        </w:trPr>
        <w:tc>
          <w:tcPr>
            <w:tcW w:w="2965" w:type="dxa"/>
            <w:shd w:val="clear" w:color="auto" w:fill="BFBFBF" w:themeFill="background1" w:themeFillShade="BF"/>
          </w:tcPr>
          <w:p w:rsidR="00EB196C" w:rsidRDefault="00EB196C" w:rsidP="00EB196C">
            <w:pPr>
              <w:pStyle w:val="Table-Header"/>
              <w:rPr>
                <w:ins w:id="1308" w:author="Arnaud Dumont" w:date="2014-03-11T17:45:00Z"/>
              </w:rPr>
            </w:pPr>
            <w:ins w:id="1309" w:author="Arnaud Dumont" w:date="2014-03-11T17:45:00Z">
              <w:r>
                <w:t>Related message type</w:t>
              </w:r>
            </w:ins>
          </w:p>
        </w:tc>
        <w:tc>
          <w:tcPr>
            <w:tcW w:w="5682" w:type="dxa"/>
            <w:gridSpan w:val="2"/>
            <w:shd w:val="clear" w:color="auto" w:fill="BFBFBF" w:themeFill="background1" w:themeFillShade="BF"/>
          </w:tcPr>
          <w:p w:rsidR="00EB196C" w:rsidRDefault="00EB196C" w:rsidP="00EB196C">
            <w:pPr>
              <w:pStyle w:val="Table-Header"/>
              <w:rPr>
                <w:ins w:id="1310" w:author="Arnaud Dumont" w:date="2014-03-11T17:45:00Z"/>
              </w:rPr>
            </w:pPr>
            <w:ins w:id="1311" w:author="Arnaud Dumont" w:date="2014-03-11T17:46:00Z">
              <w:r w:rsidRPr="00EB196C">
                <w:rPr>
                  <w:b w:val="0"/>
                </w:rPr>
                <w:t>criticalZoneGroupUsage</w:t>
              </w:r>
            </w:ins>
          </w:p>
        </w:tc>
      </w:tr>
      <w:tr w:rsidR="00EB196C" w:rsidTr="00EB196C">
        <w:trPr>
          <w:tblHeader w:val="0"/>
          <w:ins w:id="1312" w:author="Arnaud Dumont" w:date="2014-03-11T17:45:00Z"/>
        </w:trPr>
        <w:tc>
          <w:tcPr>
            <w:tcW w:w="2965" w:type="dxa"/>
            <w:shd w:val="clear" w:color="auto" w:fill="BFBFBF" w:themeFill="background1" w:themeFillShade="BF"/>
          </w:tcPr>
          <w:p w:rsidR="00EB196C" w:rsidRDefault="00EB196C" w:rsidP="00EB196C">
            <w:pPr>
              <w:pStyle w:val="Table-Header"/>
              <w:rPr>
                <w:ins w:id="1313" w:author="Arnaud Dumont" w:date="2014-03-11T17:45:00Z"/>
              </w:rPr>
            </w:pPr>
            <w:ins w:id="1314"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15" w:author="Arnaud Dumont" w:date="2014-03-11T17:45:00Z"/>
                <w:b w:val="0"/>
              </w:rPr>
            </w:pPr>
            <w:ins w:id="1316" w:author="Arnaud Dumont" w:date="2014-03-11T17:45:00Z">
              <w:r>
                <w:rPr>
                  <w:b w:val="0"/>
                </w:rPr>
                <w:t>Zone group</w:t>
              </w:r>
            </w:ins>
          </w:p>
        </w:tc>
      </w:tr>
      <w:tr w:rsidR="00EB196C" w:rsidTr="00EB196C">
        <w:trPr>
          <w:tblHeader w:val="0"/>
          <w:ins w:id="1317" w:author="Arnaud Dumont" w:date="2014-03-11T17:45:00Z"/>
        </w:trPr>
        <w:tc>
          <w:tcPr>
            <w:tcW w:w="2965" w:type="dxa"/>
            <w:shd w:val="clear" w:color="auto" w:fill="BFBFBF" w:themeFill="background1" w:themeFillShade="BF"/>
          </w:tcPr>
          <w:p w:rsidR="00EB196C" w:rsidRDefault="00EB196C" w:rsidP="00EB196C">
            <w:pPr>
              <w:pStyle w:val="Table-Header"/>
              <w:rPr>
                <w:ins w:id="1318" w:author="Arnaud Dumont" w:date="2014-03-11T17:45:00Z"/>
              </w:rPr>
            </w:pPr>
            <w:ins w:id="1319"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20" w:author="Arnaud Dumont" w:date="2014-03-11T17:45:00Z"/>
                <w:b w:val="0"/>
              </w:rPr>
            </w:pPr>
            <w:ins w:id="1321" w:author="Arnaud Dumont" w:date="2014-03-11T17:45:00Z">
              <w:r>
                <w:rPr>
                  <w:b w:val="0"/>
                </w:rPr>
                <w:t>string</w:t>
              </w:r>
            </w:ins>
          </w:p>
        </w:tc>
      </w:tr>
      <w:tr w:rsidR="00EB196C" w:rsidTr="00EB196C">
        <w:trPr>
          <w:tblHeader w:val="0"/>
          <w:ins w:id="1322"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23" w:author="Arnaud Dumont" w:date="2014-03-11T17:45:00Z"/>
                <w:b w:val="0"/>
              </w:rPr>
            </w:pPr>
            <w:ins w:id="1324"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25" w:author="Arnaud Dumont" w:date="2014-03-11T17:45:00Z"/>
                <w:b w:val="0"/>
              </w:rPr>
            </w:pPr>
            <w:ins w:id="1326" w:author="Arnaud Dumont" w:date="2014-03-11T17:45:00Z">
              <w:r>
                <w:rPr>
                  <w:b w:val="0"/>
                </w:rPr>
                <w:t>R</w:t>
              </w:r>
              <w:r w:rsidRPr="00EC18F5">
                <w:rPr>
                  <w:b w:val="0"/>
                </w:rPr>
                <w:t xml:space="preserve">eceived when </w:t>
              </w:r>
              <w:r>
                <w:rPr>
                  <w:b w:val="0"/>
                </w:rPr>
                <w:t xml:space="preserve">the query usage of the zones of a zone group has exceeded the </w:t>
              </w:r>
            </w:ins>
            <w:ins w:id="1327" w:author="Arnaud Dumont" w:date="2014-03-11T17:46:00Z">
              <w:r>
                <w:rPr>
                  <w:b w:val="0"/>
                </w:rPr>
                <w:t>critical</w:t>
              </w:r>
            </w:ins>
            <w:ins w:id="1328" w:author="Arnaud Dumont" w:date="2014-03-11T17:45:00Z">
              <w:r>
                <w:rPr>
                  <w:b w:val="0"/>
                </w:rPr>
                <w:t xml:space="preserve"> threshold</w:t>
              </w:r>
            </w:ins>
          </w:p>
        </w:tc>
      </w:tr>
      <w:tr w:rsidR="00EB196C" w:rsidTr="00EB196C">
        <w:trPr>
          <w:tblHeader w:val="0"/>
          <w:ins w:id="1329"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330" w:author="Arnaud Dumont" w:date="2014-03-11T17:45:00Z"/>
              </w:rPr>
            </w:pPr>
            <w:ins w:id="1331"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332" w:author="Arnaud Dumont" w:date="2014-03-11T17:45:00Z"/>
              </w:rPr>
            </w:pPr>
            <w:ins w:id="1333"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334" w:author="Arnaud Dumont" w:date="2014-03-11T17:45:00Z"/>
              </w:rPr>
            </w:pPr>
            <w:ins w:id="1335" w:author="Arnaud Dumont" w:date="2014-03-11T17:45:00Z">
              <w:r>
                <w:t>Description</w:t>
              </w:r>
            </w:ins>
          </w:p>
        </w:tc>
      </w:tr>
      <w:tr w:rsidR="00EB196C" w:rsidTr="00EB196C">
        <w:trPr>
          <w:trHeight w:val="113"/>
          <w:tblHeader w:val="0"/>
          <w:ins w:id="1336" w:author="Arnaud Dumont" w:date="2014-03-11T17:45:00Z"/>
        </w:trPr>
        <w:tc>
          <w:tcPr>
            <w:tcW w:w="2965" w:type="dxa"/>
          </w:tcPr>
          <w:p w:rsidR="00EB196C" w:rsidRDefault="00EB196C" w:rsidP="00EB196C">
            <w:pPr>
              <w:pStyle w:val="Table-Text"/>
              <w:rPr>
                <w:ins w:id="1337" w:author="Arnaud Dumont" w:date="2014-03-11T17:45:00Z"/>
              </w:rPr>
            </w:pPr>
            <w:ins w:id="1338" w:author="Arnaud Dumont" w:date="2014-03-11T17:45:00Z">
              <w:r>
                <w:t>zoneGroup</w:t>
              </w:r>
            </w:ins>
          </w:p>
        </w:tc>
        <w:tc>
          <w:tcPr>
            <w:tcW w:w="2175" w:type="dxa"/>
          </w:tcPr>
          <w:p w:rsidR="00EB196C" w:rsidRDefault="00EB196C" w:rsidP="00EB196C">
            <w:pPr>
              <w:pStyle w:val="Table-Text"/>
              <w:rPr>
                <w:ins w:id="1339" w:author="Arnaud Dumont" w:date="2014-03-11T17:45:00Z"/>
              </w:rPr>
            </w:pPr>
            <w:ins w:id="1340" w:author="Arnaud Dumont" w:date="2014-03-11T17:45:00Z">
              <w:r>
                <w:t>string</w:t>
              </w:r>
            </w:ins>
          </w:p>
        </w:tc>
        <w:tc>
          <w:tcPr>
            <w:tcW w:w="3507" w:type="dxa"/>
          </w:tcPr>
          <w:p w:rsidR="00EB196C" w:rsidRDefault="00EB196C" w:rsidP="00EB196C">
            <w:pPr>
              <w:pStyle w:val="Table-Text"/>
              <w:rPr>
                <w:ins w:id="1341" w:author="Arnaud Dumont" w:date="2014-03-11T17:45:00Z"/>
              </w:rPr>
            </w:pPr>
            <w:ins w:id="1342" w:author="Arnaud Dumont" w:date="2014-03-11T17:45:00Z">
              <w:r>
                <w:t>The name of the related zone group</w:t>
              </w:r>
            </w:ins>
          </w:p>
        </w:tc>
      </w:tr>
      <w:tr w:rsidR="00EB196C" w:rsidTr="00EB196C">
        <w:trPr>
          <w:trHeight w:val="113"/>
          <w:tblHeader w:val="0"/>
          <w:ins w:id="1343" w:author="Arnaud Dumont" w:date="2014-03-11T17:45:00Z"/>
        </w:trPr>
        <w:tc>
          <w:tcPr>
            <w:tcW w:w="2965" w:type="dxa"/>
          </w:tcPr>
          <w:p w:rsidR="00EB196C" w:rsidRDefault="00EF0F0E" w:rsidP="00EB196C">
            <w:pPr>
              <w:pStyle w:val="Table-Text"/>
              <w:rPr>
                <w:ins w:id="1344" w:author="Arnaud Dumont" w:date="2014-03-11T17:45:00Z"/>
              </w:rPr>
            </w:pPr>
            <w:ins w:id="1345" w:author="Arnaud Dumont" w:date="2014-03-11T17:48:00Z">
              <w:r w:rsidRPr="00EF0F0E">
                <w:t>currentZoneGroupUsage</w:t>
              </w:r>
            </w:ins>
          </w:p>
        </w:tc>
        <w:tc>
          <w:tcPr>
            <w:tcW w:w="2175" w:type="dxa"/>
          </w:tcPr>
          <w:p w:rsidR="00EB196C" w:rsidRDefault="00EB196C" w:rsidP="00EB196C">
            <w:pPr>
              <w:pStyle w:val="Table-Text"/>
              <w:rPr>
                <w:ins w:id="1346" w:author="Arnaud Dumont" w:date="2014-03-11T17:45:00Z"/>
              </w:rPr>
            </w:pPr>
            <w:ins w:id="1347" w:author="Arnaud Dumont" w:date="2014-03-11T17:45:00Z">
              <w:r w:rsidRPr="00142403">
                <w:t>integer</w:t>
              </w:r>
            </w:ins>
          </w:p>
        </w:tc>
        <w:tc>
          <w:tcPr>
            <w:tcW w:w="3507" w:type="dxa"/>
          </w:tcPr>
          <w:p w:rsidR="00EB196C" w:rsidRDefault="00EB196C" w:rsidP="00EB196C">
            <w:pPr>
              <w:pStyle w:val="Table-Text"/>
              <w:rPr>
                <w:ins w:id="1348" w:author="Arnaud Dumont" w:date="2014-03-11T17:45:00Z"/>
              </w:rPr>
            </w:pPr>
            <w:ins w:id="1349" w:author="Arnaud Dumont" w:date="2014-03-11T17:45:00Z">
              <w:r>
                <w:t>The current query usage of the zone group</w:t>
              </w:r>
            </w:ins>
          </w:p>
        </w:tc>
      </w:tr>
      <w:tr w:rsidR="00EB196C" w:rsidTr="00EB196C">
        <w:trPr>
          <w:trHeight w:val="113"/>
          <w:tblHeader w:val="0"/>
          <w:ins w:id="1350" w:author="Arnaud Dumont" w:date="2014-03-11T17:45:00Z"/>
        </w:trPr>
        <w:tc>
          <w:tcPr>
            <w:tcW w:w="2965" w:type="dxa"/>
          </w:tcPr>
          <w:p w:rsidR="00EB196C" w:rsidRPr="00142403" w:rsidRDefault="00EF0F0E" w:rsidP="00EB196C">
            <w:pPr>
              <w:pStyle w:val="Table-Text"/>
              <w:rPr>
                <w:ins w:id="1351" w:author="Arnaud Dumont" w:date="2014-03-11T17:45:00Z"/>
              </w:rPr>
            </w:pPr>
            <w:ins w:id="1352" w:author="Arnaud Dumont" w:date="2014-03-11T17:48:00Z">
              <w:r w:rsidRPr="00EF0F0E">
                <w:t>zoneGroupUsageLimit</w:t>
              </w:r>
            </w:ins>
          </w:p>
        </w:tc>
        <w:tc>
          <w:tcPr>
            <w:tcW w:w="2175" w:type="dxa"/>
          </w:tcPr>
          <w:p w:rsidR="00EB196C" w:rsidRPr="00142403" w:rsidRDefault="00EB196C" w:rsidP="00EB196C">
            <w:pPr>
              <w:pStyle w:val="Table-Text"/>
              <w:rPr>
                <w:ins w:id="1353" w:author="Arnaud Dumont" w:date="2014-03-11T17:45:00Z"/>
              </w:rPr>
            </w:pPr>
            <w:ins w:id="1354" w:author="Arnaud Dumont" w:date="2014-03-11T17:45:00Z">
              <w:r w:rsidRPr="00142403">
                <w:t>integer</w:t>
              </w:r>
            </w:ins>
          </w:p>
        </w:tc>
        <w:tc>
          <w:tcPr>
            <w:tcW w:w="3507" w:type="dxa"/>
          </w:tcPr>
          <w:p w:rsidR="00EB196C" w:rsidRDefault="00EB196C" w:rsidP="00EB196C">
            <w:pPr>
              <w:pStyle w:val="Table-Text"/>
              <w:rPr>
                <w:ins w:id="1355" w:author="Arnaud Dumont" w:date="2014-03-11T17:45:00Z"/>
              </w:rPr>
            </w:pPr>
            <w:ins w:id="1356" w:author="Arnaud Dumont" w:date="2014-03-11T17:45:00Z">
              <w:r>
                <w:t>The query usage limit of the plan the zone group is linked to</w:t>
              </w:r>
            </w:ins>
          </w:p>
        </w:tc>
      </w:tr>
    </w:tbl>
    <w:p w:rsidR="00EB196C" w:rsidRDefault="00EB196C" w:rsidP="00EB196C">
      <w:pPr>
        <w:rPr>
          <w:ins w:id="1357" w:author="Arnaud Dumont" w:date="2014-03-11T17:45:00Z"/>
        </w:rPr>
      </w:pPr>
      <w:ins w:id="1358" w:author="Arnaud Dumont" w:date="2014-03-11T17:46:00Z">
        <w:r w:rsidRPr="00EB196C">
          <w:t>OverLimitZoneGroupUsageMessageContents</w:t>
        </w:r>
      </w:ins>
      <w:ins w:id="1359"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60" w:author="Arnaud Dumont" w:date="2014-03-11T17:45:00Z"/>
        </w:trPr>
        <w:tc>
          <w:tcPr>
            <w:tcW w:w="2965" w:type="dxa"/>
            <w:shd w:val="clear" w:color="auto" w:fill="BFBFBF" w:themeFill="background1" w:themeFillShade="BF"/>
          </w:tcPr>
          <w:p w:rsidR="00EB196C" w:rsidRDefault="00EB196C" w:rsidP="00EB196C">
            <w:pPr>
              <w:pStyle w:val="Table-Header"/>
              <w:rPr>
                <w:ins w:id="1361" w:author="Arnaud Dumont" w:date="2014-03-11T17:45:00Z"/>
              </w:rPr>
            </w:pPr>
            <w:ins w:id="1362" w:author="Arnaud Dumont" w:date="2014-03-11T17:45:00Z">
              <w:r>
                <w:lastRenderedPageBreak/>
                <w:t>Related message type</w:t>
              </w:r>
            </w:ins>
          </w:p>
        </w:tc>
        <w:tc>
          <w:tcPr>
            <w:tcW w:w="5682" w:type="dxa"/>
            <w:gridSpan w:val="2"/>
            <w:shd w:val="clear" w:color="auto" w:fill="BFBFBF" w:themeFill="background1" w:themeFillShade="BF"/>
          </w:tcPr>
          <w:p w:rsidR="00EB196C" w:rsidRDefault="00EB196C" w:rsidP="00EB196C">
            <w:pPr>
              <w:pStyle w:val="Table-Header"/>
              <w:rPr>
                <w:ins w:id="1363" w:author="Arnaud Dumont" w:date="2014-03-11T17:45:00Z"/>
              </w:rPr>
            </w:pPr>
            <w:ins w:id="1364" w:author="Arnaud Dumont" w:date="2014-03-11T17:46:00Z">
              <w:r w:rsidRPr="00EB196C">
                <w:rPr>
                  <w:b w:val="0"/>
                </w:rPr>
                <w:t>overLimitZoneGroupUsage</w:t>
              </w:r>
            </w:ins>
          </w:p>
        </w:tc>
      </w:tr>
      <w:tr w:rsidR="00EB196C" w:rsidTr="00EB196C">
        <w:trPr>
          <w:tblHeader w:val="0"/>
          <w:ins w:id="1365" w:author="Arnaud Dumont" w:date="2014-03-11T17:45:00Z"/>
        </w:trPr>
        <w:tc>
          <w:tcPr>
            <w:tcW w:w="2965" w:type="dxa"/>
            <w:shd w:val="clear" w:color="auto" w:fill="BFBFBF" w:themeFill="background1" w:themeFillShade="BF"/>
          </w:tcPr>
          <w:p w:rsidR="00EB196C" w:rsidRDefault="00EB196C" w:rsidP="00EB196C">
            <w:pPr>
              <w:pStyle w:val="Table-Header"/>
              <w:rPr>
                <w:ins w:id="1366" w:author="Arnaud Dumont" w:date="2014-03-11T17:45:00Z"/>
              </w:rPr>
            </w:pPr>
            <w:ins w:id="1367"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68" w:author="Arnaud Dumont" w:date="2014-03-11T17:45:00Z"/>
                <w:b w:val="0"/>
              </w:rPr>
            </w:pPr>
            <w:ins w:id="1369" w:author="Arnaud Dumont" w:date="2014-03-11T17:45:00Z">
              <w:r>
                <w:rPr>
                  <w:b w:val="0"/>
                </w:rPr>
                <w:t>Zone group</w:t>
              </w:r>
            </w:ins>
          </w:p>
        </w:tc>
      </w:tr>
      <w:tr w:rsidR="00EB196C" w:rsidTr="00EB196C">
        <w:trPr>
          <w:tblHeader w:val="0"/>
          <w:ins w:id="1370" w:author="Arnaud Dumont" w:date="2014-03-11T17:45:00Z"/>
        </w:trPr>
        <w:tc>
          <w:tcPr>
            <w:tcW w:w="2965" w:type="dxa"/>
            <w:shd w:val="clear" w:color="auto" w:fill="BFBFBF" w:themeFill="background1" w:themeFillShade="BF"/>
          </w:tcPr>
          <w:p w:rsidR="00EB196C" w:rsidRDefault="00EB196C" w:rsidP="00EB196C">
            <w:pPr>
              <w:pStyle w:val="Table-Header"/>
              <w:rPr>
                <w:ins w:id="1371" w:author="Arnaud Dumont" w:date="2014-03-11T17:45:00Z"/>
              </w:rPr>
            </w:pPr>
            <w:ins w:id="1372"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73" w:author="Arnaud Dumont" w:date="2014-03-11T17:45:00Z"/>
                <w:b w:val="0"/>
              </w:rPr>
            </w:pPr>
            <w:ins w:id="1374" w:author="Arnaud Dumont" w:date="2014-03-11T17:45:00Z">
              <w:r>
                <w:rPr>
                  <w:b w:val="0"/>
                </w:rPr>
                <w:t>string</w:t>
              </w:r>
            </w:ins>
          </w:p>
        </w:tc>
      </w:tr>
      <w:tr w:rsidR="00EB196C" w:rsidTr="00EB196C">
        <w:trPr>
          <w:tblHeader w:val="0"/>
          <w:ins w:id="1375"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76" w:author="Arnaud Dumont" w:date="2014-03-11T17:45:00Z"/>
                <w:b w:val="0"/>
              </w:rPr>
            </w:pPr>
            <w:ins w:id="1377"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78" w:author="Arnaud Dumont" w:date="2014-03-11T17:45:00Z"/>
                <w:b w:val="0"/>
              </w:rPr>
            </w:pPr>
            <w:ins w:id="1379" w:author="Arnaud Dumont" w:date="2014-03-11T17:45:00Z">
              <w:r>
                <w:rPr>
                  <w:b w:val="0"/>
                </w:rPr>
                <w:t>R</w:t>
              </w:r>
              <w:r w:rsidRPr="00EC18F5">
                <w:rPr>
                  <w:b w:val="0"/>
                </w:rPr>
                <w:t xml:space="preserve">eceived when </w:t>
              </w:r>
              <w:r>
                <w:rPr>
                  <w:b w:val="0"/>
                </w:rPr>
                <w:t xml:space="preserve">the query usage of the zones of a zone group </w:t>
              </w:r>
            </w:ins>
            <w:ins w:id="1380" w:author="Arnaud Dumont" w:date="2014-03-11T17:46:00Z">
              <w:r>
                <w:rPr>
                  <w:b w:val="0"/>
                </w:rPr>
                <w:t>has exceeded the query usage limit of the plan it is linked to</w:t>
              </w:r>
            </w:ins>
          </w:p>
        </w:tc>
      </w:tr>
      <w:tr w:rsidR="00EB196C" w:rsidTr="00EB196C">
        <w:trPr>
          <w:tblHeader w:val="0"/>
          <w:ins w:id="1381"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382" w:author="Arnaud Dumont" w:date="2014-03-11T17:45:00Z"/>
              </w:rPr>
            </w:pPr>
            <w:ins w:id="1383"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384" w:author="Arnaud Dumont" w:date="2014-03-11T17:45:00Z"/>
              </w:rPr>
            </w:pPr>
            <w:ins w:id="1385"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386" w:author="Arnaud Dumont" w:date="2014-03-11T17:45:00Z"/>
              </w:rPr>
            </w:pPr>
            <w:ins w:id="1387" w:author="Arnaud Dumont" w:date="2014-03-11T17:45:00Z">
              <w:r>
                <w:t>Description</w:t>
              </w:r>
            </w:ins>
          </w:p>
        </w:tc>
      </w:tr>
      <w:tr w:rsidR="00EB196C" w:rsidTr="00EB196C">
        <w:trPr>
          <w:trHeight w:val="113"/>
          <w:tblHeader w:val="0"/>
          <w:ins w:id="1388" w:author="Arnaud Dumont" w:date="2014-03-11T17:45:00Z"/>
        </w:trPr>
        <w:tc>
          <w:tcPr>
            <w:tcW w:w="2965" w:type="dxa"/>
          </w:tcPr>
          <w:p w:rsidR="00EB196C" w:rsidRDefault="00EB196C" w:rsidP="00EB196C">
            <w:pPr>
              <w:pStyle w:val="Table-Text"/>
              <w:rPr>
                <w:ins w:id="1389" w:author="Arnaud Dumont" w:date="2014-03-11T17:45:00Z"/>
              </w:rPr>
            </w:pPr>
            <w:ins w:id="1390" w:author="Arnaud Dumont" w:date="2014-03-11T17:45:00Z">
              <w:r>
                <w:t>zoneGroup</w:t>
              </w:r>
            </w:ins>
          </w:p>
        </w:tc>
        <w:tc>
          <w:tcPr>
            <w:tcW w:w="2175" w:type="dxa"/>
          </w:tcPr>
          <w:p w:rsidR="00EB196C" w:rsidRDefault="00EB196C" w:rsidP="00EB196C">
            <w:pPr>
              <w:pStyle w:val="Table-Text"/>
              <w:rPr>
                <w:ins w:id="1391" w:author="Arnaud Dumont" w:date="2014-03-11T17:45:00Z"/>
              </w:rPr>
            </w:pPr>
            <w:ins w:id="1392" w:author="Arnaud Dumont" w:date="2014-03-11T17:45:00Z">
              <w:r>
                <w:t>string</w:t>
              </w:r>
            </w:ins>
          </w:p>
        </w:tc>
        <w:tc>
          <w:tcPr>
            <w:tcW w:w="3507" w:type="dxa"/>
          </w:tcPr>
          <w:p w:rsidR="00EB196C" w:rsidRDefault="00EB196C" w:rsidP="00EB196C">
            <w:pPr>
              <w:pStyle w:val="Table-Text"/>
              <w:rPr>
                <w:ins w:id="1393" w:author="Arnaud Dumont" w:date="2014-03-11T17:45:00Z"/>
              </w:rPr>
            </w:pPr>
            <w:ins w:id="1394" w:author="Arnaud Dumont" w:date="2014-03-11T17:45:00Z">
              <w:r>
                <w:t>The name of the related zone group</w:t>
              </w:r>
            </w:ins>
          </w:p>
        </w:tc>
      </w:tr>
      <w:tr w:rsidR="00EB196C" w:rsidTr="00EB196C">
        <w:trPr>
          <w:trHeight w:val="113"/>
          <w:tblHeader w:val="0"/>
          <w:ins w:id="1395" w:author="Arnaud Dumont" w:date="2014-03-11T17:45:00Z"/>
        </w:trPr>
        <w:tc>
          <w:tcPr>
            <w:tcW w:w="2965" w:type="dxa"/>
          </w:tcPr>
          <w:p w:rsidR="00EB196C" w:rsidRDefault="00EF0F0E" w:rsidP="00EB196C">
            <w:pPr>
              <w:pStyle w:val="Table-Text"/>
              <w:rPr>
                <w:ins w:id="1396" w:author="Arnaud Dumont" w:date="2014-03-11T17:45:00Z"/>
              </w:rPr>
            </w:pPr>
            <w:ins w:id="1397" w:author="Arnaud Dumont" w:date="2014-03-11T17:48:00Z">
              <w:r w:rsidRPr="00EF0F0E">
                <w:t>currentZoneGroupUsage</w:t>
              </w:r>
            </w:ins>
          </w:p>
        </w:tc>
        <w:tc>
          <w:tcPr>
            <w:tcW w:w="2175" w:type="dxa"/>
          </w:tcPr>
          <w:p w:rsidR="00EB196C" w:rsidRDefault="00EB196C" w:rsidP="00EB196C">
            <w:pPr>
              <w:pStyle w:val="Table-Text"/>
              <w:rPr>
                <w:ins w:id="1398" w:author="Arnaud Dumont" w:date="2014-03-11T17:45:00Z"/>
              </w:rPr>
            </w:pPr>
            <w:ins w:id="1399" w:author="Arnaud Dumont" w:date="2014-03-11T17:45:00Z">
              <w:r w:rsidRPr="00142403">
                <w:t>integer</w:t>
              </w:r>
            </w:ins>
          </w:p>
        </w:tc>
        <w:tc>
          <w:tcPr>
            <w:tcW w:w="3507" w:type="dxa"/>
          </w:tcPr>
          <w:p w:rsidR="00EB196C" w:rsidRDefault="00EB196C" w:rsidP="00EB196C">
            <w:pPr>
              <w:pStyle w:val="Table-Text"/>
              <w:rPr>
                <w:ins w:id="1400" w:author="Arnaud Dumont" w:date="2014-03-11T17:45:00Z"/>
              </w:rPr>
            </w:pPr>
            <w:ins w:id="1401" w:author="Arnaud Dumont" w:date="2014-03-11T17:45:00Z">
              <w:r>
                <w:t>The current query usage of the zone group</w:t>
              </w:r>
            </w:ins>
          </w:p>
        </w:tc>
      </w:tr>
      <w:tr w:rsidR="00EB196C" w:rsidTr="00EB196C">
        <w:trPr>
          <w:trHeight w:val="113"/>
          <w:tblHeader w:val="0"/>
          <w:ins w:id="1402" w:author="Arnaud Dumont" w:date="2014-03-11T17:45:00Z"/>
        </w:trPr>
        <w:tc>
          <w:tcPr>
            <w:tcW w:w="2965" w:type="dxa"/>
          </w:tcPr>
          <w:p w:rsidR="00EB196C" w:rsidRPr="00142403" w:rsidRDefault="00EF0F0E" w:rsidP="00EB196C">
            <w:pPr>
              <w:pStyle w:val="Table-Text"/>
              <w:rPr>
                <w:ins w:id="1403" w:author="Arnaud Dumont" w:date="2014-03-11T17:45:00Z"/>
              </w:rPr>
            </w:pPr>
            <w:ins w:id="1404" w:author="Arnaud Dumont" w:date="2014-03-11T17:48:00Z">
              <w:r w:rsidRPr="00EF0F0E">
                <w:t>zoneGroupUsageLimit</w:t>
              </w:r>
            </w:ins>
          </w:p>
        </w:tc>
        <w:tc>
          <w:tcPr>
            <w:tcW w:w="2175" w:type="dxa"/>
          </w:tcPr>
          <w:p w:rsidR="00EB196C" w:rsidRPr="00142403" w:rsidRDefault="00EB196C" w:rsidP="00EB196C">
            <w:pPr>
              <w:pStyle w:val="Table-Text"/>
              <w:rPr>
                <w:ins w:id="1405" w:author="Arnaud Dumont" w:date="2014-03-11T17:45:00Z"/>
              </w:rPr>
            </w:pPr>
            <w:ins w:id="1406" w:author="Arnaud Dumont" w:date="2014-03-11T17:45:00Z">
              <w:r w:rsidRPr="00142403">
                <w:t>integer</w:t>
              </w:r>
            </w:ins>
          </w:p>
        </w:tc>
        <w:tc>
          <w:tcPr>
            <w:tcW w:w="3507" w:type="dxa"/>
          </w:tcPr>
          <w:p w:rsidR="00EB196C" w:rsidRDefault="00EB196C" w:rsidP="00EB196C">
            <w:pPr>
              <w:pStyle w:val="Table-Text"/>
              <w:rPr>
                <w:ins w:id="1407" w:author="Arnaud Dumont" w:date="2014-03-11T17:45:00Z"/>
              </w:rPr>
            </w:pPr>
            <w:ins w:id="1408" w:author="Arnaud Dumont" w:date="2014-03-11T17:45:00Z">
              <w:r>
                <w:t>The query usage limit of the plan the zone group is linked to</w:t>
              </w:r>
            </w:ins>
          </w:p>
        </w:tc>
      </w:tr>
    </w:tbl>
    <w:p w:rsidR="00DE117E" w:rsidRDefault="00DE117E" w:rsidP="00DE117E">
      <w:pPr>
        <w:pStyle w:val="Heading3"/>
        <w:rPr>
          <w:ins w:id="1409" w:author="Arnaud Dumont" w:date="2014-02-24T15:06:00Z"/>
        </w:rPr>
      </w:pPr>
      <w:ins w:id="1410" w:author="Arnaud Dumont" w:date="2014-02-24T15:06:00Z">
        <w:r>
          <w:t>Example</w:t>
        </w:r>
      </w:ins>
    </w:p>
    <w:p w:rsidR="00DE117E" w:rsidRDefault="00277AF7" w:rsidP="00DE117E">
      <w:pPr>
        <w:rPr>
          <w:ins w:id="1411" w:author="Arnaud Dumont" w:date="2014-02-24T15:06:00Z"/>
        </w:rPr>
      </w:pPr>
      <w:ins w:id="1412" w:author="Arnaud Dumont" w:date="2014-02-24T15:06:00Z">
        <w:r>
          <w:t>Below is an example of a</w:t>
        </w:r>
      </w:ins>
      <w:ins w:id="1413" w:author="Arnaud Dumont" w:date="2014-02-24T15:28:00Z">
        <w:r>
          <w:t xml:space="preserve"> message poll </w:t>
        </w:r>
      </w:ins>
      <w:ins w:id="1414" w:author="Arnaud Dumont" w:date="2014-02-24T15:06:00Z">
        <w:r w:rsidR="00DE117E">
          <w:t>command request and response:</w:t>
        </w:r>
      </w:ins>
    </w:p>
    <w:p w:rsidR="00DE117E" w:rsidRDefault="00DE117E" w:rsidP="00DE117E">
      <w:pPr>
        <w:rPr>
          <w:ins w:id="1415" w:author="Arnaud Dumont" w:date="2014-02-24T15:06:00Z"/>
        </w:rPr>
      </w:pPr>
      <w:ins w:id="1416" w:author="Arnaud Dumont" w:date="2014-02-24T15:06:00Z">
        <w:r>
          <w:t>Request:</w:t>
        </w:r>
      </w:ins>
    </w:p>
    <w:p w:rsidR="00DE117E" w:rsidRDefault="00DE117E" w:rsidP="00DE117E">
      <w:pPr>
        <w:pStyle w:val="Code"/>
        <w:rPr>
          <w:ins w:id="1417" w:author="Arnaud Dumont" w:date="2014-02-24T15:06:00Z"/>
        </w:rPr>
      </w:pPr>
      <w:ins w:id="1418" w:author="Arnaud Dumont" w:date="2014-02-24T15:06:00Z">
        <w:r>
          <w:t>GET /</w:t>
        </w:r>
      </w:ins>
      <w:ins w:id="1419" w:author="Arnaud Dumont" w:date="2014-02-24T15:28:00Z">
        <w:r w:rsidR="00277AF7">
          <w:t>messages/?</w:t>
        </w:r>
      </w:ins>
      <w:ins w:id="1420" w:author="Arnaud Dumont" w:date="2014-02-24T15:29:00Z">
        <w:r w:rsidR="00277AF7" w:rsidRPr="00DE117E">
          <w:t>searchMessageType</w:t>
        </w:r>
        <w:r w:rsidR="00277AF7">
          <w:t>=</w:t>
        </w:r>
        <w:r w:rsidR="00277AF7" w:rsidRPr="00277AF7">
          <w:t>zoneDNSSECSigningCompleted</w:t>
        </w:r>
      </w:ins>
      <w:ins w:id="1421" w:author="Arnaud Dumont" w:date="2014-02-24T15:06:00Z">
        <w:r>
          <w:t xml:space="preserve"> HTTP/1.1</w:t>
        </w:r>
      </w:ins>
    </w:p>
    <w:p w:rsidR="00DE117E" w:rsidRDefault="00DE117E" w:rsidP="00DE117E">
      <w:pPr>
        <w:pStyle w:val="Code"/>
        <w:rPr>
          <w:ins w:id="1422" w:author="Arnaud Dumont" w:date="2014-02-24T15:06:00Z"/>
        </w:rPr>
      </w:pPr>
      <w:ins w:id="1423" w:author="Arnaud Dumont" w:date="2014-02-24T15:06:00Z">
        <w:r>
          <w:t>Client-Transaction-Id: 2049ee97-0940-4451-84bb-aedc31dee86c</w:t>
        </w:r>
      </w:ins>
    </w:p>
    <w:p w:rsidR="00DE117E" w:rsidRDefault="00DE117E" w:rsidP="00DE117E">
      <w:pPr>
        <w:pStyle w:val="Code"/>
        <w:rPr>
          <w:ins w:id="1424" w:author="Arnaud Dumont" w:date="2014-02-24T15:06:00Z"/>
        </w:rPr>
      </w:pPr>
      <w:ins w:id="1425" w:author="Arnaud Dumont" w:date="2014-02-24T15:06:00Z">
        <w:r>
          <w:t>Accept: application/json</w:t>
        </w:r>
      </w:ins>
    </w:p>
    <w:p w:rsidR="00DE117E" w:rsidRDefault="00DE117E" w:rsidP="00DE117E">
      <w:pPr>
        <w:pStyle w:val="Code"/>
        <w:rPr>
          <w:ins w:id="1426" w:author="Arnaud Dumont" w:date="2014-02-24T15:06:00Z"/>
        </w:rPr>
      </w:pPr>
      <w:ins w:id="1427" w:author="Arnaud Dumont" w:date="2014-02-24T15:06:00Z">
        <w:r>
          <w:t>User-Agent: Jersey/2.2 (Apache HttpClient 4.2.5)</w:t>
        </w:r>
      </w:ins>
    </w:p>
    <w:p w:rsidR="00DE117E" w:rsidRDefault="00DE117E" w:rsidP="00DE117E">
      <w:pPr>
        <w:pStyle w:val="Code"/>
        <w:rPr>
          <w:ins w:id="1428" w:author="Arnaud Dumont" w:date="2014-02-24T15:06:00Z"/>
        </w:rPr>
      </w:pPr>
      <w:ins w:id="1429" w:author="Arnaud Dumont" w:date="2014-02-24T15:06:00Z">
        <w:r>
          <w:t>Host: api.discoverydns.com</w:t>
        </w:r>
      </w:ins>
    </w:p>
    <w:p w:rsidR="00DE117E" w:rsidRDefault="00DE117E" w:rsidP="00DE117E">
      <w:pPr>
        <w:pStyle w:val="Code"/>
        <w:rPr>
          <w:ins w:id="1430" w:author="Arnaud Dumont" w:date="2014-02-24T15:06:00Z"/>
        </w:rPr>
      </w:pPr>
      <w:ins w:id="1431" w:author="Arnaud Dumont" w:date="2014-02-24T15:06:00Z">
        <w:r>
          <w:t>Connection: Keep-Alive</w:t>
        </w:r>
      </w:ins>
    </w:p>
    <w:p w:rsidR="00DE117E" w:rsidRPr="00C45DEE" w:rsidRDefault="00DE117E" w:rsidP="00DE117E">
      <w:pPr>
        <w:pStyle w:val="Code"/>
        <w:rPr>
          <w:ins w:id="1432" w:author="Arnaud Dumont" w:date="2014-02-24T15:06:00Z"/>
        </w:rPr>
      </w:pPr>
    </w:p>
    <w:p w:rsidR="00DE117E" w:rsidRDefault="00DE117E" w:rsidP="00DE117E">
      <w:pPr>
        <w:rPr>
          <w:ins w:id="1433" w:author="Arnaud Dumont" w:date="2014-02-24T15:06:00Z"/>
        </w:rPr>
      </w:pPr>
      <w:ins w:id="1434" w:author="Arnaud Dumont" w:date="2014-02-24T15:06:00Z">
        <w:r>
          <w:t>Response:</w:t>
        </w:r>
      </w:ins>
    </w:p>
    <w:p w:rsidR="00DE117E" w:rsidRDefault="00DE117E" w:rsidP="00DE117E">
      <w:pPr>
        <w:pStyle w:val="Code"/>
        <w:rPr>
          <w:ins w:id="1435" w:author="Arnaud Dumont" w:date="2014-02-24T15:06:00Z"/>
        </w:rPr>
      </w:pPr>
      <w:ins w:id="1436" w:author="Arnaud Dumont" w:date="2014-02-24T15:06:00Z">
        <w:r>
          <w:t>HTTP/1.1 200 OK</w:t>
        </w:r>
      </w:ins>
    </w:p>
    <w:p w:rsidR="00DE117E" w:rsidRDefault="00DE117E" w:rsidP="00DE117E">
      <w:pPr>
        <w:pStyle w:val="Code"/>
        <w:rPr>
          <w:ins w:id="1437" w:author="Arnaud Dumont" w:date="2014-02-24T15:06:00Z"/>
        </w:rPr>
      </w:pPr>
      <w:ins w:id="1438" w:author="Arnaud Dumont" w:date="2014-02-24T15:06:00Z">
        <w:r>
          <w:t>Content-Type: application/json</w:t>
        </w:r>
      </w:ins>
    </w:p>
    <w:p w:rsidR="00DE117E" w:rsidRDefault="00DE117E" w:rsidP="00DE117E">
      <w:pPr>
        <w:pStyle w:val="Code"/>
        <w:rPr>
          <w:ins w:id="1439" w:author="Arnaud Dumont" w:date="2014-02-24T15:06:00Z"/>
        </w:rPr>
      </w:pPr>
      <w:ins w:id="1440" w:author="Arnaud Dumont" w:date="2014-02-24T15:06:00Z">
        <w:r>
          <w:t>Last-Modified: Sun, 06 Oct 2013 14:39:22 GMT</w:t>
        </w:r>
      </w:ins>
    </w:p>
    <w:p w:rsidR="00DE117E" w:rsidRDefault="00DE117E" w:rsidP="00DE117E">
      <w:pPr>
        <w:pStyle w:val="Code"/>
        <w:rPr>
          <w:ins w:id="1441" w:author="Arnaud Dumont" w:date="2014-02-24T15:06:00Z"/>
        </w:rPr>
      </w:pPr>
      <w:ins w:id="1442" w:author="Arnaud Dumont" w:date="2014-02-24T15:06:00Z">
        <w:r>
          <w:t>ETag: "0"</w:t>
        </w:r>
      </w:ins>
    </w:p>
    <w:p w:rsidR="00DE117E" w:rsidRDefault="00DE117E" w:rsidP="00DE117E">
      <w:pPr>
        <w:pStyle w:val="Code"/>
        <w:rPr>
          <w:ins w:id="1443" w:author="Arnaud Dumont" w:date="2014-02-24T15:06:00Z"/>
        </w:rPr>
      </w:pPr>
      <w:ins w:id="1444" w:author="Arnaud Dumont" w:date="2014-02-24T15:06:00Z">
        <w:r>
          <w:t>Cache-Control: private, no-transform, max-age=30</w:t>
        </w:r>
      </w:ins>
    </w:p>
    <w:p w:rsidR="00DE117E" w:rsidRDefault="00DE117E" w:rsidP="00DE117E">
      <w:pPr>
        <w:pStyle w:val="Code"/>
        <w:rPr>
          <w:ins w:id="1445" w:author="Arnaud Dumont" w:date="2014-02-24T15:06:00Z"/>
        </w:rPr>
      </w:pPr>
      <w:ins w:id="1446" w:author="Arnaud Dumont" w:date="2014-02-24T15:06:00Z">
        <w:r>
          <w:t>Date: Sun, 06 Oct 2013 14:39:22 GMT</w:t>
        </w:r>
      </w:ins>
    </w:p>
    <w:p w:rsidR="00DE117E" w:rsidRDefault="00DE117E" w:rsidP="00DE117E">
      <w:pPr>
        <w:pStyle w:val="Code"/>
        <w:rPr>
          <w:ins w:id="1447" w:author="Arnaud Dumont" w:date="2014-02-24T15:06:00Z"/>
        </w:rPr>
      </w:pPr>
      <w:ins w:id="1448" w:author="Arnaud Dumont" w:date="2014-02-24T15:06:00Z">
        <w:r>
          <w:t>Server-Transaction-Id: 30df3fd8-4093-4f81-a422-7010fec8c781</w:t>
        </w:r>
      </w:ins>
    </w:p>
    <w:p w:rsidR="00DE117E" w:rsidRDefault="00DE117E" w:rsidP="00DE117E">
      <w:pPr>
        <w:pStyle w:val="Code"/>
        <w:rPr>
          <w:ins w:id="1449" w:author="Arnaud Dumont" w:date="2014-02-24T15:06:00Z"/>
        </w:rPr>
      </w:pPr>
      <w:ins w:id="1450" w:author="Arnaud Dumont" w:date="2014-02-24T15:06:00Z">
        <w:r>
          <w:t>Client-Transaction-Id: 2049ee97-0940-4451-84bb-aedc31dee86c</w:t>
        </w:r>
      </w:ins>
    </w:p>
    <w:p w:rsidR="00DE117E" w:rsidRDefault="00DE117E" w:rsidP="00DE117E">
      <w:pPr>
        <w:pStyle w:val="Code"/>
        <w:rPr>
          <w:ins w:id="1451" w:author="Arnaud Dumont" w:date="2014-02-24T15:06:00Z"/>
        </w:rPr>
      </w:pPr>
      <w:ins w:id="1452" w:author="Arnaud Dumont" w:date="2014-02-24T15:06:00Z">
        <w:r>
          <w:t>Content-Length: 922</w:t>
        </w:r>
      </w:ins>
    </w:p>
    <w:p w:rsidR="00DE117E" w:rsidRDefault="00DE117E" w:rsidP="00DE117E">
      <w:pPr>
        <w:pStyle w:val="Code"/>
        <w:rPr>
          <w:ins w:id="1453" w:author="Arnaud Dumont" w:date="2014-02-24T15:06:00Z"/>
        </w:rPr>
      </w:pPr>
    </w:p>
    <w:p w:rsidR="001217ED" w:rsidRDefault="001217ED" w:rsidP="001217ED">
      <w:pPr>
        <w:pStyle w:val="Code"/>
        <w:rPr>
          <w:ins w:id="1454" w:author="Arnaud Dumont" w:date="2014-02-25T13:34:00Z"/>
        </w:rPr>
      </w:pPr>
      <w:ins w:id="1455" w:author="Arnaud Dumont" w:date="2014-02-25T13:34:00Z">
        <w:r>
          <w:t>{</w:t>
        </w:r>
      </w:ins>
    </w:p>
    <w:p w:rsidR="001217ED" w:rsidRDefault="001217ED" w:rsidP="001217ED">
      <w:pPr>
        <w:pStyle w:val="Code"/>
        <w:rPr>
          <w:ins w:id="1456" w:author="Arnaud Dumont" w:date="2014-02-25T13:34:00Z"/>
        </w:rPr>
      </w:pPr>
      <w:ins w:id="1457" w:author="Arnaud Dumont" w:date="2014-02-25T13:34:00Z">
        <w:r>
          <w:t xml:space="preserve">  "messagePoll" : {</w:t>
        </w:r>
      </w:ins>
    </w:p>
    <w:p w:rsidR="001217ED" w:rsidRDefault="001217ED" w:rsidP="001217ED">
      <w:pPr>
        <w:pStyle w:val="Code"/>
        <w:rPr>
          <w:ins w:id="1458" w:author="Arnaud Dumont" w:date="2014-02-25T13:34:00Z"/>
        </w:rPr>
      </w:pPr>
      <w:ins w:id="1459" w:author="Arnaud Dumont" w:date="2014-02-25T13:34:00Z">
        <w:r>
          <w:t xml:space="preserve">    "message" : {</w:t>
        </w:r>
      </w:ins>
    </w:p>
    <w:p w:rsidR="001217ED" w:rsidRDefault="001217ED" w:rsidP="001217ED">
      <w:pPr>
        <w:pStyle w:val="Code"/>
        <w:rPr>
          <w:ins w:id="1460" w:author="Arnaud Dumont" w:date="2014-02-25T13:34:00Z"/>
        </w:rPr>
      </w:pPr>
      <w:ins w:id="1461" w:author="Arnaud Dumont" w:date="2014-02-25T13:34:00Z">
        <w:r>
          <w:t xml:space="preserve">      "id" : "aac25ec0-2ee5-11e3-aa6e-0800200c9a66",</w:t>
        </w:r>
      </w:ins>
    </w:p>
    <w:p w:rsidR="001217ED" w:rsidRDefault="001217ED" w:rsidP="001217ED">
      <w:pPr>
        <w:pStyle w:val="Code"/>
        <w:rPr>
          <w:ins w:id="1462" w:author="Arnaud Dumont" w:date="2014-02-25T13:34:00Z"/>
        </w:rPr>
      </w:pPr>
      <w:ins w:id="1463" w:author="Arnaud Dumont" w:date="2014-02-25T13:34:00Z">
        <w:r>
          <w:t xml:space="preserve">      "messageType" : "zoneDNSSECSigningCompleted",</w:t>
        </w:r>
      </w:ins>
    </w:p>
    <w:p w:rsidR="001217ED" w:rsidRDefault="001217ED" w:rsidP="001217ED">
      <w:pPr>
        <w:pStyle w:val="Code"/>
        <w:rPr>
          <w:ins w:id="1464" w:author="Arnaud Dumont" w:date="2014-02-25T13:34:00Z"/>
        </w:rPr>
      </w:pPr>
      <w:ins w:id="1465" w:author="Arnaud Dumont" w:date="2014-02-25T13:34:00Z">
        <w:r>
          <w:t xml:space="preserve">      "relatedObjectId" : "bbc25ec0-2ee5-11e3-aa6e-0800200c9a66",</w:t>
        </w:r>
      </w:ins>
    </w:p>
    <w:p w:rsidR="001217ED" w:rsidRDefault="001217ED" w:rsidP="001217ED">
      <w:pPr>
        <w:pStyle w:val="Code"/>
        <w:rPr>
          <w:ins w:id="1466" w:author="Arnaud Dumont" w:date="2014-02-25T13:34:00Z"/>
        </w:rPr>
      </w:pPr>
      <w:ins w:id="1467" w:author="Arnaud Dumont" w:date="2014-02-25T13:34:00Z">
        <w:r>
          <w:lastRenderedPageBreak/>
          <w:t xml:space="preserve">      "sponsorAccountId" : "ccc25ec0-2ee5-11e3-aa6e-0800200c9a66",</w:t>
        </w:r>
      </w:ins>
    </w:p>
    <w:p w:rsidR="001217ED" w:rsidRDefault="001217ED" w:rsidP="001217ED">
      <w:pPr>
        <w:pStyle w:val="Code"/>
        <w:rPr>
          <w:ins w:id="1468" w:author="Arnaud Dumont" w:date="2014-02-25T13:34:00Z"/>
        </w:rPr>
      </w:pPr>
      <w:ins w:id="1469" w:author="Arnaud Dumont" w:date="2014-02-25T13:34:00Z">
        <w:r>
          <w:t xml:space="preserve">      "createDate" : "2014-02-25T02:13:15.088",</w:t>
        </w:r>
      </w:ins>
    </w:p>
    <w:p w:rsidR="001217ED" w:rsidRDefault="001217ED" w:rsidP="001217ED">
      <w:pPr>
        <w:pStyle w:val="Code"/>
        <w:rPr>
          <w:ins w:id="1470" w:author="Arnaud Dumont" w:date="2014-02-25T13:34:00Z"/>
        </w:rPr>
      </w:pPr>
      <w:ins w:id="1471" w:author="Arnaud Dumont" w:date="2014-02-25T13:34:00Z">
        <w:r>
          <w:t xml:space="preserve">      "acknowledgedDate" : null,</w:t>
        </w:r>
      </w:ins>
    </w:p>
    <w:p w:rsidR="001217ED" w:rsidRDefault="001217ED" w:rsidP="001217ED">
      <w:pPr>
        <w:pStyle w:val="Code"/>
        <w:rPr>
          <w:ins w:id="1472" w:author="Arnaud Dumont" w:date="2014-02-25T13:34:00Z"/>
        </w:rPr>
      </w:pPr>
      <w:ins w:id="1473" w:author="Arnaud Dumont" w:date="2014-02-25T13:34:00Z">
        <w:r>
          <w:t xml:space="preserve">      "acknowledgedByUserId" : null,</w:t>
        </w:r>
      </w:ins>
    </w:p>
    <w:p w:rsidR="001217ED" w:rsidRDefault="001217ED" w:rsidP="001217ED">
      <w:pPr>
        <w:pStyle w:val="Code"/>
        <w:rPr>
          <w:ins w:id="1474" w:author="Arnaud Dumont" w:date="2014-02-25T13:34:00Z"/>
        </w:rPr>
      </w:pPr>
      <w:ins w:id="1475" w:author="Arnaud Dumont" w:date="2014-02-25T13:34:00Z">
        <w:r>
          <w:t xml:space="preserve">      "message" : "</w:t>
        </w:r>
      </w:ins>
      <w:ins w:id="1476" w:author="Arnaud Dumont" w:date="2014-02-25T13:40:00Z">
        <w:r w:rsidR="00F8133C">
          <w:t>Zone DNSSEC-signing completed</w:t>
        </w:r>
      </w:ins>
      <w:ins w:id="1477" w:author="Arnaud Dumont" w:date="2014-02-25T13:34:00Z">
        <w:r>
          <w:t>",</w:t>
        </w:r>
      </w:ins>
    </w:p>
    <w:p w:rsidR="001217ED" w:rsidRDefault="001217ED" w:rsidP="001217ED">
      <w:pPr>
        <w:pStyle w:val="Code"/>
        <w:rPr>
          <w:ins w:id="1478" w:author="Arnaud Dumont" w:date="2014-02-25T13:34:00Z"/>
        </w:rPr>
      </w:pPr>
      <w:ins w:id="1479" w:author="Arnaud Dumont" w:date="2014-02-25T13:34:00Z">
        <w:r>
          <w:t xml:space="preserve">      "messageContents" : {</w:t>
        </w:r>
      </w:ins>
    </w:p>
    <w:p w:rsidR="001217ED" w:rsidRDefault="001217ED" w:rsidP="001217ED">
      <w:pPr>
        <w:pStyle w:val="Code"/>
        <w:rPr>
          <w:ins w:id="1480" w:author="Arnaud Dumont" w:date="2014-02-25T13:34:00Z"/>
        </w:rPr>
      </w:pPr>
      <w:ins w:id="1481" w:author="Arnaud Dumont" w:date="2014-02-25T13:34:00Z">
        <w:r>
          <w:t xml:space="preserve">        "zoneId" : "</w:t>
        </w:r>
      </w:ins>
      <w:ins w:id="1482" w:author="Arnaud Dumont" w:date="2014-02-25T13:40:00Z">
        <w:r w:rsidR="00F8133C">
          <w:t>bbc25ec0-2ee5-11e3-aa6e-0800200c9a66</w:t>
        </w:r>
      </w:ins>
      <w:ins w:id="1483" w:author="Arnaud Dumont" w:date="2014-02-25T13:34:00Z">
        <w:r>
          <w:t>",</w:t>
        </w:r>
      </w:ins>
    </w:p>
    <w:p w:rsidR="001217ED" w:rsidRDefault="001217ED" w:rsidP="001217ED">
      <w:pPr>
        <w:pStyle w:val="Code"/>
        <w:rPr>
          <w:ins w:id="1484" w:author="Arnaud Dumont" w:date="2014-02-25T13:34:00Z"/>
        </w:rPr>
      </w:pPr>
      <w:ins w:id="1485" w:author="Arnaud Dumont" w:date="2014-02-25T13:34:00Z">
        <w:r>
          <w:t xml:space="preserve">        "zoneName" : "test.com",</w:t>
        </w:r>
      </w:ins>
    </w:p>
    <w:p w:rsidR="001217ED" w:rsidRDefault="001217ED" w:rsidP="001217ED">
      <w:pPr>
        <w:pStyle w:val="Code"/>
        <w:rPr>
          <w:ins w:id="1486" w:author="Arnaud Dumont" w:date="2014-02-25T13:34:00Z"/>
        </w:rPr>
      </w:pPr>
      <w:ins w:id="1487" w:author="Arnaud Dumont" w:date="2014-02-25T13:34:00Z">
        <w:r>
          <w:t xml:space="preserve">        "delegationResourceRecords" : [ {</w:t>
        </w:r>
      </w:ins>
    </w:p>
    <w:p w:rsidR="001217ED" w:rsidRDefault="001217ED" w:rsidP="001217ED">
      <w:pPr>
        <w:pStyle w:val="Code"/>
        <w:rPr>
          <w:ins w:id="1488" w:author="Arnaud Dumont" w:date="2014-02-25T13:34:00Z"/>
        </w:rPr>
      </w:pPr>
      <w:ins w:id="1489" w:author="Arnaud Dumont" w:date="2014-02-25T13:34:00Z">
        <w:r>
          <w:t xml:space="preserve">          "name" : "test.com.",</w:t>
        </w:r>
      </w:ins>
    </w:p>
    <w:p w:rsidR="001217ED" w:rsidRDefault="001217ED" w:rsidP="001217ED">
      <w:pPr>
        <w:pStyle w:val="Code"/>
        <w:rPr>
          <w:ins w:id="1490" w:author="Arnaud Dumont" w:date="2014-02-25T13:34:00Z"/>
        </w:rPr>
      </w:pPr>
      <w:ins w:id="1491" w:author="Arnaud Dumont" w:date="2014-02-25T13:34:00Z">
        <w:r>
          <w:t xml:space="preserve">          "class" : "IN",</w:t>
        </w:r>
      </w:ins>
    </w:p>
    <w:p w:rsidR="001217ED" w:rsidRDefault="001217ED" w:rsidP="001217ED">
      <w:pPr>
        <w:pStyle w:val="Code"/>
        <w:rPr>
          <w:ins w:id="1492" w:author="Arnaud Dumont" w:date="2014-02-25T13:34:00Z"/>
        </w:rPr>
      </w:pPr>
      <w:ins w:id="1493" w:author="Arnaud Dumont" w:date="2014-02-25T13:34:00Z">
        <w:r>
          <w:t xml:space="preserve">          "ttl" : "3600",</w:t>
        </w:r>
      </w:ins>
    </w:p>
    <w:p w:rsidR="001217ED" w:rsidRDefault="001217ED" w:rsidP="001217ED">
      <w:pPr>
        <w:pStyle w:val="Code"/>
        <w:rPr>
          <w:ins w:id="1494" w:author="Arnaud Dumont" w:date="2014-02-25T13:34:00Z"/>
        </w:rPr>
      </w:pPr>
      <w:ins w:id="1495" w:author="Arnaud Dumont" w:date="2014-02-25T13:34:00Z">
        <w:r>
          <w:t xml:space="preserve">          "type" : "NS",</w:t>
        </w:r>
      </w:ins>
    </w:p>
    <w:p w:rsidR="001217ED" w:rsidRDefault="001217ED" w:rsidP="001217ED">
      <w:pPr>
        <w:pStyle w:val="Code"/>
        <w:rPr>
          <w:ins w:id="1496" w:author="Arnaud Dumont" w:date="2014-02-25T13:34:00Z"/>
        </w:rPr>
      </w:pPr>
      <w:ins w:id="1497" w:author="Arnaud Dumont" w:date="2014-02-25T13:34:00Z">
        <w:r>
          <w:t xml:space="preserve">          "target" : "test.com."</w:t>
        </w:r>
      </w:ins>
    </w:p>
    <w:p w:rsidR="001217ED" w:rsidRDefault="001217ED" w:rsidP="001217ED">
      <w:pPr>
        <w:pStyle w:val="Code"/>
        <w:rPr>
          <w:ins w:id="1498" w:author="Arnaud Dumont" w:date="2014-02-25T13:34:00Z"/>
        </w:rPr>
      </w:pPr>
      <w:ins w:id="1499" w:author="Arnaud Dumont" w:date="2014-02-25T13:34:00Z">
        <w:r>
          <w:t xml:space="preserve">        }, {</w:t>
        </w:r>
      </w:ins>
    </w:p>
    <w:p w:rsidR="001217ED" w:rsidRDefault="001217ED" w:rsidP="001217ED">
      <w:pPr>
        <w:pStyle w:val="Code"/>
        <w:rPr>
          <w:ins w:id="1500" w:author="Arnaud Dumont" w:date="2014-02-25T13:34:00Z"/>
        </w:rPr>
      </w:pPr>
      <w:ins w:id="1501" w:author="Arnaud Dumont" w:date="2014-02-25T13:34:00Z">
        <w:r>
          <w:t xml:space="preserve">          "name" : "test.com.",</w:t>
        </w:r>
      </w:ins>
    </w:p>
    <w:p w:rsidR="001217ED" w:rsidRDefault="001217ED" w:rsidP="001217ED">
      <w:pPr>
        <w:pStyle w:val="Code"/>
        <w:rPr>
          <w:ins w:id="1502" w:author="Arnaud Dumont" w:date="2014-02-25T13:34:00Z"/>
        </w:rPr>
      </w:pPr>
      <w:ins w:id="1503" w:author="Arnaud Dumont" w:date="2014-02-25T13:34:00Z">
        <w:r>
          <w:t xml:space="preserve">          "class" : "IN",</w:t>
        </w:r>
      </w:ins>
    </w:p>
    <w:p w:rsidR="001217ED" w:rsidRDefault="001217ED" w:rsidP="001217ED">
      <w:pPr>
        <w:pStyle w:val="Code"/>
        <w:rPr>
          <w:ins w:id="1504" w:author="Arnaud Dumont" w:date="2014-02-25T13:34:00Z"/>
        </w:rPr>
      </w:pPr>
      <w:ins w:id="1505" w:author="Arnaud Dumont" w:date="2014-02-25T13:34:00Z">
        <w:r>
          <w:t xml:space="preserve">          "ttl" : "3600",</w:t>
        </w:r>
      </w:ins>
    </w:p>
    <w:p w:rsidR="001217ED" w:rsidRDefault="001217ED" w:rsidP="001217ED">
      <w:pPr>
        <w:pStyle w:val="Code"/>
        <w:rPr>
          <w:ins w:id="1506" w:author="Arnaud Dumont" w:date="2014-02-25T13:34:00Z"/>
        </w:rPr>
      </w:pPr>
      <w:ins w:id="1507" w:author="Arnaud Dumont" w:date="2014-02-25T13:34:00Z">
        <w:r>
          <w:t xml:space="preserve">          "type" : "DS",</w:t>
        </w:r>
      </w:ins>
    </w:p>
    <w:p w:rsidR="001217ED" w:rsidRDefault="001217ED" w:rsidP="001217ED">
      <w:pPr>
        <w:pStyle w:val="Code"/>
        <w:rPr>
          <w:ins w:id="1508" w:author="Arnaud Dumont" w:date="2014-02-25T13:34:00Z"/>
        </w:rPr>
      </w:pPr>
      <w:ins w:id="1509" w:author="Arnaud Dumont" w:date="2014-02-25T13:34:00Z">
        <w:r>
          <w:t xml:space="preserve">          "footprint" : "3",</w:t>
        </w:r>
      </w:ins>
    </w:p>
    <w:p w:rsidR="001217ED" w:rsidRDefault="001217ED" w:rsidP="001217ED">
      <w:pPr>
        <w:pStyle w:val="Code"/>
        <w:rPr>
          <w:ins w:id="1510" w:author="Arnaud Dumont" w:date="2014-02-25T13:34:00Z"/>
        </w:rPr>
      </w:pPr>
      <w:ins w:id="1511" w:author="Arnaud Dumont" w:date="2014-02-25T13:34:00Z">
        <w:r>
          <w:t xml:space="preserve">          "algorithm" : "2",</w:t>
        </w:r>
      </w:ins>
    </w:p>
    <w:p w:rsidR="001217ED" w:rsidRDefault="001217ED" w:rsidP="001217ED">
      <w:pPr>
        <w:pStyle w:val="Code"/>
        <w:rPr>
          <w:ins w:id="1512" w:author="Arnaud Dumont" w:date="2014-02-25T13:34:00Z"/>
        </w:rPr>
      </w:pPr>
      <w:ins w:id="1513" w:author="Arnaud Dumont" w:date="2014-02-25T13:34:00Z">
        <w:r>
          <w:t xml:space="preserve">          "digestId" : "1",</w:t>
        </w:r>
      </w:ins>
    </w:p>
    <w:p w:rsidR="001217ED" w:rsidRDefault="001217ED" w:rsidP="001217ED">
      <w:pPr>
        <w:pStyle w:val="Code"/>
        <w:rPr>
          <w:ins w:id="1514" w:author="Arnaud Dumont" w:date="2014-02-25T13:34:00Z"/>
        </w:rPr>
      </w:pPr>
      <w:ins w:id="1515" w:author="Arnaud Dumont" w:date="2014-02-25T13:34:00Z">
        <w:r>
          <w:t xml:space="preserve">          "digest" : "45394234303035353139334132433435374643363737423545463333424238333139354234393545413231343339393930433936343342393545344334314439"</w:t>
        </w:r>
      </w:ins>
    </w:p>
    <w:p w:rsidR="001217ED" w:rsidRDefault="001217ED" w:rsidP="001217ED">
      <w:pPr>
        <w:pStyle w:val="Code"/>
        <w:rPr>
          <w:ins w:id="1516" w:author="Arnaud Dumont" w:date="2014-02-25T13:34:00Z"/>
        </w:rPr>
      </w:pPr>
      <w:ins w:id="1517" w:author="Arnaud Dumont" w:date="2014-02-25T13:34:00Z">
        <w:r>
          <w:t xml:space="preserve">        } ]</w:t>
        </w:r>
      </w:ins>
    </w:p>
    <w:p w:rsidR="001217ED" w:rsidRDefault="001217ED" w:rsidP="001217ED">
      <w:pPr>
        <w:pStyle w:val="Code"/>
        <w:rPr>
          <w:ins w:id="1518" w:author="Arnaud Dumont" w:date="2014-02-25T13:34:00Z"/>
        </w:rPr>
      </w:pPr>
      <w:ins w:id="1519" w:author="Arnaud Dumont" w:date="2014-02-25T13:34:00Z">
        <w:r>
          <w:t xml:space="preserve">      }</w:t>
        </w:r>
      </w:ins>
    </w:p>
    <w:p w:rsidR="001217ED" w:rsidRDefault="001217ED" w:rsidP="001217ED">
      <w:pPr>
        <w:pStyle w:val="Code"/>
        <w:rPr>
          <w:ins w:id="1520" w:author="Arnaud Dumont" w:date="2014-02-25T13:34:00Z"/>
        </w:rPr>
      </w:pPr>
      <w:ins w:id="1521" w:author="Arnaud Dumont" w:date="2014-02-25T13:34:00Z">
        <w:r>
          <w:t xml:space="preserve">    },</w:t>
        </w:r>
      </w:ins>
    </w:p>
    <w:p w:rsidR="001217ED" w:rsidRDefault="001217ED" w:rsidP="001217ED">
      <w:pPr>
        <w:pStyle w:val="Code"/>
        <w:rPr>
          <w:ins w:id="1522" w:author="Arnaud Dumont" w:date="2014-02-25T13:34:00Z"/>
        </w:rPr>
      </w:pPr>
      <w:ins w:id="1523" w:author="Arnaud Dumont" w:date="2014-02-25T13:34:00Z">
        <w:r>
          <w:t xml:space="preserve">    "outstandingMessagesCount" : 3</w:t>
        </w:r>
      </w:ins>
    </w:p>
    <w:p w:rsidR="001217ED" w:rsidRDefault="001217ED" w:rsidP="001217ED">
      <w:pPr>
        <w:pStyle w:val="Code"/>
        <w:rPr>
          <w:ins w:id="1524" w:author="Arnaud Dumont" w:date="2014-02-25T13:34:00Z"/>
        </w:rPr>
      </w:pPr>
      <w:ins w:id="1525" w:author="Arnaud Dumont" w:date="2014-02-25T13:34:00Z">
        <w:r>
          <w:t xml:space="preserve">  }</w:t>
        </w:r>
      </w:ins>
    </w:p>
    <w:p w:rsidR="00DE117E" w:rsidRPr="00323508" w:rsidRDefault="001217ED" w:rsidP="001217ED">
      <w:pPr>
        <w:pStyle w:val="Code"/>
        <w:rPr>
          <w:ins w:id="1526" w:author="Arnaud Dumont" w:date="2014-02-24T15:06:00Z"/>
        </w:rPr>
      </w:pPr>
      <w:ins w:id="1527" w:author="Arnaud Dumont" w:date="2014-02-25T13:34:00Z">
        <w:r>
          <w:t>}</w:t>
        </w:r>
      </w:ins>
    </w:p>
    <w:p w:rsidR="000D6A03" w:rsidRDefault="000D6A03" w:rsidP="000D6A03">
      <w:pPr>
        <w:pStyle w:val="Heading2"/>
        <w:rPr>
          <w:ins w:id="1528" w:author="Arnaud Dumont" w:date="2014-02-24T15:37:00Z"/>
        </w:rPr>
      </w:pPr>
      <w:bookmarkStart w:id="1529" w:name="_Toc382323683"/>
      <w:ins w:id="1530" w:author="Arnaud Dumont" w:date="2014-02-24T15:37:00Z">
        <w:r>
          <w:t>Message Acknowledge Command</w:t>
        </w:r>
        <w:bookmarkEnd w:id="1529"/>
      </w:ins>
    </w:p>
    <w:p w:rsidR="000D6A03" w:rsidRDefault="000D6A03" w:rsidP="000D6A03">
      <w:pPr>
        <w:rPr>
          <w:ins w:id="1531" w:author="Arnaud Dumont" w:date="2014-02-24T15:37:00Z"/>
        </w:rPr>
      </w:pPr>
      <w:ins w:id="1532"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1533" w:author="Arnaud Dumont" w:date="2014-02-24T15:38:00Z">
        <w:r>
          <w:t>m</w:t>
        </w:r>
      </w:ins>
      <w:ins w:id="1534" w:author="Arnaud Dumont" w:date="2014-02-24T15:37:00Z">
        <w:r w:rsidRPr="00C45DEE">
          <w:t>.</w:t>
        </w:r>
      </w:ins>
    </w:p>
    <w:p w:rsidR="000D6A03" w:rsidRDefault="000D6A03" w:rsidP="000D6A03">
      <w:pPr>
        <w:pStyle w:val="Heading3"/>
        <w:rPr>
          <w:ins w:id="1535" w:author="Arnaud Dumont" w:date="2014-02-24T15:37:00Z"/>
        </w:rPr>
      </w:pPr>
      <w:ins w:id="1536" w:author="Arnaud Dumont" w:date="2014-02-24T15:37:00Z">
        <w:r>
          <w:lastRenderedPageBreak/>
          <w:t>Request</w:t>
        </w:r>
      </w:ins>
    </w:p>
    <w:p w:rsidR="000D6A03" w:rsidRDefault="000D6A03" w:rsidP="000D6A03">
      <w:pPr>
        <w:rPr>
          <w:ins w:id="1537" w:author="Arnaud Dumont" w:date="2014-02-24T15:37:00Z"/>
        </w:rPr>
      </w:pPr>
      <w:ins w:id="1538"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539" w:author="Arnaud Dumont" w:date="2014-02-24T15:37:00Z"/>
        </w:rPr>
      </w:pPr>
      <w:ins w:id="1540" w:author="Arnaud Dumont" w:date="2014-02-24T15:37:00Z">
        <w:r>
          <w:t>URI</w:t>
        </w:r>
      </w:ins>
    </w:p>
    <w:p w:rsidR="000D6A03" w:rsidRPr="002E186D" w:rsidRDefault="000D6A03" w:rsidP="000D6A03">
      <w:pPr>
        <w:rPr>
          <w:ins w:id="1541" w:author="Arnaud Dumont" w:date="2014-02-24T15:37:00Z"/>
        </w:rPr>
      </w:pPr>
      <w:ins w:id="1542"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43"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44" w:author="Arnaud Dumont" w:date="2014-02-24T15:37:00Z"/>
              </w:rPr>
            </w:pPr>
            <w:ins w:id="1545"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1546" w:author="Arnaud Dumont" w:date="2014-02-24T15:37:00Z"/>
              </w:rPr>
            </w:pPr>
            <w:ins w:id="1547" w:author="Arnaud Dumont" w:date="2014-02-24T15:37:00Z">
              <w:r>
                <w:t>Request URI</w:t>
              </w:r>
            </w:ins>
          </w:p>
        </w:tc>
      </w:tr>
      <w:tr w:rsidR="000D6A03" w:rsidRPr="00CC22F1" w:rsidTr="001217ED">
        <w:trPr>
          <w:trHeight w:val="113"/>
          <w:tblHeader w:val="0"/>
          <w:ins w:id="1548" w:author="Arnaud Dumont" w:date="2014-02-24T15:37:00Z"/>
        </w:trPr>
        <w:tc>
          <w:tcPr>
            <w:tcW w:w="1843" w:type="dxa"/>
          </w:tcPr>
          <w:p w:rsidR="000D6A03" w:rsidRDefault="000D6A03" w:rsidP="001217ED">
            <w:pPr>
              <w:pStyle w:val="Table-Text"/>
              <w:rPr>
                <w:ins w:id="1549" w:author="Arnaud Dumont" w:date="2014-02-24T15:37:00Z"/>
              </w:rPr>
            </w:pPr>
            <w:ins w:id="1550" w:author="Arnaud Dumont" w:date="2014-02-24T15:38:00Z">
              <w:r>
                <w:t>PUT</w:t>
              </w:r>
            </w:ins>
          </w:p>
        </w:tc>
        <w:tc>
          <w:tcPr>
            <w:tcW w:w="6804" w:type="dxa"/>
          </w:tcPr>
          <w:p w:rsidR="000D6A03" w:rsidRDefault="000D6A03" w:rsidP="001217ED">
            <w:pPr>
              <w:pStyle w:val="Table-Text"/>
              <w:rPr>
                <w:ins w:id="1551" w:author="Arnaud Dumont" w:date="2014-02-24T15:37:00Z"/>
              </w:rPr>
            </w:pPr>
            <w:ins w:id="1552" w:author="Arnaud Dumont" w:date="2014-02-24T15:37:00Z">
              <w:r w:rsidRPr="00C45DEE">
                <w:t>https://{service-address}/</w:t>
              </w:r>
              <w:r>
                <w:t>messages</w:t>
              </w:r>
            </w:ins>
            <w:ins w:id="1553" w:author="Arnaud Dumont" w:date="2014-02-24T15:38:00Z">
              <w:r>
                <w:t>/{id}/acknowledge</w:t>
              </w:r>
            </w:ins>
          </w:p>
        </w:tc>
      </w:tr>
    </w:tbl>
    <w:p w:rsidR="000D6A03" w:rsidRDefault="000D6A03" w:rsidP="000D6A03">
      <w:pPr>
        <w:rPr>
          <w:ins w:id="1554" w:author="Arnaud Dumont" w:date="2014-02-24T15:37:00Z"/>
        </w:rPr>
      </w:pPr>
      <w:ins w:id="1555"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56"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57" w:author="Arnaud Dumont" w:date="2014-02-24T15:37:00Z"/>
              </w:rPr>
            </w:pPr>
            <w:ins w:id="1558"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1559" w:author="Arnaud Dumont" w:date="2014-02-24T15:37:00Z"/>
              </w:rPr>
            </w:pPr>
            <w:ins w:id="1560" w:author="Arnaud Dumont" w:date="2014-02-24T15:37:00Z">
              <w:r>
                <w:t>Description</w:t>
              </w:r>
            </w:ins>
          </w:p>
        </w:tc>
      </w:tr>
      <w:tr w:rsidR="000D6A03" w:rsidRPr="00CC22F1" w:rsidTr="001217ED">
        <w:trPr>
          <w:trHeight w:val="113"/>
          <w:tblHeader w:val="0"/>
          <w:ins w:id="1561" w:author="Arnaud Dumont" w:date="2014-02-24T15:37:00Z"/>
        </w:trPr>
        <w:tc>
          <w:tcPr>
            <w:tcW w:w="1843" w:type="dxa"/>
          </w:tcPr>
          <w:p w:rsidR="000D6A03" w:rsidRDefault="000D6A03" w:rsidP="001217ED">
            <w:pPr>
              <w:pStyle w:val="Table-Text"/>
              <w:rPr>
                <w:ins w:id="1562" w:author="Arnaud Dumont" w:date="2014-02-24T15:37:00Z"/>
              </w:rPr>
            </w:pPr>
            <w:ins w:id="1563" w:author="Arnaud Dumont" w:date="2014-02-24T15:37:00Z">
              <w:r>
                <w:t>service-address</w:t>
              </w:r>
            </w:ins>
          </w:p>
        </w:tc>
        <w:tc>
          <w:tcPr>
            <w:tcW w:w="6804" w:type="dxa"/>
          </w:tcPr>
          <w:p w:rsidR="000D6A03" w:rsidRDefault="000D6A03" w:rsidP="001217ED">
            <w:pPr>
              <w:pStyle w:val="Table-Text"/>
              <w:rPr>
                <w:ins w:id="1564" w:author="Arnaud Dumont" w:date="2014-02-24T15:37:00Z"/>
              </w:rPr>
            </w:pPr>
            <w:ins w:id="1565" w:author="Arnaud Dumont" w:date="2014-02-24T15:37:00Z">
              <w:r>
                <w:t>The service address as described in section 2.2</w:t>
              </w:r>
            </w:ins>
          </w:p>
        </w:tc>
      </w:tr>
      <w:tr w:rsidR="000D6A03" w:rsidRPr="00CC22F1" w:rsidTr="001217ED">
        <w:trPr>
          <w:trHeight w:val="113"/>
          <w:tblHeader w:val="0"/>
          <w:ins w:id="1566" w:author="Arnaud Dumont" w:date="2014-02-24T15:38:00Z"/>
        </w:trPr>
        <w:tc>
          <w:tcPr>
            <w:tcW w:w="1843" w:type="dxa"/>
          </w:tcPr>
          <w:p w:rsidR="000D6A03" w:rsidRDefault="000D6A03" w:rsidP="001217ED">
            <w:pPr>
              <w:pStyle w:val="Table-Text"/>
              <w:rPr>
                <w:ins w:id="1567" w:author="Arnaud Dumont" w:date="2014-02-24T15:38:00Z"/>
              </w:rPr>
            </w:pPr>
            <w:ins w:id="1568" w:author="Arnaud Dumont" w:date="2014-02-24T15:38:00Z">
              <w:r>
                <w:t>id</w:t>
              </w:r>
            </w:ins>
          </w:p>
        </w:tc>
        <w:tc>
          <w:tcPr>
            <w:tcW w:w="6804" w:type="dxa"/>
          </w:tcPr>
          <w:p w:rsidR="000D6A03" w:rsidRDefault="000D6A03" w:rsidP="000D6A03">
            <w:pPr>
              <w:pStyle w:val="Table-Text"/>
              <w:rPr>
                <w:ins w:id="1569" w:author="Arnaud Dumont" w:date="2014-02-24T15:38:00Z"/>
              </w:rPr>
            </w:pPr>
            <w:ins w:id="1570" w:author="Arnaud Dumont" w:date="2014-02-24T15:38:00Z">
              <w:r>
                <w:t>The id of the message you want to acknowledge</w:t>
              </w:r>
            </w:ins>
          </w:p>
        </w:tc>
      </w:tr>
    </w:tbl>
    <w:p w:rsidR="000D6A03" w:rsidRDefault="000D6A03" w:rsidP="000D6A03">
      <w:pPr>
        <w:pStyle w:val="FakeHeading4"/>
        <w:rPr>
          <w:ins w:id="1571" w:author="Arnaud Dumont" w:date="2014-02-24T15:37:00Z"/>
        </w:rPr>
      </w:pPr>
      <w:ins w:id="1572" w:author="Arnaud Dumont" w:date="2014-02-24T15:37:00Z">
        <w:r>
          <w:t>Query Parameters</w:t>
        </w:r>
      </w:ins>
    </w:p>
    <w:p w:rsidR="00D90631" w:rsidRPr="008A0F29" w:rsidRDefault="00D90631" w:rsidP="00D90631">
      <w:pPr>
        <w:rPr>
          <w:ins w:id="1573" w:author="Arnaud Dumont" w:date="2014-02-24T15:39:00Z"/>
        </w:rPr>
      </w:pPr>
      <w:ins w:id="1574" w:author="Arnaud Dumont" w:date="2014-02-24T15:39:00Z">
        <w:r w:rsidRPr="008A0F29">
          <w:t>Not allowed for this command</w:t>
        </w:r>
        <w:r>
          <w:t>.</w:t>
        </w:r>
      </w:ins>
    </w:p>
    <w:p w:rsidR="000D6A03" w:rsidRPr="00C45DEE" w:rsidRDefault="000D6A03" w:rsidP="000D6A03">
      <w:pPr>
        <w:pStyle w:val="FakeHeading4"/>
        <w:rPr>
          <w:ins w:id="1575" w:author="Arnaud Dumont" w:date="2014-02-24T15:37:00Z"/>
        </w:rPr>
      </w:pPr>
      <w:ins w:id="1576" w:author="Arnaud Dumont" w:date="2014-02-24T15:37:00Z">
        <w:r w:rsidRPr="00C45DEE">
          <w:t>Request Headers</w:t>
        </w:r>
      </w:ins>
    </w:p>
    <w:p w:rsidR="000D6A03" w:rsidRPr="00C45DEE" w:rsidRDefault="000D6A03" w:rsidP="000D6A03">
      <w:pPr>
        <w:rPr>
          <w:ins w:id="1577" w:author="Arnaud Dumont" w:date="2014-02-24T15:37:00Z"/>
        </w:rPr>
      </w:pPr>
      <w:ins w:id="1578"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579" w:author="Arnaud Dumont" w:date="2014-02-24T15:37:00Z"/>
        </w:rPr>
      </w:pPr>
      <w:ins w:id="1580" w:author="Arnaud Dumont" w:date="2014-02-24T15:37:00Z">
        <w:r w:rsidRPr="00C45DEE">
          <w:t>Request Body</w:t>
        </w:r>
      </w:ins>
    </w:p>
    <w:p w:rsidR="000D6A03" w:rsidRPr="00C45DEE" w:rsidRDefault="000D6A03" w:rsidP="000D6A03">
      <w:pPr>
        <w:rPr>
          <w:ins w:id="1581" w:author="Arnaud Dumont" w:date="2014-02-24T15:37:00Z"/>
        </w:rPr>
      </w:pPr>
      <w:ins w:id="1582" w:author="Arnaud Dumont" w:date="2014-02-24T15:37:00Z">
        <w:r w:rsidRPr="00C45DEE">
          <w:t>Not allowed for this command</w:t>
        </w:r>
        <w:r>
          <w:t>.</w:t>
        </w:r>
      </w:ins>
    </w:p>
    <w:p w:rsidR="000D6A03" w:rsidRPr="00C45DEE" w:rsidRDefault="000D6A03" w:rsidP="000D6A03">
      <w:pPr>
        <w:pStyle w:val="Heading3"/>
        <w:rPr>
          <w:ins w:id="1583" w:author="Arnaud Dumont" w:date="2014-02-24T15:37:00Z"/>
          <w:rFonts w:eastAsiaTheme="minorHAnsi"/>
        </w:rPr>
      </w:pPr>
      <w:ins w:id="1584" w:author="Arnaud Dumont" w:date="2014-02-24T15:37:00Z">
        <w:r w:rsidRPr="00C45DEE">
          <w:rPr>
            <w:rFonts w:eastAsiaTheme="minorHAnsi"/>
          </w:rPr>
          <w:t>Response</w:t>
        </w:r>
      </w:ins>
    </w:p>
    <w:p w:rsidR="000D6A03" w:rsidRPr="00C45DEE" w:rsidRDefault="000D6A03" w:rsidP="000D6A03">
      <w:pPr>
        <w:rPr>
          <w:ins w:id="1585" w:author="Arnaud Dumont" w:date="2014-02-24T15:37:00Z"/>
        </w:rPr>
      </w:pPr>
      <w:ins w:id="1586"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1587" w:author="Arnaud Dumont" w:date="2014-02-24T15:37:00Z"/>
        </w:rPr>
      </w:pPr>
      <w:ins w:id="1588" w:author="Arnaud Dumont" w:date="2014-02-24T15:37:00Z">
        <w:r w:rsidRPr="00C45DEE">
          <w:t>Status Code</w:t>
        </w:r>
      </w:ins>
    </w:p>
    <w:p w:rsidR="000D6A03" w:rsidRPr="00C45DEE" w:rsidRDefault="00D90631" w:rsidP="000D6A03">
      <w:pPr>
        <w:rPr>
          <w:ins w:id="1589" w:author="Arnaud Dumont" w:date="2014-02-24T15:37:00Z"/>
        </w:rPr>
      </w:pPr>
      <w:ins w:id="1590" w:author="Arnaud Dumont" w:date="2014-02-24T15:41:00Z">
        <w:r w:rsidRPr="001C310D">
          <w:t>On success this command will return http status code 204 (NO CONTENT).</w:t>
        </w:r>
      </w:ins>
    </w:p>
    <w:p w:rsidR="000D6A03" w:rsidRPr="00C45DEE" w:rsidRDefault="000D6A03" w:rsidP="000D6A03">
      <w:pPr>
        <w:pStyle w:val="FakeHeading4"/>
        <w:rPr>
          <w:ins w:id="1591" w:author="Arnaud Dumont" w:date="2014-02-24T15:37:00Z"/>
        </w:rPr>
      </w:pPr>
      <w:ins w:id="1592" w:author="Arnaud Dumont" w:date="2014-02-24T15:37:00Z">
        <w:r w:rsidRPr="00C45DEE">
          <w:t>Response Headers</w:t>
        </w:r>
      </w:ins>
    </w:p>
    <w:p w:rsidR="000D6A03" w:rsidRPr="00C45DEE" w:rsidRDefault="000D6A03" w:rsidP="000D6A03">
      <w:pPr>
        <w:rPr>
          <w:ins w:id="1593" w:author="Arnaud Dumont" w:date="2014-02-24T15:37:00Z"/>
        </w:rPr>
      </w:pPr>
      <w:ins w:id="1594"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595" w:author="Arnaud Dumont" w:date="2014-02-24T15:37:00Z"/>
        </w:rPr>
      </w:pPr>
      <w:ins w:id="1596" w:author="Arnaud Dumont" w:date="2014-02-24T15:37:00Z">
        <w:r w:rsidRPr="00C45DEE">
          <w:t>Response Body</w:t>
        </w:r>
      </w:ins>
    </w:p>
    <w:p w:rsidR="00D90631" w:rsidRDefault="00D90631" w:rsidP="00D90631">
      <w:pPr>
        <w:rPr>
          <w:ins w:id="1597" w:author="Arnaud Dumont" w:date="2014-02-24T15:40:00Z"/>
        </w:rPr>
      </w:pPr>
      <w:ins w:id="1598" w:author="Arnaud Dumont" w:date="2014-02-24T15:40:00Z">
        <w:r w:rsidRPr="00B76AC6">
          <w:t>Not required for this command.</w:t>
        </w:r>
      </w:ins>
    </w:p>
    <w:p w:rsidR="00D90631" w:rsidRDefault="00D90631" w:rsidP="00D90631">
      <w:pPr>
        <w:pStyle w:val="Heading3"/>
        <w:rPr>
          <w:ins w:id="1599" w:author="Arnaud Dumont" w:date="2014-02-24T15:40:00Z"/>
        </w:rPr>
      </w:pPr>
      <w:ins w:id="1600" w:author="Arnaud Dumont" w:date="2014-02-24T15:40:00Z">
        <w:r>
          <w:lastRenderedPageBreak/>
          <w:t>Example</w:t>
        </w:r>
      </w:ins>
    </w:p>
    <w:p w:rsidR="00D90631" w:rsidRDefault="00D90631" w:rsidP="00D90631">
      <w:pPr>
        <w:rPr>
          <w:ins w:id="1601" w:author="Arnaud Dumont" w:date="2014-02-24T15:40:00Z"/>
        </w:rPr>
      </w:pPr>
      <w:ins w:id="1602" w:author="Arnaud Dumont" w:date="2014-02-24T15:40:00Z">
        <w:r>
          <w:t>Below is an example of a message acknowledge command request and response:</w:t>
        </w:r>
      </w:ins>
    </w:p>
    <w:p w:rsidR="00D90631" w:rsidRDefault="00D90631" w:rsidP="00D90631">
      <w:pPr>
        <w:rPr>
          <w:ins w:id="1603" w:author="Arnaud Dumont" w:date="2014-02-24T15:40:00Z"/>
        </w:rPr>
      </w:pPr>
      <w:ins w:id="1604" w:author="Arnaud Dumont" w:date="2014-02-24T15:40:00Z">
        <w:r>
          <w:t>Request:</w:t>
        </w:r>
      </w:ins>
    </w:p>
    <w:p w:rsidR="00D90631" w:rsidRDefault="00D90631" w:rsidP="00D90631">
      <w:pPr>
        <w:pStyle w:val="Code"/>
        <w:rPr>
          <w:ins w:id="1605" w:author="Arnaud Dumont" w:date="2014-02-24T15:40:00Z"/>
        </w:rPr>
      </w:pPr>
      <w:ins w:id="1606" w:author="Arnaud Dumont" w:date="2014-02-24T15:40:00Z">
        <w:r>
          <w:t>PUT /messages/94f1f3fb-d4a9-482c-9d74-7e95e647bbe2/acknowledge HTTP/1.1</w:t>
        </w:r>
      </w:ins>
    </w:p>
    <w:p w:rsidR="00D90631" w:rsidRDefault="00D90631" w:rsidP="00D90631">
      <w:pPr>
        <w:pStyle w:val="Code"/>
        <w:rPr>
          <w:ins w:id="1607" w:author="Arnaud Dumont" w:date="2014-02-24T15:40:00Z"/>
        </w:rPr>
      </w:pPr>
      <w:ins w:id="1608" w:author="Arnaud Dumont" w:date="2014-02-24T15:40:00Z">
        <w:r>
          <w:t>Client-Transaction-Id: ba7b4e7d-843c-4217-b868-ab6274ff57ba</w:t>
        </w:r>
      </w:ins>
    </w:p>
    <w:p w:rsidR="00D90631" w:rsidRDefault="00D90631" w:rsidP="00D90631">
      <w:pPr>
        <w:pStyle w:val="Code"/>
        <w:rPr>
          <w:ins w:id="1609" w:author="Arnaud Dumont" w:date="2014-02-24T15:40:00Z"/>
        </w:rPr>
      </w:pPr>
      <w:ins w:id="1610" w:author="Arnaud Dumont" w:date="2014-02-24T15:40:00Z">
        <w:r>
          <w:t>X-Requested-By: DiscoveryDNS Reseller API Client</w:t>
        </w:r>
      </w:ins>
    </w:p>
    <w:p w:rsidR="00D90631" w:rsidRDefault="00D90631" w:rsidP="00D90631">
      <w:pPr>
        <w:pStyle w:val="Code"/>
        <w:rPr>
          <w:ins w:id="1611" w:author="Arnaud Dumont" w:date="2014-02-24T15:40:00Z"/>
        </w:rPr>
      </w:pPr>
      <w:ins w:id="1612" w:author="Arnaud Dumont" w:date="2014-02-24T15:40:00Z">
        <w:r>
          <w:t>User-Agent: Jersey/2.2 (Apache HttpClient 4.2.5)</w:t>
        </w:r>
      </w:ins>
    </w:p>
    <w:p w:rsidR="00D90631" w:rsidRDefault="00D90631" w:rsidP="00D90631">
      <w:pPr>
        <w:pStyle w:val="Code"/>
        <w:rPr>
          <w:ins w:id="1613" w:author="Arnaud Dumont" w:date="2014-02-24T15:40:00Z"/>
        </w:rPr>
      </w:pPr>
      <w:ins w:id="1614" w:author="Arnaud Dumont" w:date="2014-02-24T15:40:00Z">
        <w:r>
          <w:t>Host: api.discoverydns.com</w:t>
        </w:r>
      </w:ins>
    </w:p>
    <w:p w:rsidR="00D90631" w:rsidRDefault="00D90631" w:rsidP="00D90631">
      <w:pPr>
        <w:pStyle w:val="Code"/>
        <w:rPr>
          <w:ins w:id="1615" w:author="Arnaud Dumont" w:date="2014-02-24T15:40:00Z"/>
        </w:rPr>
      </w:pPr>
      <w:ins w:id="1616" w:author="Arnaud Dumont" w:date="2014-02-24T15:40:00Z">
        <w:r>
          <w:t>Connection: Keep-Alive</w:t>
        </w:r>
      </w:ins>
    </w:p>
    <w:p w:rsidR="00D90631" w:rsidRPr="00B76AC6" w:rsidRDefault="00D90631" w:rsidP="00D90631">
      <w:pPr>
        <w:pStyle w:val="Code"/>
        <w:rPr>
          <w:ins w:id="1617" w:author="Arnaud Dumont" w:date="2014-02-24T15:40:00Z"/>
        </w:rPr>
      </w:pPr>
    </w:p>
    <w:p w:rsidR="00D90631" w:rsidRDefault="00D90631" w:rsidP="00D90631">
      <w:pPr>
        <w:spacing w:before="0" w:after="200"/>
        <w:rPr>
          <w:ins w:id="1618" w:author="Arnaud Dumont" w:date="2014-02-24T15:40:00Z"/>
        </w:rPr>
      </w:pPr>
      <w:ins w:id="1619" w:author="Arnaud Dumont" w:date="2014-02-24T15:40:00Z">
        <w:r w:rsidRPr="00B76AC6">
          <w:t>Response:</w:t>
        </w:r>
      </w:ins>
    </w:p>
    <w:p w:rsidR="00D90631" w:rsidRDefault="00D90631" w:rsidP="00D90631">
      <w:pPr>
        <w:pStyle w:val="Code"/>
        <w:rPr>
          <w:ins w:id="1620" w:author="Arnaud Dumont" w:date="2014-02-24T15:40:00Z"/>
        </w:rPr>
      </w:pPr>
      <w:ins w:id="1621" w:author="Arnaud Dumont" w:date="2014-02-24T15:40:00Z">
        <w:r>
          <w:t>HTTP/1.1 204 No Content</w:t>
        </w:r>
      </w:ins>
    </w:p>
    <w:p w:rsidR="00D90631" w:rsidRDefault="00D90631" w:rsidP="00D90631">
      <w:pPr>
        <w:pStyle w:val="Code"/>
        <w:rPr>
          <w:ins w:id="1622" w:author="Arnaud Dumont" w:date="2014-02-24T15:40:00Z"/>
        </w:rPr>
      </w:pPr>
      <w:ins w:id="1623" w:author="Arnaud Dumont" w:date="2014-02-24T15:40:00Z">
        <w:r>
          <w:t>Cache-Control: private, no-transform, max-age=30</w:t>
        </w:r>
      </w:ins>
    </w:p>
    <w:p w:rsidR="00D90631" w:rsidRDefault="00D90631" w:rsidP="00D90631">
      <w:pPr>
        <w:pStyle w:val="Code"/>
        <w:rPr>
          <w:ins w:id="1624" w:author="Arnaud Dumont" w:date="2014-02-24T15:40:00Z"/>
        </w:rPr>
      </w:pPr>
      <w:ins w:id="1625" w:author="Arnaud Dumont" w:date="2014-02-24T15:40:00Z">
        <w:r>
          <w:t>Date: Mon, 07 Oct 2013 16:34:09 GMT</w:t>
        </w:r>
      </w:ins>
    </w:p>
    <w:p w:rsidR="00D90631" w:rsidRDefault="00D90631" w:rsidP="00D90631">
      <w:pPr>
        <w:pStyle w:val="Code"/>
        <w:rPr>
          <w:ins w:id="1626" w:author="Arnaud Dumont" w:date="2014-02-24T15:40:00Z"/>
        </w:rPr>
      </w:pPr>
      <w:ins w:id="1627" w:author="Arnaud Dumont" w:date="2014-02-24T15:40:00Z">
        <w:r>
          <w:t>Server-Transaction-Id: 486e426e-7406-4b39-984b-b2ab8b4188a7</w:t>
        </w:r>
      </w:ins>
    </w:p>
    <w:p w:rsidR="00D90631" w:rsidRDefault="00D90631" w:rsidP="00D90631">
      <w:pPr>
        <w:pStyle w:val="Code"/>
        <w:rPr>
          <w:ins w:id="1628" w:author="Arnaud Dumont" w:date="2014-02-24T15:40:00Z"/>
        </w:rPr>
      </w:pPr>
      <w:ins w:id="1629" w:author="Arnaud Dumont" w:date="2014-02-24T15:40:00Z">
        <w:r>
          <w:t>Client-Transaction-Id: ba7b4e7d-843c-4217-b868-ab6274ff57ba</w:t>
        </w:r>
      </w:ins>
    </w:p>
    <w:p w:rsidR="00D90631" w:rsidRDefault="00D90631" w:rsidP="00D90631">
      <w:pPr>
        <w:pStyle w:val="Code"/>
        <w:rPr>
          <w:ins w:id="1630" w:author="Arnaud Dumont" w:date="2014-02-24T15:40:00Z"/>
        </w:rPr>
      </w:pPr>
    </w:p>
    <w:p w:rsidR="00F2022B" w:rsidDel="00D024A1" w:rsidRDefault="00F2022B" w:rsidP="00F2022B">
      <w:pPr>
        <w:rPr>
          <w:del w:id="1631" w:author="Arnaud Dumont" w:date="2014-02-24T15:53:00Z"/>
        </w:rPr>
      </w:pPr>
    </w:p>
    <w:p w:rsidR="00F51719" w:rsidRDefault="00F51719" w:rsidP="00F2022B">
      <w:pPr>
        <w:rPr>
          <w:ins w:id="1632"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D93" w:rsidRDefault="002C4D93" w:rsidP="00626767">
      <w:pPr>
        <w:spacing w:before="0" w:after="0" w:line="240" w:lineRule="auto"/>
      </w:pPr>
      <w:r>
        <w:separator/>
      </w:r>
    </w:p>
  </w:endnote>
  <w:endnote w:type="continuationSeparator" w:id="0">
    <w:p w:rsidR="002C4D93" w:rsidRDefault="002C4D93"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141D07">
      <w:rPr>
        <w:noProof/>
      </w:rPr>
      <w:t>VI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EB196C" w:rsidRPr="0075277E" w:rsidRDefault="00EB196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141D07">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EB196C" w:rsidRPr="00587DD8" w:rsidRDefault="00EB196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EB196C" w:rsidRPr="00587DD8" w:rsidRDefault="00EB196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141D07">
      <w:rPr>
        <w:noProof/>
      </w:rPr>
      <w:t>86</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41D07">
          <w:rPr>
            <w:noProof/>
          </w:rPr>
          <w:t>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EB196C" w:rsidRPr="00A33A1B" w:rsidRDefault="00EB196C" w:rsidP="00CA0A87">
                        <w:pPr>
                          <w:pStyle w:val="Classification"/>
                        </w:pPr>
                        <w:r>
                          <w:fldChar w:fldCharType="begin"/>
                        </w:r>
                        <w:r>
                          <w:instrText xml:space="preserve"> STYLEREF  "Document Classification" </w:instrText>
                        </w:r>
                        <w:r>
                          <w:fldChar w:fldCharType="separate"/>
                        </w:r>
                        <w:r w:rsidR="00141D07">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EF0F0E">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EB196C" w:rsidRDefault="00EB196C" w:rsidP="00B26A5F">
        <w:pPr>
          <w:pStyle w:val="Footer"/>
        </w:pPr>
        <w:r>
          <w:t xml:space="preserve">Page </w:t>
        </w:r>
        <w:r>
          <w:fldChar w:fldCharType="begin"/>
        </w:r>
        <w:r>
          <w:instrText xml:space="preserve"> PAGE   \* MERGEFORMAT </w:instrText>
        </w:r>
        <w:r>
          <w:fldChar w:fldCharType="separate"/>
        </w:r>
        <w:r>
          <w:rPr>
            <w:noProof/>
          </w:rPr>
          <w:t>93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EB196C" w:rsidRPr="0075277E" w:rsidRDefault="00EB196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EB196C" w:rsidRPr="00A33A1B" w:rsidRDefault="00EB196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2D6CE7" w:rsidRDefault="00EB196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E50380" w:rsidRDefault="00EB196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D93" w:rsidRDefault="002C4D93" w:rsidP="00626767">
      <w:pPr>
        <w:spacing w:before="0" w:after="0" w:line="240" w:lineRule="auto"/>
      </w:pPr>
      <w:r>
        <w:separator/>
      </w:r>
    </w:p>
  </w:footnote>
  <w:footnote w:type="continuationSeparator" w:id="0">
    <w:p w:rsidR="002C4D93" w:rsidRDefault="002C4D93"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1D418F">
    <w:pPr>
      <w:pStyle w:val="Header"/>
      <w:rPr>
        <w:noProof/>
      </w:rPr>
    </w:pPr>
    <w:r>
      <w:fldChar w:fldCharType="begin"/>
    </w:r>
    <w:r>
      <w:instrText xml:space="preserve"> STYLEREF  "Document Title" </w:instrText>
    </w:r>
    <w:r>
      <w:fldChar w:fldCharType="separate"/>
    </w:r>
    <w:r w:rsidR="00141D07">
      <w:rPr>
        <w:noProof/>
      </w:rPr>
      <w:t>DiscoveryDNS API</w:t>
    </w:r>
    <w:r>
      <w:rPr>
        <w:noProof/>
      </w:rPr>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141D07">
      <w:rPr>
        <w:noProof/>
      </w:rPr>
      <w:t>DiscoveryDNS API</w:t>
    </w:r>
    <w:r>
      <w:fldChar w:fldCharType="end"/>
    </w:r>
  </w:p>
  <w:p w:rsidR="00EB196C" w:rsidRPr="001D418F" w:rsidRDefault="00EB196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F51719">
    <w:pPr>
      <w:pStyle w:val="Header"/>
      <w:rPr>
        <w:noProof/>
      </w:rPr>
    </w:pPr>
    <w:r>
      <w:fldChar w:fldCharType="begin"/>
    </w:r>
    <w:r>
      <w:instrText xml:space="preserve"> STYLEREF  "Document Title" </w:instrText>
    </w:r>
    <w:r>
      <w:fldChar w:fldCharType="separate"/>
    </w:r>
    <w:r w:rsidR="00141D07">
      <w:rPr>
        <w:noProof/>
      </w:rPr>
      <w:t>DiscoveryDNS API</w:t>
    </w:r>
    <w:r>
      <w:rPr>
        <w:noProof/>
      </w:rPr>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141D07">
      <w:rPr>
        <w:noProof/>
      </w:rPr>
      <w:t>DiscoveryDNS API</w:t>
    </w:r>
    <w:r>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EB196C" w:rsidP="00F51719">
    <w:pPr>
      <w:pStyle w:val="Header"/>
    </w:pPr>
    <w:r>
      <w:fldChar w:fldCharType="begin"/>
    </w:r>
    <w:r>
      <w:instrText xml:space="preserve"> STYLEREF  "Document Title" </w:instrText>
    </w:r>
    <w:r>
      <w:fldChar w:fldCharType="separate"/>
    </w:r>
    <w:r w:rsidR="00EF0F0E">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Pr>
        <w:noProof/>
      </w:rPr>
      <w:t>DiscoveryDNS API</w:t>
    </w:r>
    <w:r>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224DB4">
    <w:pPr>
      <w:pStyle w:val="Header"/>
      <w:tabs>
        <w:tab w:val="left" w:pos="1770"/>
        <w:tab w:val="center" w:pos="4252"/>
      </w:tabs>
      <w:jc w:val="left"/>
      <w:rPr>
        <w:noProof/>
        <w:lang w:eastAsia="en-AU"/>
      </w:rPr>
    </w:pPr>
  </w:p>
  <w:p w:rsidR="00EB196C" w:rsidRDefault="00EB196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EB196C" w:rsidRPr="006B764C" w:rsidRDefault="00EB196C"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EB196C"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1D07"/>
    <w:rsid w:val="00142403"/>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58"/>
    <w:rsid w:val="002C656C"/>
    <w:rsid w:val="002C753F"/>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F4AAA"/>
    <w:rsid w:val="00574D34"/>
    <w:rsid w:val="005979F3"/>
    <w:rsid w:val="006258B7"/>
    <w:rsid w:val="00647D4D"/>
    <w:rsid w:val="007D0FEB"/>
    <w:rsid w:val="008C10DB"/>
    <w:rsid w:val="008D4A4B"/>
    <w:rsid w:val="009D57DF"/>
    <w:rsid w:val="00A95329"/>
    <w:rsid w:val="00C90508"/>
    <w:rsid w:val="00E64317"/>
    <w:rsid w:val="00E736A6"/>
    <w:rsid w:val="00F46C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00B0A-8A2D-4E01-AE36-A8AA49DCC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101</Pages>
  <Words>20318</Words>
  <Characters>115813</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80</cp:revision>
  <cp:lastPrinted>2013-09-16T03:58:00Z</cp:lastPrinted>
  <dcterms:created xsi:type="dcterms:W3CDTF">2014-02-03T06:33:00Z</dcterms:created>
  <dcterms:modified xsi:type="dcterms:W3CDTF">2014-03-11T06:52:00Z</dcterms:modified>
</cp:coreProperties>
</file>