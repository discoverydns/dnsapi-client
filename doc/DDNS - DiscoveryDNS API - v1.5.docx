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2-25T13:24:00Z">
        <w:r w:rsidR="00C42B62">
          <w:rPr>
            <w:noProof/>
          </w:rPr>
          <w:t>25 February 2014</w:t>
        </w:r>
      </w:ins>
      <w:del w:id="1" w:author="Arnaud Dumont" w:date="2014-02-14T09:41:00Z">
        <w:r w:rsidR="00D97FBB" w:rsidDel="009451C4">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Added DNSSEC fields in Zone Get Response</w:t>
              </w:r>
            </w:ins>
            <w:ins w:id="6" w:author="Arnaud Dumont" w:date="2014-02-14T09:42:00Z">
              <w:r w:rsidR="00FB6D16">
                <w:rPr>
                  <w:vanish/>
                  <w:lang w:eastAsia="en-AU"/>
                </w:rPr>
                <w:t>. Added the Zone Get Zone File Command.</w:t>
              </w:r>
            </w:ins>
            <w:ins w:id="7" w:author="Arnaud Dumont" w:date="2014-02-20T10:43:00Z">
              <w:r w:rsidR="004725FB">
                <w:rPr>
                  <w:vanish/>
                  <w:lang w:eastAsia="en-AU"/>
                </w:rPr>
                <w:t xml:space="preserve"> Fixed minor errors.</w:t>
              </w:r>
            </w:ins>
            <w:ins w:id="8" w:author="Arnaud Dumont" w:date="2014-02-24T15:04:00Z">
              <w:r w:rsidR="00DE117E">
                <w:rPr>
                  <w:vanish/>
                  <w:lang w:eastAsia="en-AU"/>
                </w:rPr>
                <w:t xml:space="preserve"> Added Message commands.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217ED" w:rsidP="00B46C8B">
            <w:pPr>
              <w:pStyle w:val="DocumentTableText"/>
              <w:rPr>
                <w:vanish/>
              </w:rPr>
            </w:pPr>
            <w:fldSimple w:instr=" FILENAME  \* Caps \p  \* MERGEFORMAT ">
              <w:r w:rsidR="00BE142B">
                <w:rPr>
                  <w:noProof/>
                  <w:vanish/>
                </w:rPr>
                <w:t>U:\DDNS - Discoverydns API - V1.</w:t>
              </w:r>
              <w:del w:id="9" w:author="Arnaud Dumont" w:date="2014-02-20T10:46:00Z">
                <w:r w:rsidR="00BE142B" w:rsidDel="00B46C8B">
                  <w:rPr>
                    <w:noProof/>
                    <w:vanish/>
                  </w:rPr>
                  <w:delText>2</w:delText>
                </w:r>
              </w:del>
              <w:ins w:id="10" w:author="Arnaud Dumont" w:date="2014-02-20T10:46:00Z">
                <w:r w:rsidR="00B46C8B">
                  <w:rPr>
                    <w:noProof/>
                    <w:vanish/>
                  </w:rPr>
                  <w:t>5</w:t>
                </w:r>
              </w:ins>
              <w:r w:rsidR="00BE142B">
                <w:rPr>
                  <w:noProof/>
                  <w:vanish/>
                </w:rPr>
                <w:t>.Docx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1" w:author="Arnaud Dumont" w:date="2014-02-25T13:24:00Z">
              <w:r w:rsidR="00C42B62">
                <w:rPr>
                  <w:noProof/>
                  <w:vanish/>
                </w:rPr>
                <w:t>2014/02/24 - 15:54:00</w:t>
              </w:r>
            </w:ins>
            <w:del w:id="12" w:author="Arnaud Dumont" w:date="2014-02-20T10:46:00Z">
              <w:r w:rsidR="004725FB" w:rsidDel="003D5F36">
                <w:rPr>
                  <w:noProof/>
                  <w:vanish/>
                </w:rPr>
                <w:delText>2014/02/14 - 11:43:00</w:delText>
              </w:r>
            </w:del>
            <w:del w:id="13" w:author="Arnaud Dumont" w:date="2014-02-14T09:41:00Z">
              <w:r w:rsidR="00D97FBB" w:rsidDel="009451C4">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F8133C" w:rsidRDefault="000323F3">
      <w:pPr>
        <w:pStyle w:val="TOC1"/>
        <w:rPr>
          <w:ins w:id="14" w:author="Arnaud Dumont" w:date="2014-02-25T13:43: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5" w:author="Arnaud Dumont" w:date="2014-02-25T13:43:00Z">
        <w:r w:rsidR="00F8133C" w:rsidRPr="0002373F">
          <w:rPr>
            <w:rStyle w:val="Hyperlink"/>
            <w:noProof/>
          </w:rPr>
          <w:fldChar w:fldCharType="begin"/>
        </w:r>
        <w:r w:rsidR="00F8133C" w:rsidRPr="0002373F">
          <w:rPr>
            <w:rStyle w:val="Hyperlink"/>
            <w:noProof/>
          </w:rPr>
          <w:instrText xml:space="preserve"> </w:instrText>
        </w:r>
        <w:r w:rsidR="00F8133C">
          <w:rPr>
            <w:noProof/>
          </w:rPr>
          <w:instrText>HYPERLINK \l "_Toc381099158"</w:instrText>
        </w:r>
        <w:r w:rsidR="00F8133C" w:rsidRPr="0002373F">
          <w:rPr>
            <w:rStyle w:val="Hyperlink"/>
            <w:noProof/>
          </w:rPr>
          <w:instrText xml:space="preserve"> </w:instrText>
        </w:r>
        <w:r w:rsidR="00F8133C" w:rsidRPr="0002373F">
          <w:rPr>
            <w:rStyle w:val="Hyperlink"/>
            <w:noProof/>
          </w:rPr>
        </w:r>
        <w:r w:rsidR="00F8133C" w:rsidRPr="0002373F">
          <w:rPr>
            <w:rStyle w:val="Hyperlink"/>
            <w:noProof/>
          </w:rPr>
          <w:fldChar w:fldCharType="separate"/>
        </w:r>
        <w:r w:rsidR="00F8133C" w:rsidRPr="0002373F">
          <w:rPr>
            <w:rStyle w:val="Hyperlink"/>
            <w:noProof/>
          </w:rPr>
          <w:t>1</w:t>
        </w:r>
        <w:r w:rsidR="00F8133C">
          <w:rPr>
            <w:rFonts w:eastAsiaTheme="minorEastAsia"/>
            <w:b w:val="0"/>
            <w:noProof/>
            <w:sz w:val="22"/>
            <w:szCs w:val="22"/>
            <w:lang w:eastAsia="en-AU"/>
          </w:rPr>
          <w:tab/>
        </w:r>
        <w:r w:rsidR="00F8133C" w:rsidRPr="0002373F">
          <w:rPr>
            <w:rStyle w:val="Hyperlink"/>
            <w:noProof/>
          </w:rPr>
          <w:t>Introduction</w:t>
        </w:r>
        <w:r w:rsidR="00F8133C">
          <w:rPr>
            <w:noProof/>
            <w:webHidden/>
          </w:rPr>
          <w:tab/>
        </w:r>
        <w:r w:rsidR="00F8133C">
          <w:rPr>
            <w:noProof/>
            <w:webHidden/>
          </w:rPr>
          <w:fldChar w:fldCharType="begin"/>
        </w:r>
        <w:r w:rsidR="00F8133C">
          <w:rPr>
            <w:noProof/>
            <w:webHidden/>
          </w:rPr>
          <w:instrText xml:space="preserve"> PAGEREF _Toc381099158 \h </w:instrText>
        </w:r>
        <w:r w:rsidR="00F8133C">
          <w:rPr>
            <w:noProof/>
            <w:webHidden/>
          </w:rPr>
        </w:r>
      </w:ins>
      <w:r w:rsidR="00F8133C">
        <w:rPr>
          <w:noProof/>
          <w:webHidden/>
        </w:rPr>
        <w:fldChar w:fldCharType="separate"/>
      </w:r>
      <w:ins w:id="16" w:author="Arnaud Dumont" w:date="2014-02-25T13:43:00Z">
        <w:r w:rsidR="00F8133C">
          <w:rPr>
            <w:noProof/>
            <w:webHidden/>
          </w:rPr>
          <w:t>1</w:t>
        </w:r>
        <w:r w:rsidR="00F8133C">
          <w:rPr>
            <w:noProof/>
            <w:webHidden/>
          </w:rPr>
          <w:fldChar w:fldCharType="end"/>
        </w:r>
        <w:r w:rsidR="00F8133C" w:rsidRPr="0002373F">
          <w:rPr>
            <w:rStyle w:val="Hyperlink"/>
            <w:noProof/>
          </w:rPr>
          <w:fldChar w:fldCharType="end"/>
        </w:r>
      </w:ins>
    </w:p>
    <w:p w:rsidR="00F8133C" w:rsidRDefault="00F8133C">
      <w:pPr>
        <w:pStyle w:val="TOC1"/>
        <w:rPr>
          <w:ins w:id="17" w:author="Arnaud Dumont" w:date="2014-02-25T13:43:00Z"/>
          <w:rFonts w:eastAsiaTheme="minorEastAsia"/>
          <w:b w:val="0"/>
          <w:noProof/>
          <w:sz w:val="22"/>
          <w:szCs w:val="22"/>
          <w:lang w:eastAsia="en-AU"/>
        </w:rPr>
      </w:pPr>
      <w:ins w:id="18"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"_Toc381099159"</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2</w:t>
        </w:r>
        <w:r>
          <w:rPr>
            <w:rFonts w:eastAsiaTheme="minorEastAsia"/>
            <w:b w:val="0"/>
            <w:noProof/>
            <w:sz w:val="22"/>
            <w:szCs w:val="22"/>
            <w:lang w:eastAsia="en-AU"/>
          </w:rPr>
          <w:tab/>
        </w:r>
        <w:r w:rsidRPr="0002373F">
          <w:rPr>
            <w:rStyle w:val="Hyperlink"/>
            <w:noProof/>
          </w:rPr>
          <w:t>General</w:t>
        </w:r>
        <w:r>
          <w:rPr>
            <w:noProof/>
            <w:webHidden/>
          </w:rPr>
          <w:tab/>
        </w:r>
        <w:r>
          <w:rPr>
            <w:noProof/>
            <w:webHidden/>
          </w:rPr>
          <w:fldChar w:fldCharType="begin"/>
        </w:r>
        <w:r>
          <w:rPr>
            <w:noProof/>
            <w:webHidden/>
          </w:rPr>
          <w:instrText xml:space="preserve"> PAGEREF _Toc381099159 \h </w:instrText>
        </w:r>
        <w:r>
          <w:rPr>
            <w:noProof/>
            <w:webHidden/>
          </w:rPr>
        </w:r>
      </w:ins>
      <w:r>
        <w:rPr>
          <w:noProof/>
          <w:webHidden/>
        </w:rPr>
        <w:fldChar w:fldCharType="separate"/>
      </w:r>
      <w:ins w:id="19" w:author="Arnaud Dumont" w:date="2014-02-25T13:43:00Z">
        <w:r>
          <w:rPr>
            <w:noProof/>
            <w:webHidden/>
          </w:rPr>
          <w:t>2</w:t>
        </w:r>
        <w:r>
          <w:rPr>
            <w:noProof/>
            <w:webHidden/>
          </w:rPr>
          <w:fldChar w:fldCharType="end"/>
        </w:r>
        <w:r w:rsidRPr="0002373F">
          <w:rPr>
            <w:rStyle w:val="Hyperlink"/>
            <w:noProof/>
          </w:rPr>
          <w:fldChar w:fldCharType="end"/>
        </w:r>
      </w:ins>
    </w:p>
    <w:p w:rsidR="00F8133C" w:rsidRDefault="00F8133C">
      <w:pPr>
        <w:pStyle w:val="TOC2"/>
        <w:rPr>
          <w:ins w:id="20" w:author="Arnaud Dumont" w:date="2014-02-25T13:43:00Z"/>
          <w:rFonts w:eastAsiaTheme="minorEastAsia"/>
          <w:noProof/>
          <w:sz w:val="22"/>
          <w:szCs w:val="22"/>
          <w:lang w:eastAsia="en-AU"/>
        </w:rPr>
      </w:pPr>
      <w:ins w:id="21"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"_Toc381099160"</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2.1</w:t>
        </w:r>
        <w:r>
          <w:rPr>
            <w:rFonts w:eastAsiaTheme="minorEastAsia"/>
            <w:noProof/>
            <w:sz w:val="22"/>
            <w:szCs w:val="22"/>
            <w:lang w:eastAsia="en-AU"/>
          </w:rPr>
          <w:tab/>
        </w:r>
        <w:r w:rsidRPr="0002373F">
          <w:rPr>
            <w:rStyle w:val="Hyperlink"/>
            <w:noProof/>
          </w:rPr>
          <w:t>Data Types</w:t>
        </w:r>
        <w:r>
          <w:rPr>
            <w:noProof/>
            <w:webHidden/>
          </w:rPr>
          <w:tab/>
        </w:r>
        <w:r>
          <w:rPr>
            <w:noProof/>
            <w:webHidden/>
          </w:rPr>
          <w:fldChar w:fldCharType="begin"/>
        </w:r>
        <w:r>
          <w:rPr>
            <w:noProof/>
            <w:webHidden/>
          </w:rPr>
          <w:instrText xml:space="preserve"> PAGEREF _Toc381099160 \h </w:instrText>
        </w:r>
        <w:r>
          <w:rPr>
            <w:noProof/>
            <w:webHidden/>
          </w:rPr>
        </w:r>
      </w:ins>
      <w:r>
        <w:rPr>
          <w:noProof/>
          <w:webHidden/>
        </w:rPr>
        <w:fldChar w:fldCharType="separate"/>
      </w:r>
      <w:ins w:id="22" w:author="Arnaud Dumont" w:date="2014-02-25T13:43:00Z">
        <w:r>
          <w:rPr>
            <w:noProof/>
            <w:webHidden/>
          </w:rPr>
          <w:t>2</w:t>
        </w:r>
        <w:r>
          <w:rPr>
            <w:noProof/>
            <w:webHidden/>
          </w:rPr>
          <w:fldChar w:fldCharType="end"/>
        </w:r>
        <w:r w:rsidRPr="0002373F">
          <w:rPr>
            <w:rStyle w:val="Hyperlink"/>
            <w:noProof/>
          </w:rPr>
          <w:fldChar w:fldCharType="end"/>
        </w:r>
      </w:ins>
    </w:p>
    <w:p w:rsidR="00F8133C" w:rsidRDefault="00F8133C">
      <w:pPr>
        <w:pStyle w:val="TOC2"/>
        <w:rPr>
          <w:ins w:id="23" w:author="Arnaud Dumont" w:date="2014-02-25T13:43:00Z"/>
          <w:rFonts w:eastAsiaTheme="minorEastAsia"/>
          <w:noProof/>
          <w:sz w:val="22"/>
          <w:szCs w:val="22"/>
          <w:lang w:eastAsia="en-AU"/>
        </w:rPr>
      </w:pPr>
      <w:ins w:id="24"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"_Toc381099161"</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2.2</w:t>
        </w:r>
        <w:r>
          <w:rPr>
            <w:rFonts w:eastAsiaTheme="minorEastAsia"/>
            <w:noProof/>
            <w:sz w:val="22"/>
            <w:szCs w:val="22"/>
            <w:lang w:eastAsia="en-AU"/>
          </w:rPr>
          <w:tab/>
        </w:r>
        <w:r w:rsidRPr="0002373F">
          <w:rPr>
            <w:rStyle w:val="Hyperlink"/>
            <w:noProof/>
          </w:rPr>
          <w:t>Protocol Overview</w:t>
        </w:r>
        <w:r>
          <w:rPr>
            <w:noProof/>
            <w:webHidden/>
          </w:rPr>
          <w:tab/>
        </w:r>
        <w:r>
          <w:rPr>
            <w:noProof/>
            <w:webHidden/>
          </w:rPr>
          <w:fldChar w:fldCharType="begin"/>
        </w:r>
        <w:r>
          <w:rPr>
            <w:noProof/>
            <w:webHidden/>
          </w:rPr>
          <w:instrText xml:space="preserve"> PAGEREF _Toc381099161 \h </w:instrText>
        </w:r>
        <w:r>
          <w:rPr>
            <w:noProof/>
            <w:webHidden/>
          </w:rPr>
        </w:r>
      </w:ins>
      <w:r>
        <w:rPr>
          <w:noProof/>
          <w:webHidden/>
        </w:rPr>
        <w:fldChar w:fldCharType="separate"/>
      </w:r>
      <w:ins w:id="25" w:author="Arnaud Dumont" w:date="2014-02-25T13:43:00Z">
        <w:r>
          <w:rPr>
            <w:noProof/>
            <w:webHidden/>
          </w:rPr>
          <w:t>3</w:t>
        </w:r>
        <w:r>
          <w:rPr>
            <w:noProof/>
            <w:webHidden/>
          </w:rPr>
          <w:fldChar w:fldCharType="end"/>
        </w:r>
        <w:r w:rsidRPr="0002373F">
          <w:rPr>
            <w:rStyle w:val="Hyperlink"/>
            <w:noProof/>
          </w:rPr>
          <w:fldChar w:fldCharType="end"/>
        </w:r>
      </w:ins>
    </w:p>
    <w:p w:rsidR="00F8133C" w:rsidRDefault="00F8133C">
      <w:pPr>
        <w:pStyle w:val="TOC2"/>
        <w:rPr>
          <w:ins w:id="26" w:author="Arnaud Dumont" w:date="2014-02-25T13:43:00Z"/>
          <w:rFonts w:eastAsiaTheme="minorEastAsia"/>
          <w:noProof/>
          <w:sz w:val="22"/>
          <w:szCs w:val="22"/>
          <w:lang w:eastAsia="en-AU"/>
        </w:rPr>
      </w:pPr>
      <w:ins w:id="27"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"_Toc381099162"</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2.3</w:t>
        </w:r>
        <w:r>
          <w:rPr>
            <w:rFonts w:eastAsiaTheme="minorEastAsia"/>
            <w:noProof/>
            <w:sz w:val="22"/>
            <w:szCs w:val="22"/>
            <w:lang w:eastAsia="en-AU"/>
          </w:rPr>
          <w:tab/>
        </w:r>
        <w:r w:rsidRPr="0002373F">
          <w:rPr>
            <w:rStyle w:val="Hyperlink"/>
            <w:noProof/>
          </w:rPr>
          <w:t>Authentication</w:t>
        </w:r>
        <w:r>
          <w:rPr>
            <w:noProof/>
            <w:webHidden/>
          </w:rPr>
          <w:tab/>
        </w:r>
        <w:r>
          <w:rPr>
            <w:noProof/>
            <w:webHidden/>
          </w:rPr>
          <w:fldChar w:fldCharType="begin"/>
        </w:r>
        <w:r>
          <w:rPr>
            <w:noProof/>
            <w:webHidden/>
          </w:rPr>
          <w:instrText xml:space="preserve"> PAGEREF _Toc381099162 \h </w:instrText>
        </w:r>
        <w:r>
          <w:rPr>
            <w:noProof/>
            <w:webHidden/>
          </w:rPr>
        </w:r>
      </w:ins>
      <w:r>
        <w:rPr>
          <w:noProof/>
          <w:webHidden/>
        </w:rPr>
        <w:fldChar w:fldCharType="separate"/>
      </w:r>
      <w:ins w:id="28" w:author="Arnaud Dumont" w:date="2014-02-25T13:43:00Z">
        <w:r>
          <w:rPr>
            <w:noProof/>
            <w:webHidden/>
          </w:rPr>
          <w:t>3</w:t>
        </w:r>
        <w:r>
          <w:rPr>
            <w:noProof/>
            <w:webHidden/>
          </w:rPr>
          <w:fldChar w:fldCharType="end"/>
        </w:r>
        <w:r w:rsidRPr="0002373F">
          <w:rPr>
            <w:rStyle w:val="Hyperlink"/>
            <w:noProof/>
          </w:rPr>
          <w:fldChar w:fldCharType="end"/>
        </w:r>
      </w:ins>
    </w:p>
    <w:p w:rsidR="00F8133C" w:rsidRDefault="00F8133C">
      <w:pPr>
        <w:pStyle w:val="TOC2"/>
        <w:rPr>
          <w:ins w:id="29" w:author="Arnaud Dumont" w:date="2014-02-25T13:43:00Z"/>
          <w:rFonts w:eastAsiaTheme="minorEastAsia"/>
          <w:noProof/>
          <w:sz w:val="22"/>
          <w:szCs w:val="22"/>
          <w:lang w:eastAsia="en-AU"/>
        </w:rPr>
      </w:pPr>
      <w:ins w:id="30"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"_Toc381099163"</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2.4</w:t>
        </w:r>
        <w:r>
          <w:rPr>
            <w:rFonts w:eastAsiaTheme="minorEastAsia"/>
            <w:noProof/>
            <w:sz w:val="22"/>
            <w:szCs w:val="22"/>
            <w:lang w:eastAsia="en-AU"/>
          </w:rPr>
          <w:tab/>
        </w:r>
        <w:r w:rsidRPr="0002373F">
          <w:rPr>
            <w:rStyle w:val="Hyperlink"/>
            <w:noProof/>
          </w:rPr>
          <w:t>Update Version Check</w:t>
        </w:r>
        <w:r>
          <w:rPr>
            <w:noProof/>
            <w:webHidden/>
          </w:rPr>
          <w:tab/>
        </w:r>
        <w:r>
          <w:rPr>
            <w:noProof/>
            <w:webHidden/>
          </w:rPr>
          <w:fldChar w:fldCharType="begin"/>
        </w:r>
        <w:r>
          <w:rPr>
            <w:noProof/>
            <w:webHidden/>
          </w:rPr>
          <w:instrText xml:space="preserve"> PAGEREF _Toc381099163 \h </w:instrText>
        </w:r>
        <w:r>
          <w:rPr>
            <w:noProof/>
            <w:webHidden/>
          </w:rPr>
        </w:r>
      </w:ins>
      <w:r>
        <w:rPr>
          <w:noProof/>
          <w:webHidden/>
        </w:rPr>
        <w:fldChar w:fldCharType="separate"/>
      </w:r>
      <w:ins w:id="31" w:author="Arnaud Dumont" w:date="2014-02-25T13:43:00Z">
        <w:r>
          <w:rPr>
            <w:noProof/>
            <w:webHidden/>
          </w:rPr>
          <w:t>3</w:t>
        </w:r>
        <w:r>
          <w:rPr>
            <w:noProof/>
            <w:webHidden/>
          </w:rPr>
          <w:fldChar w:fldCharType="end"/>
        </w:r>
        <w:r w:rsidRPr="0002373F">
          <w:rPr>
            <w:rStyle w:val="Hyperlink"/>
            <w:noProof/>
          </w:rPr>
          <w:fldChar w:fldCharType="end"/>
        </w:r>
      </w:ins>
    </w:p>
    <w:p w:rsidR="00F8133C" w:rsidRDefault="00F8133C">
      <w:pPr>
        <w:pStyle w:val="TOC2"/>
        <w:rPr>
          <w:ins w:id="32" w:author="Arnaud Dumont" w:date="2014-02-25T13:43:00Z"/>
          <w:rFonts w:eastAsiaTheme="minorEastAsia"/>
          <w:noProof/>
          <w:sz w:val="22"/>
          <w:szCs w:val="22"/>
          <w:lang w:eastAsia="en-AU"/>
        </w:rPr>
      </w:pPr>
      <w:ins w:id="33"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"_Toc381099164"</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2.5</w:t>
        </w:r>
        <w:r>
          <w:rPr>
            <w:rFonts w:eastAsiaTheme="minorEastAsia"/>
            <w:noProof/>
            <w:sz w:val="22"/>
            <w:szCs w:val="22"/>
            <w:lang w:eastAsia="en-AU"/>
          </w:rPr>
          <w:tab/>
        </w:r>
        <w:r w:rsidRPr="0002373F">
          <w:rPr>
            <w:rStyle w:val="Hyperlink"/>
            <w:noProof/>
          </w:rPr>
          <w:t>E-Tag Evaluation</w:t>
        </w:r>
        <w:r>
          <w:rPr>
            <w:noProof/>
            <w:webHidden/>
          </w:rPr>
          <w:tab/>
        </w:r>
        <w:r>
          <w:rPr>
            <w:noProof/>
            <w:webHidden/>
          </w:rPr>
          <w:fldChar w:fldCharType="begin"/>
        </w:r>
        <w:r>
          <w:rPr>
            <w:noProof/>
            <w:webHidden/>
          </w:rPr>
          <w:instrText xml:space="preserve"> PAGEREF _Toc381099164 \h </w:instrText>
        </w:r>
        <w:r>
          <w:rPr>
            <w:noProof/>
            <w:webHidden/>
          </w:rPr>
        </w:r>
      </w:ins>
      <w:r>
        <w:rPr>
          <w:noProof/>
          <w:webHidden/>
        </w:rPr>
        <w:fldChar w:fldCharType="separate"/>
      </w:r>
      <w:ins w:id="34" w:author="Arnaud Dumont" w:date="2014-02-25T13:43:00Z">
        <w:r>
          <w:rPr>
            <w:noProof/>
            <w:webHidden/>
          </w:rPr>
          <w:t>4</w:t>
        </w:r>
        <w:r>
          <w:rPr>
            <w:noProof/>
            <w:webHidden/>
          </w:rPr>
          <w:fldChar w:fldCharType="end"/>
        </w:r>
        <w:r w:rsidRPr="0002373F">
          <w:rPr>
            <w:rStyle w:val="Hyperlink"/>
            <w:noProof/>
          </w:rPr>
          <w:fldChar w:fldCharType="end"/>
        </w:r>
      </w:ins>
    </w:p>
    <w:p w:rsidR="00F8133C" w:rsidRDefault="00F8133C">
      <w:pPr>
        <w:pStyle w:val="TOC2"/>
        <w:rPr>
          <w:ins w:id="35" w:author="Arnaud Dumont" w:date="2014-02-25T13:43:00Z"/>
          <w:rFonts w:eastAsiaTheme="minorEastAsia"/>
          <w:noProof/>
          <w:sz w:val="22"/>
          <w:szCs w:val="22"/>
          <w:lang w:eastAsia="en-AU"/>
        </w:rPr>
      </w:pPr>
      <w:ins w:id="36"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"_Toc381099165"</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2.6</w:t>
        </w:r>
        <w:r>
          <w:rPr>
            <w:rFonts w:eastAsiaTheme="minorEastAsia"/>
            <w:noProof/>
            <w:sz w:val="22"/>
            <w:szCs w:val="22"/>
            <w:lang w:eastAsia="en-AU"/>
          </w:rPr>
          <w:tab/>
        </w:r>
        <w:r w:rsidRPr="0002373F">
          <w:rPr>
            <w:rStyle w:val="Hyperlink"/>
            <w:noProof/>
          </w:rPr>
          <w:t>General Request Headers</w:t>
        </w:r>
        <w:r>
          <w:rPr>
            <w:noProof/>
            <w:webHidden/>
          </w:rPr>
          <w:tab/>
        </w:r>
        <w:r>
          <w:rPr>
            <w:noProof/>
            <w:webHidden/>
          </w:rPr>
          <w:fldChar w:fldCharType="begin"/>
        </w:r>
        <w:r>
          <w:rPr>
            <w:noProof/>
            <w:webHidden/>
          </w:rPr>
          <w:instrText xml:space="preserve"> PAGEREF _Toc381099165 \h </w:instrText>
        </w:r>
        <w:r>
          <w:rPr>
            <w:noProof/>
            <w:webHidden/>
          </w:rPr>
        </w:r>
      </w:ins>
      <w:r>
        <w:rPr>
          <w:noProof/>
          <w:webHidden/>
        </w:rPr>
        <w:fldChar w:fldCharType="separate"/>
      </w:r>
      <w:ins w:id="37" w:author="Arnaud Dumont" w:date="2014-02-25T13:43:00Z">
        <w:r>
          <w:rPr>
            <w:noProof/>
            <w:webHidden/>
          </w:rPr>
          <w:t>4</w:t>
        </w:r>
        <w:r>
          <w:rPr>
            <w:noProof/>
            <w:webHidden/>
          </w:rPr>
          <w:fldChar w:fldCharType="end"/>
        </w:r>
        <w:r w:rsidRPr="0002373F">
          <w:rPr>
            <w:rStyle w:val="Hyperlink"/>
            <w:noProof/>
          </w:rPr>
          <w:fldChar w:fldCharType="end"/>
        </w:r>
      </w:ins>
    </w:p>
    <w:p w:rsidR="00F8133C" w:rsidRDefault="00F8133C">
      <w:pPr>
        <w:pStyle w:val="TOC2"/>
        <w:rPr>
          <w:ins w:id="38" w:author="Arnaud Dumont" w:date="2014-02-25T13:43:00Z"/>
          <w:rFonts w:eastAsiaTheme="minorEastAsia"/>
          <w:noProof/>
          <w:sz w:val="22"/>
          <w:szCs w:val="22"/>
          <w:lang w:eastAsia="en-AU"/>
        </w:rPr>
      </w:pPr>
      <w:ins w:id="39"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"_Toc381099166"</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2.7</w:t>
        </w:r>
        <w:r>
          <w:rPr>
            <w:rFonts w:eastAsiaTheme="minorEastAsia"/>
            <w:noProof/>
            <w:sz w:val="22"/>
            <w:szCs w:val="22"/>
            <w:lang w:eastAsia="en-AU"/>
          </w:rPr>
          <w:tab/>
        </w:r>
        <w:r w:rsidRPr="0002373F">
          <w:rPr>
            <w:rStyle w:val="Hyperlink"/>
            <w:noProof/>
          </w:rPr>
          <w:t>General Response Headers</w:t>
        </w:r>
        <w:r>
          <w:rPr>
            <w:noProof/>
            <w:webHidden/>
          </w:rPr>
          <w:tab/>
        </w:r>
        <w:r>
          <w:rPr>
            <w:noProof/>
            <w:webHidden/>
          </w:rPr>
          <w:fldChar w:fldCharType="begin"/>
        </w:r>
        <w:r>
          <w:rPr>
            <w:noProof/>
            <w:webHidden/>
          </w:rPr>
          <w:instrText xml:space="preserve"> PAGEREF _Toc381099166 \h </w:instrText>
        </w:r>
        <w:r>
          <w:rPr>
            <w:noProof/>
            <w:webHidden/>
          </w:rPr>
        </w:r>
      </w:ins>
      <w:r>
        <w:rPr>
          <w:noProof/>
          <w:webHidden/>
        </w:rPr>
        <w:fldChar w:fldCharType="separate"/>
      </w:r>
      <w:ins w:id="40" w:author="Arnaud Dumont" w:date="2014-02-25T13:43:00Z">
        <w:r>
          <w:rPr>
            <w:noProof/>
            <w:webHidden/>
          </w:rPr>
          <w:t>5</w:t>
        </w:r>
        <w:r>
          <w:rPr>
            <w:noProof/>
            <w:webHidden/>
          </w:rPr>
          <w:fldChar w:fldCharType="end"/>
        </w:r>
        <w:r w:rsidRPr="0002373F">
          <w:rPr>
            <w:rStyle w:val="Hyperlink"/>
            <w:noProof/>
          </w:rPr>
          <w:fldChar w:fldCharType="end"/>
        </w:r>
      </w:ins>
    </w:p>
    <w:p w:rsidR="00F8133C" w:rsidRDefault="00F8133C">
      <w:pPr>
        <w:pStyle w:val="TOC2"/>
        <w:rPr>
          <w:ins w:id="41" w:author="Arnaud Dumont" w:date="2014-02-25T13:43:00Z"/>
          <w:rFonts w:eastAsiaTheme="minorEastAsia"/>
          <w:noProof/>
          <w:sz w:val="22"/>
          <w:szCs w:val="22"/>
          <w:lang w:eastAsia="en-AU"/>
        </w:rPr>
      </w:pPr>
      <w:ins w:id="42"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"_Toc381099167"</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2.8</w:t>
        </w:r>
        <w:r>
          <w:rPr>
            <w:rFonts w:eastAsiaTheme="minorEastAsia"/>
            <w:noProof/>
            <w:sz w:val="22"/>
            <w:szCs w:val="22"/>
            <w:lang w:eastAsia="en-AU"/>
          </w:rPr>
          <w:tab/>
        </w:r>
        <w:r w:rsidRPr="0002373F">
          <w:rPr>
            <w:rStyle w:val="Hyperlink"/>
            <w:noProof/>
          </w:rPr>
          <w:t>Errors and Failures</w:t>
        </w:r>
        <w:r>
          <w:rPr>
            <w:noProof/>
            <w:webHidden/>
          </w:rPr>
          <w:tab/>
        </w:r>
        <w:r>
          <w:rPr>
            <w:noProof/>
            <w:webHidden/>
          </w:rPr>
          <w:fldChar w:fldCharType="begin"/>
        </w:r>
        <w:r>
          <w:rPr>
            <w:noProof/>
            <w:webHidden/>
          </w:rPr>
          <w:instrText xml:space="preserve"> PAGEREF _Toc381099167 \h </w:instrText>
        </w:r>
        <w:r>
          <w:rPr>
            <w:noProof/>
            <w:webHidden/>
          </w:rPr>
        </w:r>
      </w:ins>
      <w:r>
        <w:rPr>
          <w:noProof/>
          <w:webHidden/>
        </w:rPr>
        <w:fldChar w:fldCharType="separate"/>
      </w:r>
      <w:ins w:id="43" w:author="Arnaud Dumont" w:date="2014-02-25T13:43:00Z">
        <w:r>
          <w:rPr>
            <w:noProof/>
            <w:webHidden/>
          </w:rPr>
          <w:t>5</w:t>
        </w:r>
        <w:r>
          <w:rPr>
            <w:noProof/>
            <w:webHidden/>
          </w:rPr>
          <w:fldChar w:fldCharType="end"/>
        </w:r>
        <w:r w:rsidRPr="0002373F">
          <w:rPr>
            <w:rStyle w:val="Hyperlink"/>
            <w:noProof/>
          </w:rPr>
          <w:fldChar w:fldCharType="end"/>
        </w:r>
      </w:ins>
    </w:p>
    <w:p w:rsidR="00F8133C" w:rsidRDefault="00F8133C">
      <w:pPr>
        <w:pStyle w:val="TOC1"/>
        <w:rPr>
          <w:ins w:id="44" w:author="Arnaud Dumont" w:date="2014-02-25T13:43:00Z"/>
          <w:rFonts w:eastAsiaTheme="minorEastAsia"/>
          <w:b w:val="0"/>
          <w:noProof/>
          <w:sz w:val="22"/>
          <w:szCs w:val="22"/>
          <w:lang w:eastAsia="en-AU"/>
        </w:rPr>
      </w:pPr>
      <w:ins w:id="45"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"_Toc381099168"</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3</w:t>
        </w:r>
        <w:r>
          <w:rPr>
            <w:rFonts w:eastAsiaTheme="minorEastAsia"/>
            <w:b w:val="0"/>
            <w:noProof/>
            <w:sz w:val="22"/>
            <w:szCs w:val="22"/>
            <w:lang w:eastAsia="en-AU"/>
          </w:rPr>
          <w:tab/>
        </w:r>
        <w:r w:rsidRPr="0002373F">
          <w:rPr>
            <w:rStyle w:val="Hyperlink"/>
            <w:noProof/>
          </w:rPr>
          <w:t>Account Commands</w:t>
        </w:r>
        <w:r>
          <w:rPr>
            <w:noProof/>
            <w:webHidden/>
          </w:rPr>
          <w:tab/>
        </w:r>
        <w:r>
          <w:rPr>
            <w:noProof/>
            <w:webHidden/>
          </w:rPr>
          <w:fldChar w:fldCharType="begin"/>
        </w:r>
        <w:r>
          <w:rPr>
            <w:noProof/>
            <w:webHidden/>
          </w:rPr>
          <w:instrText xml:space="preserve"> PAGEREF _Toc381099168 \h </w:instrText>
        </w:r>
        <w:r>
          <w:rPr>
            <w:noProof/>
            <w:webHidden/>
          </w:rPr>
        </w:r>
      </w:ins>
      <w:r>
        <w:rPr>
          <w:noProof/>
          <w:webHidden/>
        </w:rPr>
        <w:fldChar w:fldCharType="separate"/>
      </w:r>
      <w:ins w:id="46" w:author="Arnaud Dumont" w:date="2014-02-25T13:43:00Z">
        <w:r>
          <w:rPr>
            <w:noProof/>
            <w:webHidden/>
          </w:rPr>
          <w:t>6</w:t>
        </w:r>
        <w:r>
          <w:rPr>
            <w:noProof/>
            <w:webHidden/>
          </w:rPr>
          <w:fldChar w:fldCharType="end"/>
        </w:r>
        <w:r w:rsidRPr="0002373F">
          <w:rPr>
            <w:rStyle w:val="Hyperlink"/>
            <w:noProof/>
          </w:rPr>
          <w:fldChar w:fldCharType="end"/>
        </w:r>
      </w:ins>
    </w:p>
    <w:p w:rsidR="00F8133C" w:rsidRDefault="00F8133C">
      <w:pPr>
        <w:pStyle w:val="TOC2"/>
        <w:rPr>
          <w:ins w:id="47" w:author="Arnaud Dumont" w:date="2014-02-25T13:43:00Z"/>
          <w:rFonts w:eastAsiaTheme="minorEastAsia"/>
          <w:noProof/>
          <w:sz w:val="22"/>
          <w:szCs w:val="22"/>
          <w:lang w:eastAsia="en-AU"/>
        </w:rPr>
      </w:pPr>
      <w:ins w:id="48"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"_Toc381099169"</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3.1</w:t>
        </w:r>
        <w:r>
          <w:rPr>
            <w:rFonts w:eastAsiaTheme="minorEastAsia"/>
            <w:noProof/>
            <w:sz w:val="22"/>
            <w:szCs w:val="22"/>
            <w:lang w:eastAsia="en-AU"/>
          </w:rPr>
          <w:tab/>
        </w:r>
        <w:r w:rsidRPr="0002373F">
          <w:rPr>
            <w:rStyle w:val="Hyperlink"/>
            <w:noProof/>
          </w:rPr>
          <w:t>Account Get Command</w:t>
        </w:r>
        <w:r>
          <w:rPr>
            <w:noProof/>
            <w:webHidden/>
          </w:rPr>
          <w:tab/>
        </w:r>
        <w:r>
          <w:rPr>
            <w:noProof/>
            <w:webHidden/>
          </w:rPr>
          <w:fldChar w:fldCharType="begin"/>
        </w:r>
        <w:r>
          <w:rPr>
            <w:noProof/>
            <w:webHidden/>
          </w:rPr>
          <w:instrText xml:space="preserve"> PAGEREF _Toc381099169 \h </w:instrText>
        </w:r>
        <w:r>
          <w:rPr>
            <w:noProof/>
            <w:webHidden/>
          </w:rPr>
        </w:r>
      </w:ins>
      <w:r>
        <w:rPr>
          <w:noProof/>
          <w:webHidden/>
        </w:rPr>
        <w:fldChar w:fldCharType="separate"/>
      </w:r>
      <w:ins w:id="49" w:author="Arnaud Dumont" w:date="2014-02-25T13:43:00Z">
        <w:r>
          <w:rPr>
            <w:noProof/>
            <w:webHidden/>
          </w:rPr>
          <w:t>6</w:t>
        </w:r>
        <w:r>
          <w:rPr>
            <w:noProof/>
            <w:webHidden/>
          </w:rPr>
          <w:fldChar w:fldCharType="end"/>
        </w:r>
        <w:r w:rsidRPr="0002373F">
          <w:rPr>
            <w:rStyle w:val="Hyperlink"/>
            <w:noProof/>
          </w:rPr>
          <w:fldChar w:fldCharType="end"/>
        </w:r>
      </w:ins>
    </w:p>
    <w:p w:rsidR="00F8133C" w:rsidRDefault="00F8133C">
      <w:pPr>
        <w:pStyle w:val="TOC1"/>
        <w:rPr>
          <w:ins w:id="50" w:author="Arnaud Dumont" w:date="2014-02-25T13:43:00Z"/>
          <w:rFonts w:eastAsiaTheme="minorEastAsia"/>
          <w:b w:val="0"/>
          <w:noProof/>
          <w:sz w:val="22"/>
          <w:szCs w:val="22"/>
          <w:lang w:eastAsia="en-AU"/>
        </w:rPr>
      </w:pPr>
      <w:ins w:id="51"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"_Toc381099170"</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4</w:t>
        </w:r>
        <w:r>
          <w:rPr>
            <w:rFonts w:eastAsiaTheme="minorEastAsia"/>
            <w:b w:val="0"/>
            <w:noProof/>
            <w:sz w:val="22"/>
            <w:szCs w:val="22"/>
            <w:lang w:eastAsia="en-AU"/>
          </w:rPr>
          <w:tab/>
        </w:r>
        <w:r w:rsidRPr="0002373F">
          <w:rPr>
            <w:rStyle w:val="Hyperlink"/>
            <w:noProof/>
          </w:rPr>
          <w:t>User Commands</w:t>
        </w:r>
        <w:r>
          <w:rPr>
            <w:noProof/>
            <w:webHidden/>
          </w:rPr>
          <w:tab/>
        </w:r>
        <w:r>
          <w:rPr>
            <w:noProof/>
            <w:webHidden/>
          </w:rPr>
          <w:fldChar w:fldCharType="begin"/>
        </w:r>
        <w:r>
          <w:rPr>
            <w:noProof/>
            <w:webHidden/>
          </w:rPr>
          <w:instrText xml:space="preserve"> PAGEREF _Toc381099170 \h </w:instrText>
        </w:r>
        <w:r>
          <w:rPr>
            <w:noProof/>
            <w:webHidden/>
          </w:rPr>
        </w:r>
      </w:ins>
      <w:r>
        <w:rPr>
          <w:noProof/>
          <w:webHidden/>
        </w:rPr>
        <w:fldChar w:fldCharType="separate"/>
      </w:r>
      <w:ins w:id="52" w:author="Arnaud Dumont" w:date="2014-02-25T13:43:00Z">
        <w:r>
          <w:rPr>
            <w:noProof/>
            <w:webHidden/>
          </w:rPr>
          <w:t>10</w:t>
        </w:r>
        <w:r>
          <w:rPr>
            <w:noProof/>
            <w:webHidden/>
          </w:rPr>
          <w:fldChar w:fldCharType="end"/>
        </w:r>
        <w:r w:rsidRPr="0002373F">
          <w:rPr>
            <w:rStyle w:val="Hyperlink"/>
            <w:noProof/>
          </w:rPr>
          <w:fldChar w:fldCharType="end"/>
        </w:r>
      </w:ins>
    </w:p>
    <w:p w:rsidR="00F8133C" w:rsidRDefault="00F8133C">
      <w:pPr>
        <w:pStyle w:val="TOC2"/>
        <w:rPr>
          <w:ins w:id="53" w:author="Arnaud Dumont" w:date="2014-02-25T13:43:00Z"/>
          <w:rFonts w:eastAsiaTheme="minorEastAsia"/>
          <w:noProof/>
          <w:sz w:val="22"/>
          <w:szCs w:val="22"/>
          <w:lang w:eastAsia="en-AU"/>
        </w:rPr>
      </w:pPr>
      <w:ins w:id="54"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"_Toc381099171"</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4.1</w:t>
        </w:r>
        <w:r>
          <w:rPr>
            <w:rFonts w:eastAsiaTheme="minorEastAsia"/>
            <w:noProof/>
            <w:sz w:val="22"/>
            <w:szCs w:val="22"/>
            <w:lang w:eastAsia="en-AU"/>
          </w:rPr>
          <w:tab/>
        </w:r>
        <w:r w:rsidRPr="0002373F">
          <w:rPr>
            <w:rStyle w:val="Hyperlink"/>
            <w:noProof/>
          </w:rPr>
          <w:t>User Get Command</w:t>
        </w:r>
        <w:r>
          <w:rPr>
            <w:noProof/>
            <w:webHidden/>
          </w:rPr>
          <w:tab/>
        </w:r>
        <w:r>
          <w:rPr>
            <w:noProof/>
            <w:webHidden/>
          </w:rPr>
          <w:fldChar w:fldCharType="begin"/>
        </w:r>
        <w:r>
          <w:rPr>
            <w:noProof/>
            <w:webHidden/>
          </w:rPr>
          <w:instrText xml:space="preserve"> PAGEREF _Toc381099171 \h </w:instrText>
        </w:r>
        <w:r>
          <w:rPr>
            <w:noProof/>
            <w:webHidden/>
          </w:rPr>
        </w:r>
      </w:ins>
      <w:r>
        <w:rPr>
          <w:noProof/>
          <w:webHidden/>
        </w:rPr>
        <w:fldChar w:fldCharType="separate"/>
      </w:r>
      <w:ins w:id="55" w:author="Arnaud Dumont" w:date="2014-02-25T13:43:00Z">
        <w:r>
          <w:rPr>
            <w:noProof/>
            <w:webHidden/>
          </w:rPr>
          <w:t>10</w:t>
        </w:r>
        <w:r>
          <w:rPr>
            <w:noProof/>
            <w:webHidden/>
          </w:rPr>
          <w:fldChar w:fldCharType="end"/>
        </w:r>
        <w:r w:rsidRPr="0002373F">
          <w:rPr>
            <w:rStyle w:val="Hyperlink"/>
            <w:noProof/>
          </w:rPr>
          <w:fldChar w:fldCharType="end"/>
        </w:r>
      </w:ins>
    </w:p>
    <w:p w:rsidR="00F8133C" w:rsidRDefault="00F8133C">
      <w:pPr>
        <w:pStyle w:val="TOC2"/>
        <w:rPr>
          <w:ins w:id="56" w:author="Arnaud Dumont" w:date="2014-02-25T13:43:00Z"/>
          <w:rFonts w:eastAsiaTheme="minorEastAsia"/>
          <w:noProof/>
          <w:sz w:val="22"/>
          <w:szCs w:val="22"/>
          <w:lang w:eastAsia="en-AU"/>
        </w:rPr>
      </w:pPr>
      <w:ins w:id="57"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"_Toc381099172"</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4.2</w:t>
        </w:r>
        <w:r>
          <w:rPr>
            <w:rFonts w:eastAsiaTheme="minorEastAsia"/>
            <w:noProof/>
            <w:sz w:val="22"/>
            <w:szCs w:val="22"/>
            <w:lang w:eastAsia="en-AU"/>
          </w:rPr>
          <w:tab/>
        </w:r>
        <w:r w:rsidRPr="0002373F">
          <w:rPr>
            <w:rStyle w:val="Hyperlink"/>
            <w:noProof/>
          </w:rPr>
          <w:t>User List Command</w:t>
        </w:r>
        <w:r>
          <w:rPr>
            <w:noProof/>
            <w:webHidden/>
          </w:rPr>
          <w:tab/>
        </w:r>
        <w:r>
          <w:rPr>
            <w:noProof/>
            <w:webHidden/>
          </w:rPr>
          <w:fldChar w:fldCharType="begin"/>
        </w:r>
        <w:r>
          <w:rPr>
            <w:noProof/>
            <w:webHidden/>
          </w:rPr>
          <w:instrText xml:space="preserve"> PAGEREF _Toc381099172 \h </w:instrText>
        </w:r>
        <w:r>
          <w:rPr>
            <w:noProof/>
            <w:webHidden/>
          </w:rPr>
        </w:r>
      </w:ins>
      <w:r>
        <w:rPr>
          <w:noProof/>
          <w:webHidden/>
        </w:rPr>
        <w:fldChar w:fldCharType="separate"/>
      </w:r>
      <w:ins w:id="58" w:author="Arnaud Dumont" w:date="2014-02-25T13:43:00Z">
        <w:r>
          <w:rPr>
            <w:noProof/>
            <w:webHidden/>
          </w:rPr>
          <w:t>13</w:t>
        </w:r>
        <w:r>
          <w:rPr>
            <w:noProof/>
            <w:webHidden/>
          </w:rPr>
          <w:fldChar w:fldCharType="end"/>
        </w:r>
        <w:r w:rsidRPr="0002373F">
          <w:rPr>
            <w:rStyle w:val="Hyperlink"/>
            <w:noProof/>
          </w:rPr>
          <w:fldChar w:fldCharType="end"/>
        </w:r>
      </w:ins>
    </w:p>
    <w:p w:rsidR="00F8133C" w:rsidRDefault="00F8133C">
      <w:pPr>
        <w:pStyle w:val="TOC1"/>
        <w:rPr>
          <w:ins w:id="59" w:author="Arnaud Dumont" w:date="2014-02-25T13:43:00Z"/>
          <w:rFonts w:eastAsiaTheme="minorEastAsia"/>
          <w:b w:val="0"/>
          <w:noProof/>
          <w:sz w:val="22"/>
          <w:szCs w:val="22"/>
          <w:lang w:eastAsia="en-AU"/>
        </w:rPr>
      </w:pPr>
      <w:ins w:id="60"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"_Toc381099173"</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5</w:t>
        </w:r>
        <w:r>
          <w:rPr>
            <w:rFonts w:eastAsiaTheme="minorEastAsia"/>
            <w:b w:val="0"/>
            <w:noProof/>
            <w:sz w:val="22"/>
            <w:szCs w:val="22"/>
            <w:lang w:eastAsia="en-AU"/>
          </w:rPr>
          <w:tab/>
        </w:r>
        <w:r w:rsidRPr="0002373F">
          <w:rPr>
            <w:rStyle w:val="Hyperlink"/>
            <w:noProof/>
          </w:rPr>
          <w:t>Name Server Interface Set Commands</w:t>
        </w:r>
        <w:r>
          <w:rPr>
            <w:noProof/>
            <w:webHidden/>
          </w:rPr>
          <w:tab/>
        </w:r>
        <w:r>
          <w:rPr>
            <w:noProof/>
            <w:webHidden/>
          </w:rPr>
          <w:fldChar w:fldCharType="begin"/>
        </w:r>
        <w:r>
          <w:rPr>
            <w:noProof/>
            <w:webHidden/>
          </w:rPr>
          <w:instrText xml:space="preserve"> PAGEREF _Toc381099173 \h </w:instrText>
        </w:r>
        <w:r>
          <w:rPr>
            <w:noProof/>
            <w:webHidden/>
          </w:rPr>
        </w:r>
      </w:ins>
      <w:r>
        <w:rPr>
          <w:noProof/>
          <w:webHidden/>
        </w:rPr>
        <w:fldChar w:fldCharType="separate"/>
      </w:r>
      <w:ins w:id="61" w:author="Arnaud Dumont" w:date="2014-02-25T13:43:00Z">
        <w:r>
          <w:rPr>
            <w:noProof/>
            <w:webHidden/>
          </w:rPr>
          <w:t>17</w:t>
        </w:r>
        <w:r>
          <w:rPr>
            <w:noProof/>
            <w:webHidden/>
          </w:rPr>
          <w:fldChar w:fldCharType="end"/>
        </w:r>
        <w:r w:rsidRPr="0002373F">
          <w:rPr>
            <w:rStyle w:val="Hyperlink"/>
            <w:noProof/>
          </w:rPr>
          <w:fldChar w:fldCharType="end"/>
        </w:r>
      </w:ins>
    </w:p>
    <w:p w:rsidR="00F8133C" w:rsidRDefault="00F8133C">
      <w:pPr>
        <w:pStyle w:val="TOC2"/>
        <w:rPr>
          <w:ins w:id="62" w:author="Arnaud Dumont" w:date="2014-02-25T13:43:00Z"/>
          <w:rFonts w:eastAsiaTheme="minorEastAsia"/>
          <w:noProof/>
          <w:sz w:val="22"/>
          <w:szCs w:val="22"/>
          <w:lang w:eastAsia="en-AU"/>
        </w:rPr>
      </w:pPr>
      <w:ins w:id="63"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"_Toc381099174"</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5.1</w:t>
        </w:r>
        <w:r>
          <w:rPr>
            <w:rFonts w:eastAsiaTheme="minorEastAsia"/>
            <w:noProof/>
            <w:sz w:val="22"/>
            <w:szCs w:val="22"/>
            <w:lang w:eastAsia="en-AU"/>
          </w:rPr>
          <w:tab/>
        </w:r>
        <w:r w:rsidRPr="0002373F">
          <w:rPr>
            <w:rStyle w:val="Hyperlink"/>
            <w:noProof/>
          </w:rPr>
          <w:t>Name Server Interface Set Get Command</w:t>
        </w:r>
        <w:r>
          <w:rPr>
            <w:noProof/>
            <w:webHidden/>
          </w:rPr>
          <w:tab/>
        </w:r>
        <w:r>
          <w:rPr>
            <w:noProof/>
            <w:webHidden/>
          </w:rPr>
          <w:fldChar w:fldCharType="begin"/>
        </w:r>
        <w:r>
          <w:rPr>
            <w:noProof/>
            <w:webHidden/>
          </w:rPr>
          <w:instrText xml:space="preserve"> PAGEREF _Toc381099174 \h </w:instrText>
        </w:r>
        <w:r>
          <w:rPr>
            <w:noProof/>
            <w:webHidden/>
          </w:rPr>
        </w:r>
      </w:ins>
      <w:r>
        <w:rPr>
          <w:noProof/>
          <w:webHidden/>
        </w:rPr>
        <w:fldChar w:fldCharType="separate"/>
      </w:r>
      <w:ins w:id="64" w:author="Arnaud Dumont" w:date="2014-02-25T13:43:00Z">
        <w:r>
          <w:rPr>
            <w:noProof/>
            <w:webHidden/>
          </w:rPr>
          <w:t>17</w:t>
        </w:r>
        <w:r>
          <w:rPr>
            <w:noProof/>
            <w:webHidden/>
          </w:rPr>
          <w:fldChar w:fldCharType="end"/>
        </w:r>
        <w:r w:rsidRPr="0002373F">
          <w:rPr>
            <w:rStyle w:val="Hyperlink"/>
            <w:noProof/>
          </w:rPr>
          <w:fldChar w:fldCharType="end"/>
        </w:r>
      </w:ins>
    </w:p>
    <w:p w:rsidR="00F8133C" w:rsidRDefault="00F8133C">
      <w:pPr>
        <w:pStyle w:val="TOC1"/>
        <w:rPr>
          <w:ins w:id="65" w:author="Arnaud Dumont" w:date="2014-02-25T13:43:00Z"/>
          <w:rFonts w:eastAsiaTheme="minorEastAsia"/>
          <w:b w:val="0"/>
          <w:noProof/>
          <w:sz w:val="22"/>
          <w:szCs w:val="22"/>
          <w:lang w:eastAsia="en-AU"/>
        </w:rPr>
      </w:pPr>
      <w:ins w:id="66"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"_Toc381099175"</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6</w:t>
        </w:r>
        <w:r>
          <w:rPr>
            <w:rFonts w:eastAsiaTheme="minorEastAsia"/>
            <w:b w:val="0"/>
            <w:noProof/>
            <w:sz w:val="22"/>
            <w:szCs w:val="22"/>
            <w:lang w:eastAsia="en-AU"/>
          </w:rPr>
          <w:tab/>
        </w:r>
        <w:r w:rsidRPr="0002373F">
          <w:rPr>
            <w:rStyle w:val="Hyperlink"/>
            <w:noProof/>
          </w:rPr>
          <w:t>Name Server Set Commands</w:t>
        </w:r>
        <w:r>
          <w:rPr>
            <w:noProof/>
            <w:webHidden/>
          </w:rPr>
          <w:tab/>
        </w:r>
        <w:r>
          <w:rPr>
            <w:noProof/>
            <w:webHidden/>
          </w:rPr>
          <w:fldChar w:fldCharType="begin"/>
        </w:r>
        <w:r>
          <w:rPr>
            <w:noProof/>
            <w:webHidden/>
          </w:rPr>
          <w:instrText xml:space="preserve"> PAGEREF _Toc381099175 \h </w:instrText>
        </w:r>
        <w:r>
          <w:rPr>
            <w:noProof/>
            <w:webHidden/>
          </w:rPr>
        </w:r>
      </w:ins>
      <w:r>
        <w:rPr>
          <w:noProof/>
          <w:webHidden/>
        </w:rPr>
        <w:fldChar w:fldCharType="separate"/>
      </w:r>
      <w:ins w:id="67" w:author="Arnaud Dumont" w:date="2014-02-25T13:43:00Z">
        <w:r>
          <w:rPr>
            <w:noProof/>
            <w:webHidden/>
          </w:rPr>
          <w:t>21</w:t>
        </w:r>
        <w:r>
          <w:rPr>
            <w:noProof/>
            <w:webHidden/>
          </w:rPr>
          <w:fldChar w:fldCharType="end"/>
        </w:r>
        <w:r w:rsidRPr="0002373F">
          <w:rPr>
            <w:rStyle w:val="Hyperlink"/>
            <w:noProof/>
          </w:rPr>
          <w:fldChar w:fldCharType="end"/>
        </w:r>
      </w:ins>
    </w:p>
    <w:p w:rsidR="00F8133C" w:rsidRDefault="00F8133C">
      <w:pPr>
        <w:pStyle w:val="TOC2"/>
        <w:rPr>
          <w:ins w:id="68" w:author="Arnaud Dumont" w:date="2014-02-25T13:43:00Z"/>
          <w:rFonts w:eastAsiaTheme="minorEastAsia"/>
          <w:noProof/>
          <w:sz w:val="22"/>
          <w:szCs w:val="22"/>
          <w:lang w:eastAsia="en-AU"/>
        </w:rPr>
      </w:pPr>
      <w:ins w:id="69"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"_Toc381099176"</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6.1</w:t>
        </w:r>
        <w:r>
          <w:rPr>
            <w:rFonts w:eastAsiaTheme="minorEastAsia"/>
            <w:noProof/>
            <w:sz w:val="22"/>
            <w:szCs w:val="22"/>
            <w:lang w:eastAsia="en-AU"/>
          </w:rPr>
          <w:tab/>
        </w:r>
        <w:r w:rsidRPr="0002373F">
          <w:rPr>
            <w:rStyle w:val="Hyperlink"/>
            <w:noProof/>
          </w:rPr>
          <w:t>Name Server Set Get Command</w:t>
        </w:r>
        <w:r>
          <w:rPr>
            <w:noProof/>
            <w:webHidden/>
          </w:rPr>
          <w:tab/>
        </w:r>
        <w:r>
          <w:rPr>
            <w:noProof/>
            <w:webHidden/>
          </w:rPr>
          <w:fldChar w:fldCharType="begin"/>
        </w:r>
        <w:r>
          <w:rPr>
            <w:noProof/>
            <w:webHidden/>
          </w:rPr>
          <w:instrText xml:space="preserve"> PAGEREF _Toc381099176 \h </w:instrText>
        </w:r>
        <w:r>
          <w:rPr>
            <w:noProof/>
            <w:webHidden/>
          </w:rPr>
        </w:r>
      </w:ins>
      <w:r>
        <w:rPr>
          <w:noProof/>
          <w:webHidden/>
        </w:rPr>
        <w:fldChar w:fldCharType="separate"/>
      </w:r>
      <w:ins w:id="70" w:author="Arnaud Dumont" w:date="2014-02-25T13:43:00Z">
        <w:r>
          <w:rPr>
            <w:noProof/>
            <w:webHidden/>
          </w:rPr>
          <w:t>21</w:t>
        </w:r>
        <w:r>
          <w:rPr>
            <w:noProof/>
            <w:webHidden/>
          </w:rPr>
          <w:fldChar w:fldCharType="end"/>
        </w:r>
        <w:r w:rsidRPr="0002373F">
          <w:rPr>
            <w:rStyle w:val="Hyperlink"/>
            <w:noProof/>
          </w:rPr>
          <w:fldChar w:fldCharType="end"/>
        </w:r>
      </w:ins>
    </w:p>
    <w:p w:rsidR="00F8133C" w:rsidRDefault="00F8133C">
      <w:pPr>
        <w:pStyle w:val="TOC2"/>
        <w:rPr>
          <w:ins w:id="71" w:author="Arnaud Dumont" w:date="2014-02-25T13:43:00Z"/>
          <w:rFonts w:eastAsiaTheme="minorEastAsia"/>
          <w:noProof/>
          <w:sz w:val="22"/>
          <w:szCs w:val="22"/>
          <w:lang w:eastAsia="en-AU"/>
        </w:rPr>
      </w:pPr>
      <w:ins w:id="72"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"_Toc381099177"</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6.2</w:t>
        </w:r>
        <w:r>
          <w:rPr>
            <w:rFonts w:eastAsiaTheme="minorEastAsia"/>
            <w:noProof/>
            <w:sz w:val="22"/>
            <w:szCs w:val="22"/>
            <w:lang w:eastAsia="en-AU"/>
          </w:rPr>
          <w:tab/>
        </w:r>
        <w:r w:rsidRPr="0002373F">
          <w:rPr>
            <w:rStyle w:val="Hyperlink"/>
            <w:noProof/>
          </w:rPr>
          <w:t>Name Server Set List Command</w:t>
        </w:r>
        <w:r>
          <w:rPr>
            <w:noProof/>
            <w:webHidden/>
          </w:rPr>
          <w:tab/>
        </w:r>
        <w:r>
          <w:rPr>
            <w:noProof/>
            <w:webHidden/>
          </w:rPr>
          <w:fldChar w:fldCharType="begin"/>
        </w:r>
        <w:r>
          <w:rPr>
            <w:noProof/>
            <w:webHidden/>
          </w:rPr>
          <w:instrText xml:space="preserve"> PAGEREF _Toc381099177 \h </w:instrText>
        </w:r>
        <w:r>
          <w:rPr>
            <w:noProof/>
            <w:webHidden/>
          </w:rPr>
        </w:r>
      </w:ins>
      <w:r>
        <w:rPr>
          <w:noProof/>
          <w:webHidden/>
        </w:rPr>
        <w:fldChar w:fldCharType="separate"/>
      </w:r>
      <w:ins w:id="73" w:author="Arnaud Dumont" w:date="2014-02-25T13:43:00Z">
        <w:r>
          <w:rPr>
            <w:noProof/>
            <w:webHidden/>
          </w:rPr>
          <w:t>24</w:t>
        </w:r>
        <w:r>
          <w:rPr>
            <w:noProof/>
            <w:webHidden/>
          </w:rPr>
          <w:fldChar w:fldCharType="end"/>
        </w:r>
        <w:r w:rsidRPr="0002373F">
          <w:rPr>
            <w:rStyle w:val="Hyperlink"/>
            <w:noProof/>
          </w:rPr>
          <w:fldChar w:fldCharType="end"/>
        </w:r>
      </w:ins>
    </w:p>
    <w:p w:rsidR="00F8133C" w:rsidRDefault="00F8133C">
      <w:pPr>
        <w:pStyle w:val="TOC1"/>
        <w:rPr>
          <w:ins w:id="74" w:author="Arnaud Dumont" w:date="2014-02-25T13:43:00Z"/>
          <w:rFonts w:eastAsiaTheme="minorEastAsia"/>
          <w:b w:val="0"/>
          <w:noProof/>
          <w:sz w:val="22"/>
          <w:szCs w:val="22"/>
          <w:lang w:eastAsia="en-AU"/>
        </w:rPr>
      </w:pPr>
      <w:ins w:id="75"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"_Toc381099178"</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7</w:t>
        </w:r>
        <w:r>
          <w:rPr>
            <w:rFonts w:eastAsiaTheme="minorEastAsia"/>
            <w:b w:val="0"/>
            <w:noProof/>
            <w:sz w:val="22"/>
            <w:szCs w:val="22"/>
            <w:lang w:eastAsia="en-AU"/>
          </w:rPr>
          <w:tab/>
        </w:r>
        <w:r w:rsidRPr="0002373F">
          <w:rPr>
            <w:rStyle w:val="Hyperlink"/>
            <w:noProof/>
          </w:rPr>
          <w:t>Plan Commands</w:t>
        </w:r>
        <w:r>
          <w:rPr>
            <w:noProof/>
            <w:webHidden/>
          </w:rPr>
          <w:tab/>
        </w:r>
        <w:r>
          <w:rPr>
            <w:noProof/>
            <w:webHidden/>
          </w:rPr>
          <w:fldChar w:fldCharType="begin"/>
        </w:r>
        <w:r>
          <w:rPr>
            <w:noProof/>
            <w:webHidden/>
          </w:rPr>
          <w:instrText xml:space="preserve"> PAGEREF _Toc381099178 \h </w:instrText>
        </w:r>
        <w:r>
          <w:rPr>
            <w:noProof/>
            <w:webHidden/>
          </w:rPr>
        </w:r>
      </w:ins>
      <w:r>
        <w:rPr>
          <w:noProof/>
          <w:webHidden/>
        </w:rPr>
        <w:fldChar w:fldCharType="separate"/>
      </w:r>
      <w:ins w:id="76" w:author="Arnaud Dumont" w:date="2014-02-25T13:43:00Z">
        <w:r>
          <w:rPr>
            <w:noProof/>
            <w:webHidden/>
          </w:rPr>
          <w:t>28</w:t>
        </w:r>
        <w:r>
          <w:rPr>
            <w:noProof/>
            <w:webHidden/>
          </w:rPr>
          <w:fldChar w:fldCharType="end"/>
        </w:r>
        <w:r w:rsidRPr="0002373F">
          <w:rPr>
            <w:rStyle w:val="Hyperlink"/>
            <w:noProof/>
          </w:rPr>
          <w:fldChar w:fldCharType="end"/>
        </w:r>
      </w:ins>
    </w:p>
    <w:p w:rsidR="00F8133C" w:rsidRDefault="00F8133C">
      <w:pPr>
        <w:pStyle w:val="TOC2"/>
        <w:rPr>
          <w:ins w:id="77" w:author="Arnaud Dumont" w:date="2014-02-25T13:43:00Z"/>
          <w:rFonts w:eastAsiaTheme="minorEastAsia"/>
          <w:noProof/>
          <w:sz w:val="22"/>
          <w:szCs w:val="22"/>
          <w:lang w:eastAsia="en-AU"/>
        </w:rPr>
      </w:pPr>
      <w:ins w:id="78"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"_Toc381099179"</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7.1</w:t>
        </w:r>
        <w:r>
          <w:rPr>
            <w:rFonts w:eastAsiaTheme="minorEastAsia"/>
            <w:noProof/>
            <w:sz w:val="22"/>
            <w:szCs w:val="22"/>
            <w:lang w:eastAsia="en-AU"/>
          </w:rPr>
          <w:tab/>
        </w:r>
        <w:r w:rsidRPr="0002373F">
          <w:rPr>
            <w:rStyle w:val="Hyperlink"/>
            <w:noProof/>
          </w:rPr>
          <w:t>Plan Get Command</w:t>
        </w:r>
        <w:r>
          <w:rPr>
            <w:noProof/>
            <w:webHidden/>
          </w:rPr>
          <w:tab/>
        </w:r>
        <w:r>
          <w:rPr>
            <w:noProof/>
            <w:webHidden/>
          </w:rPr>
          <w:fldChar w:fldCharType="begin"/>
        </w:r>
        <w:r>
          <w:rPr>
            <w:noProof/>
            <w:webHidden/>
          </w:rPr>
          <w:instrText xml:space="preserve"> PAGEREF _Toc381099179 \h </w:instrText>
        </w:r>
        <w:r>
          <w:rPr>
            <w:noProof/>
            <w:webHidden/>
          </w:rPr>
        </w:r>
      </w:ins>
      <w:r>
        <w:rPr>
          <w:noProof/>
          <w:webHidden/>
        </w:rPr>
        <w:fldChar w:fldCharType="separate"/>
      </w:r>
      <w:ins w:id="79" w:author="Arnaud Dumont" w:date="2014-02-25T13:43:00Z">
        <w:r>
          <w:rPr>
            <w:noProof/>
            <w:webHidden/>
          </w:rPr>
          <w:t>28</w:t>
        </w:r>
        <w:r>
          <w:rPr>
            <w:noProof/>
            <w:webHidden/>
          </w:rPr>
          <w:fldChar w:fldCharType="end"/>
        </w:r>
        <w:r w:rsidRPr="0002373F">
          <w:rPr>
            <w:rStyle w:val="Hyperlink"/>
            <w:noProof/>
          </w:rPr>
          <w:fldChar w:fldCharType="end"/>
        </w:r>
      </w:ins>
    </w:p>
    <w:p w:rsidR="00F8133C" w:rsidRDefault="00F8133C">
      <w:pPr>
        <w:pStyle w:val="TOC2"/>
        <w:rPr>
          <w:ins w:id="80" w:author="Arnaud Dumont" w:date="2014-02-25T13:43:00Z"/>
          <w:rFonts w:eastAsiaTheme="minorEastAsia"/>
          <w:noProof/>
          <w:sz w:val="22"/>
          <w:szCs w:val="22"/>
          <w:lang w:eastAsia="en-AU"/>
        </w:rPr>
      </w:pPr>
      <w:ins w:id="81"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"_Toc381099180"</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7.2</w:t>
        </w:r>
        <w:r>
          <w:rPr>
            <w:rFonts w:eastAsiaTheme="minorEastAsia"/>
            <w:noProof/>
            <w:sz w:val="22"/>
            <w:szCs w:val="22"/>
            <w:lang w:eastAsia="en-AU"/>
          </w:rPr>
          <w:tab/>
        </w:r>
        <w:r w:rsidRPr="0002373F">
          <w:rPr>
            <w:rStyle w:val="Hyperlink"/>
            <w:noProof/>
          </w:rPr>
          <w:t>Plan List Command</w:t>
        </w:r>
        <w:r>
          <w:rPr>
            <w:noProof/>
            <w:webHidden/>
          </w:rPr>
          <w:tab/>
        </w:r>
        <w:r>
          <w:rPr>
            <w:noProof/>
            <w:webHidden/>
          </w:rPr>
          <w:fldChar w:fldCharType="begin"/>
        </w:r>
        <w:r>
          <w:rPr>
            <w:noProof/>
            <w:webHidden/>
          </w:rPr>
          <w:instrText xml:space="preserve"> PAGEREF _Toc381099180 \h </w:instrText>
        </w:r>
        <w:r>
          <w:rPr>
            <w:noProof/>
            <w:webHidden/>
          </w:rPr>
        </w:r>
      </w:ins>
      <w:r>
        <w:rPr>
          <w:noProof/>
          <w:webHidden/>
        </w:rPr>
        <w:fldChar w:fldCharType="separate"/>
      </w:r>
      <w:ins w:id="82" w:author="Arnaud Dumont" w:date="2014-02-25T13:43:00Z">
        <w:r>
          <w:rPr>
            <w:noProof/>
            <w:webHidden/>
          </w:rPr>
          <w:t>32</w:t>
        </w:r>
        <w:r>
          <w:rPr>
            <w:noProof/>
            <w:webHidden/>
          </w:rPr>
          <w:fldChar w:fldCharType="end"/>
        </w:r>
        <w:r w:rsidRPr="0002373F">
          <w:rPr>
            <w:rStyle w:val="Hyperlink"/>
            <w:noProof/>
          </w:rPr>
          <w:fldChar w:fldCharType="end"/>
        </w:r>
      </w:ins>
    </w:p>
    <w:p w:rsidR="00F8133C" w:rsidRDefault="00F8133C">
      <w:pPr>
        <w:pStyle w:val="TOC1"/>
        <w:rPr>
          <w:ins w:id="83" w:author="Arnaud Dumont" w:date="2014-02-25T13:43:00Z"/>
          <w:rFonts w:eastAsiaTheme="minorEastAsia"/>
          <w:b w:val="0"/>
          <w:noProof/>
          <w:sz w:val="22"/>
          <w:szCs w:val="22"/>
          <w:lang w:eastAsia="en-AU"/>
        </w:rPr>
      </w:pPr>
      <w:ins w:id="84"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"_Toc381099181"</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8</w:t>
        </w:r>
        <w:r>
          <w:rPr>
            <w:rFonts w:eastAsiaTheme="minorEastAsia"/>
            <w:b w:val="0"/>
            <w:noProof/>
            <w:sz w:val="22"/>
            <w:szCs w:val="22"/>
            <w:lang w:eastAsia="en-AU"/>
          </w:rPr>
          <w:tab/>
        </w:r>
        <w:r w:rsidRPr="0002373F">
          <w:rPr>
            <w:rStyle w:val="Hyperlink"/>
            <w:noProof/>
          </w:rPr>
          <w:t>Zone Commands</w:t>
        </w:r>
        <w:r>
          <w:rPr>
            <w:noProof/>
            <w:webHidden/>
          </w:rPr>
          <w:tab/>
        </w:r>
        <w:r>
          <w:rPr>
            <w:noProof/>
            <w:webHidden/>
          </w:rPr>
          <w:fldChar w:fldCharType="begin"/>
        </w:r>
        <w:r>
          <w:rPr>
            <w:noProof/>
            <w:webHidden/>
          </w:rPr>
          <w:instrText xml:space="preserve"> PAGEREF _Toc381099181 \h </w:instrText>
        </w:r>
        <w:r>
          <w:rPr>
            <w:noProof/>
            <w:webHidden/>
          </w:rPr>
        </w:r>
      </w:ins>
      <w:r>
        <w:rPr>
          <w:noProof/>
          <w:webHidden/>
        </w:rPr>
        <w:fldChar w:fldCharType="separate"/>
      </w:r>
      <w:ins w:id="85" w:author="Arnaud Dumont" w:date="2014-02-25T13:43:00Z">
        <w:r>
          <w:rPr>
            <w:noProof/>
            <w:webHidden/>
          </w:rPr>
          <w:t>36</w:t>
        </w:r>
        <w:r>
          <w:rPr>
            <w:noProof/>
            <w:webHidden/>
          </w:rPr>
          <w:fldChar w:fldCharType="end"/>
        </w:r>
        <w:r w:rsidRPr="0002373F">
          <w:rPr>
            <w:rStyle w:val="Hyperlink"/>
            <w:noProof/>
          </w:rPr>
          <w:fldChar w:fldCharType="end"/>
        </w:r>
      </w:ins>
    </w:p>
    <w:p w:rsidR="00F8133C" w:rsidRDefault="00F8133C">
      <w:pPr>
        <w:pStyle w:val="TOC2"/>
        <w:rPr>
          <w:ins w:id="86" w:author="Arnaud Dumont" w:date="2014-02-25T13:43:00Z"/>
          <w:rFonts w:eastAsiaTheme="minorEastAsia"/>
          <w:noProof/>
          <w:sz w:val="22"/>
          <w:szCs w:val="22"/>
          <w:lang w:eastAsia="en-AU"/>
        </w:rPr>
      </w:pPr>
      <w:ins w:id="87"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"_Toc381099182"</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8.1</w:t>
        </w:r>
        <w:r>
          <w:rPr>
            <w:rFonts w:eastAsiaTheme="minorEastAsia"/>
            <w:noProof/>
            <w:sz w:val="22"/>
            <w:szCs w:val="22"/>
            <w:lang w:eastAsia="en-AU"/>
          </w:rPr>
          <w:tab/>
        </w:r>
        <w:r w:rsidRPr="0002373F">
          <w:rPr>
            <w:rStyle w:val="Hyperlink"/>
            <w:noProof/>
          </w:rPr>
          <w:t>Zone Get Command</w:t>
        </w:r>
        <w:r>
          <w:rPr>
            <w:noProof/>
            <w:webHidden/>
          </w:rPr>
          <w:tab/>
        </w:r>
        <w:r>
          <w:rPr>
            <w:noProof/>
            <w:webHidden/>
          </w:rPr>
          <w:fldChar w:fldCharType="begin"/>
        </w:r>
        <w:r>
          <w:rPr>
            <w:noProof/>
            <w:webHidden/>
          </w:rPr>
          <w:instrText xml:space="preserve"> PAGEREF _Toc381099182 \h </w:instrText>
        </w:r>
        <w:r>
          <w:rPr>
            <w:noProof/>
            <w:webHidden/>
          </w:rPr>
        </w:r>
      </w:ins>
      <w:r>
        <w:rPr>
          <w:noProof/>
          <w:webHidden/>
        </w:rPr>
        <w:fldChar w:fldCharType="separate"/>
      </w:r>
      <w:ins w:id="88" w:author="Arnaud Dumont" w:date="2014-02-25T13:43:00Z">
        <w:r>
          <w:rPr>
            <w:noProof/>
            <w:webHidden/>
          </w:rPr>
          <w:t>36</w:t>
        </w:r>
        <w:r>
          <w:rPr>
            <w:noProof/>
            <w:webHidden/>
          </w:rPr>
          <w:fldChar w:fldCharType="end"/>
        </w:r>
        <w:r w:rsidRPr="0002373F">
          <w:rPr>
            <w:rStyle w:val="Hyperlink"/>
            <w:noProof/>
          </w:rPr>
          <w:fldChar w:fldCharType="end"/>
        </w:r>
      </w:ins>
    </w:p>
    <w:p w:rsidR="00F8133C" w:rsidRDefault="00F8133C">
      <w:pPr>
        <w:pStyle w:val="TOC2"/>
        <w:rPr>
          <w:ins w:id="89" w:author="Arnaud Dumont" w:date="2014-02-25T13:43:00Z"/>
          <w:rFonts w:eastAsiaTheme="minorEastAsia"/>
          <w:noProof/>
          <w:sz w:val="22"/>
          <w:szCs w:val="22"/>
          <w:lang w:eastAsia="en-AU"/>
        </w:rPr>
      </w:pPr>
      <w:ins w:id="90"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"_Toc381099183"</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8.2</w:t>
        </w:r>
        <w:r>
          <w:rPr>
            <w:rFonts w:eastAsiaTheme="minorEastAsia"/>
            <w:noProof/>
            <w:sz w:val="22"/>
            <w:szCs w:val="22"/>
            <w:lang w:eastAsia="en-AU"/>
          </w:rPr>
          <w:tab/>
        </w:r>
        <w:r w:rsidRPr="0002373F">
          <w:rPr>
            <w:rStyle w:val="Hyperlink"/>
            <w:noProof/>
          </w:rPr>
          <w:t>Zone List Command</w:t>
        </w:r>
        <w:r>
          <w:rPr>
            <w:noProof/>
            <w:webHidden/>
          </w:rPr>
          <w:tab/>
        </w:r>
        <w:r>
          <w:rPr>
            <w:noProof/>
            <w:webHidden/>
          </w:rPr>
          <w:fldChar w:fldCharType="begin"/>
        </w:r>
        <w:r>
          <w:rPr>
            <w:noProof/>
            <w:webHidden/>
          </w:rPr>
          <w:instrText xml:space="preserve"> PAGEREF _Toc381099183 \h </w:instrText>
        </w:r>
        <w:r>
          <w:rPr>
            <w:noProof/>
            <w:webHidden/>
          </w:rPr>
        </w:r>
      </w:ins>
      <w:r>
        <w:rPr>
          <w:noProof/>
          <w:webHidden/>
        </w:rPr>
        <w:fldChar w:fldCharType="separate"/>
      </w:r>
      <w:ins w:id="91" w:author="Arnaud Dumont" w:date="2014-02-25T13:43:00Z">
        <w:r>
          <w:rPr>
            <w:noProof/>
            <w:webHidden/>
          </w:rPr>
          <w:t>50</w:t>
        </w:r>
        <w:r>
          <w:rPr>
            <w:noProof/>
            <w:webHidden/>
          </w:rPr>
          <w:fldChar w:fldCharType="end"/>
        </w:r>
        <w:r w:rsidRPr="0002373F">
          <w:rPr>
            <w:rStyle w:val="Hyperlink"/>
            <w:noProof/>
          </w:rPr>
          <w:fldChar w:fldCharType="end"/>
        </w:r>
      </w:ins>
    </w:p>
    <w:p w:rsidR="00F8133C" w:rsidRDefault="00F8133C">
      <w:pPr>
        <w:pStyle w:val="TOC2"/>
        <w:rPr>
          <w:ins w:id="92" w:author="Arnaud Dumont" w:date="2014-02-25T13:43:00Z"/>
          <w:rFonts w:eastAsiaTheme="minorEastAsia"/>
          <w:noProof/>
          <w:sz w:val="22"/>
          <w:szCs w:val="22"/>
          <w:lang w:eastAsia="en-AU"/>
        </w:rPr>
      </w:pPr>
      <w:ins w:id="93"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"_Toc381099184"</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8.3</w:t>
        </w:r>
        <w:r>
          <w:rPr>
            <w:rFonts w:eastAsiaTheme="minorEastAsia"/>
            <w:noProof/>
            <w:sz w:val="22"/>
            <w:szCs w:val="22"/>
            <w:lang w:eastAsia="en-AU"/>
          </w:rPr>
          <w:tab/>
        </w:r>
        <w:r w:rsidRPr="0002373F">
          <w:rPr>
            <w:rStyle w:val="Hyperlink"/>
            <w:noProof/>
          </w:rPr>
          <w:t>Zone Create Command</w:t>
        </w:r>
        <w:r>
          <w:rPr>
            <w:noProof/>
            <w:webHidden/>
          </w:rPr>
          <w:tab/>
        </w:r>
        <w:r>
          <w:rPr>
            <w:noProof/>
            <w:webHidden/>
          </w:rPr>
          <w:fldChar w:fldCharType="begin"/>
        </w:r>
        <w:r>
          <w:rPr>
            <w:noProof/>
            <w:webHidden/>
          </w:rPr>
          <w:instrText xml:space="preserve"> PAGEREF _Toc381099184 \h </w:instrText>
        </w:r>
        <w:r>
          <w:rPr>
            <w:noProof/>
            <w:webHidden/>
          </w:rPr>
        </w:r>
      </w:ins>
      <w:r>
        <w:rPr>
          <w:noProof/>
          <w:webHidden/>
        </w:rPr>
        <w:fldChar w:fldCharType="separate"/>
      </w:r>
      <w:ins w:id="94" w:author="Arnaud Dumont" w:date="2014-02-25T13:43:00Z">
        <w:r>
          <w:rPr>
            <w:noProof/>
            <w:webHidden/>
          </w:rPr>
          <w:t>54</w:t>
        </w:r>
        <w:r>
          <w:rPr>
            <w:noProof/>
            <w:webHidden/>
          </w:rPr>
          <w:fldChar w:fldCharType="end"/>
        </w:r>
        <w:r w:rsidRPr="0002373F">
          <w:rPr>
            <w:rStyle w:val="Hyperlink"/>
            <w:noProof/>
          </w:rPr>
          <w:fldChar w:fldCharType="end"/>
        </w:r>
      </w:ins>
    </w:p>
    <w:p w:rsidR="00F8133C" w:rsidRDefault="00F8133C">
      <w:pPr>
        <w:pStyle w:val="TOC2"/>
        <w:rPr>
          <w:ins w:id="95" w:author="Arnaud Dumont" w:date="2014-02-25T13:43:00Z"/>
          <w:rFonts w:eastAsiaTheme="minorEastAsia"/>
          <w:noProof/>
          <w:sz w:val="22"/>
          <w:szCs w:val="22"/>
          <w:lang w:eastAsia="en-AU"/>
        </w:rPr>
      </w:pPr>
      <w:ins w:id="96"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"_Toc381099185"</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8.4</w:t>
        </w:r>
        <w:r>
          <w:rPr>
            <w:rFonts w:eastAsiaTheme="minorEastAsia"/>
            <w:noProof/>
            <w:sz w:val="22"/>
            <w:szCs w:val="22"/>
            <w:lang w:eastAsia="en-AU"/>
          </w:rPr>
          <w:tab/>
        </w:r>
        <w:r w:rsidRPr="0002373F">
          <w:rPr>
            <w:rStyle w:val="Hyperlink"/>
            <w:noProof/>
          </w:rPr>
          <w:t>Zone Update Command</w:t>
        </w:r>
        <w:r>
          <w:rPr>
            <w:noProof/>
            <w:webHidden/>
          </w:rPr>
          <w:tab/>
        </w:r>
        <w:r>
          <w:rPr>
            <w:noProof/>
            <w:webHidden/>
          </w:rPr>
          <w:fldChar w:fldCharType="begin"/>
        </w:r>
        <w:r>
          <w:rPr>
            <w:noProof/>
            <w:webHidden/>
          </w:rPr>
          <w:instrText xml:space="preserve"> PAGEREF _Toc381099185 \h </w:instrText>
        </w:r>
        <w:r>
          <w:rPr>
            <w:noProof/>
            <w:webHidden/>
          </w:rPr>
        </w:r>
      </w:ins>
      <w:r>
        <w:rPr>
          <w:noProof/>
          <w:webHidden/>
        </w:rPr>
        <w:fldChar w:fldCharType="separate"/>
      </w:r>
      <w:ins w:id="97" w:author="Arnaud Dumont" w:date="2014-02-25T13:43:00Z">
        <w:r>
          <w:rPr>
            <w:noProof/>
            <w:webHidden/>
          </w:rPr>
          <w:t>61</w:t>
        </w:r>
        <w:r>
          <w:rPr>
            <w:noProof/>
            <w:webHidden/>
          </w:rPr>
          <w:fldChar w:fldCharType="end"/>
        </w:r>
        <w:r w:rsidRPr="0002373F">
          <w:rPr>
            <w:rStyle w:val="Hyperlink"/>
            <w:noProof/>
          </w:rPr>
          <w:fldChar w:fldCharType="end"/>
        </w:r>
      </w:ins>
    </w:p>
    <w:p w:rsidR="00F8133C" w:rsidRDefault="00F8133C">
      <w:pPr>
        <w:pStyle w:val="TOC2"/>
        <w:rPr>
          <w:ins w:id="98" w:author="Arnaud Dumont" w:date="2014-02-25T13:43:00Z"/>
          <w:rFonts w:eastAsiaTheme="minorEastAsia"/>
          <w:noProof/>
          <w:sz w:val="22"/>
          <w:szCs w:val="22"/>
          <w:lang w:eastAsia="en-AU"/>
        </w:rPr>
      </w:pPr>
      <w:ins w:id="99"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"_Toc381099186"</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8.5</w:t>
        </w:r>
        <w:r>
          <w:rPr>
            <w:rFonts w:eastAsiaTheme="minorEastAsia"/>
            <w:noProof/>
            <w:sz w:val="22"/>
            <w:szCs w:val="22"/>
            <w:lang w:eastAsia="en-AU"/>
          </w:rPr>
          <w:tab/>
        </w:r>
        <w:r w:rsidRPr="0002373F">
          <w:rPr>
            <w:rStyle w:val="Hyperlink"/>
            <w:noProof/>
          </w:rPr>
          <w:t>Zone Update Resource Records Command</w:t>
        </w:r>
        <w:r>
          <w:rPr>
            <w:noProof/>
            <w:webHidden/>
          </w:rPr>
          <w:tab/>
        </w:r>
        <w:r>
          <w:rPr>
            <w:noProof/>
            <w:webHidden/>
          </w:rPr>
          <w:fldChar w:fldCharType="begin"/>
        </w:r>
        <w:r>
          <w:rPr>
            <w:noProof/>
            <w:webHidden/>
          </w:rPr>
          <w:instrText xml:space="preserve"> PAGEREF _Toc381099186 \h </w:instrText>
        </w:r>
        <w:r>
          <w:rPr>
            <w:noProof/>
            <w:webHidden/>
          </w:rPr>
        </w:r>
      </w:ins>
      <w:r>
        <w:rPr>
          <w:noProof/>
          <w:webHidden/>
        </w:rPr>
        <w:fldChar w:fldCharType="separate"/>
      </w:r>
      <w:ins w:id="100" w:author="Arnaud Dumont" w:date="2014-02-25T13:43:00Z">
        <w:r>
          <w:rPr>
            <w:noProof/>
            <w:webHidden/>
          </w:rPr>
          <w:t>69</w:t>
        </w:r>
        <w:r>
          <w:rPr>
            <w:noProof/>
            <w:webHidden/>
          </w:rPr>
          <w:fldChar w:fldCharType="end"/>
        </w:r>
        <w:r w:rsidRPr="0002373F">
          <w:rPr>
            <w:rStyle w:val="Hyperlink"/>
            <w:noProof/>
          </w:rPr>
          <w:fldChar w:fldCharType="end"/>
        </w:r>
      </w:ins>
    </w:p>
    <w:p w:rsidR="00F8133C" w:rsidRDefault="00F8133C">
      <w:pPr>
        <w:pStyle w:val="TOC2"/>
        <w:rPr>
          <w:ins w:id="101" w:author="Arnaud Dumont" w:date="2014-02-25T13:43:00Z"/>
          <w:rFonts w:eastAsiaTheme="minorEastAsia"/>
          <w:noProof/>
          <w:sz w:val="22"/>
          <w:szCs w:val="22"/>
          <w:lang w:eastAsia="en-AU"/>
        </w:rPr>
      </w:pPr>
      <w:ins w:id="102"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"_Toc381099187"</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8.6</w:t>
        </w:r>
        <w:r>
          <w:rPr>
            <w:rFonts w:eastAsiaTheme="minorEastAsia"/>
            <w:noProof/>
            <w:sz w:val="22"/>
            <w:szCs w:val="22"/>
            <w:lang w:eastAsia="en-AU"/>
          </w:rPr>
          <w:tab/>
        </w:r>
        <w:r w:rsidRPr="0002373F">
          <w:rPr>
            <w:rStyle w:val="Hyperlink"/>
            <w:noProof/>
          </w:rPr>
          <w:t>Zone Delete Command</w:t>
        </w:r>
        <w:r>
          <w:rPr>
            <w:noProof/>
            <w:webHidden/>
          </w:rPr>
          <w:tab/>
        </w:r>
        <w:r>
          <w:rPr>
            <w:noProof/>
            <w:webHidden/>
          </w:rPr>
          <w:fldChar w:fldCharType="begin"/>
        </w:r>
        <w:r>
          <w:rPr>
            <w:noProof/>
            <w:webHidden/>
          </w:rPr>
          <w:instrText xml:space="preserve"> PAGEREF _Toc381099187 \h </w:instrText>
        </w:r>
        <w:r>
          <w:rPr>
            <w:noProof/>
            <w:webHidden/>
          </w:rPr>
        </w:r>
      </w:ins>
      <w:r>
        <w:rPr>
          <w:noProof/>
          <w:webHidden/>
        </w:rPr>
        <w:fldChar w:fldCharType="separate"/>
      </w:r>
      <w:ins w:id="103" w:author="Arnaud Dumont" w:date="2014-02-25T13:43:00Z">
        <w:r>
          <w:rPr>
            <w:noProof/>
            <w:webHidden/>
          </w:rPr>
          <w:t>77</w:t>
        </w:r>
        <w:r>
          <w:rPr>
            <w:noProof/>
            <w:webHidden/>
          </w:rPr>
          <w:fldChar w:fldCharType="end"/>
        </w:r>
        <w:r w:rsidRPr="0002373F">
          <w:rPr>
            <w:rStyle w:val="Hyperlink"/>
            <w:noProof/>
          </w:rPr>
          <w:fldChar w:fldCharType="end"/>
        </w:r>
      </w:ins>
    </w:p>
    <w:p w:rsidR="00F8133C" w:rsidRDefault="00F8133C">
      <w:pPr>
        <w:pStyle w:val="TOC2"/>
        <w:rPr>
          <w:ins w:id="104" w:author="Arnaud Dumont" w:date="2014-02-25T13:43:00Z"/>
          <w:rFonts w:eastAsiaTheme="minorEastAsia"/>
          <w:noProof/>
          <w:sz w:val="22"/>
          <w:szCs w:val="22"/>
          <w:lang w:eastAsia="en-AU"/>
        </w:rPr>
      </w:pPr>
      <w:ins w:id="105"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"_Toc381099188"</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8.7</w:t>
        </w:r>
        <w:r>
          <w:rPr>
            <w:rFonts w:eastAsiaTheme="minorEastAsia"/>
            <w:noProof/>
            <w:sz w:val="22"/>
            <w:szCs w:val="22"/>
            <w:lang w:eastAsia="en-AU"/>
          </w:rPr>
          <w:tab/>
        </w:r>
        <w:r w:rsidRPr="0002373F">
          <w:rPr>
            <w:rStyle w:val="Hyperlink"/>
            <w:noProof/>
          </w:rPr>
          <w:t>Zone Get Query Usage Command</w:t>
        </w:r>
        <w:r>
          <w:rPr>
            <w:noProof/>
            <w:webHidden/>
          </w:rPr>
          <w:tab/>
        </w:r>
        <w:r>
          <w:rPr>
            <w:noProof/>
            <w:webHidden/>
          </w:rPr>
          <w:fldChar w:fldCharType="begin"/>
        </w:r>
        <w:r>
          <w:rPr>
            <w:noProof/>
            <w:webHidden/>
          </w:rPr>
          <w:instrText xml:space="preserve"> PAGEREF _Toc381099188 \h </w:instrText>
        </w:r>
        <w:r>
          <w:rPr>
            <w:noProof/>
            <w:webHidden/>
          </w:rPr>
        </w:r>
      </w:ins>
      <w:r>
        <w:rPr>
          <w:noProof/>
          <w:webHidden/>
        </w:rPr>
        <w:fldChar w:fldCharType="separate"/>
      </w:r>
      <w:ins w:id="106" w:author="Arnaud Dumont" w:date="2014-02-25T13:43:00Z">
        <w:r>
          <w:rPr>
            <w:noProof/>
            <w:webHidden/>
          </w:rPr>
          <w:t>79</w:t>
        </w:r>
        <w:r>
          <w:rPr>
            <w:noProof/>
            <w:webHidden/>
          </w:rPr>
          <w:fldChar w:fldCharType="end"/>
        </w:r>
        <w:r w:rsidRPr="0002373F">
          <w:rPr>
            <w:rStyle w:val="Hyperlink"/>
            <w:noProof/>
          </w:rPr>
          <w:fldChar w:fldCharType="end"/>
        </w:r>
      </w:ins>
    </w:p>
    <w:p w:rsidR="00F8133C" w:rsidRDefault="00F8133C">
      <w:pPr>
        <w:pStyle w:val="TOC2"/>
        <w:rPr>
          <w:ins w:id="107" w:author="Arnaud Dumont" w:date="2014-02-25T13:43:00Z"/>
          <w:rFonts w:eastAsiaTheme="minorEastAsia"/>
          <w:noProof/>
          <w:sz w:val="22"/>
          <w:szCs w:val="22"/>
          <w:lang w:eastAsia="en-AU"/>
        </w:rPr>
      </w:pPr>
      <w:ins w:id="108"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"_Toc381099189"</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8.8</w:t>
        </w:r>
        <w:r>
          <w:rPr>
            <w:rFonts w:eastAsiaTheme="minorEastAsia"/>
            <w:noProof/>
            <w:sz w:val="22"/>
            <w:szCs w:val="22"/>
            <w:lang w:eastAsia="en-AU"/>
          </w:rPr>
          <w:tab/>
        </w:r>
        <w:r w:rsidRPr="0002373F">
          <w:rPr>
            <w:rStyle w:val="Hyperlink"/>
            <w:noProof/>
          </w:rPr>
          <w:t>Zone Get Zone File Command</w:t>
        </w:r>
        <w:r>
          <w:rPr>
            <w:noProof/>
            <w:webHidden/>
          </w:rPr>
          <w:tab/>
        </w:r>
        <w:r>
          <w:rPr>
            <w:noProof/>
            <w:webHidden/>
          </w:rPr>
          <w:fldChar w:fldCharType="begin"/>
        </w:r>
        <w:r>
          <w:rPr>
            <w:noProof/>
            <w:webHidden/>
          </w:rPr>
          <w:instrText xml:space="preserve"> PAGEREF _Toc381099189 \h </w:instrText>
        </w:r>
        <w:r>
          <w:rPr>
            <w:noProof/>
            <w:webHidden/>
          </w:rPr>
        </w:r>
      </w:ins>
      <w:r>
        <w:rPr>
          <w:noProof/>
          <w:webHidden/>
        </w:rPr>
        <w:fldChar w:fldCharType="separate"/>
      </w:r>
      <w:ins w:id="109" w:author="Arnaud Dumont" w:date="2014-02-25T13:43:00Z">
        <w:r>
          <w:rPr>
            <w:noProof/>
            <w:webHidden/>
          </w:rPr>
          <w:t>83</w:t>
        </w:r>
        <w:r>
          <w:rPr>
            <w:noProof/>
            <w:webHidden/>
          </w:rPr>
          <w:fldChar w:fldCharType="end"/>
        </w:r>
        <w:r w:rsidRPr="0002373F">
          <w:rPr>
            <w:rStyle w:val="Hyperlink"/>
            <w:noProof/>
          </w:rPr>
          <w:fldChar w:fldCharType="end"/>
        </w:r>
      </w:ins>
    </w:p>
    <w:p w:rsidR="00F8133C" w:rsidRDefault="00F8133C">
      <w:pPr>
        <w:pStyle w:val="TOC1"/>
        <w:rPr>
          <w:ins w:id="110" w:author="Arnaud Dumont" w:date="2014-02-25T13:43:00Z"/>
          <w:rFonts w:eastAsiaTheme="minorEastAsia"/>
          <w:b w:val="0"/>
          <w:noProof/>
          <w:sz w:val="22"/>
          <w:szCs w:val="22"/>
          <w:lang w:eastAsia="en-AU"/>
        </w:rPr>
      </w:pPr>
      <w:ins w:id="111" w:author="Arnaud Dumont" w:date="2014-02-25T13:43:00Z">
        <w:r w:rsidRPr="0002373F">
          <w:rPr>
            <w:rStyle w:val="Hyperlink"/>
            <w:noProof/>
          </w:rPr>
          <w:lastRenderedPageBreak/>
          <w:fldChar w:fldCharType="begin"/>
        </w:r>
        <w:r w:rsidRPr="0002373F">
          <w:rPr>
            <w:rStyle w:val="Hyperlink"/>
            <w:noProof/>
          </w:rPr>
          <w:instrText xml:space="preserve"> </w:instrText>
        </w:r>
        <w:r>
          <w:rPr>
            <w:noProof/>
          </w:rPr>
          <w:instrText>HYPERLINK \l "_Toc381099190"</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9</w:t>
        </w:r>
        <w:r>
          <w:rPr>
            <w:rFonts w:eastAsiaTheme="minorEastAsia"/>
            <w:b w:val="0"/>
            <w:noProof/>
            <w:sz w:val="22"/>
            <w:szCs w:val="22"/>
            <w:lang w:eastAsia="en-AU"/>
          </w:rPr>
          <w:tab/>
        </w:r>
        <w:r w:rsidRPr="0002373F">
          <w:rPr>
            <w:rStyle w:val="Hyperlink"/>
            <w:noProof/>
          </w:rPr>
          <w:t>Message Commands</w:t>
        </w:r>
        <w:r>
          <w:rPr>
            <w:noProof/>
            <w:webHidden/>
          </w:rPr>
          <w:tab/>
        </w:r>
        <w:r>
          <w:rPr>
            <w:noProof/>
            <w:webHidden/>
          </w:rPr>
          <w:fldChar w:fldCharType="begin"/>
        </w:r>
        <w:r>
          <w:rPr>
            <w:noProof/>
            <w:webHidden/>
          </w:rPr>
          <w:instrText xml:space="preserve"> PAGEREF _Toc381099190 \h </w:instrText>
        </w:r>
        <w:r>
          <w:rPr>
            <w:noProof/>
            <w:webHidden/>
          </w:rPr>
        </w:r>
      </w:ins>
      <w:r>
        <w:rPr>
          <w:noProof/>
          <w:webHidden/>
        </w:rPr>
        <w:fldChar w:fldCharType="separate"/>
      </w:r>
      <w:ins w:id="112" w:author="Arnaud Dumont" w:date="2014-02-25T13:43:00Z">
        <w:r>
          <w:rPr>
            <w:noProof/>
            <w:webHidden/>
          </w:rPr>
          <w:t>86</w:t>
        </w:r>
        <w:r>
          <w:rPr>
            <w:noProof/>
            <w:webHidden/>
          </w:rPr>
          <w:fldChar w:fldCharType="end"/>
        </w:r>
        <w:r w:rsidRPr="0002373F">
          <w:rPr>
            <w:rStyle w:val="Hyperlink"/>
            <w:noProof/>
          </w:rPr>
          <w:fldChar w:fldCharType="end"/>
        </w:r>
      </w:ins>
    </w:p>
    <w:p w:rsidR="00F8133C" w:rsidRDefault="00F8133C">
      <w:pPr>
        <w:pStyle w:val="TOC2"/>
        <w:rPr>
          <w:ins w:id="113" w:author="Arnaud Dumont" w:date="2014-02-25T13:43:00Z"/>
          <w:rFonts w:eastAsiaTheme="minorEastAsia"/>
          <w:noProof/>
          <w:sz w:val="22"/>
          <w:szCs w:val="22"/>
          <w:lang w:eastAsia="en-AU"/>
        </w:rPr>
      </w:pPr>
      <w:ins w:id="114"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"_Toc381099191"</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9.1</w:t>
        </w:r>
        <w:r>
          <w:rPr>
            <w:rFonts w:eastAsiaTheme="minorEastAsia"/>
            <w:noProof/>
            <w:sz w:val="22"/>
            <w:szCs w:val="22"/>
            <w:lang w:eastAsia="en-AU"/>
          </w:rPr>
          <w:tab/>
        </w:r>
        <w:r w:rsidRPr="0002373F">
          <w:rPr>
            <w:rStyle w:val="Hyperlink"/>
            <w:noProof/>
          </w:rPr>
          <w:t>Message Poll Command</w:t>
        </w:r>
        <w:r>
          <w:rPr>
            <w:noProof/>
            <w:webHidden/>
          </w:rPr>
          <w:tab/>
        </w:r>
        <w:r>
          <w:rPr>
            <w:noProof/>
            <w:webHidden/>
          </w:rPr>
          <w:fldChar w:fldCharType="begin"/>
        </w:r>
        <w:r>
          <w:rPr>
            <w:noProof/>
            <w:webHidden/>
          </w:rPr>
          <w:instrText xml:space="preserve"> PAGEREF _Toc381099191 \h </w:instrText>
        </w:r>
        <w:r>
          <w:rPr>
            <w:noProof/>
            <w:webHidden/>
          </w:rPr>
        </w:r>
      </w:ins>
      <w:r>
        <w:rPr>
          <w:noProof/>
          <w:webHidden/>
        </w:rPr>
        <w:fldChar w:fldCharType="separate"/>
      </w:r>
      <w:ins w:id="115" w:author="Arnaud Dumont" w:date="2014-02-25T13:43:00Z">
        <w:r>
          <w:rPr>
            <w:noProof/>
            <w:webHidden/>
          </w:rPr>
          <w:t>86</w:t>
        </w:r>
        <w:r>
          <w:rPr>
            <w:noProof/>
            <w:webHidden/>
          </w:rPr>
          <w:fldChar w:fldCharType="end"/>
        </w:r>
        <w:r w:rsidRPr="0002373F">
          <w:rPr>
            <w:rStyle w:val="Hyperlink"/>
            <w:noProof/>
          </w:rPr>
          <w:fldChar w:fldCharType="end"/>
        </w:r>
      </w:ins>
    </w:p>
    <w:p w:rsidR="00F8133C" w:rsidRDefault="00F8133C">
      <w:pPr>
        <w:pStyle w:val="TOC2"/>
        <w:rPr>
          <w:ins w:id="116" w:author="Arnaud Dumont" w:date="2014-02-25T13:43:00Z"/>
          <w:rFonts w:eastAsiaTheme="minorEastAsia"/>
          <w:noProof/>
          <w:sz w:val="22"/>
          <w:szCs w:val="22"/>
          <w:lang w:eastAsia="en-AU"/>
        </w:rPr>
      </w:pPr>
      <w:ins w:id="117" w:author="Arnaud Dumont" w:date="2014-02-25T13:43:00Z">
        <w:r w:rsidRPr="0002373F">
          <w:rPr>
            <w:rStyle w:val="Hyperlink"/>
            <w:noProof/>
          </w:rPr>
          <w:fldChar w:fldCharType="begin"/>
        </w:r>
        <w:r w:rsidRPr="0002373F">
          <w:rPr>
            <w:rStyle w:val="Hyperlink"/>
            <w:noProof/>
          </w:rPr>
          <w:instrText xml:space="preserve"> </w:instrText>
        </w:r>
        <w:r>
          <w:rPr>
            <w:noProof/>
          </w:rPr>
          <w:instrText>HYPERLINK \l "_Toc381099192"</w:instrText>
        </w:r>
        <w:r w:rsidRPr="0002373F">
          <w:rPr>
            <w:rStyle w:val="Hyperlink"/>
            <w:noProof/>
          </w:rPr>
          <w:instrText xml:space="preserve"> </w:instrText>
        </w:r>
        <w:r w:rsidRPr="0002373F">
          <w:rPr>
            <w:rStyle w:val="Hyperlink"/>
            <w:noProof/>
          </w:rPr>
        </w:r>
        <w:r w:rsidRPr="0002373F">
          <w:rPr>
            <w:rStyle w:val="Hyperlink"/>
            <w:noProof/>
          </w:rPr>
          <w:fldChar w:fldCharType="separate"/>
        </w:r>
        <w:r w:rsidRPr="0002373F">
          <w:rPr>
            <w:rStyle w:val="Hyperlink"/>
            <w:noProof/>
          </w:rPr>
          <w:t>9.2</w:t>
        </w:r>
        <w:r>
          <w:rPr>
            <w:rFonts w:eastAsiaTheme="minorEastAsia"/>
            <w:noProof/>
            <w:sz w:val="22"/>
            <w:szCs w:val="22"/>
            <w:lang w:eastAsia="en-AU"/>
          </w:rPr>
          <w:tab/>
        </w:r>
        <w:r w:rsidRPr="0002373F">
          <w:rPr>
            <w:rStyle w:val="Hyperlink"/>
            <w:noProof/>
          </w:rPr>
          <w:t>Message Acknowledge Command</w:t>
        </w:r>
        <w:r>
          <w:rPr>
            <w:noProof/>
            <w:webHidden/>
          </w:rPr>
          <w:tab/>
        </w:r>
        <w:r>
          <w:rPr>
            <w:noProof/>
            <w:webHidden/>
          </w:rPr>
          <w:fldChar w:fldCharType="begin"/>
        </w:r>
        <w:r>
          <w:rPr>
            <w:noProof/>
            <w:webHidden/>
          </w:rPr>
          <w:instrText xml:space="preserve"> PAGEREF _Toc381099192 \h </w:instrText>
        </w:r>
        <w:r>
          <w:rPr>
            <w:noProof/>
            <w:webHidden/>
          </w:rPr>
        </w:r>
      </w:ins>
      <w:r>
        <w:rPr>
          <w:noProof/>
          <w:webHidden/>
        </w:rPr>
        <w:fldChar w:fldCharType="separate"/>
      </w:r>
      <w:ins w:id="118" w:author="Arnaud Dumont" w:date="2014-02-25T13:43:00Z">
        <w:r>
          <w:rPr>
            <w:noProof/>
            <w:webHidden/>
          </w:rPr>
          <w:t>90</w:t>
        </w:r>
        <w:r>
          <w:rPr>
            <w:noProof/>
            <w:webHidden/>
          </w:rPr>
          <w:fldChar w:fldCharType="end"/>
        </w:r>
        <w:r w:rsidRPr="0002373F">
          <w:rPr>
            <w:rStyle w:val="Hyperlink"/>
            <w:noProof/>
          </w:rPr>
          <w:fldChar w:fldCharType="end"/>
        </w:r>
      </w:ins>
    </w:p>
    <w:p w:rsidR="00D024A1" w:rsidDel="00F8133C" w:rsidRDefault="00D024A1">
      <w:pPr>
        <w:pStyle w:val="TOC1"/>
        <w:rPr>
          <w:del w:id="119" w:author="Arnaud Dumont" w:date="2014-02-25T13:43:00Z"/>
          <w:rFonts w:eastAsiaTheme="minorEastAsia"/>
          <w:b w:val="0"/>
          <w:noProof/>
          <w:sz w:val="22"/>
          <w:szCs w:val="22"/>
          <w:lang w:eastAsia="en-AU"/>
        </w:rPr>
      </w:pPr>
      <w:del w:id="120" w:author="Arnaud Dumont" w:date="2014-02-25T13:43:00Z">
        <w:r w:rsidRPr="00F8133C" w:rsidDel="00F8133C">
          <w:rPr>
            <w:rStyle w:val="Hyperlink"/>
            <w:noProof/>
          </w:rPr>
          <w:delText>1</w:delText>
        </w:r>
        <w:r w:rsidDel="00F8133C">
          <w:rPr>
            <w:rFonts w:eastAsiaTheme="minorEastAsia"/>
            <w:b w:val="0"/>
            <w:noProof/>
            <w:sz w:val="22"/>
            <w:szCs w:val="22"/>
            <w:lang w:eastAsia="en-AU"/>
          </w:rPr>
          <w:tab/>
        </w:r>
        <w:r w:rsidRPr="00F8133C" w:rsidDel="00F8133C">
          <w:rPr>
            <w:rStyle w:val="Hyperlink"/>
            <w:noProof/>
          </w:rPr>
          <w:delText>Introduction</w:delText>
        </w:r>
        <w:r w:rsidDel="00F8133C">
          <w:rPr>
            <w:noProof/>
            <w:webHidden/>
          </w:rPr>
          <w:tab/>
          <w:delText>1</w:delText>
        </w:r>
      </w:del>
    </w:p>
    <w:p w:rsidR="00D024A1" w:rsidDel="00F8133C" w:rsidRDefault="00D024A1">
      <w:pPr>
        <w:pStyle w:val="TOC1"/>
        <w:rPr>
          <w:del w:id="121" w:author="Arnaud Dumont" w:date="2014-02-25T13:43:00Z"/>
          <w:rFonts w:eastAsiaTheme="minorEastAsia"/>
          <w:b w:val="0"/>
          <w:noProof/>
          <w:sz w:val="22"/>
          <w:szCs w:val="22"/>
          <w:lang w:eastAsia="en-AU"/>
        </w:rPr>
      </w:pPr>
      <w:del w:id="122" w:author="Arnaud Dumont" w:date="2014-02-25T13:43:00Z">
        <w:r w:rsidRPr="00F8133C" w:rsidDel="00F8133C">
          <w:rPr>
            <w:rStyle w:val="Hyperlink"/>
            <w:noProof/>
          </w:rPr>
          <w:delText>2</w:delText>
        </w:r>
        <w:r w:rsidDel="00F8133C">
          <w:rPr>
            <w:rFonts w:eastAsiaTheme="minorEastAsia"/>
            <w:b w:val="0"/>
            <w:noProof/>
            <w:sz w:val="22"/>
            <w:szCs w:val="22"/>
            <w:lang w:eastAsia="en-AU"/>
          </w:rPr>
          <w:tab/>
        </w:r>
        <w:r w:rsidRPr="00F8133C" w:rsidDel="00F8133C">
          <w:rPr>
            <w:rStyle w:val="Hyperlink"/>
            <w:noProof/>
          </w:rPr>
          <w:delText>General</w:delText>
        </w:r>
        <w:r w:rsidDel="00F8133C">
          <w:rPr>
            <w:noProof/>
            <w:webHidden/>
          </w:rPr>
          <w:tab/>
          <w:delText>2</w:delText>
        </w:r>
      </w:del>
    </w:p>
    <w:p w:rsidR="00D024A1" w:rsidDel="00F8133C" w:rsidRDefault="00D024A1">
      <w:pPr>
        <w:pStyle w:val="TOC2"/>
        <w:rPr>
          <w:del w:id="123" w:author="Arnaud Dumont" w:date="2014-02-25T13:43:00Z"/>
          <w:rFonts w:eastAsiaTheme="minorEastAsia"/>
          <w:noProof/>
          <w:sz w:val="22"/>
          <w:szCs w:val="22"/>
          <w:lang w:eastAsia="en-AU"/>
        </w:rPr>
      </w:pPr>
      <w:del w:id="124" w:author="Arnaud Dumont" w:date="2014-02-25T13:43:00Z">
        <w:r w:rsidRPr="00F8133C" w:rsidDel="00F8133C">
          <w:rPr>
            <w:rStyle w:val="Hyperlink"/>
            <w:noProof/>
          </w:rPr>
          <w:delText>2.1</w:delText>
        </w:r>
        <w:r w:rsidDel="00F8133C">
          <w:rPr>
            <w:rFonts w:eastAsiaTheme="minorEastAsia"/>
            <w:noProof/>
            <w:sz w:val="22"/>
            <w:szCs w:val="22"/>
            <w:lang w:eastAsia="en-AU"/>
          </w:rPr>
          <w:tab/>
        </w:r>
        <w:r w:rsidRPr="00F8133C" w:rsidDel="00F8133C">
          <w:rPr>
            <w:rStyle w:val="Hyperlink"/>
            <w:noProof/>
          </w:rPr>
          <w:delText>Data Types</w:delText>
        </w:r>
        <w:r w:rsidDel="00F8133C">
          <w:rPr>
            <w:noProof/>
            <w:webHidden/>
          </w:rPr>
          <w:tab/>
          <w:delText>2</w:delText>
        </w:r>
      </w:del>
    </w:p>
    <w:p w:rsidR="00D024A1" w:rsidDel="00F8133C" w:rsidRDefault="00D024A1">
      <w:pPr>
        <w:pStyle w:val="TOC2"/>
        <w:rPr>
          <w:del w:id="125" w:author="Arnaud Dumont" w:date="2014-02-25T13:43:00Z"/>
          <w:rFonts w:eastAsiaTheme="minorEastAsia"/>
          <w:noProof/>
          <w:sz w:val="22"/>
          <w:szCs w:val="22"/>
          <w:lang w:eastAsia="en-AU"/>
        </w:rPr>
      </w:pPr>
      <w:del w:id="126" w:author="Arnaud Dumont" w:date="2014-02-25T13:43:00Z">
        <w:r w:rsidRPr="00F8133C" w:rsidDel="00F8133C">
          <w:rPr>
            <w:rStyle w:val="Hyperlink"/>
            <w:noProof/>
          </w:rPr>
          <w:delText>2.2</w:delText>
        </w:r>
        <w:r w:rsidDel="00F8133C">
          <w:rPr>
            <w:rFonts w:eastAsiaTheme="minorEastAsia"/>
            <w:noProof/>
            <w:sz w:val="22"/>
            <w:szCs w:val="22"/>
            <w:lang w:eastAsia="en-AU"/>
          </w:rPr>
          <w:tab/>
        </w:r>
        <w:r w:rsidRPr="00F8133C" w:rsidDel="00F8133C">
          <w:rPr>
            <w:rStyle w:val="Hyperlink"/>
            <w:noProof/>
          </w:rPr>
          <w:delText>Protocol Overview</w:delText>
        </w:r>
        <w:r w:rsidDel="00F8133C">
          <w:rPr>
            <w:noProof/>
            <w:webHidden/>
          </w:rPr>
          <w:tab/>
          <w:delText>3</w:delText>
        </w:r>
      </w:del>
    </w:p>
    <w:p w:rsidR="00D024A1" w:rsidDel="00F8133C" w:rsidRDefault="00D024A1">
      <w:pPr>
        <w:pStyle w:val="TOC2"/>
        <w:rPr>
          <w:del w:id="127" w:author="Arnaud Dumont" w:date="2014-02-25T13:43:00Z"/>
          <w:rFonts w:eastAsiaTheme="minorEastAsia"/>
          <w:noProof/>
          <w:sz w:val="22"/>
          <w:szCs w:val="22"/>
          <w:lang w:eastAsia="en-AU"/>
        </w:rPr>
      </w:pPr>
      <w:del w:id="128" w:author="Arnaud Dumont" w:date="2014-02-25T13:43:00Z">
        <w:r w:rsidRPr="00F8133C" w:rsidDel="00F8133C">
          <w:rPr>
            <w:rStyle w:val="Hyperlink"/>
            <w:noProof/>
          </w:rPr>
          <w:delText>2.3</w:delText>
        </w:r>
        <w:r w:rsidDel="00F8133C">
          <w:rPr>
            <w:rFonts w:eastAsiaTheme="minorEastAsia"/>
            <w:noProof/>
            <w:sz w:val="22"/>
            <w:szCs w:val="22"/>
            <w:lang w:eastAsia="en-AU"/>
          </w:rPr>
          <w:tab/>
        </w:r>
        <w:r w:rsidRPr="00F8133C" w:rsidDel="00F8133C">
          <w:rPr>
            <w:rStyle w:val="Hyperlink"/>
            <w:noProof/>
          </w:rPr>
          <w:delText>Authentication</w:delText>
        </w:r>
        <w:r w:rsidDel="00F8133C">
          <w:rPr>
            <w:noProof/>
            <w:webHidden/>
          </w:rPr>
          <w:tab/>
          <w:delText>3</w:delText>
        </w:r>
      </w:del>
    </w:p>
    <w:p w:rsidR="00D024A1" w:rsidDel="00F8133C" w:rsidRDefault="00D024A1">
      <w:pPr>
        <w:pStyle w:val="TOC2"/>
        <w:rPr>
          <w:del w:id="129" w:author="Arnaud Dumont" w:date="2014-02-25T13:43:00Z"/>
          <w:rFonts w:eastAsiaTheme="minorEastAsia"/>
          <w:noProof/>
          <w:sz w:val="22"/>
          <w:szCs w:val="22"/>
          <w:lang w:eastAsia="en-AU"/>
        </w:rPr>
      </w:pPr>
      <w:del w:id="130" w:author="Arnaud Dumont" w:date="2014-02-25T13:43:00Z">
        <w:r w:rsidRPr="00F8133C" w:rsidDel="00F8133C">
          <w:rPr>
            <w:rStyle w:val="Hyperlink"/>
            <w:noProof/>
          </w:rPr>
          <w:delText>2.4</w:delText>
        </w:r>
        <w:r w:rsidDel="00F8133C">
          <w:rPr>
            <w:rFonts w:eastAsiaTheme="minorEastAsia"/>
            <w:noProof/>
            <w:sz w:val="22"/>
            <w:szCs w:val="22"/>
            <w:lang w:eastAsia="en-AU"/>
          </w:rPr>
          <w:tab/>
        </w:r>
        <w:r w:rsidRPr="00F8133C" w:rsidDel="00F8133C">
          <w:rPr>
            <w:rStyle w:val="Hyperlink"/>
            <w:noProof/>
          </w:rPr>
          <w:delText>Update Version Check</w:delText>
        </w:r>
        <w:r w:rsidDel="00F8133C">
          <w:rPr>
            <w:noProof/>
            <w:webHidden/>
          </w:rPr>
          <w:tab/>
          <w:delText>3</w:delText>
        </w:r>
      </w:del>
    </w:p>
    <w:p w:rsidR="00D024A1" w:rsidDel="00F8133C" w:rsidRDefault="00D024A1">
      <w:pPr>
        <w:pStyle w:val="TOC2"/>
        <w:rPr>
          <w:del w:id="131" w:author="Arnaud Dumont" w:date="2014-02-25T13:43:00Z"/>
          <w:rFonts w:eastAsiaTheme="minorEastAsia"/>
          <w:noProof/>
          <w:sz w:val="22"/>
          <w:szCs w:val="22"/>
          <w:lang w:eastAsia="en-AU"/>
        </w:rPr>
      </w:pPr>
      <w:del w:id="132" w:author="Arnaud Dumont" w:date="2014-02-25T13:43:00Z">
        <w:r w:rsidRPr="00F8133C" w:rsidDel="00F8133C">
          <w:rPr>
            <w:rStyle w:val="Hyperlink"/>
            <w:noProof/>
          </w:rPr>
          <w:delText>2.5</w:delText>
        </w:r>
        <w:r w:rsidDel="00F8133C">
          <w:rPr>
            <w:rFonts w:eastAsiaTheme="minorEastAsia"/>
            <w:noProof/>
            <w:sz w:val="22"/>
            <w:szCs w:val="22"/>
            <w:lang w:eastAsia="en-AU"/>
          </w:rPr>
          <w:tab/>
        </w:r>
        <w:r w:rsidRPr="00F8133C" w:rsidDel="00F8133C">
          <w:rPr>
            <w:rStyle w:val="Hyperlink"/>
            <w:noProof/>
          </w:rPr>
          <w:delText>E-Tag Evaluation</w:delText>
        </w:r>
        <w:r w:rsidDel="00F8133C">
          <w:rPr>
            <w:noProof/>
            <w:webHidden/>
          </w:rPr>
          <w:tab/>
          <w:delText>4</w:delText>
        </w:r>
      </w:del>
    </w:p>
    <w:p w:rsidR="00D024A1" w:rsidDel="00F8133C" w:rsidRDefault="00D024A1">
      <w:pPr>
        <w:pStyle w:val="TOC2"/>
        <w:rPr>
          <w:del w:id="133" w:author="Arnaud Dumont" w:date="2014-02-25T13:43:00Z"/>
          <w:rFonts w:eastAsiaTheme="minorEastAsia"/>
          <w:noProof/>
          <w:sz w:val="22"/>
          <w:szCs w:val="22"/>
          <w:lang w:eastAsia="en-AU"/>
        </w:rPr>
      </w:pPr>
      <w:del w:id="134" w:author="Arnaud Dumont" w:date="2014-02-25T13:43:00Z">
        <w:r w:rsidRPr="00F8133C" w:rsidDel="00F8133C">
          <w:rPr>
            <w:rStyle w:val="Hyperlink"/>
            <w:noProof/>
          </w:rPr>
          <w:delText>2.6</w:delText>
        </w:r>
        <w:r w:rsidDel="00F8133C">
          <w:rPr>
            <w:rFonts w:eastAsiaTheme="minorEastAsia"/>
            <w:noProof/>
            <w:sz w:val="22"/>
            <w:szCs w:val="22"/>
            <w:lang w:eastAsia="en-AU"/>
          </w:rPr>
          <w:tab/>
        </w:r>
        <w:r w:rsidRPr="00F8133C" w:rsidDel="00F8133C">
          <w:rPr>
            <w:rStyle w:val="Hyperlink"/>
            <w:noProof/>
          </w:rPr>
          <w:delText>General Request Headers</w:delText>
        </w:r>
        <w:r w:rsidDel="00F8133C">
          <w:rPr>
            <w:noProof/>
            <w:webHidden/>
          </w:rPr>
          <w:tab/>
          <w:delText>4</w:delText>
        </w:r>
      </w:del>
    </w:p>
    <w:p w:rsidR="00D024A1" w:rsidDel="00F8133C" w:rsidRDefault="00D024A1">
      <w:pPr>
        <w:pStyle w:val="TOC2"/>
        <w:rPr>
          <w:del w:id="135" w:author="Arnaud Dumont" w:date="2014-02-25T13:43:00Z"/>
          <w:rFonts w:eastAsiaTheme="minorEastAsia"/>
          <w:noProof/>
          <w:sz w:val="22"/>
          <w:szCs w:val="22"/>
          <w:lang w:eastAsia="en-AU"/>
        </w:rPr>
      </w:pPr>
      <w:del w:id="136" w:author="Arnaud Dumont" w:date="2014-02-25T13:43:00Z">
        <w:r w:rsidRPr="00F8133C" w:rsidDel="00F8133C">
          <w:rPr>
            <w:rStyle w:val="Hyperlink"/>
            <w:noProof/>
          </w:rPr>
          <w:delText>2.7</w:delText>
        </w:r>
        <w:r w:rsidDel="00F8133C">
          <w:rPr>
            <w:rFonts w:eastAsiaTheme="minorEastAsia"/>
            <w:noProof/>
            <w:sz w:val="22"/>
            <w:szCs w:val="22"/>
            <w:lang w:eastAsia="en-AU"/>
          </w:rPr>
          <w:tab/>
        </w:r>
        <w:r w:rsidRPr="00F8133C" w:rsidDel="00F8133C">
          <w:rPr>
            <w:rStyle w:val="Hyperlink"/>
            <w:noProof/>
          </w:rPr>
          <w:delText>General Response Headers</w:delText>
        </w:r>
        <w:r w:rsidDel="00F8133C">
          <w:rPr>
            <w:noProof/>
            <w:webHidden/>
          </w:rPr>
          <w:tab/>
          <w:delText>5</w:delText>
        </w:r>
      </w:del>
    </w:p>
    <w:p w:rsidR="00D024A1" w:rsidDel="00F8133C" w:rsidRDefault="00D024A1">
      <w:pPr>
        <w:pStyle w:val="TOC2"/>
        <w:rPr>
          <w:del w:id="137" w:author="Arnaud Dumont" w:date="2014-02-25T13:43:00Z"/>
          <w:rFonts w:eastAsiaTheme="minorEastAsia"/>
          <w:noProof/>
          <w:sz w:val="22"/>
          <w:szCs w:val="22"/>
          <w:lang w:eastAsia="en-AU"/>
        </w:rPr>
      </w:pPr>
      <w:del w:id="138" w:author="Arnaud Dumont" w:date="2014-02-25T13:43:00Z">
        <w:r w:rsidRPr="00F8133C" w:rsidDel="00F8133C">
          <w:rPr>
            <w:rStyle w:val="Hyperlink"/>
            <w:noProof/>
          </w:rPr>
          <w:delText>2.8</w:delText>
        </w:r>
        <w:r w:rsidDel="00F8133C">
          <w:rPr>
            <w:rFonts w:eastAsiaTheme="minorEastAsia"/>
            <w:noProof/>
            <w:sz w:val="22"/>
            <w:szCs w:val="22"/>
            <w:lang w:eastAsia="en-AU"/>
          </w:rPr>
          <w:tab/>
        </w:r>
        <w:r w:rsidRPr="00F8133C" w:rsidDel="00F8133C">
          <w:rPr>
            <w:rStyle w:val="Hyperlink"/>
            <w:noProof/>
          </w:rPr>
          <w:delText>Errors and Failures</w:delText>
        </w:r>
        <w:r w:rsidDel="00F8133C">
          <w:rPr>
            <w:noProof/>
            <w:webHidden/>
          </w:rPr>
          <w:tab/>
          <w:delText>5</w:delText>
        </w:r>
      </w:del>
    </w:p>
    <w:p w:rsidR="00D024A1" w:rsidDel="00F8133C" w:rsidRDefault="00D024A1">
      <w:pPr>
        <w:pStyle w:val="TOC1"/>
        <w:rPr>
          <w:del w:id="139" w:author="Arnaud Dumont" w:date="2014-02-25T13:43:00Z"/>
          <w:rFonts w:eastAsiaTheme="minorEastAsia"/>
          <w:b w:val="0"/>
          <w:noProof/>
          <w:sz w:val="22"/>
          <w:szCs w:val="22"/>
          <w:lang w:eastAsia="en-AU"/>
        </w:rPr>
      </w:pPr>
      <w:del w:id="140" w:author="Arnaud Dumont" w:date="2014-02-25T13:43:00Z">
        <w:r w:rsidRPr="00F8133C" w:rsidDel="00F8133C">
          <w:rPr>
            <w:rStyle w:val="Hyperlink"/>
            <w:noProof/>
          </w:rPr>
          <w:delText>3</w:delText>
        </w:r>
        <w:r w:rsidDel="00F8133C">
          <w:rPr>
            <w:rFonts w:eastAsiaTheme="minorEastAsia"/>
            <w:b w:val="0"/>
            <w:noProof/>
            <w:sz w:val="22"/>
            <w:szCs w:val="22"/>
            <w:lang w:eastAsia="en-AU"/>
          </w:rPr>
          <w:tab/>
        </w:r>
        <w:r w:rsidRPr="00F8133C" w:rsidDel="00F8133C">
          <w:rPr>
            <w:rStyle w:val="Hyperlink"/>
            <w:noProof/>
          </w:rPr>
          <w:delText>Account Commands</w:delText>
        </w:r>
        <w:r w:rsidDel="00F8133C">
          <w:rPr>
            <w:noProof/>
            <w:webHidden/>
          </w:rPr>
          <w:tab/>
          <w:delText>6</w:delText>
        </w:r>
      </w:del>
    </w:p>
    <w:p w:rsidR="00D024A1" w:rsidDel="00F8133C" w:rsidRDefault="00D024A1">
      <w:pPr>
        <w:pStyle w:val="TOC2"/>
        <w:rPr>
          <w:del w:id="141" w:author="Arnaud Dumont" w:date="2014-02-25T13:43:00Z"/>
          <w:rFonts w:eastAsiaTheme="minorEastAsia"/>
          <w:noProof/>
          <w:sz w:val="22"/>
          <w:szCs w:val="22"/>
          <w:lang w:eastAsia="en-AU"/>
        </w:rPr>
      </w:pPr>
      <w:del w:id="142" w:author="Arnaud Dumont" w:date="2014-02-25T13:43:00Z">
        <w:r w:rsidRPr="00F8133C" w:rsidDel="00F8133C">
          <w:rPr>
            <w:rStyle w:val="Hyperlink"/>
            <w:noProof/>
          </w:rPr>
          <w:delText>3.1</w:delText>
        </w:r>
        <w:r w:rsidDel="00F8133C">
          <w:rPr>
            <w:rFonts w:eastAsiaTheme="minorEastAsia"/>
            <w:noProof/>
            <w:sz w:val="22"/>
            <w:szCs w:val="22"/>
            <w:lang w:eastAsia="en-AU"/>
          </w:rPr>
          <w:tab/>
        </w:r>
        <w:r w:rsidRPr="00F8133C" w:rsidDel="00F8133C">
          <w:rPr>
            <w:rStyle w:val="Hyperlink"/>
            <w:noProof/>
          </w:rPr>
          <w:delText>Account Get C</w:delText>
        </w:r>
        <w:bookmarkStart w:id="143" w:name="_GoBack"/>
        <w:bookmarkEnd w:id="143"/>
        <w:r w:rsidRPr="00F8133C" w:rsidDel="00F8133C">
          <w:rPr>
            <w:rStyle w:val="Hyperlink"/>
            <w:noProof/>
          </w:rPr>
          <w:delText>ommand</w:delText>
        </w:r>
        <w:r w:rsidDel="00F8133C">
          <w:rPr>
            <w:noProof/>
            <w:webHidden/>
          </w:rPr>
          <w:tab/>
          <w:delText>6</w:delText>
        </w:r>
      </w:del>
    </w:p>
    <w:p w:rsidR="00D024A1" w:rsidDel="00F8133C" w:rsidRDefault="00D024A1">
      <w:pPr>
        <w:pStyle w:val="TOC1"/>
        <w:rPr>
          <w:del w:id="144" w:author="Arnaud Dumont" w:date="2014-02-25T13:43:00Z"/>
          <w:rFonts w:eastAsiaTheme="minorEastAsia"/>
          <w:b w:val="0"/>
          <w:noProof/>
          <w:sz w:val="22"/>
          <w:szCs w:val="22"/>
          <w:lang w:eastAsia="en-AU"/>
        </w:rPr>
      </w:pPr>
      <w:del w:id="145" w:author="Arnaud Dumont" w:date="2014-02-25T13:43:00Z">
        <w:r w:rsidRPr="00F8133C" w:rsidDel="00F8133C">
          <w:rPr>
            <w:rStyle w:val="Hyperlink"/>
            <w:noProof/>
          </w:rPr>
          <w:delText>4</w:delText>
        </w:r>
        <w:r w:rsidDel="00F8133C">
          <w:rPr>
            <w:rFonts w:eastAsiaTheme="minorEastAsia"/>
            <w:b w:val="0"/>
            <w:noProof/>
            <w:sz w:val="22"/>
            <w:szCs w:val="22"/>
            <w:lang w:eastAsia="en-AU"/>
          </w:rPr>
          <w:tab/>
        </w:r>
        <w:r w:rsidRPr="00F8133C" w:rsidDel="00F8133C">
          <w:rPr>
            <w:rStyle w:val="Hyperlink"/>
            <w:noProof/>
          </w:rPr>
          <w:delText>User Commands</w:delText>
        </w:r>
        <w:r w:rsidDel="00F8133C">
          <w:rPr>
            <w:noProof/>
            <w:webHidden/>
          </w:rPr>
          <w:tab/>
          <w:delText>10</w:delText>
        </w:r>
      </w:del>
    </w:p>
    <w:p w:rsidR="00D024A1" w:rsidDel="00F8133C" w:rsidRDefault="00D024A1">
      <w:pPr>
        <w:pStyle w:val="TOC2"/>
        <w:rPr>
          <w:del w:id="146" w:author="Arnaud Dumont" w:date="2014-02-25T13:43:00Z"/>
          <w:rFonts w:eastAsiaTheme="minorEastAsia"/>
          <w:noProof/>
          <w:sz w:val="22"/>
          <w:szCs w:val="22"/>
          <w:lang w:eastAsia="en-AU"/>
        </w:rPr>
      </w:pPr>
      <w:del w:id="147" w:author="Arnaud Dumont" w:date="2014-02-25T13:43:00Z">
        <w:r w:rsidRPr="00F8133C" w:rsidDel="00F8133C">
          <w:rPr>
            <w:rStyle w:val="Hyperlink"/>
            <w:noProof/>
          </w:rPr>
          <w:delText>4.1</w:delText>
        </w:r>
        <w:r w:rsidDel="00F8133C">
          <w:rPr>
            <w:rFonts w:eastAsiaTheme="minorEastAsia"/>
            <w:noProof/>
            <w:sz w:val="22"/>
            <w:szCs w:val="22"/>
            <w:lang w:eastAsia="en-AU"/>
          </w:rPr>
          <w:tab/>
        </w:r>
        <w:r w:rsidRPr="00F8133C" w:rsidDel="00F8133C">
          <w:rPr>
            <w:rStyle w:val="Hyperlink"/>
            <w:noProof/>
          </w:rPr>
          <w:delText>User Get Command</w:delText>
        </w:r>
        <w:r w:rsidDel="00F8133C">
          <w:rPr>
            <w:noProof/>
            <w:webHidden/>
          </w:rPr>
          <w:tab/>
          <w:delText>10</w:delText>
        </w:r>
      </w:del>
    </w:p>
    <w:p w:rsidR="00D024A1" w:rsidDel="00F8133C" w:rsidRDefault="00D024A1">
      <w:pPr>
        <w:pStyle w:val="TOC2"/>
        <w:rPr>
          <w:del w:id="148" w:author="Arnaud Dumont" w:date="2014-02-25T13:43:00Z"/>
          <w:rFonts w:eastAsiaTheme="minorEastAsia"/>
          <w:noProof/>
          <w:sz w:val="22"/>
          <w:szCs w:val="22"/>
          <w:lang w:eastAsia="en-AU"/>
        </w:rPr>
      </w:pPr>
      <w:del w:id="149" w:author="Arnaud Dumont" w:date="2014-02-25T13:43:00Z">
        <w:r w:rsidRPr="00F8133C" w:rsidDel="00F8133C">
          <w:rPr>
            <w:rStyle w:val="Hyperlink"/>
            <w:noProof/>
          </w:rPr>
          <w:delText>4.2</w:delText>
        </w:r>
        <w:r w:rsidDel="00F8133C">
          <w:rPr>
            <w:rFonts w:eastAsiaTheme="minorEastAsia"/>
            <w:noProof/>
            <w:sz w:val="22"/>
            <w:szCs w:val="22"/>
            <w:lang w:eastAsia="en-AU"/>
          </w:rPr>
          <w:tab/>
        </w:r>
        <w:r w:rsidRPr="00F8133C" w:rsidDel="00F8133C">
          <w:rPr>
            <w:rStyle w:val="Hyperlink"/>
            <w:noProof/>
          </w:rPr>
          <w:delText>User List Command</w:delText>
        </w:r>
        <w:r w:rsidDel="00F8133C">
          <w:rPr>
            <w:noProof/>
            <w:webHidden/>
          </w:rPr>
          <w:tab/>
          <w:delText>13</w:delText>
        </w:r>
      </w:del>
    </w:p>
    <w:p w:rsidR="00D024A1" w:rsidDel="00F8133C" w:rsidRDefault="00D024A1">
      <w:pPr>
        <w:pStyle w:val="TOC1"/>
        <w:rPr>
          <w:del w:id="150" w:author="Arnaud Dumont" w:date="2014-02-25T13:43:00Z"/>
          <w:rFonts w:eastAsiaTheme="minorEastAsia"/>
          <w:b w:val="0"/>
          <w:noProof/>
          <w:sz w:val="22"/>
          <w:szCs w:val="22"/>
          <w:lang w:eastAsia="en-AU"/>
        </w:rPr>
      </w:pPr>
      <w:del w:id="151" w:author="Arnaud Dumont" w:date="2014-02-25T13:43:00Z">
        <w:r w:rsidRPr="00F8133C" w:rsidDel="00F8133C">
          <w:rPr>
            <w:rStyle w:val="Hyperlink"/>
            <w:noProof/>
          </w:rPr>
          <w:delText>5</w:delText>
        </w:r>
        <w:r w:rsidDel="00F8133C">
          <w:rPr>
            <w:rFonts w:eastAsiaTheme="minorEastAsia"/>
            <w:b w:val="0"/>
            <w:noProof/>
            <w:sz w:val="22"/>
            <w:szCs w:val="22"/>
            <w:lang w:eastAsia="en-AU"/>
          </w:rPr>
          <w:tab/>
        </w:r>
        <w:r w:rsidRPr="00F8133C" w:rsidDel="00F8133C">
          <w:rPr>
            <w:rStyle w:val="Hyperlink"/>
            <w:noProof/>
          </w:rPr>
          <w:delText>Name Server Interface Set Commands</w:delText>
        </w:r>
        <w:r w:rsidDel="00F8133C">
          <w:rPr>
            <w:noProof/>
            <w:webHidden/>
          </w:rPr>
          <w:tab/>
          <w:delText>17</w:delText>
        </w:r>
      </w:del>
    </w:p>
    <w:p w:rsidR="00D024A1" w:rsidDel="00F8133C" w:rsidRDefault="00D024A1">
      <w:pPr>
        <w:pStyle w:val="TOC2"/>
        <w:rPr>
          <w:del w:id="152" w:author="Arnaud Dumont" w:date="2014-02-25T13:43:00Z"/>
          <w:rFonts w:eastAsiaTheme="minorEastAsia"/>
          <w:noProof/>
          <w:sz w:val="22"/>
          <w:szCs w:val="22"/>
          <w:lang w:eastAsia="en-AU"/>
        </w:rPr>
      </w:pPr>
      <w:del w:id="153" w:author="Arnaud Dumont" w:date="2014-02-25T13:43:00Z">
        <w:r w:rsidRPr="00F8133C" w:rsidDel="00F8133C">
          <w:rPr>
            <w:rStyle w:val="Hyperlink"/>
            <w:noProof/>
          </w:rPr>
          <w:delText>5.1</w:delText>
        </w:r>
        <w:r w:rsidDel="00F8133C">
          <w:rPr>
            <w:rFonts w:eastAsiaTheme="minorEastAsia"/>
            <w:noProof/>
            <w:sz w:val="22"/>
            <w:szCs w:val="22"/>
            <w:lang w:eastAsia="en-AU"/>
          </w:rPr>
          <w:tab/>
        </w:r>
        <w:r w:rsidRPr="00F8133C" w:rsidDel="00F8133C">
          <w:rPr>
            <w:rStyle w:val="Hyperlink"/>
            <w:noProof/>
          </w:rPr>
          <w:delText>Name Server Interface Set Get Command</w:delText>
        </w:r>
        <w:r w:rsidDel="00F8133C">
          <w:rPr>
            <w:noProof/>
            <w:webHidden/>
          </w:rPr>
          <w:tab/>
          <w:delText>17</w:delText>
        </w:r>
      </w:del>
    </w:p>
    <w:p w:rsidR="00D024A1" w:rsidDel="00F8133C" w:rsidRDefault="00D024A1">
      <w:pPr>
        <w:pStyle w:val="TOC1"/>
        <w:rPr>
          <w:del w:id="154" w:author="Arnaud Dumont" w:date="2014-02-25T13:43:00Z"/>
          <w:rFonts w:eastAsiaTheme="minorEastAsia"/>
          <w:b w:val="0"/>
          <w:noProof/>
          <w:sz w:val="22"/>
          <w:szCs w:val="22"/>
          <w:lang w:eastAsia="en-AU"/>
        </w:rPr>
      </w:pPr>
      <w:del w:id="155" w:author="Arnaud Dumont" w:date="2014-02-25T13:43:00Z">
        <w:r w:rsidRPr="00F8133C" w:rsidDel="00F8133C">
          <w:rPr>
            <w:rStyle w:val="Hyperlink"/>
            <w:noProof/>
          </w:rPr>
          <w:delText>6</w:delText>
        </w:r>
        <w:r w:rsidDel="00F8133C">
          <w:rPr>
            <w:rFonts w:eastAsiaTheme="minorEastAsia"/>
            <w:b w:val="0"/>
            <w:noProof/>
            <w:sz w:val="22"/>
            <w:szCs w:val="22"/>
            <w:lang w:eastAsia="en-AU"/>
          </w:rPr>
          <w:tab/>
        </w:r>
        <w:r w:rsidRPr="00F8133C" w:rsidDel="00F8133C">
          <w:rPr>
            <w:rStyle w:val="Hyperlink"/>
            <w:noProof/>
          </w:rPr>
          <w:delText>Name Server Set Commands</w:delText>
        </w:r>
        <w:r w:rsidDel="00F8133C">
          <w:rPr>
            <w:noProof/>
            <w:webHidden/>
          </w:rPr>
          <w:tab/>
          <w:delText>21</w:delText>
        </w:r>
      </w:del>
    </w:p>
    <w:p w:rsidR="00D024A1" w:rsidDel="00F8133C" w:rsidRDefault="00D024A1">
      <w:pPr>
        <w:pStyle w:val="TOC2"/>
        <w:rPr>
          <w:del w:id="156" w:author="Arnaud Dumont" w:date="2014-02-25T13:43:00Z"/>
          <w:rFonts w:eastAsiaTheme="minorEastAsia"/>
          <w:noProof/>
          <w:sz w:val="22"/>
          <w:szCs w:val="22"/>
          <w:lang w:eastAsia="en-AU"/>
        </w:rPr>
      </w:pPr>
      <w:del w:id="157" w:author="Arnaud Dumont" w:date="2014-02-25T13:43:00Z">
        <w:r w:rsidRPr="00F8133C" w:rsidDel="00F8133C">
          <w:rPr>
            <w:rStyle w:val="Hyperlink"/>
            <w:noProof/>
          </w:rPr>
          <w:delText>6.1</w:delText>
        </w:r>
        <w:r w:rsidDel="00F8133C">
          <w:rPr>
            <w:rFonts w:eastAsiaTheme="minorEastAsia"/>
            <w:noProof/>
            <w:sz w:val="22"/>
            <w:szCs w:val="22"/>
            <w:lang w:eastAsia="en-AU"/>
          </w:rPr>
          <w:tab/>
        </w:r>
        <w:r w:rsidRPr="00F8133C" w:rsidDel="00F8133C">
          <w:rPr>
            <w:rStyle w:val="Hyperlink"/>
            <w:noProof/>
          </w:rPr>
          <w:delText>Name Server Set Get Command</w:delText>
        </w:r>
        <w:r w:rsidDel="00F8133C">
          <w:rPr>
            <w:noProof/>
            <w:webHidden/>
          </w:rPr>
          <w:tab/>
          <w:delText>21</w:delText>
        </w:r>
      </w:del>
    </w:p>
    <w:p w:rsidR="00D024A1" w:rsidDel="00F8133C" w:rsidRDefault="00D024A1">
      <w:pPr>
        <w:pStyle w:val="TOC2"/>
        <w:rPr>
          <w:del w:id="158" w:author="Arnaud Dumont" w:date="2014-02-25T13:43:00Z"/>
          <w:rFonts w:eastAsiaTheme="minorEastAsia"/>
          <w:noProof/>
          <w:sz w:val="22"/>
          <w:szCs w:val="22"/>
          <w:lang w:eastAsia="en-AU"/>
        </w:rPr>
      </w:pPr>
      <w:del w:id="159" w:author="Arnaud Dumont" w:date="2014-02-25T13:43:00Z">
        <w:r w:rsidRPr="00F8133C" w:rsidDel="00F8133C">
          <w:rPr>
            <w:rStyle w:val="Hyperlink"/>
            <w:noProof/>
          </w:rPr>
          <w:delText>6.2</w:delText>
        </w:r>
        <w:r w:rsidDel="00F8133C">
          <w:rPr>
            <w:rFonts w:eastAsiaTheme="minorEastAsia"/>
            <w:noProof/>
            <w:sz w:val="22"/>
            <w:szCs w:val="22"/>
            <w:lang w:eastAsia="en-AU"/>
          </w:rPr>
          <w:tab/>
        </w:r>
        <w:r w:rsidRPr="00F8133C" w:rsidDel="00F8133C">
          <w:rPr>
            <w:rStyle w:val="Hyperlink"/>
            <w:noProof/>
          </w:rPr>
          <w:delText>Name Server Set List Command</w:delText>
        </w:r>
        <w:r w:rsidDel="00F8133C">
          <w:rPr>
            <w:noProof/>
            <w:webHidden/>
          </w:rPr>
          <w:tab/>
          <w:delText>24</w:delText>
        </w:r>
      </w:del>
    </w:p>
    <w:p w:rsidR="00D024A1" w:rsidDel="00F8133C" w:rsidRDefault="00D024A1">
      <w:pPr>
        <w:pStyle w:val="TOC1"/>
        <w:rPr>
          <w:del w:id="160" w:author="Arnaud Dumont" w:date="2014-02-25T13:43:00Z"/>
          <w:rFonts w:eastAsiaTheme="minorEastAsia"/>
          <w:b w:val="0"/>
          <w:noProof/>
          <w:sz w:val="22"/>
          <w:szCs w:val="22"/>
          <w:lang w:eastAsia="en-AU"/>
        </w:rPr>
      </w:pPr>
      <w:del w:id="161" w:author="Arnaud Dumont" w:date="2014-02-25T13:43:00Z">
        <w:r w:rsidRPr="00F8133C" w:rsidDel="00F8133C">
          <w:rPr>
            <w:rStyle w:val="Hyperlink"/>
            <w:noProof/>
          </w:rPr>
          <w:delText>7</w:delText>
        </w:r>
        <w:r w:rsidDel="00F8133C">
          <w:rPr>
            <w:rFonts w:eastAsiaTheme="minorEastAsia"/>
            <w:b w:val="0"/>
            <w:noProof/>
            <w:sz w:val="22"/>
            <w:szCs w:val="22"/>
            <w:lang w:eastAsia="en-AU"/>
          </w:rPr>
          <w:tab/>
        </w:r>
        <w:r w:rsidRPr="00F8133C" w:rsidDel="00F8133C">
          <w:rPr>
            <w:rStyle w:val="Hyperlink"/>
            <w:noProof/>
          </w:rPr>
          <w:delText>Plan Commands</w:delText>
        </w:r>
        <w:r w:rsidDel="00F8133C">
          <w:rPr>
            <w:noProof/>
            <w:webHidden/>
          </w:rPr>
          <w:tab/>
          <w:delText>28</w:delText>
        </w:r>
      </w:del>
    </w:p>
    <w:p w:rsidR="00D024A1" w:rsidDel="00F8133C" w:rsidRDefault="00D024A1">
      <w:pPr>
        <w:pStyle w:val="TOC2"/>
        <w:rPr>
          <w:del w:id="162" w:author="Arnaud Dumont" w:date="2014-02-25T13:43:00Z"/>
          <w:rFonts w:eastAsiaTheme="minorEastAsia"/>
          <w:noProof/>
          <w:sz w:val="22"/>
          <w:szCs w:val="22"/>
          <w:lang w:eastAsia="en-AU"/>
        </w:rPr>
      </w:pPr>
      <w:del w:id="163" w:author="Arnaud Dumont" w:date="2014-02-25T13:43:00Z">
        <w:r w:rsidRPr="00F8133C" w:rsidDel="00F8133C">
          <w:rPr>
            <w:rStyle w:val="Hyperlink"/>
            <w:noProof/>
          </w:rPr>
          <w:delText>7.1</w:delText>
        </w:r>
        <w:r w:rsidDel="00F8133C">
          <w:rPr>
            <w:rFonts w:eastAsiaTheme="minorEastAsia"/>
            <w:noProof/>
            <w:sz w:val="22"/>
            <w:szCs w:val="22"/>
            <w:lang w:eastAsia="en-AU"/>
          </w:rPr>
          <w:tab/>
        </w:r>
        <w:r w:rsidRPr="00F8133C" w:rsidDel="00F8133C">
          <w:rPr>
            <w:rStyle w:val="Hyperlink"/>
            <w:noProof/>
          </w:rPr>
          <w:delText>Plan Get Command</w:delText>
        </w:r>
        <w:r w:rsidDel="00F8133C">
          <w:rPr>
            <w:noProof/>
            <w:webHidden/>
          </w:rPr>
          <w:tab/>
          <w:delText>28</w:delText>
        </w:r>
      </w:del>
    </w:p>
    <w:p w:rsidR="00D024A1" w:rsidDel="00F8133C" w:rsidRDefault="00D024A1">
      <w:pPr>
        <w:pStyle w:val="TOC2"/>
        <w:rPr>
          <w:del w:id="164" w:author="Arnaud Dumont" w:date="2014-02-25T13:43:00Z"/>
          <w:rFonts w:eastAsiaTheme="minorEastAsia"/>
          <w:noProof/>
          <w:sz w:val="22"/>
          <w:szCs w:val="22"/>
          <w:lang w:eastAsia="en-AU"/>
        </w:rPr>
      </w:pPr>
      <w:del w:id="165" w:author="Arnaud Dumont" w:date="2014-02-25T13:43:00Z">
        <w:r w:rsidRPr="00F8133C" w:rsidDel="00F8133C">
          <w:rPr>
            <w:rStyle w:val="Hyperlink"/>
            <w:noProof/>
          </w:rPr>
          <w:delText>7.2</w:delText>
        </w:r>
        <w:r w:rsidDel="00F8133C">
          <w:rPr>
            <w:rFonts w:eastAsiaTheme="minorEastAsia"/>
            <w:noProof/>
            <w:sz w:val="22"/>
            <w:szCs w:val="22"/>
            <w:lang w:eastAsia="en-AU"/>
          </w:rPr>
          <w:tab/>
        </w:r>
        <w:r w:rsidRPr="00F8133C" w:rsidDel="00F8133C">
          <w:rPr>
            <w:rStyle w:val="Hyperlink"/>
            <w:noProof/>
          </w:rPr>
          <w:delText>Plan List Command</w:delText>
        </w:r>
        <w:r w:rsidDel="00F8133C">
          <w:rPr>
            <w:noProof/>
            <w:webHidden/>
          </w:rPr>
          <w:tab/>
          <w:delText>32</w:delText>
        </w:r>
      </w:del>
    </w:p>
    <w:p w:rsidR="00D024A1" w:rsidDel="00F8133C" w:rsidRDefault="00D024A1">
      <w:pPr>
        <w:pStyle w:val="TOC1"/>
        <w:rPr>
          <w:del w:id="166" w:author="Arnaud Dumont" w:date="2014-02-25T13:43:00Z"/>
          <w:rFonts w:eastAsiaTheme="minorEastAsia"/>
          <w:b w:val="0"/>
          <w:noProof/>
          <w:sz w:val="22"/>
          <w:szCs w:val="22"/>
          <w:lang w:eastAsia="en-AU"/>
        </w:rPr>
      </w:pPr>
      <w:del w:id="167" w:author="Arnaud Dumont" w:date="2014-02-25T13:43:00Z">
        <w:r w:rsidRPr="00F8133C" w:rsidDel="00F8133C">
          <w:rPr>
            <w:rStyle w:val="Hyperlink"/>
            <w:noProof/>
          </w:rPr>
          <w:delText>8</w:delText>
        </w:r>
        <w:r w:rsidDel="00F8133C">
          <w:rPr>
            <w:rFonts w:eastAsiaTheme="minorEastAsia"/>
            <w:b w:val="0"/>
            <w:noProof/>
            <w:sz w:val="22"/>
            <w:szCs w:val="22"/>
            <w:lang w:eastAsia="en-AU"/>
          </w:rPr>
          <w:tab/>
        </w:r>
        <w:r w:rsidRPr="00F8133C" w:rsidDel="00F8133C">
          <w:rPr>
            <w:rStyle w:val="Hyperlink"/>
            <w:noProof/>
          </w:rPr>
          <w:delText>Zone Commands</w:delText>
        </w:r>
        <w:r w:rsidDel="00F8133C">
          <w:rPr>
            <w:noProof/>
            <w:webHidden/>
          </w:rPr>
          <w:tab/>
          <w:delText>36</w:delText>
        </w:r>
      </w:del>
    </w:p>
    <w:p w:rsidR="00D024A1" w:rsidDel="00F8133C" w:rsidRDefault="00D024A1">
      <w:pPr>
        <w:pStyle w:val="TOC2"/>
        <w:rPr>
          <w:del w:id="168" w:author="Arnaud Dumont" w:date="2014-02-25T13:43:00Z"/>
          <w:rFonts w:eastAsiaTheme="minorEastAsia"/>
          <w:noProof/>
          <w:sz w:val="22"/>
          <w:szCs w:val="22"/>
          <w:lang w:eastAsia="en-AU"/>
        </w:rPr>
      </w:pPr>
      <w:del w:id="169" w:author="Arnaud Dumont" w:date="2014-02-25T13:43:00Z">
        <w:r w:rsidRPr="00F8133C" w:rsidDel="00F8133C">
          <w:rPr>
            <w:rStyle w:val="Hyperlink"/>
            <w:noProof/>
          </w:rPr>
          <w:delText>8.1</w:delText>
        </w:r>
        <w:r w:rsidDel="00F8133C">
          <w:rPr>
            <w:rFonts w:eastAsiaTheme="minorEastAsia"/>
            <w:noProof/>
            <w:sz w:val="22"/>
            <w:szCs w:val="22"/>
            <w:lang w:eastAsia="en-AU"/>
          </w:rPr>
          <w:tab/>
        </w:r>
        <w:r w:rsidRPr="00F8133C" w:rsidDel="00F8133C">
          <w:rPr>
            <w:rStyle w:val="Hyperlink"/>
            <w:noProof/>
          </w:rPr>
          <w:delText>Zone Get Command</w:delText>
        </w:r>
        <w:r w:rsidDel="00F8133C">
          <w:rPr>
            <w:noProof/>
            <w:webHidden/>
          </w:rPr>
          <w:tab/>
          <w:delText>36</w:delText>
        </w:r>
      </w:del>
    </w:p>
    <w:p w:rsidR="00D024A1" w:rsidDel="00F8133C" w:rsidRDefault="00D024A1">
      <w:pPr>
        <w:pStyle w:val="TOC2"/>
        <w:rPr>
          <w:del w:id="170" w:author="Arnaud Dumont" w:date="2014-02-25T13:43:00Z"/>
          <w:rFonts w:eastAsiaTheme="minorEastAsia"/>
          <w:noProof/>
          <w:sz w:val="22"/>
          <w:szCs w:val="22"/>
          <w:lang w:eastAsia="en-AU"/>
        </w:rPr>
      </w:pPr>
      <w:del w:id="171" w:author="Arnaud Dumont" w:date="2014-02-25T13:43:00Z">
        <w:r w:rsidRPr="00F8133C" w:rsidDel="00F8133C">
          <w:rPr>
            <w:rStyle w:val="Hyperlink"/>
            <w:noProof/>
          </w:rPr>
          <w:delText>8.2</w:delText>
        </w:r>
        <w:r w:rsidDel="00F8133C">
          <w:rPr>
            <w:rFonts w:eastAsiaTheme="minorEastAsia"/>
            <w:noProof/>
            <w:sz w:val="22"/>
            <w:szCs w:val="22"/>
            <w:lang w:eastAsia="en-AU"/>
          </w:rPr>
          <w:tab/>
        </w:r>
        <w:r w:rsidRPr="00F8133C" w:rsidDel="00F8133C">
          <w:rPr>
            <w:rStyle w:val="Hyperlink"/>
            <w:noProof/>
          </w:rPr>
          <w:delText>Zone List Command</w:delText>
        </w:r>
        <w:r w:rsidDel="00F8133C">
          <w:rPr>
            <w:noProof/>
            <w:webHidden/>
          </w:rPr>
          <w:tab/>
          <w:delText>50</w:delText>
        </w:r>
      </w:del>
    </w:p>
    <w:p w:rsidR="00D024A1" w:rsidDel="00F8133C" w:rsidRDefault="00D024A1">
      <w:pPr>
        <w:pStyle w:val="TOC2"/>
        <w:rPr>
          <w:del w:id="172" w:author="Arnaud Dumont" w:date="2014-02-25T13:43:00Z"/>
          <w:rFonts w:eastAsiaTheme="minorEastAsia"/>
          <w:noProof/>
          <w:sz w:val="22"/>
          <w:szCs w:val="22"/>
          <w:lang w:eastAsia="en-AU"/>
        </w:rPr>
      </w:pPr>
      <w:del w:id="173" w:author="Arnaud Dumont" w:date="2014-02-25T13:43:00Z">
        <w:r w:rsidRPr="00F8133C" w:rsidDel="00F8133C">
          <w:rPr>
            <w:rStyle w:val="Hyperlink"/>
            <w:noProof/>
          </w:rPr>
          <w:delText>8.3</w:delText>
        </w:r>
        <w:r w:rsidDel="00F8133C">
          <w:rPr>
            <w:rFonts w:eastAsiaTheme="minorEastAsia"/>
            <w:noProof/>
            <w:sz w:val="22"/>
            <w:szCs w:val="22"/>
            <w:lang w:eastAsia="en-AU"/>
          </w:rPr>
          <w:tab/>
        </w:r>
        <w:r w:rsidRPr="00F8133C" w:rsidDel="00F8133C">
          <w:rPr>
            <w:rStyle w:val="Hyperlink"/>
            <w:noProof/>
          </w:rPr>
          <w:delText>Zone Create Command</w:delText>
        </w:r>
        <w:r w:rsidDel="00F8133C">
          <w:rPr>
            <w:noProof/>
            <w:webHidden/>
          </w:rPr>
          <w:tab/>
          <w:delText>54</w:delText>
        </w:r>
      </w:del>
    </w:p>
    <w:p w:rsidR="00D024A1" w:rsidDel="00F8133C" w:rsidRDefault="00D024A1">
      <w:pPr>
        <w:pStyle w:val="TOC2"/>
        <w:rPr>
          <w:del w:id="174" w:author="Arnaud Dumont" w:date="2014-02-25T13:43:00Z"/>
          <w:rFonts w:eastAsiaTheme="minorEastAsia"/>
          <w:noProof/>
          <w:sz w:val="22"/>
          <w:szCs w:val="22"/>
          <w:lang w:eastAsia="en-AU"/>
        </w:rPr>
      </w:pPr>
      <w:del w:id="175" w:author="Arnaud Dumont" w:date="2014-02-25T13:43:00Z">
        <w:r w:rsidRPr="00F8133C" w:rsidDel="00F8133C">
          <w:rPr>
            <w:rStyle w:val="Hyperlink"/>
            <w:noProof/>
          </w:rPr>
          <w:delText>8.4</w:delText>
        </w:r>
        <w:r w:rsidDel="00F8133C">
          <w:rPr>
            <w:rFonts w:eastAsiaTheme="minorEastAsia"/>
            <w:noProof/>
            <w:sz w:val="22"/>
            <w:szCs w:val="22"/>
            <w:lang w:eastAsia="en-AU"/>
          </w:rPr>
          <w:tab/>
        </w:r>
        <w:r w:rsidRPr="00F8133C" w:rsidDel="00F8133C">
          <w:rPr>
            <w:rStyle w:val="Hyperlink"/>
            <w:noProof/>
          </w:rPr>
          <w:delText>Zone Update Comm</w:delText>
        </w:r>
        <w:r w:rsidRPr="00F8133C" w:rsidDel="00F8133C">
          <w:rPr>
            <w:rStyle w:val="Hyperlink"/>
            <w:noProof/>
            <w:rPrChange w:id="176" w:author="Arnaud Dumont" w:date="2014-02-25T13:43:00Z">
              <w:rPr>
                <w:rStyle w:val="Hyperlink"/>
                <w:noProof/>
              </w:rPr>
            </w:rPrChange>
          </w:rPr>
          <w:delText>and</w:delText>
        </w:r>
        <w:r w:rsidDel="00F8133C">
          <w:rPr>
            <w:noProof/>
            <w:webHidden/>
          </w:rPr>
          <w:tab/>
          <w:delText>61</w:delText>
        </w:r>
      </w:del>
    </w:p>
    <w:p w:rsidR="00D024A1" w:rsidDel="00F8133C" w:rsidRDefault="00D024A1">
      <w:pPr>
        <w:pStyle w:val="TOC2"/>
        <w:rPr>
          <w:del w:id="177" w:author="Arnaud Dumont" w:date="2014-02-25T13:43:00Z"/>
          <w:rFonts w:eastAsiaTheme="minorEastAsia"/>
          <w:noProof/>
          <w:sz w:val="22"/>
          <w:szCs w:val="22"/>
          <w:lang w:eastAsia="en-AU"/>
        </w:rPr>
      </w:pPr>
      <w:del w:id="178" w:author="Arnaud Dumont" w:date="2014-02-25T13:43:00Z">
        <w:r w:rsidRPr="00F8133C" w:rsidDel="00F8133C">
          <w:rPr>
            <w:rStyle w:val="Hyperlink"/>
            <w:noProof/>
          </w:rPr>
          <w:delText>8.5</w:delText>
        </w:r>
        <w:r w:rsidDel="00F8133C">
          <w:rPr>
            <w:rFonts w:eastAsiaTheme="minorEastAsia"/>
            <w:noProof/>
            <w:sz w:val="22"/>
            <w:szCs w:val="22"/>
            <w:lang w:eastAsia="en-AU"/>
          </w:rPr>
          <w:tab/>
        </w:r>
        <w:r w:rsidRPr="00F8133C" w:rsidDel="00F8133C">
          <w:rPr>
            <w:rStyle w:val="Hyperlink"/>
            <w:noProof/>
          </w:rPr>
          <w:delText>Zone Update Resource Records Command</w:delText>
        </w:r>
        <w:r w:rsidDel="00F8133C">
          <w:rPr>
            <w:noProof/>
            <w:webHidden/>
          </w:rPr>
          <w:tab/>
          <w:delText>69</w:delText>
        </w:r>
      </w:del>
    </w:p>
    <w:p w:rsidR="00D024A1" w:rsidDel="00F8133C" w:rsidRDefault="00D024A1">
      <w:pPr>
        <w:pStyle w:val="TOC2"/>
        <w:rPr>
          <w:del w:id="179" w:author="Arnaud Dumont" w:date="2014-02-25T13:43:00Z"/>
          <w:rFonts w:eastAsiaTheme="minorEastAsia"/>
          <w:noProof/>
          <w:sz w:val="22"/>
          <w:szCs w:val="22"/>
          <w:lang w:eastAsia="en-AU"/>
        </w:rPr>
      </w:pPr>
      <w:del w:id="180" w:author="Arnaud Dumont" w:date="2014-02-25T13:43:00Z">
        <w:r w:rsidRPr="00F8133C" w:rsidDel="00F8133C">
          <w:rPr>
            <w:rStyle w:val="Hyperlink"/>
            <w:noProof/>
          </w:rPr>
          <w:delText>8.6</w:delText>
        </w:r>
        <w:r w:rsidDel="00F8133C">
          <w:rPr>
            <w:rFonts w:eastAsiaTheme="minorEastAsia"/>
            <w:noProof/>
            <w:sz w:val="22"/>
            <w:szCs w:val="22"/>
            <w:lang w:eastAsia="en-AU"/>
          </w:rPr>
          <w:tab/>
        </w:r>
        <w:r w:rsidRPr="00F8133C" w:rsidDel="00F8133C">
          <w:rPr>
            <w:rStyle w:val="Hyperlink"/>
            <w:noProof/>
          </w:rPr>
          <w:delText>Zone Delete Command</w:delText>
        </w:r>
        <w:r w:rsidDel="00F8133C">
          <w:rPr>
            <w:noProof/>
            <w:webHidden/>
          </w:rPr>
          <w:tab/>
          <w:delText>77</w:delText>
        </w:r>
      </w:del>
    </w:p>
    <w:p w:rsidR="00D024A1" w:rsidDel="00F8133C" w:rsidRDefault="00D024A1">
      <w:pPr>
        <w:pStyle w:val="TOC2"/>
        <w:rPr>
          <w:del w:id="181" w:author="Arnaud Dumont" w:date="2014-02-25T13:43:00Z"/>
          <w:rFonts w:eastAsiaTheme="minorEastAsia"/>
          <w:noProof/>
          <w:sz w:val="22"/>
          <w:szCs w:val="22"/>
          <w:lang w:eastAsia="en-AU"/>
        </w:rPr>
      </w:pPr>
      <w:del w:id="182" w:author="Arnaud Dumont" w:date="2014-02-25T13:43:00Z">
        <w:r w:rsidRPr="00F8133C" w:rsidDel="00F8133C">
          <w:rPr>
            <w:rStyle w:val="Hyperlink"/>
            <w:noProof/>
          </w:rPr>
          <w:lastRenderedPageBreak/>
          <w:delText>8.7</w:delText>
        </w:r>
        <w:r w:rsidDel="00F8133C">
          <w:rPr>
            <w:rFonts w:eastAsiaTheme="minorEastAsia"/>
            <w:noProof/>
            <w:sz w:val="22"/>
            <w:szCs w:val="22"/>
            <w:lang w:eastAsia="en-AU"/>
          </w:rPr>
          <w:tab/>
        </w:r>
        <w:r w:rsidRPr="00F8133C" w:rsidDel="00F8133C">
          <w:rPr>
            <w:rStyle w:val="Hyperlink"/>
            <w:noProof/>
          </w:rPr>
          <w:delText>Zone Get Query Usage Command</w:delText>
        </w:r>
        <w:r w:rsidDel="00F8133C">
          <w:rPr>
            <w:noProof/>
            <w:webHidden/>
          </w:rPr>
          <w:tab/>
          <w:delText>79</w:delText>
        </w:r>
      </w:del>
    </w:p>
    <w:p w:rsidR="00D024A1" w:rsidDel="00F8133C" w:rsidRDefault="00D024A1">
      <w:pPr>
        <w:pStyle w:val="TOC2"/>
        <w:rPr>
          <w:del w:id="183" w:author="Arnaud Dumont" w:date="2014-02-25T13:43:00Z"/>
          <w:rFonts w:eastAsiaTheme="minorEastAsia"/>
          <w:noProof/>
          <w:sz w:val="22"/>
          <w:szCs w:val="22"/>
          <w:lang w:eastAsia="en-AU"/>
        </w:rPr>
      </w:pPr>
      <w:del w:id="184" w:author="Arnaud Dumont" w:date="2014-02-25T13:43:00Z">
        <w:r w:rsidRPr="00F8133C" w:rsidDel="00F8133C">
          <w:rPr>
            <w:rStyle w:val="Hyperlink"/>
            <w:noProof/>
          </w:rPr>
          <w:delText>8.8</w:delText>
        </w:r>
        <w:r w:rsidDel="00F8133C">
          <w:rPr>
            <w:rFonts w:eastAsiaTheme="minorEastAsia"/>
            <w:noProof/>
            <w:sz w:val="22"/>
            <w:szCs w:val="22"/>
            <w:lang w:eastAsia="en-AU"/>
          </w:rPr>
          <w:tab/>
        </w:r>
        <w:r w:rsidRPr="00F8133C" w:rsidDel="00F8133C">
          <w:rPr>
            <w:rStyle w:val="Hyperlink"/>
            <w:noProof/>
          </w:rPr>
          <w:delText>Zone Get Zone File Command</w:delText>
        </w:r>
        <w:r w:rsidDel="00F8133C">
          <w:rPr>
            <w:noProof/>
            <w:webHidden/>
          </w:rPr>
          <w:tab/>
          <w:delText>83</w:delText>
        </w:r>
      </w:del>
    </w:p>
    <w:p w:rsidR="00D024A1" w:rsidDel="00F8133C" w:rsidRDefault="00D024A1">
      <w:pPr>
        <w:pStyle w:val="TOC1"/>
        <w:rPr>
          <w:del w:id="185" w:author="Arnaud Dumont" w:date="2014-02-25T13:43:00Z"/>
          <w:rFonts w:eastAsiaTheme="minorEastAsia"/>
          <w:b w:val="0"/>
          <w:noProof/>
          <w:sz w:val="22"/>
          <w:szCs w:val="22"/>
          <w:lang w:eastAsia="en-AU"/>
        </w:rPr>
      </w:pPr>
      <w:del w:id="186" w:author="Arnaud Dumont" w:date="2014-02-25T13:43:00Z">
        <w:r w:rsidRPr="00F8133C" w:rsidDel="00F8133C">
          <w:rPr>
            <w:rStyle w:val="Hyperlink"/>
            <w:noProof/>
          </w:rPr>
          <w:delText>9</w:delText>
        </w:r>
        <w:r w:rsidDel="00F8133C">
          <w:rPr>
            <w:rFonts w:eastAsiaTheme="minorEastAsia"/>
            <w:b w:val="0"/>
            <w:noProof/>
            <w:sz w:val="22"/>
            <w:szCs w:val="22"/>
            <w:lang w:eastAsia="en-AU"/>
          </w:rPr>
          <w:tab/>
        </w:r>
        <w:r w:rsidRPr="00F8133C" w:rsidDel="00F8133C">
          <w:rPr>
            <w:rStyle w:val="Hyperlink"/>
            <w:noProof/>
          </w:rPr>
          <w:delText>Message Commands</w:delText>
        </w:r>
        <w:r w:rsidDel="00F8133C">
          <w:rPr>
            <w:noProof/>
            <w:webHidden/>
          </w:rPr>
          <w:tab/>
          <w:delText>86</w:delText>
        </w:r>
      </w:del>
    </w:p>
    <w:p w:rsidR="00D024A1" w:rsidDel="00F8133C" w:rsidRDefault="00D024A1">
      <w:pPr>
        <w:pStyle w:val="TOC2"/>
        <w:rPr>
          <w:del w:id="187" w:author="Arnaud Dumont" w:date="2014-02-25T13:43:00Z"/>
          <w:rFonts w:eastAsiaTheme="minorEastAsia"/>
          <w:noProof/>
          <w:sz w:val="22"/>
          <w:szCs w:val="22"/>
          <w:lang w:eastAsia="en-AU"/>
        </w:rPr>
      </w:pPr>
      <w:del w:id="188" w:author="Arnaud Dumont" w:date="2014-02-25T13:43:00Z">
        <w:r w:rsidRPr="00F8133C" w:rsidDel="00F8133C">
          <w:rPr>
            <w:rStyle w:val="Hyperlink"/>
            <w:noProof/>
          </w:rPr>
          <w:delText>9.1</w:delText>
        </w:r>
        <w:r w:rsidDel="00F8133C">
          <w:rPr>
            <w:rFonts w:eastAsiaTheme="minorEastAsia"/>
            <w:noProof/>
            <w:sz w:val="22"/>
            <w:szCs w:val="22"/>
            <w:lang w:eastAsia="en-AU"/>
          </w:rPr>
          <w:tab/>
        </w:r>
        <w:r w:rsidRPr="00F8133C" w:rsidDel="00F8133C">
          <w:rPr>
            <w:rStyle w:val="Hyperlink"/>
            <w:noProof/>
          </w:rPr>
          <w:delText>Message Poll Command</w:delText>
        </w:r>
        <w:r w:rsidDel="00F8133C">
          <w:rPr>
            <w:noProof/>
            <w:webHidden/>
          </w:rPr>
          <w:tab/>
          <w:delText>86</w:delText>
        </w:r>
      </w:del>
    </w:p>
    <w:p w:rsidR="00D024A1" w:rsidDel="00F8133C" w:rsidRDefault="00D024A1">
      <w:pPr>
        <w:pStyle w:val="TOC2"/>
        <w:rPr>
          <w:del w:id="189" w:author="Arnaud Dumont" w:date="2014-02-25T13:43:00Z"/>
          <w:rFonts w:eastAsiaTheme="minorEastAsia"/>
          <w:noProof/>
          <w:sz w:val="22"/>
          <w:szCs w:val="22"/>
          <w:lang w:eastAsia="en-AU"/>
        </w:rPr>
      </w:pPr>
      <w:del w:id="190" w:author="Arnaud Dumont" w:date="2014-02-25T13:43:00Z">
        <w:r w:rsidRPr="00F8133C" w:rsidDel="00F8133C">
          <w:rPr>
            <w:rStyle w:val="Hyperlink"/>
            <w:noProof/>
          </w:rPr>
          <w:delText>9.2</w:delText>
        </w:r>
        <w:r w:rsidDel="00F8133C">
          <w:rPr>
            <w:rFonts w:eastAsiaTheme="minorEastAsia"/>
            <w:noProof/>
            <w:sz w:val="22"/>
            <w:szCs w:val="22"/>
            <w:lang w:eastAsia="en-AU"/>
          </w:rPr>
          <w:tab/>
        </w:r>
        <w:r w:rsidRPr="00F8133C" w:rsidDel="00F8133C">
          <w:rPr>
            <w:rStyle w:val="Hyperlink"/>
            <w:noProof/>
          </w:rPr>
          <w:delText>Message Acknowledge Command</w:delText>
        </w:r>
        <w:r w:rsidDel="00F8133C">
          <w:rPr>
            <w:noProof/>
            <w:webHidden/>
          </w:rPr>
          <w:tab/>
          <w:delText>89</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91" w:name="_Toc381099158"/>
      <w:r>
        <w:lastRenderedPageBreak/>
        <w:t>Introduction</w:t>
      </w:r>
      <w:bookmarkEnd w:id="191"/>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92" w:name="_Toc381099159"/>
      <w:r>
        <w:lastRenderedPageBreak/>
        <w:t>General</w:t>
      </w:r>
      <w:bookmarkEnd w:id="192"/>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93" w:name="_Toc381099160"/>
      <w:r>
        <w:t>Data Types</w:t>
      </w:r>
      <w:bookmarkEnd w:id="193"/>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94"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195" w:name="_Toc381099161"/>
      <w:r>
        <w:lastRenderedPageBreak/>
        <w:t>Protocol Overview</w:t>
      </w:r>
      <w:bookmarkEnd w:id="195"/>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ins w:id="196" w:author="Arnaud Dumont" w:date="2014-02-20T10:56:00Z">
        <w:r w:rsidR="002D484E">
          <w:t>, except for the Zone Get Zone File command (see related paragraph)</w:t>
        </w:r>
      </w:ins>
      <w:r>
        <w:t>. For objects</w:t>
      </w:r>
      <w:ins w:id="197" w:author="Arnaud Dumont" w:date="2014-02-20T10:57:00Z">
        <w:r w:rsidR="002D484E">
          <w:t>,</w:t>
        </w:r>
      </w:ins>
      <w:r>
        <w:t xml:space="preserve"> all fields are returned</w:t>
      </w:r>
      <w:ins w:id="198" w:author="Arnaud Dumont" w:date="2014-02-20T10:57:00Z">
        <w:r w:rsidR="002D484E">
          <w:t xml:space="preserve">. </w:t>
        </w:r>
      </w:ins>
      <w:del w:id="199" w:author="Arnaud Dumont" w:date="2014-02-20T10:57:00Z">
        <w:r w:rsidDel="002D484E">
          <w:delText>,</w:delText>
        </w:r>
      </w:del>
      <w:ins w:id="200" w:author="Arnaud Dumont" w:date="2014-02-20T10:57:00Z">
        <w:r w:rsidR="002D484E">
          <w:t>H</w:t>
        </w:r>
      </w:ins>
      <w:del w:id="201"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202" w:name="_Toc381099162"/>
      <w:r>
        <w:t>Authentication</w:t>
      </w:r>
      <w:bookmarkEnd w:id="202"/>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203" w:author="Arnaud Dumont" w:date="2014-02-20T10:57:00Z">
        <w:r w:rsidR="002D484E">
          <w:t xml:space="preserve"> </w:t>
        </w:r>
      </w:ins>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del w:id="204"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205" w:name="_Toc381099163"/>
      <w:r>
        <w:t>Update Version Check</w:t>
      </w:r>
      <w:bookmarkEnd w:id="205"/>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w:t>
      </w:r>
      <w:r w:rsidR="00282022">
        <w:lastRenderedPageBreak/>
        <w:t>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206"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207" w:name="_Toc381099164"/>
      <w:r>
        <w:t>E-Tag Evaluation</w:t>
      </w:r>
      <w:bookmarkEnd w:id="207"/>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208" w:name="_Toc381099165"/>
      <w:r>
        <w:t>General Request Headers</w:t>
      </w:r>
      <w:bookmarkEnd w:id="208"/>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209" w:name="_Toc381099166"/>
      <w:r>
        <w:lastRenderedPageBreak/>
        <w:t>General Response Headers</w:t>
      </w:r>
      <w:bookmarkEnd w:id="209"/>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210" w:name="_Toc381099167"/>
      <w:r>
        <w:t>Errors and Failures</w:t>
      </w:r>
      <w:bookmarkEnd w:id="210"/>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211"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212" w:name="_Toc381099168"/>
      <w:r>
        <w:lastRenderedPageBreak/>
        <w:t>Account Commands</w:t>
      </w:r>
      <w:bookmarkEnd w:id="212"/>
    </w:p>
    <w:p w:rsidR="00BB2638" w:rsidRDefault="00BB2638" w:rsidP="00BB2638">
      <w:pPr>
        <w:pStyle w:val="Heading2"/>
      </w:pPr>
      <w:bookmarkStart w:id="213" w:name="_Toc381099169"/>
      <w:r>
        <w:t>Account Get Command</w:t>
      </w:r>
      <w:bookmarkEnd w:id="213"/>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lastRenderedPageBreak/>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lastRenderedPageBreak/>
        <w:t xml:space="preserve">  }</w:t>
      </w:r>
    </w:p>
    <w:p w:rsidR="00831884" w:rsidRPr="00323508" w:rsidRDefault="00831884" w:rsidP="00831884">
      <w:pPr>
        <w:pStyle w:val="Code"/>
      </w:pPr>
      <w:r>
        <w:t>}</w:t>
      </w:r>
    </w:p>
    <w:p w:rsidR="003A30DE" w:rsidRDefault="003A30DE" w:rsidP="003A30DE">
      <w:pPr>
        <w:pStyle w:val="Heading1"/>
      </w:pPr>
      <w:bookmarkStart w:id="214" w:name="_Toc381099170"/>
      <w:r>
        <w:lastRenderedPageBreak/>
        <w:t>User Commands</w:t>
      </w:r>
      <w:bookmarkEnd w:id="214"/>
    </w:p>
    <w:p w:rsidR="00323508" w:rsidRDefault="008A0F29" w:rsidP="008A0F29">
      <w:pPr>
        <w:pStyle w:val="Heading2"/>
      </w:pPr>
      <w:bookmarkStart w:id="215" w:name="_Toc381099171"/>
      <w:r>
        <w:t>User Get Command</w:t>
      </w:r>
      <w:bookmarkEnd w:id="215"/>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16" w:name="_Toc381099172"/>
      <w:r>
        <w:t>User List Command</w:t>
      </w:r>
      <w:bookmarkEnd w:id="216"/>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17" w:name="_Toc381099173"/>
      <w:r>
        <w:lastRenderedPageBreak/>
        <w:t>Name Server Interface Set Commands</w:t>
      </w:r>
      <w:bookmarkEnd w:id="217"/>
    </w:p>
    <w:p w:rsidR="003A30DE" w:rsidRDefault="003A30DE" w:rsidP="003A30DE">
      <w:pPr>
        <w:pStyle w:val="Heading2"/>
      </w:pPr>
      <w:bookmarkStart w:id="218" w:name="_Toc381099174"/>
      <w:r>
        <w:t>Name Server Interface Set Get Command</w:t>
      </w:r>
      <w:bookmarkEnd w:id="218"/>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t xml:space="preserve">    "lastUpdateAccountIdentifier" : "system",</w:t>
      </w:r>
    </w:p>
    <w:p w:rsidR="00306ED7" w:rsidRDefault="00306ED7" w:rsidP="00306ED7">
      <w:pPr>
        <w:pStyle w:val="Code"/>
      </w:pPr>
      <w:r>
        <w:lastRenderedPageBreak/>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19" w:name="_Toc381099175"/>
      <w:r>
        <w:lastRenderedPageBreak/>
        <w:t>Name Server Set Commands</w:t>
      </w:r>
      <w:bookmarkEnd w:id="219"/>
    </w:p>
    <w:p w:rsidR="003A30DE" w:rsidRDefault="003A30DE" w:rsidP="003A30DE">
      <w:pPr>
        <w:pStyle w:val="Heading2"/>
      </w:pPr>
      <w:bookmarkStart w:id="220" w:name="_Toc381099176"/>
      <w:r>
        <w:t>Name Server Set Get Command</w:t>
      </w:r>
      <w:bookmarkEnd w:id="220"/>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lastRenderedPageBreak/>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t xml:space="preserve">    "nameServerInterfaceSetId" : "66e0e2af-cade-4fcd-8e92-4f5b0536628b",</w:t>
      </w:r>
    </w:p>
    <w:p w:rsidR="006747DA" w:rsidRDefault="006747DA" w:rsidP="006747DA">
      <w:pPr>
        <w:pStyle w:val="Code"/>
      </w:pPr>
      <w:r>
        <w:t xml:space="preserve">    "nameServerInterfaceSetName" : "Test-ing NameServer_Interfa.ceSet0",</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21" w:name="_Toc381099177"/>
      <w:r>
        <w:t>Name Server Set List Command</w:t>
      </w:r>
      <w:bookmarkEnd w:id="221"/>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22" w:name="_Toc381099178"/>
      <w:r>
        <w:lastRenderedPageBreak/>
        <w:t>Plan Commands</w:t>
      </w:r>
      <w:bookmarkEnd w:id="222"/>
    </w:p>
    <w:p w:rsidR="003A30DE" w:rsidRDefault="003A30DE" w:rsidP="003A30DE">
      <w:pPr>
        <w:pStyle w:val="Heading2"/>
      </w:pPr>
      <w:bookmarkStart w:id="223" w:name="_Toc381099179"/>
      <w:r>
        <w:t>Plan Get Command</w:t>
      </w:r>
      <w:bookmarkEnd w:id="223"/>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24"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lastRenderedPageBreak/>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25" w:name="_Toc381099180"/>
      <w:r>
        <w:t>Plan List Command</w:t>
      </w:r>
      <w:bookmarkEnd w:id="225"/>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26" w:author="Arnaud Dumont" w:date="2014-02-20T11:15:00Z">
        <w:r w:rsidRPr="005375DB" w:rsidDel="006629D3">
          <w:delText xml:space="preserve">user </w:delText>
        </w:r>
      </w:del>
      <w:ins w:id="227"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lastRenderedPageBreak/>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28" w:name="_Toc381099181"/>
      <w:r>
        <w:lastRenderedPageBreak/>
        <w:t>Zone Commands</w:t>
      </w:r>
      <w:bookmarkEnd w:id="228"/>
    </w:p>
    <w:p w:rsidR="004836FD" w:rsidRDefault="003A30DE" w:rsidP="003A30DE">
      <w:pPr>
        <w:pStyle w:val="Heading2"/>
      </w:pPr>
      <w:bookmarkStart w:id="229" w:name="_Toc381099182"/>
      <w:r>
        <w:t>Zone Get Command</w:t>
      </w:r>
      <w:bookmarkEnd w:id="229"/>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RData fields of each resource record will be returned in a single </w:t>
            </w:r>
            <w:del w:id="230" w:author="Arnaud Dumont" w:date="2014-02-20T11:16:00Z">
              <w:r w:rsidDel="006629D3">
                <w:delText xml:space="preserve"> </w:delText>
              </w:r>
            </w:del>
            <w:r>
              <w:t>string “rdata” field that is as the resource record would be entered into a BIND compati</w:t>
            </w:r>
            <w:del w:id="231"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32" w:author="Arnaud Dumont" w:date="2014-02-11T13:48:00Z"/>
        </w:trPr>
        <w:tc>
          <w:tcPr>
            <w:tcW w:w="2965" w:type="dxa"/>
          </w:tcPr>
          <w:p w:rsidR="00BD038E" w:rsidRDefault="00BD038E" w:rsidP="000E46A1">
            <w:pPr>
              <w:pStyle w:val="Table-Text"/>
              <w:rPr>
                <w:ins w:id="233" w:author="Arnaud Dumont" w:date="2014-02-11T13:48:00Z"/>
              </w:rPr>
            </w:pPr>
            <w:ins w:id="234" w:author="Arnaud Dumont" w:date="2014-02-11T13:49:00Z">
              <w:r w:rsidRPr="00BD038E">
                <w:t>zskRollOverState</w:t>
              </w:r>
            </w:ins>
          </w:p>
        </w:tc>
        <w:tc>
          <w:tcPr>
            <w:tcW w:w="2175" w:type="dxa"/>
          </w:tcPr>
          <w:p w:rsidR="00BD038E" w:rsidRDefault="00BD038E" w:rsidP="000E46A1">
            <w:pPr>
              <w:pStyle w:val="Table-Text"/>
              <w:rPr>
                <w:ins w:id="235" w:author="Arnaud Dumont" w:date="2014-02-11T13:48:00Z"/>
              </w:rPr>
            </w:pPr>
            <w:ins w:id="236" w:author="Arnaud Dumont" w:date="2014-02-11T13:49:00Z">
              <w:r>
                <w:t>string</w:t>
              </w:r>
            </w:ins>
          </w:p>
        </w:tc>
        <w:tc>
          <w:tcPr>
            <w:tcW w:w="3507" w:type="dxa"/>
          </w:tcPr>
          <w:p w:rsidR="00BD038E" w:rsidRDefault="00BD038E" w:rsidP="00D279A5">
            <w:pPr>
              <w:pStyle w:val="Table-Text"/>
              <w:rPr>
                <w:ins w:id="237" w:author="Arnaud Dumont" w:date="2014-02-11T13:48:00Z"/>
              </w:rPr>
            </w:pPr>
            <w:ins w:id="238" w:author="Arnaud Dumont" w:date="2014-02-11T13:49:00Z">
              <w:r>
                <w:t xml:space="preserve">The </w:t>
              </w:r>
              <w:r w:rsidRPr="00BD038E">
                <w:t>state of the zone in the ZSK roll over process</w:t>
              </w:r>
            </w:ins>
            <w:ins w:id="239" w:author="Arnaud Dumont" w:date="2014-02-11T13:52:00Z">
              <w:r w:rsidR="00D279A5">
                <w:t>, if the zone is DNSSEC-signed. This</w:t>
              </w:r>
            </w:ins>
            <w:ins w:id="240" w:author="Arnaud Dumont" w:date="2014-02-11T13:49:00Z">
              <w:r>
                <w:t xml:space="preserve"> enables</w:t>
              </w:r>
              <w:r w:rsidRPr="00BD038E">
                <w:t xml:space="preserve"> the zone's Zone Signing Keys to be replaced after a certain period of time</w:t>
              </w:r>
            </w:ins>
            <w:ins w:id="241" w:author="Arnaud Dumont" w:date="2014-02-11T13:52:00Z">
              <w:r w:rsidR="00D279A5">
                <w:t>, for security purpose</w:t>
              </w:r>
            </w:ins>
          </w:p>
        </w:tc>
      </w:tr>
      <w:tr w:rsidR="00BD038E" w:rsidTr="00B26960">
        <w:trPr>
          <w:trHeight w:val="113"/>
          <w:tblHeader w:val="0"/>
          <w:ins w:id="242" w:author="Arnaud Dumont" w:date="2014-02-11T13:48:00Z"/>
        </w:trPr>
        <w:tc>
          <w:tcPr>
            <w:tcW w:w="2965" w:type="dxa"/>
          </w:tcPr>
          <w:p w:rsidR="00BD038E" w:rsidRDefault="00BD038E" w:rsidP="000E46A1">
            <w:pPr>
              <w:pStyle w:val="Table-Text"/>
              <w:rPr>
                <w:ins w:id="243" w:author="Arnaud Dumont" w:date="2014-02-11T13:48:00Z"/>
              </w:rPr>
            </w:pPr>
            <w:ins w:id="244" w:author="Arnaud Dumont" w:date="2014-02-11T13:51:00Z">
              <w:r w:rsidRPr="00BD038E">
                <w:t>zskNextActionDate</w:t>
              </w:r>
            </w:ins>
          </w:p>
        </w:tc>
        <w:tc>
          <w:tcPr>
            <w:tcW w:w="2175" w:type="dxa"/>
          </w:tcPr>
          <w:p w:rsidR="00BD038E" w:rsidRDefault="00BD038E" w:rsidP="000E46A1">
            <w:pPr>
              <w:pStyle w:val="Table-Text"/>
              <w:rPr>
                <w:ins w:id="245" w:author="Arnaud Dumont" w:date="2014-02-11T13:48:00Z"/>
              </w:rPr>
            </w:pPr>
            <w:ins w:id="246" w:author="Arnaud Dumont" w:date="2014-02-11T13:51:00Z">
              <w:r>
                <w:t>timestamp</w:t>
              </w:r>
            </w:ins>
          </w:p>
        </w:tc>
        <w:tc>
          <w:tcPr>
            <w:tcW w:w="3507" w:type="dxa"/>
          </w:tcPr>
          <w:p w:rsidR="00BD038E" w:rsidRDefault="00BD038E" w:rsidP="000E46A1">
            <w:pPr>
              <w:pStyle w:val="Table-Text"/>
              <w:rPr>
                <w:ins w:id="247" w:author="Arnaud Dumont" w:date="2014-02-11T13:48:00Z"/>
              </w:rPr>
            </w:pPr>
            <w:ins w:id="248" w:author="Arnaud Dumont" w:date="2014-02-11T13:51:00Z">
              <w:r w:rsidRPr="00BD038E">
                <w:t>The next date of an action for the zone in the ZSK roll over process, if the zone is DNSSEC-signed</w:t>
              </w:r>
            </w:ins>
          </w:p>
        </w:tc>
      </w:tr>
      <w:tr w:rsidR="00BD038E" w:rsidTr="00B26960">
        <w:trPr>
          <w:trHeight w:val="113"/>
          <w:tblHeader w:val="0"/>
          <w:ins w:id="249" w:author="Arnaud Dumont" w:date="2014-02-11T13:48:00Z"/>
        </w:trPr>
        <w:tc>
          <w:tcPr>
            <w:tcW w:w="2965" w:type="dxa"/>
          </w:tcPr>
          <w:p w:rsidR="00BD038E" w:rsidRDefault="00BD038E" w:rsidP="000E46A1">
            <w:pPr>
              <w:pStyle w:val="Table-Text"/>
              <w:rPr>
                <w:ins w:id="250" w:author="Arnaud Dumont" w:date="2014-02-11T13:48:00Z"/>
              </w:rPr>
            </w:pPr>
            <w:ins w:id="251" w:author="Arnaud Dumont" w:date="2014-02-11T13:51:00Z">
              <w:r w:rsidRPr="00BD038E">
                <w:t>zskRRSIGRegenerationDate</w:t>
              </w:r>
            </w:ins>
          </w:p>
        </w:tc>
        <w:tc>
          <w:tcPr>
            <w:tcW w:w="2175" w:type="dxa"/>
          </w:tcPr>
          <w:p w:rsidR="00BD038E" w:rsidRDefault="00BD038E" w:rsidP="000E46A1">
            <w:pPr>
              <w:pStyle w:val="Table-Text"/>
              <w:rPr>
                <w:ins w:id="252" w:author="Arnaud Dumont" w:date="2014-02-11T13:48:00Z"/>
              </w:rPr>
            </w:pPr>
            <w:ins w:id="253" w:author="Arnaud Dumont" w:date="2014-02-11T13:51:00Z">
              <w:r>
                <w:t>timestamp</w:t>
              </w:r>
            </w:ins>
          </w:p>
        </w:tc>
        <w:tc>
          <w:tcPr>
            <w:tcW w:w="3507" w:type="dxa"/>
          </w:tcPr>
          <w:p w:rsidR="00BD038E" w:rsidRDefault="00BD038E" w:rsidP="000E46A1">
            <w:pPr>
              <w:pStyle w:val="Table-Text"/>
              <w:rPr>
                <w:ins w:id="254" w:author="Arnaud Dumont" w:date="2014-02-11T13:48:00Z"/>
              </w:rPr>
            </w:pPr>
            <w:ins w:id="255" w:author="Arnaud Dumont" w:date="2014-02-11T13:51:00Z">
              <w:r w:rsidRPr="00BD038E">
                <w:t>The next date of the zone's RRSIG records re-generation, if the zone is DNSSEC-signed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lastRenderedPageBreak/>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256"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lastRenderedPageBreak/>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57" w:author="Arnaud Dumont" w:date="2014-02-20T11:24:00Z"/>
        </w:rPr>
      </w:pPr>
      <w:ins w:id="258"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DE117E">
        <w:trPr>
          <w:tblHeader w:val="0"/>
          <w:ins w:id="259" w:author="Arnaud Dumont" w:date="2014-02-20T11:24:00Z"/>
        </w:trPr>
        <w:tc>
          <w:tcPr>
            <w:tcW w:w="2965" w:type="dxa"/>
            <w:shd w:val="clear" w:color="auto" w:fill="BFBFBF" w:themeFill="background1" w:themeFillShade="BF"/>
          </w:tcPr>
          <w:p w:rsidR="00775CCB" w:rsidRPr="00750051" w:rsidRDefault="00775CCB" w:rsidP="00DE117E">
            <w:pPr>
              <w:pStyle w:val="Table-Header"/>
              <w:rPr>
                <w:ins w:id="260" w:author="Arnaud Dumont" w:date="2014-02-20T11:24:00Z"/>
              </w:rPr>
            </w:pPr>
            <w:ins w:id="261" w:author="Arnaud Dumont" w:date="2014-02-20T11:24:00Z">
              <w:r>
                <w:lastRenderedPageBreak/>
                <w:t>Field Name</w:t>
              </w:r>
            </w:ins>
          </w:p>
        </w:tc>
        <w:tc>
          <w:tcPr>
            <w:tcW w:w="2175" w:type="dxa"/>
            <w:shd w:val="clear" w:color="auto" w:fill="BFBFBF" w:themeFill="background1" w:themeFillShade="BF"/>
          </w:tcPr>
          <w:p w:rsidR="00775CCB" w:rsidRDefault="00775CCB" w:rsidP="00DE117E">
            <w:pPr>
              <w:pStyle w:val="Table-Header"/>
              <w:rPr>
                <w:ins w:id="262" w:author="Arnaud Dumont" w:date="2014-02-20T11:24:00Z"/>
              </w:rPr>
            </w:pPr>
            <w:ins w:id="263" w:author="Arnaud Dumont" w:date="2014-02-20T11:24:00Z">
              <w:r>
                <w:t>Type</w:t>
              </w:r>
            </w:ins>
          </w:p>
        </w:tc>
        <w:tc>
          <w:tcPr>
            <w:tcW w:w="3507" w:type="dxa"/>
            <w:shd w:val="clear" w:color="auto" w:fill="BFBFBF" w:themeFill="background1" w:themeFillShade="BF"/>
          </w:tcPr>
          <w:p w:rsidR="00775CCB" w:rsidRDefault="00775CCB" w:rsidP="00DE117E">
            <w:pPr>
              <w:pStyle w:val="Table-Header"/>
              <w:rPr>
                <w:ins w:id="264" w:author="Arnaud Dumont" w:date="2014-02-20T11:24:00Z"/>
              </w:rPr>
            </w:pPr>
            <w:ins w:id="265" w:author="Arnaud Dumont" w:date="2014-02-20T11:24:00Z">
              <w:r>
                <w:t>Description</w:t>
              </w:r>
            </w:ins>
          </w:p>
        </w:tc>
      </w:tr>
      <w:tr w:rsidR="00775CCB" w:rsidTr="00DE117E">
        <w:trPr>
          <w:trHeight w:val="113"/>
          <w:tblHeader w:val="0"/>
          <w:ins w:id="266" w:author="Arnaud Dumont" w:date="2014-02-20T11:24:00Z"/>
        </w:trPr>
        <w:tc>
          <w:tcPr>
            <w:tcW w:w="2965" w:type="dxa"/>
          </w:tcPr>
          <w:p w:rsidR="00775CCB" w:rsidRDefault="00775CCB" w:rsidP="00DE117E">
            <w:pPr>
              <w:pStyle w:val="Table-Text"/>
              <w:rPr>
                <w:ins w:id="267" w:author="Arnaud Dumont" w:date="2014-02-20T11:24:00Z"/>
              </w:rPr>
            </w:pPr>
            <w:ins w:id="268" w:author="Arnaud Dumont" w:date="2014-02-20T11:24:00Z">
              <w:r>
                <w:t>name</w:t>
              </w:r>
            </w:ins>
          </w:p>
        </w:tc>
        <w:tc>
          <w:tcPr>
            <w:tcW w:w="2175" w:type="dxa"/>
          </w:tcPr>
          <w:p w:rsidR="00775CCB" w:rsidRDefault="00775CCB" w:rsidP="00DE117E">
            <w:pPr>
              <w:pStyle w:val="Table-Text"/>
              <w:rPr>
                <w:ins w:id="269" w:author="Arnaud Dumont" w:date="2014-02-20T11:24:00Z"/>
              </w:rPr>
            </w:pPr>
            <w:ins w:id="270" w:author="Arnaud Dumont" w:date="2014-02-20T11:24:00Z">
              <w:r>
                <w:t>string</w:t>
              </w:r>
            </w:ins>
          </w:p>
        </w:tc>
        <w:tc>
          <w:tcPr>
            <w:tcW w:w="3507" w:type="dxa"/>
          </w:tcPr>
          <w:p w:rsidR="00775CCB" w:rsidRDefault="00775CCB" w:rsidP="00DE117E">
            <w:pPr>
              <w:pStyle w:val="Table-Text"/>
              <w:rPr>
                <w:ins w:id="271" w:author="Arnaud Dumont" w:date="2014-02-20T11:24:00Z"/>
              </w:rPr>
            </w:pPr>
            <w:ins w:id="272" w:author="Arnaud Dumont" w:date="2014-02-20T11:24:00Z">
              <w:r>
                <w:t>The name of the resource record</w:t>
              </w:r>
            </w:ins>
          </w:p>
        </w:tc>
      </w:tr>
      <w:tr w:rsidR="00775CCB" w:rsidTr="00DE117E">
        <w:trPr>
          <w:trHeight w:val="113"/>
          <w:tblHeader w:val="0"/>
          <w:ins w:id="273" w:author="Arnaud Dumont" w:date="2014-02-20T11:24:00Z"/>
        </w:trPr>
        <w:tc>
          <w:tcPr>
            <w:tcW w:w="2965" w:type="dxa"/>
          </w:tcPr>
          <w:p w:rsidR="00775CCB" w:rsidRDefault="00775CCB" w:rsidP="00DE117E">
            <w:pPr>
              <w:pStyle w:val="Table-Text"/>
              <w:rPr>
                <w:ins w:id="274" w:author="Arnaud Dumont" w:date="2014-02-20T11:24:00Z"/>
              </w:rPr>
            </w:pPr>
            <w:ins w:id="275" w:author="Arnaud Dumont" w:date="2014-02-20T11:24:00Z">
              <w:r>
                <w:t>class</w:t>
              </w:r>
            </w:ins>
          </w:p>
        </w:tc>
        <w:tc>
          <w:tcPr>
            <w:tcW w:w="2175" w:type="dxa"/>
          </w:tcPr>
          <w:p w:rsidR="00775CCB" w:rsidRDefault="00775CCB" w:rsidP="00DE117E">
            <w:pPr>
              <w:pStyle w:val="Table-Text"/>
              <w:rPr>
                <w:ins w:id="276" w:author="Arnaud Dumont" w:date="2014-02-20T11:24:00Z"/>
              </w:rPr>
            </w:pPr>
            <w:ins w:id="277" w:author="Arnaud Dumont" w:date="2014-02-20T11:24:00Z">
              <w:r>
                <w:t>string</w:t>
              </w:r>
            </w:ins>
          </w:p>
        </w:tc>
        <w:tc>
          <w:tcPr>
            <w:tcW w:w="3507" w:type="dxa"/>
          </w:tcPr>
          <w:p w:rsidR="00775CCB" w:rsidRDefault="00775CCB" w:rsidP="00DE117E">
            <w:pPr>
              <w:pStyle w:val="Table-Text"/>
              <w:rPr>
                <w:ins w:id="278" w:author="Arnaud Dumont" w:date="2014-02-20T11:24:00Z"/>
              </w:rPr>
            </w:pPr>
            <w:ins w:id="279" w:author="Arnaud Dumont" w:date="2014-02-20T11:24:00Z">
              <w:r>
                <w:t>The class of the resource record, currently the only support class is “IN”</w:t>
              </w:r>
            </w:ins>
          </w:p>
        </w:tc>
      </w:tr>
      <w:tr w:rsidR="00775CCB" w:rsidTr="00DE117E">
        <w:trPr>
          <w:trHeight w:val="113"/>
          <w:tblHeader w:val="0"/>
          <w:ins w:id="280" w:author="Arnaud Dumont" w:date="2014-02-20T11:24:00Z"/>
        </w:trPr>
        <w:tc>
          <w:tcPr>
            <w:tcW w:w="2965" w:type="dxa"/>
          </w:tcPr>
          <w:p w:rsidR="00775CCB" w:rsidRDefault="00775CCB" w:rsidP="00DE117E">
            <w:pPr>
              <w:pStyle w:val="Table-Text"/>
              <w:rPr>
                <w:ins w:id="281" w:author="Arnaud Dumont" w:date="2014-02-20T11:24:00Z"/>
              </w:rPr>
            </w:pPr>
            <w:ins w:id="282" w:author="Arnaud Dumont" w:date="2014-02-20T11:24:00Z">
              <w:r>
                <w:t>ttl</w:t>
              </w:r>
            </w:ins>
          </w:p>
        </w:tc>
        <w:tc>
          <w:tcPr>
            <w:tcW w:w="2175" w:type="dxa"/>
          </w:tcPr>
          <w:p w:rsidR="00775CCB" w:rsidRDefault="00775CCB" w:rsidP="00DE117E">
            <w:pPr>
              <w:pStyle w:val="Table-Text"/>
              <w:rPr>
                <w:ins w:id="283" w:author="Arnaud Dumont" w:date="2014-02-20T11:24:00Z"/>
              </w:rPr>
            </w:pPr>
            <w:ins w:id="284" w:author="Arnaud Dumont" w:date="2014-02-20T11:24:00Z">
              <w:r>
                <w:t>integer</w:t>
              </w:r>
            </w:ins>
          </w:p>
        </w:tc>
        <w:tc>
          <w:tcPr>
            <w:tcW w:w="3507" w:type="dxa"/>
          </w:tcPr>
          <w:p w:rsidR="00775CCB" w:rsidRDefault="00775CCB" w:rsidP="00DE117E">
            <w:pPr>
              <w:pStyle w:val="Table-Text"/>
              <w:rPr>
                <w:ins w:id="285" w:author="Arnaud Dumont" w:date="2014-02-20T11:24:00Z"/>
              </w:rPr>
            </w:pPr>
            <w:ins w:id="286" w:author="Arnaud Dumont" w:date="2014-02-20T11:24:00Z">
              <w:r>
                <w:t>The ttl of the resource record</w:t>
              </w:r>
            </w:ins>
          </w:p>
        </w:tc>
      </w:tr>
      <w:tr w:rsidR="00775CCB" w:rsidTr="00DE117E">
        <w:trPr>
          <w:trHeight w:val="113"/>
          <w:tblHeader w:val="0"/>
          <w:ins w:id="287" w:author="Arnaud Dumont" w:date="2014-02-20T11:24:00Z"/>
        </w:trPr>
        <w:tc>
          <w:tcPr>
            <w:tcW w:w="2965" w:type="dxa"/>
          </w:tcPr>
          <w:p w:rsidR="00775CCB" w:rsidRDefault="00775CCB" w:rsidP="00DE117E">
            <w:pPr>
              <w:pStyle w:val="Table-Text"/>
              <w:rPr>
                <w:ins w:id="288" w:author="Arnaud Dumont" w:date="2014-02-20T11:24:00Z"/>
              </w:rPr>
            </w:pPr>
            <w:ins w:id="289" w:author="Arnaud Dumont" w:date="2014-02-20T11:24:00Z">
              <w:r>
                <w:t>type</w:t>
              </w:r>
            </w:ins>
          </w:p>
        </w:tc>
        <w:tc>
          <w:tcPr>
            <w:tcW w:w="2175" w:type="dxa"/>
          </w:tcPr>
          <w:p w:rsidR="00775CCB" w:rsidRDefault="00775CCB" w:rsidP="00DE117E">
            <w:pPr>
              <w:pStyle w:val="Table-Text"/>
              <w:rPr>
                <w:ins w:id="290" w:author="Arnaud Dumont" w:date="2014-02-20T11:24:00Z"/>
              </w:rPr>
            </w:pPr>
            <w:ins w:id="291" w:author="Arnaud Dumont" w:date="2014-02-20T11:24:00Z">
              <w:r>
                <w:t>string</w:t>
              </w:r>
            </w:ins>
          </w:p>
        </w:tc>
        <w:tc>
          <w:tcPr>
            <w:tcW w:w="3507" w:type="dxa"/>
          </w:tcPr>
          <w:p w:rsidR="00775CCB" w:rsidRDefault="00775CCB" w:rsidP="00DE117E">
            <w:pPr>
              <w:pStyle w:val="Table-Text"/>
              <w:rPr>
                <w:ins w:id="292" w:author="Arnaud Dumont" w:date="2014-02-20T11:24:00Z"/>
              </w:rPr>
            </w:pPr>
            <w:ins w:id="293" w:author="Arnaud Dumont" w:date="2014-02-20T11:24:00Z">
              <w:r>
                <w:t>The type of the resource record. For this record type it is the literal value “TLSA”</w:t>
              </w:r>
            </w:ins>
          </w:p>
        </w:tc>
      </w:tr>
      <w:tr w:rsidR="00775CCB" w:rsidTr="00DE117E">
        <w:trPr>
          <w:trHeight w:val="113"/>
          <w:tblHeader w:val="0"/>
          <w:ins w:id="294" w:author="Arnaud Dumont" w:date="2014-02-20T11:24:00Z"/>
        </w:trPr>
        <w:tc>
          <w:tcPr>
            <w:tcW w:w="2965" w:type="dxa"/>
          </w:tcPr>
          <w:p w:rsidR="00775CCB" w:rsidRDefault="00775CCB" w:rsidP="00DE117E">
            <w:pPr>
              <w:pStyle w:val="Table-Text"/>
              <w:rPr>
                <w:ins w:id="295" w:author="Arnaud Dumont" w:date="2014-02-20T11:24:00Z"/>
              </w:rPr>
            </w:pPr>
            <w:ins w:id="296" w:author="Arnaud Dumont" w:date="2014-02-20T11:24:00Z">
              <w:r w:rsidRPr="00A60CE8">
                <w:t>certificateUsage</w:t>
              </w:r>
            </w:ins>
          </w:p>
        </w:tc>
        <w:tc>
          <w:tcPr>
            <w:tcW w:w="2175" w:type="dxa"/>
          </w:tcPr>
          <w:p w:rsidR="00775CCB" w:rsidRDefault="00775CCB" w:rsidP="00DE117E">
            <w:pPr>
              <w:pStyle w:val="Table-Text"/>
              <w:rPr>
                <w:ins w:id="297" w:author="Arnaud Dumont" w:date="2014-02-20T11:24:00Z"/>
              </w:rPr>
            </w:pPr>
            <w:ins w:id="298" w:author="Arnaud Dumont" w:date="2014-02-20T11:24:00Z">
              <w:r>
                <w:t>integer</w:t>
              </w:r>
            </w:ins>
          </w:p>
        </w:tc>
        <w:tc>
          <w:tcPr>
            <w:tcW w:w="3507" w:type="dxa"/>
          </w:tcPr>
          <w:p w:rsidR="00775CCB" w:rsidRDefault="00775CCB" w:rsidP="00DE117E">
            <w:pPr>
              <w:pStyle w:val="Table-Text"/>
              <w:rPr>
                <w:ins w:id="299" w:author="Arnaud Dumont" w:date="2014-02-20T11:24:00Z"/>
              </w:rPr>
            </w:pPr>
            <w:ins w:id="300" w:author="Arnaud Dumont" w:date="2014-02-20T11:24:00Z">
              <w:r>
                <w:t>The certificate usage value for the record</w:t>
              </w:r>
            </w:ins>
          </w:p>
        </w:tc>
      </w:tr>
      <w:tr w:rsidR="00775CCB" w:rsidTr="00DE117E">
        <w:trPr>
          <w:trHeight w:val="113"/>
          <w:tblHeader w:val="0"/>
          <w:ins w:id="301" w:author="Arnaud Dumont" w:date="2014-02-20T11:24:00Z"/>
        </w:trPr>
        <w:tc>
          <w:tcPr>
            <w:tcW w:w="2965" w:type="dxa"/>
          </w:tcPr>
          <w:p w:rsidR="00775CCB" w:rsidRPr="00A60CE8" w:rsidRDefault="00775CCB" w:rsidP="00DE117E">
            <w:pPr>
              <w:pStyle w:val="Table-Text"/>
              <w:rPr>
                <w:ins w:id="302" w:author="Arnaud Dumont" w:date="2014-02-20T11:24:00Z"/>
              </w:rPr>
            </w:pPr>
            <w:ins w:id="303" w:author="Arnaud Dumont" w:date="2014-02-20T11:24:00Z">
              <w:r>
                <w:t>selector</w:t>
              </w:r>
            </w:ins>
          </w:p>
        </w:tc>
        <w:tc>
          <w:tcPr>
            <w:tcW w:w="2175" w:type="dxa"/>
          </w:tcPr>
          <w:p w:rsidR="00775CCB" w:rsidRDefault="00775CCB" w:rsidP="00DE117E">
            <w:pPr>
              <w:pStyle w:val="Table-Text"/>
              <w:rPr>
                <w:ins w:id="304" w:author="Arnaud Dumont" w:date="2014-02-20T11:24:00Z"/>
              </w:rPr>
            </w:pPr>
            <w:ins w:id="305" w:author="Arnaud Dumont" w:date="2014-02-20T11:24:00Z">
              <w:r>
                <w:t>integer</w:t>
              </w:r>
            </w:ins>
          </w:p>
        </w:tc>
        <w:tc>
          <w:tcPr>
            <w:tcW w:w="3507" w:type="dxa"/>
          </w:tcPr>
          <w:p w:rsidR="00775CCB" w:rsidRDefault="00775CCB" w:rsidP="00DE117E">
            <w:pPr>
              <w:pStyle w:val="Table-Text"/>
              <w:rPr>
                <w:ins w:id="306" w:author="Arnaud Dumont" w:date="2014-02-20T11:24:00Z"/>
              </w:rPr>
            </w:pPr>
            <w:ins w:id="307" w:author="Arnaud Dumont" w:date="2014-02-20T11:24:00Z">
              <w:r>
                <w:t>The selector of the TLSA record</w:t>
              </w:r>
            </w:ins>
          </w:p>
        </w:tc>
      </w:tr>
      <w:tr w:rsidR="00775CCB" w:rsidTr="00DE117E">
        <w:trPr>
          <w:trHeight w:val="113"/>
          <w:tblHeader w:val="0"/>
          <w:ins w:id="308" w:author="Arnaud Dumont" w:date="2014-02-20T11:24:00Z"/>
        </w:trPr>
        <w:tc>
          <w:tcPr>
            <w:tcW w:w="2965" w:type="dxa"/>
          </w:tcPr>
          <w:p w:rsidR="00775CCB" w:rsidRDefault="00775CCB" w:rsidP="00DE117E">
            <w:pPr>
              <w:pStyle w:val="Table-Text"/>
              <w:rPr>
                <w:ins w:id="309" w:author="Arnaud Dumont" w:date="2014-02-20T11:24:00Z"/>
              </w:rPr>
            </w:pPr>
            <w:ins w:id="310" w:author="Arnaud Dumont" w:date="2014-02-20T11:24:00Z">
              <w:r>
                <w:t>matchingType</w:t>
              </w:r>
            </w:ins>
          </w:p>
        </w:tc>
        <w:tc>
          <w:tcPr>
            <w:tcW w:w="2175" w:type="dxa"/>
          </w:tcPr>
          <w:p w:rsidR="00775CCB" w:rsidRDefault="00775CCB" w:rsidP="00DE117E">
            <w:pPr>
              <w:pStyle w:val="Table-Text"/>
              <w:rPr>
                <w:ins w:id="311" w:author="Arnaud Dumont" w:date="2014-02-20T11:24:00Z"/>
              </w:rPr>
            </w:pPr>
            <w:ins w:id="312" w:author="Arnaud Dumont" w:date="2014-02-20T11:24:00Z">
              <w:r>
                <w:t>integer</w:t>
              </w:r>
            </w:ins>
          </w:p>
        </w:tc>
        <w:tc>
          <w:tcPr>
            <w:tcW w:w="3507" w:type="dxa"/>
          </w:tcPr>
          <w:p w:rsidR="00775CCB" w:rsidRDefault="00775CCB" w:rsidP="00DE117E">
            <w:pPr>
              <w:pStyle w:val="Table-Text"/>
              <w:rPr>
                <w:ins w:id="313" w:author="Arnaud Dumont" w:date="2014-02-20T11:24:00Z"/>
              </w:rPr>
            </w:pPr>
            <w:ins w:id="314" w:author="Arnaud Dumont" w:date="2014-02-20T11:24:00Z">
              <w:r>
                <w:t>The matching type of the TLSA record</w:t>
              </w:r>
            </w:ins>
          </w:p>
        </w:tc>
      </w:tr>
      <w:tr w:rsidR="00775CCB" w:rsidTr="00DE117E">
        <w:trPr>
          <w:trHeight w:val="113"/>
          <w:tblHeader w:val="0"/>
          <w:ins w:id="315" w:author="Arnaud Dumont" w:date="2014-02-20T11:24:00Z"/>
        </w:trPr>
        <w:tc>
          <w:tcPr>
            <w:tcW w:w="2965" w:type="dxa"/>
          </w:tcPr>
          <w:p w:rsidR="00775CCB" w:rsidRDefault="00775CCB" w:rsidP="00DE117E">
            <w:pPr>
              <w:pStyle w:val="Table-Text"/>
              <w:rPr>
                <w:ins w:id="316" w:author="Arnaud Dumont" w:date="2014-02-20T11:24:00Z"/>
              </w:rPr>
            </w:pPr>
            <w:ins w:id="317" w:author="Arnaud Dumont" w:date="2014-02-20T11:24:00Z">
              <w:r w:rsidRPr="00A60CE8">
                <w:t>certificateAssociationData</w:t>
              </w:r>
            </w:ins>
          </w:p>
        </w:tc>
        <w:tc>
          <w:tcPr>
            <w:tcW w:w="2175" w:type="dxa"/>
          </w:tcPr>
          <w:p w:rsidR="00775CCB" w:rsidRDefault="00775CCB" w:rsidP="00DE117E">
            <w:pPr>
              <w:pStyle w:val="Table-Text"/>
              <w:rPr>
                <w:ins w:id="318" w:author="Arnaud Dumont" w:date="2014-02-20T11:24:00Z"/>
              </w:rPr>
            </w:pPr>
            <w:ins w:id="319" w:author="Arnaud Dumont" w:date="2014-02-20T11:24:00Z">
              <w:r>
                <w:t>string</w:t>
              </w:r>
            </w:ins>
          </w:p>
        </w:tc>
        <w:tc>
          <w:tcPr>
            <w:tcW w:w="3507" w:type="dxa"/>
          </w:tcPr>
          <w:p w:rsidR="00775CCB" w:rsidRDefault="00775CCB" w:rsidP="0084219F">
            <w:pPr>
              <w:pStyle w:val="Table-Text"/>
              <w:rPr>
                <w:ins w:id="320" w:author="Arnaud Dumont" w:date="2014-02-20T11:24:00Z"/>
              </w:rPr>
            </w:pPr>
            <w:ins w:id="321" w:author="Arnaud Dumont" w:date="2014-02-20T11:24:00Z">
              <w:r>
                <w:t>The certificate dat</w:t>
              </w:r>
            </w:ins>
            <w:ins w:id="322" w:author="Arnaud Dumont" w:date="2014-02-20T11:29:00Z">
              <w:r w:rsidR="0084219F">
                <w:t>a</w:t>
              </w:r>
            </w:ins>
            <w:ins w:id="323" w:author="Arnaud Dumont" w:date="2014-02-20T11:24:00Z">
              <w:r>
                <w:t xml:space="preserve"> for the TLSA record</w:t>
              </w:r>
            </w:ins>
          </w:p>
        </w:tc>
      </w:tr>
    </w:tbl>
    <w:p w:rsidR="00B26960" w:rsidRDefault="00C81587" w:rsidP="000E46A1">
      <w:del w:id="324" w:author="Arnaud Dumont" w:date="2014-02-20T11:24:00Z">
        <w:r w:rsidRPr="00C81587" w:rsidDel="00775CCB">
          <w:delText xml:space="preserve">TLSA </w:delText>
        </w:r>
      </w:del>
      <w:ins w:id="325" w:author="Arnaud Dumont" w:date="2014-02-20T11:24:00Z">
        <w:r w:rsidR="00775CCB">
          <w:t>DNSKEY</w:t>
        </w:r>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del w:id="326" w:author="Arnaud Dumont" w:date="2014-02-20T11:24:00Z">
              <w:r w:rsidDel="00775CCB">
                <w:delText>TLSA</w:delText>
              </w:r>
            </w:del>
            <w:ins w:id="327" w:author="Arnaud Dumont" w:date="2014-02-20T11:24:00Z">
              <w:r w:rsidR="00775CCB">
                <w:t>DNSKEY</w:t>
              </w:r>
            </w:ins>
            <w:r>
              <w:t>”</w:t>
            </w:r>
          </w:p>
        </w:tc>
      </w:tr>
      <w:tr w:rsidR="00C81587" w:rsidTr="00A11CBE">
        <w:trPr>
          <w:trHeight w:val="113"/>
          <w:tblHeader w:val="0"/>
        </w:trPr>
        <w:tc>
          <w:tcPr>
            <w:tcW w:w="2965" w:type="dxa"/>
          </w:tcPr>
          <w:p w:rsidR="00C81587" w:rsidRDefault="00C81587" w:rsidP="00C81587">
            <w:pPr>
              <w:pStyle w:val="Table-Text"/>
            </w:pPr>
            <w:del w:id="328" w:author="Arnaud Dumont" w:date="2014-02-20T11:24:00Z">
              <w:r w:rsidRPr="00A60CE8" w:rsidDel="00775CCB">
                <w:delText>certificateUsage</w:delText>
              </w:r>
            </w:del>
            <w:ins w:id="329" w:author="Arnaud Dumont" w:date="2014-02-20T11:24:00Z">
              <w:r w:rsidR="00775CCB">
                <w:t>flags</w:t>
              </w:r>
            </w:ins>
          </w:p>
        </w:tc>
        <w:tc>
          <w:tcPr>
            <w:tcW w:w="2175" w:type="dxa"/>
          </w:tcPr>
          <w:p w:rsidR="00C81587" w:rsidRDefault="00C81587" w:rsidP="00C81587">
            <w:pPr>
              <w:pStyle w:val="Table-Text"/>
            </w:pPr>
            <w:r>
              <w:t>integer</w:t>
            </w:r>
          </w:p>
        </w:tc>
        <w:tc>
          <w:tcPr>
            <w:tcW w:w="3507" w:type="dxa"/>
          </w:tcPr>
          <w:p w:rsidR="00C81587" w:rsidRDefault="00C81587" w:rsidP="0084219F">
            <w:pPr>
              <w:pStyle w:val="Table-Text"/>
            </w:pPr>
            <w:r>
              <w:t xml:space="preserve">The </w:t>
            </w:r>
            <w:ins w:id="330" w:author="Arnaud Dumont" w:date="2014-02-20T11:27:00Z">
              <w:r w:rsidR="00775CCB" w:rsidRPr="00775CCB">
                <w:t xml:space="preserve">flags </w:t>
              </w:r>
            </w:ins>
            <w:ins w:id="331" w:author="Arnaud Dumont" w:date="2014-02-20T11:29:00Z">
              <w:r w:rsidR="0084219F">
                <w:t>for the DNSKEY record</w:t>
              </w:r>
            </w:ins>
            <w:del w:id="332" w:author="Arnaud Dumont" w:date="2014-02-20T11:27:00Z">
              <w:r w:rsidDel="00775CCB">
                <w:delText>certificate usage value for the record</w:delText>
              </w:r>
            </w:del>
          </w:p>
        </w:tc>
      </w:tr>
      <w:tr w:rsidR="00C81587" w:rsidTr="00A11CBE">
        <w:trPr>
          <w:trHeight w:val="113"/>
          <w:tblHeader w:val="0"/>
        </w:trPr>
        <w:tc>
          <w:tcPr>
            <w:tcW w:w="2965" w:type="dxa"/>
          </w:tcPr>
          <w:p w:rsidR="00C81587" w:rsidRPr="00A60CE8" w:rsidRDefault="00775CCB" w:rsidP="00C81587">
            <w:pPr>
              <w:pStyle w:val="Table-Text"/>
            </w:pPr>
            <w:ins w:id="333" w:author="Arnaud Dumont" w:date="2014-02-20T11:25:00Z">
              <w:r w:rsidRPr="00775CCB">
                <w:t>protocol</w:t>
              </w:r>
            </w:ins>
            <w:del w:id="334" w:author="Arnaud Dumont" w:date="2014-02-20T11:25:00Z">
              <w:r w:rsidR="00C81587" w:rsidDel="00775CCB">
                <w:delText>selector</w:delText>
              </w:r>
            </w:del>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ins w:id="335" w:author="Arnaud Dumont" w:date="2014-02-20T11:28:00Z">
              <w:r w:rsidR="00775CCB" w:rsidRPr="00775CCB">
                <w:t>protocol that the key was created for</w:t>
              </w:r>
            </w:ins>
            <w:ins w:id="336" w:author="Arnaud Dumont" w:date="2014-02-20T11:29:00Z">
              <w:r w:rsidR="0084219F">
                <w:t xml:space="preserve">. This is always </w:t>
              </w:r>
            </w:ins>
            <w:ins w:id="337" w:author="Arnaud Dumont" w:date="2014-02-20T11:30:00Z">
              <w:r w:rsidR="0084219F">
                <w:t>3 (</w:t>
              </w:r>
              <w:r w:rsidR="0084219F" w:rsidRPr="0084219F">
                <w:t>DNSSEC</w:t>
              </w:r>
              <w:r w:rsidR="0084219F">
                <w:t>).</w:t>
              </w:r>
            </w:ins>
            <w:del w:id="338" w:author="Arnaud Dumont" w:date="2014-02-20T11:28:00Z">
              <w:r w:rsidDel="00775CCB">
                <w:delText>selector of the TLSA record</w:delText>
              </w:r>
            </w:del>
          </w:p>
        </w:tc>
      </w:tr>
      <w:tr w:rsidR="00C81587" w:rsidTr="00A11CBE">
        <w:trPr>
          <w:trHeight w:val="113"/>
          <w:tblHeader w:val="0"/>
        </w:trPr>
        <w:tc>
          <w:tcPr>
            <w:tcW w:w="2965" w:type="dxa"/>
          </w:tcPr>
          <w:p w:rsidR="00C81587" w:rsidRDefault="00775CCB" w:rsidP="00C81587">
            <w:pPr>
              <w:pStyle w:val="Table-Text"/>
            </w:pPr>
            <w:ins w:id="339" w:author="Arnaud Dumont" w:date="2014-02-20T11:25:00Z">
              <w:r w:rsidRPr="00775CCB">
                <w:t>algorithm</w:t>
              </w:r>
            </w:ins>
            <w:del w:id="340" w:author="Arnaud Dumont" w:date="2014-02-20T11:25:00Z">
              <w:r w:rsidR="00C81587" w:rsidDel="00775CCB">
                <w:delText>matchingType</w:delText>
              </w:r>
            </w:del>
          </w:p>
        </w:tc>
        <w:tc>
          <w:tcPr>
            <w:tcW w:w="2175" w:type="dxa"/>
          </w:tcPr>
          <w:p w:rsidR="00C81587" w:rsidRDefault="00C81587" w:rsidP="00C81587">
            <w:pPr>
              <w:pStyle w:val="Table-Text"/>
            </w:pPr>
            <w:r>
              <w:t>integer</w:t>
            </w:r>
          </w:p>
        </w:tc>
        <w:tc>
          <w:tcPr>
            <w:tcW w:w="3507" w:type="dxa"/>
          </w:tcPr>
          <w:p w:rsidR="00C81587" w:rsidRDefault="00C81587" w:rsidP="0084219F">
            <w:pPr>
              <w:pStyle w:val="Table-Text"/>
            </w:pPr>
            <w:r>
              <w:t xml:space="preserve">The </w:t>
            </w:r>
            <w:ins w:id="341" w:author="Arnaud Dumont" w:date="2014-02-20T11:28:00Z">
              <w:r w:rsidR="00775CCB" w:rsidRPr="00775CCB">
                <w:t>algorithm</w:t>
              </w:r>
              <w:r w:rsidR="0084219F">
                <w:t xml:space="preserve"> for the DNSKEY record</w:t>
              </w:r>
            </w:ins>
            <w:del w:id="342" w:author="Arnaud Dumont" w:date="2014-02-20T11:28:00Z">
              <w:r w:rsidDel="00775CCB">
                <w:delText>matching type of the TLSA record</w:delText>
              </w:r>
            </w:del>
          </w:p>
        </w:tc>
      </w:tr>
      <w:tr w:rsidR="00C81587" w:rsidTr="00A11CBE">
        <w:trPr>
          <w:trHeight w:val="113"/>
          <w:tblHeader w:val="0"/>
        </w:trPr>
        <w:tc>
          <w:tcPr>
            <w:tcW w:w="2965" w:type="dxa"/>
          </w:tcPr>
          <w:p w:rsidR="00C81587" w:rsidRDefault="00775CCB" w:rsidP="00C81587">
            <w:pPr>
              <w:pStyle w:val="Table-Text"/>
            </w:pPr>
            <w:ins w:id="343" w:author="Arnaud Dumont" w:date="2014-02-20T11:25:00Z">
              <w:r w:rsidRPr="00775CCB">
                <w:t>key</w:t>
              </w:r>
            </w:ins>
            <w:del w:id="344" w:author="Arnaud Dumont" w:date="2014-02-20T11:25:00Z">
              <w:r w:rsidR="00C81587" w:rsidRPr="00A60CE8" w:rsidDel="00775CCB">
                <w:delText>certificateAssociationData</w:delText>
              </w:r>
            </w:del>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 xml:space="preserve">The </w:t>
            </w:r>
            <w:ins w:id="345" w:author="Arnaud Dumont" w:date="2014-02-20T11:28:00Z">
              <w:r w:rsidR="00775CCB" w:rsidRPr="00775CCB">
                <w:t xml:space="preserve">binary data representing the </w:t>
              </w:r>
              <w:r w:rsidR="00775CCB">
                <w:t xml:space="preserve">public </w:t>
              </w:r>
              <w:r w:rsidR="00775CCB" w:rsidRPr="00775CCB">
                <w:t>key</w:t>
              </w:r>
            </w:ins>
            <w:del w:id="346" w:author="Arnaud Dumont" w:date="2014-02-20T11:28:00Z">
              <w:r w:rsidDel="00775CCB">
                <w:delText>certificate date for the TLSA record</w:delText>
              </w:r>
            </w:del>
          </w:p>
        </w:tc>
      </w:tr>
    </w:tbl>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rPr>
          <w:ins w:id="347" w:author="Arnaud Dumont" w:date="2014-02-11T13:56:00Z"/>
        </w:rPr>
      </w:pPr>
      <w:r>
        <w:t xml:space="preserve">    "dnssecSigned" : true,</w:t>
      </w:r>
    </w:p>
    <w:p w:rsidR="006242A4" w:rsidRDefault="006242A4" w:rsidP="00997F9F">
      <w:pPr>
        <w:pStyle w:val="Code"/>
        <w:rPr>
          <w:ins w:id="348" w:author="Arnaud Dumont" w:date="2014-02-11T13:57:00Z"/>
        </w:rPr>
      </w:pPr>
      <w:ins w:id="349" w:author="Arnaud Dumont" w:date="2014-02-11T13:56:00Z">
        <w:r>
          <w:t xml:space="preserve">    </w:t>
        </w:r>
      </w:ins>
      <w:ins w:id="350" w:author="Arnaud Dumont" w:date="2014-02-11T13:57:00Z">
        <w:r>
          <w:t>"</w:t>
        </w:r>
        <w:r w:rsidRPr="006242A4">
          <w:t>zskRollOverState</w:t>
        </w:r>
        <w:r>
          <w:t>" : "scheduled",</w:t>
        </w:r>
      </w:ins>
    </w:p>
    <w:p w:rsidR="006242A4" w:rsidRDefault="006242A4" w:rsidP="00997F9F">
      <w:pPr>
        <w:pStyle w:val="Code"/>
        <w:rPr>
          <w:ins w:id="351" w:author="Arnaud Dumont" w:date="2014-02-11T13:58:00Z"/>
        </w:rPr>
      </w:pPr>
      <w:ins w:id="352" w:author="Arnaud Dumont" w:date="2014-02-11T13:57:00Z">
        <w:r>
          <w:t xml:space="preserve">    "</w:t>
        </w:r>
      </w:ins>
      <w:ins w:id="353" w:author="Arnaud Dumont" w:date="2014-02-11T13:58:00Z">
        <w:r w:rsidRPr="006242A4">
          <w:t>zskNextActionDate</w:t>
        </w:r>
      </w:ins>
      <w:ins w:id="354" w:author="Arnaud Dumont" w:date="2014-02-11T13:57:00Z">
        <w:r>
          <w:t>" : "</w:t>
        </w:r>
      </w:ins>
      <w:ins w:id="355" w:author="Arnaud Dumont" w:date="2014-02-11T13:58:00Z">
        <w:r w:rsidR="005056E3">
          <w:t>2013-11-07T07:46:29.927</w:t>
        </w:r>
        <w:r>
          <w:t>",</w:t>
        </w:r>
      </w:ins>
    </w:p>
    <w:p w:rsidR="006242A4" w:rsidRDefault="006242A4" w:rsidP="00997F9F">
      <w:pPr>
        <w:pStyle w:val="Code"/>
      </w:pPr>
      <w:ins w:id="356" w:author="Arnaud Dumont" w:date="2014-02-11T13:58:00Z">
        <w:r>
          <w:t xml:space="preserve">    "</w:t>
        </w:r>
        <w:r w:rsidR="005056E3" w:rsidRPr="005056E3">
          <w:t>zskRRSIGRegenerationDate</w:t>
        </w:r>
        <w:r>
          <w:t>" : "</w:t>
        </w:r>
        <w:r w:rsidR="005056E3">
          <w:t>2013-03-07T07:46:29.927</w:t>
        </w:r>
        <w:r>
          <w:t>",</w:t>
        </w:r>
      </w:ins>
    </w:p>
    <w:p w:rsidR="00997F9F" w:rsidRDefault="00997F9F" w:rsidP="00997F9F">
      <w:pPr>
        <w:pStyle w:val="Code"/>
      </w:pPr>
      <w:r>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lastRenderedPageBreak/>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lastRenderedPageBreak/>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lastRenderedPageBreak/>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lastRenderedPageBreak/>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lastRenderedPageBreak/>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"SPF",</w:t>
      </w:r>
    </w:p>
    <w:p w:rsidR="00997F9F" w:rsidRDefault="00997F9F" w:rsidP="00997F9F">
      <w:pPr>
        <w:pStyle w:val="Code"/>
      </w:pPr>
      <w:r>
        <w:lastRenderedPageBreak/>
        <w:t xml:space="preserve">      "strings" : "v=spf1 ip4:192.0.2.0/24 ip4:198.51.100.123 a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357" w:name="_Toc381099183"/>
      <w:r>
        <w:t>Zone List Command</w:t>
      </w:r>
      <w:bookmarkEnd w:id="357"/>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358" w:author="Arnaud Dumont" w:date="2014-02-11T14:01:00Z">
        <w:r w:rsidRPr="006D6E92" w:rsidDel="00144694">
          <w:delText xml:space="preserve">plans </w:delText>
        </w:r>
      </w:del>
      <w:ins w:id="359"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360" w:author="Arnaud Dumont" w:date="2014-02-11T14:01:00Z">
        <w:r w:rsidRPr="006D6E92" w:rsidDel="00144694">
          <w:delText xml:space="preserve">user </w:delText>
        </w:r>
      </w:del>
      <w:ins w:id="361"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ins w:id="362" w:author="Arnaud Dumont" w:date="2014-02-20T11:38:00Z">
              <w:r w:rsidRPr="00CB3AB5">
                <w:t>brandedNameServers</w:t>
              </w:r>
            </w:ins>
            <w:del w:id="363" w:author="Arnaud Dumont" w:date="2014-02-20T11:38:00Z">
              <w:r w:rsidR="006D6E92" w:rsidDel="00CB3AB5">
                <w:delText>status</w:delText>
              </w:r>
            </w:del>
          </w:p>
        </w:tc>
        <w:tc>
          <w:tcPr>
            <w:tcW w:w="2175" w:type="dxa"/>
          </w:tcPr>
          <w:p w:rsidR="006D6E92" w:rsidRDefault="006D6E92" w:rsidP="006D6E92">
            <w:pPr>
              <w:pStyle w:val="Table-Text"/>
            </w:pPr>
            <w:del w:id="364" w:author="Arnaud Dumont" w:date="2014-02-20T11:38:00Z">
              <w:r w:rsidDel="00CB3AB5">
                <w:delText>string</w:delText>
              </w:r>
            </w:del>
            <w:ins w:id="365" w:author="Arnaud Dumont" w:date="2014-02-20T11:38:00Z">
              <w:r w:rsidR="00CB3AB5">
                <w:t>boolean</w:t>
              </w:r>
            </w:ins>
          </w:p>
        </w:tc>
        <w:tc>
          <w:tcPr>
            <w:tcW w:w="3507" w:type="dxa"/>
          </w:tcPr>
          <w:p w:rsidR="006D6E92" w:rsidRDefault="006D6E92" w:rsidP="006D6E92">
            <w:pPr>
              <w:pStyle w:val="Table-Text"/>
            </w:pPr>
            <w:del w:id="366" w:author="Arnaud Dumont" w:date="2014-02-20T11:38:00Z">
              <w:r w:rsidDel="00CB3AB5">
                <w:delText>The status of the plan</w:delText>
              </w:r>
            </w:del>
            <w:ins w:id="367" w:author="Arnaud Dumont" w:date="2014-02-20T11:38:00Z">
              <w:r w:rsidR="00CB3AB5">
                <w:t>True if the zone uses BrandedNameServers feature, false otherwise</w:t>
              </w:r>
            </w:ins>
          </w:p>
        </w:tc>
      </w:tr>
      <w:tr w:rsidR="00CB3AB5" w:rsidTr="00A11CBE">
        <w:trPr>
          <w:trHeight w:val="113"/>
          <w:tblHeader w:val="0"/>
          <w:ins w:id="368" w:author="Arnaud Dumont" w:date="2014-02-20T11:38:00Z"/>
        </w:trPr>
        <w:tc>
          <w:tcPr>
            <w:tcW w:w="2965" w:type="dxa"/>
          </w:tcPr>
          <w:p w:rsidR="00CB3AB5" w:rsidRPr="00CB3AB5" w:rsidRDefault="00CB3AB5" w:rsidP="006D6E92">
            <w:pPr>
              <w:pStyle w:val="Table-Text"/>
              <w:rPr>
                <w:ins w:id="369" w:author="Arnaud Dumont" w:date="2014-02-20T11:38:00Z"/>
              </w:rPr>
            </w:pPr>
            <w:ins w:id="370" w:author="Arnaud Dumont" w:date="2014-02-20T11:38:00Z">
              <w:r w:rsidRPr="00CB3AB5">
                <w:t>dnssecSigned</w:t>
              </w:r>
            </w:ins>
          </w:p>
        </w:tc>
        <w:tc>
          <w:tcPr>
            <w:tcW w:w="2175" w:type="dxa"/>
          </w:tcPr>
          <w:p w:rsidR="00CB3AB5" w:rsidDel="00CB3AB5" w:rsidRDefault="00CB3AB5" w:rsidP="006D6E92">
            <w:pPr>
              <w:pStyle w:val="Table-Text"/>
              <w:rPr>
                <w:ins w:id="371" w:author="Arnaud Dumont" w:date="2014-02-20T11:38:00Z"/>
              </w:rPr>
            </w:pPr>
            <w:ins w:id="372" w:author="Arnaud Dumont" w:date="2014-02-20T11:38:00Z">
              <w:r>
                <w:t>boolean</w:t>
              </w:r>
            </w:ins>
          </w:p>
        </w:tc>
        <w:tc>
          <w:tcPr>
            <w:tcW w:w="3507" w:type="dxa"/>
          </w:tcPr>
          <w:p w:rsidR="00CB3AB5" w:rsidDel="00CB3AB5" w:rsidRDefault="00CB3AB5" w:rsidP="006D6E92">
            <w:pPr>
              <w:pStyle w:val="Table-Text"/>
              <w:rPr>
                <w:ins w:id="373" w:author="Arnaud Dumont" w:date="2014-02-20T11:38:00Z"/>
              </w:rPr>
            </w:pPr>
            <w:ins w:id="374"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375" w:author="Arnaud Dumont" w:date="2014-02-11T14:02:00Z">
        <w:r w:rsidDel="00144694">
          <w:delText xml:space="preserve">user </w:delText>
        </w:r>
      </w:del>
      <w:ins w:id="376"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lastRenderedPageBreak/>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377" w:name="_Toc381099184"/>
      <w:r>
        <w:t>Zone Create Command</w:t>
      </w:r>
      <w:bookmarkEnd w:id="377"/>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378" w:author="Arnaud Dumont" w:date="2014-02-20T10:43:00Z">
              <w:r w:rsidDel="00F55AAE">
                <w:delText>GET</w:delText>
              </w:r>
            </w:del>
            <w:ins w:id="379"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RData fields of each resource record will be returned in a single </w:t>
            </w:r>
            <w:del w:id="380" w:author="Arnaud Dumont" w:date="2014-02-20T11:39:00Z">
              <w:r w:rsidDel="00CB3AB5">
                <w:delText xml:space="preserve"> </w:delText>
              </w:r>
            </w:del>
            <w:r>
              <w:t>string “rdata” field that is as the resource record would be entered into a BIND compati</w:t>
            </w:r>
            <w:del w:id="381"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382" w:author="Arnaud Dumont" w:date="2014-02-20T11:40:00Z"/>
        </w:trPr>
        <w:tc>
          <w:tcPr>
            <w:tcW w:w="1985" w:type="dxa"/>
          </w:tcPr>
          <w:p w:rsidR="00CB3AB5" w:rsidRDefault="00CB3AB5" w:rsidP="00B513A3">
            <w:pPr>
              <w:pStyle w:val="Table-Text"/>
              <w:rPr>
                <w:ins w:id="383" w:author="Arnaud Dumont" w:date="2014-02-20T11:40:00Z"/>
              </w:rPr>
            </w:pPr>
            <w:ins w:id="384" w:author="Arnaud Dumont" w:date="2014-02-20T11:40:00Z">
              <w:r w:rsidRPr="00CB3AB5">
                <w:t>dnssecSigned</w:t>
              </w:r>
            </w:ins>
          </w:p>
        </w:tc>
        <w:tc>
          <w:tcPr>
            <w:tcW w:w="1873" w:type="dxa"/>
          </w:tcPr>
          <w:p w:rsidR="00CB3AB5" w:rsidRDefault="00CB3AB5" w:rsidP="00B513A3">
            <w:pPr>
              <w:pStyle w:val="Table-Text"/>
              <w:rPr>
                <w:ins w:id="385" w:author="Arnaud Dumont" w:date="2014-02-20T11:40:00Z"/>
              </w:rPr>
            </w:pPr>
            <w:ins w:id="386" w:author="Arnaud Dumont" w:date="2014-02-20T11:40:00Z">
              <w:r>
                <w:t>No</w:t>
              </w:r>
            </w:ins>
          </w:p>
        </w:tc>
        <w:tc>
          <w:tcPr>
            <w:tcW w:w="1364" w:type="dxa"/>
          </w:tcPr>
          <w:p w:rsidR="00CB3AB5" w:rsidRDefault="00CB3AB5" w:rsidP="00B513A3">
            <w:pPr>
              <w:pStyle w:val="Table-Text"/>
              <w:rPr>
                <w:ins w:id="387" w:author="Arnaud Dumont" w:date="2014-02-20T11:40:00Z"/>
              </w:rPr>
            </w:pPr>
            <w:ins w:id="388" w:author="Arnaud Dumont" w:date="2014-02-20T11:40:00Z">
              <w:r>
                <w:t>boolean</w:t>
              </w:r>
            </w:ins>
          </w:p>
        </w:tc>
        <w:tc>
          <w:tcPr>
            <w:tcW w:w="3425" w:type="dxa"/>
          </w:tcPr>
          <w:p w:rsidR="00CB3AB5" w:rsidRDefault="00CB3AB5" w:rsidP="00B513A3">
            <w:pPr>
              <w:pStyle w:val="Table-Text"/>
              <w:rPr>
                <w:ins w:id="389" w:author="Arnaud Dumont" w:date="2014-02-20T11:40:00Z"/>
              </w:rPr>
            </w:pPr>
            <w:ins w:id="390" w:author="Arnaud Dumont" w:date="2014-02-20T11:40:00Z">
              <w:r>
                <w:t>W</w:t>
              </w:r>
            </w:ins>
            <w:ins w:id="391" w:author="Arnaud Dumont" w:date="2014-02-20T11:41:00Z">
              <w:r>
                <w:t>h</w:t>
              </w:r>
            </w:ins>
            <w:ins w:id="392" w:author="Arnaud Dumont" w:date="2014-02-20T11:40:00Z">
              <w:r>
                <w:t xml:space="preserve">ether or not the zone should </w:t>
              </w:r>
            </w:ins>
            <w:ins w:id="393"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394" w:author="Arnaud Dumont" w:date="2014-02-11T13:55:00Z"/>
        </w:trPr>
        <w:tc>
          <w:tcPr>
            <w:tcW w:w="2965" w:type="dxa"/>
          </w:tcPr>
          <w:p w:rsidR="00D279A5" w:rsidRDefault="00D279A5" w:rsidP="00B513A3">
            <w:pPr>
              <w:pStyle w:val="Table-Text"/>
              <w:rPr>
                <w:ins w:id="395" w:author="Arnaud Dumont" w:date="2014-02-11T13:55:00Z"/>
              </w:rPr>
            </w:pPr>
            <w:ins w:id="396" w:author="Arnaud Dumont" w:date="2014-02-11T13:55:00Z">
              <w:r w:rsidRPr="00BD038E">
                <w:t>zskRollOverState</w:t>
              </w:r>
            </w:ins>
          </w:p>
        </w:tc>
        <w:tc>
          <w:tcPr>
            <w:tcW w:w="2175" w:type="dxa"/>
          </w:tcPr>
          <w:p w:rsidR="00D279A5" w:rsidRDefault="00D279A5" w:rsidP="00B513A3">
            <w:pPr>
              <w:pStyle w:val="Table-Text"/>
              <w:rPr>
                <w:ins w:id="397" w:author="Arnaud Dumont" w:date="2014-02-11T13:55:00Z"/>
              </w:rPr>
            </w:pPr>
            <w:ins w:id="398" w:author="Arnaud Dumont" w:date="2014-02-11T13:55:00Z">
              <w:r>
                <w:t>string</w:t>
              </w:r>
            </w:ins>
          </w:p>
        </w:tc>
        <w:tc>
          <w:tcPr>
            <w:tcW w:w="3507" w:type="dxa"/>
          </w:tcPr>
          <w:p w:rsidR="00D279A5" w:rsidRDefault="00D279A5" w:rsidP="00B513A3">
            <w:pPr>
              <w:pStyle w:val="Table-Text"/>
              <w:rPr>
                <w:ins w:id="399" w:author="Arnaud Dumont" w:date="2014-02-11T13:55:00Z"/>
              </w:rPr>
            </w:pPr>
            <w:ins w:id="400"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401" w:author="Arnaud Dumont" w:date="2014-02-11T13:55:00Z"/>
        </w:trPr>
        <w:tc>
          <w:tcPr>
            <w:tcW w:w="2965" w:type="dxa"/>
          </w:tcPr>
          <w:p w:rsidR="00D279A5" w:rsidRDefault="00D279A5" w:rsidP="00B513A3">
            <w:pPr>
              <w:pStyle w:val="Table-Text"/>
              <w:rPr>
                <w:ins w:id="402" w:author="Arnaud Dumont" w:date="2014-02-11T13:55:00Z"/>
              </w:rPr>
            </w:pPr>
            <w:ins w:id="403" w:author="Arnaud Dumont" w:date="2014-02-11T13:55:00Z">
              <w:r w:rsidRPr="00BD038E">
                <w:t>zskNextActionDate</w:t>
              </w:r>
            </w:ins>
          </w:p>
        </w:tc>
        <w:tc>
          <w:tcPr>
            <w:tcW w:w="2175" w:type="dxa"/>
          </w:tcPr>
          <w:p w:rsidR="00D279A5" w:rsidRDefault="00D279A5" w:rsidP="00B513A3">
            <w:pPr>
              <w:pStyle w:val="Table-Text"/>
              <w:rPr>
                <w:ins w:id="404" w:author="Arnaud Dumont" w:date="2014-02-11T13:55:00Z"/>
              </w:rPr>
            </w:pPr>
            <w:ins w:id="405" w:author="Arnaud Dumont" w:date="2014-02-11T13:55:00Z">
              <w:r>
                <w:t>timestamp</w:t>
              </w:r>
            </w:ins>
          </w:p>
        </w:tc>
        <w:tc>
          <w:tcPr>
            <w:tcW w:w="3507" w:type="dxa"/>
          </w:tcPr>
          <w:p w:rsidR="00D279A5" w:rsidRDefault="00D279A5" w:rsidP="00B513A3">
            <w:pPr>
              <w:pStyle w:val="Table-Text"/>
              <w:rPr>
                <w:ins w:id="406" w:author="Arnaud Dumont" w:date="2014-02-11T13:55:00Z"/>
              </w:rPr>
            </w:pPr>
            <w:ins w:id="407" w:author="Arnaud Dumont" w:date="2014-02-11T13:55:00Z">
              <w:r w:rsidRPr="00BD038E">
                <w:t>The next date of an action for the zone in the ZSK roll over process, if the zone is DNSSEC-signed</w:t>
              </w:r>
            </w:ins>
          </w:p>
        </w:tc>
      </w:tr>
      <w:tr w:rsidR="00D279A5" w:rsidTr="00A11CBE">
        <w:trPr>
          <w:trHeight w:val="113"/>
          <w:tblHeader w:val="0"/>
          <w:ins w:id="408" w:author="Arnaud Dumont" w:date="2014-02-11T13:55:00Z"/>
        </w:trPr>
        <w:tc>
          <w:tcPr>
            <w:tcW w:w="2965" w:type="dxa"/>
          </w:tcPr>
          <w:p w:rsidR="00D279A5" w:rsidRDefault="00D279A5" w:rsidP="00B513A3">
            <w:pPr>
              <w:pStyle w:val="Table-Text"/>
              <w:rPr>
                <w:ins w:id="409" w:author="Arnaud Dumont" w:date="2014-02-11T13:55:00Z"/>
              </w:rPr>
            </w:pPr>
            <w:ins w:id="410" w:author="Arnaud Dumont" w:date="2014-02-11T13:55:00Z">
              <w:r w:rsidRPr="00BD038E">
                <w:t>zskRRSIGRegenerationDate</w:t>
              </w:r>
            </w:ins>
          </w:p>
        </w:tc>
        <w:tc>
          <w:tcPr>
            <w:tcW w:w="2175" w:type="dxa"/>
          </w:tcPr>
          <w:p w:rsidR="00D279A5" w:rsidRDefault="00D279A5" w:rsidP="00B513A3">
            <w:pPr>
              <w:pStyle w:val="Table-Text"/>
              <w:rPr>
                <w:ins w:id="411" w:author="Arnaud Dumont" w:date="2014-02-11T13:55:00Z"/>
              </w:rPr>
            </w:pPr>
            <w:ins w:id="412" w:author="Arnaud Dumont" w:date="2014-02-11T13:55:00Z">
              <w:r>
                <w:t>timestamp</w:t>
              </w:r>
            </w:ins>
          </w:p>
        </w:tc>
        <w:tc>
          <w:tcPr>
            <w:tcW w:w="3507" w:type="dxa"/>
          </w:tcPr>
          <w:p w:rsidR="00D279A5" w:rsidRDefault="00D279A5" w:rsidP="00B513A3">
            <w:pPr>
              <w:pStyle w:val="Table-Text"/>
              <w:rPr>
                <w:ins w:id="413" w:author="Arnaud Dumont" w:date="2014-02-11T13:55:00Z"/>
              </w:rPr>
            </w:pPr>
            <w:ins w:id="414" w:author="Arnaud Dumont" w:date="2014-02-11T13:55:00Z">
              <w:r w:rsidRPr="00BD038E">
                <w:t>The next date of the zone's RRSIG records re-generation, if the zone is DNSSEC-signed</w:t>
              </w:r>
            </w:ins>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r>
              <w:t>nameServerSetId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r>
              <w:t>nameServerSetName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r>
              <w:t>nameServerInterfaceSetId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r>
              <w:t>nameServerInterfaceSetName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r>
              <w:t>planId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r>
              <w:t>planName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r>
              <w:t>sponsorAccountId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r>
              <w:t>sponsorAccountIdentifier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r w:rsidRPr="00AF6C94">
              <w:t>delegationResourceRecords</w:t>
            </w:r>
          </w:p>
        </w:tc>
        <w:tc>
          <w:tcPr>
            <w:tcW w:w="2175" w:type="dxa"/>
          </w:tcPr>
          <w:p w:rsidR="00D6384D" w:rsidRDefault="00D6384D" w:rsidP="00B513A3">
            <w:pPr>
              <w:pStyle w:val="Table-Text"/>
            </w:pPr>
            <w:r>
              <w:t>ResourceRecord[]</w:t>
            </w:r>
          </w:p>
        </w:tc>
        <w:tc>
          <w:tcPr>
            <w:tcW w:w="3507" w:type="dxa"/>
          </w:tcPr>
          <w:p w:rsidR="00D6384D" w:rsidRDefault="002D5B4F" w:rsidP="00B513A3">
            <w:pPr>
              <w:pStyle w:val="Table-Text"/>
            </w:pPr>
            <w:r>
              <w:t>The list of the resource records that are to be provide</w:t>
            </w:r>
            <w:ins w:id="415" w:author="Arnaud Dumont" w:date="2014-02-11T13:50:00Z">
              <w:r w:rsidR="00BD038E">
                <w:t>d</w:t>
              </w:r>
            </w:ins>
            <w:r>
              <w:t xml:space="preserve"> to the parent zone for the child zone delegation. This is typically the NS records and any required glue records</w:t>
            </w:r>
          </w:p>
        </w:tc>
      </w:tr>
      <w:tr w:rsidR="00B513A3" w:rsidTr="00A11CBE">
        <w:trPr>
          <w:trHeight w:val="113"/>
          <w:tblHeader w:val="0"/>
        </w:trPr>
        <w:tc>
          <w:tcPr>
            <w:tcW w:w="2965" w:type="dxa"/>
          </w:tcPr>
          <w:p w:rsidR="00B513A3" w:rsidRDefault="00B513A3" w:rsidP="00B513A3">
            <w:pPr>
              <w:pStyle w:val="Table-Text"/>
            </w:pPr>
            <w:r>
              <w:lastRenderedPageBreak/>
              <w:t>ddnsResourceRecords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r>
              <w:t>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r>
              <w:t>createDate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r>
              <w:t>createAccountId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r>
              <w:t>createAccountIdentifier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r>
              <w:t>createUserId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r>
              <w:t>createUserName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r>
              <w:t>lastUpdateDate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rPr>
          <w:ins w:id="416" w:author="Arnaud Dumont" w:date="2014-02-20T11:43:00Z"/>
        </w:rPr>
      </w:pPr>
      <w:r>
        <w:t xml:space="preserve">    "name" : "example.com.au",</w:t>
      </w:r>
    </w:p>
    <w:p w:rsidR="00CB3AB5" w:rsidRDefault="00CB3AB5" w:rsidP="00B513A3">
      <w:pPr>
        <w:pStyle w:val="Code"/>
      </w:pPr>
      <w:ins w:id="417" w:author="Arnaud Dumont" w:date="2014-02-20T11:43:00Z">
        <w:r>
          <w:t xml:space="preserve">    "</w:t>
        </w:r>
        <w:r w:rsidRPr="00CB3AB5">
          <w:t>dnssecSigned</w:t>
        </w:r>
        <w:r>
          <w:t>" : false,</w:t>
        </w:r>
      </w:ins>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"planId"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rPr>
          <w:ins w:id="418" w:author="Arnaud Dumont" w:date="2014-02-11T14:00:00Z"/>
        </w:rPr>
      </w:pPr>
      <w:r>
        <w:t xml:space="preserve">    "dnssecSigned" : false,</w:t>
      </w:r>
    </w:p>
    <w:p w:rsidR="00EA3CD9" w:rsidRDefault="00EA3CD9" w:rsidP="00EA3CD9">
      <w:pPr>
        <w:pStyle w:val="Code"/>
        <w:rPr>
          <w:ins w:id="419" w:author="Arnaud Dumont" w:date="2014-02-11T14:00:00Z"/>
        </w:rPr>
      </w:pPr>
      <w:ins w:id="420" w:author="Arnaud Dumont" w:date="2014-02-11T14:00:00Z">
        <w:r>
          <w:t xml:space="preserve">    "</w:t>
        </w:r>
        <w:r w:rsidRPr="006242A4">
          <w:t>zskRollOverState</w:t>
        </w:r>
        <w:r>
          <w:t>" : null,</w:t>
        </w:r>
      </w:ins>
    </w:p>
    <w:p w:rsidR="00EA3CD9" w:rsidRDefault="00EA3CD9" w:rsidP="00EA3CD9">
      <w:pPr>
        <w:pStyle w:val="Code"/>
        <w:rPr>
          <w:ins w:id="421" w:author="Arnaud Dumont" w:date="2014-02-11T14:00:00Z"/>
        </w:rPr>
      </w:pPr>
      <w:ins w:id="422" w:author="Arnaud Dumont" w:date="2014-02-11T14:00:00Z">
        <w:r>
          <w:t xml:space="preserve">    "</w:t>
        </w:r>
        <w:r w:rsidRPr="006242A4">
          <w:t>zskNextActionDate</w:t>
        </w:r>
        <w:r>
          <w:t>" : null,</w:t>
        </w:r>
      </w:ins>
    </w:p>
    <w:p w:rsidR="00B513A3" w:rsidRDefault="00EA3CD9" w:rsidP="00B513A3">
      <w:pPr>
        <w:pStyle w:val="Code"/>
      </w:pPr>
      <w:ins w:id="423" w:author="Arnaud Dumont" w:date="2014-02-11T14:00:00Z">
        <w:r>
          <w:t xml:space="preserve">    "</w:t>
        </w:r>
        <w:r w:rsidRPr="005056E3">
          <w:t>zskRRSIGRegenerationDate</w:t>
        </w:r>
        <w:r>
          <w:t>" : null,</w:t>
        </w:r>
      </w:ins>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lastRenderedPageBreak/>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lastRenderedPageBreak/>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lastRenderedPageBreak/>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B513A3" w:rsidRDefault="00B513A3" w:rsidP="00B513A3">
      <w:pPr>
        <w:pStyle w:val="Code"/>
      </w:pPr>
      <w:r>
        <w:t xml:space="preserve">    } ],</w:t>
      </w:r>
    </w:p>
    <w:p w:rsidR="00B513A3" w:rsidRDefault="00B513A3" w:rsidP="00B513A3">
      <w:pPr>
        <w:pStyle w:val="Code"/>
      </w:pPr>
      <w:r>
        <w:t xml:space="preserve">    "resourceRecords"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424" w:name="_Toc381099185"/>
      <w:r>
        <w:t>Zone Update Command</w:t>
      </w:r>
      <w:bookmarkEnd w:id="424"/>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425" w:author="Arnaud Dumont" w:date="2014-02-20T10:43:00Z">
              <w:r w:rsidDel="00960CE1">
                <w:delText>GET</w:delText>
              </w:r>
            </w:del>
            <w:ins w:id="426"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If “raw”, all the type-specific RData fields of each resource record will be returned in a single</w:t>
            </w:r>
            <w:del w:id="427" w:author="Arnaud Dumont" w:date="2014-02-20T11:43:00Z">
              <w:r w:rsidDel="00225335">
                <w:delText xml:space="preserve"> </w:delText>
              </w:r>
            </w:del>
            <w:r>
              <w:t xml:space="preserve"> string “rdata” field that is as the resource record would be entered into a BIND compati</w:t>
            </w:r>
            <w:del w:id="428"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429" w:author="Arnaud Dumont" w:date="2014-02-20T11:44:00Z"/>
        </w:trPr>
        <w:tc>
          <w:tcPr>
            <w:tcW w:w="1809" w:type="dxa"/>
          </w:tcPr>
          <w:p w:rsidR="00225335" w:rsidRDefault="00225335" w:rsidP="00A11CBE">
            <w:pPr>
              <w:pStyle w:val="Table-Text"/>
              <w:rPr>
                <w:ins w:id="430" w:author="Arnaud Dumont" w:date="2014-02-20T11:44:00Z"/>
              </w:rPr>
            </w:pPr>
            <w:ins w:id="431" w:author="Arnaud Dumont" w:date="2014-02-20T11:44:00Z">
              <w:r w:rsidRPr="00CB3AB5">
                <w:t>dnssecSigned</w:t>
              </w:r>
            </w:ins>
          </w:p>
        </w:tc>
        <w:tc>
          <w:tcPr>
            <w:tcW w:w="1920" w:type="dxa"/>
          </w:tcPr>
          <w:p w:rsidR="00225335" w:rsidRDefault="00225335" w:rsidP="00A11CBE">
            <w:pPr>
              <w:pStyle w:val="Table-Text"/>
              <w:rPr>
                <w:ins w:id="432" w:author="Arnaud Dumont" w:date="2014-02-20T11:44:00Z"/>
              </w:rPr>
            </w:pPr>
            <w:ins w:id="433" w:author="Arnaud Dumont" w:date="2014-02-20T11:44:00Z">
              <w:r>
                <w:t>No</w:t>
              </w:r>
            </w:ins>
          </w:p>
        </w:tc>
        <w:tc>
          <w:tcPr>
            <w:tcW w:w="1383" w:type="dxa"/>
          </w:tcPr>
          <w:p w:rsidR="00225335" w:rsidRDefault="00225335" w:rsidP="00A11CBE">
            <w:pPr>
              <w:pStyle w:val="Table-Text"/>
              <w:rPr>
                <w:ins w:id="434" w:author="Arnaud Dumont" w:date="2014-02-20T11:44:00Z"/>
              </w:rPr>
            </w:pPr>
            <w:ins w:id="435" w:author="Arnaud Dumont" w:date="2014-02-20T11:44:00Z">
              <w:r>
                <w:t>boolean</w:t>
              </w:r>
            </w:ins>
          </w:p>
        </w:tc>
        <w:tc>
          <w:tcPr>
            <w:tcW w:w="3535" w:type="dxa"/>
          </w:tcPr>
          <w:p w:rsidR="00225335" w:rsidRDefault="00225335" w:rsidP="00A11CBE">
            <w:pPr>
              <w:pStyle w:val="Table-Text"/>
              <w:rPr>
                <w:ins w:id="436" w:author="Arnaud Dumont" w:date="2014-02-20T11:44:00Z"/>
              </w:rPr>
            </w:pPr>
            <w:ins w:id="437"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r>
              <w:t>brandedNameServers</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boolean</w:t>
            </w:r>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r>
              <w:lastRenderedPageBreak/>
              <w:t>planId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r>
              <w:t>nameServerSetId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438" w:author="Arnaud Dumont" w:date="2014-02-11T13:55:00Z"/>
        </w:trPr>
        <w:tc>
          <w:tcPr>
            <w:tcW w:w="2965" w:type="dxa"/>
          </w:tcPr>
          <w:p w:rsidR="00D279A5" w:rsidRDefault="00D279A5" w:rsidP="00A11CBE">
            <w:pPr>
              <w:pStyle w:val="Table-Text"/>
              <w:rPr>
                <w:ins w:id="439" w:author="Arnaud Dumont" w:date="2014-02-11T13:55:00Z"/>
              </w:rPr>
            </w:pPr>
            <w:ins w:id="440" w:author="Arnaud Dumont" w:date="2014-02-11T13:55:00Z">
              <w:r w:rsidRPr="00BD038E">
                <w:t>zskRollOverState</w:t>
              </w:r>
            </w:ins>
          </w:p>
        </w:tc>
        <w:tc>
          <w:tcPr>
            <w:tcW w:w="2175" w:type="dxa"/>
          </w:tcPr>
          <w:p w:rsidR="00D279A5" w:rsidRDefault="00D279A5" w:rsidP="00A11CBE">
            <w:pPr>
              <w:pStyle w:val="Table-Text"/>
              <w:rPr>
                <w:ins w:id="441" w:author="Arnaud Dumont" w:date="2014-02-11T13:55:00Z"/>
              </w:rPr>
            </w:pPr>
            <w:ins w:id="442" w:author="Arnaud Dumont" w:date="2014-02-11T13:55:00Z">
              <w:r>
                <w:t>string</w:t>
              </w:r>
            </w:ins>
          </w:p>
        </w:tc>
        <w:tc>
          <w:tcPr>
            <w:tcW w:w="3507" w:type="dxa"/>
          </w:tcPr>
          <w:p w:rsidR="00D279A5" w:rsidRDefault="00D279A5" w:rsidP="00A11CBE">
            <w:pPr>
              <w:pStyle w:val="Table-Text"/>
              <w:rPr>
                <w:ins w:id="443" w:author="Arnaud Dumont" w:date="2014-02-11T13:55:00Z"/>
              </w:rPr>
            </w:pPr>
            <w:ins w:id="444"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445" w:author="Arnaud Dumont" w:date="2014-02-11T13:55:00Z"/>
        </w:trPr>
        <w:tc>
          <w:tcPr>
            <w:tcW w:w="2965" w:type="dxa"/>
          </w:tcPr>
          <w:p w:rsidR="00D279A5" w:rsidRDefault="00D279A5" w:rsidP="00A11CBE">
            <w:pPr>
              <w:pStyle w:val="Table-Text"/>
              <w:rPr>
                <w:ins w:id="446" w:author="Arnaud Dumont" w:date="2014-02-11T13:55:00Z"/>
              </w:rPr>
            </w:pPr>
            <w:ins w:id="447" w:author="Arnaud Dumont" w:date="2014-02-11T13:55:00Z">
              <w:r w:rsidRPr="00BD038E">
                <w:t>zskNextActionDate</w:t>
              </w:r>
            </w:ins>
          </w:p>
        </w:tc>
        <w:tc>
          <w:tcPr>
            <w:tcW w:w="2175" w:type="dxa"/>
          </w:tcPr>
          <w:p w:rsidR="00D279A5" w:rsidRDefault="00D279A5" w:rsidP="00A11CBE">
            <w:pPr>
              <w:pStyle w:val="Table-Text"/>
              <w:rPr>
                <w:ins w:id="448" w:author="Arnaud Dumont" w:date="2014-02-11T13:55:00Z"/>
              </w:rPr>
            </w:pPr>
            <w:ins w:id="449" w:author="Arnaud Dumont" w:date="2014-02-11T13:55:00Z">
              <w:r>
                <w:t>timestamp</w:t>
              </w:r>
            </w:ins>
          </w:p>
        </w:tc>
        <w:tc>
          <w:tcPr>
            <w:tcW w:w="3507" w:type="dxa"/>
          </w:tcPr>
          <w:p w:rsidR="00D279A5" w:rsidRDefault="00D279A5" w:rsidP="00A11CBE">
            <w:pPr>
              <w:pStyle w:val="Table-Text"/>
              <w:rPr>
                <w:ins w:id="450" w:author="Arnaud Dumont" w:date="2014-02-11T13:55:00Z"/>
              </w:rPr>
            </w:pPr>
            <w:ins w:id="451" w:author="Arnaud Dumont" w:date="2014-02-11T13:55:00Z">
              <w:r w:rsidRPr="00BD038E">
                <w:t>The next date of an action for the zone in the ZSK roll over process, if the zone is DNSSEC-signed</w:t>
              </w:r>
            </w:ins>
          </w:p>
        </w:tc>
      </w:tr>
      <w:tr w:rsidR="00D279A5" w:rsidTr="00A11CBE">
        <w:trPr>
          <w:trHeight w:val="113"/>
          <w:tblHeader w:val="0"/>
          <w:ins w:id="452" w:author="Arnaud Dumont" w:date="2014-02-11T13:55:00Z"/>
        </w:trPr>
        <w:tc>
          <w:tcPr>
            <w:tcW w:w="2965" w:type="dxa"/>
          </w:tcPr>
          <w:p w:rsidR="00D279A5" w:rsidRDefault="00D279A5" w:rsidP="00A11CBE">
            <w:pPr>
              <w:pStyle w:val="Table-Text"/>
              <w:rPr>
                <w:ins w:id="453" w:author="Arnaud Dumont" w:date="2014-02-11T13:55:00Z"/>
              </w:rPr>
            </w:pPr>
            <w:ins w:id="454" w:author="Arnaud Dumont" w:date="2014-02-11T13:55:00Z">
              <w:r w:rsidRPr="00BD038E">
                <w:t>zskRRSIGRegenerationDate</w:t>
              </w:r>
            </w:ins>
          </w:p>
        </w:tc>
        <w:tc>
          <w:tcPr>
            <w:tcW w:w="2175" w:type="dxa"/>
          </w:tcPr>
          <w:p w:rsidR="00D279A5" w:rsidRDefault="00D279A5" w:rsidP="00A11CBE">
            <w:pPr>
              <w:pStyle w:val="Table-Text"/>
              <w:rPr>
                <w:ins w:id="455" w:author="Arnaud Dumont" w:date="2014-02-11T13:55:00Z"/>
              </w:rPr>
            </w:pPr>
            <w:ins w:id="456" w:author="Arnaud Dumont" w:date="2014-02-11T13:55:00Z">
              <w:r>
                <w:t>timestamp</w:t>
              </w:r>
            </w:ins>
          </w:p>
        </w:tc>
        <w:tc>
          <w:tcPr>
            <w:tcW w:w="3507" w:type="dxa"/>
          </w:tcPr>
          <w:p w:rsidR="00D279A5" w:rsidRDefault="00D279A5" w:rsidP="00A11CBE">
            <w:pPr>
              <w:pStyle w:val="Table-Text"/>
              <w:rPr>
                <w:ins w:id="457" w:author="Arnaud Dumont" w:date="2014-02-11T13:55:00Z"/>
              </w:rPr>
            </w:pPr>
            <w:ins w:id="458" w:author="Arnaud Dumont" w:date="2014-02-11T13:55:00Z">
              <w:r w:rsidRPr="00BD038E">
                <w:t>The next date of the zone's RRSIG records re-generation, if the zone is DNSSEC-signed</w:t>
              </w:r>
            </w:ins>
          </w:p>
        </w:tc>
      </w:tr>
      <w:tr w:rsidR="00A11CBE" w:rsidTr="00A11CBE">
        <w:trPr>
          <w:trHeight w:val="113"/>
          <w:tblHeader w:val="0"/>
        </w:trPr>
        <w:tc>
          <w:tcPr>
            <w:tcW w:w="2965" w:type="dxa"/>
          </w:tcPr>
          <w:p w:rsidR="00A11CBE" w:rsidRDefault="00A11CBE" w:rsidP="00A11CBE">
            <w:pPr>
              <w:pStyle w:val="Table-Text"/>
            </w:pPr>
            <w:r>
              <w:lastRenderedPageBreak/>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r>
              <w:t>nameServerSetId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r>
              <w:t>nameServerSetName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r>
              <w:t>nameServerInterfaceSetId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r>
              <w:t>nameServerInterfaceSetName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r>
              <w:t>planId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r>
              <w:t>planName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r>
              <w:t>sponsorAccountId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r>
              <w:t>sponsorAccountIdentifier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r w:rsidRPr="00AF6C94">
              <w:t>delegationResourceRecords</w:t>
            </w:r>
          </w:p>
        </w:tc>
        <w:tc>
          <w:tcPr>
            <w:tcW w:w="2175" w:type="dxa"/>
          </w:tcPr>
          <w:p w:rsidR="00D6384D" w:rsidRDefault="00D6384D" w:rsidP="00A11CBE">
            <w:pPr>
              <w:pStyle w:val="Table-Text"/>
            </w:pPr>
            <w:r>
              <w:t>ResourceRecord[]</w:t>
            </w:r>
          </w:p>
        </w:tc>
        <w:tc>
          <w:tcPr>
            <w:tcW w:w="3507" w:type="dxa"/>
          </w:tcPr>
          <w:p w:rsidR="00D6384D" w:rsidRDefault="002D5B4F" w:rsidP="00A11CBE">
            <w:pPr>
              <w:pStyle w:val="Table-Text"/>
            </w:pPr>
            <w:r>
              <w:t>The list of the resource records that are to be provide</w:t>
            </w:r>
            <w:ins w:id="459" w:author="Arnaud Dumont" w:date="2014-02-11T13:50:00Z">
              <w:r w:rsidR="00BD038E">
                <w:t>d</w:t>
              </w:r>
            </w:ins>
            <w:r>
              <w:t xml:space="preserve"> to the parent zone for the child zone delegation. This is typically the NS records and any required glue records</w:t>
            </w:r>
          </w:p>
        </w:tc>
      </w:tr>
      <w:tr w:rsidR="00A11CBE" w:rsidTr="00A11CBE">
        <w:trPr>
          <w:trHeight w:val="113"/>
          <w:tblHeader w:val="0"/>
        </w:trPr>
        <w:tc>
          <w:tcPr>
            <w:tcW w:w="2965" w:type="dxa"/>
          </w:tcPr>
          <w:p w:rsidR="00A11CBE" w:rsidRDefault="00A11CBE" w:rsidP="00A11CBE">
            <w:pPr>
              <w:pStyle w:val="Table-Text"/>
            </w:pPr>
            <w:r>
              <w:t>ddnsResourceRecords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r>
              <w:t>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r>
              <w:t>createDate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r>
              <w:t>createAccountId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r>
              <w:t>createAccountIdentifier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r>
              <w:t>createUserId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r>
              <w:t>createUserName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r>
              <w:t>lastUpdateDate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rPr>
          <w:ins w:id="460" w:author="Arnaud Dumont" w:date="2014-02-20T11:44:00Z"/>
        </w:rPr>
      </w:pPr>
      <w:r>
        <w:t xml:space="preserve">    "version" : 0,</w:t>
      </w:r>
    </w:p>
    <w:p w:rsidR="00225335" w:rsidRDefault="00225335" w:rsidP="00A11CBE">
      <w:pPr>
        <w:pStyle w:val="Code"/>
      </w:pPr>
      <w:ins w:id="461" w:author="Arnaud Dumont" w:date="2014-02-20T11:44:00Z">
        <w:r>
          <w:t xml:space="preserve">    "</w:t>
        </w:r>
      </w:ins>
      <w:ins w:id="462" w:author="Arnaud Dumont" w:date="2014-02-20T11:45:00Z">
        <w:r w:rsidRPr="00CB3AB5">
          <w:t>dnssecSigned</w:t>
        </w:r>
      </w:ins>
      <w:ins w:id="463" w:author="Arnaud Dumont" w:date="2014-02-20T11:44:00Z">
        <w:r>
          <w:t xml:space="preserve">" : </w:t>
        </w:r>
      </w:ins>
      <w:ins w:id="464" w:author="Arnaud Dumont" w:date="2014-02-20T11:45:00Z">
        <w:r>
          <w:t>false</w:t>
        </w:r>
      </w:ins>
      <w:ins w:id="465" w:author="Arnaud Dumont" w:date="2014-02-20T11:44:00Z">
        <w:r>
          <w:t>,</w:t>
        </w:r>
      </w:ins>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lastRenderedPageBreak/>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rPr>
          <w:ins w:id="466" w:author="Arnaud Dumont" w:date="2014-02-11T14:00:00Z"/>
        </w:rPr>
      </w:pPr>
      <w:r>
        <w:t xml:space="preserve">    "dnssecSigned" : false,</w:t>
      </w:r>
    </w:p>
    <w:p w:rsidR="00EA3CD9" w:rsidRDefault="00EA3CD9" w:rsidP="00EA3CD9">
      <w:pPr>
        <w:pStyle w:val="Code"/>
        <w:rPr>
          <w:ins w:id="467" w:author="Arnaud Dumont" w:date="2014-02-11T14:00:00Z"/>
        </w:rPr>
      </w:pPr>
      <w:ins w:id="468" w:author="Arnaud Dumont" w:date="2014-02-11T14:00:00Z">
        <w:r>
          <w:t xml:space="preserve">    "</w:t>
        </w:r>
        <w:r w:rsidRPr="006242A4">
          <w:t>zskRollOverState</w:t>
        </w:r>
        <w:r>
          <w:t>" : null,</w:t>
        </w:r>
      </w:ins>
    </w:p>
    <w:p w:rsidR="00EA3CD9" w:rsidRDefault="00EA3CD9" w:rsidP="00EA3CD9">
      <w:pPr>
        <w:pStyle w:val="Code"/>
        <w:rPr>
          <w:ins w:id="469" w:author="Arnaud Dumont" w:date="2014-02-11T14:00:00Z"/>
        </w:rPr>
      </w:pPr>
      <w:ins w:id="470" w:author="Arnaud Dumont" w:date="2014-02-11T14:00:00Z">
        <w:r>
          <w:t xml:space="preserve">    "</w:t>
        </w:r>
        <w:r w:rsidRPr="006242A4">
          <w:t>zskNextActionDate</w:t>
        </w:r>
        <w:r>
          <w:t>" : null,</w:t>
        </w:r>
      </w:ins>
    </w:p>
    <w:p w:rsidR="00A11CBE" w:rsidRDefault="00EA3CD9" w:rsidP="00A11CBE">
      <w:pPr>
        <w:pStyle w:val="Code"/>
      </w:pPr>
      <w:ins w:id="471" w:author="Arnaud Dumont" w:date="2014-02-11T14:00:00Z">
        <w:r>
          <w:t xml:space="preserve">    "</w:t>
        </w:r>
        <w:r w:rsidRPr="005056E3">
          <w:t>zskRRSIGRegenerationDate</w:t>
        </w:r>
        <w:r>
          <w:t>" : null,</w:t>
        </w:r>
      </w:ins>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lastRenderedPageBreak/>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lastRenderedPageBreak/>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lastRenderedPageBreak/>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472" w:name="_Toc381099186"/>
      <w:r>
        <w:t>Zone Update Resource Records Command</w:t>
      </w:r>
      <w:bookmarkEnd w:id="472"/>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473" w:author="Arnaud Dumont" w:date="2014-02-20T10:43:00Z">
              <w:r w:rsidDel="00960CE1">
                <w:delText>GET</w:delText>
              </w:r>
            </w:del>
            <w:ins w:id="474"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lastRenderedPageBreak/>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RData fields of each resource record will be returned in a single </w:t>
            </w:r>
            <w:del w:id="475" w:author="Arnaud Dumont" w:date="2014-02-20T11:45:00Z">
              <w:r w:rsidDel="00225335">
                <w:delText xml:space="preserve"> </w:delText>
              </w:r>
            </w:del>
            <w:r>
              <w:t>string “rdata” field that is as the resource record would be entered into a BIND compati</w:t>
            </w:r>
            <w:del w:id="476"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477" w:author="Arnaud Dumont" w:date="2014-02-11T13:55:00Z"/>
        </w:trPr>
        <w:tc>
          <w:tcPr>
            <w:tcW w:w="2965" w:type="dxa"/>
          </w:tcPr>
          <w:p w:rsidR="00D279A5" w:rsidRDefault="00D279A5" w:rsidP="001C310D">
            <w:pPr>
              <w:pStyle w:val="Table-Text"/>
              <w:rPr>
                <w:ins w:id="478" w:author="Arnaud Dumont" w:date="2014-02-11T13:55:00Z"/>
              </w:rPr>
            </w:pPr>
            <w:ins w:id="479" w:author="Arnaud Dumont" w:date="2014-02-11T13:55:00Z">
              <w:r w:rsidRPr="00BD038E">
                <w:t>zskRollOverState</w:t>
              </w:r>
            </w:ins>
          </w:p>
        </w:tc>
        <w:tc>
          <w:tcPr>
            <w:tcW w:w="2175" w:type="dxa"/>
          </w:tcPr>
          <w:p w:rsidR="00D279A5" w:rsidRDefault="00D279A5" w:rsidP="001C310D">
            <w:pPr>
              <w:pStyle w:val="Table-Text"/>
              <w:rPr>
                <w:ins w:id="480" w:author="Arnaud Dumont" w:date="2014-02-11T13:55:00Z"/>
              </w:rPr>
            </w:pPr>
            <w:ins w:id="481" w:author="Arnaud Dumont" w:date="2014-02-11T13:55:00Z">
              <w:r>
                <w:t>string</w:t>
              </w:r>
            </w:ins>
          </w:p>
        </w:tc>
        <w:tc>
          <w:tcPr>
            <w:tcW w:w="3507" w:type="dxa"/>
          </w:tcPr>
          <w:p w:rsidR="00D279A5" w:rsidRDefault="00D279A5" w:rsidP="001C310D">
            <w:pPr>
              <w:pStyle w:val="Table-Text"/>
              <w:rPr>
                <w:ins w:id="482" w:author="Arnaud Dumont" w:date="2014-02-11T13:55:00Z"/>
              </w:rPr>
            </w:pPr>
            <w:ins w:id="483"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6351FF">
        <w:trPr>
          <w:trHeight w:val="113"/>
          <w:tblHeader w:val="0"/>
          <w:ins w:id="484" w:author="Arnaud Dumont" w:date="2014-02-11T13:55:00Z"/>
        </w:trPr>
        <w:tc>
          <w:tcPr>
            <w:tcW w:w="2965" w:type="dxa"/>
          </w:tcPr>
          <w:p w:rsidR="00D279A5" w:rsidRDefault="00D279A5" w:rsidP="001C310D">
            <w:pPr>
              <w:pStyle w:val="Table-Text"/>
              <w:rPr>
                <w:ins w:id="485" w:author="Arnaud Dumont" w:date="2014-02-11T13:55:00Z"/>
              </w:rPr>
            </w:pPr>
            <w:ins w:id="486" w:author="Arnaud Dumont" w:date="2014-02-11T13:55:00Z">
              <w:r w:rsidRPr="00BD038E">
                <w:t>zskNextActionDate</w:t>
              </w:r>
            </w:ins>
          </w:p>
        </w:tc>
        <w:tc>
          <w:tcPr>
            <w:tcW w:w="2175" w:type="dxa"/>
          </w:tcPr>
          <w:p w:rsidR="00D279A5" w:rsidRDefault="00D279A5" w:rsidP="001C310D">
            <w:pPr>
              <w:pStyle w:val="Table-Text"/>
              <w:rPr>
                <w:ins w:id="487" w:author="Arnaud Dumont" w:date="2014-02-11T13:55:00Z"/>
              </w:rPr>
            </w:pPr>
            <w:ins w:id="488" w:author="Arnaud Dumont" w:date="2014-02-11T13:55:00Z">
              <w:r>
                <w:t>timestamp</w:t>
              </w:r>
            </w:ins>
          </w:p>
        </w:tc>
        <w:tc>
          <w:tcPr>
            <w:tcW w:w="3507" w:type="dxa"/>
          </w:tcPr>
          <w:p w:rsidR="00D279A5" w:rsidRDefault="00D279A5" w:rsidP="001C310D">
            <w:pPr>
              <w:pStyle w:val="Table-Text"/>
              <w:rPr>
                <w:ins w:id="489" w:author="Arnaud Dumont" w:date="2014-02-11T13:55:00Z"/>
              </w:rPr>
            </w:pPr>
            <w:ins w:id="490" w:author="Arnaud Dumont" w:date="2014-02-11T13:55:00Z">
              <w:r w:rsidRPr="00BD038E">
                <w:t>The next date of an action for the zone in the ZSK roll over process, if the zone is DNSSEC-signed</w:t>
              </w:r>
            </w:ins>
          </w:p>
        </w:tc>
      </w:tr>
      <w:tr w:rsidR="00D279A5" w:rsidTr="006351FF">
        <w:trPr>
          <w:trHeight w:val="113"/>
          <w:tblHeader w:val="0"/>
          <w:ins w:id="491" w:author="Arnaud Dumont" w:date="2014-02-11T13:55:00Z"/>
        </w:trPr>
        <w:tc>
          <w:tcPr>
            <w:tcW w:w="2965" w:type="dxa"/>
          </w:tcPr>
          <w:p w:rsidR="00D279A5" w:rsidRDefault="00D279A5" w:rsidP="001C310D">
            <w:pPr>
              <w:pStyle w:val="Table-Text"/>
              <w:rPr>
                <w:ins w:id="492" w:author="Arnaud Dumont" w:date="2014-02-11T13:55:00Z"/>
              </w:rPr>
            </w:pPr>
            <w:ins w:id="493" w:author="Arnaud Dumont" w:date="2014-02-11T13:55:00Z">
              <w:r w:rsidRPr="00BD038E">
                <w:t>zskRRSIGRegenerationDate</w:t>
              </w:r>
            </w:ins>
          </w:p>
        </w:tc>
        <w:tc>
          <w:tcPr>
            <w:tcW w:w="2175" w:type="dxa"/>
          </w:tcPr>
          <w:p w:rsidR="00D279A5" w:rsidRDefault="00D279A5" w:rsidP="001C310D">
            <w:pPr>
              <w:pStyle w:val="Table-Text"/>
              <w:rPr>
                <w:ins w:id="494" w:author="Arnaud Dumont" w:date="2014-02-11T13:55:00Z"/>
              </w:rPr>
            </w:pPr>
            <w:ins w:id="495" w:author="Arnaud Dumont" w:date="2014-02-11T13:55:00Z">
              <w:r>
                <w:t>timestamp</w:t>
              </w:r>
            </w:ins>
          </w:p>
        </w:tc>
        <w:tc>
          <w:tcPr>
            <w:tcW w:w="3507" w:type="dxa"/>
          </w:tcPr>
          <w:p w:rsidR="00D279A5" w:rsidRDefault="00D279A5" w:rsidP="001C310D">
            <w:pPr>
              <w:pStyle w:val="Table-Text"/>
              <w:rPr>
                <w:ins w:id="496" w:author="Arnaud Dumont" w:date="2014-02-11T13:55:00Z"/>
              </w:rPr>
            </w:pPr>
            <w:ins w:id="497" w:author="Arnaud Dumont" w:date="2014-02-11T13:55:00Z">
              <w:r w:rsidRPr="00BD038E">
                <w:t>The next date of the zone's RRSIG records re-generation, if the zone is DNSSEC-signed</w:t>
              </w:r>
            </w:ins>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r>
              <w:t>nameServerSetId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r>
              <w:t>nameServerSetName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r>
              <w:t>nameServerInterfaceSetId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r>
              <w:t>nameServerInterfaceSetName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r>
              <w:t>planId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r>
              <w:t>planName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r>
              <w:t>sponsorAccountId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r>
              <w:t>sponsorAccountIdentifier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r w:rsidRPr="00AF6C94">
              <w:t>delegationResourceRecords</w:t>
            </w:r>
          </w:p>
        </w:tc>
        <w:tc>
          <w:tcPr>
            <w:tcW w:w="2175" w:type="dxa"/>
          </w:tcPr>
          <w:p w:rsidR="00D6384D" w:rsidRDefault="00D6384D" w:rsidP="001C310D">
            <w:pPr>
              <w:pStyle w:val="Table-Text"/>
            </w:pPr>
            <w:r>
              <w:t>ResourceRecord[]</w:t>
            </w:r>
          </w:p>
        </w:tc>
        <w:tc>
          <w:tcPr>
            <w:tcW w:w="3507" w:type="dxa"/>
          </w:tcPr>
          <w:p w:rsidR="00D6384D" w:rsidRDefault="002D5B4F" w:rsidP="001C310D">
            <w:pPr>
              <w:pStyle w:val="Table-Text"/>
            </w:pPr>
            <w:r>
              <w:t>The list of the resource records that are to be provide</w:t>
            </w:r>
            <w:ins w:id="498" w:author="Arnaud Dumont" w:date="2014-02-11T13:50:00Z">
              <w:r w:rsidR="00BD038E">
                <w:t>d</w:t>
              </w:r>
            </w:ins>
            <w:r>
              <w:t xml:space="preserve"> to the parent zone for the child zone delegation. This is typically the NS records and any required glue records</w:t>
            </w:r>
          </w:p>
        </w:tc>
      </w:tr>
      <w:tr w:rsidR="001C310D" w:rsidTr="006351FF">
        <w:trPr>
          <w:trHeight w:val="113"/>
          <w:tblHeader w:val="0"/>
        </w:trPr>
        <w:tc>
          <w:tcPr>
            <w:tcW w:w="2965" w:type="dxa"/>
          </w:tcPr>
          <w:p w:rsidR="001C310D" w:rsidRDefault="001C310D" w:rsidP="001C310D">
            <w:pPr>
              <w:pStyle w:val="Table-Text"/>
            </w:pPr>
            <w:r>
              <w:lastRenderedPageBreak/>
              <w:t>ddnsResourceRecords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r>
              <w:t>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r>
              <w:t>createDate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r>
              <w:t>createAccountId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r>
              <w:t>createAccountIdentifier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r>
              <w:t>createUserId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r>
              <w:t>createUserName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r>
              <w:t>lastUpdateDate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499"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rPr>
          <w:ins w:id="500" w:author="Arnaud Dumont" w:date="2014-02-11T13:59:00Z"/>
        </w:rPr>
      </w:pPr>
      <w:r>
        <w:t xml:space="preserve">    "dnssecSigned" : true,</w:t>
      </w:r>
    </w:p>
    <w:p w:rsidR="00616D35" w:rsidRDefault="00616D35" w:rsidP="00616D35">
      <w:pPr>
        <w:pStyle w:val="Code"/>
        <w:rPr>
          <w:ins w:id="501" w:author="Arnaud Dumont" w:date="2014-02-11T13:59:00Z"/>
        </w:rPr>
      </w:pPr>
      <w:ins w:id="502" w:author="Arnaud Dumont" w:date="2014-02-11T13:59:00Z">
        <w:r>
          <w:t xml:space="preserve">    "</w:t>
        </w:r>
        <w:r w:rsidRPr="006242A4">
          <w:t>zskRollOverState</w:t>
        </w:r>
        <w:r>
          <w:t>" : "scheduled",</w:t>
        </w:r>
      </w:ins>
    </w:p>
    <w:p w:rsidR="00616D35" w:rsidRDefault="00616D35" w:rsidP="00616D35">
      <w:pPr>
        <w:pStyle w:val="Code"/>
        <w:rPr>
          <w:ins w:id="503" w:author="Arnaud Dumont" w:date="2014-02-11T13:59:00Z"/>
        </w:rPr>
      </w:pPr>
      <w:ins w:id="504" w:author="Arnaud Dumont" w:date="2014-02-11T13:59:00Z">
        <w:r>
          <w:t xml:space="preserve">    "</w:t>
        </w:r>
        <w:r w:rsidRPr="006242A4">
          <w:t>zskNextActionDate</w:t>
        </w:r>
        <w:r>
          <w:t>" : "2013-11-07T07:46:29.927",</w:t>
        </w:r>
      </w:ins>
    </w:p>
    <w:p w:rsidR="001C310D" w:rsidRDefault="00616D35" w:rsidP="001C310D">
      <w:pPr>
        <w:pStyle w:val="Code"/>
      </w:pPr>
      <w:ins w:id="505" w:author="Arnaud Dumont" w:date="2014-02-11T13:59:00Z">
        <w:r>
          <w:t xml:space="preserve">    "</w:t>
        </w:r>
        <w:r w:rsidRPr="005056E3">
          <w:t>zskRRSIGRegenerationDate</w:t>
        </w:r>
        <w:r>
          <w:t>" : "2013-03-07T07:46:29.927",</w:t>
        </w:r>
      </w:ins>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lastRenderedPageBreak/>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506" w:name="_Toc381099187"/>
      <w:r>
        <w:t>Zone Delete Command</w:t>
      </w:r>
      <w:bookmarkEnd w:id="506"/>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507" w:author="Arnaud Dumont" w:date="2014-02-20T11:46:00Z">
        <w:r w:rsidDel="00464582">
          <w:delText xml:space="preserve">get </w:delText>
        </w:r>
      </w:del>
      <w:ins w:id="508" w:author="Arnaud Dumont" w:date="2014-02-20T11:46:00Z">
        <w:r w:rsidR="00464582">
          <w:t xml:space="preserve">delete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509" w:name="_Toc381099188"/>
      <w:r>
        <w:t>Zone Get Query Usage Command</w:t>
      </w:r>
      <w:bookmarkEnd w:id="509"/>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510" w:author="Arnaud Dumont" w:date="2014-02-14T09:41:00Z"/>
        </w:rPr>
      </w:pPr>
      <w:bookmarkStart w:id="511" w:name="_Toc381099189"/>
      <w:ins w:id="512" w:author="Arnaud Dumont" w:date="2014-02-14T09:41:00Z">
        <w:r>
          <w:t xml:space="preserve">Zone Get </w:t>
        </w:r>
      </w:ins>
      <w:ins w:id="513" w:author="Arnaud Dumont" w:date="2014-02-14T09:42:00Z">
        <w:r>
          <w:t>Zone File</w:t>
        </w:r>
      </w:ins>
      <w:ins w:id="514" w:author="Arnaud Dumont" w:date="2014-02-14T09:41:00Z">
        <w:r>
          <w:t xml:space="preserve"> Command</w:t>
        </w:r>
        <w:bookmarkEnd w:id="511"/>
      </w:ins>
    </w:p>
    <w:p w:rsidR="009451C4" w:rsidRDefault="009451C4" w:rsidP="009451C4">
      <w:pPr>
        <w:rPr>
          <w:ins w:id="515" w:author="Arnaud Dumont" w:date="2014-02-14T09:41:00Z"/>
        </w:rPr>
      </w:pPr>
      <w:ins w:id="516" w:author="Arnaud Dumont" w:date="2014-02-14T09:41:00Z">
        <w:r>
          <w:t>This command is used to get the full zone file of the zone.</w:t>
        </w:r>
      </w:ins>
    </w:p>
    <w:p w:rsidR="009451C4" w:rsidRDefault="009451C4" w:rsidP="009451C4">
      <w:pPr>
        <w:pStyle w:val="Heading3"/>
        <w:numPr>
          <w:ilvl w:val="2"/>
          <w:numId w:val="29"/>
        </w:numPr>
        <w:ind w:left="0"/>
        <w:rPr>
          <w:ins w:id="517" w:author="Arnaud Dumont" w:date="2014-02-14T09:41:00Z"/>
        </w:rPr>
      </w:pPr>
      <w:ins w:id="518" w:author="Arnaud Dumont" w:date="2014-02-14T09:41:00Z">
        <w:r>
          <w:lastRenderedPageBreak/>
          <w:t>Request</w:t>
        </w:r>
      </w:ins>
    </w:p>
    <w:p w:rsidR="009451C4" w:rsidRDefault="009451C4" w:rsidP="009451C4">
      <w:pPr>
        <w:rPr>
          <w:ins w:id="519" w:author="Arnaud Dumont" w:date="2014-02-14T09:41:00Z"/>
        </w:rPr>
      </w:pPr>
      <w:ins w:id="520" w:author="Arnaud Dumont" w:date="2014-02-14T09:41:00Z">
        <w:r>
          <w:t>A request should be made to the specified URI including the indicated headers.</w:t>
        </w:r>
      </w:ins>
    </w:p>
    <w:p w:rsidR="009451C4" w:rsidRDefault="009451C4" w:rsidP="009451C4">
      <w:pPr>
        <w:pStyle w:val="FakeHeading4"/>
        <w:rPr>
          <w:ins w:id="521" w:author="Arnaud Dumont" w:date="2014-02-14T09:41:00Z"/>
        </w:rPr>
      </w:pPr>
      <w:ins w:id="522" w:author="Arnaud Dumont" w:date="2014-02-14T09:41:00Z">
        <w:r>
          <w:t>URI</w:t>
        </w:r>
      </w:ins>
    </w:p>
    <w:p w:rsidR="009451C4" w:rsidRDefault="009451C4" w:rsidP="009451C4">
      <w:pPr>
        <w:rPr>
          <w:ins w:id="523" w:author="Arnaud Dumont" w:date="2014-02-14T09:41:00Z"/>
        </w:rPr>
      </w:pPr>
      <w:ins w:id="524"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25"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26" w:author="Arnaud Dumont" w:date="2014-02-14T09:41:00Z"/>
              </w:rPr>
            </w:pPr>
            <w:ins w:id="527"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28" w:author="Arnaud Dumont" w:date="2014-02-14T09:41:00Z"/>
              </w:rPr>
            </w:pPr>
            <w:ins w:id="529" w:author="Arnaud Dumont" w:date="2014-02-14T09:41:00Z">
              <w:r>
                <w:t>Request URI</w:t>
              </w:r>
            </w:ins>
          </w:p>
        </w:tc>
      </w:tr>
      <w:tr w:rsidR="009451C4" w:rsidTr="009451C4">
        <w:trPr>
          <w:trHeight w:val="113"/>
          <w:ins w:id="530"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31" w:author="Arnaud Dumont" w:date="2014-02-14T09:41:00Z"/>
              </w:rPr>
            </w:pPr>
            <w:ins w:id="532"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33" w:author="Arnaud Dumont" w:date="2014-02-14T09:41:00Z"/>
              </w:rPr>
            </w:pPr>
            <w:ins w:id="534" w:author="Arnaud Dumont" w:date="2014-02-14T09:41:00Z">
              <w:r>
                <w:t>https://{service-address}/zones/{id}/zoneFile/</w:t>
              </w:r>
            </w:ins>
          </w:p>
        </w:tc>
      </w:tr>
    </w:tbl>
    <w:p w:rsidR="009451C4" w:rsidRDefault="009451C4" w:rsidP="009451C4">
      <w:pPr>
        <w:rPr>
          <w:ins w:id="535" w:author="Arnaud Dumont" w:date="2014-02-14T09:41:00Z"/>
        </w:rPr>
      </w:pPr>
      <w:ins w:id="536"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37"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38" w:author="Arnaud Dumont" w:date="2014-02-14T09:41:00Z"/>
              </w:rPr>
            </w:pPr>
            <w:ins w:id="539"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40" w:author="Arnaud Dumont" w:date="2014-02-14T09:41:00Z"/>
              </w:rPr>
            </w:pPr>
            <w:ins w:id="541" w:author="Arnaud Dumont" w:date="2014-02-14T09:41:00Z">
              <w:r>
                <w:t>Description</w:t>
              </w:r>
            </w:ins>
          </w:p>
        </w:tc>
      </w:tr>
      <w:tr w:rsidR="009451C4" w:rsidTr="009451C4">
        <w:trPr>
          <w:trHeight w:val="113"/>
          <w:ins w:id="542"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43" w:author="Arnaud Dumont" w:date="2014-02-14T09:41:00Z"/>
              </w:rPr>
            </w:pPr>
            <w:ins w:id="544"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45" w:author="Arnaud Dumont" w:date="2014-02-14T09:41:00Z"/>
              </w:rPr>
            </w:pPr>
            <w:ins w:id="546" w:author="Arnaud Dumont" w:date="2014-02-14T09:41:00Z">
              <w:r>
                <w:t>The service address as described in section 2.2</w:t>
              </w:r>
            </w:ins>
          </w:p>
        </w:tc>
      </w:tr>
      <w:tr w:rsidR="009451C4" w:rsidTr="009451C4">
        <w:trPr>
          <w:trHeight w:val="113"/>
          <w:ins w:id="547"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48" w:author="Arnaud Dumont" w:date="2014-02-14T09:41:00Z"/>
              </w:rPr>
            </w:pPr>
            <w:ins w:id="549"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50" w:author="Arnaud Dumont" w:date="2014-02-14T09:41:00Z"/>
              </w:rPr>
            </w:pPr>
            <w:ins w:id="551" w:author="Arnaud Dumont" w:date="2014-02-14T09:41:00Z">
              <w:r>
                <w:t>The id of the zone whose zone file you want to get</w:t>
              </w:r>
            </w:ins>
          </w:p>
        </w:tc>
      </w:tr>
    </w:tbl>
    <w:p w:rsidR="009451C4" w:rsidRDefault="009451C4" w:rsidP="009451C4">
      <w:pPr>
        <w:pStyle w:val="FakeHeading4"/>
        <w:rPr>
          <w:ins w:id="552" w:author="Arnaud Dumont" w:date="2014-02-14T09:41:00Z"/>
        </w:rPr>
      </w:pPr>
      <w:ins w:id="553" w:author="Arnaud Dumont" w:date="2014-02-14T09:41:00Z">
        <w:r>
          <w:t>Query Parameters</w:t>
        </w:r>
      </w:ins>
    </w:p>
    <w:p w:rsidR="009451C4" w:rsidRDefault="009451C4" w:rsidP="009451C4">
      <w:pPr>
        <w:rPr>
          <w:ins w:id="554" w:author="Arnaud Dumont" w:date="2014-02-14T09:41:00Z"/>
        </w:rPr>
      </w:pPr>
      <w:ins w:id="555" w:author="Arnaud Dumont" w:date="2014-02-14T09:41:00Z">
        <w:r>
          <w:t>Not allowed for this command</w:t>
        </w:r>
      </w:ins>
    </w:p>
    <w:p w:rsidR="009451C4" w:rsidRDefault="009451C4" w:rsidP="009451C4">
      <w:pPr>
        <w:pStyle w:val="FakeHeading4"/>
        <w:rPr>
          <w:ins w:id="556" w:author="Arnaud Dumont" w:date="2014-02-14T09:41:00Z"/>
        </w:rPr>
      </w:pPr>
      <w:ins w:id="557" w:author="Arnaud Dumont" w:date="2014-02-14T09:41:00Z">
        <w:r>
          <w:t>Request Headers</w:t>
        </w:r>
      </w:ins>
    </w:p>
    <w:p w:rsidR="009451C4" w:rsidRDefault="00944786" w:rsidP="009451C4">
      <w:pPr>
        <w:rPr>
          <w:ins w:id="558" w:author="Arnaud Dumont" w:date="2014-02-14T09:41:00Z"/>
        </w:rPr>
      </w:pPr>
      <w:ins w:id="559"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560"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561"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62" w:author="Arnaud Dumont" w:date="2014-02-14T09:41:00Z"/>
              </w:rPr>
            </w:pPr>
            <w:ins w:id="563"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64" w:author="Arnaud Dumont" w:date="2014-02-14T09:41:00Z"/>
              </w:rPr>
            </w:pPr>
            <w:ins w:id="565"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66" w:author="Arnaud Dumont" w:date="2014-02-14T09:41:00Z"/>
              </w:rPr>
            </w:pPr>
            <w:ins w:id="567"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68" w:author="Arnaud Dumont" w:date="2014-02-14T09:41:00Z"/>
              </w:rPr>
            </w:pPr>
            <w:ins w:id="569" w:author="Arnaud Dumont" w:date="2014-02-14T09:41:00Z">
              <w:r>
                <w:t>Description</w:t>
              </w:r>
            </w:ins>
          </w:p>
        </w:tc>
      </w:tr>
      <w:tr w:rsidR="00944786" w:rsidTr="009451C4">
        <w:trPr>
          <w:trHeight w:val="113"/>
          <w:ins w:id="570"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571" w:author="Arnaud Dumont" w:date="2014-02-14T09:41:00Z"/>
              </w:rPr>
            </w:pPr>
            <w:ins w:id="572"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573" w:author="Arnaud Dumont" w:date="2014-02-14T09:41:00Z"/>
              </w:rPr>
            </w:pPr>
            <w:ins w:id="574"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575" w:author="Arnaud Dumont" w:date="2014-02-14T09:41:00Z"/>
              </w:rPr>
            </w:pPr>
            <w:ins w:id="576"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577" w:author="Arnaud Dumont" w:date="2014-02-14T09:41:00Z"/>
              </w:rPr>
            </w:pPr>
            <w:ins w:id="578" w:author="Arnaud Dumont" w:date="2014-02-14T09:44:00Z">
              <w:r>
                <w:t>The content type to accept in the response. Set this to ‘text/dns’.</w:t>
              </w:r>
            </w:ins>
          </w:p>
        </w:tc>
      </w:tr>
    </w:tbl>
    <w:p w:rsidR="009451C4" w:rsidRDefault="009451C4" w:rsidP="009451C4">
      <w:pPr>
        <w:pStyle w:val="FakeHeading4"/>
        <w:rPr>
          <w:ins w:id="579" w:author="Arnaud Dumont" w:date="2014-02-14T09:41:00Z"/>
        </w:rPr>
      </w:pPr>
      <w:ins w:id="580" w:author="Arnaud Dumont" w:date="2014-02-14T09:41:00Z">
        <w:r>
          <w:t>Request Body</w:t>
        </w:r>
      </w:ins>
    </w:p>
    <w:p w:rsidR="009451C4" w:rsidRDefault="009451C4" w:rsidP="009451C4">
      <w:pPr>
        <w:rPr>
          <w:ins w:id="581" w:author="Arnaud Dumont" w:date="2014-02-14T09:41:00Z"/>
        </w:rPr>
      </w:pPr>
      <w:ins w:id="582" w:author="Arnaud Dumont" w:date="2014-02-14T09:41:00Z">
        <w:r>
          <w:t>Not allowed for this command.</w:t>
        </w:r>
      </w:ins>
    </w:p>
    <w:p w:rsidR="009451C4" w:rsidRDefault="009451C4" w:rsidP="009451C4">
      <w:pPr>
        <w:pStyle w:val="Heading3"/>
        <w:numPr>
          <w:ilvl w:val="2"/>
          <w:numId w:val="29"/>
        </w:numPr>
        <w:ind w:left="0"/>
        <w:rPr>
          <w:ins w:id="583" w:author="Arnaud Dumont" w:date="2014-02-14T09:41:00Z"/>
        </w:rPr>
      </w:pPr>
      <w:ins w:id="584" w:author="Arnaud Dumont" w:date="2014-02-14T09:41:00Z">
        <w:r>
          <w:t>Response</w:t>
        </w:r>
      </w:ins>
    </w:p>
    <w:p w:rsidR="009451C4" w:rsidRDefault="009451C4" w:rsidP="009451C4">
      <w:pPr>
        <w:rPr>
          <w:ins w:id="585" w:author="Arnaud Dumont" w:date="2014-02-14T09:41:00Z"/>
        </w:rPr>
      </w:pPr>
      <w:ins w:id="586" w:author="Arnaud Dumont" w:date="2014-02-14T09:41:00Z">
        <w:r>
          <w:t>The response will include a status code, response headers and a response body encoded according to the relevant header.</w:t>
        </w:r>
      </w:ins>
    </w:p>
    <w:p w:rsidR="009451C4" w:rsidRDefault="009451C4" w:rsidP="009451C4">
      <w:pPr>
        <w:pStyle w:val="FakeHeading4"/>
        <w:rPr>
          <w:ins w:id="587" w:author="Arnaud Dumont" w:date="2014-02-14T09:41:00Z"/>
        </w:rPr>
      </w:pPr>
      <w:ins w:id="588" w:author="Arnaud Dumont" w:date="2014-02-14T09:41:00Z">
        <w:r>
          <w:t>Status Code</w:t>
        </w:r>
      </w:ins>
    </w:p>
    <w:p w:rsidR="009451C4" w:rsidRDefault="009451C4" w:rsidP="009451C4">
      <w:pPr>
        <w:rPr>
          <w:ins w:id="589" w:author="Arnaud Dumont" w:date="2014-02-14T09:41:00Z"/>
        </w:rPr>
      </w:pPr>
      <w:ins w:id="590" w:author="Arnaud Dumont" w:date="2014-02-14T09:41:00Z">
        <w:r>
          <w:t>On success this command will return http status code 200 (OK).</w:t>
        </w:r>
      </w:ins>
    </w:p>
    <w:p w:rsidR="009451C4" w:rsidRDefault="009451C4" w:rsidP="009451C4">
      <w:pPr>
        <w:pStyle w:val="FakeHeading4"/>
        <w:rPr>
          <w:ins w:id="591" w:author="Arnaud Dumont" w:date="2014-02-14T09:41:00Z"/>
        </w:rPr>
      </w:pPr>
      <w:ins w:id="592" w:author="Arnaud Dumont" w:date="2014-02-14T09:41:00Z">
        <w:r>
          <w:t>Response Headers</w:t>
        </w:r>
      </w:ins>
    </w:p>
    <w:p w:rsidR="009451C4" w:rsidRDefault="009451C4" w:rsidP="009451C4">
      <w:pPr>
        <w:rPr>
          <w:ins w:id="593" w:author="Arnaud Dumont" w:date="2014-02-14T09:48:00Z"/>
        </w:rPr>
      </w:pPr>
      <w:ins w:id="594" w:author="Arnaud Dumont" w:date="2014-02-14T09:41:00Z">
        <w:r>
          <w:t>Only the standard response headers described in section 2.7 are returned</w:t>
        </w:r>
      </w:ins>
      <w:ins w:id="595"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596" w:author="Arnaud Dumont" w:date="2014-02-14T09:48:00Z"/>
        </w:trPr>
        <w:tc>
          <w:tcPr>
            <w:tcW w:w="1843" w:type="dxa"/>
            <w:shd w:val="clear" w:color="auto" w:fill="BFBFBF" w:themeFill="background1" w:themeFillShade="BF"/>
          </w:tcPr>
          <w:p w:rsidR="004E2AC6" w:rsidRPr="00750051" w:rsidRDefault="004E2AC6" w:rsidP="002D7CF7">
            <w:pPr>
              <w:pStyle w:val="Table-Header"/>
              <w:rPr>
                <w:ins w:id="597" w:author="Arnaud Dumont" w:date="2014-02-14T09:48:00Z"/>
              </w:rPr>
            </w:pPr>
            <w:ins w:id="598"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599" w:author="Arnaud Dumont" w:date="2014-02-14T09:48:00Z"/>
              </w:rPr>
            </w:pPr>
            <w:ins w:id="600"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601" w:author="Arnaud Dumont" w:date="2014-02-14T09:48:00Z"/>
              </w:rPr>
            </w:pPr>
            <w:ins w:id="602" w:author="Arnaud Dumont" w:date="2014-02-14T09:48:00Z">
              <w:r>
                <w:t>Description</w:t>
              </w:r>
            </w:ins>
          </w:p>
        </w:tc>
      </w:tr>
      <w:tr w:rsidR="004E2AC6" w:rsidRPr="00CC22F1" w:rsidTr="002D7CF7">
        <w:trPr>
          <w:trHeight w:val="113"/>
          <w:tblHeader w:val="0"/>
          <w:ins w:id="603" w:author="Arnaud Dumont" w:date="2014-02-14T09:48:00Z"/>
        </w:trPr>
        <w:tc>
          <w:tcPr>
            <w:tcW w:w="1843" w:type="dxa"/>
          </w:tcPr>
          <w:p w:rsidR="004E2AC6" w:rsidRDefault="004E2AC6" w:rsidP="002D7CF7">
            <w:pPr>
              <w:pStyle w:val="Table-Text"/>
              <w:rPr>
                <w:ins w:id="604" w:author="Arnaud Dumont" w:date="2014-02-14T09:48:00Z"/>
              </w:rPr>
            </w:pPr>
            <w:ins w:id="605" w:author="Arnaud Dumont" w:date="2014-02-14T09:48:00Z">
              <w:r>
                <w:t>Content-Type</w:t>
              </w:r>
            </w:ins>
          </w:p>
        </w:tc>
        <w:tc>
          <w:tcPr>
            <w:tcW w:w="1418" w:type="dxa"/>
          </w:tcPr>
          <w:p w:rsidR="004E2AC6" w:rsidRDefault="004E2AC6" w:rsidP="002D7CF7">
            <w:pPr>
              <w:pStyle w:val="Table-Text"/>
              <w:rPr>
                <w:ins w:id="606" w:author="Arnaud Dumont" w:date="2014-02-14T09:48:00Z"/>
              </w:rPr>
            </w:pPr>
            <w:ins w:id="607" w:author="Arnaud Dumont" w:date="2014-02-14T09:48:00Z">
              <w:r>
                <w:t>No</w:t>
              </w:r>
            </w:ins>
          </w:p>
        </w:tc>
        <w:tc>
          <w:tcPr>
            <w:tcW w:w="5386" w:type="dxa"/>
          </w:tcPr>
          <w:p w:rsidR="004E2AC6" w:rsidRDefault="004E2AC6" w:rsidP="004E2AC6">
            <w:pPr>
              <w:pStyle w:val="Table-Text"/>
              <w:rPr>
                <w:ins w:id="608" w:author="Arnaud Dumont" w:date="2014-02-14T09:48:00Z"/>
              </w:rPr>
            </w:pPr>
            <w:ins w:id="609" w:author="Arnaud Dumont" w:date="2014-02-14T09:49:00Z">
              <w:r>
                <w:t>T</w:t>
              </w:r>
            </w:ins>
            <w:ins w:id="610" w:author="Arnaud Dumont" w:date="2014-02-14T09:48:00Z">
              <w:r>
                <w:t>his will be ‘</w:t>
              </w:r>
            </w:ins>
            <w:ins w:id="611" w:author="Arnaud Dumont" w:date="2014-02-14T09:49:00Z">
              <w:r>
                <w:t>text/dns</w:t>
              </w:r>
            </w:ins>
            <w:ins w:id="612" w:author="Arnaud Dumont" w:date="2014-02-14T09:48:00Z">
              <w:r>
                <w:t>’ only.</w:t>
              </w:r>
            </w:ins>
          </w:p>
        </w:tc>
      </w:tr>
    </w:tbl>
    <w:p w:rsidR="009451C4" w:rsidRDefault="009451C4" w:rsidP="009451C4">
      <w:pPr>
        <w:pStyle w:val="FakeHeading4"/>
        <w:rPr>
          <w:ins w:id="613" w:author="Arnaud Dumont" w:date="2014-02-14T09:41:00Z"/>
        </w:rPr>
      </w:pPr>
      <w:ins w:id="614" w:author="Arnaud Dumont" w:date="2014-02-14T09:41:00Z">
        <w:r>
          <w:t>Response Body</w:t>
        </w:r>
      </w:ins>
    </w:p>
    <w:p w:rsidR="009451C4" w:rsidRDefault="009451C4" w:rsidP="009451C4">
      <w:pPr>
        <w:rPr>
          <w:ins w:id="615" w:author="Arnaud Dumont" w:date="2014-02-14T09:41:00Z"/>
        </w:rPr>
      </w:pPr>
      <w:ins w:id="616" w:author="Arnaud Dumont" w:date="2014-02-14T09:41:00Z">
        <w:r>
          <w:t xml:space="preserve">A </w:t>
        </w:r>
      </w:ins>
      <w:ins w:id="617" w:author="Arnaud Dumont" w:date="2014-02-14T09:50:00Z">
        <w:r w:rsidR="00E067D5">
          <w:t>zone file</w:t>
        </w:r>
      </w:ins>
      <w:ins w:id="618" w:author="Arnaud Dumont" w:date="2014-02-14T09:41:00Z">
        <w:r>
          <w:t xml:space="preserve"> representation</w:t>
        </w:r>
      </w:ins>
      <w:ins w:id="619" w:author="Arnaud Dumont" w:date="2014-02-14T09:50:00Z">
        <w:r w:rsidR="00E067D5">
          <w:t xml:space="preserve">, as described in </w:t>
        </w:r>
      </w:ins>
      <w:ins w:id="620"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621" w:author="Arnaud Dumont" w:date="2014-02-14T09:41:00Z"/>
        </w:rPr>
      </w:pPr>
      <w:ins w:id="622" w:author="Arnaud Dumont" w:date="2014-02-14T09:41:00Z">
        <w:r>
          <w:t>Example</w:t>
        </w:r>
      </w:ins>
    </w:p>
    <w:p w:rsidR="009451C4" w:rsidRDefault="009451C4" w:rsidP="009451C4">
      <w:pPr>
        <w:rPr>
          <w:ins w:id="623" w:author="Arnaud Dumont" w:date="2014-02-14T09:41:00Z"/>
        </w:rPr>
      </w:pPr>
      <w:ins w:id="624" w:author="Arnaud Dumont" w:date="2014-02-14T09:41:00Z">
        <w:r>
          <w:t>Below is an example of a zone get query usage command request and response:</w:t>
        </w:r>
      </w:ins>
    </w:p>
    <w:p w:rsidR="009451C4" w:rsidRDefault="009451C4" w:rsidP="009451C4">
      <w:pPr>
        <w:rPr>
          <w:ins w:id="625" w:author="Arnaud Dumont" w:date="2014-02-14T09:41:00Z"/>
        </w:rPr>
      </w:pPr>
      <w:ins w:id="626" w:author="Arnaud Dumont" w:date="2014-02-14T09:41:00Z">
        <w:r>
          <w:t>Request:</w:t>
        </w:r>
      </w:ins>
    </w:p>
    <w:p w:rsidR="009451C4" w:rsidRDefault="009451C4" w:rsidP="009451C4">
      <w:pPr>
        <w:pStyle w:val="Code"/>
        <w:rPr>
          <w:ins w:id="627" w:author="Arnaud Dumont" w:date="2014-02-14T09:41:00Z"/>
        </w:rPr>
      </w:pPr>
      <w:ins w:id="628" w:author="Arnaud Dumont" w:date="2014-02-14T09:41:00Z">
        <w:r>
          <w:t>GET /zones/41a6fe5c-96f2-427f-908d-55f0ba30331a/</w:t>
        </w:r>
      </w:ins>
      <w:ins w:id="629" w:author="Arnaud Dumont" w:date="2014-02-14T09:52:00Z">
        <w:r w:rsidR="008D4CC9">
          <w:t>zoneFile</w:t>
        </w:r>
      </w:ins>
      <w:ins w:id="630" w:author="Arnaud Dumont" w:date="2014-02-14T09:41:00Z">
        <w:r>
          <w:t xml:space="preserve"> HTTP/1.1</w:t>
        </w:r>
      </w:ins>
    </w:p>
    <w:p w:rsidR="009451C4" w:rsidRDefault="009451C4" w:rsidP="009451C4">
      <w:pPr>
        <w:pStyle w:val="Code"/>
        <w:rPr>
          <w:ins w:id="631" w:author="Arnaud Dumont" w:date="2014-02-14T09:41:00Z"/>
        </w:rPr>
      </w:pPr>
      <w:ins w:id="632" w:author="Arnaud Dumont" w:date="2014-02-14T09:41:00Z">
        <w:r>
          <w:t>Client-Transaction-Id: 9b5cc71b-24ff-40ef-a801-9f9316bed583</w:t>
        </w:r>
      </w:ins>
    </w:p>
    <w:p w:rsidR="009451C4" w:rsidRDefault="009451C4" w:rsidP="009451C4">
      <w:pPr>
        <w:pStyle w:val="Code"/>
        <w:rPr>
          <w:ins w:id="633" w:author="Arnaud Dumont" w:date="2014-02-14T09:41:00Z"/>
        </w:rPr>
      </w:pPr>
      <w:ins w:id="634" w:author="Arnaud Dumont" w:date="2014-02-14T09:41:00Z">
        <w:r>
          <w:t xml:space="preserve">Accept: </w:t>
        </w:r>
      </w:ins>
      <w:ins w:id="635" w:author="Arnaud Dumont" w:date="2014-02-14T09:53:00Z">
        <w:r w:rsidR="00B91080">
          <w:t>text/dns</w:t>
        </w:r>
      </w:ins>
    </w:p>
    <w:p w:rsidR="009451C4" w:rsidRDefault="009451C4" w:rsidP="009451C4">
      <w:pPr>
        <w:pStyle w:val="Code"/>
        <w:rPr>
          <w:ins w:id="636" w:author="Arnaud Dumont" w:date="2014-02-14T09:41:00Z"/>
        </w:rPr>
      </w:pPr>
      <w:ins w:id="637" w:author="Arnaud Dumont" w:date="2014-02-14T09:41:00Z">
        <w:r>
          <w:t>User-Agent: Jersey/2.2 (Apache HttpClient 4.2.5)</w:t>
        </w:r>
      </w:ins>
    </w:p>
    <w:p w:rsidR="009451C4" w:rsidRDefault="009451C4" w:rsidP="009451C4">
      <w:pPr>
        <w:pStyle w:val="Code"/>
        <w:rPr>
          <w:ins w:id="638" w:author="Arnaud Dumont" w:date="2014-02-14T09:41:00Z"/>
        </w:rPr>
      </w:pPr>
      <w:ins w:id="639" w:author="Arnaud Dumont" w:date="2014-02-14T09:41:00Z">
        <w:r>
          <w:t>Host: api.discoverydns.com</w:t>
        </w:r>
      </w:ins>
    </w:p>
    <w:p w:rsidR="009451C4" w:rsidRDefault="009451C4" w:rsidP="009451C4">
      <w:pPr>
        <w:pStyle w:val="Code"/>
        <w:rPr>
          <w:ins w:id="640" w:author="Arnaud Dumont" w:date="2014-02-14T09:41:00Z"/>
        </w:rPr>
      </w:pPr>
      <w:ins w:id="641" w:author="Arnaud Dumont" w:date="2014-02-14T09:41:00Z">
        <w:r>
          <w:t>Connection: Keep-Alive</w:t>
        </w:r>
      </w:ins>
    </w:p>
    <w:p w:rsidR="009451C4" w:rsidRDefault="009451C4" w:rsidP="009451C4">
      <w:pPr>
        <w:pStyle w:val="Code"/>
        <w:rPr>
          <w:ins w:id="642" w:author="Arnaud Dumont" w:date="2014-02-14T09:41:00Z"/>
        </w:rPr>
      </w:pPr>
    </w:p>
    <w:p w:rsidR="009451C4" w:rsidRDefault="009451C4" w:rsidP="009451C4">
      <w:pPr>
        <w:rPr>
          <w:ins w:id="643" w:author="Arnaud Dumont" w:date="2014-02-14T09:41:00Z"/>
        </w:rPr>
      </w:pPr>
      <w:ins w:id="644" w:author="Arnaud Dumont" w:date="2014-02-14T09:41:00Z">
        <w:r>
          <w:t>Response:</w:t>
        </w:r>
      </w:ins>
    </w:p>
    <w:p w:rsidR="009451C4" w:rsidRDefault="009451C4" w:rsidP="009451C4">
      <w:pPr>
        <w:pStyle w:val="Code"/>
        <w:rPr>
          <w:ins w:id="645" w:author="Arnaud Dumont" w:date="2014-02-14T09:41:00Z"/>
        </w:rPr>
      </w:pPr>
      <w:ins w:id="646" w:author="Arnaud Dumont" w:date="2014-02-14T09:41:00Z">
        <w:r>
          <w:t>HTTP/1.1 200 OK</w:t>
        </w:r>
      </w:ins>
    </w:p>
    <w:p w:rsidR="009451C4" w:rsidRDefault="009451C4" w:rsidP="009451C4">
      <w:pPr>
        <w:pStyle w:val="Code"/>
        <w:rPr>
          <w:ins w:id="647" w:author="Arnaud Dumont" w:date="2014-02-14T09:41:00Z"/>
        </w:rPr>
      </w:pPr>
      <w:ins w:id="648" w:author="Arnaud Dumont" w:date="2014-02-14T09:41:00Z">
        <w:r>
          <w:t xml:space="preserve">Content-Type: </w:t>
        </w:r>
      </w:ins>
      <w:ins w:id="649" w:author="Arnaud Dumont" w:date="2014-02-14T09:53:00Z">
        <w:r w:rsidR="00B91080">
          <w:t>text/dns</w:t>
        </w:r>
      </w:ins>
    </w:p>
    <w:p w:rsidR="009451C4" w:rsidRDefault="009451C4" w:rsidP="009451C4">
      <w:pPr>
        <w:pStyle w:val="Code"/>
        <w:rPr>
          <w:ins w:id="650" w:author="Arnaud Dumont" w:date="2014-02-14T09:41:00Z"/>
        </w:rPr>
      </w:pPr>
      <w:ins w:id="651" w:author="Arnaud Dumont" w:date="2014-02-14T09:41:00Z">
        <w:r>
          <w:t>Cache-Control: private, no-transform, max-age=30</w:t>
        </w:r>
      </w:ins>
    </w:p>
    <w:p w:rsidR="009451C4" w:rsidRDefault="009451C4" w:rsidP="009451C4">
      <w:pPr>
        <w:pStyle w:val="Code"/>
        <w:rPr>
          <w:ins w:id="652" w:author="Arnaud Dumont" w:date="2014-02-14T09:41:00Z"/>
        </w:rPr>
      </w:pPr>
      <w:ins w:id="653" w:author="Arnaud Dumont" w:date="2014-02-14T09:41:00Z">
        <w:r>
          <w:t>Date: Sun, 06 Oct 2013 18:39:52 GMT</w:t>
        </w:r>
      </w:ins>
    </w:p>
    <w:p w:rsidR="009451C4" w:rsidRDefault="009451C4" w:rsidP="009451C4">
      <w:pPr>
        <w:pStyle w:val="Code"/>
        <w:rPr>
          <w:ins w:id="654" w:author="Arnaud Dumont" w:date="2014-02-14T09:41:00Z"/>
        </w:rPr>
      </w:pPr>
      <w:ins w:id="655" w:author="Arnaud Dumont" w:date="2014-02-14T09:41:00Z">
        <w:r>
          <w:t>Server-Transaction-Id: 5e2b0855-831e-4ced-a50f-1a926894ef0f</w:t>
        </w:r>
      </w:ins>
    </w:p>
    <w:p w:rsidR="009451C4" w:rsidRDefault="009451C4" w:rsidP="009451C4">
      <w:pPr>
        <w:pStyle w:val="Code"/>
        <w:rPr>
          <w:ins w:id="656" w:author="Arnaud Dumont" w:date="2014-02-14T09:41:00Z"/>
        </w:rPr>
      </w:pPr>
      <w:ins w:id="657" w:author="Arnaud Dumont" w:date="2014-02-14T09:41:00Z">
        <w:r>
          <w:t>Client-Transaction-Id: 9b5cc71b-24ff-40ef-a801-9f9316bed583</w:t>
        </w:r>
      </w:ins>
    </w:p>
    <w:p w:rsidR="009451C4" w:rsidRDefault="009451C4" w:rsidP="009451C4">
      <w:pPr>
        <w:pStyle w:val="Code"/>
        <w:rPr>
          <w:ins w:id="658" w:author="Arnaud Dumont" w:date="2014-02-14T09:53:00Z"/>
        </w:rPr>
      </w:pPr>
      <w:ins w:id="659" w:author="Arnaud Dumont" w:date="2014-02-14T09:41:00Z">
        <w:r>
          <w:t>Content-Length: 5866</w:t>
        </w:r>
      </w:ins>
    </w:p>
    <w:p w:rsidR="00B91080" w:rsidRDefault="00B91080" w:rsidP="009451C4">
      <w:pPr>
        <w:pStyle w:val="Code"/>
        <w:rPr>
          <w:ins w:id="660" w:author="Arnaud Dumont" w:date="2014-02-14T09:53:00Z"/>
        </w:rPr>
      </w:pPr>
    </w:p>
    <w:p w:rsidR="00D87DAD" w:rsidRDefault="00D87DAD" w:rsidP="00D87DAD">
      <w:pPr>
        <w:pStyle w:val="Code"/>
        <w:rPr>
          <w:ins w:id="661" w:author="Arnaud Dumont" w:date="2014-02-14T11:42:00Z"/>
        </w:rPr>
      </w:pPr>
      <w:ins w:id="662" w:author="Arnaud Dumont" w:date="2014-02-14T11:42:00Z">
        <w:r>
          <w:t>domain.com</w:t>
        </w:r>
        <w:r>
          <w:tab/>
          <w:t>3600</w:t>
        </w:r>
        <w:r>
          <w:tab/>
          <w:t>IN</w:t>
        </w:r>
        <w:r>
          <w:tab/>
          <w:t>SOA</w:t>
        </w:r>
        <w:r>
          <w:tab/>
          <w:t>dns1.discoverydns.com. dnsadmin.discoverydns.com. 1 43200 600 1209600 600</w:t>
        </w:r>
      </w:ins>
    </w:p>
    <w:p w:rsidR="00D87DAD" w:rsidRDefault="00D87DAD" w:rsidP="00D87DAD">
      <w:pPr>
        <w:pStyle w:val="Code"/>
        <w:rPr>
          <w:ins w:id="663" w:author="Arnaud Dumont" w:date="2014-02-14T11:42:00Z"/>
        </w:rPr>
      </w:pPr>
      <w:ins w:id="664" w:author="Arnaud Dumont" w:date="2014-02-14T11:42:00Z">
        <w:r>
          <w:t>domain.com</w:t>
        </w:r>
        <w:r>
          <w:tab/>
          <w:t>3600</w:t>
        </w:r>
        <w:r>
          <w:tab/>
          <w:t>IN</w:t>
        </w:r>
        <w:r>
          <w:tab/>
          <w:t>NS</w:t>
        </w:r>
        <w:r>
          <w:tab/>
          <w:t>dns1.discoverydns.com.</w:t>
        </w:r>
      </w:ins>
    </w:p>
    <w:p w:rsidR="00B91080" w:rsidRDefault="00D87DAD" w:rsidP="00D87DAD">
      <w:pPr>
        <w:pStyle w:val="Code"/>
        <w:rPr>
          <w:ins w:id="665" w:author="Arnaud Dumont" w:date="2014-02-14T09:41:00Z"/>
        </w:rPr>
      </w:pPr>
      <w:ins w:id="666" w:author="Arnaud Dumont" w:date="2014-02-14T11:42:00Z">
        <w:r>
          <w:t>domain.com</w:t>
        </w:r>
        <w:r>
          <w:tab/>
          <w:t>3600</w:t>
        </w:r>
        <w:r>
          <w:tab/>
          <w:t>IN</w:t>
        </w:r>
        <w:r>
          <w:tab/>
          <w:t>NS</w:t>
        </w:r>
        <w:r>
          <w:tab/>
          <w:t>dns2.discoverydns.com.</w:t>
        </w:r>
      </w:ins>
    </w:p>
    <w:p w:rsidR="00DE117E" w:rsidRDefault="00DE117E">
      <w:pPr>
        <w:spacing w:before="0" w:after="200"/>
        <w:rPr>
          <w:ins w:id="667" w:author="Arnaud Dumont" w:date="2014-02-24T15:06:00Z"/>
        </w:rPr>
      </w:pPr>
      <w:ins w:id="668" w:author="Arnaud Dumont" w:date="2014-02-24T15:06:00Z">
        <w:r>
          <w:br w:type="page"/>
        </w:r>
      </w:ins>
    </w:p>
    <w:p w:rsidR="00DE117E" w:rsidRDefault="00DE117E" w:rsidP="00DE117E">
      <w:pPr>
        <w:pStyle w:val="Heading1"/>
        <w:rPr>
          <w:ins w:id="669" w:author="Arnaud Dumont" w:date="2014-02-24T15:06:00Z"/>
        </w:rPr>
      </w:pPr>
      <w:bookmarkStart w:id="670" w:name="_Toc381099190"/>
      <w:ins w:id="671" w:author="Arnaud Dumont" w:date="2014-02-24T15:06:00Z">
        <w:r>
          <w:lastRenderedPageBreak/>
          <w:t>Message Commands</w:t>
        </w:r>
        <w:bookmarkEnd w:id="670"/>
      </w:ins>
    </w:p>
    <w:p w:rsidR="00DE117E" w:rsidRDefault="00DE117E" w:rsidP="00DE117E">
      <w:pPr>
        <w:pStyle w:val="Heading2"/>
        <w:rPr>
          <w:ins w:id="672" w:author="Arnaud Dumont" w:date="2014-02-24T15:06:00Z"/>
        </w:rPr>
      </w:pPr>
      <w:bookmarkStart w:id="673" w:name="_Toc381099191"/>
      <w:ins w:id="674" w:author="Arnaud Dumont" w:date="2014-02-24T15:06:00Z">
        <w:r>
          <w:t>Message Poll Command</w:t>
        </w:r>
        <w:bookmarkEnd w:id="673"/>
      </w:ins>
    </w:p>
    <w:p w:rsidR="00DE117E" w:rsidRDefault="00DE117E" w:rsidP="00DE117E">
      <w:pPr>
        <w:rPr>
          <w:ins w:id="675" w:author="Arnaud Dumont" w:date="2014-02-24T15:06:00Z"/>
        </w:rPr>
      </w:pPr>
      <w:ins w:id="676" w:author="Arnaud Dumont" w:date="2014-02-24T15:06:00Z">
        <w:r w:rsidRPr="00C45DEE">
          <w:t xml:space="preserve">This command is used to retrieve the details of </w:t>
        </w:r>
      </w:ins>
      <w:ins w:id="677" w:author="Arnaud Dumont" w:date="2014-02-24T15:07:00Z">
        <w:r>
          <w:t xml:space="preserve">the oldest </w:t>
        </w:r>
      </w:ins>
      <w:ins w:id="678" w:author="Arnaud Dumont" w:date="2014-02-25T13:38:00Z">
        <w:r w:rsidR="001071FC">
          <w:t>outstanding</w:t>
        </w:r>
      </w:ins>
      <w:ins w:id="679" w:author="Arnaud Dumont" w:date="2014-02-24T15:06:00Z">
        <w:r w:rsidRPr="00C45DEE">
          <w:t xml:space="preserve"> </w:t>
        </w:r>
      </w:ins>
      <w:ins w:id="680" w:author="Arnaud Dumont" w:date="2014-02-24T15:07:00Z">
        <w:r>
          <w:t>message</w:t>
        </w:r>
      </w:ins>
      <w:ins w:id="681" w:author="Arnaud Dumont" w:date="2014-02-24T15:06:00Z">
        <w:r w:rsidRPr="00C45DEE">
          <w:t xml:space="preserve"> object provisioned</w:t>
        </w:r>
      </w:ins>
      <w:ins w:id="682" w:author="Arnaud Dumont" w:date="2014-02-24T15:08:00Z">
        <w:r>
          <w:t xml:space="preserve"> in the account’s message queue</w:t>
        </w:r>
      </w:ins>
      <w:ins w:id="683" w:author="Arnaud Dumont" w:date="2014-02-24T15:06:00Z">
        <w:r w:rsidRPr="00C45DEE">
          <w:t xml:space="preserve"> </w:t>
        </w:r>
        <w:r>
          <w:t>in</w:t>
        </w:r>
        <w:r w:rsidRPr="00C45DEE">
          <w:t xml:space="preserve"> the system</w:t>
        </w:r>
      </w:ins>
      <w:ins w:id="684" w:author="Arnaud Dumont" w:date="2014-02-24T15:07:00Z">
        <w:r>
          <w:t xml:space="preserve"> that match the given search criteria</w:t>
        </w:r>
      </w:ins>
      <w:ins w:id="685" w:author="Arnaud Dumont" w:date="2014-02-24T15:06:00Z">
        <w:r w:rsidRPr="00C45DEE">
          <w:t>.</w:t>
        </w:r>
      </w:ins>
    </w:p>
    <w:p w:rsidR="00DE117E" w:rsidRDefault="00DE117E" w:rsidP="00DE117E">
      <w:pPr>
        <w:pStyle w:val="Heading3"/>
        <w:rPr>
          <w:ins w:id="686" w:author="Arnaud Dumont" w:date="2014-02-24T15:06:00Z"/>
        </w:rPr>
      </w:pPr>
      <w:ins w:id="687" w:author="Arnaud Dumont" w:date="2014-02-24T15:06:00Z">
        <w:r>
          <w:t>Request</w:t>
        </w:r>
      </w:ins>
    </w:p>
    <w:p w:rsidR="00DE117E" w:rsidRDefault="00DE117E" w:rsidP="00DE117E">
      <w:pPr>
        <w:rPr>
          <w:ins w:id="688" w:author="Arnaud Dumont" w:date="2014-02-24T15:06:00Z"/>
        </w:rPr>
      </w:pPr>
      <w:ins w:id="689" w:author="Arnaud Dumont" w:date="2014-02-24T15:06:00Z">
        <w:r w:rsidRPr="00C45DEE">
          <w:t>A request should be made to the specified URI including the indicated headers</w:t>
        </w:r>
        <w:r>
          <w:t>,</w:t>
        </w:r>
        <w:r w:rsidRPr="00C45DEE">
          <w:t xml:space="preserve"> and if required a request body in the format specified.</w:t>
        </w:r>
      </w:ins>
    </w:p>
    <w:p w:rsidR="00DE117E" w:rsidRDefault="00DE117E" w:rsidP="00DE117E">
      <w:pPr>
        <w:pStyle w:val="FakeHeading4"/>
        <w:rPr>
          <w:ins w:id="690" w:author="Arnaud Dumont" w:date="2014-02-24T15:06:00Z"/>
        </w:rPr>
      </w:pPr>
      <w:ins w:id="691" w:author="Arnaud Dumont" w:date="2014-02-24T15:06:00Z">
        <w:r>
          <w:t>URI</w:t>
        </w:r>
      </w:ins>
    </w:p>
    <w:p w:rsidR="00DE117E" w:rsidRPr="002E186D" w:rsidRDefault="00DE117E" w:rsidP="00DE117E">
      <w:pPr>
        <w:rPr>
          <w:ins w:id="692" w:author="Arnaud Dumont" w:date="2014-02-24T15:06:00Z"/>
        </w:rPr>
      </w:pPr>
      <w:ins w:id="693" w:author="Arnaud Dumont" w:date="2014-02-24T15:06: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694" w:author="Arnaud Dumont" w:date="2014-02-24T15:06:00Z"/>
        </w:trPr>
        <w:tc>
          <w:tcPr>
            <w:tcW w:w="1843" w:type="dxa"/>
            <w:shd w:val="clear" w:color="auto" w:fill="BFBFBF" w:themeFill="background1" w:themeFillShade="BF"/>
          </w:tcPr>
          <w:p w:rsidR="00DE117E" w:rsidRPr="00750051" w:rsidRDefault="00DE117E" w:rsidP="00DE117E">
            <w:pPr>
              <w:pStyle w:val="Table-Header"/>
              <w:rPr>
                <w:ins w:id="695" w:author="Arnaud Dumont" w:date="2014-02-24T15:06:00Z"/>
              </w:rPr>
            </w:pPr>
            <w:ins w:id="696" w:author="Arnaud Dumont" w:date="2014-02-24T15:06:00Z">
              <w:r>
                <w:t>HTTP Method</w:t>
              </w:r>
            </w:ins>
          </w:p>
        </w:tc>
        <w:tc>
          <w:tcPr>
            <w:tcW w:w="6804" w:type="dxa"/>
            <w:shd w:val="clear" w:color="auto" w:fill="BFBFBF" w:themeFill="background1" w:themeFillShade="BF"/>
          </w:tcPr>
          <w:p w:rsidR="00DE117E" w:rsidRDefault="00DE117E" w:rsidP="00DE117E">
            <w:pPr>
              <w:pStyle w:val="Table-Header"/>
              <w:rPr>
                <w:ins w:id="697" w:author="Arnaud Dumont" w:date="2014-02-24T15:06:00Z"/>
              </w:rPr>
            </w:pPr>
            <w:ins w:id="698" w:author="Arnaud Dumont" w:date="2014-02-24T15:06:00Z">
              <w:r>
                <w:t>Request URI</w:t>
              </w:r>
            </w:ins>
          </w:p>
        </w:tc>
      </w:tr>
      <w:tr w:rsidR="00DE117E" w:rsidRPr="00CC22F1" w:rsidTr="00DE117E">
        <w:trPr>
          <w:trHeight w:val="113"/>
          <w:tblHeader w:val="0"/>
          <w:ins w:id="699" w:author="Arnaud Dumont" w:date="2014-02-24T15:06:00Z"/>
        </w:trPr>
        <w:tc>
          <w:tcPr>
            <w:tcW w:w="1843" w:type="dxa"/>
          </w:tcPr>
          <w:p w:rsidR="00DE117E" w:rsidRDefault="00DE117E" w:rsidP="00DE117E">
            <w:pPr>
              <w:pStyle w:val="Table-Text"/>
              <w:rPr>
                <w:ins w:id="700" w:author="Arnaud Dumont" w:date="2014-02-24T15:06:00Z"/>
              </w:rPr>
            </w:pPr>
            <w:ins w:id="701" w:author="Arnaud Dumont" w:date="2014-02-24T15:06:00Z">
              <w:r>
                <w:t>GET</w:t>
              </w:r>
            </w:ins>
          </w:p>
        </w:tc>
        <w:tc>
          <w:tcPr>
            <w:tcW w:w="6804" w:type="dxa"/>
          </w:tcPr>
          <w:p w:rsidR="00DE117E" w:rsidRDefault="00DE117E" w:rsidP="00DE117E">
            <w:pPr>
              <w:pStyle w:val="Table-Text"/>
              <w:rPr>
                <w:ins w:id="702" w:author="Arnaud Dumont" w:date="2014-02-24T15:06:00Z"/>
              </w:rPr>
            </w:pPr>
            <w:ins w:id="703" w:author="Arnaud Dumont" w:date="2014-02-24T15:06:00Z">
              <w:r w:rsidRPr="00C45DEE">
                <w:t>https://{service-address}/</w:t>
              </w:r>
            </w:ins>
            <w:ins w:id="704" w:author="Arnaud Dumont" w:date="2014-02-24T15:07:00Z">
              <w:r>
                <w:t>messages</w:t>
              </w:r>
            </w:ins>
          </w:p>
        </w:tc>
      </w:tr>
    </w:tbl>
    <w:p w:rsidR="00DE117E" w:rsidRDefault="00DE117E" w:rsidP="00DE117E">
      <w:pPr>
        <w:rPr>
          <w:ins w:id="705" w:author="Arnaud Dumont" w:date="2014-02-24T15:06:00Z"/>
        </w:rPr>
      </w:pPr>
      <w:ins w:id="706" w:author="Arnaud Dumont" w:date="2014-02-24T15:06: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07"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08" w:author="Arnaud Dumont" w:date="2014-02-24T15:06:00Z"/>
              </w:rPr>
            </w:pPr>
            <w:ins w:id="709" w:author="Arnaud Dumont" w:date="2014-02-24T15:06:00Z">
              <w:r>
                <w:t>Field</w:t>
              </w:r>
            </w:ins>
          </w:p>
        </w:tc>
        <w:tc>
          <w:tcPr>
            <w:tcW w:w="6804" w:type="dxa"/>
            <w:shd w:val="clear" w:color="auto" w:fill="BFBFBF" w:themeFill="background1" w:themeFillShade="BF"/>
          </w:tcPr>
          <w:p w:rsidR="00DE117E" w:rsidRDefault="00DE117E" w:rsidP="00DE117E">
            <w:pPr>
              <w:pStyle w:val="Table-Header"/>
              <w:rPr>
                <w:ins w:id="710" w:author="Arnaud Dumont" w:date="2014-02-24T15:06:00Z"/>
              </w:rPr>
            </w:pPr>
            <w:ins w:id="711" w:author="Arnaud Dumont" w:date="2014-02-24T15:06:00Z">
              <w:r>
                <w:t>Description</w:t>
              </w:r>
            </w:ins>
          </w:p>
        </w:tc>
      </w:tr>
      <w:tr w:rsidR="00DE117E" w:rsidRPr="00CC22F1" w:rsidTr="00DE117E">
        <w:trPr>
          <w:trHeight w:val="113"/>
          <w:tblHeader w:val="0"/>
          <w:ins w:id="712" w:author="Arnaud Dumont" w:date="2014-02-24T15:06:00Z"/>
        </w:trPr>
        <w:tc>
          <w:tcPr>
            <w:tcW w:w="1843" w:type="dxa"/>
          </w:tcPr>
          <w:p w:rsidR="00DE117E" w:rsidRDefault="00DE117E" w:rsidP="00DE117E">
            <w:pPr>
              <w:pStyle w:val="Table-Text"/>
              <w:rPr>
                <w:ins w:id="713" w:author="Arnaud Dumont" w:date="2014-02-24T15:06:00Z"/>
              </w:rPr>
            </w:pPr>
            <w:ins w:id="714" w:author="Arnaud Dumont" w:date="2014-02-24T15:06:00Z">
              <w:r>
                <w:t>service-address</w:t>
              </w:r>
            </w:ins>
          </w:p>
        </w:tc>
        <w:tc>
          <w:tcPr>
            <w:tcW w:w="6804" w:type="dxa"/>
          </w:tcPr>
          <w:p w:rsidR="00DE117E" w:rsidRDefault="00DE117E" w:rsidP="00DE117E">
            <w:pPr>
              <w:pStyle w:val="Table-Text"/>
              <w:rPr>
                <w:ins w:id="715" w:author="Arnaud Dumont" w:date="2014-02-24T15:06:00Z"/>
              </w:rPr>
            </w:pPr>
            <w:ins w:id="716" w:author="Arnaud Dumont" w:date="2014-02-24T15:06:00Z">
              <w:r>
                <w:t>The service address as described in section 2.2</w:t>
              </w:r>
            </w:ins>
          </w:p>
        </w:tc>
      </w:tr>
    </w:tbl>
    <w:p w:rsidR="00DE117E" w:rsidRDefault="00DE117E" w:rsidP="00DE117E">
      <w:pPr>
        <w:pStyle w:val="FakeHeading4"/>
        <w:rPr>
          <w:ins w:id="717" w:author="Arnaud Dumont" w:date="2014-02-24T15:06:00Z"/>
        </w:rPr>
      </w:pPr>
      <w:ins w:id="718" w:author="Arnaud Dumont" w:date="2014-02-24T15:06:00Z">
        <w:r>
          <w:t>Query Parameters</w:t>
        </w:r>
      </w:ins>
    </w:p>
    <w:p w:rsidR="00DE117E" w:rsidRDefault="00DE117E" w:rsidP="00DE117E">
      <w:pPr>
        <w:rPr>
          <w:ins w:id="719" w:author="Arnaud Dumont" w:date="2014-02-24T15:08:00Z"/>
        </w:rPr>
      </w:pPr>
      <w:ins w:id="720" w:author="Arnaud Dumont" w:date="2014-02-24T15:08:00Z">
        <w:r w:rsidRPr="006D6E92">
          <w:t xml:space="preserve">The query parameters below can be used with this command. All query parameters are optional and if none are specified </w:t>
        </w:r>
      </w:ins>
      <w:ins w:id="721" w:author="Arnaud Dumont" w:date="2014-02-24T15:09:00Z">
        <w:r>
          <w:t>the oldest message of any type</w:t>
        </w:r>
      </w:ins>
      <w:ins w:id="722" w:author="Arnaud Dumont" w:date="2014-02-24T15:08:00Z">
        <w:r w:rsidRPr="006D6E92">
          <w:t xml:space="preserve"> will be returned.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DE117E" w:rsidRPr="00CC22F1" w:rsidTr="00DE117E">
        <w:trPr>
          <w:tblHeader w:val="0"/>
          <w:ins w:id="723" w:author="Arnaud Dumont" w:date="2014-02-24T15:08:00Z"/>
        </w:trPr>
        <w:tc>
          <w:tcPr>
            <w:tcW w:w="2892" w:type="dxa"/>
            <w:shd w:val="clear" w:color="auto" w:fill="BFBFBF" w:themeFill="background1" w:themeFillShade="BF"/>
          </w:tcPr>
          <w:p w:rsidR="00DE117E" w:rsidRPr="00750051" w:rsidRDefault="00DE117E" w:rsidP="00DE117E">
            <w:pPr>
              <w:pStyle w:val="Table-Header"/>
              <w:rPr>
                <w:ins w:id="724" w:author="Arnaud Dumont" w:date="2014-02-24T15:08:00Z"/>
              </w:rPr>
            </w:pPr>
            <w:ins w:id="725" w:author="Arnaud Dumont" w:date="2014-02-24T15:08:00Z">
              <w:r>
                <w:t>Parameter Name</w:t>
              </w:r>
            </w:ins>
          </w:p>
        </w:tc>
        <w:tc>
          <w:tcPr>
            <w:tcW w:w="954" w:type="dxa"/>
            <w:shd w:val="clear" w:color="auto" w:fill="BFBFBF" w:themeFill="background1" w:themeFillShade="BF"/>
          </w:tcPr>
          <w:p w:rsidR="00DE117E" w:rsidRPr="00750051" w:rsidRDefault="00DE117E" w:rsidP="00DE117E">
            <w:pPr>
              <w:pStyle w:val="Table-Header"/>
              <w:rPr>
                <w:ins w:id="726" w:author="Arnaud Dumont" w:date="2014-02-24T15:08:00Z"/>
              </w:rPr>
            </w:pPr>
            <w:ins w:id="727" w:author="Arnaud Dumont" w:date="2014-02-24T15:08:00Z">
              <w:r>
                <w:t>Optional</w:t>
              </w:r>
            </w:ins>
          </w:p>
        </w:tc>
        <w:tc>
          <w:tcPr>
            <w:tcW w:w="813" w:type="dxa"/>
            <w:shd w:val="clear" w:color="auto" w:fill="BFBFBF" w:themeFill="background1" w:themeFillShade="BF"/>
          </w:tcPr>
          <w:p w:rsidR="00DE117E" w:rsidRDefault="00DE117E" w:rsidP="00DE117E">
            <w:pPr>
              <w:pStyle w:val="Table-Header"/>
              <w:rPr>
                <w:ins w:id="728" w:author="Arnaud Dumont" w:date="2014-02-24T15:08:00Z"/>
              </w:rPr>
            </w:pPr>
            <w:ins w:id="729" w:author="Arnaud Dumont" w:date="2014-02-24T15:08:00Z">
              <w:r>
                <w:t>Type</w:t>
              </w:r>
            </w:ins>
          </w:p>
        </w:tc>
        <w:tc>
          <w:tcPr>
            <w:tcW w:w="3988" w:type="dxa"/>
            <w:shd w:val="clear" w:color="auto" w:fill="BFBFBF" w:themeFill="background1" w:themeFillShade="BF"/>
          </w:tcPr>
          <w:p w:rsidR="00DE117E" w:rsidRDefault="00DE117E" w:rsidP="00DE117E">
            <w:pPr>
              <w:pStyle w:val="Table-Header"/>
              <w:rPr>
                <w:ins w:id="730" w:author="Arnaud Dumont" w:date="2014-02-24T15:08:00Z"/>
              </w:rPr>
            </w:pPr>
            <w:ins w:id="731" w:author="Arnaud Dumont" w:date="2014-02-24T15:08:00Z">
              <w:r>
                <w:t>Description</w:t>
              </w:r>
            </w:ins>
          </w:p>
        </w:tc>
      </w:tr>
      <w:tr w:rsidR="00DE117E" w:rsidRPr="00CC22F1" w:rsidTr="00DE117E">
        <w:trPr>
          <w:trHeight w:val="113"/>
          <w:tblHeader w:val="0"/>
          <w:ins w:id="732" w:author="Arnaud Dumont" w:date="2014-02-24T15:08:00Z"/>
        </w:trPr>
        <w:tc>
          <w:tcPr>
            <w:tcW w:w="2892" w:type="dxa"/>
          </w:tcPr>
          <w:p w:rsidR="00DE117E" w:rsidRDefault="00DE117E" w:rsidP="00DE117E">
            <w:pPr>
              <w:pStyle w:val="Table-Text"/>
              <w:rPr>
                <w:ins w:id="733" w:author="Arnaud Dumont" w:date="2014-02-24T15:08:00Z"/>
              </w:rPr>
            </w:pPr>
            <w:ins w:id="734" w:author="Arnaud Dumont" w:date="2014-02-24T15:09:00Z">
              <w:r w:rsidRPr="00DE117E">
                <w:t>searchMessageType</w:t>
              </w:r>
            </w:ins>
          </w:p>
        </w:tc>
        <w:tc>
          <w:tcPr>
            <w:tcW w:w="954" w:type="dxa"/>
          </w:tcPr>
          <w:p w:rsidR="00DE117E" w:rsidRDefault="00DE117E" w:rsidP="00DE117E">
            <w:pPr>
              <w:pStyle w:val="Table-Text"/>
              <w:rPr>
                <w:ins w:id="735" w:author="Arnaud Dumont" w:date="2014-02-24T15:08:00Z"/>
              </w:rPr>
            </w:pPr>
            <w:ins w:id="736" w:author="Arnaud Dumont" w:date="2014-02-24T15:08:00Z">
              <w:r>
                <w:t>Yes</w:t>
              </w:r>
            </w:ins>
          </w:p>
        </w:tc>
        <w:tc>
          <w:tcPr>
            <w:tcW w:w="813" w:type="dxa"/>
          </w:tcPr>
          <w:p w:rsidR="00DE117E" w:rsidRDefault="00DE117E" w:rsidP="00DE117E">
            <w:pPr>
              <w:pStyle w:val="Table-Text"/>
              <w:rPr>
                <w:ins w:id="737" w:author="Arnaud Dumont" w:date="2014-02-24T15:08:00Z"/>
              </w:rPr>
            </w:pPr>
            <w:ins w:id="738" w:author="Arnaud Dumont" w:date="2014-02-24T15:08:00Z">
              <w:r>
                <w:t>string</w:t>
              </w:r>
            </w:ins>
          </w:p>
        </w:tc>
        <w:tc>
          <w:tcPr>
            <w:tcW w:w="3988" w:type="dxa"/>
          </w:tcPr>
          <w:p w:rsidR="00DE117E" w:rsidRDefault="00DE117E" w:rsidP="00DE117E">
            <w:pPr>
              <w:pStyle w:val="Table-Text"/>
              <w:rPr>
                <w:ins w:id="739" w:author="Arnaud Dumont" w:date="2014-02-24T15:08:00Z"/>
              </w:rPr>
            </w:pPr>
            <w:ins w:id="740" w:author="Arnaud Dumont" w:date="2014-02-24T15:08:00Z">
              <w:r>
                <w:t xml:space="preserve">Match all </w:t>
              </w:r>
            </w:ins>
            <w:ins w:id="741" w:author="Arnaud Dumont" w:date="2014-02-24T15:10:00Z">
              <w:r>
                <w:t>messages of this type. Must be one of the types described below</w:t>
              </w:r>
            </w:ins>
            <w:ins w:id="742" w:author="Arnaud Dumont" w:date="2014-02-24T15:08:00Z">
              <w:r>
                <w:t>.</w:t>
              </w:r>
            </w:ins>
          </w:p>
        </w:tc>
      </w:tr>
      <w:tr w:rsidR="00DE117E" w:rsidRPr="00CC22F1" w:rsidTr="00DE117E">
        <w:trPr>
          <w:trHeight w:val="113"/>
          <w:tblHeader w:val="0"/>
          <w:ins w:id="743" w:author="Arnaud Dumont" w:date="2014-02-24T15:08:00Z"/>
        </w:trPr>
        <w:tc>
          <w:tcPr>
            <w:tcW w:w="2892" w:type="dxa"/>
          </w:tcPr>
          <w:p w:rsidR="00DE117E" w:rsidRDefault="00DE117E" w:rsidP="00DE117E">
            <w:pPr>
              <w:pStyle w:val="Table-Text"/>
              <w:rPr>
                <w:ins w:id="744" w:author="Arnaud Dumont" w:date="2014-02-24T15:08:00Z"/>
              </w:rPr>
            </w:pPr>
            <w:ins w:id="745" w:author="Arnaud Dumont" w:date="2014-02-24T15:10:00Z">
              <w:r w:rsidRPr="00DE117E">
                <w:t>searchRelatedObjectId</w:t>
              </w:r>
            </w:ins>
          </w:p>
        </w:tc>
        <w:tc>
          <w:tcPr>
            <w:tcW w:w="954" w:type="dxa"/>
          </w:tcPr>
          <w:p w:rsidR="00DE117E" w:rsidRDefault="00DE117E" w:rsidP="00DE117E">
            <w:pPr>
              <w:pStyle w:val="Table-Text"/>
              <w:rPr>
                <w:ins w:id="746" w:author="Arnaud Dumont" w:date="2014-02-24T15:08:00Z"/>
              </w:rPr>
            </w:pPr>
            <w:ins w:id="747" w:author="Arnaud Dumont" w:date="2014-02-24T15:08:00Z">
              <w:r>
                <w:t>Yes</w:t>
              </w:r>
            </w:ins>
          </w:p>
        </w:tc>
        <w:tc>
          <w:tcPr>
            <w:tcW w:w="813" w:type="dxa"/>
          </w:tcPr>
          <w:p w:rsidR="00DE117E" w:rsidRDefault="001071FC" w:rsidP="00DE117E">
            <w:pPr>
              <w:pStyle w:val="Table-Text"/>
              <w:rPr>
                <w:ins w:id="748" w:author="Arnaud Dumont" w:date="2014-02-24T15:08:00Z"/>
              </w:rPr>
            </w:pPr>
            <w:ins w:id="749" w:author="Arnaud Dumont" w:date="2014-02-25T13:37:00Z">
              <w:r>
                <w:t>string</w:t>
              </w:r>
            </w:ins>
          </w:p>
        </w:tc>
        <w:tc>
          <w:tcPr>
            <w:tcW w:w="3988" w:type="dxa"/>
          </w:tcPr>
          <w:p w:rsidR="00DE117E" w:rsidRDefault="00DE117E" w:rsidP="001071FC">
            <w:pPr>
              <w:pStyle w:val="Table-Text"/>
              <w:rPr>
                <w:ins w:id="750" w:author="Arnaud Dumont" w:date="2014-02-24T15:08:00Z"/>
              </w:rPr>
            </w:pPr>
            <w:ins w:id="751" w:author="Arnaud Dumont" w:date="2014-02-24T15:11:00Z">
              <w:r>
                <w:t xml:space="preserve">Match all messages which are related to this object’s </w:t>
              </w:r>
            </w:ins>
            <w:ins w:id="752" w:author="Arnaud Dumont" w:date="2014-02-25T13:37:00Z">
              <w:r w:rsidR="001071FC">
                <w:t>identifier</w:t>
              </w:r>
            </w:ins>
            <w:ins w:id="753" w:author="Arnaud Dumont" w:date="2014-02-24T15:08:00Z">
              <w:r>
                <w:t>.</w:t>
              </w:r>
            </w:ins>
          </w:p>
        </w:tc>
      </w:tr>
    </w:tbl>
    <w:p w:rsidR="00DE117E" w:rsidRPr="00C45DEE" w:rsidRDefault="00DE117E" w:rsidP="00DE117E">
      <w:pPr>
        <w:pStyle w:val="FakeHeading4"/>
        <w:rPr>
          <w:ins w:id="754" w:author="Arnaud Dumont" w:date="2014-02-24T15:06:00Z"/>
        </w:rPr>
      </w:pPr>
      <w:ins w:id="755" w:author="Arnaud Dumont" w:date="2014-02-24T15:06:00Z">
        <w:r w:rsidRPr="00C45DEE">
          <w:t>Request Headers</w:t>
        </w:r>
      </w:ins>
    </w:p>
    <w:p w:rsidR="00DE117E" w:rsidRPr="00C45DEE" w:rsidRDefault="00DE117E" w:rsidP="00DE117E">
      <w:pPr>
        <w:rPr>
          <w:ins w:id="756" w:author="Arnaud Dumont" w:date="2014-02-24T15:06:00Z"/>
        </w:rPr>
      </w:pPr>
      <w:ins w:id="757" w:author="Arnaud Dumont" w:date="2014-02-24T15:06:00Z">
        <w:r w:rsidRPr="00C45DEE">
          <w:t xml:space="preserve">Only the standard request headers described in section </w:t>
        </w:r>
        <w:r w:rsidRPr="005375DB">
          <w:t>2.6 a</w:t>
        </w:r>
        <w:r w:rsidRPr="00C45DEE">
          <w:t>re supported</w:t>
        </w:r>
        <w:r>
          <w:t>.</w:t>
        </w:r>
      </w:ins>
    </w:p>
    <w:p w:rsidR="00DE117E" w:rsidRPr="00C45DEE" w:rsidRDefault="00DE117E" w:rsidP="00DE117E">
      <w:pPr>
        <w:pStyle w:val="FakeHeading4"/>
        <w:rPr>
          <w:ins w:id="758" w:author="Arnaud Dumont" w:date="2014-02-24T15:06:00Z"/>
        </w:rPr>
      </w:pPr>
      <w:ins w:id="759" w:author="Arnaud Dumont" w:date="2014-02-24T15:06:00Z">
        <w:r w:rsidRPr="00C45DEE">
          <w:t>Request Body</w:t>
        </w:r>
      </w:ins>
    </w:p>
    <w:p w:rsidR="00DE117E" w:rsidRPr="00C45DEE" w:rsidRDefault="00DE117E" w:rsidP="00DE117E">
      <w:pPr>
        <w:rPr>
          <w:ins w:id="760" w:author="Arnaud Dumont" w:date="2014-02-24T15:06:00Z"/>
        </w:rPr>
      </w:pPr>
      <w:ins w:id="761" w:author="Arnaud Dumont" w:date="2014-02-24T15:06:00Z">
        <w:r w:rsidRPr="00C45DEE">
          <w:t>Not allowed for this command</w:t>
        </w:r>
        <w:r>
          <w:t>.</w:t>
        </w:r>
      </w:ins>
    </w:p>
    <w:p w:rsidR="00DE117E" w:rsidRPr="00C45DEE" w:rsidRDefault="00DE117E" w:rsidP="00DE117E">
      <w:pPr>
        <w:pStyle w:val="Heading3"/>
        <w:rPr>
          <w:ins w:id="762" w:author="Arnaud Dumont" w:date="2014-02-24T15:06:00Z"/>
          <w:rFonts w:eastAsiaTheme="minorHAnsi"/>
        </w:rPr>
      </w:pPr>
      <w:ins w:id="763" w:author="Arnaud Dumont" w:date="2014-02-24T15:06:00Z">
        <w:r w:rsidRPr="00C45DEE">
          <w:rPr>
            <w:rFonts w:eastAsiaTheme="minorHAnsi"/>
          </w:rPr>
          <w:lastRenderedPageBreak/>
          <w:t>Response</w:t>
        </w:r>
      </w:ins>
    </w:p>
    <w:p w:rsidR="00DE117E" w:rsidRPr="00C45DEE" w:rsidRDefault="00DE117E" w:rsidP="00DE117E">
      <w:pPr>
        <w:rPr>
          <w:ins w:id="764" w:author="Arnaud Dumont" w:date="2014-02-24T15:06:00Z"/>
        </w:rPr>
      </w:pPr>
      <w:ins w:id="765" w:author="Arnaud Dumont" w:date="2014-02-24T15:06:00Z">
        <w:r w:rsidRPr="00C45DEE">
          <w:t>The response will include a status code, response headers and a response body encoded according to the relevant header.</w:t>
        </w:r>
      </w:ins>
    </w:p>
    <w:p w:rsidR="00DE117E" w:rsidRPr="00C45DEE" w:rsidRDefault="00DE117E" w:rsidP="00DE117E">
      <w:pPr>
        <w:pStyle w:val="FakeHeading4"/>
        <w:rPr>
          <w:ins w:id="766" w:author="Arnaud Dumont" w:date="2014-02-24T15:06:00Z"/>
        </w:rPr>
      </w:pPr>
      <w:ins w:id="767" w:author="Arnaud Dumont" w:date="2014-02-24T15:06:00Z">
        <w:r w:rsidRPr="00C45DEE">
          <w:t>Status Code</w:t>
        </w:r>
      </w:ins>
    </w:p>
    <w:p w:rsidR="00DE117E" w:rsidRPr="00C45DEE" w:rsidRDefault="00DE117E" w:rsidP="00DE117E">
      <w:pPr>
        <w:rPr>
          <w:ins w:id="768" w:author="Arnaud Dumont" w:date="2014-02-24T15:06:00Z"/>
        </w:rPr>
      </w:pPr>
      <w:ins w:id="769" w:author="Arnaud Dumont" w:date="2014-02-24T15:06:00Z">
        <w:r w:rsidRPr="00C45DEE">
          <w:t>On success this command will return http status code 200 (OK).</w:t>
        </w:r>
      </w:ins>
    </w:p>
    <w:p w:rsidR="00DE117E" w:rsidRPr="00C45DEE" w:rsidRDefault="00DE117E" w:rsidP="00DE117E">
      <w:pPr>
        <w:pStyle w:val="FakeHeading4"/>
        <w:rPr>
          <w:ins w:id="770" w:author="Arnaud Dumont" w:date="2014-02-24T15:06:00Z"/>
        </w:rPr>
      </w:pPr>
      <w:ins w:id="771" w:author="Arnaud Dumont" w:date="2014-02-24T15:06:00Z">
        <w:r w:rsidRPr="00C45DEE">
          <w:t>Response Headers</w:t>
        </w:r>
      </w:ins>
    </w:p>
    <w:p w:rsidR="00DE117E" w:rsidRPr="00C45DEE" w:rsidRDefault="00DE117E" w:rsidP="00DE117E">
      <w:pPr>
        <w:rPr>
          <w:ins w:id="772" w:author="Arnaud Dumont" w:date="2014-02-24T15:06:00Z"/>
        </w:rPr>
      </w:pPr>
      <w:ins w:id="773" w:author="Arnaud Dumont" w:date="2014-02-24T15:06:00Z">
        <w:r w:rsidRPr="00C45DEE">
          <w:t xml:space="preserve">Only the standard response headers described in section </w:t>
        </w:r>
        <w:r>
          <w:t>2.7</w:t>
        </w:r>
        <w:r w:rsidRPr="00C45DEE">
          <w:t xml:space="preserve"> are returned.</w:t>
        </w:r>
      </w:ins>
    </w:p>
    <w:p w:rsidR="00DE117E" w:rsidRDefault="00DE117E" w:rsidP="00DE117E">
      <w:pPr>
        <w:pStyle w:val="FakeHeading4"/>
        <w:rPr>
          <w:ins w:id="774" w:author="Arnaud Dumont" w:date="2014-02-24T15:06:00Z"/>
        </w:rPr>
      </w:pPr>
      <w:ins w:id="775" w:author="Arnaud Dumont" w:date="2014-02-24T15:06:00Z">
        <w:r w:rsidRPr="00C45DEE">
          <w:t>Response Body</w:t>
        </w:r>
      </w:ins>
    </w:p>
    <w:p w:rsidR="00DE117E" w:rsidRDefault="00DE117E" w:rsidP="00DE117E">
      <w:pPr>
        <w:rPr>
          <w:ins w:id="776" w:author="Arnaud Dumont" w:date="2014-02-25T13:29:00Z"/>
        </w:rPr>
      </w:pPr>
      <w:ins w:id="777" w:author="Arnaud Dumont" w:date="2014-02-24T15:06:00Z">
        <w:r w:rsidRPr="00C45DEE">
          <w:t xml:space="preserve">A JSON representation of the </w:t>
        </w:r>
      </w:ins>
      <w:ins w:id="778" w:author="Arnaud Dumont" w:date="2014-02-24T15:12:00Z">
        <w:r>
          <w:t>message</w:t>
        </w:r>
      </w:ins>
      <w:ins w:id="779" w:author="Arnaud Dumont" w:date="2014-02-24T15:06:00Z">
        <w:r w:rsidRPr="00C45DEE">
          <w:t xml:space="preserve"> </w:t>
        </w:r>
      </w:ins>
      <w:ins w:id="780" w:author="Arnaud Dumont" w:date="2014-02-25T13:30:00Z">
        <w:r w:rsidR="001217ED">
          <w:t>poll response</w:t>
        </w:r>
      </w:ins>
      <w:ins w:id="781" w:author="Arnaud Dumont" w:date="2014-02-24T15:06:00Z">
        <w:r w:rsidRPr="00C45DEE">
          <w:t xml:space="preserve">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1217ED" w:rsidTr="001217ED">
        <w:trPr>
          <w:tblHeader w:val="0"/>
          <w:ins w:id="782" w:author="Arnaud Dumont" w:date="2014-02-25T13:29:00Z"/>
        </w:trPr>
        <w:tc>
          <w:tcPr>
            <w:tcW w:w="2805" w:type="dxa"/>
            <w:shd w:val="clear" w:color="auto" w:fill="BFBFBF" w:themeFill="background1" w:themeFillShade="BF"/>
          </w:tcPr>
          <w:p w:rsidR="001217ED" w:rsidRPr="00750051" w:rsidRDefault="001217ED" w:rsidP="001217ED">
            <w:pPr>
              <w:pStyle w:val="Table-Header"/>
              <w:rPr>
                <w:ins w:id="783" w:author="Arnaud Dumont" w:date="2014-02-25T13:29:00Z"/>
              </w:rPr>
            </w:pPr>
            <w:ins w:id="784" w:author="Arnaud Dumont" w:date="2014-02-25T13:29:00Z">
              <w:r>
                <w:t>Field Name</w:t>
              </w:r>
            </w:ins>
          </w:p>
        </w:tc>
        <w:tc>
          <w:tcPr>
            <w:tcW w:w="1561" w:type="dxa"/>
            <w:shd w:val="clear" w:color="auto" w:fill="BFBFBF" w:themeFill="background1" w:themeFillShade="BF"/>
          </w:tcPr>
          <w:p w:rsidR="001217ED" w:rsidRDefault="001217ED" w:rsidP="001217ED">
            <w:pPr>
              <w:pStyle w:val="Table-Header"/>
              <w:rPr>
                <w:ins w:id="785" w:author="Arnaud Dumont" w:date="2014-02-25T13:29:00Z"/>
              </w:rPr>
            </w:pPr>
            <w:ins w:id="786" w:author="Arnaud Dumont" w:date="2014-02-25T13:29:00Z">
              <w:r>
                <w:t>Type</w:t>
              </w:r>
            </w:ins>
          </w:p>
        </w:tc>
        <w:tc>
          <w:tcPr>
            <w:tcW w:w="4281" w:type="dxa"/>
            <w:shd w:val="clear" w:color="auto" w:fill="BFBFBF" w:themeFill="background1" w:themeFillShade="BF"/>
          </w:tcPr>
          <w:p w:rsidR="001217ED" w:rsidRDefault="001217ED" w:rsidP="001217ED">
            <w:pPr>
              <w:pStyle w:val="Table-Header"/>
              <w:rPr>
                <w:ins w:id="787" w:author="Arnaud Dumont" w:date="2014-02-25T13:29:00Z"/>
              </w:rPr>
            </w:pPr>
            <w:ins w:id="788" w:author="Arnaud Dumont" w:date="2014-02-25T13:29:00Z">
              <w:r>
                <w:t>Description</w:t>
              </w:r>
            </w:ins>
          </w:p>
        </w:tc>
      </w:tr>
      <w:tr w:rsidR="001217ED" w:rsidTr="001217ED">
        <w:trPr>
          <w:trHeight w:val="113"/>
          <w:tblHeader w:val="0"/>
          <w:ins w:id="789" w:author="Arnaud Dumont" w:date="2014-02-25T13:29:00Z"/>
        </w:trPr>
        <w:tc>
          <w:tcPr>
            <w:tcW w:w="2805" w:type="dxa"/>
          </w:tcPr>
          <w:p w:rsidR="001217ED" w:rsidRDefault="001217ED" w:rsidP="001217ED">
            <w:pPr>
              <w:pStyle w:val="Table-Text"/>
              <w:rPr>
                <w:ins w:id="790" w:author="Arnaud Dumont" w:date="2014-02-25T13:29:00Z"/>
              </w:rPr>
            </w:pPr>
            <w:ins w:id="791" w:author="Arnaud Dumont" w:date="2014-02-25T13:29:00Z">
              <w:r>
                <w:t>message</w:t>
              </w:r>
            </w:ins>
          </w:p>
        </w:tc>
        <w:tc>
          <w:tcPr>
            <w:tcW w:w="1561" w:type="dxa"/>
          </w:tcPr>
          <w:p w:rsidR="001217ED" w:rsidRDefault="001217ED" w:rsidP="001217ED">
            <w:pPr>
              <w:pStyle w:val="Table-Text"/>
              <w:rPr>
                <w:ins w:id="792" w:author="Arnaud Dumont" w:date="2014-02-25T13:29:00Z"/>
              </w:rPr>
            </w:pPr>
            <w:ins w:id="793" w:author="Arnaud Dumont" w:date="2014-02-25T13:29:00Z">
              <w:r>
                <w:t>Message</w:t>
              </w:r>
            </w:ins>
          </w:p>
        </w:tc>
        <w:tc>
          <w:tcPr>
            <w:tcW w:w="4281" w:type="dxa"/>
          </w:tcPr>
          <w:p w:rsidR="001217ED" w:rsidRDefault="001217ED" w:rsidP="001217ED">
            <w:pPr>
              <w:pStyle w:val="Table-Text"/>
              <w:rPr>
                <w:ins w:id="794" w:author="Arnaud Dumont" w:date="2014-02-25T13:29:00Z"/>
              </w:rPr>
            </w:pPr>
            <w:ins w:id="795" w:author="Arnaud Dumont" w:date="2014-02-25T13:29:00Z">
              <w:r>
                <w:t>A message object, as described below</w:t>
              </w:r>
            </w:ins>
            <w:ins w:id="796" w:author="Arnaud Dumont" w:date="2014-02-25T13:38:00Z">
              <w:r w:rsidR="001071FC">
                <w:t>, or null if no message was found</w:t>
              </w:r>
            </w:ins>
          </w:p>
        </w:tc>
      </w:tr>
      <w:tr w:rsidR="001217ED" w:rsidTr="001217ED">
        <w:trPr>
          <w:trHeight w:val="113"/>
          <w:tblHeader w:val="0"/>
          <w:ins w:id="797" w:author="Arnaud Dumont" w:date="2014-02-25T13:29:00Z"/>
        </w:trPr>
        <w:tc>
          <w:tcPr>
            <w:tcW w:w="2805" w:type="dxa"/>
          </w:tcPr>
          <w:p w:rsidR="001217ED" w:rsidRDefault="001217ED" w:rsidP="001217ED">
            <w:pPr>
              <w:pStyle w:val="Table-Text"/>
              <w:rPr>
                <w:ins w:id="798" w:author="Arnaud Dumont" w:date="2014-02-25T13:29:00Z"/>
              </w:rPr>
            </w:pPr>
            <w:ins w:id="799" w:author="Arnaud Dumont" w:date="2014-02-25T13:31:00Z">
              <w:r w:rsidRPr="001217ED">
                <w:t>outstandingMessagesCount</w:t>
              </w:r>
            </w:ins>
          </w:p>
        </w:tc>
        <w:tc>
          <w:tcPr>
            <w:tcW w:w="1561" w:type="dxa"/>
          </w:tcPr>
          <w:p w:rsidR="001217ED" w:rsidRDefault="001217ED" w:rsidP="001217ED">
            <w:pPr>
              <w:pStyle w:val="Table-Text"/>
              <w:rPr>
                <w:ins w:id="800" w:author="Arnaud Dumont" w:date="2014-02-25T13:29:00Z"/>
              </w:rPr>
            </w:pPr>
            <w:ins w:id="801" w:author="Arnaud Dumont" w:date="2014-02-25T13:31:00Z">
              <w:r>
                <w:t>integer</w:t>
              </w:r>
            </w:ins>
          </w:p>
        </w:tc>
        <w:tc>
          <w:tcPr>
            <w:tcW w:w="4281" w:type="dxa"/>
          </w:tcPr>
          <w:p w:rsidR="001217ED" w:rsidRDefault="001217ED" w:rsidP="00367B7D">
            <w:pPr>
              <w:pStyle w:val="Table-Text"/>
              <w:rPr>
                <w:ins w:id="802" w:author="Arnaud Dumont" w:date="2014-02-25T13:29:00Z"/>
              </w:rPr>
            </w:pPr>
            <w:ins w:id="803" w:author="Arnaud Dumont" w:date="2014-02-25T13:31:00Z">
              <w:r>
                <w:t xml:space="preserve">The number of </w:t>
              </w:r>
            </w:ins>
            <w:ins w:id="804" w:author="Arnaud Dumont" w:date="2014-02-25T13:38:00Z">
              <w:r w:rsidR="00367B7D">
                <w:t>outstanding</w:t>
              </w:r>
            </w:ins>
            <w:ins w:id="805" w:author="Arnaud Dumont" w:date="2014-02-25T13:31:00Z">
              <w:r>
                <w:t xml:space="preserve"> messages in the </w:t>
              </w:r>
            </w:ins>
            <w:ins w:id="806" w:author="Arnaud Dumont" w:date="2014-02-25T13:32:00Z">
              <w:r>
                <w:t>a</w:t>
              </w:r>
            </w:ins>
            <w:ins w:id="807" w:author="Arnaud Dumont" w:date="2014-02-25T13:31:00Z">
              <w:r>
                <w:t>ccount</w:t>
              </w:r>
            </w:ins>
            <w:ins w:id="808" w:author="Arnaud Dumont" w:date="2014-02-25T13:32:00Z">
              <w:r>
                <w:t>’s message queue</w:t>
              </w:r>
            </w:ins>
          </w:p>
        </w:tc>
      </w:tr>
    </w:tbl>
    <w:p w:rsidR="001217ED" w:rsidRDefault="001217ED" w:rsidP="00DE117E">
      <w:pPr>
        <w:rPr>
          <w:ins w:id="809" w:author="Arnaud Dumont" w:date="2014-02-24T15:06:00Z"/>
        </w:rPr>
      </w:pPr>
      <w:ins w:id="810" w:author="Arnaud Dumont" w:date="2014-02-25T13:30:00Z">
        <w:r>
          <w:t xml:space="preserve">The Message type is a </w:t>
        </w:r>
        <w:r w:rsidRPr="00C45DEE">
          <w:t xml:space="preserve">JSON representation of the </w:t>
        </w:r>
        <w:r>
          <w:t>message</w:t>
        </w:r>
        <w:r w:rsidRPr="00C45DEE">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DE117E" w:rsidRPr="00CC22F1" w:rsidTr="00C42B62">
        <w:trPr>
          <w:tblHeader w:val="0"/>
          <w:ins w:id="811" w:author="Arnaud Dumont" w:date="2014-02-24T15:06:00Z"/>
        </w:trPr>
        <w:tc>
          <w:tcPr>
            <w:tcW w:w="2805" w:type="dxa"/>
            <w:shd w:val="clear" w:color="auto" w:fill="BFBFBF" w:themeFill="background1" w:themeFillShade="BF"/>
          </w:tcPr>
          <w:p w:rsidR="00DE117E" w:rsidRPr="00750051" w:rsidRDefault="00DE117E" w:rsidP="00DE117E">
            <w:pPr>
              <w:pStyle w:val="Table-Header"/>
              <w:rPr>
                <w:ins w:id="812" w:author="Arnaud Dumont" w:date="2014-02-24T15:06:00Z"/>
              </w:rPr>
            </w:pPr>
            <w:ins w:id="813" w:author="Arnaud Dumont" w:date="2014-02-24T15:06:00Z">
              <w:r>
                <w:t>Field Name</w:t>
              </w:r>
            </w:ins>
          </w:p>
        </w:tc>
        <w:tc>
          <w:tcPr>
            <w:tcW w:w="1561" w:type="dxa"/>
            <w:shd w:val="clear" w:color="auto" w:fill="BFBFBF" w:themeFill="background1" w:themeFillShade="BF"/>
          </w:tcPr>
          <w:p w:rsidR="00DE117E" w:rsidRDefault="00DE117E" w:rsidP="00DE117E">
            <w:pPr>
              <w:pStyle w:val="Table-Header"/>
              <w:rPr>
                <w:ins w:id="814" w:author="Arnaud Dumont" w:date="2014-02-24T15:06:00Z"/>
              </w:rPr>
            </w:pPr>
            <w:ins w:id="815" w:author="Arnaud Dumont" w:date="2014-02-24T15:06:00Z">
              <w:r>
                <w:t>Type</w:t>
              </w:r>
            </w:ins>
          </w:p>
        </w:tc>
        <w:tc>
          <w:tcPr>
            <w:tcW w:w="4281" w:type="dxa"/>
            <w:shd w:val="clear" w:color="auto" w:fill="BFBFBF" w:themeFill="background1" w:themeFillShade="BF"/>
          </w:tcPr>
          <w:p w:rsidR="00DE117E" w:rsidRDefault="00DE117E" w:rsidP="00DE117E">
            <w:pPr>
              <w:pStyle w:val="Table-Header"/>
              <w:rPr>
                <w:ins w:id="816" w:author="Arnaud Dumont" w:date="2014-02-24T15:06:00Z"/>
              </w:rPr>
            </w:pPr>
            <w:ins w:id="817" w:author="Arnaud Dumont" w:date="2014-02-24T15:06:00Z">
              <w:r>
                <w:t>Description</w:t>
              </w:r>
            </w:ins>
          </w:p>
        </w:tc>
      </w:tr>
      <w:tr w:rsidR="00DE117E" w:rsidRPr="00CC22F1" w:rsidTr="00C42B62">
        <w:trPr>
          <w:trHeight w:val="113"/>
          <w:tblHeader w:val="0"/>
          <w:ins w:id="818" w:author="Arnaud Dumont" w:date="2014-02-24T15:06:00Z"/>
        </w:trPr>
        <w:tc>
          <w:tcPr>
            <w:tcW w:w="2805" w:type="dxa"/>
          </w:tcPr>
          <w:p w:rsidR="00DE117E" w:rsidRDefault="00DE117E" w:rsidP="00DE117E">
            <w:pPr>
              <w:pStyle w:val="Table-Text"/>
              <w:rPr>
                <w:ins w:id="819" w:author="Arnaud Dumont" w:date="2014-02-24T15:06:00Z"/>
              </w:rPr>
            </w:pPr>
            <w:ins w:id="820" w:author="Arnaud Dumont" w:date="2014-02-24T15:06:00Z">
              <w:r>
                <w:t>id</w:t>
              </w:r>
            </w:ins>
          </w:p>
        </w:tc>
        <w:tc>
          <w:tcPr>
            <w:tcW w:w="1561" w:type="dxa"/>
          </w:tcPr>
          <w:p w:rsidR="00DE117E" w:rsidRDefault="00DE117E" w:rsidP="00DE117E">
            <w:pPr>
              <w:pStyle w:val="Table-Text"/>
              <w:rPr>
                <w:ins w:id="821" w:author="Arnaud Dumont" w:date="2014-02-24T15:06:00Z"/>
              </w:rPr>
            </w:pPr>
            <w:ins w:id="822" w:author="Arnaud Dumont" w:date="2014-02-24T15:06:00Z">
              <w:r>
                <w:t>uuid</w:t>
              </w:r>
            </w:ins>
          </w:p>
        </w:tc>
        <w:tc>
          <w:tcPr>
            <w:tcW w:w="4281" w:type="dxa"/>
          </w:tcPr>
          <w:p w:rsidR="00DE117E" w:rsidRDefault="00DE117E" w:rsidP="00DE117E">
            <w:pPr>
              <w:pStyle w:val="Table-Text"/>
              <w:rPr>
                <w:ins w:id="823" w:author="Arnaud Dumont" w:date="2014-02-24T15:06:00Z"/>
              </w:rPr>
            </w:pPr>
            <w:ins w:id="824" w:author="Arnaud Dumont" w:date="2014-02-24T15:06:00Z">
              <w:r>
                <w:t>The UUID of the object</w:t>
              </w:r>
            </w:ins>
          </w:p>
        </w:tc>
      </w:tr>
      <w:tr w:rsidR="00DE117E" w:rsidRPr="00CC22F1" w:rsidTr="00C42B62">
        <w:trPr>
          <w:trHeight w:val="113"/>
          <w:tblHeader w:val="0"/>
          <w:ins w:id="825" w:author="Arnaud Dumont" w:date="2014-02-24T15:06:00Z"/>
        </w:trPr>
        <w:tc>
          <w:tcPr>
            <w:tcW w:w="2805" w:type="dxa"/>
          </w:tcPr>
          <w:p w:rsidR="00DE117E" w:rsidRDefault="00DE117E" w:rsidP="00DE117E">
            <w:pPr>
              <w:pStyle w:val="Table-Text"/>
              <w:rPr>
                <w:ins w:id="826" w:author="Arnaud Dumont" w:date="2014-02-24T15:06:00Z"/>
              </w:rPr>
            </w:pPr>
            <w:ins w:id="827" w:author="Arnaud Dumont" w:date="2014-02-24T15:12:00Z">
              <w:r w:rsidRPr="00DE117E">
                <w:t>messageType</w:t>
              </w:r>
            </w:ins>
          </w:p>
        </w:tc>
        <w:tc>
          <w:tcPr>
            <w:tcW w:w="1561" w:type="dxa"/>
          </w:tcPr>
          <w:p w:rsidR="00DE117E" w:rsidRDefault="00DE117E" w:rsidP="00DE117E">
            <w:pPr>
              <w:pStyle w:val="Table-Text"/>
              <w:rPr>
                <w:ins w:id="828" w:author="Arnaud Dumont" w:date="2014-02-24T15:06:00Z"/>
              </w:rPr>
            </w:pPr>
            <w:ins w:id="829" w:author="Arnaud Dumont" w:date="2014-02-24T15:12:00Z">
              <w:r>
                <w:t>string</w:t>
              </w:r>
            </w:ins>
          </w:p>
        </w:tc>
        <w:tc>
          <w:tcPr>
            <w:tcW w:w="4281" w:type="dxa"/>
          </w:tcPr>
          <w:p w:rsidR="00DE117E" w:rsidRDefault="00DE117E" w:rsidP="00DE117E">
            <w:pPr>
              <w:pStyle w:val="Table-Text"/>
              <w:rPr>
                <w:ins w:id="830" w:author="Arnaud Dumont" w:date="2014-02-24T15:06:00Z"/>
              </w:rPr>
            </w:pPr>
            <w:ins w:id="831" w:author="Arnaud Dumont" w:date="2014-02-24T15:06:00Z">
              <w:r>
                <w:t xml:space="preserve">The </w:t>
              </w:r>
            </w:ins>
            <w:ins w:id="832" w:author="Arnaud Dumont" w:date="2014-02-24T15:12:00Z">
              <w:r>
                <w:t>type of the message. See list of types provided below.</w:t>
              </w:r>
            </w:ins>
          </w:p>
        </w:tc>
      </w:tr>
      <w:tr w:rsidR="00DE117E" w:rsidRPr="00CC22F1" w:rsidTr="00C42B62">
        <w:trPr>
          <w:trHeight w:val="113"/>
          <w:tblHeader w:val="0"/>
          <w:ins w:id="833" w:author="Arnaud Dumont" w:date="2014-02-24T15:06:00Z"/>
        </w:trPr>
        <w:tc>
          <w:tcPr>
            <w:tcW w:w="2805" w:type="dxa"/>
          </w:tcPr>
          <w:p w:rsidR="00DE117E" w:rsidRDefault="00DE117E" w:rsidP="00DE117E">
            <w:pPr>
              <w:pStyle w:val="Table-Text"/>
              <w:rPr>
                <w:ins w:id="834" w:author="Arnaud Dumont" w:date="2014-02-24T15:06:00Z"/>
              </w:rPr>
            </w:pPr>
            <w:ins w:id="835" w:author="Arnaud Dumont" w:date="2014-02-24T15:12:00Z">
              <w:r w:rsidRPr="00DE117E">
                <w:t>relatedObjectId</w:t>
              </w:r>
            </w:ins>
          </w:p>
        </w:tc>
        <w:tc>
          <w:tcPr>
            <w:tcW w:w="1561" w:type="dxa"/>
          </w:tcPr>
          <w:p w:rsidR="00DE117E" w:rsidRDefault="00C42B62" w:rsidP="00DE117E">
            <w:pPr>
              <w:pStyle w:val="Table-Text"/>
              <w:rPr>
                <w:ins w:id="836" w:author="Arnaud Dumont" w:date="2014-02-24T15:06:00Z"/>
              </w:rPr>
            </w:pPr>
            <w:ins w:id="837" w:author="Arnaud Dumont" w:date="2014-02-25T13:25:00Z">
              <w:r>
                <w:t>string</w:t>
              </w:r>
            </w:ins>
          </w:p>
        </w:tc>
        <w:tc>
          <w:tcPr>
            <w:tcW w:w="4281" w:type="dxa"/>
          </w:tcPr>
          <w:p w:rsidR="00DE117E" w:rsidRDefault="00DE117E" w:rsidP="00C42B62">
            <w:pPr>
              <w:pStyle w:val="Table-Text"/>
              <w:rPr>
                <w:ins w:id="838" w:author="Arnaud Dumont" w:date="2014-02-24T15:06:00Z"/>
              </w:rPr>
            </w:pPr>
            <w:ins w:id="839" w:author="Arnaud Dumont" w:date="2014-02-24T15:06:00Z">
              <w:r>
                <w:t xml:space="preserve">The </w:t>
              </w:r>
            </w:ins>
            <w:ins w:id="840" w:author="Arnaud Dumont" w:date="2014-02-25T13:25:00Z">
              <w:r w:rsidR="00C42B62">
                <w:t>identifier</w:t>
              </w:r>
            </w:ins>
            <w:ins w:id="841" w:author="Arnaud Dumont" w:date="2014-02-24T15:13:00Z">
              <w:r>
                <w:t xml:space="preserve"> of the object related to this message, if any. The nature of the object depends on the message type.</w:t>
              </w:r>
            </w:ins>
          </w:p>
        </w:tc>
      </w:tr>
      <w:tr w:rsidR="00DE117E" w:rsidRPr="00CC22F1" w:rsidTr="00C42B62">
        <w:trPr>
          <w:trHeight w:val="113"/>
          <w:tblHeader w:val="0"/>
          <w:ins w:id="842" w:author="Arnaud Dumont" w:date="2014-02-24T15:06:00Z"/>
        </w:trPr>
        <w:tc>
          <w:tcPr>
            <w:tcW w:w="2805" w:type="dxa"/>
          </w:tcPr>
          <w:p w:rsidR="00DE117E" w:rsidRDefault="00DE117E" w:rsidP="00DE117E">
            <w:pPr>
              <w:pStyle w:val="Table-Text"/>
              <w:rPr>
                <w:ins w:id="843" w:author="Arnaud Dumont" w:date="2014-02-24T15:06:00Z"/>
              </w:rPr>
            </w:pPr>
            <w:ins w:id="844" w:author="Arnaud Dumont" w:date="2014-02-24T15:13:00Z">
              <w:r w:rsidRPr="00DE117E">
                <w:t>sponsorAccountId</w:t>
              </w:r>
            </w:ins>
          </w:p>
        </w:tc>
        <w:tc>
          <w:tcPr>
            <w:tcW w:w="1561" w:type="dxa"/>
          </w:tcPr>
          <w:p w:rsidR="00DE117E" w:rsidRDefault="00DE117E" w:rsidP="00DE117E">
            <w:pPr>
              <w:pStyle w:val="Table-Text"/>
              <w:rPr>
                <w:ins w:id="845" w:author="Arnaud Dumont" w:date="2014-02-24T15:06:00Z"/>
              </w:rPr>
            </w:pPr>
            <w:ins w:id="846" w:author="Arnaud Dumont" w:date="2014-02-24T15:13:00Z">
              <w:r>
                <w:t>uuid</w:t>
              </w:r>
            </w:ins>
          </w:p>
        </w:tc>
        <w:tc>
          <w:tcPr>
            <w:tcW w:w="4281" w:type="dxa"/>
          </w:tcPr>
          <w:p w:rsidR="00DE117E" w:rsidRDefault="00DE117E" w:rsidP="00DE117E">
            <w:pPr>
              <w:pStyle w:val="Table-Text"/>
              <w:rPr>
                <w:ins w:id="847" w:author="Arnaud Dumont" w:date="2014-02-24T15:06:00Z"/>
              </w:rPr>
            </w:pPr>
            <w:ins w:id="848" w:author="Arnaud Dumont" w:date="2014-02-24T15:06:00Z">
              <w:r>
                <w:t xml:space="preserve">The </w:t>
              </w:r>
            </w:ins>
            <w:ins w:id="849" w:author="Arnaud Dumont" w:date="2014-02-24T15:13:00Z">
              <w:r>
                <w:t>UUID of</w:t>
              </w:r>
            </w:ins>
            <w:ins w:id="850" w:author="Arnaud Dumont" w:date="2014-02-24T15:06:00Z">
              <w:r>
                <w:t xml:space="preserve"> the account</w:t>
              </w:r>
            </w:ins>
            <w:ins w:id="851" w:author="Arnaud Dumont" w:date="2014-02-24T15:13:00Z">
              <w:r>
                <w:t xml:space="preserve"> this message is for</w:t>
              </w:r>
            </w:ins>
          </w:p>
        </w:tc>
      </w:tr>
      <w:tr w:rsidR="00DE117E" w:rsidRPr="00CC22F1" w:rsidTr="00C42B62">
        <w:trPr>
          <w:trHeight w:val="113"/>
          <w:tblHeader w:val="0"/>
          <w:ins w:id="852" w:author="Arnaud Dumont" w:date="2014-02-24T15:06:00Z"/>
        </w:trPr>
        <w:tc>
          <w:tcPr>
            <w:tcW w:w="2805" w:type="dxa"/>
          </w:tcPr>
          <w:p w:rsidR="00DE117E" w:rsidRDefault="00DE117E" w:rsidP="00DE117E">
            <w:pPr>
              <w:pStyle w:val="Table-Text"/>
              <w:rPr>
                <w:ins w:id="853" w:author="Arnaud Dumont" w:date="2014-02-24T15:06:00Z"/>
              </w:rPr>
            </w:pPr>
            <w:ins w:id="854" w:author="Arnaud Dumont" w:date="2014-02-24T15:06:00Z">
              <w:r>
                <w:t>createDate</w:t>
              </w:r>
            </w:ins>
          </w:p>
        </w:tc>
        <w:tc>
          <w:tcPr>
            <w:tcW w:w="1561" w:type="dxa"/>
          </w:tcPr>
          <w:p w:rsidR="00DE117E" w:rsidRDefault="00DE117E" w:rsidP="00DE117E">
            <w:pPr>
              <w:pStyle w:val="Table-Text"/>
              <w:rPr>
                <w:ins w:id="855" w:author="Arnaud Dumont" w:date="2014-02-24T15:06:00Z"/>
              </w:rPr>
            </w:pPr>
            <w:ins w:id="856" w:author="Arnaud Dumont" w:date="2014-02-24T15:06:00Z">
              <w:r>
                <w:t>timestamp</w:t>
              </w:r>
            </w:ins>
          </w:p>
        </w:tc>
        <w:tc>
          <w:tcPr>
            <w:tcW w:w="4281" w:type="dxa"/>
          </w:tcPr>
          <w:p w:rsidR="00DE117E" w:rsidRDefault="00DE117E" w:rsidP="00DE117E">
            <w:pPr>
              <w:pStyle w:val="Table-Text"/>
              <w:rPr>
                <w:ins w:id="857" w:author="Arnaud Dumont" w:date="2014-02-24T15:06:00Z"/>
              </w:rPr>
            </w:pPr>
            <w:ins w:id="858" w:author="Arnaud Dumont" w:date="2014-02-24T15:06:00Z">
              <w:r>
                <w:t xml:space="preserve">The date and time in UTC that this </w:t>
              </w:r>
            </w:ins>
            <w:ins w:id="859" w:author="Arnaud Dumont" w:date="2014-02-24T15:14:00Z">
              <w:r>
                <w:t>message</w:t>
              </w:r>
            </w:ins>
            <w:ins w:id="860" w:author="Arnaud Dumont" w:date="2014-02-24T15:06:00Z">
              <w:r>
                <w:t xml:space="preserve"> was created</w:t>
              </w:r>
            </w:ins>
          </w:p>
        </w:tc>
      </w:tr>
      <w:tr w:rsidR="00DE117E" w:rsidRPr="00CC22F1" w:rsidTr="00C42B62">
        <w:trPr>
          <w:trHeight w:val="113"/>
          <w:tblHeader w:val="0"/>
          <w:ins w:id="861" w:author="Arnaud Dumont" w:date="2014-02-24T15:06:00Z"/>
        </w:trPr>
        <w:tc>
          <w:tcPr>
            <w:tcW w:w="2805" w:type="dxa"/>
          </w:tcPr>
          <w:p w:rsidR="00DE117E" w:rsidRDefault="00DE117E" w:rsidP="00DE117E">
            <w:pPr>
              <w:pStyle w:val="Table-Text"/>
              <w:rPr>
                <w:ins w:id="862" w:author="Arnaud Dumont" w:date="2014-02-24T15:06:00Z"/>
              </w:rPr>
            </w:pPr>
            <w:ins w:id="863" w:author="Arnaud Dumont" w:date="2014-02-24T15:14:00Z">
              <w:r w:rsidRPr="00DE117E">
                <w:t>acknowledgedDate</w:t>
              </w:r>
            </w:ins>
          </w:p>
        </w:tc>
        <w:tc>
          <w:tcPr>
            <w:tcW w:w="1561" w:type="dxa"/>
          </w:tcPr>
          <w:p w:rsidR="00DE117E" w:rsidRDefault="00DE117E" w:rsidP="00DE117E">
            <w:pPr>
              <w:pStyle w:val="Table-Text"/>
              <w:rPr>
                <w:ins w:id="864" w:author="Arnaud Dumont" w:date="2014-02-24T15:06:00Z"/>
              </w:rPr>
            </w:pPr>
            <w:ins w:id="865" w:author="Arnaud Dumont" w:date="2014-02-24T15:14:00Z">
              <w:r>
                <w:t>timestamp</w:t>
              </w:r>
            </w:ins>
          </w:p>
        </w:tc>
        <w:tc>
          <w:tcPr>
            <w:tcW w:w="4281" w:type="dxa"/>
          </w:tcPr>
          <w:p w:rsidR="00DE117E" w:rsidRDefault="00DE117E" w:rsidP="00AB1430">
            <w:pPr>
              <w:pStyle w:val="Table-Text"/>
              <w:rPr>
                <w:ins w:id="866" w:author="Arnaud Dumont" w:date="2014-02-24T15:06:00Z"/>
              </w:rPr>
            </w:pPr>
            <w:ins w:id="867" w:author="Arnaud Dumont" w:date="2014-02-24T15:14:00Z">
              <w:r>
                <w:t xml:space="preserve">The date and time in UTC that this message was acknowledged, or null if it </w:t>
              </w:r>
            </w:ins>
            <w:ins w:id="868" w:author="Arnaud Dumont" w:date="2014-02-24T15:50:00Z">
              <w:r w:rsidR="00AB1430">
                <w:t>is</w:t>
              </w:r>
            </w:ins>
            <w:ins w:id="869" w:author="Arnaud Dumont" w:date="2014-02-24T15:14:00Z">
              <w:r>
                <w:t xml:space="preserve"> not</w:t>
              </w:r>
            </w:ins>
            <w:ins w:id="870" w:author="Arnaud Dumont" w:date="2014-02-24T15:50:00Z">
              <w:r w:rsidR="00AB1430">
                <w:t xml:space="preserve"> yet</w:t>
              </w:r>
            </w:ins>
          </w:p>
        </w:tc>
      </w:tr>
      <w:tr w:rsidR="00C42B62" w:rsidRPr="00CC22F1" w:rsidTr="00C42B62">
        <w:trPr>
          <w:trHeight w:val="113"/>
          <w:tblHeader w:val="0"/>
          <w:ins w:id="871" w:author="Arnaud Dumont" w:date="2014-02-25T13:25:00Z"/>
        </w:trPr>
        <w:tc>
          <w:tcPr>
            <w:tcW w:w="2805" w:type="dxa"/>
          </w:tcPr>
          <w:p w:rsidR="00C42B62" w:rsidRPr="00DE117E" w:rsidRDefault="00C42B62" w:rsidP="00DE117E">
            <w:pPr>
              <w:pStyle w:val="Table-Text"/>
              <w:rPr>
                <w:ins w:id="872" w:author="Arnaud Dumont" w:date="2014-02-25T13:25:00Z"/>
              </w:rPr>
            </w:pPr>
            <w:ins w:id="873" w:author="Arnaud Dumont" w:date="2014-02-25T13:25:00Z">
              <w:r>
                <w:t>acknowledgedByUserId</w:t>
              </w:r>
            </w:ins>
          </w:p>
        </w:tc>
        <w:tc>
          <w:tcPr>
            <w:tcW w:w="1561" w:type="dxa"/>
          </w:tcPr>
          <w:p w:rsidR="00C42B62" w:rsidRDefault="00C42B62" w:rsidP="00DE117E">
            <w:pPr>
              <w:pStyle w:val="Table-Text"/>
              <w:rPr>
                <w:ins w:id="874" w:author="Arnaud Dumont" w:date="2014-02-25T13:25:00Z"/>
              </w:rPr>
            </w:pPr>
            <w:ins w:id="875" w:author="Arnaud Dumont" w:date="2014-02-25T13:25:00Z">
              <w:r>
                <w:t>uuid</w:t>
              </w:r>
            </w:ins>
          </w:p>
        </w:tc>
        <w:tc>
          <w:tcPr>
            <w:tcW w:w="4281" w:type="dxa"/>
          </w:tcPr>
          <w:p w:rsidR="00C42B62" w:rsidRDefault="00C42B62" w:rsidP="00AB1430">
            <w:pPr>
              <w:pStyle w:val="Table-Text"/>
              <w:rPr>
                <w:ins w:id="876" w:author="Arnaud Dumont" w:date="2014-02-25T13:25:00Z"/>
              </w:rPr>
            </w:pPr>
            <w:ins w:id="877" w:author="Arnaud Dumont" w:date="2014-02-25T13:25:00Z">
              <w:r>
                <w:t>The UUID of the user who acknowledged the message, or null if not yet done</w:t>
              </w:r>
            </w:ins>
          </w:p>
        </w:tc>
      </w:tr>
      <w:tr w:rsidR="00DE117E" w:rsidRPr="00CC22F1" w:rsidTr="00C42B62">
        <w:trPr>
          <w:trHeight w:val="113"/>
          <w:tblHeader w:val="0"/>
          <w:ins w:id="878" w:author="Arnaud Dumont" w:date="2014-02-24T15:06:00Z"/>
        </w:trPr>
        <w:tc>
          <w:tcPr>
            <w:tcW w:w="2805" w:type="dxa"/>
          </w:tcPr>
          <w:p w:rsidR="00DE117E" w:rsidRDefault="00136CBE" w:rsidP="00DE117E">
            <w:pPr>
              <w:pStyle w:val="Table-Text"/>
              <w:rPr>
                <w:ins w:id="879" w:author="Arnaud Dumont" w:date="2014-02-24T15:06:00Z"/>
              </w:rPr>
            </w:pPr>
            <w:ins w:id="880" w:author="Arnaud Dumont" w:date="2014-02-24T15:15:00Z">
              <w:r w:rsidRPr="00136CBE">
                <w:t>message</w:t>
              </w:r>
            </w:ins>
          </w:p>
        </w:tc>
        <w:tc>
          <w:tcPr>
            <w:tcW w:w="1561" w:type="dxa"/>
          </w:tcPr>
          <w:p w:rsidR="00DE117E" w:rsidRDefault="00DE117E" w:rsidP="00DE117E">
            <w:pPr>
              <w:pStyle w:val="Table-Text"/>
              <w:rPr>
                <w:ins w:id="881" w:author="Arnaud Dumont" w:date="2014-02-24T15:06:00Z"/>
              </w:rPr>
            </w:pPr>
            <w:ins w:id="882" w:author="Arnaud Dumont" w:date="2014-02-24T15:06:00Z">
              <w:r>
                <w:t>string</w:t>
              </w:r>
            </w:ins>
          </w:p>
        </w:tc>
        <w:tc>
          <w:tcPr>
            <w:tcW w:w="4281" w:type="dxa"/>
          </w:tcPr>
          <w:p w:rsidR="00DE117E" w:rsidRDefault="00DE117E" w:rsidP="00136CBE">
            <w:pPr>
              <w:pStyle w:val="Table-Text"/>
              <w:rPr>
                <w:ins w:id="883" w:author="Arnaud Dumont" w:date="2014-02-24T15:06:00Z"/>
              </w:rPr>
            </w:pPr>
            <w:ins w:id="884" w:author="Arnaud Dumont" w:date="2014-02-24T15:06:00Z">
              <w:r>
                <w:t xml:space="preserve">The </w:t>
              </w:r>
            </w:ins>
            <w:ins w:id="885" w:author="Arnaud Dumont" w:date="2014-02-24T15:15:00Z">
              <w:r w:rsidR="00136CBE">
                <w:t>human-readable contents of the message</w:t>
              </w:r>
            </w:ins>
          </w:p>
        </w:tc>
      </w:tr>
      <w:tr w:rsidR="00DE117E" w:rsidRPr="00CC22F1" w:rsidTr="00C42B62">
        <w:trPr>
          <w:trHeight w:val="113"/>
          <w:tblHeader w:val="0"/>
          <w:ins w:id="886" w:author="Arnaud Dumont" w:date="2014-02-24T15:06:00Z"/>
        </w:trPr>
        <w:tc>
          <w:tcPr>
            <w:tcW w:w="2805" w:type="dxa"/>
          </w:tcPr>
          <w:p w:rsidR="00DE117E" w:rsidRDefault="00136CBE" w:rsidP="00DE117E">
            <w:pPr>
              <w:pStyle w:val="Table-Text"/>
              <w:rPr>
                <w:ins w:id="887" w:author="Arnaud Dumont" w:date="2014-02-24T15:06:00Z"/>
              </w:rPr>
            </w:pPr>
            <w:ins w:id="888" w:author="Arnaud Dumont" w:date="2014-02-24T15:15:00Z">
              <w:r w:rsidRPr="00136CBE">
                <w:t>messageContents</w:t>
              </w:r>
            </w:ins>
          </w:p>
        </w:tc>
        <w:tc>
          <w:tcPr>
            <w:tcW w:w="1561" w:type="dxa"/>
          </w:tcPr>
          <w:p w:rsidR="00DE117E" w:rsidRDefault="00F21C35" w:rsidP="00C42B62">
            <w:pPr>
              <w:pStyle w:val="Table-Text"/>
              <w:rPr>
                <w:ins w:id="889" w:author="Arnaud Dumont" w:date="2014-02-24T15:06:00Z"/>
              </w:rPr>
            </w:pPr>
            <w:ins w:id="890" w:author="Arnaud Dumont" w:date="2014-02-24T15:17:00Z">
              <w:r>
                <w:t>MessageContent</w:t>
              </w:r>
            </w:ins>
          </w:p>
        </w:tc>
        <w:tc>
          <w:tcPr>
            <w:tcW w:w="4281" w:type="dxa"/>
          </w:tcPr>
          <w:p w:rsidR="00DE117E" w:rsidRDefault="00DE117E" w:rsidP="00136CBE">
            <w:pPr>
              <w:pStyle w:val="Table-Text"/>
              <w:rPr>
                <w:ins w:id="891" w:author="Arnaud Dumont" w:date="2014-02-24T15:06:00Z"/>
              </w:rPr>
            </w:pPr>
            <w:ins w:id="892" w:author="Arnaud Dumont" w:date="2014-02-24T15:06:00Z">
              <w:r>
                <w:t xml:space="preserve">The </w:t>
              </w:r>
            </w:ins>
            <w:ins w:id="893" w:author="Arnaud Dumont" w:date="2014-02-24T15:16:00Z">
              <w:r w:rsidR="00136CBE">
                <w:t>JSON contents of the message, which structure depends on the message type</w:t>
              </w:r>
            </w:ins>
          </w:p>
        </w:tc>
      </w:tr>
    </w:tbl>
    <w:p w:rsidR="00F21C35" w:rsidRDefault="00F21C35" w:rsidP="00F21C35">
      <w:pPr>
        <w:rPr>
          <w:ins w:id="894" w:author="Arnaud Dumont" w:date="2014-02-24T15:18:00Z"/>
        </w:rPr>
      </w:pPr>
      <w:ins w:id="895" w:author="Arnaud Dumont" w:date="2014-02-24T15:18:00Z">
        <w:r>
          <w:t>The MessageContent object is a</w:t>
        </w:r>
      </w:ins>
      <w:ins w:id="896" w:author="Arnaud Dumont" w:date="2014-02-24T15:20:00Z">
        <w:r>
          <w:t>n abstract</w:t>
        </w:r>
      </w:ins>
      <w:ins w:id="897" w:author="Arnaud Dumont" w:date="2014-02-24T15:18:00Z">
        <w:r>
          <w:t xml:space="preserve"> ‘super type’ covering all supported message </w:t>
        </w:r>
      </w:ins>
      <w:ins w:id="898" w:author="Arnaud Dumont" w:date="2014-02-24T15:20:00Z">
        <w:r>
          <w:t>contents</w:t>
        </w:r>
      </w:ins>
      <w:ins w:id="899" w:author="Arnaud Dumont" w:date="2014-02-24T15:18:00Z">
        <w:r>
          <w:t>. Each of the</w:t>
        </w:r>
      </w:ins>
      <w:ins w:id="900" w:author="Arnaud Dumont" w:date="2014-02-24T15:20:00Z">
        <w:r>
          <w:t xml:space="preserve"> implementations of the type-specific</w:t>
        </w:r>
      </w:ins>
      <w:ins w:id="901" w:author="Arnaud Dumont" w:date="2014-02-24T15:18:00Z">
        <w:r>
          <w:t xml:space="preserve"> message </w:t>
        </w:r>
      </w:ins>
      <w:ins w:id="902" w:author="Arnaud Dumont" w:date="2014-02-24T15:20:00Z">
        <w:r>
          <w:t>contents</w:t>
        </w:r>
      </w:ins>
      <w:ins w:id="903" w:author="Arnaud Dumont" w:date="2014-02-24T15:18:00Z">
        <w:r>
          <w:t xml:space="preserve"> and their fields are described in the tables below:</w:t>
        </w:r>
      </w:ins>
    </w:p>
    <w:p w:rsidR="00F21C35" w:rsidRDefault="00F21C35" w:rsidP="00F21C35">
      <w:pPr>
        <w:rPr>
          <w:ins w:id="904" w:author="Arnaud Dumont" w:date="2014-02-24T15:19:00Z"/>
        </w:rPr>
      </w:pPr>
      <w:ins w:id="905" w:author="Arnaud Dumont" w:date="2014-02-24T15:20:00Z">
        <w:r w:rsidRPr="00F21C35">
          <w:t>ZoneDNSSECSigningCompletedMessageContents</w:t>
        </w:r>
      </w:ins>
      <w:ins w:id="906" w:author="Arnaud Dumont" w:date="2014-02-24T15:19: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F21C35" w:rsidTr="001217ED">
        <w:trPr>
          <w:tblHeader w:val="0"/>
          <w:ins w:id="907" w:author="Arnaud Dumont" w:date="2014-02-24T15:22:00Z"/>
        </w:trPr>
        <w:tc>
          <w:tcPr>
            <w:tcW w:w="2965" w:type="dxa"/>
            <w:shd w:val="clear" w:color="auto" w:fill="BFBFBF" w:themeFill="background1" w:themeFillShade="BF"/>
          </w:tcPr>
          <w:p w:rsidR="00F21C35" w:rsidRDefault="00F21C35" w:rsidP="001217ED">
            <w:pPr>
              <w:pStyle w:val="Table-Header"/>
              <w:rPr>
                <w:ins w:id="908" w:author="Arnaud Dumont" w:date="2014-02-24T15:22:00Z"/>
              </w:rPr>
            </w:pPr>
            <w:ins w:id="909" w:author="Arnaud Dumont" w:date="2014-02-24T15:23:00Z">
              <w:r>
                <w:lastRenderedPageBreak/>
                <w:t>Related message type</w:t>
              </w:r>
            </w:ins>
          </w:p>
        </w:tc>
        <w:tc>
          <w:tcPr>
            <w:tcW w:w="5682" w:type="dxa"/>
            <w:gridSpan w:val="2"/>
            <w:shd w:val="clear" w:color="auto" w:fill="BFBFBF" w:themeFill="background1" w:themeFillShade="BF"/>
          </w:tcPr>
          <w:p w:rsidR="00F21C35" w:rsidRDefault="00265D01" w:rsidP="00265D01">
            <w:pPr>
              <w:pStyle w:val="Table-Header"/>
              <w:rPr>
                <w:ins w:id="910" w:author="Arnaud Dumont" w:date="2014-02-24T15:22:00Z"/>
              </w:rPr>
            </w:pPr>
            <w:ins w:id="911" w:author="Arnaud Dumont" w:date="2014-02-24T15:44:00Z">
              <w:r w:rsidRPr="00F21C35">
                <w:rPr>
                  <w:b w:val="0"/>
                </w:rPr>
                <w:t>zoneDNSSECSigningCompleted</w:t>
              </w:r>
            </w:ins>
          </w:p>
        </w:tc>
      </w:tr>
      <w:tr w:rsidR="00265D01" w:rsidTr="001217ED">
        <w:trPr>
          <w:tblHeader w:val="0"/>
          <w:ins w:id="912" w:author="Arnaud Dumont" w:date="2014-02-24T15:44:00Z"/>
        </w:trPr>
        <w:tc>
          <w:tcPr>
            <w:tcW w:w="2965" w:type="dxa"/>
            <w:shd w:val="clear" w:color="auto" w:fill="BFBFBF" w:themeFill="background1" w:themeFillShade="BF"/>
          </w:tcPr>
          <w:p w:rsidR="00265D01" w:rsidRDefault="00265D01" w:rsidP="001217ED">
            <w:pPr>
              <w:pStyle w:val="Table-Header"/>
              <w:rPr>
                <w:ins w:id="913" w:author="Arnaud Dumont" w:date="2014-02-24T15:44:00Z"/>
              </w:rPr>
            </w:pPr>
            <w:ins w:id="914" w:author="Arnaud Dumont" w:date="2014-02-24T15:44:00Z">
              <w:r>
                <w:t>Related object’s nature</w:t>
              </w:r>
            </w:ins>
          </w:p>
        </w:tc>
        <w:tc>
          <w:tcPr>
            <w:tcW w:w="5682" w:type="dxa"/>
            <w:gridSpan w:val="2"/>
            <w:shd w:val="clear" w:color="auto" w:fill="BFBFBF" w:themeFill="background1" w:themeFillShade="BF"/>
          </w:tcPr>
          <w:p w:rsidR="00265D01" w:rsidRPr="00F21C35" w:rsidRDefault="00265D01" w:rsidP="00265D01">
            <w:pPr>
              <w:pStyle w:val="Table-Header"/>
              <w:rPr>
                <w:ins w:id="915" w:author="Arnaud Dumont" w:date="2014-02-24T15:44:00Z"/>
                <w:b w:val="0"/>
              </w:rPr>
            </w:pPr>
            <w:ins w:id="916" w:author="Arnaud Dumont" w:date="2014-02-24T15:44:00Z">
              <w:r>
                <w:rPr>
                  <w:b w:val="0"/>
                </w:rPr>
                <w:t>Zone</w:t>
              </w:r>
            </w:ins>
          </w:p>
        </w:tc>
      </w:tr>
      <w:tr w:rsidR="00C42B62" w:rsidTr="001217ED">
        <w:trPr>
          <w:tblHeader w:val="0"/>
          <w:ins w:id="917" w:author="Arnaud Dumont" w:date="2014-02-25T13:27:00Z"/>
        </w:trPr>
        <w:tc>
          <w:tcPr>
            <w:tcW w:w="2965" w:type="dxa"/>
            <w:shd w:val="clear" w:color="auto" w:fill="BFBFBF" w:themeFill="background1" w:themeFillShade="BF"/>
          </w:tcPr>
          <w:p w:rsidR="00C42B62" w:rsidRDefault="00C42B62" w:rsidP="00C42B62">
            <w:pPr>
              <w:pStyle w:val="Table-Header"/>
              <w:rPr>
                <w:ins w:id="918" w:author="Arnaud Dumont" w:date="2014-02-25T13:27:00Z"/>
              </w:rPr>
            </w:pPr>
            <w:ins w:id="919"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920" w:author="Arnaud Dumont" w:date="2014-02-25T13:27:00Z"/>
                <w:b w:val="0"/>
              </w:rPr>
            </w:pPr>
            <w:ins w:id="921" w:author="Arnaud Dumont" w:date="2014-02-25T13:27:00Z">
              <w:r>
                <w:rPr>
                  <w:b w:val="0"/>
                </w:rPr>
                <w:t>uuid</w:t>
              </w:r>
            </w:ins>
          </w:p>
        </w:tc>
      </w:tr>
      <w:tr w:rsidR="00F21C35" w:rsidTr="001217ED">
        <w:trPr>
          <w:tblHeader w:val="0"/>
          <w:ins w:id="922" w:author="Arnaud Dumont" w:date="2014-02-24T15:22:00Z"/>
        </w:trPr>
        <w:tc>
          <w:tcPr>
            <w:tcW w:w="2965" w:type="dxa"/>
            <w:shd w:val="clear" w:color="auto" w:fill="BFBFBF" w:themeFill="background1" w:themeFillShade="BF"/>
          </w:tcPr>
          <w:p w:rsidR="00F21C35" w:rsidRPr="00F21C35" w:rsidRDefault="00265D01" w:rsidP="001217ED">
            <w:pPr>
              <w:pStyle w:val="Table-Header"/>
              <w:rPr>
                <w:ins w:id="923" w:author="Arnaud Dumont" w:date="2014-02-24T15:22:00Z"/>
                <w:b w:val="0"/>
              </w:rPr>
            </w:pPr>
            <w:ins w:id="924" w:author="Arnaud Dumont" w:date="2014-02-24T15:44:00Z">
              <w:r>
                <w:t>Description</w:t>
              </w:r>
            </w:ins>
          </w:p>
        </w:tc>
        <w:tc>
          <w:tcPr>
            <w:tcW w:w="5682" w:type="dxa"/>
            <w:gridSpan w:val="2"/>
            <w:shd w:val="clear" w:color="auto" w:fill="BFBFBF" w:themeFill="background1" w:themeFillShade="BF"/>
          </w:tcPr>
          <w:p w:rsidR="00F21C35" w:rsidRPr="00F21C35" w:rsidRDefault="008378D9" w:rsidP="001217ED">
            <w:pPr>
              <w:pStyle w:val="Table-Header"/>
              <w:rPr>
                <w:ins w:id="925" w:author="Arnaud Dumont" w:date="2014-02-24T15:22:00Z"/>
                <w:b w:val="0"/>
              </w:rPr>
            </w:pPr>
            <w:ins w:id="926" w:author="Arnaud Dumont" w:date="2014-02-24T15:25:00Z">
              <w:r>
                <w:rPr>
                  <w:b w:val="0"/>
                </w:rPr>
                <w:t>R</w:t>
              </w:r>
            </w:ins>
            <w:ins w:id="927" w:author="Arnaud Dumont" w:date="2014-02-24T15:24:00Z">
              <w:r w:rsidR="00EC18F5" w:rsidRPr="00EC18F5">
                <w:rPr>
                  <w:b w:val="0"/>
                </w:rPr>
                <w:t>eceived when a Zone has b</w:t>
              </w:r>
              <w:r w:rsidR="00EC18F5">
                <w:rPr>
                  <w:b w:val="0"/>
                </w:rPr>
                <w:t>een successfully DNSSEC-signed</w:t>
              </w:r>
            </w:ins>
          </w:p>
        </w:tc>
      </w:tr>
      <w:tr w:rsidR="00F21C35" w:rsidTr="001217ED">
        <w:trPr>
          <w:tblHeader w:val="0"/>
          <w:ins w:id="928" w:author="Arnaud Dumont" w:date="2014-02-24T15:19:00Z"/>
        </w:trPr>
        <w:tc>
          <w:tcPr>
            <w:tcW w:w="2965" w:type="dxa"/>
            <w:shd w:val="clear" w:color="auto" w:fill="BFBFBF" w:themeFill="background1" w:themeFillShade="BF"/>
          </w:tcPr>
          <w:p w:rsidR="00F21C35" w:rsidRPr="00750051" w:rsidRDefault="00F21C35" w:rsidP="001217ED">
            <w:pPr>
              <w:pStyle w:val="Table-Header"/>
              <w:rPr>
                <w:ins w:id="929" w:author="Arnaud Dumont" w:date="2014-02-24T15:19:00Z"/>
              </w:rPr>
            </w:pPr>
            <w:ins w:id="930" w:author="Arnaud Dumont" w:date="2014-02-24T15:19:00Z">
              <w:r>
                <w:t>Field Name</w:t>
              </w:r>
            </w:ins>
          </w:p>
        </w:tc>
        <w:tc>
          <w:tcPr>
            <w:tcW w:w="2175" w:type="dxa"/>
            <w:shd w:val="clear" w:color="auto" w:fill="BFBFBF" w:themeFill="background1" w:themeFillShade="BF"/>
          </w:tcPr>
          <w:p w:rsidR="00F21C35" w:rsidRDefault="00F21C35" w:rsidP="001217ED">
            <w:pPr>
              <w:pStyle w:val="Table-Header"/>
              <w:rPr>
                <w:ins w:id="931" w:author="Arnaud Dumont" w:date="2014-02-24T15:19:00Z"/>
              </w:rPr>
            </w:pPr>
            <w:ins w:id="932" w:author="Arnaud Dumont" w:date="2014-02-24T15:19:00Z">
              <w:r>
                <w:t>Type</w:t>
              </w:r>
            </w:ins>
          </w:p>
        </w:tc>
        <w:tc>
          <w:tcPr>
            <w:tcW w:w="3507" w:type="dxa"/>
            <w:shd w:val="clear" w:color="auto" w:fill="BFBFBF" w:themeFill="background1" w:themeFillShade="BF"/>
          </w:tcPr>
          <w:p w:rsidR="00F21C35" w:rsidRDefault="00F21C35" w:rsidP="001217ED">
            <w:pPr>
              <w:pStyle w:val="Table-Header"/>
              <w:rPr>
                <w:ins w:id="933" w:author="Arnaud Dumont" w:date="2014-02-24T15:19:00Z"/>
              </w:rPr>
            </w:pPr>
            <w:ins w:id="934" w:author="Arnaud Dumont" w:date="2014-02-24T15:19:00Z">
              <w:r>
                <w:t>Description</w:t>
              </w:r>
            </w:ins>
          </w:p>
        </w:tc>
      </w:tr>
      <w:tr w:rsidR="00F21C35" w:rsidTr="001217ED">
        <w:trPr>
          <w:trHeight w:val="113"/>
          <w:tblHeader w:val="0"/>
          <w:ins w:id="935" w:author="Arnaud Dumont" w:date="2014-02-24T15:19:00Z"/>
        </w:trPr>
        <w:tc>
          <w:tcPr>
            <w:tcW w:w="2965" w:type="dxa"/>
          </w:tcPr>
          <w:p w:rsidR="00F21C35" w:rsidRDefault="00F21C35" w:rsidP="001217ED">
            <w:pPr>
              <w:pStyle w:val="Table-Text"/>
              <w:rPr>
                <w:ins w:id="936" w:author="Arnaud Dumont" w:date="2014-02-24T15:19:00Z"/>
              </w:rPr>
            </w:pPr>
            <w:ins w:id="937" w:author="Arnaud Dumont" w:date="2014-02-24T15:21:00Z">
              <w:r w:rsidRPr="00F21C35">
                <w:t>zoneId</w:t>
              </w:r>
            </w:ins>
          </w:p>
        </w:tc>
        <w:tc>
          <w:tcPr>
            <w:tcW w:w="2175" w:type="dxa"/>
          </w:tcPr>
          <w:p w:rsidR="00F21C35" w:rsidRDefault="00F21C35" w:rsidP="001217ED">
            <w:pPr>
              <w:pStyle w:val="Table-Text"/>
              <w:rPr>
                <w:ins w:id="938" w:author="Arnaud Dumont" w:date="2014-02-24T15:19:00Z"/>
              </w:rPr>
            </w:pPr>
            <w:ins w:id="939" w:author="Arnaud Dumont" w:date="2014-02-24T15:21:00Z">
              <w:r>
                <w:t>uuid</w:t>
              </w:r>
            </w:ins>
          </w:p>
        </w:tc>
        <w:tc>
          <w:tcPr>
            <w:tcW w:w="3507" w:type="dxa"/>
          </w:tcPr>
          <w:p w:rsidR="00F21C35" w:rsidRDefault="00F21C35" w:rsidP="00F21C35">
            <w:pPr>
              <w:pStyle w:val="Table-Text"/>
              <w:rPr>
                <w:ins w:id="940" w:author="Arnaud Dumont" w:date="2014-02-24T15:19:00Z"/>
              </w:rPr>
            </w:pPr>
            <w:ins w:id="941" w:author="Arnaud Dumont" w:date="2014-02-24T15:19:00Z">
              <w:r>
                <w:t xml:space="preserve">The </w:t>
              </w:r>
            </w:ins>
            <w:ins w:id="942" w:author="Arnaud Dumont" w:date="2014-02-24T15:21:00Z">
              <w:r>
                <w:t>uuid of the zone which DNSSEC signing completed</w:t>
              </w:r>
            </w:ins>
          </w:p>
        </w:tc>
      </w:tr>
      <w:tr w:rsidR="00F21C35" w:rsidTr="001217ED">
        <w:trPr>
          <w:trHeight w:val="113"/>
          <w:tblHeader w:val="0"/>
          <w:ins w:id="943" w:author="Arnaud Dumont" w:date="2014-02-24T15:19:00Z"/>
        </w:trPr>
        <w:tc>
          <w:tcPr>
            <w:tcW w:w="2965" w:type="dxa"/>
          </w:tcPr>
          <w:p w:rsidR="00F21C35" w:rsidRDefault="00F21C35" w:rsidP="001217ED">
            <w:pPr>
              <w:pStyle w:val="Table-Text"/>
              <w:rPr>
                <w:ins w:id="944" w:author="Arnaud Dumont" w:date="2014-02-24T15:19:00Z"/>
              </w:rPr>
            </w:pPr>
            <w:ins w:id="945" w:author="Arnaud Dumont" w:date="2014-02-24T15:21:00Z">
              <w:r>
                <w:t>zoneName</w:t>
              </w:r>
            </w:ins>
          </w:p>
        </w:tc>
        <w:tc>
          <w:tcPr>
            <w:tcW w:w="2175" w:type="dxa"/>
          </w:tcPr>
          <w:p w:rsidR="00F21C35" w:rsidRDefault="00F21C35" w:rsidP="001217ED">
            <w:pPr>
              <w:pStyle w:val="Table-Text"/>
              <w:rPr>
                <w:ins w:id="946" w:author="Arnaud Dumont" w:date="2014-02-24T15:19:00Z"/>
              </w:rPr>
            </w:pPr>
            <w:ins w:id="947" w:author="Arnaud Dumont" w:date="2014-02-24T15:19:00Z">
              <w:r>
                <w:t>string</w:t>
              </w:r>
            </w:ins>
          </w:p>
        </w:tc>
        <w:tc>
          <w:tcPr>
            <w:tcW w:w="3507" w:type="dxa"/>
          </w:tcPr>
          <w:p w:rsidR="00F21C35" w:rsidRDefault="00F21C35" w:rsidP="00F21C35">
            <w:pPr>
              <w:pStyle w:val="Table-Text"/>
              <w:rPr>
                <w:ins w:id="948" w:author="Arnaud Dumont" w:date="2014-02-24T15:19:00Z"/>
              </w:rPr>
            </w:pPr>
            <w:ins w:id="949" w:author="Arnaud Dumont" w:date="2014-02-24T15:19:00Z">
              <w:r>
                <w:t xml:space="preserve">The </w:t>
              </w:r>
            </w:ins>
            <w:ins w:id="950" w:author="Arnaud Dumont" w:date="2014-02-24T15:22:00Z">
              <w:r>
                <w:t>name of the zone which DNSSEC signing completed</w:t>
              </w:r>
            </w:ins>
          </w:p>
        </w:tc>
      </w:tr>
      <w:tr w:rsidR="00F21C35" w:rsidTr="001217ED">
        <w:trPr>
          <w:trHeight w:val="113"/>
          <w:tblHeader w:val="0"/>
          <w:ins w:id="951" w:author="Arnaud Dumont" w:date="2014-02-24T15:22:00Z"/>
        </w:trPr>
        <w:tc>
          <w:tcPr>
            <w:tcW w:w="2965" w:type="dxa"/>
          </w:tcPr>
          <w:p w:rsidR="00F21C35" w:rsidRDefault="00F21C35" w:rsidP="001217ED">
            <w:pPr>
              <w:pStyle w:val="Table-Text"/>
              <w:rPr>
                <w:ins w:id="952" w:author="Arnaud Dumont" w:date="2014-02-24T15:22:00Z"/>
              </w:rPr>
            </w:pPr>
            <w:ins w:id="953" w:author="Arnaud Dumont" w:date="2014-02-24T15:22:00Z">
              <w:r w:rsidRPr="00F21C35">
                <w:t>delegationResourceRecords</w:t>
              </w:r>
            </w:ins>
          </w:p>
        </w:tc>
        <w:tc>
          <w:tcPr>
            <w:tcW w:w="2175" w:type="dxa"/>
          </w:tcPr>
          <w:p w:rsidR="00F21C35" w:rsidRDefault="00F21C35" w:rsidP="001217ED">
            <w:pPr>
              <w:pStyle w:val="Table-Text"/>
              <w:rPr>
                <w:ins w:id="954" w:author="Arnaud Dumont" w:date="2014-02-24T15:22:00Z"/>
              </w:rPr>
            </w:pPr>
            <w:ins w:id="955" w:author="Arnaud Dumont" w:date="2014-02-24T15:22:00Z">
              <w:r>
                <w:t>ResourceRecord[]</w:t>
              </w:r>
            </w:ins>
          </w:p>
        </w:tc>
        <w:tc>
          <w:tcPr>
            <w:tcW w:w="3507" w:type="dxa"/>
          </w:tcPr>
          <w:p w:rsidR="00F21C35" w:rsidRDefault="00F21C35" w:rsidP="00F21C35">
            <w:pPr>
              <w:pStyle w:val="Table-Text"/>
              <w:rPr>
                <w:ins w:id="956" w:author="Arnaud Dumont" w:date="2014-02-24T15:22:00Z"/>
              </w:rPr>
            </w:pPr>
            <w:ins w:id="957" w:author="Arnaud Dumont" w:date="2014-02-24T15:22:00Z">
              <w:r>
                <w:t>The list of the resource records that are to be provided to the parent zone for the child zone delegation. This is typically the NS records and any required glue records</w:t>
              </w:r>
            </w:ins>
          </w:p>
        </w:tc>
      </w:tr>
    </w:tbl>
    <w:p w:rsidR="00791AEC" w:rsidRDefault="00791AEC" w:rsidP="00791AEC">
      <w:pPr>
        <w:rPr>
          <w:ins w:id="958" w:author="Arnaud Dumont" w:date="2014-02-24T15:25:00Z"/>
        </w:rPr>
      </w:pPr>
      <w:ins w:id="959" w:author="Arnaud Dumont" w:date="2014-02-24T15:26:00Z">
        <w:r w:rsidRPr="00791AEC">
          <w:t>ZoneDNSSECSigningFailedMessageContents</w:t>
        </w:r>
      </w:ins>
      <w:ins w:id="960" w:author="Arnaud Dumont" w:date="2014-02-24T15:2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91AEC" w:rsidTr="001217ED">
        <w:trPr>
          <w:tblHeader w:val="0"/>
          <w:ins w:id="961" w:author="Arnaud Dumont" w:date="2014-02-24T15:25:00Z"/>
        </w:trPr>
        <w:tc>
          <w:tcPr>
            <w:tcW w:w="2965" w:type="dxa"/>
            <w:shd w:val="clear" w:color="auto" w:fill="BFBFBF" w:themeFill="background1" w:themeFillShade="BF"/>
          </w:tcPr>
          <w:p w:rsidR="00791AEC" w:rsidRDefault="00791AEC" w:rsidP="001217ED">
            <w:pPr>
              <w:pStyle w:val="Table-Header"/>
              <w:rPr>
                <w:ins w:id="962" w:author="Arnaud Dumont" w:date="2014-02-24T15:25:00Z"/>
              </w:rPr>
            </w:pPr>
            <w:ins w:id="963" w:author="Arnaud Dumont" w:date="2014-02-24T15:25:00Z">
              <w:r>
                <w:t>Related message type</w:t>
              </w:r>
            </w:ins>
          </w:p>
        </w:tc>
        <w:tc>
          <w:tcPr>
            <w:tcW w:w="5682" w:type="dxa"/>
            <w:gridSpan w:val="2"/>
            <w:shd w:val="clear" w:color="auto" w:fill="BFBFBF" w:themeFill="background1" w:themeFillShade="BF"/>
          </w:tcPr>
          <w:p w:rsidR="00791AEC" w:rsidRDefault="00265D01" w:rsidP="00265D01">
            <w:pPr>
              <w:pStyle w:val="Table-Header"/>
              <w:rPr>
                <w:ins w:id="964" w:author="Arnaud Dumont" w:date="2014-02-24T15:25:00Z"/>
              </w:rPr>
            </w:pPr>
            <w:ins w:id="965" w:author="Arnaud Dumont" w:date="2014-02-24T15:44:00Z">
              <w:r w:rsidRPr="00791AEC">
                <w:rPr>
                  <w:b w:val="0"/>
                </w:rPr>
                <w:t>zoneDNSSECSigningFailed</w:t>
              </w:r>
            </w:ins>
          </w:p>
        </w:tc>
      </w:tr>
      <w:tr w:rsidR="00265D01" w:rsidTr="001217ED">
        <w:trPr>
          <w:tblHeader w:val="0"/>
          <w:ins w:id="966" w:author="Arnaud Dumont" w:date="2014-02-24T15:44:00Z"/>
        </w:trPr>
        <w:tc>
          <w:tcPr>
            <w:tcW w:w="2965" w:type="dxa"/>
            <w:shd w:val="clear" w:color="auto" w:fill="BFBFBF" w:themeFill="background1" w:themeFillShade="BF"/>
          </w:tcPr>
          <w:p w:rsidR="00265D01" w:rsidRDefault="00265D01" w:rsidP="001217ED">
            <w:pPr>
              <w:pStyle w:val="Table-Header"/>
              <w:rPr>
                <w:ins w:id="967" w:author="Arnaud Dumont" w:date="2014-02-24T15:44:00Z"/>
              </w:rPr>
            </w:pPr>
            <w:ins w:id="968" w:author="Arnaud Dumont" w:date="2014-02-24T15:45:00Z">
              <w:r>
                <w:t>Related object’s nature</w:t>
              </w:r>
            </w:ins>
          </w:p>
        </w:tc>
        <w:tc>
          <w:tcPr>
            <w:tcW w:w="5682" w:type="dxa"/>
            <w:gridSpan w:val="2"/>
            <w:shd w:val="clear" w:color="auto" w:fill="BFBFBF" w:themeFill="background1" w:themeFillShade="BF"/>
          </w:tcPr>
          <w:p w:rsidR="00265D01" w:rsidRPr="00791AEC" w:rsidRDefault="00265D01" w:rsidP="00265D01">
            <w:pPr>
              <w:pStyle w:val="Table-Header"/>
              <w:rPr>
                <w:ins w:id="969" w:author="Arnaud Dumont" w:date="2014-02-24T15:44:00Z"/>
                <w:b w:val="0"/>
              </w:rPr>
            </w:pPr>
            <w:ins w:id="970" w:author="Arnaud Dumont" w:date="2014-02-24T15:45:00Z">
              <w:r>
                <w:rPr>
                  <w:b w:val="0"/>
                </w:rPr>
                <w:t>Zone</w:t>
              </w:r>
            </w:ins>
          </w:p>
        </w:tc>
      </w:tr>
      <w:tr w:rsidR="00C42B62" w:rsidTr="001217ED">
        <w:trPr>
          <w:tblHeader w:val="0"/>
          <w:ins w:id="971" w:author="Arnaud Dumont" w:date="2014-02-25T13:27:00Z"/>
        </w:trPr>
        <w:tc>
          <w:tcPr>
            <w:tcW w:w="2965" w:type="dxa"/>
            <w:shd w:val="clear" w:color="auto" w:fill="BFBFBF" w:themeFill="background1" w:themeFillShade="BF"/>
          </w:tcPr>
          <w:p w:rsidR="00C42B62" w:rsidRDefault="00C42B62" w:rsidP="001217ED">
            <w:pPr>
              <w:pStyle w:val="Table-Header"/>
              <w:rPr>
                <w:ins w:id="972" w:author="Arnaud Dumont" w:date="2014-02-25T13:27:00Z"/>
              </w:rPr>
            </w:pPr>
            <w:ins w:id="973"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974" w:author="Arnaud Dumont" w:date="2014-02-25T13:27:00Z"/>
                <w:b w:val="0"/>
              </w:rPr>
            </w:pPr>
            <w:ins w:id="975" w:author="Arnaud Dumont" w:date="2014-02-25T13:27:00Z">
              <w:r>
                <w:rPr>
                  <w:b w:val="0"/>
                </w:rPr>
                <w:t>uuid</w:t>
              </w:r>
            </w:ins>
          </w:p>
        </w:tc>
      </w:tr>
      <w:tr w:rsidR="00791AEC" w:rsidTr="001217ED">
        <w:trPr>
          <w:tblHeader w:val="0"/>
          <w:ins w:id="976" w:author="Arnaud Dumont" w:date="2014-02-24T15:25:00Z"/>
        </w:trPr>
        <w:tc>
          <w:tcPr>
            <w:tcW w:w="2965" w:type="dxa"/>
            <w:shd w:val="clear" w:color="auto" w:fill="BFBFBF" w:themeFill="background1" w:themeFillShade="BF"/>
          </w:tcPr>
          <w:p w:rsidR="00791AEC" w:rsidRPr="00F21C35" w:rsidRDefault="00265D01" w:rsidP="001217ED">
            <w:pPr>
              <w:pStyle w:val="Table-Header"/>
              <w:rPr>
                <w:ins w:id="977" w:author="Arnaud Dumont" w:date="2014-02-24T15:25:00Z"/>
                <w:b w:val="0"/>
              </w:rPr>
            </w:pPr>
            <w:ins w:id="978" w:author="Arnaud Dumont" w:date="2014-02-24T15:44:00Z">
              <w:r>
                <w:t>Description</w:t>
              </w:r>
            </w:ins>
          </w:p>
        </w:tc>
        <w:tc>
          <w:tcPr>
            <w:tcW w:w="5682" w:type="dxa"/>
            <w:gridSpan w:val="2"/>
            <w:shd w:val="clear" w:color="auto" w:fill="BFBFBF" w:themeFill="background1" w:themeFillShade="BF"/>
          </w:tcPr>
          <w:p w:rsidR="00791AEC" w:rsidRPr="00F21C35" w:rsidRDefault="00791AEC" w:rsidP="001217ED">
            <w:pPr>
              <w:pStyle w:val="Table-Header"/>
              <w:rPr>
                <w:ins w:id="979" w:author="Arnaud Dumont" w:date="2014-02-24T15:25:00Z"/>
                <w:b w:val="0"/>
              </w:rPr>
            </w:pPr>
            <w:ins w:id="980" w:author="Arnaud Dumont" w:date="2014-02-24T15:25:00Z">
              <w:r>
                <w:rPr>
                  <w:b w:val="0"/>
                </w:rPr>
                <w:t>R</w:t>
              </w:r>
              <w:r w:rsidRPr="00EC18F5">
                <w:rPr>
                  <w:b w:val="0"/>
                </w:rPr>
                <w:t xml:space="preserve">eceived when </w:t>
              </w:r>
            </w:ins>
            <w:ins w:id="981" w:author="Arnaud Dumont" w:date="2014-02-24T15:26:00Z">
              <w:r>
                <w:rPr>
                  <w:b w:val="0"/>
                </w:rPr>
                <w:t>the DNSSEC signing of a</w:t>
              </w:r>
            </w:ins>
            <w:ins w:id="982" w:author="Arnaud Dumont" w:date="2014-02-24T15:25:00Z">
              <w:r w:rsidRPr="00EC18F5">
                <w:rPr>
                  <w:b w:val="0"/>
                </w:rPr>
                <w:t xml:space="preserve"> Zone has </w:t>
              </w:r>
            </w:ins>
            <w:ins w:id="983" w:author="Arnaud Dumont" w:date="2014-02-24T15:26:00Z">
              <w:r>
                <w:rPr>
                  <w:b w:val="0"/>
                </w:rPr>
                <w:t>failed</w:t>
              </w:r>
            </w:ins>
          </w:p>
        </w:tc>
      </w:tr>
      <w:tr w:rsidR="00791AEC" w:rsidTr="001217ED">
        <w:trPr>
          <w:tblHeader w:val="0"/>
          <w:ins w:id="984" w:author="Arnaud Dumont" w:date="2014-02-24T15:25:00Z"/>
        </w:trPr>
        <w:tc>
          <w:tcPr>
            <w:tcW w:w="2965" w:type="dxa"/>
            <w:shd w:val="clear" w:color="auto" w:fill="BFBFBF" w:themeFill="background1" w:themeFillShade="BF"/>
          </w:tcPr>
          <w:p w:rsidR="00791AEC" w:rsidRPr="00750051" w:rsidRDefault="00791AEC" w:rsidP="001217ED">
            <w:pPr>
              <w:pStyle w:val="Table-Header"/>
              <w:rPr>
                <w:ins w:id="985" w:author="Arnaud Dumont" w:date="2014-02-24T15:25:00Z"/>
              </w:rPr>
            </w:pPr>
            <w:ins w:id="986" w:author="Arnaud Dumont" w:date="2014-02-24T15:25:00Z">
              <w:r>
                <w:t>Field Name</w:t>
              </w:r>
            </w:ins>
          </w:p>
        </w:tc>
        <w:tc>
          <w:tcPr>
            <w:tcW w:w="2175" w:type="dxa"/>
            <w:shd w:val="clear" w:color="auto" w:fill="BFBFBF" w:themeFill="background1" w:themeFillShade="BF"/>
          </w:tcPr>
          <w:p w:rsidR="00791AEC" w:rsidRDefault="00791AEC" w:rsidP="001217ED">
            <w:pPr>
              <w:pStyle w:val="Table-Header"/>
              <w:rPr>
                <w:ins w:id="987" w:author="Arnaud Dumont" w:date="2014-02-24T15:25:00Z"/>
              </w:rPr>
            </w:pPr>
            <w:ins w:id="988" w:author="Arnaud Dumont" w:date="2014-02-24T15:25:00Z">
              <w:r>
                <w:t>Type</w:t>
              </w:r>
            </w:ins>
          </w:p>
        </w:tc>
        <w:tc>
          <w:tcPr>
            <w:tcW w:w="3507" w:type="dxa"/>
            <w:shd w:val="clear" w:color="auto" w:fill="BFBFBF" w:themeFill="background1" w:themeFillShade="BF"/>
          </w:tcPr>
          <w:p w:rsidR="00791AEC" w:rsidRDefault="00791AEC" w:rsidP="001217ED">
            <w:pPr>
              <w:pStyle w:val="Table-Header"/>
              <w:rPr>
                <w:ins w:id="989" w:author="Arnaud Dumont" w:date="2014-02-24T15:25:00Z"/>
              </w:rPr>
            </w:pPr>
            <w:ins w:id="990" w:author="Arnaud Dumont" w:date="2014-02-24T15:25:00Z">
              <w:r>
                <w:t>Description</w:t>
              </w:r>
            </w:ins>
          </w:p>
        </w:tc>
      </w:tr>
      <w:tr w:rsidR="00791AEC" w:rsidTr="001217ED">
        <w:trPr>
          <w:trHeight w:val="113"/>
          <w:tblHeader w:val="0"/>
          <w:ins w:id="991" w:author="Arnaud Dumont" w:date="2014-02-24T15:25:00Z"/>
        </w:trPr>
        <w:tc>
          <w:tcPr>
            <w:tcW w:w="2965" w:type="dxa"/>
          </w:tcPr>
          <w:p w:rsidR="00791AEC" w:rsidRDefault="00791AEC" w:rsidP="001217ED">
            <w:pPr>
              <w:pStyle w:val="Table-Text"/>
              <w:rPr>
                <w:ins w:id="992" w:author="Arnaud Dumont" w:date="2014-02-24T15:25:00Z"/>
              </w:rPr>
            </w:pPr>
            <w:ins w:id="993" w:author="Arnaud Dumont" w:date="2014-02-24T15:25:00Z">
              <w:r w:rsidRPr="00F21C35">
                <w:t>zoneId</w:t>
              </w:r>
            </w:ins>
          </w:p>
        </w:tc>
        <w:tc>
          <w:tcPr>
            <w:tcW w:w="2175" w:type="dxa"/>
          </w:tcPr>
          <w:p w:rsidR="00791AEC" w:rsidRDefault="00791AEC" w:rsidP="001217ED">
            <w:pPr>
              <w:pStyle w:val="Table-Text"/>
              <w:rPr>
                <w:ins w:id="994" w:author="Arnaud Dumont" w:date="2014-02-24T15:25:00Z"/>
              </w:rPr>
            </w:pPr>
            <w:ins w:id="995" w:author="Arnaud Dumont" w:date="2014-02-24T15:25:00Z">
              <w:r>
                <w:t>uuid</w:t>
              </w:r>
            </w:ins>
          </w:p>
        </w:tc>
        <w:tc>
          <w:tcPr>
            <w:tcW w:w="3507" w:type="dxa"/>
          </w:tcPr>
          <w:p w:rsidR="00791AEC" w:rsidRDefault="00791AEC" w:rsidP="00F74B86">
            <w:pPr>
              <w:pStyle w:val="Table-Text"/>
              <w:rPr>
                <w:ins w:id="996" w:author="Arnaud Dumont" w:date="2014-02-24T15:25:00Z"/>
              </w:rPr>
            </w:pPr>
            <w:ins w:id="997" w:author="Arnaud Dumont" w:date="2014-02-24T15:25:00Z">
              <w:r>
                <w:t xml:space="preserve">The uuid of the zone which DNSSEC signing </w:t>
              </w:r>
            </w:ins>
            <w:ins w:id="998" w:author="Arnaud Dumont" w:date="2014-02-24T15:47:00Z">
              <w:r w:rsidR="00F74B86">
                <w:t>failed</w:t>
              </w:r>
            </w:ins>
          </w:p>
        </w:tc>
      </w:tr>
      <w:tr w:rsidR="00791AEC" w:rsidTr="001217ED">
        <w:trPr>
          <w:trHeight w:val="113"/>
          <w:tblHeader w:val="0"/>
          <w:ins w:id="999" w:author="Arnaud Dumont" w:date="2014-02-24T15:25:00Z"/>
        </w:trPr>
        <w:tc>
          <w:tcPr>
            <w:tcW w:w="2965" w:type="dxa"/>
          </w:tcPr>
          <w:p w:rsidR="00791AEC" w:rsidRDefault="00791AEC" w:rsidP="001217ED">
            <w:pPr>
              <w:pStyle w:val="Table-Text"/>
              <w:rPr>
                <w:ins w:id="1000" w:author="Arnaud Dumont" w:date="2014-02-24T15:25:00Z"/>
              </w:rPr>
            </w:pPr>
            <w:ins w:id="1001" w:author="Arnaud Dumont" w:date="2014-02-24T15:25:00Z">
              <w:r>
                <w:t>zoneName</w:t>
              </w:r>
            </w:ins>
          </w:p>
        </w:tc>
        <w:tc>
          <w:tcPr>
            <w:tcW w:w="2175" w:type="dxa"/>
          </w:tcPr>
          <w:p w:rsidR="00791AEC" w:rsidRDefault="00791AEC" w:rsidP="001217ED">
            <w:pPr>
              <w:pStyle w:val="Table-Text"/>
              <w:rPr>
                <w:ins w:id="1002" w:author="Arnaud Dumont" w:date="2014-02-24T15:25:00Z"/>
              </w:rPr>
            </w:pPr>
            <w:ins w:id="1003" w:author="Arnaud Dumont" w:date="2014-02-24T15:25:00Z">
              <w:r>
                <w:t>string</w:t>
              </w:r>
            </w:ins>
          </w:p>
        </w:tc>
        <w:tc>
          <w:tcPr>
            <w:tcW w:w="3507" w:type="dxa"/>
          </w:tcPr>
          <w:p w:rsidR="00791AEC" w:rsidRDefault="00791AEC" w:rsidP="00F74B86">
            <w:pPr>
              <w:pStyle w:val="Table-Text"/>
              <w:rPr>
                <w:ins w:id="1004" w:author="Arnaud Dumont" w:date="2014-02-24T15:25:00Z"/>
              </w:rPr>
            </w:pPr>
            <w:ins w:id="1005" w:author="Arnaud Dumont" w:date="2014-02-24T15:25:00Z">
              <w:r>
                <w:t xml:space="preserve">The name of the zone which DNSSEC signing </w:t>
              </w:r>
            </w:ins>
            <w:ins w:id="1006" w:author="Arnaud Dumont" w:date="2014-02-24T15:47:00Z">
              <w:r w:rsidR="00F74B86">
                <w:t>failed</w:t>
              </w:r>
            </w:ins>
          </w:p>
        </w:tc>
      </w:tr>
      <w:tr w:rsidR="00791AEC" w:rsidTr="001217ED">
        <w:trPr>
          <w:trHeight w:val="113"/>
          <w:tblHeader w:val="0"/>
          <w:ins w:id="1007" w:author="Arnaud Dumont" w:date="2014-02-24T15:25:00Z"/>
        </w:trPr>
        <w:tc>
          <w:tcPr>
            <w:tcW w:w="2965" w:type="dxa"/>
          </w:tcPr>
          <w:p w:rsidR="00791AEC" w:rsidRDefault="00791AEC" w:rsidP="001217ED">
            <w:pPr>
              <w:pStyle w:val="Table-Text"/>
              <w:rPr>
                <w:ins w:id="1008" w:author="Arnaud Dumont" w:date="2014-02-24T15:25:00Z"/>
              </w:rPr>
            </w:pPr>
            <w:ins w:id="1009" w:author="Arnaud Dumont" w:date="2014-02-24T15:27:00Z">
              <w:r w:rsidRPr="00791AEC">
                <w:t>errorMessage</w:t>
              </w:r>
            </w:ins>
          </w:p>
        </w:tc>
        <w:tc>
          <w:tcPr>
            <w:tcW w:w="2175" w:type="dxa"/>
          </w:tcPr>
          <w:p w:rsidR="00791AEC" w:rsidRDefault="00791AEC" w:rsidP="001217ED">
            <w:pPr>
              <w:pStyle w:val="Table-Text"/>
              <w:rPr>
                <w:ins w:id="1010" w:author="Arnaud Dumont" w:date="2014-02-24T15:25:00Z"/>
              </w:rPr>
            </w:pPr>
            <w:ins w:id="1011" w:author="Arnaud Dumont" w:date="2014-02-24T15:27:00Z">
              <w:r>
                <w:t>string</w:t>
              </w:r>
            </w:ins>
          </w:p>
        </w:tc>
        <w:tc>
          <w:tcPr>
            <w:tcW w:w="3507" w:type="dxa"/>
          </w:tcPr>
          <w:p w:rsidR="00791AEC" w:rsidRDefault="00791AEC" w:rsidP="009332C1">
            <w:pPr>
              <w:pStyle w:val="Table-Text"/>
              <w:rPr>
                <w:ins w:id="1012" w:author="Arnaud Dumont" w:date="2014-02-24T15:25:00Z"/>
              </w:rPr>
            </w:pPr>
            <w:ins w:id="1013" w:author="Arnaud Dumont" w:date="2014-02-24T15:27:00Z">
              <w:r>
                <w:t xml:space="preserve">A human-readable </w:t>
              </w:r>
            </w:ins>
            <w:ins w:id="1014" w:author="Arnaud Dumont" w:date="2014-02-24T15:47:00Z">
              <w:r w:rsidR="009332C1">
                <w:t>description of</w:t>
              </w:r>
            </w:ins>
            <w:ins w:id="1015" w:author="Arnaud Dumont" w:date="2014-02-24T15:27:00Z">
              <w:r>
                <w:t xml:space="preserve"> the failure</w:t>
              </w:r>
            </w:ins>
          </w:p>
        </w:tc>
      </w:tr>
    </w:tbl>
    <w:p w:rsidR="00DE117E" w:rsidRDefault="00DE117E" w:rsidP="00DE117E">
      <w:pPr>
        <w:pStyle w:val="Heading3"/>
        <w:rPr>
          <w:ins w:id="1016" w:author="Arnaud Dumont" w:date="2014-02-24T15:06:00Z"/>
        </w:rPr>
      </w:pPr>
      <w:ins w:id="1017" w:author="Arnaud Dumont" w:date="2014-02-24T15:06:00Z">
        <w:r>
          <w:t>Example</w:t>
        </w:r>
      </w:ins>
    </w:p>
    <w:p w:rsidR="00DE117E" w:rsidRDefault="00277AF7" w:rsidP="00DE117E">
      <w:pPr>
        <w:rPr>
          <w:ins w:id="1018" w:author="Arnaud Dumont" w:date="2014-02-24T15:06:00Z"/>
        </w:rPr>
      </w:pPr>
      <w:ins w:id="1019" w:author="Arnaud Dumont" w:date="2014-02-24T15:06:00Z">
        <w:r>
          <w:t>Below is an example of a</w:t>
        </w:r>
      </w:ins>
      <w:ins w:id="1020" w:author="Arnaud Dumont" w:date="2014-02-24T15:28:00Z">
        <w:r>
          <w:t xml:space="preserve"> message poll </w:t>
        </w:r>
      </w:ins>
      <w:ins w:id="1021" w:author="Arnaud Dumont" w:date="2014-02-24T15:06:00Z">
        <w:r w:rsidR="00DE117E">
          <w:t>command request and response:</w:t>
        </w:r>
      </w:ins>
    </w:p>
    <w:p w:rsidR="00DE117E" w:rsidRDefault="00DE117E" w:rsidP="00DE117E">
      <w:pPr>
        <w:rPr>
          <w:ins w:id="1022" w:author="Arnaud Dumont" w:date="2014-02-24T15:06:00Z"/>
        </w:rPr>
      </w:pPr>
      <w:ins w:id="1023" w:author="Arnaud Dumont" w:date="2014-02-24T15:06:00Z">
        <w:r>
          <w:t>Request:</w:t>
        </w:r>
      </w:ins>
    </w:p>
    <w:p w:rsidR="00DE117E" w:rsidRDefault="00DE117E" w:rsidP="00DE117E">
      <w:pPr>
        <w:pStyle w:val="Code"/>
        <w:rPr>
          <w:ins w:id="1024" w:author="Arnaud Dumont" w:date="2014-02-24T15:06:00Z"/>
        </w:rPr>
      </w:pPr>
      <w:ins w:id="1025" w:author="Arnaud Dumont" w:date="2014-02-24T15:06:00Z">
        <w:r>
          <w:t>GET /</w:t>
        </w:r>
      </w:ins>
      <w:ins w:id="1026" w:author="Arnaud Dumont" w:date="2014-02-24T15:28:00Z">
        <w:r w:rsidR="00277AF7">
          <w:t>messages/?</w:t>
        </w:r>
      </w:ins>
      <w:ins w:id="1027" w:author="Arnaud Dumont" w:date="2014-02-24T15:29:00Z">
        <w:r w:rsidR="00277AF7" w:rsidRPr="00DE117E">
          <w:t>searchMessageType</w:t>
        </w:r>
        <w:r w:rsidR="00277AF7">
          <w:t>=</w:t>
        </w:r>
        <w:r w:rsidR="00277AF7" w:rsidRPr="00277AF7">
          <w:t>zoneDNSSECSigningCompleted</w:t>
        </w:r>
      </w:ins>
      <w:ins w:id="1028" w:author="Arnaud Dumont" w:date="2014-02-24T15:06:00Z">
        <w:r>
          <w:t xml:space="preserve"> HTTP/1.1</w:t>
        </w:r>
      </w:ins>
    </w:p>
    <w:p w:rsidR="00DE117E" w:rsidRDefault="00DE117E" w:rsidP="00DE117E">
      <w:pPr>
        <w:pStyle w:val="Code"/>
        <w:rPr>
          <w:ins w:id="1029" w:author="Arnaud Dumont" w:date="2014-02-24T15:06:00Z"/>
        </w:rPr>
      </w:pPr>
      <w:ins w:id="1030" w:author="Arnaud Dumont" w:date="2014-02-24T15:06:00Z">
        <w:r>
          <w:t>Client-Transaction-Id: 2049ee97-0940-4451-84bb-aedc31dee86c</w:t>
        </w:r>
      </w:ins>
    </w:p>
    <w:p w:rsidR="00DE117E" w:rsidRDefault="00DE117E" w:rsidP="00DE117E">
      <w:pPr>
        <w:pStyle w:val="Code"/>
        <w:rPr>
          <w:ins w:id="1031" w:author="Arnaud Dumont" w:date="2014-02-24T15:06:00Z"/>
        </w:rPr>
      </w:pPr>
      <w:ins w:id="1032" w:author="Arnaud Dumont" w:date="2014-02-24T15:06:00Z">
        <w:r>
          <w:t>Accept: application/json</w:t>
        </w:r>
      </w:ins>
    </w:p>
    <w:p w:rsidR="00DE117E" w:rsidRDefault="00DE117E" w:rsidP="00DE117E">
      <w:pPr>
        <w:pStyle w:val="Code"/>
        <w:rPr>
          <w:ins w:id="1033" w:author="Arnaud Dumont" w:date="2014-02-24T15:06:00Z"/>
        </w:rPr>
      </w:pPr>
      <w:ins w:id="1034" w:author="Arnaud Dumont" w:date="2014-02-24T15:06:00Z">
        <w:r>
          <w:t>User-Agent: Jersey/2.2 (Apache HttpClient 4.2.5)</w:t>
        </w:r>
      </w:ins>
    </w:p>
    <w:p w:rsidR="00DE117E" w:rsidRDefault="00DE117E" w:rsidP="00DE117E">
      <w:pPr>
        <w:pStyle w:val="Code"/>
        <w:rPr>
          <w:ins w:id="1035" w:author="Arnaud Dumont" w:date="2014-02-24T15:06:00Z"/>
        </w:rPr>
      </w:pPr>
      <w:ins w:id="1036" w:author="Arnaud Dumont" w:date="2014-02-24T15:06:00Z">
        <w:r>
          <w:t>Host: api.discoverydns.com</w:t>
        </w:r>
      </w:ins>
    </w:p>
    <w:p w:rsidR="00DE117E" w:rsidRDefault="00DE117E" w:rsidP="00DE117E">
      <w:pPr>
        <w:pStyle w:val="Code"/>
        <w:rPr>
          <w:ins w:id="1037" w:author="Arnaud Dumont" w:date="2014-02-24T15:06:00Z"/>
        </w:rPr>
      </w:pPr>
      <w:ins w:id="1038" w:author="Arnaud Dumont" w:date="2014-02-24T15:06:00Z">
        <w:r>
          <w:t>Connection: Keep-Alive</w:t>
        </w:r>
      </w:ins>
    </w:p>
    <w:p w:rsidR="00DE117E" w:rsidRPr="00C45DEE" w:rsidRDefault="00DE117E" w:rsidP="00DE117E">
      <w:pPr>
        <w:pStyle w:val="Code"/>
        <w:rPr>
          <w:ins w:id="1039" w:author="Arnaud Dumont" w:date="2014-02-24T15:06:00Z"/>
        </w:rPr>
      </w:pPr>
    </w:p>
    <w:p w:rsidR="00DE117E" w:rsidRDefault="00DE117E" w:rsidP="00DE117E">
      <w:pPr>
        <w:rPr>
          <w:ins w:id="1040" w:author="Arnaud Dumont" w:date="2014-02-24T15:06:00Z"/>
        </w:rPr>
      </w:pPr>
      <w:ins w:id="1041" w:author="Arnaud Dumont" w:date="2014-02-24T15:06:00Z">
        <w:r>
          <w:t>Response:</w:t>
        </w:r>
      </w:ins>
    </w:p>
    <w:p w:rsidR="00DE117E" w:rsidRDefault="00DE117E" w:rsidP="00DE117E">
      <w:pPr>
        <w:pStyle w:val="Code"/>
        <w:rPr>
          <w:ins w:id="1042" w:author="Arnaud Dumont" w:date="2014-02-24T15:06:00Z"/>
        </w:rPr>
      </w:pPr>
      <w:ins w:id="1043" w:author="Arnaud Dumont" w:date="2014-02-24T15:06:00Z">
        <w:r>
          <w:t>HTTP/1.1 200 OK</w:t>
        </w:r>
      </w:ins>
    </w:p>
    <w:p w:rsidR="00DE117E" w:rsidRDefault="00DE117E" w:rsidP="00DE117E">
      <w:pPr>
        <w:pStyle w:val="Code"/>
        <w:rPr>
          <w:ins w:id="1044" w:author="Arnaud Dumont" w:date="2014-02-24T15:06:00Z"/>
        </w:rPr>
      </w:pPr>
      <w:ins w:id="1045" w:author="Arnaud Dumont" w:date="2014-02-24T15:06:00Z">
        <w:r>
          <w:t>Content-Type: application/json</w:t>
        </w:r>
      </w:ins>
    </w:p>
    <w:p w:rsidR="00DE117E" w:rsidRDefault="00DE117E" w:rsidP="00DE117E">
      <w:pPr>
        <w:pStyle w:val="Code"/>
        <w:rPr>
          <w:ins w:id="1046" w:author="Arnaud Dumont" w:date="2014-02-24T15:06:00Z"/>
        </w:rPr>
      </w:pPr>
      <w:ins w:id="1047" w:author="Arnaud Dumont" w:date="2014-02-24T15:06:00Z">
        <w:r>
          <w:t>Last-Modified: Sun, 06 Oct 2013 14:39:22 GMT</w:t>
        </w:r>
      </w:ins>
    </w:p>
    <w:p w:rsidR="00DE117E" w:rsidRDefault="00DE117E" w:rsidP="00DE117E">
      <w:pPr>
        <w:pStyle w:val="Code"/>
        <w:rPr>
          <w:ins w:id="1048" w:author="Arnaud Dumont" w:date="2014-02-24T15:06:00Z"/>
        </w:rPr>
      </w:pPr>
      <w:ins w:id="1049" w:author="Arnaud Dumont" w:date="2014-02-24T15:06:00Z">
        <w:r>
          <w:t>ETag: "0"</w:t>
        </w:r>
      </w:ins>
    </w:p>
    <w:p w:rsidR="00DE117E" w:rsidRDefault="00DE117E" w:rsidP="00DE117E">
      <w:pPr>
        <w:pStyle w:val="Code"/>
        <w:rPr>
          <w:ins w:id="1050" w:author="Arnaud Dumont" w:date="2014-02-24T15:06:00Z"/>
        </w:rPr>
      </w:pPr>
      <w:ins w:id="1051" w:author="Arnaud Dumont" w:date="2014-02-24T15:06:00Z">
        <w:r>
          <w:lastRenderedPageBreak/>
          <w:t>Cache-Control: private, no-transform, max-age=30</w:t>
        </w:r>
      </w:ins>
    </w:p>
    <w:p w:rsidR="00DE117E" w:rsidRDefault="00DE117E" w:rsidP="00DE117E">
      <w:pPr>
        <w:pStyle w:val="Code"/>
        <w:rPr>
          <w:ins w:id="1052" w:author="Arnaud Dumont" w:date="2014-02-24T15:06:00Z"/>
        </w:rPr>
      </w:pPr>
      <w:ins w:id="1053" w:author="Arnaud Dumont" w:date="2014-02-24T15:06:00Z">
        <w:r>
          <w:t>Date: Sun, 06 Oct 2013 14:39:22 GMT</w:t>
        </w:r>
      </w:ins>
    </w:p>
    <w:p w:rsidR="00DE117E" w:rsidRDefault="00DE117E" w:rsidP="00DE117E">
      <w:pPr>
        <w:pStyle w:val="Code"/>
        <w:rPr>
          <w:ins w:id="1054" w:author="Arnaud Dumont" w:date="2014-02-24T15:06:00Z"/>
        </w:rPr>
      </w:pPr>
      <w:ins w:id="1055" w:author="Arnaud Dumont" w:date="2014-02-24T15:06:00Z">
        <w:r>
          <w:t>Server-Transaction-Id: 30df3fd8-4093-4f81-a422-7010fec8c781</w:t>
        </w:r>
      </w:ins>
    </w:p>
    <w:p w:rsidR="00DE117E" w:rsidRDefault="00DE117E" w:rsidP="00DE117E">
      <w:pPr>
        <w:pStyle w:val="Code"/>
        <w:rPr>
          <w:ins w:id="1056" w:author="Arnaud Dumont" w:date="2014-02-24T15:06:00Z"/>
        </w:rPr>
      </w:pPr>
      <w:ins w:id="1057" w:author="Arnaud Dumont" w:date="2014-02-24T15:06:00Z">
        <w:r>
          <w:t>Client-Transaction-Id: 2049ee97-0940-4451-84bb-aedc31dee86c</w:t>
        </w:r>
      </w:ins>
    </w:p>
    <w:p w:rsidR="00DE117E" w:rsidRDefault="00DE117E" w:rsidP="00DE117E">
      <w:pPr>
        <w:pStyle w:val="Code"/>
        <w:rPr>
          <w:ins w:id="1058" w:author="Arnaud Dumont" w:date="2014-02-24T15:06:00Z"/>
        </w:rPr>
      </w:pPr>
      <w:ins w:id="1059" w:author="Arnaud Dumont" w:date="2014-02-24T15:06:00Z">
        <w:r>
          <w:t>Content-Length: 922</w:t>
        </w:r>
      </w:ins>
    </w:p>
    <w:p w:rsidR="00DE117E" w:rsidRDefault="00DE117E" w:rsidP="00DE117E">
      <w:pPr>
        <w:pStyle w:val="Code"/>
        <w:rPr>
          <w:ins w:id="1060" w:author="Arnaud Dumont" w:date="2014-02-24T15:06:00Z"/>
        </w:rPr>
      </w:pPr>
    </w:p>
    <w:p w:rsidR="001217ED" w:rsidRDefault="001217ED" w:rsidP="001217ED">
      <w:pPr>
        <w:pStyle w:val="Code"/>
        <w:rPr>
          <w:ins w:id="1061" w:author="Arnaud Dumont" w:date="2014-02-25T13:34:00Z"/>
        </w:rPr>
      </w:pPr>
      <w:ins w:id="1062" w:author="Arnaud Dumont" w:date="2014-02-25T13:34:00Z">
        <w:r>
          <w:t>{</w:t>
        </w:r>
      </w:ins>
    </w:p>
    <w:p w:rsidR="001217ED" w:rsidRDefault="001217ED" w:rsidP="001217ED">
      <w:pPr>
        <w:pStyle w:val="Code"/>
        <w:rPr>
          <w:ins w:id="1063" w:author="Arnaud Dumont" w:date="2014-02-25T13:34:00Z"/>
        </w:rPr>
      </w:pPr>
      <w:ins w:id="1064" w:author="Arnaud Dumont" w:date="2014-02-25T13:34:00Z">
        <w:r>
          <w:t xml:space="preserve">  "messagePoll" : {</w:t>
        </w:r>
      </w:ins>
    </w:p>
    <w:p w:rsidR="001217ED" w:rsidRDefault="001217ED" w:rsidP="001217ED">
      <w:pPr>
        <w:pStyle w:val="Code"/>
        <w:rPr>
          <w:ins w:id="1065" w:author="Arnaud Dumont" w:date="2014-02-25T13:34:00Z"/>
        </w:rPr>
      </w:pPr>
      <w:ins w:id="1066" w:author="Arnaud Dumont" w:date="2014-02-25T13:34:00Z">
        <w:r>
          <w:t xml:space="preserve">    "message" : {</w:t>
        </w:r>
      </w:ins>
    </w:p>
    <w:p w:rsidR="001217ED" w:rsidRDefault="001217ED" w:rsidP="001217ED">
      <w:pPr>
        <w:pStyle w:val="Code"/>
        <w:rPr>
          <w:ins w:id="1067" w:author="Arnaud Dumont" w:date="2014-02-25T13:34:00Z"/>
        </w:rPr>
      </w:pPr>
      <w:ins w:id="1068" w:author="Arnaud Dumont" w:date="2014-02-25T13:34:00Z">
        <w:r>
          <w:t xml:space="preserve">      "id" : "aac25ec0-2ee5-11e3-aa6e-0800200c9a66",</w:t>
        </w:r>
      </w:ins>
    </w:p>
    <w:p w:rsidR="001217ED" w:rsidRDefault="001217ED" w:rsidP="001217ED">
      <w:pPr>
        <w:pStyle w:val="Code"/>
        <w:rPr>
          <w:ins w:id="1069" w:author="Arnaud Dumont" w:date="2014-02-25T13:34:00Z"/>
        </w:rPr>
      </w:pPr>
      <w:ins w:id="1070" w:author="Arnaud Dumont" w:date="2014-02-25T13:34:00Z">
        <w:r>
          <w:t xml:space="preserve">      "messageType" : "zoneDNSSECSigningCompleted",</w:t>
        </w:r>
      </w:ins>
    </w:p>
    <w:p w:rsidR="001217ED" w:rsidRDefault="001217ED" w:rsidP="001217ED">
      <w:pPr>
        <w:pStyle w:val="Code"/>
        <w:rPr>
          <w:ins w:id="1071" w:author="Arnaud Dumont" w:date="2014-02-25T13:34:00Z"/>
        </w:rPr>
      </w:pPr>
      <w:ins w:id="1072" w:author="Arnaud Dumont" w:date="2014-02-25T13:34:00Z">
        <w:r>
          <w:t xml:space="preserve">      "relatedObjectId" : "bbc25ec0-2ee5-11e3-aa6e-0800200c9a66",</w:t>
        </w:r>
      </w:ins>
    </w:p>
    <w:p w:rsidR="001217ED" w:rsidRDefault="001217ED" w:rsidP="001217ED">
      <w:pPr>
        <w:pStyle w:val="Code"/>
        <w:rPr>
          <w:ins w:id="1073" w:author="Arnaud Dumont" w:date="2014-02-25T13:34:00Z"/>
        </w:rPr>
      </w:pPr>
      <w:ins w:id="1074" w:author="Arnaud Dumont" w:date="2014-02-25T13:34:00Z">
        <w:r>
          <w:t xml:space="preserve">      "sponsorAccountId" : "ccc25ec0-2ee5-11e3-aa6e-0800200c9a66",</w:t>
        </w:r>
      </w:ins>
    </w:p>
    <w:p w:rsidR="001217ED" w:rsidRDefault="001217ED" w:rsidP="001217ED">
      <w:pPr>
        <w:pStyle w:val="Code"/>
        <w:rPr>
          <w:ins w:id="1075" w:author="Arnaud Dumont" w:date="2014-02-25T13:34:00Z"/>
        </w:rPr>
      </w:pPr>
      <w:ins w:id="1076" w:author="Arnaud Dumont" w:date="2014-02-25T13:34:00Z">
        <w:r>
          <w:t xml:space="preserve">      "createDate" : "2014-02-25T02:13:15.088",</w:t>
        </w:r>
      </w:ins>
    </w:p>
    <w:p w:rsidR="001217ED" w:rsidRDefault="001217ED" w:rsidP="001217ED">
      <w:pPr>
        <w:pStyle w:val="Code"/>
        <w:rPr>
          <w:ins w:id="1077" w:author="Arnaud Dumont" w:date="2014-02-25T13:34:00Z"/>
        </w:rPr>
      </w:pPr>
      <w:ins w:id="1078" w:author="Arnaud Dumont" w:date="2014-02-25T13:34:00Z">
        <w:r>
          <w:t xml:space="preserve">      "acknowledgedDate" : null,</w:t>
        </w:r>
      </w:ins>
    </w:p>
    <w:p w:rsidR="001217ED" w:rsidRDefault="001217ED" w:rsidP="001217ED">
      <w:pPr>
        <w:pStyle w:val="Code"/>
        <w:rPr>
          <w:ins w:id="1079" w:author="Arnaud Dumont" w:date="2014-02-25T13:34:00Z"/>
        </w:rPr>
      </w:pPr>
      <w:ins w:id="1080" w:author="Arnaud Dumont" w:date="2014-02-25T13:34:00Z">
        <w:r>
          <w:t xml:space="preserve">      "acknowledgedByUserId" : null,</w:t>
        </w:r>
      </w:ins>
    </w:p>
    <w:p w:rsidR="001217ED" w:rsidRDefault="001217ED" w:rsidP="001217ED">
      <w:pPr>
        <w:pStyle w:val="Code"/>
        <w:rPr>
          <w:ins w:id="1081" w:author="Arnaud Dumont" w:date="2014-02-25T13:34:00Z"/>
        </w:rPr>
      </w:pPr>
      <w:ins w:id="1082" w:author="Arnaud Dumont" w:date="2014-02-25T13:34:00Z">
        <w:r>
          <w:t xml:space="preserve">      "message" : "</w:t>
        </w:r>
      </w:ins>
      <w:ins w:id="1083" w:author="Arnaud Dumont" w:date="2014-02-25T13:40:00Z">
        <w:r w:rsidR="00F8133C">
          <w:t>Zone DNSSEC-signing completed</w:t>
        </w:r>
      </w:ins>
      <w:ins w:id="1084" w:author="Arnaud Dumont" w:date="2014-02-25T13:34:00Z">
        <w:r>
          <w:t>",</w:t>
        </w:r>
      </w:ins>
    </w:p>
    <w:p w:rsidR="001217ED" w:rsidRDefault="001217ED" w:rsidP="001217ED">
      <w:pPr>
        <w:pStyle w:val="Code"/>
        <w:rPr>
          <w:ins w:id="1085" w:author="Arnaud Dumont" w:date="2014-02-25T13:34:00Z"/>
        </w:rPr>
      </w:pPr>
      <w:ins w:id="1086" w:author="Arnaud Dumont" w:date="2014-02-25T13:34:00Z">
        <w:r>
          <w:t xml:space="preserve">      "messageContents" : {</w:t>
        </w:r>
      </w:ins>
    </w:p>
    <w:p w:rsidR="001217ED" w:rsidRDefault="001217ED" w:rsidP="001217ED">
      <w:pPr>
        <w:pStyle w:val="Code"/>
        <w:rPr>
          <w:ins w:id="1087" w:author="Arnaud Dumont" w:date="2014-02-25T13:34:00Z"/>
        </w:rPr>
      </w:pPr>
      <w:ins w:id="1088" w:author="Arnaud Dumont" w:date="2014-02-25T13:34:00Z">
        <w:r>
          <w:t xml:space="preserve">        "zoneId" : "</w:t>
        </w:r>
      </w:ins>
      <w:ins w:id="1089" w:author="Arnaud Dumont" w:date="2014-02-25T13:40:00Z">
        <w:r w:rsidR="00F8133C">
          <w:t>bbc25ec0-2ee5-11e3-aa6e-0800200c9a66</w:t>
        </w:r>
      </w:ins>
      <w:ins w:id="1090" w:author="Arnaud Dumont" w:date="2014-02-25T13:34:00Z">
        <w:r>
          <w:t>",</w:t>
        </w:r>
      </w:ins>
    </w:p>
    <w:p w:rsidR="001217ED" w:rsidRDefault="001217ED" w:rsidP="001217ED">
      <w:pPr>
        <w:pStyle w:val="Code"/>
        <w:rPr>
          <w:ins w:id="1091" w:author="Arnaud Dumont" w:date="2014-02-25T13:34:00Z"/>
        </w:rPr>
      </w:pPr>
      <w:ins w:id="1092" w:author="Arnaud Dumont" w:date="2014-02-25T13:34:00Z">
        <w:r>
          <w:t xml:space="preserve">        "zoneName" : "test.com",</w:t>
        </w:r>
      </w:ins>
    </w:p>
    <w:p w:rsidR="001217ED" w:rsidRDefault="001217ED" w:rsidP="001217ED">
      <w:pPr>
        <w:pStyle w:val="Code"/>
        <w:rPr>
          <w:ins w:id="1093" w:author="Arnaud Dumont" w:date="2014-02-25T13:34:00Z"/>
        </w:rPr>
      </w:pPr>
      <w:ins w:id="1094" w:author="Arnaud Dumont" w:date="2014-02-25T13:34:00Z">
        <w:r>
          <w:t xml:space="preserve">        "delegationResourceRecords" : [ {</w:t>
        </w:r>
      </w:ins>
    </w:p>
    <w:p w:rsidR="001217ED" w:rsidRDefault="001217ED" w:rsidP="001217ED">
      <w:pPr>
        <w:pStyle w:val="Code"/>
        <w:rPr>
          <w:ins w:id="1095" w:author="Arnaud Dumont" w:date="2014-02-25T13:34:00Z"/>
        </w:rPr>
      </w:pPr>
      <w:ins w:id="1096" w:author="Arnaud Dumont" w:date="2014-02-25T13:34:00Z">
        <w:r>
          <w:t xml:space="preserve">          "name" : "test.com.",</w:t>
        </w:r>
      </w:ins>
    </w:p>
    <w:p w:rsidR="001217ED" w:rsidRDefault="001217ED" w:rsidP="001217ED">
      <w:pPr>
        <w:pStyle w:val="Code"/>
        <w:rPr>
          <w:ins w:id="1097" w:author="Arnaud Dumont" w:date="2014-02-25T13:34:00Z"/>
        </w:rPr>
      </w:pPr>
      <w:ins w:id="1098" w:author="Arnaud Dumont" w:date="2014-02-25T13:34:00Z">
        <w:r>
          <w:t xml:space="preserve">          "class" : "IN",</w:t>
        </w:r>
      </w:ins>
    </w:p>
    <w:p w:rsidR="001217ED" w:rsidRDefault="001217ED" w:rsidP="001217ED">
      <w:pPr>
        <w:pStyle w:val="Code"/>
        <w:rPr>
          <w:ins w:id="1099" w:author="Arnaud Dumont" w:date="2014-02-25T13:34:00Z"/>
        </w:rPr>
      </w:pPr>
      <w:ins w:id="1100" w:author="Arnaud Dumont" w:date="2014-02-25T13:34:00Z">
        <w:r>
          <w:t xml:space="preserve">          "ttl" : "3600",</w:t>
        </w:r>
      </w:ins>
    </w:p>
    <w:p w:rsidR="001217ED" w:rsidRDefault="001217ED" w:rsidP="001217ED">
      <w:pPr>
        <w:pStyle w:val="Code"/>
        <w:rPr>
          <w:ins w:id="1101" w:author="Arnaud Dumont" w:date="2014-02-25T13:34:00Z"/>
        </w:rPr>
      </w:pPr>
      <w:ins w:id="1102" w:author="Arnaud Dumont" w:date="2014-02-25T13:34:00Z">
        <w:r>
          <w:t xml:space="preserve">          "type" : "NS",</w:t>
        </w:r>
      </w:ins>
    </w:p>
    <w:p w:rsidR="001217ED" w:rsidRDefault="001217ED" w:rsidP="001217ED">
      <w:pPr>
        <w:pStyle w:val="Code"/>
        <w:rPr>
          <w:ins w:id="1103" w:author="Arnaud Dumont" w:date="2014-02-25T13:34:00Z"/>
        </w:rPr>
      </w:pPr>
      <w:ins w:id="1104" w:author="Arnaud Dumont" w:date="2014-02-25T13:34:00Z">
        <w:r>
          <w:t xml:space="preserve">          "target" : "test.com."</w:t>
        </w:r>
      </w:ins>
    </w:p>
    <w:p w:rsidR="001217ED" w:rsidRDefault="001217ED" w:rsidP="001217ED">
      <w:pPr>
        <w:pStyle w:val="Code"/>
        <w:rPr>
          <w:ins w:id="1105" w:author="Arnaud Dumont" w:date="2014-02-25T13:34:00Z"/>
        </w:rPr>
      </w:pPr>
      <w:ins w:id="1106" w:author="Arnaud Dumont" w:date="2014-02-25T13:34:00Z">
        <w:r>
          <w:t xml:space="preserve">        }, {</w:t>
        </w:r>
      </w:ins>
    </w:p>
    <w:p w:rsidR="001217ED" w:rsidRDefault="001217ED" w:rsidP="001217ED">
      <w:pPr>
        <w:pStyle w:val="Code"/>
        <w:rPr>
          <w:ins w:id="1107" w:author="Arnaud Dumont" w:date="2014-02-25T13:34:00Z"/>
        </w:rPr>
      </w:pPr>
      <w:ins w:id="1108" w:author="Arnaud Dumont" w:date="2014-02-25T13:34:00Z">
        <w:r>
          <w:t xml:space="preserve">          "name" : "test.com.",</w:t>
        </w:r>
      </w:ins>
    </w:p>
    <w:p w:rsidR="001217ED" w:rsidRDefault="001217ED" w:rsidP="001217ED">
      <w:pPr>
        <w:pStyle w:val="Code"/>
        <w:rPr>
          <w:ins w:id="1109" w:author="Arnaud Dumont" w:date="2014-02-25T13:34:00Z"/>
        </w:rPr>
      </w:pPr>
      <w:ins w:id="1110" w:author="Arnaud Dumont" w:date="2014-02-25T13:34:00Z">
        <w:r>
          <w:t xml:space="preserve">          "class" : "IN",</w:t>
        </w:r>
      </w:ins>
    </w:p>
    <w:p w:rsidR="001217ED" w:rsidRDefault="001217ED" w:rsidP="001217ED">
      <w:pPr>
        <w:pStyle w:val="Code"/>
        <w:rPr>
          <w:ins w:id="1111" w:author="Arnaud Dumont" w:date="2014-02-25T13:34:00Z"/>
        </w:rPr>
      </w:pPr>
      <w:ins w:id="1112" w:author="Arnaud Dumont" w:date="2014-02-25T13:34:00Z">
        <w:r>
          <w:t xml:space="preserve">          "ttl" : "3600",</w:t>
        </w:r>
      </w:ins>
    </w:p>
    <w:p w:rsidR="001217ED" w:rsidRDefault="001217ED" w:rsidP="001217ED">
      <w:pPr>
        <w:pStyle w:val="Code"/>
        <w:rPr>
          <w:ins w:id="1113" w:author="Arnaud Dumont" w:date="2014-02-25T13:34:00Z"/>
        </w:rPr>
      </w:pPr>
      <w:ins w:id="1114" w:author="Arnaud Dumont" w:date="2014-02-25T13:34:00Z">
        <w:r>
          <w:t xml:space="preserve">          "type" : "DS",</w:t>
        </w:r>
      </w:ins>
    </w:p>
    <w:p w:rsidR="001217ED" w:rsidRDefault="001217ED" w:rsidP="001217ED">
      <w:pPr>
        <w:pStyle w:val="Code"/>
        <w:rPr>
          <w:ins w:id="1115" w:author="Arnaud Dumont" w:date="2014-02-25T13:34:00Z"/>
        </w:rPr>
      </w:pPr>
      <w:ins w:id="1116" w:author="Arnaud Dumont" w:date="2014-02-25T13:34:00Z">
        <w:r>
          <w:t xml:space="preserve">          "footprint" : "3",</w:t>
        </w:r>
      </w:ins>
    </w:p>
    <w:p w:rsidR="001217ED" w:rsidRDefault="001217ED" w:rsidP="001217ED">
      <w:pPr>
        <w:pStyle w:val="Code"/>
        <w:rPr>
          <w:ins w:id="1117" w:author="Arnaud Dumont" w:date="2014-02-25T13:34:00Z"/>
        </w:rPr>
      </w:pPr>
      <w:ins w:id="1118" w:author="Arnaud Dumont" w:date="2014-02-25T13:34:00Z">
        <w:r>
          <w:t xml:space="preserve">          "algorithm" : "2",</w:t>
        </w:r>
      </w:ins>
    </w:p>
    <w:p w:rsidR="001217ED" w:rsidRDefault="001217ED" w:rsidP="001217ED">
      <w:pPr>
        <w:pStyle w:val="Code"/>
        <w:rPr>
          <w:ins w:id="1119" w:author="Arnaud Dumont" w:date="2014-02-25T13:34:00Z"/>
        </w:rPr>
      </w:pPr>
      <w:ins w:id="1120" w:author="Arnaud Dumont" w:date="2014-02-25T13:34:00Z">
        <w:r>
          <w:t xml:space="preserve">          "digestId" : "1",</w:t>
        </w:r>
      </w:ins>
    </w:p>
    <w:p w:rsidR="001217ED" w:rsidRDefault="001217ED" w:rsidP="001217ED">
      <w:pPr>
        <w:pStyle w:val="Code"/>
        <w:rPr>
          <w:ins w:id="1121" w:author="Arnaud Dumont" w:date="2014-02-25T13:34:00Z"/>
        </w:rPr>
      </w:pPr>
      <w:ins w:id="1122" w:author="Arnaud Dumont" w:date="2014-02-25T13:34:00Z">
        <w:r>
          <w:t xml:space="preserve">          "digest" : "45394234303035353139334132433435374643363737423545463333424238333139354234393545413231343339393930433936343342393545344334314439"</w:t>
        </w:r>
      </w:ins>
    </w:p>
    <w:p w:rsidR="001217ED" w:rsidRDefault="001217ED" w:rsidP="001217ED">
      <w:pPr>
        <w:pStyle w:val="Code"/>
        <w:rPr>
          <w:ins w:id="1123" w:author="Arnaud Dumont" w:date="2014-02-25T13:34:00Z"/>
        </w:rPr>
      </w:pPr>
      <w:ins w:id="1124" w:author="Arnaud Dumont" w:date="2014-02-25T13:34:00Z">
        <w:r>
          <w:t xml:space="preserve">        } ]</w:t>
        </w:r>
      </w:ins>
    </w:p>
    <w:p w:rsidR="001217ED" w:rsidRDefault="001217ED" w:rsidP="001217ED">
      <w:pPr>
        <w:pStyle w:val="Code"/>
        <w:rPr>
          <w:ins w:id="1125" w:author="Arnaud Dumont" w:date="2014-02-25T13:34:00Z"/>
        </w:rPr>
      </w:pPr>
      <w:ins w:id="1126" w:author="Arnaud Dumont" w:date="2014-02-25T13:34:00Z">
        <w:r>
          <w:t xml:space="preserve">      }</w:t>
        </w:r>
      </w:ins>
    </w:p>
    <w:p w:rsidR="001217ED" w:rsidRDefault="001217ED" w:rsidP="001217ED">
      <w:pPr>
        <w:pStyle w:val="Code"/>
        <w:rPr>
          <w:ins w:id="1127" w:author="Arnaud Dumont" w:date="2014-02-25T13:34:00Z"/>
        </w:rPr>
      </w:pPr>
      <w:ins w:id="1128" w:author="Arnaud Dumont" w:date="2014-02-25T13:34:00Z">
        <w:r>
          <w:lastRenderedPageBreak/>
          <w:t xml:space="preserve">    },</w:t>
        </w:r>
      </w:ins>
    </w:p>
    <w:p w:rsidR="001217ED" w:rsidRDefault="001217ED" w:rsidP="001217ED">
      <w:pPr>
        <w:pStyle w:val="Code"/>
        <w:rPr>
          <w:ins w:id="1129" w:author="Arnaud Dumont" w:date="2014-02-25T13:34:00Z"/>
        </w:rPr>
      </w:pPr>
      <w:ins w:id="1130" w:author="Arnaud Dumont" w:date="2014-02-25T13:34:00Z">
        <w:r>
          <w:t xml:space="preserve">    "outstandingMessagesCount" : 3</w:t>
        </w:r>
      </w:ins>
    </w:p>
    <w:p w:rsidR="001217ED" w:rsidRDefault="001217ED" w:rsidP="001217ED">
      <w:pPr>
        <w:pStyle w:val="Code"/>
        <w:rPr>
          <w:ins w:id="1131" w:author="Arnaud Dumont" w:date="2014-02-25T13:34:00Z"/>
        </w:rPr>
      </w:pPr>
      <w:ins w:id="1132" w:author="Arnaud Dumont" w:date="2014-02-25T13:34:00Z">
        <w:r>
          <w:t xml:space="preserve">  }</w:t>
        </w:r>
      </w:ins>
    </w:p>
    <w:p w:rsidR="00DE117E" w:rsidRPr="00323508" w:rsidRDefault="001217ED" w:rsidP="001217ED">
      <w:pPr>
        <w:pStyle w:val="Code"/>
        <w:rPr>
          <w:ins w:id="1133" w:author="Arnaud Dumont" w:date="2014-02-24T15:06:00Z"/>
        </w:rPr>
      </w:pPr>
      <w:ins w:id="1134" w:author="Arnaud Dumont" w:date="2014-02-25T13:34:00Z">
        <w:r>
          <w:t>}</w:t>
        </w:r>
      </w:ins>
    </w:p>
    <w:p w:rsidR="000D6A03" w:rsidRDefault="000D6A03" w:rsidP="000D6A03">
      <w:pPr>
        <w:pStyle w:val="Heading2"/>
        <w:rPr>
          <w:ins w:id="1135" w:author="Arnaud Dumont" w:date="2014-02-24T15:37:00Z"/>
        </w:rPr>
      </w:pPr>
      <w:bookmarkStart w:id="1136" w:name="_Toc381099192"/>
      <w:ins w:id="1137" w:author="Arnaud Dumont" w:date="2014-02-24T15:37:00Z">
        <w:r>
          <w:t>Message Acknowledge Command</w:t>
        </w:r>
        <w:bookmarkEnd w:id="1136"/>
      </w:ins>
    </w:p>
    <w:p w:rsidR="000D6A03" w:rsidRDefault="000D6A03" w:rsidP="000D6A03">
      <w:pPr>
        <w:rPr>
          <w:ins w:id="1138" w:author="Arnaud Dumont" w:date="2014-02-24T15:37:00Z"/>
        </w:rPr>
      </w:pPr>
      <w:ins w:id="1139" w:author="Arnaud Dumont" w:date="2014-02-24T15:37:00Z">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w:t>
        </w:r>
      </w:ins>
      <w:ins w:id="1140" w:author="Arnaud Dumont" w:date="2014-02-24T15:38:00Z">
        <w:r>
          <w:t>m</w:t>
        </w:r>
      </w:ins>
      <w:ins w:id="1141" w:author="Arnaud Dumont" w:date="2014-02-24T15:37:00Z">
        <w:r w:rsidRPr="00C45DEE">
          <w:t>.</w:t>
        </w:r>
      </w:ins>
    </w:p>
    <w:p w:rsidR="000D6A03" w:rsidRDefault="000D6A03" w:rsidP="000D6A03">
      <w:pPr>
        <w:pStyle w:val="Heading3"/>
        <w:rPr>
          <w:ins w:id="1142" w:author="Arnaud Dumont" w:date="2014-02-24T15:37:00Z"/>
        </w:rPr>
      </w:pPr>
      <w:ins w:id="1143" w:author="Arnaud Dumont" w:date="2014-02-24T15:37:00Z">
        <w:r>
          <w:t>Request</w:t>
        </w:r>
      </w:ins>
    </w:p>
    <w:p w:rsidR="000D6A03" w:rsidRDefault="000D6A03" w:rsidP="000D6A03">
      <w:pPr>
        <w:rPr>
          <w:ins w:id="1144" w:author="Arnaud Dumont" w:date="2014-02-24T15:37:00Z"/>
        </w:rPr>
      </w:pPr>
      <w:ins w:id="1145" w:author="Arnaud Dumont" w:date="2014-02-24T15:37:00Z">
        <w:r w:rsidRPr="00C45DEE">
          <w:t>A request should be made to the specified URI including the indicated headers</w:t>
        </w:r>
        <w:r>
          <w:t>,</w:t>
        </w:r>
        <w:r w:rsidRPr="00C45DEE">
          <w:t xml:space="preserve"> and if required a request body in the format specified.</w:t>
        </w:r>
      </w:ins>
    </w:p>
    <w:p w:rsidR="000D6A03" w:rsidRDefault="000D6A03" w:rsidP="000D6A03">
      <w:pPr>
        <w:pStyle w:val="FakeHeading4"/>
        <w:rPr>
          <w:ins w:id="1146" w:author="Arnaud Dumont" w:date="2014-02-24T15:37:00Z"/>
        </w:rPr>
      </w:pPr>
      <w:ins w:id="1147" w:author="Arnaud Dumont" w:date="2014-02-24T15:37:00Z">
        <w:r>
          <w:t>URI</w:t>
        </w:r>
      </w:ins>
    </w:p>
    <w:p w:rsidR="000D6A03" w:rsidRPr="002E186D" w:rsidRDefault="000D6A03" w:rsidP="000D6A03">
      <w:pPr>
        <w:rPr>
          <w:ins w:id="1148" w:author="Arnaud Dumont" w:date="2014-02-24T15:37:00Z"/>
        </w:rPr>
      </w:pPr>
      <w:ins w:id="1149" w:author="Arnaud Dumont" w:date="2014-02-24T15:37: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150"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151" w:author="Arnaud Dumont" w:date="2014-02-24T15:37:00Z"/>
              </w:rPr>
            </w:pPr>
            <w:ins w:id="1152" w:author="Arnaud Dumont" w:date="2014-02-24T15:37:00Z">
              <w:r>
                <w:t>HTTP Method</w:t>
              </w:r>
            </w:ins>
          </w:p>
        </w:tc>
        <w:tc>
          <w:tcPr>
            <w:tcW w:w="6804" w:type="dxa"/>
            <w:shd w:val="clear" w:color="auto" w:fill="BFBFBF" w:themeFill="background1" w:themeFillShade="BF"/>
          </w:tcPr>
          <w:p w:rsidR="000D6A03" w:rsidRDefault="000D6A03" w:rsidP="001217ED">
            <w:pPr>
              <w:pStyle w:val="Table-Header"/>
              <w:rPr>
                <w:ins w:id="1153" w:author="Arnaud Dumont" w:date="2014-02-24T15:37:00Z"/>
              </w:rPr>
            </w:pPr>
            <w:ins w:id="1154" w:author="Arnaud Dumont" w:date="2014-02-24T15:37:00Z">
              <w:r>
                <w:t>Request URI</w:t>
              </w:r>
            </w:ins>
          </w:p>
        </w:tc>
      </w:tr>
      <w:tr w:rsidR="000D6A03" w:rsidRPr="00CC22F1" w:rsidTr="001217ED">
        <w:trPr>
          <w:trHeight w:val="113"/>
          <w:tblHeader w:val="0"/>
          <w:ins w:id="1155" w:author="Arnaud Dumont" w:date="2014-02-24T15:37:00Z"/>
        </w:trPr>
        <w:tc>
          <w:tcPr>
            <w:tcW w:w="1843" w:type="dxa"/>
          </w:tcPr>
          <w:p w:rsidR="000D6A03" w:rsidRDefault="000D6A03" w:rsidP="001217ED">
            <w:pPr>
              <w:pStyle w:val="Table-Text"/>
              <w:rPr>
                <w:ins w:id="1156" w:author="Arnaud Dumont" w:date="2014-02-24T15:37:00Z"/>
              </w:rPr>
            </w:pPr>
            <w:ins w:id="1157" w:author="Arnaud Dumont" w:date="2014-02-24T15:38:00Z">
              <w:r>
                <w:t>PUT</w:t>
              </w:r>
            </w:ins>
          </w:p>
        </w:tc>
        <w:tc>
          <w:tcPr>
            <w:tcW w:w="6804" w:type="dxa"/>
          </w:tcPr>
          <w:p w:rsidR="000D6A03" w:rsidRDefault="000D6A03" w:rsidP="001217ED">
            <w:pPr>
              <w:pStyle w:val="Table-Text"/>
              <w:rPr>
                <w:ins w:id="1158" w:author="Arnaud Dumont" w:date="2014-02-24T15:37:00Z"/>
              </w:rPr>
            </w:pPr>
            <w:ins w:id="1159" w:author="Arnaud Dumont" w:date="2014-02-24T15:37:00Z">
              <w:r w:rsidRPr="00C45DEE">
                <w:t>https://{service-address}/</w:t>
              </w:r>
              <w:r>
                <w:t>messages</w:t>
              </w:r>
            </w:ins>
            <w:ins w:id="1160" w:author="Arnaud Dumont" w:date="2014-02-24T15:38:00Z">
              <w:r>
                <w:t>/{id}/acknowledge</w:t>
              </w:r>
            </w:ins>
          </w:p>
        </w:tc>
      </w:tr>
    </w:tbl>
    <w:p w:rsidR="000D6A03" w:rsidRDefault="000D6A03" w:rsidP="000D6A03">
      <w:pPr>
        <w:rPr>
          <w:ins w:id="1161" w:author="Arnaud Dumont" w:date="2014-02-24T15:37:00Z"/>
        </w:rPr>
      </w:pPr>
      <w:ins w:id="1162" w:author="Arnaud Dumont" w:date="2014-02-24T15:37: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163"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164" w:author="Arnaud Dumont" w:date="2014-02-24T15:37:00Z"/>
              </w:rPr>
            </w:pPr>
            <w:ins w:id="1165" w:author="Arnaud Dumont" w:date="2014-02-24T15:37:00Z">
              <w:r>
                <w:t>Field</w:t>
              </w:r>
            </w:ins>
          </w:p>
        </w:tc>
        <w:tc>
          <w:tcPr>
            <w:tcW w:w="6804" w:type="dxa"/>
            <w:shd w:val="clear" w:color="auto" w:fill="BFBFBF" w:themeFill="background1" w:themeFillShade="BF"/>
          </w:tcPr>
          <w:p w:rsidR="000D6A03" w:rsidRDefault="000D6A03" w:rsidP="001217ED">
            <w:pPr>
              <w:pStyle w:val="Table-Header"/>
              <w:rPr>
                <w:ins w:id="1166" w:author="Arnaud Dumont" w:date="2014-02-24T15:37:00Z"/>
              </w:rPr>
            </w:pPr>
            <w:ins w:id="1167" w:author="Arnaud Dumont" w:date="2014-02-24T15:37:00Z">
              <w:r>
                <w:t>Description</w:t>
              </w:r>
            </w:ins>
          </w:p>
        </w:tc>
      </w:tr>
      <w:tr w:rsidR="000D6A03" w:rsidRPr="00CC22F1" w:rsidTr="001217ED">
        <w:trPr>
          <w:trHeight w:val="113"/>
          <w:tblHeader w:val="0"/>
          <w:ins w:id="1168" w:author="Arnaud Dumont" w:date="2014-02-24T15:37:00Z"/>
        </w:trPr>
        <w:tc>
          <w:tcPr>
            <w:tcW w:w="1843" w:type="dxa"/>
          </w:tcPr>
          <w:p w:rsidR="000D6A03" w:rsidRDefault="000D6A03" w:rsidP="001217ED">
            <w:pPr>
              <w:pStyle w:val="Table-Text"/>
              <w:rPr>
                <w:ins w:id="1169" w:author="Arnaud Dumont" w:date="2014-02-24T15:37:00Z"/>
              </w:rPr>
            </w:pPr>
            <w:ins w:id="1170" w:author="Arnaud Dumont" w:date="2014-02-24T15:37:00Z">
              <w:r>
                <w:t>service-address</w:t>
              </w:r>
            </w:ins>
          </w:p>
        </w:tc>
        <w:tc>
          <w:tcPr>
            <w:tcW w:w="6804" w:type="dxa"/>
          </w:tcPr>
          <w:p w:rsidR="000D6A03" w:rsidRDefault="000D6A03" w:rsidP="001217ED">
            <w:pPr>
              <w:pStyle w:val="Table-Text"/>
              <w:rPr>
                <w:ins w:id="1171" w:author="Arnaud Dumont" w:date="2014-02-24T15:37:00Z"/>
              </w:rPr>
            </w:pPr>
            <w:ins w:id="1172" w:author="Arnaud Dumont" w:date="2014-02-24T15:37:00Z">
              <w:r>
                <w:t>The service address as described in section 2.2</w:t>
              </w:r>
            </w:ins>
          </w:p>
        </w:tc>
      </w:tr>
      <w:tr w:rsidR="000D6A03" w:rsidRPr="00CC22F1" w:rsidTr="001217ED">
        <w:trPr>
          <w:trHeight w:val="113"/>
          <w:tblHeader w:val="0"/>
          <w:ins w:id="1173" w:author="Arnaud Dumont" w:date="2014-02-24T15:38:00Z"/>
        </w:trPr>
        <w:tc>
          <w:tcPr>
            <w:tcW w:w="1843" w:type="dxa"/>
          </w:tcPr>
          <w:p w:rsidR="000D6A03" w:rsidRDefault="000D6A03" w:rsidP="001217ED">
            <w:pPr>
              <w:pStyle w:val="Table-Text"/>
              <w:rPr>
                <w:ins w:id="1174" w:author="Arnaud Dumont" w:date="2014-02-24T15:38:00Z"/>
              </w:rPr>
            </w:pPr>
            <w:ins w:id="1175" w:author="Arnaud Dumont" w:date="2014-02-24T15:38:00Z">
              <w:r>
                <w:t>id</w:t>
              </w:r>
            </w:ins>
          </w:p>
        </w:tc>
        <w:tc>
          <w:tcPr>
            <w:tcW w:w="6804" w:type="dxa"/>
          </w:tcPr>
          <w:p w:rsidR="000D6A03" w:rsidRDefault="000D6A03" w:rsidP="000D6A03">
            <w:pPr>
              <w:pStyle w:val="Table-Text"/>
              <w:rPr>
                <w:ins w:id="1176" w:author="Arnaud Dumont" w:date="2014-02-24T15:38:00Z"/>
              </w:rPr>
            </w:pPr>
            <w:ins w:id="1177" w:author="Arnaud Dumont" w:date="2014-02-24T15:38:00Z">
              <w:r>
                <w:t>The id of the message you want to acknowledge</w:t>
              </w:r>
            </w:ins>
          </w:p>
        </w:tc>
      </w:tr>
    </w:tbl>
    <w:p w:rsidR="000D6A03" w:rsidRDefault="000D6A03" w:rsidP="000D6A03">
      <w:pPr>
        <w:pStyle w:val="FakeHeading4"/>
        <w:rPr>
          <w:ins w:id="1178" w:author="Arnaud Dumont" w:date="2014-02-24T15:37:00Z"/>
        </w:rPr>
      </w:pPr>
      <w:ins w:id="1179" w:author="Arnaud Dumont" w:date="2014-02-24T15:37:00Z">
        <w:r>
          <w:t>Query Parameters</w:t>
        </w:r>
      </w:ins>
    </w:p>
    <w:p w:rsidR="00D90631" w:rsidRPr="008A0F29" w:rsidRDefault="00D90631" w:rsidP="00D90631">
      <w:pPr>
        <w:rPr>
          <w:ins w:id="1180" w:author="Arnaud Dumont" w:date="2014-02-24T15:39:00Z"/>
        </w:rPr>
      </w:pPr>
      <w:ins w:id="1181" w:author="Arnaud Dumont" w:date="2014-02-24T15:39:00Z">
        <w:r w:rsidRPr="008A0F29">
          <w:t>Not allowed for this command</w:t>
        </w:r>
        <w:r>
          <w:t>.</w:t>
        </w:r>
      </w:ins>
    </w:p>
    <w:p w:rsidR="000D6A03" w:rsidRPr="00C45DEE" w:rsidRDefault="000D6A03" w:rsidP="000D6A03">
      <w:pPr>
        <w:pStyle w:val="FakeHeading4"/>
        <w:rPr>
          <w:ins w:id="1182" w:author="Arnaud Dumont" w:date="2014-02-24T15:37:00Z"/>
        </w:rPr>
      </w:pPr>
      <w:ins w:id="1183" w:author="Arnaud Dumont" w:date="2014-02-24T15:37:00Z">
        <w:r w:rsidRPr="00C45DEE">
          <w:t>Request Headers</w:t>
        </w:r>
      </w:ins>
    </w:p>
    <w:p w:rsidR="000D6A03" w:rsidRPr="00C45DEE" w:rsidRDefault="000D6A03" w:rsidP="000D6A03">
      <w:pPr>
        <w:rPr>
          <w:ins w:id="1184" w:author="Arnaud Dumont" w:date="2014-02-24T15:37:00Z"/>
        </w:rPr>
      </w:pPr>
      <w:ins w:id="1185" w:author="Arnaud Dumont" w:date="2014-02-24T15:37:00Z">
        <w:r w:rsidRPr="00C45DEE">
          <w:t xml:space="preserve">Only the standard request headers described in section </w:t>
        </w:r>
        <w:r w:rsidRPr="005375DB">
          <w:t>2.6 a</w:t>
        </w:r>
        <w:r w:rsidRPr="00C45DEE">
          <w:t>re supported</w:t>
        </w:r>
        <w:r>
          <w:t>.</w:t>
        </w:r>
      </w:ins>
    </w:p>
    <w:p w:rsidR="000D6A03" w:rsidRPr="00C45DEE" w:rsidRDefault="000D6A03" w:rsidP="000D6A03">
      <w:pPr>
        <w:pStyle w:val="FakeHeading4"/>
        <w:rPr>
          <w:ins w:id="1186" w:author="Arnaud Dumont" w:date="2014-02-24T15:37:00Z"/>
        </w:rPr>
      </w:pPr>
      <w:ins w:id="1187" w:author="Arnaud Dumont" w:date="2014-02-24T15:37:00Z">
        <w:r w:rsidRPr="00C45DEE">
          <w:t>Request Body</w:t>
        </w:r>
      </w:ins>
    </w:p>
    <w:p w:rsidR="000D6A03" w:rsidRPr="00C45DEE" w:rsidRDefault="000D6A03" w:rsidP="000D6A03">
      <w:pPr>
        <w:rPr>
          <w:ins w:id="1188" w:author="Arnaud Dumont" w:date="2014-02-24T15:37:00Z"/>
        </w:rPr>
      </w:pPr>
      <w:ins w:id="1189" w:author="Arnaud Dumont" w:date="2014-02-24T15:37:00Z">
        <w:r w:rsidRPr="00C45DEE">
          <w:t>Not allowed for this command</w:t>
        </w:r>
        <w:r>
          <w:t>.</w:t>
        </w:r>
      </w:ins>
    </w:p>
    <w:p w:rsidR="000D6A03" w:rsidRPr="00C45DEE" w:rsidRDefault="000D6A03" w:rsidP="000D6A03">
      <w:pPr>
        <w:pStyle w:val="Heading3"/>
        <w:rPr>
          <w:ins w:id="1190" w:author="Arnaud Dumont" w:date="2014-02-24T15:37:00Z"/>
          <w:rFonts w:eastAsiaTheme="minorHAnsi"/>
        </w:rPr>
      </w:pPr>
      <w:ins w:id="1191" w:author="Arnaud Dumont" w:date="2014-02-24T15:37:00Z">
        <w:r w:rsidRPr="00C45DEE">
          <w:rPr>
            <w:rFonts w:eastAsiaTheme="minorHAnsi"/>
          </w:rPr>
          <w:t>Response</w:t>
        </w:r>
      </w:ins>
    </w:p>
    <w:p w:rsidR="000D6A03" w:rsidRPr="00C45DEE" w:rsidRDefault="000D6A03" w:rsidP="000D6A03">
      <w:pPr>
        <w:rPr>
          <w:ins w:id="1192" w:author="Arnaud Dumont" w:date="2014-02-24T15:37:00Z"/>
        </w:rPr>
      </w:pPr>
      <w:ins w:id="1193" w:author="Arnaud Dumont" w:date="2014-02-24T15:37:00Z">
        <w:r w:rsidRPr="00C45DEE">
          <w:t>The response will include a status code, response headers encoded according to the relevant header.</w:t>
        </w:r>
      </w:ins>
    </w:p>
    <w:p w:rsidR="000D6A03" w:rsidRPr="00C45DEE" w:rsidRDefault="000D6A03" w:rsidP="000D6A03">
      <w:pPr>
        <w:pStyle w:val="FakeHeading4"/>
        <w:rPr>
          <w:ins w:id="1194" w:author="Arnaud Dumont" w:date="2014-02-24T15:37:00Z"/>
        </w:rPr>
      </w:pPr>
      <w:ins w:id="1195" w:author="Arnaud Dumont" w:date="2014-02-24T15:37:00Z">
        <w:r w:rsidRPr="00C45DEE">
          <w:lastRenderedPageBreak/>
          <w:t>Status Code</w:t>
        </w:r>
      </w:ins>
    </w:p>
    <w:p w:rsidR="000D6A03" w:rsidRPr="00C45DEE" w:rsidRDefault="00D90631" w:rsidP="000D6A03">
      <w:pPr>
        <w:rPr>
          <w:ins w:id="1196" w:author="Arnaud Dumont" w:date="2014-02-24T15:37:00Z"/>
        </w:rPr>
      </w:pPr>
      <w:ins w:id="1197" w:author="Arnaud Dumont" w:date="2014-02-24T15:41:00Z">
        <w:r w:rsidRPr="001C310D">
          <w:t>On success this command will return http status code 204 (NO CONTENT).</w:t>
        </w:r>
      </w:ins>
    </w:p>
    <w:p w:rsidR="000D6A03" w:rsidRPr="00C45DEE" w:rsidRDefault="000D6A03" w:rsidP="000D6A03">
      <w:pPr>
        <w:pStyle w:val="FakeHeading4"/>
        <w:rPr>
          <w:ins w:id="1198" w:author="Arnaud Dumont" w:date="2014-02-24T15:37:00Z"/>
        </w:rPr>
      </w:pPr>
      <w:ins w:id="1199" w:author="Arnaud Dumont" w:date="2014-02-24T15:37:00Z">
        <w:r w:rsidRPr="00C45DEE">
          <w:t>Response Headers</w:t>
        </w:r>
      </w:ins>
    </w:p>
    <w:p w:rsidR="000D6A03" w:rsidRPr="00C45DEE" w:rsidRDefault="000D6A03" w:rsidP="000D6A03">
      <w:pPr>
        <w:rPr>
          <w:ins w:id="1200" w:author="Arnaud Dumont" w:date="2014-02-24T15:37:00Z"/>
        </w:rPr>
      </w:pPr>
      <w:ins w:id="1201" w:author="Arnaud Dumont" w:date="2014-02-24T15:37:00Z">
        <w:r w:rsidRPr="00C45DEE">
          <w:t xml:space="preserve">Only the standard response headers described in section </w:t>
        </w:r>
        <w:r>
          <w:t>2.7</w:t>
        </w:r>
        <w:r w:rsidRPr="00C45DEE">
          <w:t xml:space="preserve"> are returned.</w:t>
        </w:r>
      </w:ins>
    </w:p>
    <w:p w:rsidR="000D6A03" w:rsidRDefault="000D6A03" w:rsidP="000D6A03">
      <w:pPr>
        <w:pStyle w:val="FakeHeading4"/>
        <w:rPr>
          <w:ins w:id="1202" w:author="Arnaud Dumont" w:date="2014-02-24T15:37:00Z"/>
        </w:rPr>
      </w:pPr>
      <w:ins w:id="1203" w:author="Arnaud Dumont" w:date="2014-02-24T15:37:00Z">
        <w:r w:rsidRPr="00C45DEE">
          <w:t>Response Body</w:t>
        </w:r>
      </w:ins>
    </w:p>
    <w:p w:rsidR="00D90631" w:rsidRDefault="00D90631" w:rsidP="00D90631">
      <w:pPr>
        <w:rPr>
          <w:ins w:id="1204" w:author="Arnaud Dumont" w:date="2014-02-24T15:40:00Z"/>
        </w:rPr>
      </w:pPr>
      <w:ins w:id="1205" w:author="Arnaud Dumont" w:date="2014-02-24T15:40:00Z">
        <w:r w:rsidRPr="00B76AC6">
          <w:t>Not required for this command.</w:t>
        </w:r>
      </w:ins>
    </w:p>
    <w:p w:rsidR="00D90631" w:rsidRDefault="00D90631" w:rsidP="00D90631">
      <w:pPr>
        <w:pStyle w:val="Heading3"/>
        <w:rPr>
          <w:ins w:id="1206" w:author="Arnaud Dumont" w:date="2014-02-24T15:40:00Z"/>
        </w:rPr>
      </w:pPr>
      <w:ins w:id="1207" w:author="Arnaud Dumont" w:date="2014-02-24T15:40:00Z">
        <w:r>
          <w:t>Example</w:t>
        </w:r>
      </w:ins>
    </w:p>
    <w:p w:rsidR="00D90631" w:rsidRDefault="00D90631" w:rsidP="00D90631">
      <w:pPr>
        <w:rPr>
          <w:ins w:id="1208" w:author="Arnaud Dumont" w:date="2014-02-24T15:40:00Z"/>
        </w:rPr>
      </w:pPr>
      <w:ins w:id="1209" w:author="Arnaud Dumont" w:date="2014-02-24T15:40:00Z">
        <w:r>
          <w:t>Below is an example of a message acknowledge command request and response:</w:t>
        </w:r>
      </w:ins>
    </w:p>
    <w:p w:rsidR="00D90631" w:rsidRDefault="00D90631" w:rsidP="00D90631">
      <w:pPr>
        <w:rPr>
          <w:ins w:id="1210" w:author="Arnaud Dumont" w:date="2014-02-24T15:40:00Z"/>
        </w:rPr>
      </w:pPr>
      <w:ins w:id="1211" w:author="Arnaud Dumont" w:date="2014-02-24T15:40:00Z">
        <w:r>
          <w:t>Request:</w:t>
        </w:r>
      </w:ins>
    </w:p>
    <w:p w:rsidR="00D90631" w:rsidRDefault="00D90631" w:rsidP="00D90631">
      <w:pPr>
        <w:pStyle w:val="Code"/>
        <w:rPr>
          <w:ins w:id="1212" w:author="Arnaud Dumont" w:date="2014-02-24T15:40:00Z"/>
        </w:rPr>
      </w:pPr>
      <w:ins w:id="1213" w:author="Arnaud Dumont" w:date="2014-02-24T15:40:00Z">
        <w:r>
          <w:t>PUT /messages/94f1f3fb-d4a9-482c-9d74-7e95e647bbe2/acknowledge HTTP/1.1</w:t>
        </w:r>
      </w:ins>
    </w:p>
    <w:p w:rsidR="00D90631" w:rsidRDefault="00D90631" w:rsidP="00D90631">
      <w:pPr>
        <w:pStyle w:val="Code"/>
        <w:rPr>
          <w:ins w:id="1214" w:author="Arnaud Dumont" w:date="2014-02-24T15:40:00Z"/>
        </w:rPr>
      </w:pPr>
      <w:ins w:id="1215" w:author="Arnaud Dumont" w:date="2014-02-24T15:40:00Z">
        <w:r>
          <w:t>Client-Transaction-Id: ba7b4e7d-843c-4217-b868-ab6274ff57ba</w:t>
        </w:r>
      </w:ins>
    </w:p>
    <w:p w:rsidR="00D90631" w:rsidRDefault="00D90631" w:rsidP="00D90631">
      <w:pPr>
        <w:pStyle w:val="Code"/>
        <w:rPr>
          <w:ins w:id="1216" w:author="Arnaud Dumont" w:date="2014-02-24T15:40:00Z"/>
        </w:rPr>
      </w:pPr>
      <w:ins w:id="1217" w:author="Arnaud Dumont" w:date="2014-02-24T15:40:00Z">
        <w:r>
          <w:t>X-Requested-By: DiscoveryDNS Reseller API Client</w:t>
        </w:r>
      </w:ins>
    </w:p>
    <w:p w:rsidR="00D90631" w:rsidRDefault="00D90631" w:rsidP="00D90631">
      <w:pPr>
        <w:pStyle w:val="Code"/>
        <w:rPr>
          <w:ins w:id="1218" w:author="Arnaud Dumont" w:date="2014-02-24T15:40:00Z"/>
        </w:rPr>
      </w:pPr>
      <w:ins w:id="1219" w:author="Arnaud Dumont" w:date="2014-02-24T15:40:00Z">
        <w:r>
          <w:t>User-Agent: Jersey/2.2 (Apache HttpClient 4.2.5)</w:t>
        </w:r>
      </w:ins>
    </w:p>
    <w:p w:rsidR="00D90631" w:rsidRDefault="00D90631" w:rsidP="00D90631">
      <w:pPr>
        <w:pStyle w:val="Code"/>
        <w:rPr>
          <w:ins w:id="1220" w:author="Arnaud Dumont" w:date="2014-02-24T15:40:00Z"/>
        </w:rPr>
      </w:pPr>
      <w:ins w:id="1221" w:author="Arnaud Dumont" w:date="2014-02-24T15:40:00Z">
        <w:r>
          <w:t>Host: api.discoverydns.com</w:t>
        </w:r>
      </w:ins>
    </w:p>
    <w:p w:rsidR="00D90631" w:rsidRDefault="00D90631" w:rsidP="00D90631">
      <w:pPr>
        <w:pStyle w:val="Code"/>
        <w:rPr>
          <w:ins w:id="1222" w:author="Arnaud Dumont" w:date="2014-02-24T15:40:00Z"/>
        </w:rPr>
      </w:pPr>
      <w:ins w:id="1223" w:author="Arnaud Dumont" w:date="2014-02-24T15:40:00Z">
        <w:r>
          <w:t>Connection: Keep-Alive</w:t>
        </w:r>
      </w:ins>
    </w:p>
    <w:p w:rsidR="00D90631" w:rsidRPr="00B76AC6" w:rsidRDefault="00D90631" w:rsidP="00D90631">
      <w:pPr>
        <w:pStyle w:val="Code"/>
        <w:rPr>
          <w:ins w:id="1224" w:author="Arnaud Dumont" w:date="2014-02-24T15:40:00Z"/>
        </w:rPr>
      </w:pPr>
    </w:p>
    <w:p w:rsidR="00D90631" w:rsidRDefault="00D90631" w:rsidP="00D90631">
      <w:pPr>
        <w:spacing w:before="0" w:after="200"/>
        <w:rPr>
          <w:ins w:id="1225" w:author="Arnaud Dumont" w:date="2014-02-24T15:40:00Z"/>
        </w:rPr>
      </w:pPr>
      <w:ins w:id="1226" w:author="Arnaud Dumont" w:date="2014-02-24T15:40:00Z">
        <w:r w:rsidRPr="00B76AC6">
          <w:t>Response:</w:t>
        </w:r>
      </w:ins>
    </w:p>
    <w:p w:rsidR="00D90631" w:rsidRDefault="00D90631" w:rsidP="00D90631">
      <w:pPr>
        <w:pStyle w:val="Code"/>
        <w:rPr>
          <w:ins w:id="1227" w:author="Arnaud Dumont" w:date="2014-02-24T15:40:00Z"/>
        </w:rPr>
      </w:pPr>
      <w:ins w:id="1228" w:author="Arnaud Dumont" w:date="2014-02-24T15:40:00Z">
        <w:r>
          <w:t>HTTP/1.1 204 No Content</w:t>
        </w:r>
      </w:ins>
    </w:p>
    <w:p w:rsidR="00D90631" w:rsidRDefault="00D90631" w:rsidP="00D90631">
      <w:pPr>
        <w:pStyle w:val="Code"/>
        <w:rPr>
          <w:ins w:id="1229" w:author="Arnaud Dumont" w:date="2014-02-24T15:40:00Z"/>
        </w:rPr>
      </w:pPr>
      <w:ins w:id="1230" w:author="Arnaud Dumont" w:date="2014-02-24T15:40:00Z">
        <w:r>
          <w:t>Cache-Control: private, no-transform, max-age=30</w:t>
        </w:r>
      </w:ins>
    </w:p>
    <w:p w:rsidR="00D90631" w:rsidRDefault="00D90631" w:rsidP="00D90631">
      <w:pPr>
        <w:pStyle w:val="Code"/>
        <w:rPr>
          <w:ins w:id="1231" w:author="Arnaud Dumont" w:date="2014-02-24T15:40:00Z"/>
        </w:rPr>
      </w:pPr>
      <w:ins w:id="1232" w:author="Arnaud Dumont" w:date="2014-02-24T15:40:00Z">
        <w:r>
          <w:t>Date: Mon, 07 Oct 2013 16:34:09 GMT</w:t>
        </w:r>
      </w:ins>
    </w:p>
    <w:p w:rsidR="00D90631" w:rsidRDefault="00D90631" w:rsidP="00D90631">
      <w:pPr>
        <w:pStyle w:val="Code"/>
        <w:rPr>
          <w:ins w:id="1233" w:author="Arnaud Dumont" w:date="2014-02-24T15:40:00Z"/>
        </w:rPr>
      </w:pPr>
      <w:ins w:id="1234" w:author="Arnaud Dumont" w:date="2014-02-24T15:40:00Z">
        <w:r>
          <w:t>Server-Transaction-Id: 486e426e-7406-4b39-984b-b2ab8b4188a7</w:t>
        </w:r>
      </w:ins>
    </w:p>
    <w:p w:rsidR="00D90631" w:rsidRDefault="00D90631" w:rsidP="00D90631">
      <w:pPr>
        <w:pStyle w:val="Code"/>
        <w:rPr>
          <w:ins w:id="1235" w:author="Arnaud Dumont" w:date="2014-02-24T15:40:00Z"/>
        </w:rPr>
      </w:pPr>
      <w:ins w:id="1236" w:author="Arnaud Dumont" w:date="2014-02-24T15:40:00Z">
        <w:r>
          <w:t>Client-Transaction-Id: ba7b4e7d-843c-4217-b868-ab6274ff57ba</w:t>
        </w:r>
      </w:ins>
    </w:p>
    <w:p w:rsidR="00D90631" w:rsidRDefault="00D90631" w:rsidP="00D90631">
      <w:pPr>
        <w:pStyle w:val="Code"/>
        <w:rPr>
          <w:ins w:id="1237" w:author="Arnaud Dumont" w:date="2014-02-24T15:40:00Z"/>
        </w:rPr>
      </w:pPr>
    </w:p>
    <w:p w:rsidR="00F2022B" w:rsidDel="00D024A1" w:rsidRDefault="00F2022B" w:rsidP="00F2022B">
      <w:pPr>
        <w:rPr>
          <w:del w:id="1238" w:author="Arnaud Dumont" w:date="2014-02-24T15:53:00Z"/>
        </w:rPr>
      </w:pPr>
    </w:p>
    <w:p w:rsidR="00F51719" w:rsidRDefault="00F51719" w:rsidP="00F2022B">
      <w:pPr>
        <w:rPr>
          <w:ins w:id="1239"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238" w:rsidRDefault="00906238" w:rsidP="00626767">
      <w:pPr>
        <w:spacing w:before="0" w:after="0" w:line="240" w:lineRule="auto"/>
      </w:pPr>
      <w:r>
        <w:separator/>
      </w:r>
    </w:p>
  </w:endnote>
  <w:endnote w:type="continuationSeparator" w:id="0">
    <w:p w:rsidR="00906238" w:rsidRDefault="00906238"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B26A5F" w:rsidRDefault="001217ED" w:rsidP="00B26A5F">
    <w:pPr>
      <w:pStyle w:val="Footer"/>
    </w:pPr>
    <w:r>
      <w:rPr>
        <w:caps/>
        <w:noProof/>
        <w:color w:val="auto"/>
        <w:lang w:eastAsia="en-AU"/>
      </w:rPr>
      <w:drawing>
        <wp:anchor distT="0" distB="0" distL="114300" distR="114300" simplePos="0" relativeHeight="251777024" behindDoc="0" locked="0" layoutInCell="1" allowOverlap="1" wp14:anchorId="6E6E9684" wp14:editId="23914422">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16EFA1B3" wp14:editId="021AFF3C">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217ED" w:rsidRPr="0075277E" w:rsidRDefault="001217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1217ED" w:rsidRPr="0075277E" w:rsidRDefault="001217E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8133C">
      <w:rPr>
        <w:noProof/>
      </w:rPr>
      <w:t>VI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60BE64E8" wp14:editId="0331F666">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217ED" w:rsidRPr="00A33A1B" w:rsidRDefault="001217ED" w:rsidP="00CA0A87">
                          <w:pPr>
                            <w:pStyle w:val="Classification"/>
                          </w:pPr>
                          <w:r>
                            <w:fldChar w:fldCharType="begin"/>
                          </w:r>
                          <w:r>
                            <w:instrText xml:space="preserve"> STYLEREF  "Document Classification" </w:instrText>
                          </w:r>
                          <w:r>
                            <w:fldChar w:fldCharType="separate"/>
                          </w:r>
                          <w:r w:rsidR="00F8133C">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1217ED" w:rsidRPr="00A33A1B" w:rsidRDefault="001217ED" w:rsidP="00CA0A87">
                    <w:pPr>
                      <w:pStyle w:val="Classification"/>
                    </w:pPr>
                    <w:r>
                      <w:fldChar w:fldCharType="begin"/>
                    </w:r>
                    <w:r>
                      <w:instrText xml:space="preserve"> STYLEREF  "Document Classification" </w:instrText>
                    </w:r>
                    <w:r>
                      <w:fldChar w:fldCharType="separate"/>
                    </w:r>
                    <w:r w:rsidR="00F8133C">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1217ED" w:rsidRDefault="001217ED" w:rsidP="00B26A5F">
        <w:pPr>
          <w:pStyle w:val="Footer"/>
        </w:pPr>
        <w:r>
          <w:rPr>
            <w:caps/>
            <w:noProof/>
            <w:color w:val="auto"/>
            <w:lang w:eastAsia="en-AU"/>
          </w:rPr>
          <w:drawing>
            <wp:anchor distT="0" distB="0" distL="114300" distR="114300" simplePos="0" relativeHeight="251756544" behindDoc="0" locked="0" layoutInCell="1" allowOverlap="1" wp14:anchorId="2EC65091" wp14:editId="090D9649">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94B1D33" wp14:editId="01AC0D9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217ED" w:rsidRPr="0075277E" w:rsidRDefault="001217E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1217ED" w:rsidRPr="0075277E" w:rsidRDefault="001217E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8133C">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0920816" wp14:editId="3D4D109B">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217ED" w:rsidRPr="00A33A1B" w:rsidRDefault="001217ED" w:rsidP="00CA0A87">
                              <w:pPr>
                                <w:pStyle w:val="Classification"/>
                              </w:pPr>
                              <w:r>
                                <w:fldChar w:fldCharType="begin"/>
                              </w:r>
                              <w:r>
                                <w:instrText xml:space="preserve"> STYLEREF  "Document Classification" </w:instrText>
                              </w:r>
                              <w:r>
                                <w:fldChar w:fldCharType="separate"/>
                              </w:r>
                              <w:r w:rsidR="00F8133C">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1217ED" w:rsidRPr="00A33A1B" w:rsidRDefault="001217ED" w:rsidP="00CA0A87">
                        <w:pPr>
                          <w:pStyle w:val="Classification"/>
                        </w:pPr>
                        <w:r>
                          <w:fldChar w:fldCharType="begin"/>
                        </w:r>
                        <w:r>
                          <w:instrText xml:space="preserve"> STYLEREF  "Document Classification" </w:instrText>
                        </w:r>
                        <w:r>
                          <w:fldChar w:fldCharType="separate"/>
                        </w:r>
                        <w:r w:rsidR="00F8133C">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pPr>
      <w:pStyle w:val="Footer"/>
    </w:pPr>
    <w:r>
      <w:rPr>
        <w:noProof/>
        <w:lang w:eastAsia="en-AU"/>
      </w:rPr>
      <mc:AlternateContent>
        <mc:Choice Requires="wpg">
          <w:drawing>
            <wp:anchor distT="0" distB="0" distL="114300" distR="114300" simplePos="0" relativeHeight="251749376" behindDoc="0" locked="0" layoutInCell="1" allowOverlap="1" wp14:anchorId="194A2105" wp14:editId="4BE1740A">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217ED" w:rsidRPr="00587DD8" w:rsidRDefault="001217E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217ED" w:rsidRPr="00587DD8" w:rsidRDefault="001217E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1217ED" w:rsidRPr="00587DD8" w:rsidRDefault="001217E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1217ED" w:rsidRPr="00587DD8" w:rsidRDefault="001217E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232D7874" wp14:editId="2272C54C">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217ED" w:rsidRPr="0075277E" w:rsidRDefault="001217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1217ED" w:rsidRPr="0075277E" w:rsidRDefault="001217E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F8133C">
      <w:rPr>
        <w:noProof/>
      </w:rPr>
      <w:t>90</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217ED" w:rsidRPr="00A33A1B" w:rsidRDefault="001217ED" w:rsidP="00CA0A87">
                          <w:pPr>
                            <w:pStyle w:val="Classification"/>
                          </w:pPr>
                          <w:r>
                            <w:fldChar w:fldCharType="begin"/>
                          </w:r>
                          <w:r>
                            <w:instrText xml:space="preserve"> STYLEREF  "Document Classification" </w:instrText>
                          </w:r>
                          <w:r>
                            <w:fldChar w:fldCharType="separate"/>
                          </w:r>
                          <w:r w:rsidR="00F8133C">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1217ED" w:rsidRPr="00A33A1B" w:rsidRDefault="001217ED" w:rsidP="00CA0A87">
                    <w:pPr>
                      <w:pStyle w:val="Classification"/>
                    </w:pPr>
                    <w:r>
                      <w:fldChar w:fldCharType="begin"/>
                    </w:r>
                    <w:r>
                      <w:instrText xml:space="preserve"> STYLEREF  "Document Classification" </w:instrText>
                    </w:r>
                    <w:r>
                      <w:fldChar w:fldCharType="separate"/>
                    </w:r>
                    <w:r w:rsidR="00F8133C">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1217ED" w:rsidRDefault="001217ED"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217ED" w:rsidRPr="0075277E" w:rsidRDefault="001217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1217ED" w:rsidRPr="0075277E" w:rsidRDefault="001217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F8133C">
          <w:rPr>
            <w:noProof/>
          </w:rPr>
          <w:t>1</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217ED" w:rsidRPr="00A33A1B" w:rsidRDefault="001217ED" w:rsidP="00CA0A87">
                              <w:pPr>
                                <w:pStyle w:val="Classification"/>
                              </w:pPr>
                              <w:r>
                                <w:fldChar w:fldCharType="begin"/>
                              </w:r>
                              <w:r>
                                <w:instrText xml:space="preserve"> STYLEREF  "Document Classification" </w:instrText>
                              </w:r>
                              <w:r>
                                <w:fldChar w:fldCharType="separate"/>
                              </w:r>
                              <w:r w:rsidR="00F8133C">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1217ED" w:rsidRPr="00A33A1B" w:rsidRDefault="001217ED" w:rsidP="00CA0A87">
                        <w:pPr>
                          <w:pStyle w:val="Classification"/>
                        </w:pPr>
                        <w:r>
                          <w:fldChar w:fldCharType="begin"/>
                        </w:r>
                        <w:r>
                          <w:instrText xml:space="preserve"> STYLEREF  "Document Classification" </w:instrText>
                        </w:r>
                        <w:r>
                          <w:fldChar w:fldCharType="separate"/>
                        </w:r>
                        <w:r w:rsidR="00F8133C">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B26A5F" w:rsidRDefault="001217ED"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217ED" w:rsidRPr="0075277E" w:rsidRDefault="001217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1217ED" w:rsidRPr="0075277E" w:rsidRDefault="001217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F8133C">
      <w:rPr>
        <w:noProof/>
      </w:rPr>
      <w:t>92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1217ED" w:rsidRDefault="001217ED" w:rsidP="00B26A5F">
        <w:pPr>
          <w:pStyle w:val="Footer"/>
        </w:pPr>
        <w:r>
          <w:t xml:space="preserve">Page </w:t>
        </w:r>
        <w:r>
          <w:fldChar w:fldCharType="begin"/>
        </w:r>
        <w:r>
          <w:instrText xml:space="preserve"> PAGE   \* MERGEFORMAT </w:instrText>
        </w:r>
        <w:r>
          <w:fldChar w:fldCharType="separate"/>
        </w:r>
        <w:r>
          <w:rPr>
            <w:noProof/>
          </w:rPr>
          <w:t>91</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1217ED" w:rsidRPr="0075277E" w:rsidRDefault="001217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217ED" w:rsidRPr="0075277E" w:rsidRDefault="001217ED"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217ED" w:rsidRPr="00A33A1B" w:rsidRDefault="001217ED"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1217ED" w:rsidRPr="00A33A1B" w:rsidRDefault="001217ED"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2D6CE7" w:rsidRDefault="001217ED"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1217ED" w:rsidRPr="00587DD8" w:rsidRDefault="001217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1217ED" w:rsidRPr="00587DD8" w:rsidRDefault="001217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217ED" w:rsidRPr="00587DD8" w:rsidRDefault="001217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217ED" w:rsidRPr="00587DD8" w:rsidRDefault="001217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E50380" w:rsidRDefault="001217ED"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217ED" w:rsidRPr="00587DD8" w:rsidRDefault="001217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217ED" w:rsidRPr="00587DD8" w:rsidRDefault="001217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217ED" w:rsidRPr="00587DD8" w:rsidRDefault="001217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217ED" w:rsidRPr="00587DD8" w:rsidRDefault="001217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238" w:rsidRDefault="00906238" w:rsidP="00626767">
      <w:pPr>
        <w:spacing w:before="0" w:after="0" w:line="240" w:lineRule="auto"/>
      </w:pPr>
      <w:r>
        <w:separator/>
      </w:r>
    </w:p>
  </w:footnote>
  <w:footnote w:type="continuationSeparator" w:id="0">
    <w:p w:rsidR="00906238" w:rsidRDefault="00906238"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1D418F">
    <w:pPr>
      <w:pStyle w:val="Header"/>
      <w:rPr>
        <w:noProof/>
      </w:rPr>
    </w:pPr>
    <w:r>
      <w:fldChar w:fldCharType="begin"/>
    </w:r>
    <w:r>
      <w:instrText xml:space="preserve"> STYLEREF  "Document Title" </w:instrText>
    </w:r>
    <w:r>
      <w:fldChar w:fldCharType="separate"/>
    </w:r>
    <w:r w:rsidR="00F8133C">
      <w:rPr>
        <w:noProof/>
      </w:rPr>
      <w:t>DiscoveryDNS API</w:t>
    </w:r>
    <w:r>
      <w:rPr>
        <w:noProof/>
      </w:rPr>
      <w:fldChar w:fldCharType="end"/>
    </w:r>
  </w:p>
  <w:p w:rsidR="001217ED" w:rsidRDefault="001217E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F8133C">
      <w:rPr>
        <w:noProof/>
      </w:rPr>
      <w:t>DiscoveryDNS API</w:t>
    </w:r>
    <w:r>
      <w:fldChar w:fldCharType="end"/>
    </w:r>
  </w:p>
  <w:p w:rsidR="001217ED" w:rsidRPr="001D418F" w:rsidRDefault="001217E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pPr>
      <w:pStyle w:val="Header"/>
    </w:pPr>
    <w:r>
      <w:rPr>
        <w:noProof/>
        <w:lang w:eastAsia="en-AU"/>
      </w:rPr>
      <w:drawing>
        <wp:anchor distT="0" distB="0" distL="114300" distR="114300" simplePos="0" relativeHeight="251730944" behindDoc="0" locked="0" layoutInCell="1" allowOverlap="1" wp14:anchorId="5082E845" wp14:editId="4915705D">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56847CB2" wp14:editId="33B09B7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F51719">
    <w:pPr>
      <w:pStyle w:val="Header"/>
      <w:rPr>
        <w:noProof/>
      </w:rPr>
    </w:pPr>
    <w:r>
      <w:fldChar w:fldCharType="begin"/>
    </w:r>
    <w:r>
      <w:instrText xml:space="preserve"> STYLEREF  "Document Title" </w:instrText>
    </w:r>
    <w:r>
      <w:fldChar w:fldCharType="separate"/>
    </w:r>
    <w:r w:rsidR="00F8133C">
      <w:rPr>
        <w:noProof/>
      </w:rPr>
      <w:t>DiscoveryDNS API</w:t>
    </w:r>
    <w:r>
      <w:rPr>
        <w:noProof/>
      </w:rPr>
      <w:fldChar w:fldCharType="end"/>
    </w:r>
  </w:p>
  <w:p w:rsidR="001217ED" w:rsidRDefault="001217E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F8133C">
      <w:rPr>
        <w:noProof/>
      </w:rPr>
      <w:t>DiscoveryDNS API</w:t>
    </w:r>
    <w:r>
      <w:fldChar w:fldCharType="end"/>
    </w:r>
  </w:p>
  <w:p w:rsidR="001217ED" w:rsidRDefault="001217E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166B34" w:rsidRDefault="001217ED" w:rsidP="00F51719">
    <w:pPr>
      <w:pStyle w:val="Header"/>
    </w:pPr>
    <w:r>
      <w:fldChar w:fldCharType="begin"/>
    </w:r>
    <w:r>
      <w:instrText xml:space="preserve"> STYLEREF  "Document Title" </w:instrText>
    </w:r>
    <w:r>
      <w:fldChar w:fldCharType="separate"/>
    </w:r>
    <w:r w:rsidR="00F8133C">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Pr>
        <w:noProof/>
      </w:rPr>
      <w:t>DiscoveryDNS API</w:t>
    </w:r>
    <w:r>
      <w:fldChar w:fldCharType="end"/>
    </w:r>
  </w:p>
  <w:p w:rsidR="001217ED" w:rsidRDefault="001217E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224DB4">
    <w:pPr>
      <w:pStyle w:val="Header"/>
      <w:tabs>
        <w:tab w:val="left" w:pos="1770"/>
        <w:tab w:val="center" w:pos="4252"/>
      </w:tabs>
      <w:jc w:val="left"/>
      <w:rPr>
        <w:noProof/>
        <w:lang w:eastAsia="en-AU"/>
      </w:rPr>
    </w:pPr>
  </w:p>
  <w:p w:rsidR="001217ED" w:rsidRDefault="001217E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1217ED" w:rsidRPr="006B764C" w:rsidRDefault="001217ED"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166B34" w:rsidRDefault="001217ED"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7D02"/>
    <w:rsid w:val="00120360"/>
    <w:rsid w:val="00120FA3"/>
    <w:rsid w:val="001217ED"/>
    <w:rsid w:val="00121D7C"/>
    <w:rsid w:val="0012259F"/>
    <w:rsid w:val="00122C1E"/>
    <w:rsid w:val="0012372B"/>
    <w:rsid w:val="00123BDC"/>
    <w:rsid w:val="00124005"/>
    <w:rsid w:val="001248DE"/>
    <w:rsid w:val="0012591B"/>
    <w:rsid w:val="00134CC4"/>
    <w:rsid w:val="00135D0D"/>
    <w:rsid w:val="00136CBE"/>
    <w:rsid w:val="00136E7D"/>
    <w:rsid w:val="00141CD6"/>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5C58"/>
    <w:rsid w:val="002C656C"/>
    <w:rsid w:val="002C753F"/>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266"/>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62B7"/>
    <w:rsid w:val="008465D1"/>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06238"/>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4EC2"/>
    <w:rsid w:val="00EC0644"/>
    <w:rsid w:val="00EC0AE2"/>
    <w:rsid w:val="00EC18F5"/>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3CF7"/>
    <w:rsid w:val="00F14418"/>
    <w:rsid w:val="00F15B41"/>
    <w:rsid w:val="00F15E82"/>
    <w:rsid w:val="00F17C75"/>
    <w:rsid w:val="00F2022B"/>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D16"/>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F4AAA"/>
    <w:rsid w:val="00574D34"/>
    <w:rsid w:val="005979F3"/>
    <w:rsid w:val="006258B7"/>
    <w:rsid w:val="007D0FEB"/>
    <w:rsid w:val="008C10DB"/>
    <w:rsid w:val="008D4A4B"/>
    <w:rsid w:val="009D57DF"/>
    <w:rsid w:val="00A95329"/>
    <w:rsid w:val="00C90508"/>
    <w:rsid w:val="00E64317"/>
    <w:rsid w:val="00F46C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915F0-A839-4A96-A5C9-7DC59DF82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99</Pages>
  <Words>19800</Words>
  <Characters>112862</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54</cp:revision>
  <cp:lastPrinted>2013-09-16T03:58:00Z</cp:lastPrinted>
  <dcterms:created xsi:type="dcterms:W3CDTF">2014-02-03T06:33:00Z</dcterms:created>
  <dcterms:modified xsi:type="dcterms:W3CDTF">2014-02-25T02:43:00Z</dcterms:modified>
</cp:coreProperties>
</file>