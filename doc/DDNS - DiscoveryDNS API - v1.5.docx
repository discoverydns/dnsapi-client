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6C0C" w:rsidRDefault="0069661E" w:rsidP="00163A80">
      <w:pPr>
        <w:pStyle w:val="DocumentTitle"/>
      </w:pPr>
      <w:r>
        <w:t>DiscoveryDNS API</w:t>
      </w:r>
    </w:p>
    <w:p w:rsidR="00F42EA6" w:rsidRDefault="000323F3" w:rsidP="003A57B1">
      <w:pPr>
        <w:pStyle w:val="DocumentDate"/>
      </w:pPr>
      <w:r>
        <w:fldChar w:fldCharType="begin"/>
      </w:r>
      <w:r w:rsidR="00851FA0">
        <w:instrText xml:space="preserve"> DATE  \@ "d MMMM yyyy"  \* MERGEFORMAT </w:instrText>
      </w:r>
      <w:r>
        <w:fldChar w:fldCharType="separate"/>
      </w:r>
      <w:ins w:id="0" w:author="Arnaud Dumont" w:date="2014-03-05T10:34:00Z">
        <w:r w:rsidR="003516A8">
          <w:rPr>
            <w:noProof/>
          </w:rPr>
          <w:t>5 March 2014</w:t>
        </w:r>
      </w:ins>
      <w:del w:id="1" w:author="Arnaud Dumont" w:date="2014-02-14T09:41:00Z">
        <w:r w:rsidR="00D97FBB" w:rsidDel="009451C4">
          <w:rPr>
            <w:noProof/>
          </w:rPr>
          <w:delText>11 February 2014</w:delText>
        </w:r>
      </w:del>
      <w:r>
        <w:fldChar w:fldCharType="end"/>
      </w:r>
    </w:p>
    <w:p w:rsidR="00EC4595" w:rsidRDefault="00EC4595" w:rsidP="00EC4595">
      <w:pPr>
        <w:pStyle w:val="DocumentVersion"/>
      </w:pPr>
    </w:p>
    <w:p w:rsidR="00B05CD5" w:rsidRPr="00014F98" w:rsidRDefault="00B05CD5" w:rsidP="00EC4595">
      <w:r w:rsidRPr="00014F98">
        <w:br w:type="page"/>
      </w:r>
    </w:p>
    <w:p w:rsidR="006534E6" w:rsidRDefault="00851FA0" w:rsidP="0073664E">
      <w:pPr>
        <w:pStyle w:val="DocumentInformation"/>
      </w:pPr>
      <w:r w:rsidRPr="00851FA0">
        <w:lastRenderedPageBreak/>
        <w:t>This document is provided pursuant to the discl</w:t>
      </w:r>
      <w:r w:rsidR="000C36B7">
        <w:t xml:space="preserve">aimer </w:t>
      </w:r>
      <w:r w:rsidR="000C36B7" w:rsidRPr="007F1D2E">
        <w:t>provided</w:t>
      </w:r>
      <w:r w:rsidR="000C36B7">
        <w:t xml:space="preserve"> on the last page</w:t>
      </w:r>
      <w:r w:rsidR="007B3B86">
        <w:t>.</w:t>
      </w:r>
    </w:p>
    <w:p w:rsidR="001D166F" w:rsidRPr="000D657C" w:rsidRDefault="001D166F" w:rsidP="001D166F">
      <w:pPr>
        <w:keepNext/>
        <w:keepLines/>
        <w:spacing w:before="240" w:after="240"/>
        <w:rPr>
          <w:rFonts w:ascii="Calibri" w:eastAsia="Calibri" w:hAnsi="Calibri" w:cs="Times New Roman"/>
          <w:b/>
          <w:vanish/>
          <w:color w:val="677178"/>
          <w:sz w:val="32"/>
        </w:rPr>
      </w:pPr>
      <w:r w:rsidRPr="000D657C">
        <w:rPr>
          <w:rFonts w:ascii="Calibri" w:eastAsia="Calibri" w:hAnsi="Calibri" w:cs="Times New Roman"/>
          <w:b/>
          <w:vanish/>
          <w:color w:val="677178"/>
          <w:sz w:val="32"/>
        </w:rPr>
        <w:t>Revisions</w:t>
      </w:r>
    </w:p>
    <w:tbl>
      <w:tblPr>
        <w:tblStyle w:val="TableGrid1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993"/>
        <w:gridCol w:w="1275"/>
        <w:gridCol w:w="1843"/>
        <w:gridCol w:w="4394"/>
      </w:tblGrid>
      <w:tr w:rsidR="001D166F" w:rsidRPr="000D657C" w:rsidTr="00936B75">
        <w:trPr>
          <w:cantSplit/>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Version</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Date</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Author(s)</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Changes</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661E" w:rsidP="0066380E">
            <w:pPr>
              <w:pStyle w:val="DocumentTableText"/>
              <w:rPr>
                <w:vanish/>
                <w:lang w:eastAsia="en-AU"/>
              </w:rPr>
            </w:pPr>
            <w:r>
              <w:rPr>
                <w:vanish/>
                <w:lang w:eastAsia="en-AU"/>
              </w:rPr>
              <w:t>1.0</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661E" w:rsidP="0066380E">
            <w:pPr>
              <w:pStyle w:val="DocumentTableText"/>
              <w:rPr>
                <w:vanish/>
                <w:lang w:eastAsia="en-AU"/>
              </w:rPr>
            </w:pPr>
            <w:r>
              <w:rPr>
                <w:vanish/>
                <w:lang w:eastAsia="en-AU"/>
              </w:rPr>
              <w:t>9/10/2013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661E" w:rsidP="0066380E">
            <w:pPr>
              <w:pStyle w:val="DocumentTableText"/>
              <w:rPr>
                <w:vanish/>
                <w:lang w:eastAsia="en-AU"/>
              </w:rPr>
            </w:pPr>
            <w:r>
              <w:rPr>
                <w:vanish/>
                <w:lang w:eastAsia="en-AU"/>
              </w:rPr>
              <w:t>Chris Wright</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661E" w:rsidP="0066380E">
            <w:pPr>
              <w:pStyle w:val="DocumentTableText"/>
              <w:rPr>
                <w:vanish/>
                <w:lang w:eastAsia="en-AU"/>
              </w:rPr>
            </w:pPr>
            <w:r>
              <w:rPr>
                <w:vanish/>
                <w:lang w:eastAsia="en-AU"/>
              </w:rPr>
              <w:t>Initial Version</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542AC9" w:rsidP="0066380E">
            <w:pPr>
              <w:pStyle w:val="DocumentTableText"/>
              <w:rPr>
                <w:vanish/>
                <w:lang w:eastAsia="en-AU"/>
              </w:rPr>
            </w:pPr>
            <w:r>
              <w:rPr>
                <w:vanish/>
                <w:lang w:eastAsia="en-AU"/>
              </w:rPr>
              <w:t>1.1</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542AC9" w:rsidP="0066380E">
            <w:pPr>
              <w:pStyle w:val="DocumentTableText"/>
              <w:rPr>
                <w:vanish/>
                <w:lang w:eastAsia="en-AU"/>
              </w:rPr>
            </w:pPr>
            <w:r>
              <w:rPr>
                <w:vanish/>
                <w:lang w:eastAsia="en-AU"/>
              </w:rPr>
              <w:t>11/10/2013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542AC9" w:rsidP="0066380E">
            <w:pPr>
              <w:pStyle w:val="DocumentTableText"/>
              <w:rPr>
                <w:vanish/>
                <w:lang w:eastAsia="en-AU"/>
              </w:rPr>
            </w:pPr>
            <w:r>
              <w:rPr>
                <w:vanish/>
                <w:lang w:eastAsia="en-AU"/>
              </w:rPr>
              <w:t>Steffan Karagianis</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542AC9" w:rsidP="0066380E">
            <w:pPr>
              <w:pStyle w:val="DocumentTableText"/>
              <w:rPr>
                <w:vanish/>
                <w:lang w:eastAsia="en-AU"/>
              </w:rPr>
            </w:pPr>
            <w:r>
              <w:rPr>
                <w:vanish/>
                <w:lang w:eastAsia="en-AU"/>
              </w:rPr>
              <w:t>Minor edits and stuff</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79484A" w:rsidP="0066380E">
            <w:pPr>
              <w:pStyle w:val="DocumentTableText"/>
              <w:rPr>
                <w:vanish/>
                <w:lang w:eastAsia="en-AU"/>
              </w:rPr>
            </w:pPr>
            <w:r>
              <w:rPr>
                <w:vanish/>
                <w:lang w:eastAsia="en-AU"/>
              </w:rPr>
              <w:t>1.2</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79484A" w:rsidP="0066380E">
            <w:pPr>
              <w:pStyle w:val="DocumentTableText"/>
              <w:rPr>
                <w:vanish/>
                <w:lang w:eastAsia="en-AU"/>
              </w:rPr>
            </w:pPr>
            <w:r>
              <w:rPr>
                <w:vanish/>
                <w:lang w:eastAsia="en-AU"/>
              </w:rPr>
              <w:t>11/10/2013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79484A" w:rsidP="0066380E">
            <w:pPr>
              <w:pStyle w:val="DocumentTableText"/>
              <w:rPr>
                <w:vanish/>
                <w:lang w:eastAsia="en-AU"/>
              </w:rPr>
            </w:pPr>
            <w:r>
              <w:rPr>
                <w:vanish/>
                <w:lang w:eastAsia="en-AU"/>
              </w:rPr>
              <w:t>Peter Maurer</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D6A5B" w:rsidP="0066380E">
            <w:pPr>
              <w:pStyle w:val="DocumentTableText"/>
              <w:rPr>
                <w:vanish/>
                <w:lang w:eastAsia="en-AU"/>
              </w:rPr>
            </w:pPr>
            <w:r>
              <w:rPr>
                <w:vanish/>
                <w:lang w:eastAsia="en-AU"/>
              </w:rPr>
              <w:t>Changes a</w:t>
            </w:r>
            <w:r w:rsidR="0079484A">
              <w:rPr>
                <w:vanish/>
                <w:lang w:eastAsia="en-AU"/>
              </w:rPr>
              <w:t>ccepted</w:t>
            </w:r>
            <w:r>
              <w:rPr>
                <w:vanish/>
                <w:lang w:eastAsia="en-AU"/>
              </w:rPr>
              <w:t xml:space="preserve"> and pagination fixed, TOC updated accordingly</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B564C" w:rsidP="0066380E">
            <w:pPr>
              <w:pStyle w:val="DocumentTableText"/>
              <w:rPr>
                <w:vanish/>
                <w:lang w:eastAsia="en-AU"/>
              </w:rPr>
            </w:pPr>
            <w:r>
              <w:rPr>
                <w:vanish/>
                <w:lang w:eastAsia="en-AU"/>
              </w:rPr>
              <w:t>1.3</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B564C" w:rsidP="0066380E">
            <w:pPr>
              <w:pStyle w:val="DocumentTableText"/>
              <w:rPr>
                <w:vanish/>
                <w:lang w:eastAsia="en-AU"/>
              </w:rPr>
            </w:pPr>
            <w:r>
              <w:rPr>
                <w:vanish/>
                <w:lang w:eastAsia="en-AU"/>
              </w:rPr>
              <w:t>28/01/2014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B564C" w:rsidP="0066380E">
            <w:pPr>
              <w:pStyle w:val="DocumentTableText"/>
              <w:rPr>
                <w:vanish/>
                <w:lang w:eastAsia="en-AU"/>
              </w:rPr>
            </w:pPr>
            <w:r>
              <w:rPr>
                <w:vanish/>
                <w:lang w:eastAsia="en-AU"/>
              </w:rPr>
              <w:t>Arnaud Dumont</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B564C" w:rsidP="00C90BE2">
            <w:pPr>
              <w:pStyle w:val="DocumentTableText"/>
              <w:rPr>
                <w:vanish/>
                <w:lang w:eastAsia="en-AU"/>
              </w:rPr>
            </w:pPr>
            <w:r>
              <w:rPr>
                <w:vanish/>
                <w:lang w:eastAsia="en-AU"/>
              </w:rPr>
              <w:t xml:space="preserve">Added </w:t>
            </w:r>
            <w:r w:rsidR="00563194">
              <w:rPr>
                <w:vanish/>
                <w:lang w:eastAsia="en-AU"/>
              </w:rPr>
              <w:t xml:space="preserve">the Zone’s </w:t>
            </w:r>
            <w:r w:rsidR="00D732CB">
              <w:rPr>
                <w:vanish/>
                <w:lang w:eastAsia="en-AU"/>
              </w:rPr>
              <w:t>delegation resource records</w:t>
            </w:r>
            <w:r w:rsidR="00421C75">
              <w:rPr>
                <w:vanish/>
                <w:lang w:eastAsia="en-AU"/>
              </w:rPr>
              <w:t>. Added the Zone Get Query Usage Request.</w:t>
            </w:r>
            <w:r w:rsidR="009D62FC">
              <w:rPr>
                <w:vanish/>
                <w:lang w:eastAsia="en-AU"/>
              </w:rPr>
              <w:t xml:space="preserve"> Added the “</w:t>
            </w:r>
            <w:r w:rsidR="009D62FC" w:rsidRPr="00BB564C">
              <w:rPr>
                <w:vanish/>
                <w:lang w:eastAsia="en-AU"/>
              </w:rPr>
              <w:t>rdataFormat</w:t>
            </w:r>
            <w:r w:rsidR="009D62FC">
              <w:rPr>
                <w:vanish/>
                <w:lang w:eastAsia="en-AU"/>
              </w:rPr>
              <w:t>” parameter</w:t>
            </w:r>
            <w:r w:rsidR="00563194">
              <w:rPr>
                <w:vanish/>
                <w:lang w:eastAsia="en-AU"/>
              </w:rPr>
              <w:t xml:space="preserve"> to the Zones </w:t>
            </w:r>
            <w:r w:rsidR="009D62FC">
              <w:rPr>
                <w:vanish/>
                <w:lang w:eastAsia="en-AU"/>
              </w:rPr>
              <w:t>Requests.</w:t>
            </w:r>
            <w:r w:rsidR="00C90BE2">
              <w:rPr>
                <w:vanish/>
                <w:lang w:eastAsia="en-AU"/>
              </w:rPr>
              <w:t xml:space="preserve"> Added searchNameSearchType in Zone List Request. Fixed all timestamps in responses.</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2C326F" w:rsidP="0066380E">
            <w:pPr>
              <w:pStyle w:val="DocumentTableText"/>
              <w:rPr>
                <w:vanish/>
                <w:lang w:eastAsia="en-AU"/>
              </w:rPr>
            </w:pPr>
            <w:r>
              <w:rPr>
                <w:vanish/>
                <w:lang w:eastAsia="en-AU"/>
              </w:rPr>
              <w:t>1.4</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2C326F" w:rsidP="0066380E">
            <w:pPr>
              <w:pStyle w:val="DocumentTableText"/>
              <w:rPr>
                <w:vanish/>
                <w:lang w:eastAsia="en-AU"/>
              </w:rPr>
            </w:pPr>
            <w:r>
              <w:rPr>
                <w:vanish/>
                <w:lang w:eastAsia="en-AU"/>
              </w:rPr>
              <w:t>3/01/2014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2C326F" w:rsidP="0066380E">
            <w:pPr>
              <w:pStyle w:val="DocumentTableText"/>
              <w:rPr>
                <w:vanish/>
                <w:lang w:eastAsia="en-AU"/>
              </w:rPr>
            </w:pPr>
            <w:r>
              <w:rPr>
                <w:vanish/>
                <w:lang w:eastAsia="en-AU"/>
              </w:rPr>
              <w:t>Chris Wright</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2C326F" w:rsidP="0066380E">
            <w:pPr>
              <w:pStyle w:val="DocumentTableText"/>
              <w:rPr>
                <w:vanish/>
                <w:lang w:eastAsia="en-AU"/>
              </w:rPr>
            </w:pPr>
            <w:r>
              <w:rPr>
                <w:vanish/>
                <w:lang w:eastAsia="en-AU"/>
              </w:rPr>
              <w:t>Review of document prior to release</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D97FBB" w:rsidP="0066380E">
            <w:pPr>
              <w:pStyle w:val="DocumentTableText"/>
              <w:rPr>
                <w:vanish/>
                <w:lang w:eastAsia="en-AU"/>
              </w:rPr>
            </w:pPr>
            <w:ins w:id="2" w:author="Arnaud Dumont" w:date="2014-02-11T13:48:00Z">
              <w:r>
                <w:rPr>
                  <w:vanish/>
                  <w:lang w:eastAsia="en-AU"/>
                </w:rPr>
                <w:t>1.5</w:t>
              </w:r>
            </w:ins>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D97FBB" w:rsidP="0066380E">
            <w:pPr>
              <w:pStyle w:val="DocumentTableText"/>
              <w:rPr>
                <w:vanish/>
                <w:lang w:eastAsia="en-AU"/>
              </w:rPr>
            </w:pPr>
            <w:ins w:id="3" w:author="Arnaud Dumont" w:date="2014-02-11T13:48:00Z">
              <w:r>
                <w:rPr>
                  <w:vanish/>
                  <w:lang w:eastAsia="en-AU"/>
                </w:rPr>
                <w:t>11/02/2014</w:t>
              </w:r>
            </w:ins>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D97FBB" w:rsidP="0066380E">
            <w:pPr>
              <w:pStyle w:val="DocumentTableText"/>
              <w:rPr>
                <w:vanish/>
                <w:lang w:eastAsia="en-AU"/>
              </w:rPr>
            </w:pPr>
            <w:ins w:id="4" w:author="Arnaud Dumont" w:date="2014-02-11T13:48:00Z">
              <w:r>
                <w:rPr>
                  <w:vanish/>
                  <w:lang w:eastAsia="en-AU"/>
                </w:rPr>
                <w:t>Arnaud Dumont</w:t>
              </w:r>
            </w:ins>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D97FBB" w:rsidP="0066380E">
            <w:pPr>
              <w:pStyle w:val="DocumentTableText"/>
              <w:rPr>
                <w:vanish/>
                <w:lang w:eastAsia="en-AU"/>
              </w:rPr>
            </w:pPr>
            <w:ins w:id="5" w:author="Arnaud Dumont" w:date="2014-02-11T13:48:00Z">
              <w:r>
                <w:rPr>
                  <w:vanish/>
                  <w:lang w:eastAsia="en-AU"/>
                </w:rPr>
                <w:t>Added DNSSEC fields in Zone Get Response</w:t>
              </w:r>
            </w:ins>
            <w:ins w:id="6" w:author="Arnaud Dumont" w:date="2014-02-14T09:42:00Z">
              <w:r w:rsidR="00FB6D16">
                <w:rPr>
                  <w:vanish/>
                  <w:lang w:eastAsia="en-AU"/>
                </w:rPr>
                <w:t>. Added the Zone Get Zone File Command.</w:t>
              </w:r>
            </w:ins>
            <w:ins w:id="7" w:author="Arnaud Dumont" w:date="2014-02-20T10:43:00Z">
              <w:r w:rsidR="004725FB">
                <w:rPr>
                  <w:vanish/>
                  <w:lang w:eastAsia="en-AU"/>
                </w:rPr>
                <w:t xml:space="preserve"> Fixed minor errors.</w:t>
              </w:r>
            </w:ins>
            <w:ins w:id="8" w:author="Arnaud Dumont" w:date="2014-02-24T15:04:00Z">
              <w:r w:rsidR="00DE117E">
                <w:rPr>
                  <w:vanish/>
                  <w:lang w:eastAsia="en-AU"/>
                </w:rPr>
                <w:t xml:space="preserve"> Added Message commands.</w:t>
              </w:r>
            </w:ins>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bl>
    <w:p w:rsidR="001D166F" w:rsidRPr="000D657C" w:rsidRDefault="001D166F" w:rsidP="001D166F">
      <w:pPr>
        <w:rPr>
          <w:rFonts w:ascii="Calibri" w:eastAsia="Calibri" w:hAnsi="Calibri" w:cs="Times New Roman"/>
          <w:vanish/>
        </w:rPr>
      </w:pPr>
    </w:p>
    <w:tbl>
      <w:tblPr>
        <w:tblStyle w:val="TableGrid1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1D166F" w:rsidRPr="000D657C" w:rsidTr="00936B75">
        <w:trPr>
          <w:cantSplit/>
          <w:trHeight w:val="113"/>
          <w:tblHeader/>
          <w:hidden/>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File Path</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1D166F" w:rsidRPr="000D657C" w:rsidRDefault="00F05131" w:rsidP="00B46C8B">
            <w:pPr>
              <w:pStyle w:val="DocumentTableText"/>
              <w:rPr>
                <w:vanish/>
              </w:rPr>
            </w:pPr>
            <w:r>
              <w:fldChar w:fldCharType="begin"/>
            </w:r>
            <w:r>
              <w:instrText xml:space="preserve"> FILENAME  \* Caps \p  \* MERGEFORMAT </w:instrText>
            </w:r>
            <w:r>
              <w:fldChar w:fldCharType="separate"/>
            </w:r>
            <w:r w:rsidR="00BE142B">
              <w:rPr>
                <w:noProof/>
                <w:vanish/>
              </w:rPr>
              <w:t>U:\DDNS - Discoverydns API - V1.</w:t>
            </w:r>
            <w:del w:id="9" w:author="Arnaud Dumont" w:date="2014-02-20T10:46:00Z">
              <w:r w:rsidR="00BE142B" w:rsidDel="00B46C8B">
                <w:rPr>
                  <w:noProof/>
                  <w:vanish/>
                </w:rPr>
                <w:delText>2</w:delText>
              </w:r>
            </w:del>
            <w:ins w:id="10" w:author="Arnaud Dumont" w:date="2014-02-20T10:46:00Z">
              <w:r w:rsidR="00B46C8B">
                <w:rPr>
                  <w:noProof/>
                  <w:vanish/>
                </w:rPr>
                <w:t>5</w:t>
              </w:r>
            </w:ins>
            <w:r w:rsidR="00BE142B">
              <w:rPr>
                <w:noProof/>
                <w:vanish/>
              </w:rPr>
              <w:t>.Docx</w:t>
            </w:r>
            <w:r>
              <w:rPr>
                <w:noProof/>
                <w:vanish/>
              </w:rPr>
              <w:fldChar w:fldCharType="end"/>
            </w:r>
          </w:p>
        </w:tc>
      </w:tr>
      <w:tr w:rsidR="001D166F" w:rsidRPr="000D657C" w:rsidTr="00936B75">
        <w:trPr>
          <w:cantSplit/>
          <w:trHeight w:val="113"/>
          <w:tblHeader/>
          <w:hidden/>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Last Save Date</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1D166F" w:rsidRPr="000D657C" w:rsidRDefault="000323F3" w:rsidP="0066380E">
            <w:pPr>
              <w:pStyle w:val="DocumentTableText"/>
              <w:rPr>
                <w:vanish/>
              </w:rPr>
            </w:pPr>
            <w:r w:rsidRPr="000D657C">
              <w:rPr>
                <w:vanish/>
              </w:rPr>
              <w:fldChar w:fldCharType="begin"/>
            </w:r>
            <w:r w:rsidR="001D166F" w:rsidRPr="000D657C">
              <w:rPr>
                <w:vanish/>
              </w:rPr>
              <w:instrText xml:space="preserve"> SAVEDATE  \@ "yyyy/MM/dd - HH:mm:ss"  \* MERGEFORMAT </w:instrText>
            </w:r>
            <w:r w:rsidRPr="000D657C">
              <w:rPr>
                <w:vanish/>
              </w:rPr>
              <w:fldChar w:fldCharType="separate"/>
            </w:r>
            <w:ins w:id="11" w:author="Arnaud Dumont" w:date="2014-03-05T10:34:00Z">
              <w:r w:rsidR="003516A8">
                <w:rPr>
                  <w:noProof/>
                  <w:vanish/>
                </w:rPr>
                <w:t>2014/02/25 - 13:43:00</w:t>
              </w:r>
            </w:ins>
            <w:del w:id="12" w:author="Arnaud Dumont" w:date="2014-02-20T10:46:00Z">
              <w:r w:rsidR="004725FB" w:rsidDel="003D5F36">
                <w:rPr>
                  <w:noProof/>
                  <w:vanish/>
                </w:rPr>
                <w:delText>2014/02/14 - 11:43:00</w:delText>
              </w:r>
            </w:del>
            <w:del w:id="13" w:author="Arnaud Dumont" w:date="2014-02-14T09:41:00Z">
              <w:r w:rsidR="00D97FBB" w:rsidDel="009451C4">
                <w:rPr>
                  <w:noProof/>
                  <w:vanish/>
                </w:rPr>
                <w:delText>2014/02/03 - 17:34:00</w:delText>
              </w:r>
            </w:del>
            <w:r w:rsidRPr="000D657C">
              <w:rPr>
                <w:vanish/>
              </w:rPr>
              <w:fldChar w:fldCharType="end"/>
            </w:r>
          </w:p>
        </w:tc>
      </w:tr>
    </w:tbl>
    <w:p w:rsidR="001103C0" w:rsidRDefault="001103C0" w:rsidP="001103C0">
      <w:pPr>
        <w:rPr>
          <w:color w:val="677178"/>
          <w:sz w:val="32"/>
        </w:rPr>
      </w:pPr>
      <w:r>
        <w:br w:type="page"/>
      </w:r>
    </w:p>
    <w:p w:rsidR="000C36B7" w:rsidRDefault="000C36B7" w:rsidP="001103C0">
      <w:pPr>
        <w:pStyle w:val="DocumentInformationHeading"/>
      </w:pPr>
      <w:r>
        <w:lastRenderedPageBreak/>
        <w:t>Contact</w:t>
      </w:r>
    </w:p>
    <w:tbl>
      <w:tblPr>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Name</w:t>
            </w:r>
          </w:p>
        </w:tc>
        <w:tc>
          <w:tcPr>
            <w:tcW w:w="6945" w:type="dxa"/>
          </w:tcPr>
          <w:p w:rsidR="00D35943" w:rsidRPr="0066380E" w:rsidRDefault="0069661E" w:rsidP="00E027D4">
            <w:pPr>
              <w:pStyle w:val="Table-Text"/>
            </w:pPr>
            <w:r>
              <w:t>Chris Wright</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Title</w:t>
            </w:r>
          </w:p>
        </w:tc>
        <w:tc>
          <w:tcPr>
            <w:tcW w:w="6945" w:type="dxa"/>
          </w:tcPr>
          <w:p w:rsidR="00D35943" w:rsidRPr="0066380E" w:rsidRDefault="0069661E" w:rsidP="00E027D4">
            <w:pPr>
              <w:pStyle w:val="Table-Text"/>
            </w:pPr>
            <w:r>
              <w:t>CTO</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Address</w:t>
            </w:r>
          </w:p>
        </w:tc>
        <w:tc>
          <w:tcPr>
            <w:tcW w:w="6945" w:type="dxa"/>
          </w:tcPr>
          <w:p w:rsidR="00D35943" w:rsidRPr="0066380E" w:rsidRDefault="00D35943" w:rsidP="00E027D4">
            <w:pPr>
              <w:pStyle w:val="Table-Text"/>
            </w:pPr>
            <w:r w:rsidRPr="0066380E">
              <w:t>L8, 10 Queens Rd, Melbourne, Vic 3004, Australia</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Number</w:t>
            </w:r>
          </w:p>
        </w:tc>
        <w:tc>
          <w:tcPr>
            <w:tcW w:w="6945" w:type="dxa"/>
          </w:tcPr>
          <w:p w:rsidR="00D35943" w:rsidRPr="0066380E" w:rsidRDefault="00D35943" w:rsidP="00E027D4">
            <w:pPr>
              <w:pStyle w:val="Table-Text"/>
            </w:pPr>
            <w:r w:rsidRPr="0066380E">
              <w:t>+61 3 9866 3710</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Email</w:t>
            </w:r>
          </w:p>
        </w:tc>
        <w:tc>
          <w:tcPr>
            <w:tcW w:w="6945" w:type="dxa"/>
          </w:tcPr>
          <w:p w:rsidR="00D35943" w:rsidRPr="0066380E" w:rsidRDefault="0069661E" w:rsidP="00E027D4">
            <w:pPr>
              <w:pStyle w:val="Table-Text"/>
            </w:pPr>
            <w:r>
              <w:t>chris.wright@ariservices.com</w:t>
            </w:r>
          </w:p>
        </w:tc>
      </w:tr>
    </w:tbl>
    <w:p w:rsidR="00050185" w:rsidRDefault="00050185" w:rsidP="000C36B7">
      <w:pPr>
        <w:pStyle w:val="DocumentInformationHeading"/>
      </w:pPr>
      <w:r>
        <w:t>Classification</w:t>
      </w:r>
    </w:p>
    <w:sdt>
      <w:sdtPr>
        <w:alias w:val="Please select a document security classification:"/>
        <w:tag w:val="Please select a document security classification:"/>
        <w:id w:val="-1645967617"/>
        <w:placeholder>
          <w:docPart w:val="EE0A461AEBE1472CB50387A44DDD33D3"/>
        </w:placeholder>
        <w:dropDownList>
          <w:listItem w:displayText="&lt;select 'classification' (see page III)&gt;" w:value="&lt;select 'classification' (see page III)&gt;"/>
          <w:listItem w:displayText="Public" w:value="Public"/>
          <w:listItem w:displayText="Confidential" w:value="Confidential"/>
          <w:listItem w:displayText="Restricted" w:value="Restricted"/>
          <w:listItem w:displayText="Protected" w:value="Protected"/>
        </w:dropDownList>
      </w:sdtPr>
      <w:sdtEndPr/>
      <w:sdtContent>
        <w:p w:rsidR="00050185" w:rsidRPr="00A03BA4" w:rsidRDefault="0069661E" w:rsidP="00050185">
          <w:pPr>
            <w:pStyle w:val="DocumentClassification"/>
          </w:pPr>
          <w:r>
            <w:t>Public</w:t>
          </w:r>
        </w:p>
      </w:sdtContent>
    </w:sdt>
    <w:p w:rsidR="006A65A6" w:rsidRDefault="006A65A6" w:rsidP="000C36B7">
      <w:pPr>
        <w:pStyle w:val="DocumentInformationHeading"/>
      </w:pPr>
      <w:r>
        <w:t xml:space="preserve">About </w:t>
      </w:r>
      <w:r w:rsidR="00FA303B">
        <w:t>DiscoveryDNS</w:t>
      </w:r>
    </w:p>
    <w:p w:rsidR="006A65A6" w:rsidRDefault="00F55A0E" w:rsidP="00F55A0E">
      <w:r>
        <w:t>DiscoveryDNS provides a global DNS service to ARI Registry Services’ clients around the world.</w:t>
      </w:r>
      <w:r w:rsidR="005A5779" w:rsidRPr="005A5779">
        <w:t xml:space="preserve"> </w:t>
      </w:r>
      <w:r w:rsidR="005A5779">
        <w:t>ARI Registry Services launched DiscoveryDNS based on client demand and leverages over 11 years of industry experience and expertise.</w:t>
      </w:r>
    </w:p>
    <w:p w:rsidR="00F55A0E" w:rsidRDefault="00F55A0E" w:rsidP="00F55A0E">
      <w:pPr>
        <w:pStyle w:val="DocumentInformationHeading"/>
      </w:pPr>
      <w:r>
        <w:t>About ARI Registry Services</w:t>
      </w:r>
    </w:p>
    <w:p w:rsidR="006828C9" w:rsidRDefault="001F05CD" w:rsidP="00F55A0E">
      <w:r w:rsidRPr="001F05CD">
        <w:t>ARI Registry Services, part of the Bombora Technologies group of companies, is driving innovation and the expansion of the Internet through the delivery of world-class domain name Registry Services. With over 1</w:t>
      </w:r>
      <w:r w:rsidR="00917ECC">
        <w:t>1</w:t>
      </w:r>
      <w:r w:rsidRPr="001F05CD">
        <w:t xml:space="preserve"> years of experience, ARI Registry Services is a leading provider of </w:t>
      </w:r>
      <w:r w:rsidR="00676D1B">
        <w:t xml:space="preserve">DNS and </w:t>
      </w:r>
      <w:r w:rsidRPr="001F05CD">
        <w:t>Domain Name Infrastructure Services for generic Top-Level Domain applicants and country code Registry Operators.</w:t>
      </w:r>
    </w:p>
    <w:p w:rsidR="00F55A0E" w:rsidRDefault="001F05CD" w:rsidP="00F55A0E">
      <w:r w:rsidRPr="001F05CD">
        <w:t xml:space="preserve">We help governments, major brands and entrepreneurs across the globe realise the full potential of the Internet by providing expertise, security and reliability </w:t>
      </w:r>
      <w:r w:rsidR="005A5779">
        <w:t>\</w:t>
      </w:r>
      <w:r w:rsidR="005A5779" w:rsidRPr="001F05CD">
        <w:t xml:space="preserve"> </w:t>
      </w:r>
      <w:r w:rsidRPr="001F05CD">
        <w:t>operating a core Internet infrastructure.</w:t>
      </w:r>
    </w:p>
    <w:p w:rsidR="006A65A6" w:rsidRDefault="006A65A6" w:rsidP="00A72875">
      <w:pPr>
        <w:pStyle w:val="DocumentInformationSubheading"/>
      </w:pPr>
      <w:r>
        <w:t>Purpose</w:t>
      </w:r>
    </w:p>
    <w:p w:rsidR="006A65A6" w:rsidRDefault="00A206D9" w:rsidP="006A65A6">
      <w:r>
        <w:t>The purpose of this document is to provide an overview of the DiscoveryDNS Reseller system API</w:t>
      </w:r>
      <w:r w:rsidR="005A5779">
        <w:t>, supporting Developers and System Integrators to integrate their systems with DiscoveryDNS</w:t>
      </w:r>
      <w:r>
        <w:t>.</w:t>
      </w:r>
    </w:p>
    <w:p w:rsidR="006534E6" w:rsidRDefault="00A72875" w:rsidP="00FB749C">
      <w:pPr>
        <w:pStyle w:val="DocumentInformationSubheading"/>
        <w:tabs>
          <w:tab w:val="left" w:pos="4903"/>
        </w:tabs>
      </w:pPr>
      <w:r>
        <w:t>Scope</w:t>
      </w:r>
      <w:r w:rsidR="005A5779">
        <w:tab/>
      </w:r>
    </w:p>
    <w:p w:rsidR="00A72875" w:rsidRDefault="00A206D9" w:rsidP="00A72875">
      <w:r>
        <w:t xml:space="preserve">This document </w:t>
      </w:r>
      <w:r w:rsidR="00676D1B">
        <w:t>defines</w:t>
      </w:r>
      <w:r>
        <w:t xml:space="preserve"> the </w:t>
      </w:r>
      <w:r w:rsidR="005A5779">
        <w:t xml:space="preserve">DiscoveryDNS Reseller system </w:t>
      </w:r>
      <w:r>
        <w:t xml:space="preserve">protocol, but not </w:t>
      </w:r>
      <w:r w:rsidR="005A5779">
        <w:t xml:space="preserve">supporting </w:t>
      </w:r>
      <w:r>
        <w:t>toolkit</w:t>
      </w:r>
      <w:r w:rsidR="005A5779">
        <w:t>s</w:t>
      </w:r>
      <w:r>
        <w:t>.</w:t>
      </w:r>
    </w:p>
    <w:p w:rsidR="00A72875" w:rsidRDefault="00A72875" w:rsidP="00A72875">
      <w:pPr>
        <w:pStyle w:val="DocumentInformationSubheading"/>
      </w:pPr>
      <w:r>
        <w:t>Audience</w:t>
      </w:r>
    </w:p>
    <w:p w:rsidR="00A72875" w:rsidRPr="00A72875" w:rsidRDefault="00A206D9" w:rsidP="00A72875">
      <w:r>
        <w:t>Developers and System Integrators</w:t>
      </w:r>
      <w:r w:rsidR="00676D1B">
        <w:t>.</w:t>
      </w:r>
    </w:p>
    <w:p w:rsidR="001103C0" w:rsidRDefault="001103C0">
      <w:pPr>
        <w:spacing w:before="0" w:after="200"/>
        <w:rPr>
          <w:b/>
          <w:color w:val="677178"/>
          <w:sz w:val="32"/>
        </w:rPr>
      </w:pPr>
      <w:r>
        <w:br w:type="page"/>
      </w:r>
    </w:p>
    <w:p w:rsidR="006534E6" w:rsidRDefault="006534E6" w:rsidP="001103C0">
      <w:pPr>
        <w:pStyle w:val="DocumentInformationHeading"/>
      </w:pPr>
      <w:r w:rsidRPr="0006714A">
        <w:lastRenderedPageBreak/>
        <w:t>Contents</w:t>
      </w:r>
    </w:p>
    <w:p w:rsidR="00F43BD0" w:rsidRDefault="000323F3">
      <w:pPr>
        <w:pStyle w:val="TOC1"/>
        <w:rPr>
          <w:ins w:id="14" w:author="Arnaud Dumont" w:date="2014-03-05T10:39:00Z"/>
          <w:rFonts w:eastAsiaTheme="minorEastAsia"/>
          <w:b w:val="0"/>
          <w:noProof/>
          <w:sz w:val="22"/>
          <w:szCs w:val="22"/>
          <w:lang w:eastAsia="en-AU"/>
        </w:rPr>
      </w:pPr>
      <w:r>
        <w:rPr>
          <w:b w:val="0"/>
        </w:rPr>
        <w:fldChar w:fldCharType="begin"/>
      </w:r>
      <w:r w:rsidR="001F08AC">
        <w:rPr>
          <w:b w:val="0"/>
        </w:rPr>
        <w:instrText xml:space="preserve"> TOC \o "1-2" \h \z \u </w:instrText>
      </w:r>
      <w:r>
        <w:rPr>
          <w:b w:val="0"/>
        </w:rPr>
        <w:fldChar w:fldCharType="separate"/>
      </w:r>
      <w:ins w:id="15" w:author="Arnaud Dumont" w:date="2014-03-05T10:39:00Z">
        <w:r w:rsidR="00F43BD0" w:rsidRPr="00D10E3A">
          <w:rPr>
            <w:rStyle w:val="Hyperlink"/>
            <w:noProof/>
          </w:rPr>
          <w:fldChar w:fldCharType="begin"/>
        </w:r>
        <w:r w:rsidR="00F43BD0" w:rsidRPr="00D10E3A">
          <w:rPr>
            <w:rStyle w:val="Hyperlink"/>
            <w:noProof/>
          </w:rPr>
          <w:instrText xml:space="preserve"> </w:instrText>
        </w:r>
        <w:r w:rsidR="00F43BD0">
          <w:rPr>
            <w:noProof/>
          </w:rPr>
          <w:instrText>HYPERLINK \l "_Toc381779294"</w:instrText>
        </w:r>
        <w:r w:rsidR="00F43BD0" w:rsidRPr="00D10E3A">
          <w:rPr>
            <w:rStyle w:val="Hyperlink"/>
            <w:noProof/>
          </w:rPr>
          <w:instrText xml:space="preserve"> </w:instrText>
        </w:r>
        <w:r w:rsidR="00F43BD0" w:rsidRPr="00D10E3A">
          <w:rPr>
            <w:rStyle w:val="Hyperlink"/>
            <w:noProof/>
          </w:rPr>
        </w:r>
        <w:r w:rsidR="00F43BD0" w:rsidRPr="00D10E3A">
          <w:rPr>
            <w:rStyle w:val="Hyperlink"/>
            <w:noProof/>
          </w:rPr>
          <w:fldChar w:fldCharType="separate"/>
        </w:r>
        <w:r w:rsidR="00F43BD0" w:rsidRPr="00D10E3A">
          <w:rPr>
            <w:rStyle w:val="Hyperlink"/>
            <w:noProof/>
          </w:rPr>
          <w:t>1</w:t>
        </w:r>
        <w:r w:rsidR="00F43BD0">
          <w:rPr>
            <w:rFonts w:eastAsiaTheme="minorEastAsia"/>
            <w:b w:val="0"/>
            <w:noProof/>
            <w:sz w:val="22"/>
            <w:szCs w:val="22"/>
            <w:lang w:eastAsia="en-AU"/>
          </w:rPr>
          <w:tab/>
        </w:r>
        <w:r w:rsidR="00F43BD0" w:rsidRPr="00D10E3A">
          <w:rPr>
            <w:rStyle w:val="Hyperlink"/>
            <w:noProof/>
          </w:rPr>
          <w:t>Introduction</w:t>
        </w:r>
        <w:r w:rsidR="00F43BD0">
          <w:rPr>
            <w:noProof/>
            <w:webHidden/>
          </w:rPr>
          <w:tab/>
        </w:r>
        <w:r w:rsidR="00F43BD0">
          <w:rPr>
            <w:noProof/>
            <w:webHidden/>
          </w:rPr>
          <w:fldChar w:fldCharType="begin"/>
        </w:r>
        <w:r w:rsidR="00F43BD0">
          <w:rPr>
            <w:noProof/>
            <w:webHidden/>
          </w:rPr>
          <w:instrText xml:space="preserve"> PAGEREF _Toc381779294 \h </w:instrText>
        </w:r>
        <w:r w:rsidR="00F43BD0">
          <w:rPr>
            <w:noProof/>
            <w:webHidden/>
          </w:rPr>
        </w:r>
      </w:ins>
      <w:r w:rsidR="00F43BD0">
        <w:rPr>
          <w:noProof/>
          <w:webHidden/>
        </w:rPr>
        <w:fldChar w:fldCharType="separate"/>
      </w:r>
      <w:ins w:id="16" w:author="Arnaud Dumont" w:date="2014-03-05T10:39:00Z">
        <w:r w:rsidR="00F43BD0">
          <w:rPr>
            <w:noProof/>
            <w:webHidden/>
          </w:rPr>
          <w:t>1</w:t>
        </w:r>
        <w:r w:rsidR="00F43BD0">
          <w:rPr>
            <w:noProof/>
            <w:webHidden/>
          </w:rPr>
          <w:fldChar w:fldCharType="end"/>
        </w:r>
        <w:r w:rsidR="00F43BD0" w:rsidRPr="00D10E3A">
          <w:rPr>
            <w:rStyle w:val="Hyperlink"/>
            <w:noProof/>
          </w:rPr>
          <w:fldChar w:fldCharType="end"/>
        </w:r>
      </w:ins>
    </w:p>
    <w:p w:rsidR="00F43BD0" w:rsidRDefault="00F43BD0">
      <w:pPr>
        <w:pStyle w:val="TOC1"/>
        <w:rPr>
          <w:ins w:id="17" w:author="Arnaud Dumont" w:date="2014-03-05T10:39:00Z"/>
          <w:rFonts w:eastAsiaTheme="minorEastAsia"/>
          <w:b w:val="0"/>
          <w:noProof/>
          <w:sz w:val="22"/>
          <w:szCs w:val="22"/>
          <w:lang w:eastAsia="en-AU"/>
        </w:rPr>
      </w:pPr>
      <w:ins w:id="18" w:author="Arnaud Dumont" w:date="2014-03-05T10:39:00Z">
        <w:r w:rsidRPr="00D10E3A">
          <w:rPr>
            <w:rStyle w:val="Hyperlink"/>
            <w:noProof/>
          </w:rPr>
          <w:fldChar w:fldCharType="begin"/>
        </w:r>
        <w:r w:rsidRPr="00D10E3A">
          <w:rPr>
            <w:rStyle w:val="Hyperlink"/>
            <w:noProof/>
          </w:rPr>
          <w:instrText xml:space="preserve"> </w:instrText>
        </w:r>
        <w:r>
          <w:rPr>
            <w:noProof/>
          </w:rPr>
          <w:instrText>HYPERLINK \l "_Toc381779295"</w:instrText>
        </w:r>
        <w:r w:rsidRPr="00D10E3A">
          <w:rPr>
            <w:rStyle w:val="Hyperlink"/>
            <w:noProof/>
          </w:rPr>
          <w:instrText xml:space="preserve"> </w:instrText>
        </w:r>
        <w:r w:rsidRPr="00D10E3A">
          <w:rPr>
            <w:rStyle w:val="Hyperlink"/>
            <w:noProof/>
          </w:rPr>
        </w:r>
        <w:r w:rsidRPr="00D10E3A">
          <w:rPr>
            <w:rStyle w:val="Hyperlink"/>
            <w:noProof/>
          </w:rPr>
          <w:fldChar w:fldCharType="separate"/>
        </w:r>
        <w:r w:rsidRPr="00D10E3A">
          <w:rPr>
            <w:rStyle w:val="Hyperlink"/>
            <w:noProof/>
          </w:rPr>
          <w:t>2</w:t>
        </w:r>
        <w:r>
          <w:rPr>
            <w:rFonts w:eastAsiaTheme="minorEastAsia"/>
            <w:b w:val="0"/>
            <w:noProof/>
            <w:sz w:val="22"/>
            <w:szCs w:val="22"/>
            <w:lang w:eastAsia="en-AU"/>
          </w:rPr>
          <w:tab/>
        </w:r>
        <w:r w:rsidRPr="00D10E3A">
          <w:rPr>
            <w:rStyle w:val="Hyperlink"/>
            <w:noProof/>
          </w:rPr>
          <w:t>General</w:t>
        </w:r>
        <w:r>
          <w:rPr>
            <w:noProof/>
            <w:webHidden/>
          </w:rPr>
          <w:tab/>
        </w:r>
        <w:r>
          <w:rPr>
            <w:noProof/>
            <w:webHidden/>
          </w:rPr>
          <w:fldChar w:fldCharType="begin"/>
        </w:r>
        <w:r>
          <w:rPr>
            <w:noProof/>
            <w:webHidden/>
          </w:rPr>
          <w:instrText xml:space="preserve"> PAGEREF _Toc381779295 \h </w:instrText>
        </w:r>
        <w:r>
          <w:rPr>
            <w:noProof/>
            <w:webHidden/>
          </w:rPr>
        </w:r>
      </w:ins>
      <w:r>
        <w:rPr>
          <w:noProof/>
          <w:webHidden/>
        </w:rPr>
        <w:fldChar w:fldCharType="separate"/>
      </w:r>
      <w:ins w:id="19" w:author="Arnaud Dumont" w:date="2014-03-05T10:39:00Z">
        <w:r>
          <w:rPr>
            <w:noProof/>
            <w:webHidden/>
          </w:rPr>
          <w:t>2</w:t>
        </w:r>
        <w:r>
          <w:rPr>
            <w:noProof/>
            <w:webHidden/>
          </w:rPr>
          <w:fldChar w:fldCharType="end"/>
        </w:r>
        <w:r w:rsidRPr="00D10E3A">
          <w:rPr>
            <w:rStyle w:val="Hyperlink"/>
            <w:noProof/>
          </w:rPr>
          <w:fldChar w:fldCharType="end"/>
        </w:r>
      </w:ins>
    </w:p>
    <w:p w:rsidR="00F43BD0" w:rsidRDefault="00F43BD0">
      <w:pPr>
        <w:pStyle w:val="TOC2"/>
        <w:rPr>
          <w:ins w:id="20" w:author="Arnaud Dumont" w:date="2014-03-05T10:39:00Z"/>
          <w:rFonts w:eastAsiaTheme="minorEastAsia"/>
          <w:noProof/>
          <w:sz w:val="22"/>
          <w:szCs w:val="22"/>
          <w:lang w:eastAsia="en-AU"/>
        </w:rPr>
      </w:pPr>
      <w:ins w:id="21" w:author="Arnaud Dumont" w:date="2014-03-05T10:39:00Z">
        <w:r w:rsidRPr="00D10E3A">
          <w:rPr>
            <w:rStyle w:val="Hyperlink"/>
            <w:noProof/>
          </w:rPr>
          <w:fldChar w:fldCharType="begin"/>
        </w:r>
        <w:r w:rsidRPr="00D10E3A">
          <w:rPr>
            <w:rStyle w:val="Hyperlink"/>
            <w:noProof/>
          </w:rPr>
          <w:instrText xml:space="preserve"> </w:instrText>
        </w:r>
        <w:r>
          <w:rPr>
            <w:noProof/>
          </w:rPr>
          <w:instrText>HYPERLINK \l "_Toc381779296"</w:instrText>
        </w:r>
        <w:r w:rsidRPr="00D10E3A">
          <w:rPr>
            <w:rStyle w:val="Hyperlink"/>
            <w:noProof/>
          </w:rPr>
          <w:instrText xml:space="preserve"> </w:instrText>
        </w:r>
        <w:r w:rsidRPr="00D10E3A">
          <w:rPr>
            <w:rStyle w:val="Hyperlink"/>
            <w:noProof/>
          </w:rPr>
        </w:r>
        <w:r w:rsidRPr="00D10E3A">
          <w:rPr>
            <w:rStyle w:val="Hyperlink"/>
            <w:noProof/>
          </w:rPr>
          <w:fldChar w:fldCharType="separate"/>
        </w:r>
        <w:r w:rsidRPr="00D10E3A">
          <w:rPr>
            <w:rStyle w:val="Hyperlink"/>
            <w:noProof/>
          </w:rPr>
          <w:t>2.1</w:t>
        </w:r>
        <w:r>
          <w:rPr>
            <w:rFonts w:eastAsiaTheme="minorEastAsia"/>
            <w:noProof/>
            <w:sz w:val="22"/>
            <w:szCs w:val="22"/>
            <w:lang w:eastAsia="en-AU"/>
          </w:rPr>
          <w:tab/>
        </w:r>
        <w:r w:rsidRPr="00D10E3A">
          <w:rPr>
            <w:rStyle w:val="Hyperlink"/>
            <w:noProof/>
          </w:rPr>
          <w:t>Data Types</w:t>
        </w:r>
        <w:r>
          <w:rPr>
            <w:noProof/>
            <w:webHidden/>
          </w:rPr>
          <w:tab/>
        </w:r>
        <w:r>
          <w:rPr>
            <w:noProof/>
            <w:webHidden/>
          </w:rPr>
          <w:fldChar w:fldCharType="begin"/>
        </w:r>
        <w:r>
          <w:rPr>
            <w:noProof/>
            <w:webHidden/>
          </w:rPr>
          <w:instrText xml:space="preserve"> PAGEREF _Toc381779296 \h </w:instrText>
        </w:r>
        <w:r>
          <w:rPr>
            <w:noProof/>
            <w:webHidden/>
          </w:rPr>
        </w:r>
      </w:ins>
      <w:r>
        <w:rPr>
          <w:noProof/>
          <w:webHidden/>
        </w:rPr>
        <w:fldChar w:fldCharType="separate"/>
      </w:r>
      <w:ins w:id="22" w:author="Arnaud Dumont" w:date="2014-03-05T10:39:00Z">
        <w:r>
          <w:rPr>
            <w:noProof/>
            <w:webHidden/>
          </w:rPr>
          <w:t>2</w:t>
        </w:r>
        <w:r>
          <w:rPr>
            <w:noProof/>
            <w:webHidden/>
          </w:rPr>
          <w:fldChar w:fldCharType="end"/>
        </w:r>
        <w:r w:rsidRPr="00D10E3A">
          <w:rPr>
            <w:rStyle w:val="Hyperlink"/>
            <w:noProof/>
          </w:rPr>
          <w:fldChar w:fldCharType="end"/>
        </w:r>
      </w:ins>
    </w:p>
    <w:p w:rsidR="00F43BD0" w:rsidRDefault="00F43BD0">
      <w:pPr>
        <w:pStyle w:val="TOC2"/>
        <w:rPr>
          <w:ins w:id="23" w:author="Arnaud Dumont" w:date="2014-03-05T10:39:00Z"/>
          <w:rFonts w:eastAsiaTheme="minorEastAsia"/>
          <w:noProof/>
          <w:sz w:val="22"/>
          <w:szCs w:val="22"/>
          <w:lang w:eastAsia="en-AU"/>
        </w:rPr>
      </w:pPr>
      <w:ins w:id="24" w:author="Arnaud Dumont" w:date="2014-03-05T10:39:00Z">
        <w:r w:rsidRPr="00D10E3A">
          <w:rPr>
            <w:rStyle w:val="Hyperlink"/>
            <w:noProof/>
          </w:rPr>
          <w:fldChar w:fldCharType="begin"/>
        </w:r>
        <w:r w:rsidRPr="00D10E3A">
          <w:rPr>
            <w:rStyle w:val="Hyperlink"/>
            <w:noProof/>
          </w:rPr>
          <w:instrText xml:space="preserve"> </w:instrText>
        </w:r>
        <w:r>
          <w:rPr>
            <w:noProof/>
          </w:rPr>
          <w:instrText>HYPERLINK \l "_Toc381779297"</w:instrText>
        </w:r>
        <w:r w:rsidRPr="00D10E3A">
          <w:rPr>
            <w:rStyle w:val="Hyperlink"/>
            <w:noProof/>
          </w:rPr>
          <w:instrText xml:space="preserve"> </w:instrText>
        </w:r>
        <w:r w:rsidRPr="00D10E3A">
          <w:rPr>
            <w:rStyle w:val="Hyperlink"/>
            <w:noProof/>
          </w:rPr>
        </w:r>
        <w:r w:rsidRPr="00D10E3A">
          <w:rPr>
            <w:rStyle w:val="Hyperlink"/>
            <w:noProof/>
          </w:rPr>
          <w:fldChar w:fldCharType="separate"/>
        </w:r>
        <w:r w:rsidRPr="00D10E3A">
          <w:rPr>
            <w:rStyle w:val="Hyperlink"/>
            <w:noProof/>
          </w:rPr>
          <w:t>2.2</w:t>
        </w:r>
        <w:r>
          <w:rPr>
            <w:rFonts w:eastAsiaTheme="minorEastAsia"/>
            <w:noProof/>
            <w:sz w:val="22"/>
            <w:szCs w:val="22"/>
            <w:lang w:eastAsia="en-AU"/>
          </w:rPr>
          <w:tab/>
        </w:r>
        <w:r w:rsidRPr="00D10E3A">
          <w:rPr>
            <w:rStyle w:val="Hyperlink"/>
            <w:noProof/>
          </w:rPr>
          <w:t>Protocol Overview</w:t>
        </w:r>
        <w:r>
          <w:rPr>
            <w:noProof/>
            <w:webHidden/>
          </w:rPr>
          <w:tab/>
        </w:r>
        <w:r>
          <w:rPr>
            <w:noProof/>
            <w:webHidden/>
          </w:rPr>
          <w:fldChar w:fldCharType="begin"/>
        </w:r>
        <w:r>
          <w:rPr>
            <w:noProof/>
            <w:webHidden/>
          </w:rPr>
          <w:instrText xml:space="preserve"> PAGEREF _Toc381779297 \h </w:instrText>
        </w:r>
        <w:r>
          <w:rPr>
            <w:noProof/>
            <w:webHidden/>
          </w:rPr>
        </w:r>
      </w:ins>
      <w:r>
        <w:rPr>
          <w:noProof/>
          <w:webHidden/>
        </w:rPr>
        <w:fldChar w:fldCharType="separate"/>
      </w:r>
      <w:ins w:id="25" w:author="Arnaud Dumont" w:date="2014-03-05T10:39:00Z">
        <w:r>
          <w:rPr>
            <w:noProof/>
            <w:webHidden/>
          </w:rPr>
          <w:t>3</w:t>
        </w:r>
        <w:r>
          <w:rPr>
            <w:noProof/>
            <w:webHidden/>
          </w:rPr>
          <w:fldChar w:fldCharType="end"/>
        </w:r>
        <w:r w:rsidRPr="00D10E3A">
          <w:rPr>
            <w:rStyle w:val="Hyperlink"/>
            <w:noProof/>
          </w:rPr>
          <w:fldChar w:fldCharType="end"/>
        </w:r>
      </w:ins>
    </w:p>
    <w:p w:rsidR="00F43BD0" w:rsidRDefault="00F43BD0">
      <w:pPr>
        <w:pStyle w:val="TOC2"/>
        <w:rPr>
          <w:ins w:id="26" w:author="Arnaud Dumont" w:date="2014-03-05T10:39:00Z"/>
          <w:rFonts w:eastAsiaTheme="minorEastAsia"/>
          <w:noProof/>
          <w:sz w:val="22"/>
          <w:szCs w:val="22"/>
          <w:lang w:eastAsia="en-AU"/>
        </w:rPr>
      </w:pPr>
      <w:ins w:id="27" w:author="Arnaud Dumont" w:date="2014-03-05T10:39:00Z">
        <w:r w:rsidRPr="00D10E3A">
          <w:rPr>
            <w:rStyle w:val="Hyperlink"/>
            <w:noProof/>
          </w:rPr>
          <w:fldChar w:fldCharType="begin"/>
        </w:r>
        <w:r w:rsidRPr="00D10E3A">
          <w:rPr>
            <w:rStyle w:val="Hyperlink"/>
            <w:noProof/>
          </w:rPr>
          <w:instrText xml:space="preserve"> </w:instrText>
        </w:r>
        <w:r>
          <w:rPr>
            <w:noProof/>
          </w:rPr>
          <w:instrText>HYPERLINK \l "_Toc381779298"</w:instrText>
        </w:r>
        <w:r w:rsidRPr="00D10E3A">
          <w:rPr>
            <w:rStyle w:val="Hyperlink"/>
            <w:noProof/>
          </w:rPr>
          <w:instrText xml:space="preserve"> </w:instrText>
        </w:r>
        <w:r w:rsidRPr="00D10E3A">
          <w:rPr>
            <w:rStyle w:val="Hyperlink"/>
            <w:noProof/>
          </w:rPr>
        </w:r>
        <w:r w:rsidRPr="00D10E3A">
          <w:rPr>
            <w:rStyle w:val="Hyperlink"/>
            <w:noProof/>
          </w:rPr>
          <w:fldChar w:fldCharType="separate"/>
        </w:r>
        <w:r w:rsidRPr="00D10E3A">
          <w:rPr>
            <w:rStyle w:val="Hyperlink"/>
            <w:noProof/>
          </w:rPr>
          <w:t>2.3</w:t>
        </w:r>
        <w:r>
          <w:rPr>
            <w:rFonts w:eastAsiaTheme="minorEastAsia"/>
            <w:noProof/>
            <w:sz w:val="22"/>
            <w:szCs w:val="22"/>
            <w:lang w:eastAsia="en-AU"/>
          </w:rPr>
          <w:tab/>
        </w:r>
        <w:r w:rsidRPr="00D10E3A">
          <w:rPr>
            <w:rStyle w:val="Hyperlink"/>
            <w:noProof/>
          </w:rPr>
          <w:t>Authentication</w:t>
        </w:r>
        <w:r>
          <w:rPr>
            <w:noProof/>
            <w:webHidden/>
          </w:rPr>
          <w:tab/>
        </w:r>
        <w:r>
          <w:rPr>
            <w:noProof/>
            <w:webHidden/>
          </w:rPr>
          <w:fldChar w:fldCharType="begin"/>
        </w:r>
        <w:r>
          <w:rPr>
            <w:noProof/>
            <w:webHidden/>
          </w:rPr>
          <w:instrText xml:space="preserve"> PAGEREF _Toc381779298 \h </w:instrText>
        </w:r>
        <w:r>
          <w:rPr>
            <w:noProof/>
            <w:webHidden/>
          </w:rPr>
        </w:r>
      </w:ins>
      <w:r>
        <w:rPr>
          <w:noProof/>
          <w:webHidden/>
        </w:rPr>
        <w:fldChar w:fldCharType="separate"/>
      </w:r>
      <w:ins w:id="28" w:author="Arnaud Dumont" w:date="2014-03-05T10:39:00Z">
        <w:r>
          <w:rPr>
            <w:noProof/>
            <w:webHidden/>
          </w:rPr>
          <w:t>3</w:t>
        </w:r>
        <w:r>
          <w:rPr>
            <w:noProof/>
            <w:webHidden/>
          </w:rPr>
          <w:fldChar w:fldCharType="end"/>
        </w:r>
        <w:r w:rsidRPr="00D10E3A">
          <w:rPr>
            <w:rStyle w:val="Hyperlink"/>
            <w:noProof/>
          </w:rPr>
          <w:fldChar w:fldCharType="end"/>
        </w:r>
      </w:ins>
    </w:p>
    <w:p w:rsidR="00F43BD0" w:rsidRDefault="00F43BD0">
      <w:pPr>
        <w:pStyle w:val="TOC2"/>
        <w:rPr>
          <w:ins w:id="29" w:author="Arnaud Dumont" w:date="2014-03-05T10:39:00Z"/>
          <w:rFonts w:eastAsiaTheme="minorEastAsia"/>
          <w:noProof/>
          <w:sz w:val="22"/>
          <w:szCs w:val="22"/>
          <w:lang w:eastAsia="en-AU"/>
        </w:rPr>
      </w:pPr>
      <w:ins w:id="30" w:author="Arnaud Dumont" w:date="2014-03-05T10:39:00Z">
        <w:r w:rsidRPr="00D10E3A">
          <w:rPr>
            <w:rStyle w:val="Hyperlink"/>
            <w:noProof/>
          </w:rPr>
          <w:fldChar w:fldCharType="begin"/>
        </w:r>
        <w:r w:rsidRPr="00D10E3A">
          <w:rPr>
            <w:rStyle w:val="Hyperlink"/>
            <w:noProof/>
          </w:rPr>
          <w:instrText xml:space="preserve"> </w:instrText>
        </w:r>
        <w:r>
          <w:rPr>
            <w:noProof/>
          </w:rPr>
          <w:instrText>HYPERLINK \l "_Toc381779299"</w:instrText>
        </w:r>
        <w:r w:rsidRPr="00D10E3A">
          <w:rPr>
            <w:rStyle w:val="Hyperlink"/>
            <w:noProof/>
          </w:rPr>
          <w:instrText xml:space="preserve"> </w:instrText>
        </w:r>
        <w:r w:rsidRPr="00D10E3A">
          <w:rPr>
            <w:rStyle w:val="Hyperlink"/>
            <w:noProof/>
          </w:rPr>
        </w:r>
        <w:r w:rsidRPr="00D10E3A">
          <w:rPr>
            <w:rStyle w:val="Hyperlink"/>
            <w:noProof/>
          </w:rPr>
          <w:fldChar w:fldCharType="separate"/>
        </w:r>
        <w:r w:rsidRPr="00D10E3A">
          <w:rPr>
            <w:rStyle w:val="Hyperlink"/>
            <w:noProof/>
          </w:rPr>
          <w:t>2.4</w:t>
        </w:r>
        <w:r>
          <w:rPr>
            <w:rFonts w:eastAsiaTheme="minorEastAsia"/>
            <w:noProof/>
            <w:sz w:val="22"/>
            <w:szCs w:val="22"/>
            <w:lang w:eastAsia="en-AU"/>
          </w:rPr>
          <w:tab/>
        </w:r>
        <w:r w:rsidRPr="00D10E3A">
          <w:rPr>
            <w:rStyle w:val="Hyperlink"/>
            <w:noProof/>
          </w:rPr>
          <w:t>Update Version Check</w:t>
        </w:r>
        <w:r>
          <w:rPr>
            <w:noProof/>
            <w:webHidden/>
          </w:rPr>
          <w:tab/>
        </w:r>
        <w:r>
          <w:rPr>
            <w:noProof/>
            <w:webHidden/>
          </w:rPr>
          <w:fldChar w:fldCharType="begin"/>
        </w:r>
        <w:r>
          <w:rPr>
            <w:noProof/>
            <w:webHidden/>
          </w:rPr>
          <w:instrText xml:space="preserve"> PAGEREF _Toc381779299 \h </w:instrText>
        </w:r>
        <w:r>
          <w:rPr>
            <w:noProof/>
            <w:webHidden/>
          </w:rPr>
        </w:r>
      </w:ins>
      <w:r>
        <w:rPr>
          <w:noProof/>
          <w:webHidden/>
        </w:rPr>
        <w:fldChar w:fldCharType="separate"/>
      </w:r>
      <w:ins w:id="31" w:author="Arnaud Dumont" w:date="2014-03-05T10:39:00Z">
        <w:r>
          <w:rPr>
            <w:noProof/>
            <w:webHidden/>
          </w:rPr>
          <w:t>3</w:t>
        </w:r>
        <w:r>
          <w:rPr>
            <w:noProof/>
            <w:webHidden/>
          </w:rPr>
          <w:fldChar w:fldCharType="end"/>
        </w:r>
        <w:r w:rsidRPr="00D10E3A">
          <w:rPr>
            <w:rStyle w:val="Hyperlink"/>
            <w:noProof/>
          </w:rPr>
          <w:fldChar w:fldCharType="end"/>
        </w:r>
      </w:ins>
    </w:p>
    <w:p w:rsidR="00F43BD0" w:rsidRDefault="00F43BD0">
      <w:pPr>
        <w:pStyle w:val="TOC2"/>
        <w:rPr>
          <w:ins w:id="32" w:author="Arnaud Dumont" w:date="2014-03-05T10:39:00Z"/>
          <w:rFonts w:eastAsiaTheme="minorEastAsia"/>
          <w:noProof/>
          <w:sz w:val="22"/>
          <w:szCs w:val="22"/>
          <w:lang w:eastAsia="en-AU"/>
        </w:rPr>
      </w:pPr>
      <w:ins w:id="33" w:author="Arnaud Dumont" w:date="2014-03-05T10:39:00Z">
        <w:r w:rsidRPr="00D10E3A">
          <w:rPr>
            <w:rStyle w:val="Hyperlink"/>
            <w:noProof/>
          </w:rPr>
          <w:fldChar w:fldCharType="begin"/>
        </w:r>
        <w:r w:rsidRPr="00D10E3A">
          <w:rPr>
            <w:rStyle w:val="Hyperlink"/>
            <w:noProof/>
          </w:rPr>
          <w:instrText xml:space="preserve"> </w:instrText>
        </w:r>
        <w:r>
          <w:rPr>
            <w:noProof/>
          </w:rPr>
          <w:instrText>HYPERLINK \l "_Toc381779300"</w:instrText>
        </w:r>
        <w:r w:rsidRPr="00D10E3A">
          <w:rPr>
            <w:rStyle w:val="Hyperlink"/>
            <w:noProof/>
          </w:rPr>
          <w:instrText xml:space="preserve"> </w:instrText>
        </w:r>
        <w:r w:rsidRPr="00D10E3A">
          <w:rPr>
            <w:rStyle w:val="Hyperlink"/>
            <w:noProof/>
          </w:rPr>
        </w:r>
        <w:r w:rsidRPr="00D10E3A">
          <w:rPr>
            <w:rStyle w:val="Hyperlink"/>
            <w:noProof/>
          </w:rPr>
          <w:fldChar w:fldCharType="separate"/>
        </w:r>
        <w:r w:rsidRPr="00D10E3A">
          <w:rPr>
            <w:rStyle w:val="Hyperlink"/>
            <w:noProof/>
          </w:rPr>
          <w:t>2.5</w:t>
        </w:r>
        <w:r>
          <w:rPr>
            <w:rFonts w:eastAsiaTheme="minorEastAsia"/>
            <w:noProof/>
            <w:sz w:val="22"/>
            <w:szCs w:val="22"/>
            <w:lang w:eastAsia="en-AU"/>
          </w:rPr>
          <w:tab/>
        </w:r>
        <w:r w:rsidRPr="00D10E3A">
          <w:rPr>
            <w:rStyle w:val="Hyperlink"/>
            <w:noProof/>
          </w:rPr>
          <w:t>E-Tag Evaluation</w:t>
        </w:r>
        <w:r>
          <w:rPr>
            <w:noProof/>
            <w:webHidden/>
          </w:rPr>
          <w:tab/>
        </w:r>
        <w:r>
          <w:rPr>
            <w:noProof/>
            <w:webHidden/>
          </w:rPr>
          <w:fldChar w:fldCharType="begin"/>
        </w:r>
        <w:r>
          <w:rPr>
            <w:noProof/>
            <w:webHidden/>
          </w:rPr>
          <w:instrText xml:space="preserve"> PAGEREF _Toc381779300 \h </w:instrText>
        </w:r>
        <w:r>
          <w:rPr>
            <w:noProof/>
            <w:webHidden/>
          </w:rPr>
        </w:r>
      </w:ins>
      <w:r>
        <w:rPr>
          <w:noProof/>
          <w:webHidden/>
        </w:rPr>
        <w:fldChar w:fldCharType="separate"/>
      </w:r>
      <w:ins w:id="34" w:author="Arnaud Dumont" w:date="2014-03-05T10:39:00Z">
        <w:r>
          <w:rPr>
            <w:noProof/>
            <w:webHidden/>
          </w:rPr>
          <w:t>4</w:t>
        </w:r>
        <w:r>
          <w:rPr>
            <w:noProof/>
            <w:webHidden/>
          </w:rPr>
          <w:fldChar w:fldCharType="end"/>
        </w:r>
        <w:r w:rsidRPr="00D10E3A">
          <w:rPr>
            <w:rStyle w:val="Hyperlink"/>
            <w:noProof/>
          </w:rPr>
          <w:fldChar w:fldCharType="end"/>
        </w:r>
      </w:ins>
    </w:p>
    <w:p w:rsidR="00F43BD0" w:rsidRDefault="00F43BD0">
      <w:pPr>
        <w:pStyle w:val="TOC2"/>
        <w:rPr>
          <w:ins w:id="35" w:author="Arnaud Dumont" w:date="2014-03-05T10:39:00Z"/>
          <w:rFonts w:eastAsiaTheme="minorEastAsia"/>
          <w:noProof/>
          <w:sz w:val="22"/>
          <w:szCs w:val="22"/>
          <w:lang w:eastAsia="en-AU"/>
        </w:rPr>
      </w:pPr>
      <w:ins w:id="36" w:author="Arnaud Dumont" w:date="2014-03-05T10:39:00Z">
        <w:r w:rsidRPr="00D10E3A">
          <w:rPr>
            <w:rStyle w:val="Hyperlink"/>
            <w:noProof/>
          </w:rPr>
          <w:fldChar w:fldCharType="begin"/>
        </w:r>
        <w:r w:rsidRPr="00D10E3A">
          <w:rPr>
            <w:rStyle w:val="Hyperlink"/>
            <w:noProof/>
          </w:rPr>
          <w:instrText xml:space="preserve"> </w:instrText>
        </w:r>
        <w:r>
          <w:rPr>
            <w:noProof/>
          </w:rPr>
          <w:instrText>HYPERLINK \l "_Toc381779301"</w:instrText>
        </w:r>
        <w:r w:rsidRPr="00D10E3A">
          <w:rPr>
            <w:rStyle w:val="Hyperlink"/>
            <w:noProof/>
          </w:rPr>
          <w:instrText xml:space="preserve"> </w:instrText>
        </w:r>
        <w:r w:rsidRPr="00D10E3A">
          <w:rPr>
            <w:rStyle w:val="Hyperlink"/>
            <w:noProof/>
          </w:rPr>
        </w:r>
        <w:r w:rsidRPr="00D10E3A">
          <w:rPr>
            <w:rStyle w:val="Hyperlink"/>
            <w:noProof/>
          </w:rPr>
          <w:fldChar w:fldCharType="separate"/>
        </w:r>
        <w:r w:rsidRPr="00D10E3A">
          <w:rPr>
            <w:rStyle w:val="Hyperlink"/>
            <w:noProof/>
          </w:rPr>
          <w:t>2.6</w:t>
        </w:r>
        <w:r>
          <w:rPr>
            <w:rFonts w:eastAsiaTheme="minorEastAsia"/>
            <w:noProof/>
            <w:sz w:val="22"/>
            <w:szCs w:val="22"/>
            <w:lang w:eastAsia="en-AU"/>
          </w:rPr>
          <w:tab/>
        </w:r>
        <w:r w:rsidRPr="00D10E3A">
          <w:rPr>
            <w:rStyle w:val="Hyperlink"/>
            <w:noProof/>
          </w:rPr>
          <w:t>General Request Headers</w:t>
        </w:r>
        <w:r>
          <w:rPr>
            <w:noProof/>
            <w:webHidden/>
          </w:rPr>
          <w:tab/>
        </w:r>
        <w:r>
          <w:rPr>
            <w:noProof/>
            <w:webHidden/>
          </w:rPr>
          <w:fldChar w:fldCharType="begin"/>
        </w:r>
        <w:r>
          <w:rPr>
            <w:noProof/>
            <w:webHidden/>
          </w:rPr>
          <w:instrText xml:space="preserve"> PAGEREF _Toc381779301 \h </w:instrText>
        </w:r>
        <w:r>
          <w:rPr>
            <w:noProof/>
            <w:webHidden/>
          </w:rPr>
        </w:r>
      </w:ins>
      <w:r>
        <w:rPr>
          <w:noProof/>
          <w:webHidden/>
        </w:rPr>
        <w:fldChar w:fldCharType="separate"/>
      </w:r>
      <w:ins w:id="37" w:author="Arnaud Dumont" w:date="2014-03-05T10:39:00Z">
        <w:r>
          <w:rPr>
            <w:noProof/>
            <w:webHidden/>
          </w:rPr>
          <w:t>4</w:t>
        </w:r>
        <w:r>
          <w:rPr>
            <w:noProof/>
            <w:webHidden/>
          </w:rPr>
          <w:fldChar w:fldCharType="end"/>
        </w:r>
        <w:r w:rsidRPr="00D10E3A">
          <w:rPr>
            <w:rStyle w:val="Hyperlink"/>
            <w:noProof/>
          </w:rPr>
          <w:fldChar w:fldCharType="end"/>
        </w:r>
      </w:ins>
    </w:p>
    <w:p w:rsidR="00F43BD0" w:rsidRDefault="00F43BD0">
      <w:pPr>
        <w:pStyle w:val="TOC2"/>
        <w:rPr>
          <w:ins w:id="38" w:author="Arnaud Dumont" w:date="2014-03-05T10:39:00Z"/>
          <w:rFonts w:eastAsiaTheme="minorEastAsia"/>
          <w:noProof/>
          <w:sz w:val="22"/>
          <w:szCs w:val="22"/>
          <w:lang w:eastAsia="en-AU"/>
        </w:rPr>
      </w:pPr>
      <w:ins w:id="39" w:author="Arnaud Dumont" w:date="2014-03-05T10:39:00Z">
        <w:r w:rsidRPr="00D10E3A">
          <w:rPr>
            <w:rStyle w:val="Hyperlink"/>
            <w:noProof/>
          </w:rPr>
          <w:fldChar w:fldCharType="begin"/>
        </w:r>
        <w:r w:rsidRPr="00D10E3A">
          <w:rPr>
            <w:rStyle w:val="Hyperlink"/>
            <w:noProof/>
          </w:rPr>
          <w:instrText xml:space="preserve"> </w:instrText>
        </w:r>
        <w:r>
          <w:rPr>
            <w:noProof/>
          </w:rPr>
          <w:instrText>HYPERLINK \l "_Toc381779302"</w:instrText>
        </w:r>
        <w:r w:rsidRPr="00D10E3A">
          <w:rPr>
            <w:rStyle w:val="Hyperlink"/>
            <w:noProof/>
          </w:rPr>
          <w:instrText xml:space="preserve"> </w:instrText>
        </w:r>
        <w:r w:rsidRPr="00D10E3A">
          <w:rPr>
            <w:rStyle w:val="Hyperlink"/>
            <w:noProof/>
          </w:rPr>
        </w:r>
        <w:r w:rsidRPr="00D10E3A">
          <w:rPr>
            <w:rStyle w:val="Hyperlink"/>
            <w:noProof/>
          </w:rPr>
          <w:fldChar w:fldCharType="separate"/>
        </w:r>
        <w:r w:rsidRPr="00D10E3A">
          <w:rPr>
            <w:rStyle w:val="Hyperlink"/>
            <w:noProof/>
          </w:rPr>
          <w:t>2.7</w:t>
        </w:r>
        <w:r>
          <w:rPr>
            <w:rFonts w:eastAsiaTheme="minorEastAsia"/>
            <w:noProof/>
            <w:sz w:val="22"/>
            <w:szCs w:val="22"/>
            <w:lang w:eastAsia="en-AU"/>
          </w:rPr>
          <w:tab/>
        </w:r>
        <w:r w:rsidRPr="00D10E3A">
          <w:rPr>
            <w:rStyle w:val="Hyperlink"/>
            <w:noProof/>
          </w:rPr>
          <w:t>General Response Headers</w:t>
        </w:r>
        <w:r>
          <w:rPr>
            <w:noProof/>
            <w:webHidden/>
          </w:rPr>
          <w:tab/>
        </w:r>
        <w:r>
          <w:rPr>
            <w:noProof/>
            <w:webHidden/>
          </w:rPr>
          <w:fldChar w:fldCharType="begin"/>
        </w:r>
        <w:r>
          <w:rPr>
            <w:noProof/>
            <w:webHidden/>
          </w:rPr>
          <w:instrText xml:space="preserve"> PAGEREF _Toc381779302 \h </w:instrText>
        </w:r>
        <w:r>
          <w:rPr>
            <w:noProof/>
            <w:webHidden/>
          </w:rPr>
        </w:r>
      </w:ins>
      <w:r>
        <w:rPr>
          <w:noProof/>
          <w:webHidden/>
        </w:rPr>
        <w:fldChar w:fldCharType="separate"/>
      </w:r>
      <w:ins w:id="40" w:author="Arnaud Dumont" w:date="2014-03-05T10:39:00Z">
        <w:r>
          <w:rPr>
            <w:noProof/>
            <w:webHidden/>
          </w:rPr>
          <w:t>5</w:t>
        </w:r>
        <w:r>
          <w:rPr>
            <w:noProof/>
            <w:webHidden/>
          </w:rPr>
          <w:fldChar w:fldCharType="end"/>
        </w:r>
        <w:r w:rsidRPr="00D10E3A">
          <w:rPr>
            <w:rStyle w:val="Hyperlink"/>
            <w:noProof/>
          </w:rPr>
          <w:fldChar w:fldCharType="end"/>
        </w:r>
      </w:ins>
    </w:p>
    <w:p w:rsidR="00F43BD0" w:rsidRDefault="00F43BD0">
      <w:pPr>
        <w:pStyle w:val="TOC2"/>
        <w:rPr>
          <w:ins w:id="41" w:author="Arnaud Dumont" w:date="2014-03-05T10:39:00Z"/>
          <w:rFonts w:eastAsiaTheme="minorEastAsia"/>
          <w:noProof/>
          <w:sz w:val="22"/>
          <w:szCs w:val="22"/>
          <w:lang w:eastAsia="en-AU"/>
        </w:rPr>
      </w:pPr>
      <w:ins w:id="42" w:author="Arnaud Dumont" w:date="2014-03-05T10:39:00Z">
        <w:r w:rsidRPr="00D10E3A">
          <w:rPr>
            <w:rStyle w:val="Hyperlink"/>
            <w:noProof/>
          </w:rPr>
          <w:fldChar w:fldCharType="begin"/>
        </w:r>
        <w:r w:rsidRPr="00D10E3A">
          <w:rPr>
            <w:rStyle w:val="Hyperlink"/>
            <w:noProof/>
          </w:rPr>
          <w:instrText xml:space="preserve"> </w:instrText>
        </w:r>
        <w:r>
          <w:rPr>
            <w:noProof/>
          </w:rPr>
          <w:instrText>HYPERLINK \l "_Toc381779303"</w:instrText>
        </w:r>
        <w:r w:rsidRPr="00D10E3A">
          <w:rPr>
            <w:rStyle w:val="Hyperlink"/>
            <w:noProof/>
          </w:rPr>
          <w:instrText xml:space="preserve"> </w:instrText>
        </w:r>
        <w:r w:rsidRPr="00D10E3A">
          <w:rPr>
            <w:rStyle w:val="Hyperlink"/>
            <w:noProof/>
          </w:rPr>
        </w:r>
        <w:r w:rsidRPr="00D10E3A">
          <w:rPr>
            <w:rStyle w:val="Hyperlink"/>
            <w:noProof/>
          </w:rPr>
          <w:fldChar w:fldCharType="separate"/>
        </w:r>
        <w:r w:rsidRPr="00D10E3A">
          <w:rPr>
            <w:rStyle w:val="Hyperlink"/>
            <w:noProof/>
          </w:rPr>
          <w:t>2.8</w:t>
        </w:r>
        <w:r>
          <w:rPr>
            <w:rFonts w:eastAsiaTheme="minorEastAsia"/>
            <w:noProof/>
            <w:sz w:val="22"/>
            <w:szCs w:val="22"/>
            <w:lang w:eastAsia="en-AU"/>
          </w:rPr>
          <w:tab/>
        </w:r>
        <w:r w:rsidRPr="00D10E3A">
          <w:rPr>
            <w:rStyle w:val="Hyperlink"/>
            <w:noProof/>
          </w:rPr>
          <w:t>Errors and Failures</w:t>
        </w:r>
        <w:r>
          <w:rPr>
            <w:noProof/>
            <w:webHidden/>
          </w:rPr>
          <w:tab/>
        </w:r>
        <w:r>
          <w:rPr>
            <w:noProof/>
            <w:webHidden/>
          </w:rPr>
          <w:fldChar w:fldCharType="begin"/>
        </w:r>
        <w:r>
          <w:rPr>
            <w:noProof/>
            <w:webHidden/>
          </w:rPr>
          <w:instrText xml:space="preserve"> PAGEREF _Toc381779303 \h </w:instrText>
        </w:r>
        <w:r>
          <w:rPr>
            <w:noProof/>
            <w:webHidden/>
          </w:rPr>
        </w:r>
      </w:ins>
      <w:r>
        <w:rPr>
          <w:noProof/>
          <w:webHidden/>
        </w:rPr>
        <w:fldChar w:fldCharType="separate"/>
      </w:r>
      <w:ins w:id="43" w:author="Arnaud Dumont" w:date="2014-03-05T10:39:00Z">
        <w:r>
          <w:rPr>
            <w:noProof/>
            <w:webHidden/>
          </w:rPr>
          <w:t>5</w:t>
        </w:r>
        <w:r>
          <w:rPr>
            <w:noProof/>
            <w:webHidden/>
          </w:rPr>
          <w:fldChar w:fldCharType="end"/>
        </w:r>
        <w:r w:rsidRPr="00D10E3A">
          <w:rPr>
            <w:rStyle w:val="Hyperlink"/>
            <w:noProof/>
          </w:rPr>
          <w:fldChar w:fldCharType="end"/>
        </w:r>
      </w:ins>
    </w:p>
    <w:p w:rsidR="00F43BD0" w:rsidRDefault="00F43BD0">
      <w:pPr>
        <w:pStyle w:val="TOC1"/>
        <w:rPr>
          <w:ins w:id="44" w:author="Arnaud Dumont" w:date="2014-03-05T10:39:00Z"/>
          <w:rFonts w:eastAsiaTheme="minorEastAsia"/>
          <w:b w:val="0"/>
          <w:noProof/>
          <w:sz w:val="22"/>
          <w:szCs w:val="22"/>
          <w:lang w:eastAsia="en-AU"/>
        </w:rPr>
      </w:pPr>
      <w:ins w:id="45" w:author="Arnaud Dumont" w:date="2014-03-05T10:39:00Z">
        <w:r w:rsidRPr="00D10E3A">
          <w:rPr>
            <w:rStyle w:val="Hyperlink"/>
            <w:noProof/>
          </w:rPr>
          <w:fldChar w:fldCharType="begin"/>
        </w:r>
        <w:r w:rsidRPr="00D10E3A">
          <w:rPr>
            <w:rStyle w:val="Hyperlink"/>
            <w:noProof/>
          </w:rPr>
          <w:instrText xml:space="preserve"> </w:instrText>
        </w:r>
        <w:r>
          <w:rPr>
            <w:noProof/>
          </w:rPr>
          <w:instrText>HYPERLINK \l "_Toc381779304"</w:instrText>
        </w:r>
        <w:r w:rsidRPr="00D10E3A">
          <w:rPr>
            <w:rStyle w:val="Hyperlink"/>
            <w:noProof/>
          </w:rPr>
          <w:instrText xml:space="preserve"> </w:instrText>
        </w:r>
        <w:r w:rsidRPr="00D10E3A">
          <w:rPr>
            <w:rStyle w:val="Hyperlink"/>
            <w:noProof/>
          </w:rPr>
        </w:r>
        <w:r w:rsidRPr="00D10E3A">
          <w:rPr>
            <w:rStyle w:val="Hyperlink"/>
            <w:noProof/>
          </w:rPr>
          <w:fldChar w:fldCharType="separate"/>
        </w:r>
        <w:r w:rsidRPr="00D10E3A">
          <w:rPr>
            <w:rStyle w:val="Hyperlink"/>
            <w:noProof/>
          </w:rPr>
          <w:t>3</w:t>
        </w:r>
        <w:r>
          <w:rPr>
            <w:rFonts w:eastAsiaTheme="minorEastAsia"/>
            <w:b w:val="0"/>
            <w:noProof/>
            <w:sz w:val="22"/>
            <w:szCs w:val="22"/>
            <w:lang w:eastAsia="en-AU"/>
          </w:rPr>
          <w:tab/>
        </w:r>
        <w:r w:rsidRPr="00D10E3A">
          <w:rPr>
            <w:rStyle w:val="Hyperlink"/>
            <w:noProof/>
          </w:rPr>
          <w:t>Account Commands</w:t>
        </w:r>
        <w:r>
          <w:rPr>
            <w:noProof/>
            <w:webHidden/>
          </w:rPr>
          <w:tab/>
        </w:r>
        <w:r>
          <w:rPr>
            <w:noProof/>
            <w:webHidden/>
          </w:rPr>
          <w:fldChar w:fldCharType="begin"/>
        </w:r>
        <w:r>
          <w:rPr>
            <w:noProof/>
            <w:webHidden/>
          </w:rPr>
          <w:instrText xml:space="preserve"> PAGEREF _Toc381779304 \h </w:instrText>
        </w:r>
        <w:r>
          <w:rPr>
            <w:noProof/>
            <w:webHidden/>
          </w:rPr>
        </w:r>
      </w:ins>
      <w:r>
        <w:rPr>
          <w:noProof/>
          <w:webHidden/>
        </w:rPr>
        <w:fldChar w:fldCharType="separate"/>
      </w:r>
      <w:ins w:id="46" w:author="Arnaud Dumont" w:date="2014-03-05T10:39:00Z">
        <w:r>
          <w:rPr>
            <w:noProof/>
            <w:webHidden/>
          </w:rPr>
          <w:t>6</w:t>
        </w:r>
        <w:r>
          <w:rPr>
            <w:noProof/>
            <w:webHidden/>
          </w:rPr>
          <w:fldChar w:fldCharType="end"/>
        </w:r>
        <w:r w:rsidRPr="00D10E3A">
          <w:rPr>
            <w:rStyle w:val="Hyperlink"/>
            <w:noProof/>
          </w:rPr>
          <w:fldChar w:fldCharType="end"/>
        </w:r>
      </w:ins>
    </w:p>
    <w:p w:rsidR="00F43BD0" w:rsidRDefault="00F43BD0">
      <w:pPr>
        <w:pStyle w:val="TOC2"/>
        <w:rPr>
          <w:ins w:id="47" w:author="Arnaud Dumont" w:date="2014-03-05T10:39:00Z"/>
          <w:rFonts w:eastAsiaTheme="minorEastAsia"/>
          <w:noProof/>
          <w:sz w:val="22"/>
          <w:szCs w:val="22"/>
          <w:lang w:eastAsia="en-AU"/>
        </w:rPr>
      </w:pPr>
      <w:ins w:id="48" w:author="Arnaud Dumont" w:date="2014-03-05T10:39:00Z">
        <w:r w:rsidRPr="00D10E3A">
          <w:rPr>
            <w:rStyle w:val="Hyperlink"/>
            <w:noProof/>
          </w:rPr>
          <w:fldChar w:fldCharType="begin"/>
        </w:r>
        <w:r w:rsidRPr="00D10E3A">
          <w:rPr>
            <w:rStyle w:val="Hyperlink"/>
            <w:noProof/>
          </w:rPr>
          <w:instrText xml:space="preserve"> </w:instrText>
        </w:r>
        <w:r>
          <w:rPr>
            <w:noProof/>
          </w:rPr>
          <w:instrText>HYPERLINK \l "_Toc381779305"</w:instrText>
        </w:r>
        <w:r w:rsidRPr="00D10E3A">
          <w:rPr>
            <w:rStyle w:val="Hyperlink"/>
            <w:noProof/>
          </w:rPr>
          <w:instrText xml:space="preserve"> </w:instrText>
        </w:r>
        <w:r w:rsidRPr="00D10E3A">
          <w:rPr>
            <w:rStyle w:val="Hyperlink"/>
            <w:noProof/>
          </w:rPr>
        </w:r>
        <w:r w:rsidRPr="00D10E3A">
          <w:rPr>
            <w:rStyle w:val="Hyperlink"/>
            <w:noProof/>
          </w:rPr>
          <w:fldChar w:fldCharType="separate"/>
        </w:r>
        <w:r w:rsidRPr="00D10E3A">
          <w:rPr>
            <w:rStyle w:val="Hyperlink"/>
            <w:noProof/>
          </w:rPr>
          <w:t>3.1</w:t>
        </w:r>
        <w:r>
          <w:rPr>
            <w:rFonts w:eastAsiaTheme="minorEastAsia"/>
            <w:noProof/>
            <w:sz w:val="22"/>
            <w:szCs w:val="22"/>
            <w:lang w:eastAsia="en-AU"/>
          </w:rPr>
          <w:tab/>
        </w:r>
        <w:r w:rsidRPr="00D10E3A">
          <w:rPr>
            <w:rStyle w:val="Hyperlink"/>
            <w:noProof/>
          </w:rPr>
          <w:t>Account Get Command</w:t>
        </w:r>
        <w:r>
          <w:rPr>
            <w:noProof/>
            <w:webHidden/>
          </w:rPr>
          <w:tab/>
        </w:r>
        <w:r>
          <w:rPr>
            <w:noProof/>
            <w:webHidden/>
          </w:rPr>
          <w:fldChar w:fldCharType="begin"/>
        </w:r>
        <w:r>
          <w:rPr>
            <w:noProof/>
            <w:webHidden/>
          </w:rPr>
          <w:instrText xml:space="preserve"> PAGEREF _Toc381779305 \h </w:instrText>
        </w:r>
        <w:r>
          <w:rPr>
            <w:noProof/>
            <w:webHidden/>
          </w:rPr>
        </w:r>
      </w:ins>
      <w:r>
        <w:rPr>
          <w:noProof/>
          <w:webHidden/>
        </w:rPr>
        <w:fldChar w:fldCharType="separate"/>
      </w:r>
      <w:ins w:id="49" w:author="Arnaud Dumont" w:date="2014-03-05T10:39:00Z">
        <w:r>
          <w:rPr>
            <w:noProof/>
            <w:webHidden/>
          </w:rPr>
          <w:t>6</w:t>
        </w:r>
        <w:r>
          <w:rPr>
            <w:noProof/>
            <w:webHidden/>
          </w:rPr>
          <w:fldChar w:fldCharType="end"/>
        </w:r>
        <w:r w:rsidRPr="00D10E3A">
          <w:rPr>
            <w:rStyle w:val="Hyperlink"/>
            <w:noProof/>
          </w:rPr>
          <w:fldChar w:fldCharType="end"/>
        </w:r>
      </w:ins>
    </w:p>
    <w:p w:rsidR="00F43BD0" w:rsidRDefault="00F43BD0">
      <w:pPr>
        <w:pStyle w:val="TOC1"/>
        <w:rPr>
          <w:ins w:id="50" w:author="Arnaud Dumont" w:date="2014-03-05T10:39:00Z"/>
          <w:rFonts w:eastAsiaTheme="minorEastAsia"/>
          <w:b w:val="0"/>
          <w:noProof/>
          <w:sz w:val="22"/>
          <w:szCs w:val="22"/>
          <w:lang w:eastAsia="en-AU"/>
        </w:rPr>
      </w:pPr>
      <w:ins w:id="51" w:author="Arnaud Dumont" w:date="2014-03-05T10:39:00Z">
        <w:r w:rsidRPr="00D10E3A">
          <w:rPr>
            <w:rStyle w:val="Hyperlink"/>
            <w:noProof/>
          </w:rPr>
          <w:fldChar w:fldCharType="begin"/>
        </w:r>
        <w:r w:rsidRPr="00D10E3A">
          <w:rPr>
            <w:rStyle w:val="Hyperlink"/>
            <w:noProof/>
          </w:rPr>
          <w:instrText xml:space="preserve"> </w:instrText>
        </w:r>
        <w:r>
          <w:rPr>
            <w:noProof/>
          </w:rPr>
          <w:instrText>HYPERLINK \l "_Toc381779306"</w:instrText>
        </w:r>
        <w:r w:rsidRPr="00D10E3A">
          <w:rPr>
            <w:rStyle w:val="Hyperlink"/>
            <w:noProof/>
          </w:rPr>
          <w:instrText xml:space="preserve"> </w:instrText>
        </w:r>
        <w:r w:rsidRPr="00D10E3A">
          <w:rPr>
            <w:rStyle w:val="Hyperlink"/>
            <w:noProof/>
          </w:rPr>
        </w:r>
        <w:r w:rsidRPr="00D10E3A">
          <w:rPr>
            <w:rStyle w:val="Hyperlink"/>
            <w:noProof/>
          </w:rPr>
          <w:fldChar w:fldCharType="separate"/>
        </w:r>
        <w:r w:rsidRPr="00D10E3A">
          <w:rPr>
            <w:rStyle w:val="Hyperlink"/>
            <w:noProof/>
          </w:rPr>
          <w:t>4</w:t>
        </w:r>
        <w:r>
          <w:rPr>
            <w:rFonts w:eastAsiaTheme="minorEastAsia"/>
            <w:b w:val="0"/>
            <w:noProof/>
            <w:sz w:val="22"/>
            <w:szCs w:val="22"/>
            <w:lang w:eastAsia="en-AU"/>
          </w:rPr>
          <w:tab/>
        </w:r>
        <w:r w:rsidRPr="00D10E3A">
          <w:rPr>
            <w:rStyle w:val="Hyperlink"/>
            <w:noProof/>
          </w:rPr>
          <w:t>User Commands</w:t>
        </w:r>
        <w:r>
          <w:rPr>
            <w:noProof/>
            <w:webHidden/>
          </w:rPr>
          <w:tab/>
        </w:r>
        <w:r>
          <w:rPr>
            <w:noProof/>
            <w:webHidden/>
          </w:rPr>
          <w:fldChar w:fldCharType="begin"/>
        </w:r>
        <w:r>
          <w:rPr>
            <w:noProof/>
            <w:webHidden/>
          </w:rPr>
          <w:instrText xml:space="preserve"> PAGEREF _Toc381779306 \h </w:instrText>
        </w:r>
        <w:r>
          <w:rPr>
            <w:noProof/>
            <w:webHidden/>
          </w:rPr>
        </w:r>
      </w:ins>
      <w:r>
        <w:rPr>
          <w:noProof/>
          <w:webHidden/>
        </w:rPr>
        <w:fldChar w:fldCharType="separate"/>
      </w:r>
      <w:ins w:id="52" w:author="Arnaud Dumont" w:date="2014-03-05T10:39:00Z">
        <w:r>
          <w:rPr>
            <w:noProof/>
            <w:webHidden/>
          </w:rPr>
          <w:t>10</w:t>
        </w:r>
        <w:r>
          <w:rPr>
            <w:noProof/>
            <w:webHidden/>
          </w:rPr>
          <w:fldChar w:fldCharType="end"/>
        </w:r>
        <w:r w:rsidRPr="00D10E3A">
          <w:rPr>
            <w:rStyle w:val="Hyperlink"/>
            <w:noProof/>
          </w:rPr>
          <w:fldChar w:fldCharType="end"/>
        </w:r>
      </w:ins>
    </w:p>
    <w:p w:rsidR="00F43BD0" w:rsidRDefault="00F43BD0">
      <w:pPr>
        <w:pStyle w:val="TOC2"/>
        <w:rPr>
          <w:ins w:id="53" w:author="Arnaud Dumont" w:date="2014-03-05T10:39:00Z"/>
          <w:rFonts w:eastAsiaTheme="minorEastAsia"/>
          <w:noProof/>
          <w:sz w:val="22"/>
          <w:szCs w:val="22"/>
          <w:lang w:eastAsia="en-AU"/>
        </w:rPr>
      </w:pPr>
      <w:ins w:id="54" w:author="Arnaud Dumont" w:date="2014-03-05T10:39:00Z">
        <w:r w:rsidRPr="00D10E3A">
          <w:rPr>
            <w:rStyle w:val="Hyperlink"/>
            <w:noProof/>
          </w:rPr>
          <w:fldChar w:fldCharType="begin"/>
        </w:r>
        <w:r w:rsidRPr="00D10E3A">
          <w:rPr>
            <w:rStyle w:val="Hyperlink"/>
            <w:noProof/>
          </w:rPr>
          <w:instrText xml:space="preserve"> </w:instrText>
        </w:r>
        <w:r>
          <w:rPr>
            <w:noProof/>
          </w:rPr>
          <w:instrText>HYPERLINK \l "_Toc381779307"</w:instrText>
        </w:r>
        <w:r w:rsidRPr="00D10E3A">
          <w:rPr>
            <w:rStyle w:val="Hyperlink"/>
            <w:noProof/>
          </w:rPr>
          <w:instrText xml:space="preserve"> </w:instrText>
        </w:r>
        <w:r w:rsidRPr="00D10E3A">
          <w:rPr>
            <w:rStyle w:val="Hyperlink"/>
            <w:noProof/>
          </w:rPr>
        </w:r>
        <w:r w:rsidRPr="00D10E3A">
          <w:rPr>
            <w:rStyle w:val="Hyperlink"/>
            <w:noProof/>
          </w:rPr>
          <w:fldChar w:fldCharType="separate"/>
        </w:r>
        <w:r w:rsidRPr="00D10E3A">
          <w:rPr>
            <w:rStyle w:val="Hyperlink"/>
            <w:noProof/>
          </w:rPr>
          <w:t>4.1</w:t>
        </w:r>
        <w:r>
          <w:rPr>
            <w:rFonts w:eastAsiaTheme="minorEastAsia"/>
            <w:noProof/>
            <w:sz w:val="22"/>
            <w:szCs w:val="22"/>
            <w:lang w:eastAsia="en-AU"/>
          </w:rPr>
          <w:tab/>
        </w:r>
        <w:r w:rsidRPr="00D10E3A">
          <w:rPr>
            <w:rStyle w:val="Hyperlink"/>
            <w:noProof/>
          </w:rPr>
          <w:t>User Get Command</w:t>
        </w:r>
        <w:r>
          <w:rPr>
            <w:noProof/>
            <w:webHidden/>
          </w:rPr>
          <w:tab/>
        </w:r>
        <w:r>
          <w:rPr>
            <w:noProof/>
            <w:webHidden/>
          </w:rPr>
          <w:fldChar w:fldCharType="begin"/>
        </w:r>
        <w:r>
          <w:rPr>
            <w:noProof/>
            <w:webHidden/>
          </w:rPr>
          <w:instrText xml:space="preserve"> PAGEREF _Toc381779307 \h </w:instrText>
        </w:r>
        <w:r>
          <w:rPr>
            <w:noProof/>
            <w:webHidden/>
          </w:rPr>
        </w:r>
      </w:ins>
      <w:r>
        <w:rPr>
          <w:noProof/>
          <w:webHidden/>
        </w:rPr>
        <w:fldChar w:fldCharType="separate"/>
      </w:r>
      <w:ins w:id="55" w:author="Arnaud Dumont" w:date="2014-03-05T10:39:00Z">
        <w:r>
          <w:rPr>
            <w:noProof/>
            <w:webHidden/>
          </w:rPr>
          <w:t>10</w:t>
        </w:r>
        <w:r>
          <w:rPr>
            <w:noProof/>
            <w:webHidden/>
          </w:rPr>
          <w:fldChar w:fldCharType="end"/>
        </w:r>
        <w:r w:rsidRPr="00D10E3A">
          <w:rPr>
            <w:rStyle w:val="Hyperlink"/>
            <w:noProof/>
          </w:rPr>
          <w:fldChar w:fldCharType="end"/>
        </w:r>
      </w:ins>
    </w:p>
    <w:p w:rsidR="00F43BD0" w:rsidRDefault="00F43BD0">
      <w:pPr>
        <w:pStyle w:val="TOC2"/>
        <w:rPr>
          <w:ins w:id="56" w:author="Arnaud Dumont" w:date="2014-03-05T10:39:00Z"/>
          <w:rFonts w:eastAsiaTheme="minorEastAsia"/>
          <w:noProof/>
          <w:sz w:val="22"/>
          <w:szCs w:val="22"/>
          <w:lang w:eastAsia="en-AU"/>
        </w:rPr>
      </w:pPr>
      <w:ins w:id="57" w:author="Arnaud Dumont" w:date="2014-03-05T10:39:00Z">
        <w:r w:rsidRPr="00D10E3A">
          <w:rPr>
            <w:rStyle w:val="Hyperlink"/>
            <w:noProof/>
          </w:rPr>
          <w:fldChar w:fldCharType="begin"/>
        </w:r>
        <w:r w:rsidRPr="00D10E3A">
          <w:rPr>
            <w:rStyle w:val="Hyperlink"/>
            <w:noProof/>
          </w:rPr>
          <w:instrText xml:space="preserve"> </w:instrText>
        </w:r>
        <w:r>
          <w:rPr>
            <w:noProof/>
          </w:rPr>
          <w:instrText>HYPERLINK \l "_Toc381779308"</w:instrText>
        </w:r>
        <w:r w:rsidRPr="00D10E3A">
          <w:rPr>
            <w:rStyle w:val="Hyperlink"/>
            <w:noProof/>
          </w:rPr>
          <w:instrText xml:space="preserve"> </w:instrText>
        </w:r>
        <w:r w:rsidRPr="00D10E3A">
          <w:rPr>
            <w:rStyle w:val="Hyperlink"/>
            <w:noProof/>
          </w:rPr>
        </w:r>
        <w:r w:rsidRPr="00D10E3A">
          <w:rPr>
            <w:rStyle w:val="Hyperlink"/>
            <w:noProof/>
          </w:rPr>
          <w:fldChar w:fldCharType="separate"/>
        </w:r>
        <w:r w:rsidRPr="00D10E3A">
          <w:rPr>
            <w:rStyle w:val="Hyperlink"/>
            <w:noProof/>
          </w:rPr>
          <w:t>4.2</w:t>
        </w:r>
        <w:r>
          <w:rPr>
            <w:rFonts w:eastAsiaTheme="minorEastAsia"/>
            <w:noProof/>
            <w:sz w:val="22"/>
            <w:szCs w:val="22"/>
            <w:lang w:eastAsia="en-AU"/>
          </w:rPr>
          <w:tab/>
        </w:r>
        <w:r w:rsidRPr="00D10E3A">
          <w:rPr>
            <w:rStyle w:val="Hyperlink"/>
            <w:noProof/>
          </w:rPr>
          <w:t>User List Command</w:t>
        </w:r>
        <w:r>
          <w:rPr>
            <w:noProof/>
            <w:webHidden/>
          </w:rPr>
          <w:tab/>
        </w:r>
        <w:r>
          <w:rPr>
            <w:noProof/>
            <w:webHidden/>
          </w:rPr>
          <w:fldChar w:fldCharType="begin"/>
        </w:r>
        <w:r>
          <w:rPr>
            <w:noProof/>
            <w:webHidden/>
          </w:rPr>
          <w:instrText xml:space="preserve"> PAGEREF _Toc381779308 \h </w:instrText>
        </w:r>
        <w:r>
          <w:rPr>
            <w:noProof/>
            <w:webHidden/>
          </w:rPr>
        </w:r>
      </w:ins>
      <w:r>
        <w:rPr>
          <w:noProof/>
          <w:webHidden/>
        </w:rPr>
        <w:fldChar w:fldCharType="separate"/>
      </w:r>
      <w:ins w:id="58" w:author="Arnaud Dumont" w:date="2014-03-05T10:39:00Z">
        <w:r>
          <w:rPr>
            <w:noProof/>
            <w:webHidden/>
          </w:rPr>
          <w:t>13</w:t>
        </w:r>
        <w:r>
          <w:rPr>
            <w:noProof/>
            <w:webHidden/>
          </w:rPr>
          <w:fldChar w:fldCharType="end"/>
        </w:r>
        <w:r w:rsidRPr="00D10E3A">
          <w:rPr>
            <w:rStyle w:val="Hyperlink"/>
            <w:noProof/>
          </w:rPr>
          <w:fldChar w:fldCharType="end"/>
        </w:r>
      </w:ins>
    </w:p>
    <w:p w:rsidR="00F43BD0" w:rsidRDefault="00F43BD0">
      <w:pPr>
        <w:pStyle w:val="TOC1"/>
        <w:rPr>
          <w:ins w:id="59" w:author="Arnaud Dumont" w:date="2014-03-05T10:39:00Z"/>
          <w:rFonts w:eastAsiaTheme="minorEastAsia"/>
          <w:b w:val="0"/>
          <w:noProof/>
          <w:sz w:val="22"/>
          <w:szCs w:val="22"/>
          <w:lang w:eastAsia="en-AU"/>
        </w:rPr>
      </w:pPr>
      <w:ins w:id="60" w:author="Arnaud Dumont" w:date="2014-03-05T10:39:00Z">
        <w:r w:rsidRPr="00D10E3A">
          <w:rPr>
            <w:rStyle w:val="Hyperlink"/>
            <w:noProof/>
          </w:rPr>
          <w:fldChar w:fldCharType="begin"/>
        </w:r>
        <w:r w:rsidRPr="00D10E3A">
          <w:rPr>
            <w:rStyle w:val="Hyperlink"/>
            <w:noProof/>
          </w:rPr>
          <w:instrText xml:space="preserve"> </w:instrText>
        </w:r>
        <w:r>
          <w:rPr>
            <w:noProof/>
          </w:rPr>
          <w:instrText>HYPERLINK \l "_Toc381779309"</w:instrText>
        </w:r>
        <w:r w:rsidRPr="00D10E3A">
          <w:rPr>
            <w:rStyle w:val="Hyperlink"/>
            <w:noProof/>
          </w:rPr>
          <w:instrText xml:space="preserve"> </w:instrText>
        </w:r>
        <w:r w:rsidRPr="00D10E3A">
          <w:rPr>
            <w:rStyle w:val="Hyperlink"/>
            <w:noProof/>
          </w:rPr>
        </w:r>
        <w:r w:rsidRPr="00D10E3A">
          <w:rPr>
            <w:rStyle w:val="Hyperlink"/>
            <w:noProof/>
          </w:rPr>
          <w:fldChar w:fldCharType="separate"/>
        </w:r>
        <w:r w:rsidRPr="00D10E3A">
          <w:rPr>
            <w:rStyle w:val="Hyperlink"/>
            <w:noProof/>
          </w:rPr>
          <w:t>5</w:t>
        </w:r>
        <w:r>
          <w:rPr>
            <w:rFonts w:eastAsiaTheme="minorEastAsia"/>
            <w:b w:val="0"/>
            <w:noProof/>
            <w:sz w:val="22"/>
            <w:szCs w:val="22"/>
            <w:lang w:eastAsia="en-AU"/>
          </w:rPr>
          <w:tab/>
        </w:r>
        <w:r w:rsidRPr="00D10E3A">
          <w:rPr>
            <w:rStyle w:val="Hyperlink"/>
            <w:noProof/>
          </w:rPr>
          <w:t>Name Server Interface Set Commands</w:t>
        </w:r>
        <w:r>
          <w:rPr>
            <w:noProof/>
            <w:webHidden/>
          </w:rPr>
          <w:tab/>
        </w:r>
        <w:r>
          <w:rPr>
            <w:noProof/>
            <w:webHidden/>
          </w:rPr>
          <w:fldChar w:fldCharType="begin"/>
        </w:r>
        <w:r>
          <w:rPr>
            <w:noProof/>
            <w:webHidden/>
          </w:rPr>
          <w:instrText xml:space="preserve"> PAGEREF _Toc381779309 \h </w:instrText>
        </w:r>
        <w:r>
          <w:rPr>
            <w:noProof/>
            <w:webHidden/>
          </w:rPr>
        </w:r>
      </w:ins>
      <w:r>
        <w:rPr>
          <w:noProof/>
          <w:webHidden/>
        </w:rPr>
        <w:fldChar w:fldCharType="separate"/>
      </w:r>
      <w:ins w:id="61" w:author="Arnaud Dumont" w:date="2014-03-05T10:39:00Z">
        <w:r>
          <w:rPr>
            <w:noProof/>
            <w:webHidden/>
          </w:rPr>
          <w:t>17</w:t>
        </w:r>
        <w:r>
          <w:rPr>
            <w:noProof/>
            <w:webHidden/>
          </w:rPr>
          <w:fldChar w:fldCharType="end"/>
        </w:r>
        <w:r w:rsidRPr="00D10E3A">
          <w:rPr>
            <w:rStyle w:val="Hyperlink"/>
            <w:noProof/>
          </w:rPr>
          <w:fldChar w:fldCharType="end"/>
        </w:r>
      </w:ins>
    </w:p>
    <w:p w:rsidR="00F43BD0" w:rsidRDefault="00F43BD0">
      <w:pPr>
        <w:pStyle w:val="TOC2"/>
        <w:rPr>
          <w:ins w:id="62" w:author="Arnaud Dumont" w:date="2014-03-05T10:39:00Z"/>
          <w:rFonts w:eastAsiaTheme="minorEastAsia"/>
          <w:noProof/>
          <w:sz w:val="22"/>
          <w:szCs w:val="22"/>
          <w:lang w:eastAsia="en-AU"/>
        </w:rPr>
      </w:pPr>
      <w:ins w:id="63" w:author="Arnaud Dumont" w:date="2014-03-05T10:39:00Z">
        <w:r w:rsidRPr="00D10E3A">
          <w:rPr>
            <w:rStyle w:val="Hyperlink"/>
            <w:noProof/>
          </w:rPr>
          <w:fldChar w:fldCharType="begin"/>
        </w:r>
        <w:r w:rsidRPr="00D10E3A">
          <w:rPr>
            <w:rStyle w:val="Hyperlink"/>
            <w:noProof/>
          </w:rPr>
          <w:instrText xml:space="preserve"> </w:instrText>
        </w:r>
        <w:r>
          <w:rPr>
            <w:noProof/>
          </w:rPr>
          <w:instrText>HYPERLINK \l "_Toc381779310"</w:instrText>
        </w:r>
        <w:r w:rsidRPr="00D10E3A">
          <w:rPr>
            <w:rStyle w:val="Hyperlink"/>
            <w:noProof/>
          </w:rPr>
          <w:instrText xml:space="preserve"> </w:instrText>
        </w:r>
        <w:r w:rsidRPr="00D10E3A">
          <w:rPr>
            <w:rStyle w:val="Hyperlink"/>
            <w:noProof/>
          </w:rPr>
        </w:r>
        <w:r w:rsidRPr="00D10E3A">
          <w:rPr>
            <w:rStyle w:val="Hyperlink"/>
            <w:noProof/>
          </w:rPr>
          <w:fldChar w:fldCharType="separate"/>
        </w:r>
        <w:r w:rsidRPr="00D10E3A">
          <w:rPr>
            <w:rStyle w:val="Hyperlink"/>
            <w:noProof/>
          </w:rPr>
          <w:t>5.1</w:t>
        </w:r>
        <w:r>
          <w:rPr>
            <w:rFonts w:eastAsiaTheme="minorEastAsia"/>
            <w:noProof/>
            <w:sz w:val="22"/>
            <w:szCs w:val="22"/>
            <w:lang w:eastAsia="en-AU"/>
          </w:rPr>
          <w:tab/>
        </w:r>
        <w:r w:rsidRPr="00D10E3A">
          <w:rPr>
            <w:rStyle w:val="Hyperlink"/>
            <w:noProof/>
          </w:rPr>
          <w:t>Name Server Interface Set Get Command</w:t>
        </w:r>
        <w:r>
          <w:rPr>
            <w:noProof/>
            <w:webHidden/>
          </w:rPr>
          <w:tab/>
        </w:r>
        <w:r>
          <w:rPr>
            <w:noProof/>
            <w:webHidden/>
          </w:rPr>
          <w:fldChar w:fldCharType="begin"/>
        </w:r>
        <w:r>
          <w:rPr>
            <w:noProof/>
            <w:webHidden/>
          </w:rPr>
          <w:instrText xml:space="preserve"> PAGEREF _Toc381779310 \h </w:instrText>
        </w:r>
        <w:r>
          <w:rPr>
            <w:noProof/>
            <w:webHidden/>
          </w:rPr>
        </w:r>
      </w:ins>
      <w:r>
        <w:rPr>
          <w:noProof/>
          <w:webHidden/>
        </w:rPr>
        <w:fldChar w:fldCharType="separate"/>
      </w:r>
      <w:ins w:id="64" w:author="Arnaud Dumont" w:date="2014-03-05T10:39:00Z">
        <w:r>
          <w:rPr>
            <w:noProof/>
            <w:webHidden/>
          </w:rPr>
          <w:t>17</w:t>
        </w:r>
        <w:r>
          <w:rPr>
            <w:noProof/>
            <w:webHidden/>
          </w:rPr>
          <w:fldChar w:fldCharType="end"/>
        </w:r>
        <w:r w:rsidRPr="00D10E3A">
          <w:rPr>
            <w:rStyle w:val="Hyperlink"/>
            <w:noProof/>
          </w:rPr>
          <w:fldChar w:fldCharType="end"/>
        </w:r>
      </w:ins>
    </w:p>
    <w:p w:rsidR="00F43BD0" w:rsidRDefault="00F43BD0">
      <w:pPr>
        <w:pStyle w:val="TOC1"/>
        <w:rPr>
          <w:ins w:id="65" w:author="Arnaud Dumont" w:date="2014-03-05T10:39:00Z"/>
          <w:rFonts w:eastAsiaTheme="minorEastAsia"/>
          <w:b w:val="0"/>
          <w:noProof/>
          <w:sz w:val="22"/>
          <w:szCs w:val="22"/>
          <w:lang w:eastAsia="en-AU"/>
        </w:rPr>
      </w:pPr>
      <w:ins w:id="66" w:author="Arnaud Dumont" w:date="2014-03-05T10:39:00Z">
        <w:r w:rsidRPr="00D10E3A">
          <w:rPr>
            <w:rStyle w:val="Hyperlink"/>
            <w:noProof/>
          </w:rPr>
          <w:fldChar w:fldCharType="begin"/>
        </w:r>
        <w:r w:rsidRPr="00D10E3A">
          <w:rPr>
            <w:rStyle w:val="Hyperlink"/>
            <w:noProof/>
          </w:rPr>
          <w:instrText xml:space="preserve"> </w:instrText>
        </w:r>
        <w:r>
          <w:rPr>
            <w:noProof/>
          </w:rPr>
          <w:instrText>HYPERLINK \l "_Toc381779311"</w:instrText>
        </w:r>
        <w:r w:rsidRPr="00D10E3A">
          <w:rPr>
            <w:rStyle w:val="Hyperlink"/>
            <w:noProof/>
          </w:rPr>
          <w:instrText xml:space="preserve"> </w:instrText>
        </w:r>
        <w:r w:rsidRPr="00D10E3A">
          <w:rPr>
            <w:rStyle w:val="Hyperlink"/>
            <w:noProof/>
          </w:rPr>
        </w:r>
        <w:r w:rsidRPr="00D10E3A">
          <w:rPr>
            <w:rStyle w:val="Hyperlink"/>
            <w:noProof/>
          </w:rPr>
          <w:fldChar w:fldCharType="separate"/>
        </w:r>
        <w:r w:rsidRPr="00D10E3A">
          <w:rPr>
            <w:rStyle w:val="Hyperlink"/>
            <w:noProof/>
          </w:rPr>
          <w:t>6</w:t>
        </w:r>
        <w:r>
          <w:rPr>
            <w:rFonts w:eastAsiaTheme="minorEastAsia"/>
            <w:b w:val="0"/>
            <w:noProof/>
            <w:sz w:val="22"/>
            <w:szCs w:val="22"/>
            <w:lang w:eastAsia="en-AU"/>
          </w:rPr>
          <w:tab/>
        </w:r>
        <w:r w:rsidRPr="00D10E3A">
          <w:rPr>
            <w:rStyle w:val="Hyperlink"/>
            <w:noProof/>
          </w:rPr>
          <w:t>Name Server Set Commands</w:t>
        </w:r>
        <w:r>
          <w:rPr>
            <w:noProof/>
            <w:webHidden/>
          </w:rPr>
          <w:tab/>
        </w:r>
        <w:r>
          <w:rPr>
            <w:noProof/>
            <w:webHidden/>
          </w:rPr>
          <w:fldChar w:fldCharType="begin"/>
        </w:r>
        <w:r>
          <w:rPr>
            <w:noProof/>
            <w:webHidden/>
          </w:rPr>
          <w:instrText xml:space="preserve"> PAGEREF _Toc381779311 \h </w:instrText>
        </w:r>
        <w:r>
          <w:rPr>
            <w:noProof/>
            <w:webHidden/>
          </w:rPr>
        </w:r>
      </w:ins>
      <w:r>
        <w:rPr>
          <w:noProof/>
          <w:webHidden/>
        </w:rPr>
        <w:fldChar w:fldCharType="separate"/>
      </w:r>
      <w:ins w:id="67" w:author="Arnaud Dumont" w:date="2014-03-05T10:39:00Z">
        <w:r>
          <w:rPr>
            <w:noProof/>
            <w:webHidden/>
          </w:rPr>
          <w:t>21</w:t>
        </w:r>
        <w:r>
          <w:rPr>
            <w:noProof/>
            <w:webHidden/>
          </w:rPr>
          <w:fldChar w:fldCharType="end"/>
        </w:r>
        <w:r w:rsidRPr="00D10E3A">
          <w:rPr>
            <w:rStyle w:val="Hyperlink"/>
            <w:noProof/>
          </w:rPr>
          <w:fldChar w:fldCharType="end"/>
        </w:r>
      </w:ins>
    </w:p>
    <w:p w:rsidR="00F43BD0" w:rsidRDefault="00F43BD0">
      <w:pPr>
        <w:pStyle w:val="TOC2"/>
        <w:rPr>
          <w:ins w:id="68" w:author="Arnaud Dumont" w:date="2014-03-05T10:39:00Z"/>
          <w:rFonts w:eastAsiaTheme="minorEastAsia"/>
          <w:noProof/>
          <w:sz w:val="22"/>
          <w:szCs w:val="22"/>
          <w:lang w:eastAsia="en-AU"/>
        </w:rPr>
      </w:pPr>
      <w:ins w:id="69" w:author="Arnaud Dumont" w:date="2014-03-05T10:39:00Z">
        <w:r w:rsidRPr="00D10E3A">
          <w:rPr>
            <w:rStyle w:val="Hyperlink"/>
            <w:noProof/>
          </w:rPr>
          <w:fldChar w:fldCharType="begin"/>
        </w:r>
        <w:r w:rsidRPr="00D10E3A">
          <w:rPr>
            <w:rStyle w:val="Hyperlink"/>
            <w:noProof/>
          </w:rPr>
          <w:instrText xml:space="preserve"> </w:instrText>
        </w:r>
        <w:r>
          <w:rPr>
            <w:noProof/>
          </w:rPr>
          <w:instrText>HYPERLINK \l "_Toc381779312"</w:instrText>
        </w:r>
        <w:r w:rsidRPr="00D10E3A">
          <w:rPr>
            <w:rStyle w:val="Hyperlink"/>
            <w:noProof/>
          </w:rPr>
          <w:instrText xml:space="preserve"> </w:instrText>
        </w:r>
        <w:r w:rsidRPr="00D10E3A">
          <w:rPr>
            <w:rStyle w:val="Hyperlink"/>
            <w:noProof/>
          </w:rPr>
        </w:r>
        <w:r w:rsidRPr="00D10E3A">
          <w:rPr>
            <w:rStyle w:val="Hyperlink"/>
            <w:noProof/>
          </w:rPr>
          <w:fldChar w:fldCharType="separate"/>
        </w:r>
        <w:r w:rsidRPr="00D10E3A">
          <w:rPr>
            <w:rStyle w:val="Hyperlink"/>
            <w:noProof/>
          </w:rPr>
          <w:t>6.1</w:t>
        </w:r>
        <w:r>
          <w:rPr>
            <w:rFonts w:eastAsiaTheme="minorEastAsia"/>
            <w:noProof/>
            <w:sz w:val="22"/>
            <w:szCs w:val="22"/>
            <w:lang w:eastAsia="en-AU"/>
          </w:rPr>
          <w:tab/>
        </w:r>
        <w:r w:rsidRPr="00D10E3A">
          <w:rPr>
            <w:rStyle w:val="Hyperlink"/>
            <w:noProof/>
          </w:rPr>
          <w:t>Name Server Set Get Command</w:t>
        </w:r>
        <w:r>
          <w:rPr>
            <w:noProof/>
            <w:webHidden/>
          </w:rPr>
          <w:tab/>
        </w:r>
        <w:r>
          <w:rPr>
            <w:noProof/>
            <w:webHidden/>
          </w:rPr>
          <w:fldChar w:fldCharType="begin"/>
        </w:r>
        <w:r>
          <w:rPr>
            <w:noProof/>
            <w:webHidden/>
          </w:rPr>
          <w:instrText xml:space="preserve"> PAGEREF _Toc381779312 \h </w:instrText>
        </w:r>
        <w:r>
          <w:rPr>
            <w:noProof/>
            <w:webHidden/>
          </w:rPr>
        </w:r>
      </w:ins>
      <w:r>
        <w:rPr>
          <w:noProof/>
          <w:webHidden/>
        </w:rPr>
        <w:fldChar w:fldCharType="separate"/>
      </w:r>
      <w:ins w:id="70" w:author="Arnaud Dumont" w:date="2014-03-05T10:39:00Z">
        <w:r>
          <w:rPr>
            <w:noProof/>
            <w:webHidden/>
          </w:rPr>
          <w:t>21</w:t>
        </w:r>
        <w:r>
          <w:rPr>
            <w:noProof/>
            <w:webHidden/>
          </w:rPr>
          <w:fldChar w:fldCharType="end"/>
        </w:r>
        <w:r w:rsidRPr="00D10E3A">
          <w:rPr>
            <w:rStyle w:val="Hyperlink"/>
            <w:noProof/>
          </w:rPr>
          <w:fldChar w:fldCharType="end"/>
        </w:r>
      </w:ins>
    </w:p>
    <w:p w:rsidR="00F43BD0" w:rsidRDefault="00F43BD0">
      <w:pPr>
        <w:pStyle w:val="TOC2"/>
        <w:rPr>
          <w:ins w:id="71" w:author="Arnaud Dumont" w:date="2014-03-05T10:39:00Z"/>
          <w:rFonts w:eastAsiaTheme="minorEastAsia"/>
          <w:noProof/>
          <w:sz w:val="22"/>
          <w:szCs w:val="22"/>
          <w:lang w:eastAsia="en-AU"/>
        </w:rPr>
      </w:pPr>
      <w:ins w:id="72" w:author="Arnaud Dumont" w:date="2014-03-05T10:39:00Z">
        <w:r w:rsidRPr="00D10E3A">
          <w:rPr>
            <w:rStyle w:val="Hyperlink"/>
            <w:noProof/>
          </w:rPr>
          <w:fldChar w:fldCharType="begin"/>
        </w:r>
        <w:r w:rsidRPr="00D10E3A">
          <w:rPr>
            <w:rStyle w:val="Hyperlink"/>
            <w:noProof/>
          </w:rPr>
          <w:instrText xml:space="preserve"> </w:instrText>
        </w:r>
        <w:r>
          <w:rPr>
            <w:noProof/>
          </w:rPr>
          <w:instrText>HYPERLINK \l "_Toc381779313"</w:instrText>
        </w:r>
        <w:r w:rsidRPr="00D10E3A">
          <w:rPr>
            <w:rStyle w:val="Hyperlink"/>
            <w:noProof/>
          </w:rPr>
          <w:instrText xml:space="preserve"> </w:instrText>
        </w:r>
        <w:r w:rsidRPr="00D10E3A">
          <w:rPr>
            <w:rStyle w:val="Hyperlink"/>
            <w:noProof/>
          </w:rPr>
        </w:r>
        <w:r w:rsidRPr="00D10E3A">
          <w:rPr>
            <w:rStyle w:val="Hyperlink"/>
            <w:noProof/>
          </w:rPr>
          <w:fldChar w:fldCharType="separate"/>
        </w:r>
        <w:r w:rsidRPr="00D10E3A">
          <w:rPr>
            <w:rStyle w:val="Hyperlink"/>
            <w:noProof/>
          </w:rPr>
          <w:t>6.2</w:t>
        </w:r>
        <w:r>
          <w:rPr>
            <w:rFonts w:eastAsiaTheme="minorEastAsia"/>
            <w:noProof/>
            <w:sz w:val="22"/>
            <w:szCs w:val="22"/>
            <w:lang w:eastAsia="en-AU"/>
          </w:rPr>
          <w:tab/>
        </w:r>
        <w:r w:rsidRPr="00D10E3A">
          <w:rPr>
            <w:rStyle w:val="Hyperlink"/>
            <w:noProof/>
          </w:rPr>
          <w:t>Name Server Set List Command</w:t>
        </w:r>
        <w:r>
          <w:rPr>
            <w:noProof/>
            <w:webHidden/>
          </w:rPr>
          <w:tab/>
        </w:r>
        <w:r>
          <w:rPr>
            <w:noProof/>
            <w:webHidden/>
          </w:rPr>
          <w:fldChar w:fldCharType="begin"/>
        </w:r>
        <w:r>
          <w:rPr>
            <w:noProof/>
            <w:webHidden/>
          </w:rPr>
          <w:instrText xml:space="preserve"> PAGEREF _Toc381779313 \h </w:instrText>
        </w:r>
        <w:r>
          <w:rPr>
            <w:noProof/>
            <w:webHidden/>
          </w:rPr>
        </w:r>
      </w:ins>
      <w:r>
        <w:rPr>
          <w:noProof/>
          <w:webHidden/>
        </w:rPr>
        <w:fldChar w:fldCharType="separate"/>
      </w:r>
      <w:ins w:id="73" w:author="Arnaud Dumont" w:date="2014-03-05T10:39:00Z">
        <w:r>
          <w:rPr>
            <w:noProof/>
            <w:webHidden/>
          </w:rPr>
          <w:t>24</w:t>
        </w:r>
        <w:r>
          <w:rPr>
            <w:noProof/>
            <w:webHidden/>
          </w:rPr>
          <w:fldChar w:fldCharType="end"/>
        </w:r>
        <w:r w:rsidRPr="00D10E3A">
          <w:rPr>
            <w:rStyle w:val="Hyperlink"/>
            <w:noProof/>
          </w:rPr>
          <w:fldChar w:fldCharType="end"/>
        </w:r>
      </w:ins>
    </w:p>
    <w:p w:rsidR="00F43BD0" w:rsidRDefault="00F43BD0">
      <w:pPr>
        <w:pStyle w:val="TOC1"/>
        <w:rPr>
          <w:ins w:id="74" w:author="Arnaud Dumont" w:date="2014-03-05T10:39:00Z"/>
          <w:rFonts w:eastAsiaTheme="minorEastAsia"/>
          <w:b w:val="0"/>
          <w:noProof/>
          <w:sz w:val="22"/>
          <w:szCs w:val="22"/>
          <w:lang w:eastAsia="en-AU"/>
        </w:rPr>
      </w:pPr>
      <w:ins w:id="75" w:author="Arnaud Dumont" w:date="2014-03-05T10:39:00Z">
        <w:r w:rsidRPr="00D10E3A">
          <w:rPr>
            <w:rStyle w:val="Hyperlink"/>
            <w:noProof/>
          </w:rPr>
          <w:fldChar w:fldCharType="begin"/>
        </w:r>
        <w:r w:rsidRPr="00D10E3A">
          <w:rPr>
            <w:rStyle w:val="Hyperlink"/>
            <w:noProof/>
          </w:rPr>
          <w:instrText xml:space="preserve"> </w:instrText>
        </w:r>
        <w:r>
          <w:rPr>
            <w:noProof/>
          </w:rPr>
          <w:instrText>HYPERLINK \l "_Toc381779314"</w:instrText>
        </w:r>
        <w:r w:rsidRPr="00D10E3A">
          <w:rPr>
            <w:rStyle w:val="Hyperlink"/>
            <w:noProof/>
          </w:rPr>
          <w:instrText xml:space="preserve"> </w:instrText>
        </w:r>
        <w:r w:rsidRPr="00D10E3A">
          <w:rPr>
            <w:rStyle w:val="Hyperlink"/>
            <w:noProof/>
          </w:rPr>
        </w:r>
        <w:r w:rsidRPr="00D10E3A">
          <w:rPr>
            <w:rStyle w:val="Hyperlink"/>
            <w:noProof/>
          </w:rPr>
          <w:fldChar w:fldCharType="separate"/>
        </w:r>
        <w:r w:rsidRPr="00D10E3A">
          <w:rPr>
            <w:rStyle w:val="Hyperlink"/>
            <w:noProof/>
          </w:rPr>
          <w:t>7</w:t>
        </w:r>
        <w:r>
          <w:rPr>
            <w:rFonts w:eastAsiaTheme="minorEastAsia"/>
            <w:b w:val="0"/>
            <w:noProof/>
            <w:sz w:val="22"/>
            <w:szCs w:val="22"/>
            <w:lang w:eastAsia="en-AU"/>
          </w:rPr>
          <w:tab/>
        </w:r>
        <w:r w:rsidRPr="00D10E3A">
          <w:rPr>
            <w:rStyle w:val="Hyperlink"/>
            <w:noProof/>
          </w:rPr>
          <w:t>Plan Commands</w:t>
        </w:r>
        <w:r>
          <w:rPr>
            <w:noProof/>
            <w:webHidden/>
          </w:rPr>
          <w:tab/>
        </w:r>
        <w:r>
          <w:rPr>
            <w:noProof/>
            <w:webHidden/>
          </w:rPr>
          <w:fldChar w:fldCharType="begin"/>
        </w:r>
        <w:r>
          <w:rPr>
            <w:noProof/>
            <w:webHidden/>
          </w:rPr>
          <w:instrText xml:space="preserve"> PAGEREF _Toc381779314 \h </w:instrText>
        </w:r>
        <w:r>
          <w:rPr>
            <w:noProof/>
            <w:webHidden/>
          </w:rPr>
        </w:r>
      </w:ins>
      <w:r>
        <w:rPr>
          <w:noProof/>
          <w:webHidden/>
        </w:rPr>
        <w:fldChar w:fldCharType="separate"/>
      </w:r>
      <w:ins w:id="76" w:author="Arnaud Dumont" w:date="2014-03-05T10:39:00Z">
        <w:r>
          <w:rPr>
            <w:noProof/>
            <w:webHidden/>
          </w:rPr>
          <w:t>28</w:t>
        </w:r>
        <w:r>
          <w:rPr>
            <w:noProof/>
            <w:webHidden/>
          </w:rPr>
          <w:fldChar w:fldCharType="end"/>
        </w:r>
        <w:r w:rsidRPr="00D10E3A">
          <w:rPr>
            <w:rStyle w:val="Hyperlink"/>
            <w:noProof/>
          </w:rPr>
          <w:fldChar w:fldCharType="end"/>
        </w:r>
      </w:ins>
    </w:p>
    <w:p w:rsidR="00F43BD0" w:rsidRDefault="00F43BD0">
      <w:pPr>
        <w:pStyle w:val="TOC2"/>
        <w:rPr>
          <w:ins w:id="77" w:author="Arnaud Dumont" w:date="2014-03-05T10:39:00Z"/>
          <w:rFonts w:eastAsiaTheme="minorEastAsia"/>
          <w:noProof/>
          <w:sz w:val="22"/>
          <w:szCs w:val="22"/>
          <w:lang w:eastAsia="en-AU"/>
        </w:rPr>
      </w:pPr>
      <w:ins w:id="78" w:author="Arnaud Dumont" w:date="2014-03-05T10:39:00Z">
        <w:r w:rsidRPr="00D10E3A">
          <w:rPr>
            <w:rStyle w:val="Hyperlink"/>
            <w:noProof/>
          </w:rPr>
          <w:fldChar w:fldCharType="begin"/>
        </w:r>
        <w:r w:rsidRPr="00D10E3A">
          <w:rPr>
            <w:rStyle w:val="Hyperlink"/>
            <w:noProof/>
          </w:rPr>
          <w:instrText xml:space="preserve"> </w:instrText>
        </w:r>
        <w:r>
          <w:rPr>
            <w:noProof/>
          </w:rPr>
          <w:instrText>HYPERLINK \l "_Toc381779315"</w:instrText>
        </w:r>
        <w:r w:rsidRPr="00D10E3A">
          <w:rPr>
            <w:rStyle w:val="Hyperlink"/>
            <w:noProof/>
          </w:rPr>
          <w:instrText xml:space="preserve"> </w:instrText>
        </w:r>
        <w:r w:rsidRPr="00D10E3A">
          <w:rPr>
            <w:rStyle w:val="Hyperlink"/>
            <w:noProof/>
          </w:rPr>
        </w:r>
        <w:r w:rsidRPr="00D10E3A">
          <w:rPr>
            <w:rStyle w:val="Hyperlink"/>
            <w:noProof/>
          </w:rPr>
          <w:fldChar w:fldCharType="separate"/>
        </w:r>
        <w:r w:rsidRPr="00D10E3A">
          <w:rPr>
            <w:rStyle w:val="Hyperlink"/>
            <w:noProof/>
          </w:rPr>
          <w:t>7.1</w:t>
        </w:r>
        <w:r>
          <w:rPr>
            <w:rFonts w:eastAsiaTheme="minorEastAsia"/>
            <w:noProof/>
            <w:sz w:val="22"/>
            <w:szCs w:val="22"/>
            <w:lang w:eastAsia="en-AU"/>
          </w:rPr>
          <w:tab/>
        </w:r>
        <w:r w:rsidRPr="00D10E3A">
          <w:rPr>
            <w:rStyle w:val="Hyperlink"/>
            <w:noProof/>
          </w:rPr>
          <w:t>Plan Get Command</w:t>
        </w:r>
        <w:r>
          <w:rPr>
            <w:noProof/>
            <w:webHidden/>
          </w:rPr>
          <w:tab/>
        </w:r>
        <w:r>
          <w:rPr>
            <w:noProof/>
            <w:webHidden/>
          </w:rPr>
          <w:fldChar w:fldCharType="begin"/>
        </w:r>
        <w:r>
          <w:rPr>
            <w:noProof/>
            <w:webHidden/>
          </w:rPr>
          <w:instrText xml:space="preserve"> PAGEREF _Toc381779315 \h </w:instrText>
        </w:r>
        <w:r>
          <w:rPr>
            <w:noProof/>
            <w:webHidden/>
          </w:rPr>
        </w:r>
      </w:ins>
      <w:r>
        <w:rPr>
          <w:noProof/>
          <w:webHidden/>
        </w:rPr>
        <w:fldChar w:fldCharType="separate"/>
      </w:r>
      <w:ins w:id="79" w:author="Arnaud Dumont" w:date="2014-03-05T10:39:00Z">
        <w:r>
          <w:rPr>
            <w:noProof/>
            <w:webHidden/>
          </w:rPr>
          <w:t>28</w:t>
        </w:r>
        <w:r>
          <w:rPr>
            <w:noProof/>
            <w:webHidden/>
          </w:rPr>
          <w:fldChar w:fldCharType="end"/>
        </w:r>
        <w:r w:rsidRPr="00D10E3A">
          <w:rPr>
            <w:rStyle w:val="Hyperlink"/>
            <w:noProof/>
          </w:rPr>
          <w:fldChar w:fldCharType="end"/>
        </w:r>
      </w:ins>
    </w:p>
    <w:p w:rsidR="00F43BD0" w:rsidRDefault="00F43BD0">
      <w:pPr>
        <w:pStyle w:val="TOC2"/>
        <w:rPr>
          <w:ins w:id="80" w:author="Arnaud Dumont" w:date="2014-03-05T10:39:00Z"/>
          <w:rFonts w:eastAsiaTheme="minorEastAsia"/>
          <w:noProof/>
          <w:sz w:val="22"/>
          <w:szCs w:val="22"/>
          <w:lang w:eastAsia="en-AU"/>
        </w:rPr>
      </w:pPr>
      <w:ins w:id="81" w:author="Arnaud Dumont" w:date="2014-03-05T10:39:00Z">
        <w:r w:rsidRPr="00D10E3A">
          <w:rPr>
            <w:rStyle w:val="Hyperlink"/>
            <w:noProof/>
          </w:rPr>
          <w:fldChar w:fldCharType="begin"/>
        </w:r>
        <w:r w:rsidRPr="00D10E3A">
          <w:rPr>
            <w:rStyle w:val="Hyperlink"/>
            <w:noProof/>
          </w:rPr>
          <w:instrText xml:space="preserve"> </w:instrText>
        </w:r>
        <w:r>
          <w:rPr>
            <w:noProof/>
          </w:rPr>
          <w:instrText>HYPERLINK \l "_Toc381779316"</w:instrText>
        </w:r>
        <w:r w:rsidRPr="00D10E3A">
          <w:rPr>
            <w:rStyle w:val="Hyperlink"/>
            <w:noProof/>
          </w:rPr>
          <w:instrText xml:space="preserve"> </w:instrText>
        </w:r>
        <w:r w:rsidRPr="00D10E3A">
          <w:rPr>
            <w:rStyle w:val="Hyperlink"/>
            <w:noProof/>
          </w:rPr>
        </w:r>
        <w:r w:rsidRPr="00D10E3A">
          <w:rPr>
            <w:rStyle w:val="Hyperlink"/>
            <w:noProof/>
          </w:rPr>
          <w:fldChar w:fldCharType="separate"/>
        </w:r>
        <w:r w:rsidRPr="00D10E3A">
          <w:rPr>
            <w:rStyle w:val="Hyperlink"/>
            <w:noProof/>
          </w:rPr>
          <w:t>7.2</w:t>
        </w:r>
        <w:r>
          <w:rPr>
            <w:rFonts w:eastAsiaTheme="minorEastAsia"/>
            <w:noProof/>
            <w:sz w:val="22"/>
            <w:szCs w:val="22"/>
            <w:lang w:eastAsia="en-AU"/>
          </w:rPr>
          <w:tab/>
        </w:r>
        <w:r w:rsidRPr="00D10E3A">
          <w:rPr>
            <w:rStyle w:val="Hyperlink"/>
            <w:noProof/>
          </w:rPr>
          <w:t>Plan List Command</w:t>
        </w:r>
        <w:r>
          <w:rPr>
            <w:noProof/>
            <w:webHidden/>
          </w:rPr>
          <w:tab/>
        </w:r>
        <w:r>
          <w:rPr>
            <w:noProof/>
            <w:webHidden/>
          </w:rPr>
          <w:fldChar w:fldCharType="begin"/>
        </w:r>
        <w:r>
          <w:rPr>
            <w:noProof/>
            <w:webHidden/>
          </w:rPr>
          <w:instrText xml:space="preserve"> PAGEREF _Toc381779316 \h </w:instrText>
        </w:r>
        <w:r>
          <w:rPr>
            <w:noProof/>
            <w:webHidden/>
          </w:rPr>
        </w:r>
      </w:ins>
      <w:r>
        <w:rPr>
          <w:noProof/>
          <w:webHidden/>
        </w:rPr>
        <w:fldChar w:fldCharType="separate"/>
      </w:r>
      <w:ins w:id="82" w:author="Arnaud Dumont" w:date="2014-03-05T10:39:00Z">
        <w:r>
          <w:rPr>
            <w:noProof/>
            <w:webHidden/>
          </w:rPr>
          <w:t>32</w:t>
        </w:r>
        <w:r>
          <w:rPr>
            <w:noProof/>
            <w:webHidden/>
          </w:rPr>
          <w:fldChar w:fldCharType="end"/>
        </w:r>
        <w:r w:rsidRPr="00D10E3A">
          <w:rPr>
            <w:rStyle w:val="Hyperlink"/>
            <w:noProof/>
          </w:rPr>
          <w:fldChar w:fldCharType="end"/>
        </w:r>
      </w:ins>
    </w:p>
    <w:p w:rsidR="00F43BD0" w:rsidRDefault="00F43BD0">
      <w:pPr>
        <w:pStyle w:val="TOC1"/>
        <w:rPr>
          <w:ins w:id="83" w:author="Arnaud Dumont" w:date="2014-03-05T10:39:00Z"/>
          <w:rFonts w:eastAsiaTheme="minorEastAsia"/>
          <w:b w:val="0"/>
          <w:noProof/>
          <w:sz w:val="22"/>
          <w:szCs w:val="22"/>
          <w:lang w:eastAsia="en-AU"/>
        </w:rPr>
      </w:pPr>
      <w:ins w:id="84" w:author="Arnaud Dumont" w:date="2014-03-05T10:39:00Z">
        <w:r w:rsidRPr="00D10E3A">
          <w:rPr>
            <w:rStyle w:val="Hyperlink"/>
            <w:noProof/>
          </w:rPr>
          <w:fldChar w:fldCharType="begin"/>
        </w:r>
        <w:r w:rsidRPr="00D10E3A">
          <w:rPr>
            <w:rStyle w:val="Hyperlink"/>
            <w:noProof/>
          </w:rPr>
          <w:instrText xml:space="preserve"> </w:instrText>
        </w:r>
        <w:r>
          <w:rPr>
            <w:noProof/>
          </w:rPr>
          <w:instrText>HYPERLINK \l "_Toc381779317"</w:instrText>
        </w:r>
        <w:r w:rsidRPr="00D10E3A">
          <w:rPr>
            <w:rStyle w:val="Hyperlink"/>
            <w:noProof/>
          </w:rPr>
          <w:instrText xml:space="preserve"> </w:instrText>
        </w:r>
        <w:r w:rsidRPr="00D10E3A">
          <w:rPr>
            <w:rStyle w:val="Hyperlink"/>
            <w:noProof/>
          </w:rPr>
        </w:r>
        <w:r w:rsidRPr="00D10E3A">
          <w:rPr>
            <w:rStyle w:val="Hyperlink"/>
            <w:noProof/>
          </w:rPr>
          <w:fldChar w:fldCharType="separate"/>
        </w:r>
        <w:r w:rsidRPr="00D10E3A">
          <w:rPr>
            <w:rStyle w:val="Hyperlink"/>
            <w:noProof/>
          </w:rPr>
          <w:t>8</w:t>
        </w:r>
        <w:r>
          <w:rPr>
            <w:rFonts w:eastAsiaTheme="minorEastAsia"/>
            <w:b w:val="0"/>
            <w:noProof/>
            <w:sz w:val="22"/>
            <w:szCs w:val="22"/>
            <w:lang w:eastAsia="en-AU"/>
          </w:rPr>
          <w:tab/>
        </w:r>
        <w:r w:rsidRPr="00D10E3A">
          <w:rPr>
            <w:rStyle w:val="Hyperlink"/>
            <w:noProof/>
          </w:rPr>
          <w:t>Zone Commands</w:t>
        </w:r>
        <w:r>
          <w:rPr>
            <w:noProof/>
            <w:webHidden/>
          </w:rPr>
          <w:tab/>
        </w:r>
        <w:r>
          <w:rPr>
            <w:noProof/>
            <w:webHidden/>
          </w:rPr>
          <w:fldChar w:fldCharType="begin"/>
        </w:r>
        <w:r>
          <w:rPr>
            <w:noProof/>
            <w:webHidden/>
          </w:rPr>
          <w:instrText xml:space="preserve"> PAGEREF _Toc381779317 \h </w:instrText>
        </w:r>
        <w:r>
          <w:rPr>
            <w:noProof/>
            <w:webHidden/>
          </w:rPr>
        </w:r>
      </w:ins>
      <w:r>
        <w:rPr>
          <w:noProof/>
          <w:webHidden/>
        </w:rPr>
        <w:fldChar w:fldCharType="separate"/>
      </w:r>
      <w:ins w:id="85" w:author="Arnaud Dumont" w:date="2014-03-05T10:39:00Z">
        <w:r>
          <w:rPr>
            <w:noProof/>
            <w:webHidden/>
          </w:rPr>
          <w:t>36</w:t>
        </w:r>
        <w:r>
          <w:rPr>
            <w:noProof/>
            <w:webHidden/>
          </w:rPr>
          <w:fldChar w:fldCharType="end"/>
        </w:r>
        <w:r w:rsidRPr="00D10E3A">
          <w:rPr>
            <w:rStyle w:val="Hyperlink"/>
            <w:noProof/>
          </w:rPr>
          <w:fldChar w:fldCharType="end"/>
        </w:r>
      </w:ins>
    </w:p>
    <w:p w:rsidR="00F43BD0" w:rsidRDefault="00F43BD0">
      <w:pPr>
        <w:pStyle w:val="TOC2"/>
        <w:rPr>
          <w:ins w:id="86" w:author="Arnaud Dumont" w:date="2014-03-05T10:39:00Z"/>
          <w:rFonts w:eastAsiaTheme="minorEastAsia"/>
          <w:noProof/>
          <w:sz w:val="22"/>
          <w:szCs w:val="22"/>
          <w:lang w:eastAsia="en-AU"/>
        </w:rPr>
      </w:pPr>
      <w:ins w:id="87" w:author="Arnaud Dumont" w:date="2014-03-05T10:39:00Z">
        <w:r w:rsidRPr="00D10E3A">
          <w:rPr>
            <w:rStyle w:val="Hyperlink"/>
            <w:noProof/>
          </w:rPr>
          <w:fldChar w:fldCharType="begin"/>
        </w:r>
        <w:r w:rsidRPr="00D10E3A">
          <w:rPr>
            <w:rStyle w:val="Hyperlink"/>
            <w:noProof/>
          </w:rPr>
          <w:instrText xml:space="preserve"> </w:instrText>
        </w:r>
        <w:r>
          <w:rPr>
            <w:noProof/>
          </w:rPr>
          <w:instrText>HYPERLINK \l "_Toc381779318"</w:instrText>
        </w:r>
        <w:r w:rsidRPr="00D10E3A">
          <w:rPr>
            <w:rStyle w:val="Hyperlink"/>
            <w:noProof/>
          </w:rPr>
          <w:instrText xml:space="preserve"> </w:instrText>
        </w:r>
        <w:r w:rsidRPr="00D10E3A">
          <w:rPr>
            <w:rStyle w:val="Hyperlink"/>
            <w:noProof/>
          </w:rPr>
        </w:r>
        <w:r w:rsidRPr="00D10E3A">
          <w:rPr>
            <w:rStyle w:val="Hyperlink"/>
            <w:noProof/>
          </w:rPr>
          <w:fldChar w:fldCharType="separate"/>
        </w:r>
        <w:r w:rsidRPr="00D10E3A">
          <w:rPr>
            <w:rStyle w:val="Hyperlink"/>
            <w:noProof/>
          </w:rPr>
          <w:t>8.1</w:t>
        </w:r>
        <w:r>
          <w:rPr>
            <w:rFonts w:eastAsiaTheme="minorEastAsia"/>
            <w:noProof/>
            <w:sz w:val="22"/>
            <w:szCs w:val="22"/>
            <w:lang w:eastAsia="en-AU"/>
          </w:rPr>
          <w:tab/>
        </w:r>
        <w:r w:rsidRPr="00D10E3A">
          <w:rPr>
            <w:rStyle w:val="Hyperlink"/>
            <w:noProof/>
          </w:rPr>
          <w:t>Zone Get Command</w:t>
        </w:r>
        <w:r>
          <w:rPr>
            <w:noProof/>
            <w:webHidden/>
          </w:rPr>
          <w:tab/>
        </w:r>
        <w:r>
          <w:rPr>
            <w:noProof/>
            <w:webHidden/>
          </w:rPr>
          <w:fldChar w:fldCharType="begin"/>
        </w:r>
        <w:r>
          <w:rPr>
            <w:noProof/>
            <w:webHidden/>
          </w:rPr>
          <w:instrText xml:space="preserve"> PAGEREF _Toc381779318 \h </w:instrText>
        </w:r>
        <w:r>
          <w:rPr>
            <w:noProof/>
            <w:webHidden/>
          </w:rPr>
        </w:r>
      </w:ins>
      <w:r>
        <w:rPr>
          <w:noProof/>
          <w:webHidden/>
        </w:rPr>
        <w:fldChar w:fldCharType="separate"/>
      </w:r>
      <w:ins w:id="88" w:author="Arnaud Dumont" w:date="2014-03-05T10:39:00Z">
        <w:r>
          <w:rPr>
            <w:noProof/>
            <w:webHidden/>
          </w:rPr>
          <w:t>36</w:t>
        </w:r>
        <w:r>
          <w:rPr>
            <w:noProof/>
            <w:webHidden/>
          </w:rPr>
          <w:fldChar w:fldCharType="end"/>
        </w:r>
        <w:r w:rsidRPr="00D10E3A">
          <w:rPr>
            <w:rStyle w:val="Hyperlink"/>
            <w:noProof/>
          </w:rPr>
          <w:fldChar w:fldCharType="end"/>
        </w:r>
      </w:ins>
    </w:p>
    <w:p w:rsidR="00F43BD0" w:rsidRDefault="00F43BD0">
      <w:pPr>
        <w:pStyle w:val="TOC2"/>
        <w:rPr>
          <w:ins w:id="89" w:author="Arnaud Dumont" w:date="2014-03-05T10:39:00Z"/>
          <w:rFonts w:eastAsiaTheme="minorEastAsia"/>
          <w:noProof/>
          <w:sz w:val="22"/>
          <w:szCs w:val="22"/>
          <w:lang w:eastAsia="en-AU"/>
        </w:rPr>
      </w:pPr>
      <w:ins w:id="90" w:author="Arnaud Dumont" w:date="2014-03-05T10:39:00Z">
        <w:r w:rsidRPr="00D10E3A">
          <w:rPr>
            <w:rStyle w:val="Hyperlink"/>
            <w:noProof/>
          </w:rPr>
          <w:fldChar w:fldCharType="begin"/>
        </w:r>
        <w:r w:rsidRPr="00D10E3A">
          <w:rPr>
            <w:rStyle w:val="Hyperlink"/>
            <w:noProof/>
          </w:rPr>
          <w:instrText xml:space="preserve"> </w:instrText>
        </w:r>
        <w:r>
          <w:rPr>
            <w:noProof/>
          </w:rPr>
          <w:instrText>HYPERLINK \l "_Toc381779319"</w:instrText>
        </w:r>
        <w:r w:rsidRPr="00D10E3A">
          <w:rPr>
            <w:rStyle w:val="Hyperlink"/>
            <w:noProof/>
          </w:rPr>
          <w:instrText xml:space="preserve"> </w:instrText>
        </w:r>
        <w:r w:rsidRPr="00D10E3A">
          <w:rPr>
            <w:rStyle w:val="Hyperlink"/>
            <w:noProof/>
          </w:rPr>
        </w:r>
        <w:r w:rsidRPr="00D10E3A">
          <w:rPr>
            <w:rStyle w:val="Hyperlink"/>
            <w:noProof/>
          </w:rPr>
          <w:fldChar w:fldCharType="separate"/>
        </w:r>
        <w:r w:rsidRPr="00D10E3A">
          <w:rPr>
            <w:rStyle w:val="Hyperlink"/>
            <w:noProof/>
          </w:rPr>
          <w:t>8.2</w:t>
        </w:r>
        <w:r>
          <w:rPr>
            <w:rFonts w:eastAsiaTheme="minorEastAsia"/>
            <w:noProof/>
            <w:sz w:val="22"/>
            <w:szCs w:val="22"/>
            <w:lang w:eastAsia="en-AU"/>
          </w:rPr>
          <w:tab/>
        </w:r>
        <w:r w:rsidRPr="00D10E3A">
          <w:rPr>
            <w:rStyle w:val="Hyperlink"/>
            <w:noProof/>
          </w:rPr>
          <w:t>Zone List Command</w:t>
        </w:r>
        <w:r>
          <w:rPr>
            <w:noProof/>
            <w:webHidden/>
          </w:rPr>
          <w:tab/>
        </w:r>
        <w:r>
          <w:rPr>
            <w:noProof/>
            <w:webHidden/>
          </w:rPr>
          <w:fldChar w:fldCharType="begin"/>
        </w:r>
        <w:r>
          <w:rPr>
            <w:noProof/>
            <w:webHidden/>
          </w:rPr>
          <w:instrText xml:space="preserve"> PAGEREF _Toc381779319 \h </w:instrText>
        </w:r>
        <w:r>
          <w:rPr>
            <w:noProof/>
            <w:webHidden/>
          </w:rPr>
        </w:r>
      </w:ins>
      <w:r>
        <w:rPr>
          <w:noProof/>
          <w:webHidden/>
        </w:rPr>
        <w:fldChar w:fldCharType="separate"/>
      </w:r>
      <w:ins w:id="91" w:author="Arnaud Dumont" w:date="2014-03-05T10:39:00Z">
        <w:r>
          <w:rPr>
            <w:noProof/>
            <w:webHidden/>
          </w:rPr>
          <w:t>50</w:t>
        </w:r>
        <w:r>
          <w:rPr>
            <w:noProof/>
            <w:webHidden/>
          </w:rPr>
          <w:fldChar w:fldCharType="end"/>
        </w:r>
        <w:r w:rsidRPr="00D10E3A">
          <w:rPr>
            <w:rStyle w:val="Hyperlink"/>
            <w:noProof/>
          </w:rPr>
          <w:fldChar w:fldCharType="end"/>
        </w:r>
      </w:ins>
    </w:p>
    <w:p w:rsidR="00F43BD0" w:rsidRDefault="00F43BD0">
      <w:pPr>
        <w:pStyle w:val="TOC2"/>
        <w:rPr>
          <w:ins w:id="92" w:author="Arnaud Dumont" w:date="2014-03-05T10:39:00Z"/>
          <w:rFonts w:eastAsiaTheme="minorEastAsia"/>
          <w:noProof/>
          <w:sz w:val="22"/>
          <w:szCs w:val="22"/>
          <w:lang w:eastAsia="en-AU"/>
        </w:rPr>
      </w:pPr>
      <w:ins w:id="93" w:author="Arnaud Dumont" w:date="2014-03-05T10:39:00Z">
        <w:r w:rsidRPr="00D10E3A">
          <w:rPr>
            <w:rStyle w:val="Hyperlink"/>
            <w:noProof/>
          </w:rPr>
          <w:fldChar w:fldCharType="begin"/>
        </w:r>
        <w:r w:rsidRPr="00D10E3A">
          <w:rPr>
            <w:rStyle w:val="Hyperlink"/>
            <w:noProof/>
          </w:rPr>
          <w:instrText xml:space="preserve"> </w:instrText>
        </w:r>
        <w:r>
          <w:rPr>
            <w:noProof/>
          </w:rPr>
          <w:instrText>HYPERLINK \l "_Toc381779320"</w:instrText>
        </w:r>
        <w:r w:rsidRPr="00D10E3A">
          <w:rPr>
            <w:rStyle w:val="Hyperlink"/>
            <w:noProof/>
          </w:rPr>
          <w:instrText xml:space="preserve"> </w:instrText>
        </w:r>
        <w:r w:rsidRPr="00D10E3A">
          <w:rPr>
            <w:rStyle w:val="Hyperlink"/>
            <w:noProof/>
          </w:rPr>
        </w:r>
        <w:r w:rsidRPr="00D10E3A">
          <w:rPr>
            <w:rStyle w:val="Hyperlink"/>
            <w:noProof/>
          </w:rPr>
          <w:fldChar w:fldCharType="separate"/>
        </w:r>
        <w:r w:rsidRPr="00D10E3A">
          <w:rPr>
            <w:rStyle w:val="Hyperlink"/>
            <w:noProof/>
          </w:rPr>
          <w:t>8.3</w:t>
        </w:r>
        <w:r>
          <w:rPr>
            <w:rFonts w:eastAsiaTheme="minorEastAsia"/>
            <w:noProof/>
            <w:sz w:val="22"/>
            <w:szCs w:val="22"/>
            <w:lang w:eastAsia="en-AU"/>
          </w:rPr>
          <w:tab/>
        </w:r>
        <w:r w:rsidRPr="00D10E3A">
          <w:rPr>
            <w:rStyle w:val="Hyperlink"/>
            <w:noProof/>
          </w:rPr>
          <w:t>Zone Create Command</w:t>
        </w:r>
        <w:r>
          <w:rPr>
            <w:noProof/>
            <w:webHidden/>
          </w:rPr>
          <w:tab/>
        </w:r>
        <w:r>
          <w:rPr>
            <w:noProof/>
            <w:webHidden/>
          </w:rPr>
          <w:fldChar w:fldCharType="begin"/>
        </w:r>
        <w:r>
          <w:rPr>
            <w:noProof/>
            <w:webHidden/>
          </w:rPr>
          <w:instrText xml:space="preserve"> PAGEREF _Toc381779320 \h </w:instrText>
        </w:r>
        <w:r>
          <w:rPr>
            <w:noProof/>
            <w:webHidden/>
          </w:rPr>
        </w:r>
      </w:ins>
      <w:r>
        <w:rPr>
          <w:noProof/>
          <w:webHidden/>
        </w:rPr>
        <w:fldChar w:fldCharType="separate"/>
      </w:r>
      <w:ins w:id="94" w:author="Arnaud Dumont" w:date="2014-03-05T10:39:00Z">
        <w:r>
          <w:rPr>
            <w:noProof/>
            <w:webHidden/>
          </w:rPr>
          <w:t>54</w:t>
        </w:r>
        <w:r>
          <w:rPr>
            <w:noProof/>
            <w:webHidden/>
          </w:rPr>
          <w:fldChar w:fldCharType="end"/>
        </w:r>
        <w:r w:rsidRPr="00D10E3A">
          <w:rPr>
            <w:rStyle w:val="Hyperlink"/>
            <w:noProof/>
          </w:rPr>
          <w:fldChar w:fldCharType="end"/>
        </w:r>
      </w:ins>
    </w:p>
    <w:p w:rsidR="00F43BD0" w:rsidRDefault="00F43BD0">
      <w:pPr>
        <w:pStyle w:val="TOC2"/>
        <w:rPr>
          <w:ins w:id="95" w:author="Arnaud Dumont" w:date="2014-03-05T10:39:00Z"/>
          <w:rFonts w:eastAsiaTheme="minorEastAsia"/>
          <w:noProof/>
          <w:sz w:val="22"/>
          <w:szCs w:val="22"/>
          <w:lang w:eastAsia="en-AU"/>
        </w:rPr>
      </w:pPr>
      <w:ins w:id="96" w:author="Arnaud Dumont" w:date="2014-03-05T10:39:00Z">
        <w:r w:rsidRPr="00D10E3A">
          <w:rPr>
            <w:rStyle w:val="Hyperlink"/>
            <w:noProof/>
          </w:rPr>
          <w:fldChar w:fldCharType="begin"/>
        </w:r>
        <w:r w:rsidRPr="00D10E3A">
          <w:rPr>
            <w:rStyle w:val="Hyperlink"/>
            <w:noProof/>
          </w:rPr>
          <w:instrText xml:space="preserve"> </w:instrText>
        </w:r>
        <w:r>
          <w:rPr>
            <w:noProof/>
          </w:rPr>
          <w:instrText>HYPERLINK \l "_Toc381779321"</w:instrText>
        </w:r>
        <w:r w:rsidRPr="00D10E3A">
          <w:rPr>
            <w:rStyle w:val="Hyperlink"/>
            <w:noProof/>
          </w:rPr>
          <w:instrText xml:space="preserve"> </w:instrText>
        </w:r>
        <w:r w:rsidRPr="00D10E3A">
          <w:rPr>
            <w:rStyle w:val="Hyperlink"/>
            <w:noProof/>
          </w:rPr>
        </w:r>
        <w:r w:rsidRPr="00D10E3A">
          <w:rPr>
            <w:rStyle w:val="Hyperlink"/>
            <w:noProof/>
          </w:rPr>
          <w:fldChar w:fldCharType="separate"/>
        </w:r>
        <w:r w:rsidRPr="00D10E3A">
          <w:rPr>
            <w:rStyle w:val="Hyperlink"/>
            <w:noProof/>
          </w:rPr>
          <w:t>8.4</w:t>
        </w:r>
        <w:r>
          <w:rPr>
            <w:rFonts w:eastAsiaTheme="minorEastAsia"/>
            <w:noProof/>
            <w:sz w:val="22"/>
            <w:szCs w:val="22"/>
            <w:lang w:eastAsia="en-AU"/>
          </w:rPr>
          <w:tab/>
        </w:r>
        <w:r w:rsidRPr="00D10E3A">
          <w:rPr>
            <w:rStyle w:val="Hyperlink"/>
            <w:noProof/>
          </w:rPr>
          <w:t>Zone Update Command</w:t>
        </w:r>
        <w:r>
          <w:rPr>
            <w:noProof/>
            <w:webHidden/>
          </w:rPr>
          <w:tab/>
        </w:r>
        <w:r>
          <w:rPr>
            <w:noProof/>
            <w:webHidden/>
          </w:rPr>
          <w:fldChar w:fldCharType="begin"/>
        </w:r>
        <w:r>
          <w:rPr>
            <w:noProof/>
            <w:webHidden/>
          </w:rPr>
          <w:instrText xml:space="preserve"> PAGEREF _Toc381779321 \h </w:instrText>
        </w:r>
        <w:r>
          <w:rPr>
            <w:noProof/>
            <w:webHidden/>
          </w:rPr>
        </w:r>
      </w:ins>
      <w:r>
        <w:rPr>
          <w:noProof/>
          <w:webHidden/>
        </w:rPr>
        <w:fldChar w:fldCharType="separate"/>
      </w:r>
      <w:ins w:id="97" w:author="Arnaud Dumont" w:date="2014-03-05T10:39:00Z">
        <w:r>
          <w:rPr>
            <w:noProof/>
            <w:webHidden/>
          </w:rPr>
          <w:t>61</w:t>
        </w:r>
        <w:r>
          <w:rPr>
            <w:noProof/>
            <w:webHidden/>
          </w:rPr>
          <w:fldChar w:fldCharType="end"/>
        </w:r>
        <w:r w:rsidRPr="00D10E3A">
          <w:rPr>
            <w:rStyle w:val="Hyperlink"/>
            <w:noProof/>
          </w:rPr>
          <w:fldChar w:fldCharType="end"/>
        </w:r>
      </w:ins>
    </w:p>
    <w:p w:rsidR="00F43BD0" w:rsidRDefault="00F43BD0">
      <w:pPr>
        <w:pStyle w:val="TOC2"/>
        <w:rPr>
          <w:ins w:id="98" w:author="Arnaud Dumont" w:date="2014-03-05T10:39:00Z"/>
          <w:rFonts w:eastAsiaTheme="minorEastAsia"/>
          <w:noProof/>
          <w:sz w:val="22"/>
          <w:szCs w:val="22"/>
          <w:lang w:eastAsia="en-AU"/>
        </w:rPr>
      </w:pPr>
      <w:ins w:id="99" w:author="Arnaud Dumont" w:date="2014-03-05T10:39:00Z">
        <w:r w:rsidRPr="00D10E3A">
          <w:rPr>
            <w:rStyle w:val="Hyperlink"/>
            <w:noProof/>
          </w:rPr>
          <w:fldChar w:fldCharType="begin"/>
        </w:r>
        <w:r w:rsidRPr="00D10E3A">
          <w:rPr>
            <w:rStyle w:val="Hyperlink"/>
            <w:noProof/>
          </w:rPr>
          <w:instrText xml:space="preserve"> </w:instrText>
        </w:r>
        <w:r>
          <w:rPr>
            <w:noProof/>
          </w:rPr>
          <w:instrText>HYPERLINK \l "_Toc381779322"</w:instrText>
        </w:r>
        <w:r w:rsidRPr="00D10E3A">
          <w:rPr>
            <w:rStyle w:val="Hyperlink"/>
            <w:noProof/>
          </w:rPr>
          <w:instrText xml:space="preserve"> </w:instrText>
        </w:r>
        <w:r w:rsidRPr="00D10E3A">
          <w:rPr>
            <w:rStyle w:val="Hyperlink"/>
            <w:noProof/>
          </w:rPr>
        </w:r>
        <w:r w:rsidRPr="00D10E3A">
          <w:rPr>
            <w:rStyle w:val="Hyperlink"/>
            <w:noProof/>
          </w:rPr>
          <w:fldChar w:fldCharType="separate"/>
        </w:r>
        <w:r w:rsidRPr="00D10E3A">
          <w:rPr>
            <w:rStyle w:val="Hyperlink"/>
            <w:noProof/>
          </w:rPr>
          <w:t>8.5</w:t>
        </w:r>
        <w:r>
          <w:rPr>
            <w:rFonts w:eastAsiaTheme="minorEastAsia"/>
            <w:noProof/>
            <w:sz w:val="22"/>
            <w:szCs w:val="22"/>
            <w:lang w:eastAsia="en-AU"/>
          </w:rPr>
          <w:tab/>
        </w:r>
        <w:r w:rsidRPr="00D10E3A">
          <w:rPr>
            <w:rStyle w:val="Hyperlink"/>
            <w:noProof/>
          </w:rPr>
          <w:t>Zone Update Resource Records Command</w:t>
        </w:r>
        <w:r>
          <w:rPr>
            <w:noProof/>
            <w:webHidden/>
          </w:rPr>
          <w:tab/>
        </w:r>
        <w:r>
          <w:rPr>
            <w:noProof/>
            <w:webHidden/>
          </w:rPr>
          <w:fldChar w:fldCharType="begin"/>
        </w:r>
        <w:r>
          <w:rPr>
            <w:noProof/>
            <w:webHidden/>
          </w:rPr>
          <w:instrText xml:space="preserve"> PAGEREF _Toc381779322 \h </w:instrText>
        </w:r>
        <w:r>
          <w:rPr>
            <w:noProof/>
            <w:webHidden/>
          </w:rPr>
        </w:r>
      </w:ins>
      <w:r>
        <w:rPr>
          <w:noProof/>
          <w:webHidden/>
        </w:rPr>
        <w:fldChar w:fldCharType="separate"/>
      </w:r>
      <w:ins w:id="100" w:author="Arnaud Dumont" w:date="2014-03-05T10:39:00Z">
        <w:r>
          <w:rPr>
            <w:noProof/>
            <w:webHidden/>
          </w:rPr>
          <w:t>69</w:t>
        </w:r>
        <w:r>
          <w:rPr>
            <w:noProof/>
            <w:webHidden/>
          </w:rPr>
          <w:fldChar w:fldCharType="end"/>
        </w:r>
        <w:r w:rsidRPr="00D10E3A">
          <w:rPr>
            <w:rStyle w:val="Hyperlink"/>
            <w:noProof/>
          </w:rPr>
          <w:fldChar w:fldCharType="end"/>
        </w:r>
      </w:ins>
    </w:p>
    <w:p w:rsidR="00F43BD0" w:rsidRDefault="00F43BD0">
      <w:pPr>
        <w:pStyle w:val="TOC2"/>
        <w:rPr>
          <w:ins w:id="101" w:author="Arnaud Dumont" w:date="2014-03-05T10:39:00Z"/>
          <w:rFonts w:eastAsiaTheme="minorEastAsia"/>
          <w:noProof/>
          <w:sz w:val="22"/>
          <w:szCs w:val="22"/>
          <w:lang w:eastAsia="en-AU"/>
        </w:rPr>
      </w:pPr>
      <w:ins w:id="102" w:author="Arnaud Dumont" w:date="2014-03-05T10:39:00Z">
        <w:r w:rsidRPr="00D10E3A">
          <w:rPr>
            <w:rStyle w:val="Hyperlink"/>
            <w:noProof/>
          </w:rPr>
          <w:fldChar w:fldCharType="begin"/>
        </w:r>
        <w:r w:rsidRPr="00D10E3A">
          <w:rPr>
            <w:rStyle w:val="Hyperlink"/>
            <w:noProof/>
          </w:rPr>
          <w:instrText xml:space="preserve"> </w:instrText>
        </w:r>
        <w:r>
          <w:rPr>
            <w:noProof/>
          </w:rPr>
          <w:instrText>HYPERLINK \l "_Toc381779323"</w:instrText>
        </w:r>
        <w:r w:rsidRPr="00D10E3A">
          <w:rPr>
            <w:rStyle w:val="Hyperlink"/>
            <w:noProof/>
          </w:rPr>
          <w:instrText xml:space="preserve"> </w:instrText>
        </w:r>
        <w:r w:rsidRPr="00D10E3A">
          <w:rPr>
            <w:rStyle w:val="Hyperlink"/>
            <w:noProof/>
          </w:rPr>
        </w:r>
        <w:r w:rsidRPr="00D10E3A">
          <w:rPr>
            <w:rStyle w:val="Hyperlink"/>
            <w:noProof/>
          </w:rPr>
          <w:fldChar w:fldCharType="separate"/>
        </w:r>
        <w:r w:rsidRPr="00D10E3A">
          <w:rPr>
            <w:rStyle w:val="Hyperlink"/>
            <w:noProof/>
          </w:rPr>
          <w:t>8.6</w:t>
        </w:r>
        <w:r>
          <w:rPr>
            <w:rFonts w:eastAsiaTheme="minorEastAsia"/>
            <w:noProof/>
            <w:sz w:val="22"/>
            <w:szCs w:val="22"/>
            <w:lang w:eastAsia="en-AU"/>
          </w:rPr>
          <w:tab/>
        </w:r>
        <w:r w:rsidRPr="00D10E3A">
          <w:rPr>
            <w:rStyle w:val="Hyperlink"/>
            <w:noProof/>
          </w:rPr>
          <w:t>Zone Delete Command</w:t>
        </w:r>
        <w:r>
          <w:rPr>
            <w:noProof/>
            <w:webHidden/>
          </w:rPr>
          <w:tab/>
        </w:r>
        <w:r>
          <w:rPr>
            <w:noProof/>
            <w:webHidden/>
          </w:rPr>
          <w:fldChar w:fldCharType="begin"/>
        </w:r>
        <w:r>
          <w:rPr>
            <w:noProof/>
            <w:webHidden/>
          </w:rPr>
          <w:instrText xml:space="preserve"> PAGEREF _Toc381779323 \h </w:instrText>
        </w:r>
        <w:r>
          <w:rPr>
            <w:noProof/>
            <w:webHidden/>
          </w:rPr>
        </w:r>
      </w:ins>
      <w:r>
        <w:rPr>
          <w:noProof/>
          <w:webHidden/>
        </w:rPr>
        <w:fldChar w:fldCharType="separate"/>
      </w:r>
      <w:ins w:id="103" w:author="Arnaud Dumont" w:date="2014-03-05T10:39:00Z">
        <w:r>
          <w:rPr>
            <w:noProof/>
            <w:webHidden/>
          </w:rPr>
          <w:t>77</w:t>
        </w:r>
        <w:r>
          <w:rPr>
            <w:noProof/>
            <w:webHidden/>
          </w:rPr>
          <w:fldChar w:fldCharType="end"/>
        </w:r>
        <w:r w:rsidRPr="00D10E3A">
          <w:rPr>
            <w:rStyle w:val="Hyperlink"/>
            <w:noProof/>
          </w:rPr>
          <w:fldChar w:fldCharType="end"/>
        </w:r>
      </w:ins>
    </w:p>
    <w:p w:rsidR="00F43BD0" w:rsidRDefault="00F43BD0">
      <w:pPr>
        <w:pStyle w:val="TOC2"/>
        <w:rPr>
          <w:ins w:id="104" w:author="Arnaud Dumont" w:date="2014-03-05T10:39:00Z"/>
          <w:rFonts w:eastAsiaTheme="minorEastAsia"/>
          <w:noProof/>
          <w:sz w:val="22"/>
          <w:szCs w:val="22"/>
          <w:lang w:eastAsia="en-AU"/>
        </w:rPr>
      </w:pPr>
      <w:ins w:id="105" w:author="Arnaud Dumont" w:date="2014-03-05T10:39:00Z">
        <w:r w:rsidRPr="00D10E3A">
          <w:rPr>
            <w:rStyle w:val="Hyperlink"/>
            <w:noProof/>
          </w:rPr>
          <w:fldChar w:fldCharType="begin"/>
        </w:r>
        <w:r w:rsidRPr="00D10E3A">
          <w:rPr>
            <w:rStyle w:val="Hyperlink"/>
            <w:noProof/>
          </w:rPr>
          <w:instrText xml:space="preserve"> </w:instrText>
        </w:r>
        <w:r>
          <w:rPr>
            <w:noProof/>
          </w:rPr>
          <w:instrText>HYPERLINK \l "_Toc381779324"</w:instrText>
        </w:r>
        <w:r w:rsidRPr="00D10E3A">
          <w:rPr>
            <w:rStyle w:val="Hyperlink"/>
            <w:noProof/>
          </w:rPr>
          <w:instrText xml:space="preserve"> </w:instrText>
        </w:r>
        <w:r w:rsidRPr="00D10E3A">
          <w:rPr>
            <w:rStyle w:val="Hyperlink"/>
            <w:noProof/>
          </w:rPr>
        </w:r>
        <w:r w:rsidRPr="00D10E3A">
          <w:rPr>
            <w:rStyle w:val="Hyperlink"/>
            <w:noProof/>
          </w:rPr>
          <w:fldChar w:fldCharType="separate"/>
        </w:r>
        <w:r w:rsidRPr="00D10E3A">
          <w:rPr>
            <w:rStyle w:val="Hyperlink"/>
            <w:noProof/>
          </w:rPr>
          <w:t>8.7</w:t>
        </w:r>
        <w:r>
          <w:rPr>
            <w:rFonts w:eastAsiaTheme="minorEastAsia"/>
            <w:noProof/>
            <w:sz w:val="22"/>
            <w:szCs w:val="22"/>
            <w:lang w:eastAsia="en-AU"/>
          </w:rPr>
          <w:tab/>
        </w:r>
        <w:r w:rsidRPr="00D10E3A">
          <w:rPr>
            <w:rStyle w:val="Hyperlink"/>
            <w:noProof/>
          </w:rPr>
          <w:t>Zone Get Query Usage Command</w:t>
        </w:r>
        <w:r>
          <w:rPr>
            <w:noProof/>
            <w:webHidden/>
          </w:rPr>
          <w:tab/>
        </w:r>
        <w:r>
          <w:rPr>
            <w:noProof/>
            <w:webHidden/>
          </w:rPr>
          <w:fldChar w:fldCharType="begin"/>
        </w:r>
        <w:r>
          <w:rPr>
            <w:noProof/>
            <w:webHidden/>
          </w:rPr>
          <w:instrText xml:space="preserve"> PAGEREF _Toc381779324 \h </w:instrText>
        </w:r>
        <w:r>
          <w:rPr>
            <w:noProof/>
            <w:webHidden/>
          </w:rPr>
        </w:r>
      </w:ins>
      <w:r>
        <w:rPr>
          <w:noProof/>
          <w:webHidden/>
        </w:rPr>
        <w:fldChar w:fldCharType="separate"/>
      </w:r>
      <w:ins w:id="106" w:author="Arnaud Dumont" w:date="2014-03-05T10:39:00Z">
        <w:r>
          <w:rPr>
            <w:noProof/>
            <w:webHidden/>
          </w:rPr>
          <w:t>79</w:t>
        </w:r>
        <w:r>
          <w:rPr>
            <w:noProof/>
            <w:webHidden/>
          </w:rPr>
          <w:fldChar w:fldCharType="end"/>
        </w:r>
        <w:r w:rsidRPr="00D10E3A">
          <w:rPr>
            <w:rStyle w:val="Hyperlink"/>
            <w:noProof/>
          </w:rPr>
          <w:fldChar w:fldCharType="end"/>
        </w:r>
      </w:ins>
    </w:p>
    <w:p w:rsidR="00F43BD0" w:rsidRDefault="00F43BD0">
      <w:pPr>
        <w:pStyle w:val="TOC2"/>
        <w:rPr>
          <w:ins w:id="107" w:author="Arnaud Dumont" w:date="2014-03-05T10:39:00Z"/>
          <w:rFonts w:eastAsiaTheme="minorEastAsia"/>
          <w:noProof/>
          <w:sz w:val="22"/>
          <w:szCs w:val="22"/>
          <w:lang w:eastAsia="en-AU"/>
        </w:rPr>
      </w:pPr>
      <w:ins w:id="108" w:author="Arnaud Dumont" w:date="2014-03-05T10:39:00Z">
        <w:r w:rsidRPr="00D10E3A">
          <w:rPr>
            <w:rStyle w:val="Hyperlink"/>
            <w:noProof/>
          </w:rPr>
          <w:fldChar w:fldCharType="begin"/>
        </w:r>
        <w:r w:rsidRPr="00D10E3A">
          <w:rPr>
            <w:rStyle w:val="Hyperlink"/>
            <w:noProof/>
          </w:rPr>
          <w:instrText xml:space="preserve"> </w:instrText>
        </w:r>
        <w:r>
          <w:rPr>
            <w:noProof/>
          </w:rPr>
          <w:instrText>HYPERLINK \l "_Toc381779325"</w:instrText>
        </w:r>
        <w:r w:rsidRPr="00D10E3A">
          <w:rPr>
            <w:rStyle w:val="Hyperlink"/>
            <w:noProof/>
          </w:rPr>
          <w:instrText xml:space="preserve"> </w:instrText>
        </w:r>
        <w:r w:rsidRPr="00D10E3A">
          <w:rPr>
            <w:rStyle w:val="Hyperlink"/>
            <w:noProof/>
          </w:rPr>
        </w:r>
        <w:r w:rsidRPr="00D10E3A">
          <w:rPr>
            <w:rStyle w:val="Hyperlink"/>
            <w:noProof/>
          </w:rPr>
          <w:fldChar w:fldCharType="separate"/>
        </w:r>
        <w:r w:rsidRPr="00D10E3A">
          <w:rPr>
            <w:rStyle w:val="Hyperlink"/>
            <w:noProof/>
          </w:rPr>
          <w:t>8.8</w:t>
        </w:r>
        <w:r>
          <w:rPr>
            <w:rFonts w:eastAsiaTheme="minorEastAsia"/>
            <w:noProof/>
            <w:sz w:val="22"/>
            <w:szCs w:val="22"/>
            <w:lang w:eastAsia="en-AU"/>
          </w:rPr>
          <w:tab/>
        </w:r>
        <w:r w:rsidRPr="00D10E3A">
          <w:rPr>
            <w:rStyle w:val="Hyperlink"/>
            <w:noProof/>
          </w:rPr>
          <w:t>Zone Get Zone File Command</w:t>
        </w:r>
        <w:r>
          <w:rPr>
            <w:noProof/>
            <w:webHidden/>
          </w:rPr>
          <w:tab/>
        </w:r>
        <w:r>
          <w:rPr>
            <w:noProof/>
            <w:webHidden/>
          </w:rPr>
          <w:fldChar w:fldCharType="begin"/>
        </w:r>
        <w:r>
          <w:rPr>
            <w:noProof/>
            <w:webHidden/>
          </w:rPr>
          <w:instrText xml:space="preserve"> PAGEREF _Toc381779325 \h </w:instrText>
        </w:r>
        <w:r>
          <w:rPr>
            <w:noProof/>
            <w:webHidden/>
          </w:rPr>
        </w:r>
      </w:ins>
      <w:r>
        <w:rPr>
          <w:noProof/>
          <w:webHidden/>
        </w:rPr>
        <w:fldChar w:fldCharType="separate"/>
      </w:r>
      <w:ins w:id="109" w:author="Arnaud Dumont" w:date="2014-03-05T10:39:00Z">
        <w:r>
          <w:rPr>
            <w:noProof/>
            <w:webHidden/>
          </w:rPr>
          <w:t>83</w:t>
        </w:r>
        <w:r>
          <w:rPr>
            <w:noProof/>
            <w:webHidden/>
          </w:rPr>
          <w:fldChar w:fldCharType="end"/>
        </w:r>
        <w:r w:rsidRPr="00D10E3A">
          <w:rPr>
            <w:rStyle w:val="Hyperlink"/>
            <w:noProof/>
          </w:rPr>
          <w:fldChar w:fldCharType="end"/>
        </w:r>
      </w:ins>
    </w:p>
    <w:p w:rsidR="00F43BD0" w:rsidRDefault="00F43BD0">
      <w:pPr>
        <w:pStyle w:val="TOC1"/>
        <w:rPr>
          <w:ins w:id="110" w:author="Arnaud Dumont" w:date="2014-03-05T10:39:00Z"/>
          <w:rFonts w:eastAsiaTheme="minorEastAsia"/>
          <w:b w:val="0"/>
          <w:noProof/>
          <w:sz w:val="22"/>
          <w:szCs w:val="22"/>
          <w:lang w:eastAsia="en-AU"/>
        </w:rPr>
      </w:pPr>
      <w:ins w:id="111" w:author="Arnaud Dumont" w:date="2014-03-05T10:39:00Z">
        <w:r w:rsidRPr="00D10E3A">
          <w:rPr>
            <w:rStyle w:val="Hyperlink"/>
            <w:noProof/>
          </w:rPr>
          <w:lastRenderedPageBreak/>
          <w:fldChar w:fldCharType="begin"/>
        </w:r>
        <w:r w:rsidRPr="00D10E3A">
          <w:rPr>
            <w:rStyle w:val="Hyperlink"/>
            <w:noProof/>
          </w:rPr>
          <w:instrText xml:space="preserve"> </w:instrText>
        </w:r>
        <w:r>
          <w:rPr>
            <w:noProof/>
          </w:rPr>
          <w:instrText>HYPERLINK \l "_Toc381779326"</w:instrText>
        </w:r>
        <w:r w:rsidRPr="00D10E3A">
          <w:rPr>
            <w:rStyle w:val="Hyperlink"/>
            <w:noProof/>
          </w:rPr>
          <w:instrText xml:space="preserve"> </w:instrText>
        </w:r>
        <w:r w:rsidRPr="00D10E3A">
          <w:rPr>
            <w:rStyle w:val="Hyperlink"/>
            <w:noProof/>
          </w:rPr>
        </w:r>
        <w:r w:rsidRPr="00D10E3A">
          <w:rPr>
            <w:rStyle w:val="Hyperlink"/>
            <w:noProof/>
          </w:rPr>
          <w:fldChar w:fldCharType="separate"/>
        </w:r>
        <w:r w:rsidRPr="00D10E3A">
          <w:rPr>
            <w:rStyle w:val="Hyperlink"/>
            <w:noProof/>
          </w:rPr>
          <w:t>9</w:t>
        </w:r>
        <w:r>
          <w:rPr>
            <w:rFonts w:eastAsiaTheme="minorEastAsia"/>
            <w:b w:val="0"/>
            <w:noProof/>
            <w:sz w:val="22"/>
            <w:szCs w:val="22"/>
            <w:lang w:eastAsia="en-AU"/>
          </w:rPr>
          <w:tab/>
        </w:r>
        <w:r w:rsidRPr="00D10E3A">
          <w:rPr>
            <w:rStyle w:val="Hyperlink"/>
            <w:noProof/>
          </w:rPr>
          <w:t>Message Commands</w:t>
        </w:r>
        <w:r>
          <w:rPr>
            <w:noProof/>
            <w:webHidden/>
          </w:rPr>
          <w:tab/>
        </w:r>
        <w:r>
          <w:rPr>
            <w:noProof/>
            <w:webHidden/>
          </w:rPr>
          <w:fldChar w:fldCharType="begin"/>
        </w:r>
        <w:r>
          <w:rPr>
            <w:noProof/>
            <w:webHidden/>
          </w:rPr>
          <w:instrText xml:space="preserve"> PAGEREF _Toc381779326 \h </w:instrText>
        </w:r>
        <w:r>
          <w:rPr>
            <w:noProof/>
            <w:webHidden/>
          </w:rPr>
        </w:r>
      </w:ins>
      <w:r>
        <w:rPr>
          <w:noProof/>
          <w:webHidden/>
        </w:rPr>
        <w:fldChar w:fldCharType="separate"/>
      </w:r>
      <w:ins w:id="112" w:author="Arnaud Dumont" w:date="2014-03-05T10:39:00Z">
        <w:r>
          <w:rPr>
            <w:noProof/>
            <w:webHidden/>
          </w:rPr>
          <w:t>86</w:t>
        </w:r>
        <w:r>
          <w:rPr>
            <w:noProof/>
            <w:webHidden/>
          </w:rPr>
          <w:fldChar w:fldCharType="end"/>
        </w:r>
        <w:r w:rsidRPr="00D10E3A">
          <w:rPr>
            <w:rStyle w:val="Hyperlink"/>
            <w:noProof/>
          </w:rPr>
          <w:fldChar w:fldCharType="end"/>
        </w:r>
      </w:ins>
    </w:p>
    <w:p w:rsidR="00F43BD0" w:rsidRDefault="00F43BD0">
      <w:pPr>
        <w:pStyle w:val="TOC2"/>
        <w:rPr>
          <w:ins w:id="113" w:author="Arnaud Dumont" w:date="2014-03-05T10:39:00Z"/>
          <w:rFonts w:eastAsiaTheme="minorEastAsia"/>
          <w:noProof/>
          <w:sz w:val="22"/>
          <w:szCs w:val="22"/>
          <w:lang w:eastAsia="en-AU"/>
        </w:rPr>
      </w:pPr>
      <w:ins w:id="114" w:author="Arnaud Dumont" w:date="2014-03-05T10:39:00Z">
        <w:r w:rsidRPr="00D10E3A">
          <w:rPr>
            <w:rStyle w:val="Hyperlink"/>
            <w:noProof/>
          </w:rPr>
          <w:fldChar w:fldCharType="begin"/>
        </w:r>
        <w:r w:rsidRPr="00D10E3A">
          <w:rPr>
            <w:rStyle w:val="Hyperlink"/>
            <w:noProof/>
          </w:rPr>
          <w:instrText xml:space="preserve"> </w:instrText>
        </w:r>
        <w:r>
          <w:rPr>
            <w:noProof/>
          </w:rPr>
          <w:instrText>HYPERLINK \l "_Toc381779327"</w:instrText>
        </w:r>
        <w:r w:rsidRPr="00D10E3A">
          <w:rPr>
            <w:rStyle w:val="Hyperlink"/>
            <w:noProof/>
          </w:rPr>
          <w:instrText xml:space="preserve"> </w:instrText>
        </w:r>
        <w:r w:rsidRPr="00D10E3A">
          <w:rPr>
            <w:rStyle w:val="Hyperlink"/>
            <w:noProof/>
          </w:rPr>
        </w:r>
        <w:r w:rsidRPr="00D10E3A">
          <w:rPr>
            <w:rStyle w:val="Hyperlink"/>
            <w:noProof/>
          </w:rPr>
          <w:fldChar w:fldCharType="separate"/>
        </w:r>
        <w:r w:rsidRPr="00D10E3A">
          <w:rPr>
            <w:rStyle w:val="Hyperlink"/>
            <w:noProof/>
          </w:rPr>
          <w:t>9.1</w:t>
        </w:r>
        <w:r>
          <w:rPr>
            <w:rFonts w:eastAsiaTheme="minorEastAsia"/>
            <w:noProof/>
            <w:sz w:val="22"/>
            <w:szCs w:val="22"/>
            <w:lang w:eastAsia="en-AU"/>
          </w:rPr>
          <w:tab/>
        </w:r>
        <w:r w:rsidRPr="00D10E3A">
          <w:rPr>
            <w:rStyle w:val="Hyperlink"/>
            <w:noProof/>
          </w:rPr>
          <w:t>Message Poll Command</w:t>
        </w:r>
        <w:r>
          <w:rPr>
            <w:noProof/>
            <w:webHidden/>
          </w:rPr>
          <w:tab/>
        </w:r>
        <w:r>
          <w:rPr>
            <w:noProof/>
            <w:webHidden/>
          </w:rPr>
          <w:fldChar w:fldCharType="begin"/>
        </w:r>
        <w:r>
          <w:rPr>
            <w:noProof/>
            <w:webHidden/>
          </w:rPr>
          <w:instrText xml:space="preserve"> PAGEREF _Toc381779327 \h </w:instrText>
        </w:r>
        <w:r>
          <w:rPr>
            <w:noProof/>
            <w:webHidden/>
          </w:rPr>
        </w:r>
      </w:ins>
      <w:r>
        <w:rPr>
          <w:noProof/>
          <w:webHidden/>
        </w:rPr>
        <w:fldChar w:fldCharType="separate"/>
      </w:r>
      <w:ins w:id="115" w:author="Arnaud Dumont" w:date="2014-03-05T10:39:00Z">
        <w:r>
          <w:rPr>
            <w:noProof/>
            <w:webHidden/>
          </w:rPr>
          <w:t>86</w:t>
        </w:r>
        <w:r>
          <w:rPr>
            <w:noProof/>
            <w:webHidden/>
          </w:rPr>
          <w:fldChar w:fldCharType="end"/>
        </w:r>
        <w:r w:rsidRPr="00D10E3A">
          <w:rPr>
            <w:rStyle w:val="Hyperlink"/>
            <w:noProof/>
          </w:rPr>
          <w:fldChar w:fldCharType="end"/>
        </w:r>
      </w:ins>
    </w:p>
    <w:p w:rsidR="00F43BD0" w:rsidRDefault="00F43BD0">
      <w:pPr>
        <w:pStyle w:val="TOC2"/>
        <w:rPr>
          <w:ins w:id="116" w:author="Arnaud Dumont" w:date="2014-03-05T10:39:00Z"/>
          <w:rFonts w:eastAsiaTheme="minorEastAsia"/>
          <w:noProof/>
          <w:sz w:val="22"/>
          <w:szCs w:val="22"/>
          <w:lang w:eastAsia="en-AU"/>
        </w:rPr>
      </w:pPr>
      <w:ins w:id="117" w:author="Arnaud Dumont" w:date="2014-03-05T10:39:00Z">
        <w:r w:rsidRPr="00D10E3A">
          <w:rPr>
            <w:rStyle w:val="Hyperlink"/>
            <w:noProof/>
          </w:rPr>
          <w:fldChar w:fldCharType="begin"/>
        </w:r>
        <w:r w:rsidRPr="00D10E3A">
          <w:rPr>
            <w:rStyle w:val="Hyperlink"/>
            <w:noProof/>
          </w:rPr>
          <w:instrText xml:space="preserve"> </w:instrText>
        </w:r>
        <w:r>
          <w:rPr>
            <w:noProof/>
          </w:rPr>
          <w:instrText>HYPERLINK \l "_Toc381779328"</w:instrText>
        </w:r>
        <w:r w:rsidRPr="00D10E3A">
          <w:rPr>
            <w:rStyle w:val="Hyperlink"/>
            <w:noProof/>
          </w:rPr>
          <w:instrText xml:space="preserve"> </w:instrText>
        </w:r>
        <w:r w:rsidRPr="00D10E3A">
          <w:rPr>
            <w:rStyle w:val="Hyperlink"/>
            <w:noProof/>
          </w:rPr>
        </w:r>
        <w:r w:rsidRPr="00D10E3A">
          <w:rPr>
            <w:rStyle w:val="Hyperlink"/>
            <w:noProof/>
          </w:rPr>
          <w:fldChar w:fldCharType="separate"/>
        </w:r>
        <w:r w:rsidRPr="00D10E3A">
          <w:rPr>
            <w:rStyle w:val="Hyperlink"/>
            <w:noProof/>
          </w:rPr>
          <w:t>9.2</w:t>
        </w:r>
        <w:r>
          <w:rPr>
            <w:rFonts w:eastAsiaTheme="minorEastAsia"/>
            <w:noProof/>
            <w:sz w:val="22"/>
            <w:szCs w:val="22"/>
            <w:lang w:eastAsia="en-AU"/>
          </w:rPr>
          <w:tab/>
        </w:r>
        <w:r w:rsidRPr="00D10E3A">
          <w:rPr>
            <w:rStyle w:val="Hyperlink"/>
            <w:noProof/>
          </w:rPr>
          <w:t>Message Acknowledge Command</w:t>
        </w:r>
        <w:r>
          <w:rPr>
            <w:noProof/>
            <w:webHidden/>
          </w:rPr>
          <w:tab/>
        </w:r>
        <w:r>
          <w:rPr>
            <w:noProof/>
            <w:webHidden/>
          </w:rPr>
          <w:fldChar w:fldCharType="begin"/>
        </w:r>
        <w:r>
          <w:rPr>
            <w:noProof/>
            <w:webHidden/>
          </w:rPr>
          <w:instrText xml:space="preserve"> PAGEREF _Toc381779328 \h </w:instrText>
        </w:r>
        <w:r>
          <w:rPr>
            <w:noProof/>
            <w:webHidden/>
          </w:rPr>
        </w:r>
      </w:ins>
      <w:r>
        <w:rPr>
          <w:noProof/>
          <w:webHidden/>
        </w:rPr>
        <w:fldChar w:fldCharType="separate"/>
      </w:r>
      <w:ins w:id="118" w:author="Arnaud Dumont" w:date="2014-03-05T10:39:00Z">
        <w:r>
          <w:rPr>
            <w:noProof/>
            <w:webHidden/>
          </w:rPr>
          <w:t>90</w:t>
        </w:r>
        <w:r>
          <w:rPr>
            <w:noProof/>
            <w:webHidden/>
          </w:rPr>
          <w:fldChar w:fldCharType="end"/>
        </w:r>
        <w:r w:rsidRPr="00D10E3A">
          <w:rPr>
            <w:rStyle w:val="Hyperlink"/>
            <w:noProof/>
          </w:rPr>
          <w:fldChar w:fldCharType="end"/>
        </w:r>
      </w:ins>
    </w:p>
    <w:p w:rsidR="00F8133C" w:rsidDel="00F43BD0" w:rsidRDefault="00F8133C">
      <w:pPr>
        <w:pStyle w:val="TOC1"/>
        <w:rPr>
          <w:del w:id="119" w:author="Arnaud Dumont" w:date="2014-03-05T10:39:00Z"/>
          <w:rFonts w:eastAsiaTheme="minorEastAsia"/>
          <w:b w:val="0"/>
          <w:noProof/>
          <w:sz w:val="22"/>
          <w:szCs w:val="22"/>
          <w:lang w:eastAsia="en-AU"/>
        </w:rPr>
      </w:pPr>
      <w:del w:id="120" w:author="Arnaud Dumont" w:date="2014-03-05T10:39:00Z">
        <w:r w:rsidRPr="00F43BD0" w:rsidDel="00F43BD0">
          <w:rPr>
            <w:rStyle w:val="Hyperlink"/>
            <w:noProof/>
          </w:rPr>
          <w:delText>1</w:delText>
        </w:r>
        <w:r w:rsidDel="00F43BD0">
          <w:rPr>
            <w:rFonts w:eastAsiaTheme="minorEastAsia"/>
            <w:b w:val="0"/>
            <w:noProof/>
            <w:sz w:val="22"/>
            <w:szCs w:val="22"/>
            <w:lang w:eastAsia="en-AU"/>
          </w:rPr>
          <w:tab/>
        </w:r>
        <w:r w:rsidRPr="00F43BD0" w:rsidDel="00F43BD0">
          <w:rPr>
            <w:rStyle w:val="Hyperlink"/>
            <w:noProof/>
          </w:rPr>
          <w:delText>Introduction</w:delText>
        </w:r>
        <w:r w:rsidDel="00F43BD0">
          <w:rPr>
            <w:noProof/>
            <w:webHidden/>
          </w:rPr>
          <w:tab/>
          <w:delText>1</w:delText>
        </w:r>
      </w:del>
    </w:p>
    <w:p w:rsidR="00F8133C" w:rsidDel="00F43BD0" w:rsidRDefault="00F8133C">
      <w:pPr>
        <w:pStyle w:val="TOC1"/>
        <w:rPr>
          <w:del w:id="121" w:author="Arnaud Dumont" w:date="2014-03-05T10:39:00Z"/>
          <w:rFonts w:eastAsiaTheme="minorEastAsia"/>
          <w:b w:val="0"/>
          <w:noProof/>
          <w:sz w:val="22"/>
          <w:szCs w:val="22"/>
          <w:lang w:eastAsia="en-AU"/>
        </w:rPr>
      </w:pPr>
      <w:del w:id="122" w:author="Arnaud Dumont" w:date="2014-03-05T10:39:00Z">
        <w:r w:rsidRPr="00F43BD0" w:rsidDel="00F43BD0">
          <w:rPr>
            <w:rStyle w:val="Hyperlink"/>
            <w:noProof/>
          </w:rPr>
          <w:delText>2</w:delText>
        </w:r>
        <w:r w:rsidDel="00F43BD0">
          <w:rPr>
            <w:rFonts w:eastAsiaTheme="minorEastAsia"/>
            <w:b w:val="0"/>
            <w:noProof/>
            <w:sz w:val="22"/>
            <w:szCs w:val="22"/>
            <w:lang w:eastAsia="en-AU"/>
          </w:rPr>
          <w:tab/>
        </w:r>
        <w:r w:rsidRPr="00F43BD0" w:rsidDel="00F43BD0">
          <w:rPr>
            <w:rStyle w:val="Hyperlink"/>
            <w:noProof/>
          </w:rPr>
          <w:delText>General</w:delText>
        </w:r>
        <w:r w:rsidDel="00F43BD0">
          <w:rPr>
            <w:noProof/>
            <w:webHidden/>
          </w:rPr>
          <w:tab/>
          <w:delText>2</w:delText>
        </w:r>
      </w:del>
    </w:p>
    <w:p w:rsidR="00F8133C" w:rsidDel="00F43BD0" w:rsidRDefault="00F8133C">
      <w:pPr>
        <w:pStyle w:val="TOC2"/>
        <w:rPr>
          <w:del w:id="123" w:author="Arnaud Dumont" w:date="2014-03-05T10:39:00Z"/>
          <w:rFonts w:eastAsiaTheme="minorEastAsia"/>
          <w:noProof/>
          <w:sz w:val="22"/>
          <w:szCs w:val="22"/>
          <w:lang w:eastAsia="en-AU"/>
        </w:rPr>
      </w:pPr>
      <w:del w:id="124" w:author="Arnaud Dumont" w:date="2014-03-05T10:39:00Z">
        <w:r w:rsidRPr="00F43BD0" w:rsidDel="00F43BD0">
          <w:rPr>
            <w:rStyle w:val="Hyperlink"/>
            <w:noProof/>
          </w:rPr>
          <w:delText>2.1</w:delText>
        </w:r>
        <w:r w:rsidDel="00F43BD0">
          <w:rPr>
            <w:rFonts w:eastAsiaTheme="minorEastAsia"/>
            <w:noProof/>
            <w:sz w:val="22"/>
            <w:szCs w:val="22"/>
            <w:lang w:eastAsia="en-AU"/>
          </w:rPr>
          <w:tab/>
        </w:r>
        <w:r w:rsidRPr="00F43BD0" w:rsidDel="00F43BD0">
          <w:rPr>
            <w:rStyle w:val="Hyperlink"/>
            <w:noProof/>
          </w:rPr>
          <w:delText>Data Types</w:delText>
        </w:r>
        <w:r w:rsidDel="00F43BD0">
          <w:rPr>
            <w:noProof/>
            <w:webHidden/>
          </w:rPr>
          <w:tab/>
          <w:delText>2</w:delText>
        </w:r>
      </w:del>
    </w:p>
    <w:p w:rsidR="00F8133C" w:rsidDel="00F43BD0" w:rsidRDefault="00F8133C">
      <w:pPr>
        <w:pStyle w:val="TOC2"/>
        <w:rPr>
          <w:del w:id="125" w:author="Arnaud Dumont" w:date="2014-03-05T10:39:00Z"/>
          <w:rFonts w:eastAsiaTheme="minorEastAsia"/>
          <w:noProof/>
          <w:sz w:val="22"/>
          <w:szCs w:val="22"/>
          <w:lang w:eastAsia="en-AU"/>
        </w:rPr>
      </w:pPr>
      <w:del w:id="126" w:author="Arnaud Dumont" w:date="2014-03-05T10:39:00Z">
        <w:r w:rsidRPr="00F43BD0" w:rsidDel="00F43BD0">
          <w:rPr>
            <w:rStyle w:val="Hyperlink"/>
            <w:noProof/>
          </w:rPr>
          <w:delText>2.2</w:delText>
        </w:r>
        <w:r w:rsidDel="00F43BD0">
          <w:rPr>
            <w:rFonts w:eastAsiaTheme="minorEastAsia"/>
            <w:noProof/>
            <w:sz w:val="22"/>
            <w:szCs w:val="22"/>
            <w:lang w:eastAsia="en-AU"/>
          </w:rPr>
          <w:tab/>
        </w:r>
        <w:r w:rsidRPr="00F43BD0" w:rsidDel="00F43BD0">
          <w:rPr>
            <w:rStyle w:val="Hyperlink"/>
            <w:noProof/>
          </w:rPr>
          <w:delText>Protocol Overview</w:delText>
        </w:r>
        <w:r w:rsidDel="00F43BD0">
          <w:rPr>
            <w:noProof/>
            <w:webHidden/>
          </w:rPr>
          <w:tab/>
          <w:delText>3</w:delText>
        </w:r>
      </w:del>
    </w:p>
    <w:p w:rsidR="00F8133C" w:rsidDel="00F43BD0" w:rsidRDefault="00F8133C">
      <w:pPr>
        <w:pStyle w:val="TOC2"/>
        <w:rPr>
          <w:del w:id="127" w:author="Arnaud Dumont" w:date="2014-03-05T10:39:00Z"/>
          <w:rFonts w:eastAsiaTheme="minorEastAsia"/>
          <w:noProof/>
          <w:sz w:val="22"/>
          <w:szCs w:val="22"/>
          <w:lang w:eastAsia="en-AU"/>
        </w:rPr>
      </w:pPr>
      <w:del w:id="128" w:author="Arnaud Dumont" w:date="2014-03-05T10:39:00Z">
        <w:r w:rsidRPr="00F43BD0" w:rsidDel="00F43BD0">
          <w:rPr>
            <w:rStyle w:val="Hyperlink"/>
            <w:noProof/>
          </w:rPr>
          <w:delText>2.3</w:delText>
        </w:r>
        <w:r w:rsidDel="00F43BD0">
          <w:rPr>
            <w:rFonts w:eastAsiaTheme="minorEastAsia"/>
            <w:noProof/>
            <w:sz w:val="22"/>
            <w:szCs w:val="22"/>
            <w:lang w:eastAsia="en-AU"/>
          </w:rPr>
          <w:tab/>
        </w:r>
        <w:r w:rsidRPr="00F43BD0" w:rsidDel="00F43BD0">
          <w:rPr>
            <w:rStyle w:val="Hyperlink"/>
            <w:noProof/>
          </w:rPr>
          <w:delText>Authentication</w:delText>
        </w:r>
        <w:r w:rsidDel="00F43BD0">
          <w:rPr>
            <w:noProof/>
            <w:webHidden/>
          </w:rPr>
          <w:tab/>
          <w:delText>3</w:delText>
        </w:r>
      </w:del>
    </w:p>
    <w:p w:rsidR="00F8133C" w:rsidDel="00F43BD0" w:rsidRDefault="00F8133C">
      <w:pPr>
        <w:pStyle w:val="TOC2"/>
        <w:rPr>
          <w:del w:id="129" w:author="Arnaud Dumont" w:date="2014-03-05T10:39:00Z"/>
          <w:rFonts w:eastAsiaTheme="minorEastAsia"/>
          <w:noProof/>
          <w:sz w:val="22"/>
          <w:szCs w:val="22"/>
          <w:lang w:eastAsia="en-AU"/>
        </w:rPr>
      </w:pPr>
      <w:del w:id="130" w:author="Arnaud Dumont" w:date="2014-03-05T10:39:00Z">
        <w:r w:rsidRPr="00F43BD0" w:rsidDel="00F43BD0">
          <w:rPr>
            <w:rStyle w:val="Hyperlink"/>
            <w:noProof/>
          </w:rPr>
          <w:delText>2.4</w:delText>
        </w:r>
        <w:r w:rsidDel="00F43BD0">
          <w:rPr>
            <w:rFonts w:eastAsiaTheme="minorEastAsia"/>
            <w:noProof/>
            <w:sz w:val="22"/>
            <w:szCs w:val="22"/>
            <w:lang w:eastAsia="en-AU"/>
          </w:rPr>
          <w:tab/>
        </w:r>
        <w:r w:rsidRPr="00F43BD0" w:rsidDel="00F43BD0">
          <w:rPr>
            <w:rStyle w:val="Hyperlink"/>
            <w:noProof/>
          </w:rPr>
          <w:delText>Update Version Check</w:delText>
        </w:r>
        <w:r w:rsidDel="00F43BD0">
          <w:rPr>
            <w:noProof/>
            <w:webHidden/>
          </w:rPr>
          <w:tab/>
          <w:delText>3</w:delText>
        </w:r>
      </w:del>
    </w:p>
    <w:p w:rsidR="00F8133C" w:rsidDel="00F43BD0" w:rsidRDefault="00F8133C">
      <w:pPr>
        <w:pStyle w:val="TOC2"/>
        <w:rPr>
          <w:del w:id="131" w:author="Arnaud Dumont" w:date="2014-03-05T10:39:00Z"/>
          <w:rFonts w:eastAsiaTheme="minorEastAsia"/>
          <w:noProof/>
          <w:sz w:val="22"/>
          <w:szCs w:val="22"/>
          <w:lang w:eastAsia="en-AU"/>
        </w:rPr>
      </w:pPr>
      <w:del w:id="132" w:author="Arnaud Dumont" w:date="2014-03-05T10:39:00Z">
        <w:r w:rsidRPr="00F43BD0" w:rsidDel="00F43BD0">
          <w:rPr>
            <w:rStyle w:val="Hyperlink"/>
            <w:noProof/>
          </w:rPr>
          <w:delText>2.5</w:delText>
        </w:r>
        <w:r w:rsidDel="00F43BD0">
          <w:rPr>
            <w:rFonts w:eastAsiaTheme="minorEastAsia"/>
            <w:noProof/>
            <w:sz w:val="22"/>
            <w:szCs w:val="22"/>
            <w:lang w:eastAsia="en-AU"/>
          </w:rPr>
          <w:tab/>
        </w:r>
        <w:r w:rsidRPr="00F43BD0" w:rsidDel="00F43BD0">
          <w:rPr>
            <w:rStyle w:val="Hyperlink"/>
            <w:noProof/>
          </w:rPr>
          <w:delText>E-Tag Evaluation</w:delText>
        </w:r>
        <w:r w:rsidDel="00F43BD0">
          <w:rPr>
            <w:noProof/>
            <w:webHidden/>
          </w:rPr>
          <w:tab/>
          <w:delText>4</w:delText>
        </w:r>
      </w:del>
    </w:p>
    <w:p w:rsidR="00F8133C" w:rsidDel="00F43BD0" w:rsidRDefault="00F8133C">
      <w:pPr>
        <w:pStyle w:val="TOC2"/>
        <w:rPr>
          <w:del w:id="133" w:author="Arnaud Dumont" w:date="2014-03-05T10:39:00Z"/>
          <w:rFonts w:eastAsiaTheme="minorEastAsia"/>
          <w:noProof/>
          <w:sz w:val="22"/>
          <w:szCs w:val="22"/>
          <w:lang w:eastAsia="en-AU"/>
        </w:rPr>
      </w:pPr>
      <w:del w:id="134" w:author="Arnaud Dumont" w:date="2014-03-05T10:39:00Z">
        <w:r w:rsidRPr="00F43BD0" w:rsidDel="00F43BD0">
          <w:rPr>
            <w:rStyle w:val="Hyperlink"/>
            <w:noProof/>
          </w:rPr>
          <w:delText>2.6</w:delText>
        </w:r>
        <w:r w:rsidDel="00F43BD0">
          <w:rPr>
            <w:rFonts w:eastAsiaTheme="minorEastAsia"/>
            <w:noProof/>
            <w:sz w:val="22"/>
            <w:szCs w:val="22"/>
            <w:lang w:eastAsia="en-AU"/>
          </w:rPr>
          <w:tab/>
        </w:r>
        <w:r w:rsidRPr="00F43BD0" w:rsidDel="00F43BD0">
          <w:rPr>
            <w:rStyle w:val="Hyperlink"/>
            <w:noProof/>
          </w:rPr>
          <w:delText>General Request Headers</w:delText>
        </w:r>
        <w:r w:rsidDel="00F43BD0">
          <w:rPr>
            <w:noProof/>
            <w:webHidden/>
          </w:rPr>
          <w:tab/>
          <w:delText>4</w:delText>
        </w:r>
      </w:del>
    </w:p>
    <w:p w:rsidR="00F8133C" w:rsidDel="00F43BD0" w:rsidRDefault="00F8133C">
      <w:pPr>
        <w:pStyle w:val="TOC2"/>
        <w:rPr>
          <w:del w:id="135" w:author="Arnaud Dumont" w:date="2014-03-05T10:39:00Z"/>
          <w:rFonts w:eastAsiaTheme="minorEastAsia"/>
          <w:noProof/>
          <w:sz w:val="22"/>
          <w:szCs w:val="22"/>
          <w:lang w:eastAsia="en-AU"/>
        </w:rPr>
      </w:pPr>
      <w:del w:id="136" w:author="Arnaud Dumont" w:date="2014-03-05T10:39:00Z">
        <w:r w:rsidRPr="00F43BD0" w:rsidDel="00F43BD0">
          <w:rPr>
            <w:rStyle w:val="Hyperlink"/>
            <w:noProof/>
          </w:rPr>
          <w:delText>2.7</w:delText>
        </w:r>
        <w:r w:rsidDel="00F43BD0">
          <w:rPr>
            <w:rFonts w:eastAsiaTheme="minorEastAsia"/>
            <w:noProof/>
            <w:sz w:val="22"/>
            <w:szCs w:val="22"/>
            <w:lang w:eastAsia="en-AU"/>
          </w:rPr>
          <w:tab/>
        </w:r>
        <w:r w:rsidRPr="00F43BD0" w:rsidDel="00F43BD0">
          <w:rPr>
            <w:rStyle w:val="Hyperlink"/>
            <w:noProof/>
          </w:rPr>
          <w:delText>General Response Headers</w:delText>
        </w:r>
        <w:r w:rsidDel="00F43BD0">
          <w:rPr>
            <w:noProof/>
            <w:webHidden/>
          </w:rPr>
          <w:tab/>
          <w:delText>5</w:delText>
        </w:r>
      </w:del>
    </w:p>
    <w:p w:rsidR="00F8133C" w:rsidDel="00F43BD0" w:rsidRDefault="00F8133C">
      <w:pPr>
        <w:pStyle w:val="TOC2"/>
        <w:rPr>
          <w:del w:id="137" w:author="Arnaud Dumont" w:date="2014-03-05T10:39:00Z"/>
          <w:rFonts w:eastAsiaTheme="minorEastAsia"/>
          <w:noProof/>
          <w:sz w:val="22"/>
          <w:szCs w:val="22"/>
          <w:lang w:eastAsia="en-AU"/>
        </w:rPr>
      </w:pPr>
      <w:del w:id="138" w:author="Arnaud Dumont" w:date="2014-03-05T10:39:00Z">
        <w:r w:rsidRPr="00F43BD0" w:rsidDel="00F43BD0">
          <w:rPr>
            <w:rStyle w:val="Hyperlink"/>
            <w:noProof/>
          </w:rPr>
          <w:delText>2.8</w:delText>
        </w:r>
        <w:r w:rsidDel="00F43BD0">
          <w:rPr>
            <w:rFonts w:eastAsiaTheme="minorEastAsia"/>
            <w:noProof/>
            <w:sz w:val="22"/>
            <w:szCs w:val="22"/>
            <w:lang w:eastAsia="en-AU"/>
          </w:rPr>
          <w:tab/>
        </w:r>
        <w:r w:rsidRPr="00F43BD0" w:rsidDel="00F43BD0">
          <w:rPr>
            <w:rStyle w:val="Hyperlink"/>
            <w:noProof/>
          </w:rPr>
          <w:delText>Errors and Failures</w:delText>
        </w:r>
        <w:r w:rsidDel="00F43BD0">
          <w:rPr>
            <w:noProof/>
            <w:webHidden/>
          </w:rPr>
          <w:tab/>
          <w:delText>5</w:delText>
        </w:r>
      </w:del>
    </w:p>
    <w:p w:rsidR="00F8133C" w:rsidDel="00F43BD0" w:rsidRDefault="00F8133C">
      <w:pPr>
        <w:pStyle w:val="TOC1"/>
        <w:rPr>
          <w:del w:id="139" w:author="Arnaud Dumont" w:date="2014-03-05T10:39:00Z"/>
          <w:rFonts w:eastAsiaTheme="minorEastAsia"/>
          <w:b w:val="0"/>
          <w:noProof/>
          <w:sz w:val="22"/>
          <w:szCs w:val="22"/>
          <w:lang w:eastAsia="en-AU"/>
        </w:rPr>
      </w:pPr>
      <w:del w:id="140" w:author="Arnaud Dumont" w:date="2014-03-05T10:39:00Z">
        <w:r w:rsidRPr="00F43BD0" w:rsidDel="00F43BD0">
          <w:rPr>
            <w:rStyle w:val="Hyperlink"/>
            <w:noProof/>
          </w:rPr>
          <w:delText>3</w:delText>
        </w:r>
        <w:r w:rsidDel="00F43BD0">
          <w:rPr>
            <w:rFonts w:eastAsiaTheme="minorEastAsia"/>
            <w:b w:val="0"/>
            <w:noProof/>
            <w:sz w:val="22"/>
            <w:szCs w:val="22"/>
            <w:lang w:eastAsia="en-AU"/>
          </w:rPr>
          <w:tab/>
        </w:r>
        <w:r w:rsidRPr="00F43BD0" w:rsidDel="00F43BD0">
          <w:rPr>
            <w:rStyle w:val="Hyperlink"/>
            <w:noProof/>
          </w:rPr>
          <w:delText>Account Commands</w:delText>
        </w:r>
        <w:r w:rsidDel="00F43BD0">
          <w:rPr>
            <w:noProof/>
            <w:webHidden/>
          </w:rPr>
          <w:tab/>
          <w:delText>6</w:delText>
        </w:r>
      </w:del>
    </w:p>
    <w:p w:rsidR="00F8133C" w:rsidDel="00F43BD0" w:rsidRDefault="00F8133C">
      <w:pPr>
        <w:pStyle w:val="TOC2"/>
        <w:rPr>
          <w:del w:id="141" w:author="Arnaud Dumont" w:date="2014-03-05T10:39:00Z"/>
          <w:rFonts w:eastAsiaTheme="minorEastAsia"/>
          <w:noProof/>
          <w:sz w:val="22"/>
          <w:szCs w:val="22"/>
          <w:lang w:eastAsia="en-AU"/>
        </w:rPr>
      </w:pPr>
      <w:del w:id="142" w:author="Arnaud Dumont" w:date="2014-03-05T10:39:00Z">
        <w:r w:rsidRPr="00F43BD0" w:rsidDel="00F43BD0">
          <w:rPr>
            <w:rStyle w:val="Hyperlink"/>
            <w:noProof/>
          </w:rPr>
          <w:delText>3.1</w:delText>
        </w:r>
        <w:r w:rsidDel="00F43BD0">
          <w:rPr>
            <w:rFonts w:eastAsiaTheme="minorEastAsia"/>
            <w:noProof/>
            <w:sz w:val="22"/>
            <w:szCs w:val="22"/>
            <w:lang w:eastAsia="en-AU"/>
          </w:rPr>
          <w:tab/>
        </w:r>
        <w:r w:rsidRPr="00F43BD0" w:rsidDel="00F43BD0">
          <w:rPr>
            <w:rStyle w:val="Hyperlink"/>
            <w:noProof/>
          </w:rPr>
          <w:delText>Account Get Command</w:delText>
        </w:r>
        <w:r w:rsidDel="00F43BD0">
          <w:rPr>
            <w:noProof/>
            <w:webHidden/>
          </w:rPr>
          <w:tab/>
          <w:delText>6</w:delText>
        </w:r>
      </w:del>
    </w:p>
    <w:p w:rsidR="00F8133C" w:rsidDel="00F43BD0" w:rsidRDefault="00F8133C">
      <w:pPr>
        <w:pStyle w:val="TOC1"/>
        <w:rPr>
          <w:del w:id="143" w:author="Arnaud Dumont" w:date="2014-03-05T10:39:00Z"/>
          <w:rFonts w:eastAsiaTheme="minorEastAsia"/>
          <w:b w:val="0"/>
          <w:noProof/>
          <w:sz w:val="22"/>
          <w:szCs w:val="22"/>
          <w:lang w:eastAsia="en-AU"/>
        </w:rPr>
      </w:pPr>
      <w:del w:id="144" w:author="Arnaud Dumont" w:date="2014-03-05T10:39:00Z">
        <w:r w:rsidRPr="00F43BD0" w:rsidDel="00F43BD0">
          <w:rPr>
            <w:rStyle w:val="Hyperlink"/>
            <w:noProof/>
          </w:rPr>
          <w:delText>4</w:delText>
        </w:r>
        <w:r w:rsidDel="00F43BD0">
          <w:rPr>
            <w:rFonts w:eastAsiaTheme="minorEastAsia"/>
            <w:b w:val="0"/>
            <w:noProof/>
            <w:sz w:val="22"/>
            <w:szCs w:val="22"/>
            <w:lang w:eastAsia="en-AU"/>
          </w:rPr>
          <w:tab/>
        </w:r>
        <w:r w:rsidRPr="00F43BD0" w:rsidDel="00F43BD0">
          <w:rPr>
            <w:rStyle w:val="Hyperlink"/>
            <w:noProof/>
          </w:rPr>
          <w:delText>User Commands</w:delText>
        </w:r>
        <w:r w:rsidDel="00F43BD0">
          <w:rPr>
            <w:noProof/>
            <w:webHidden/>
          </w:rPr>
          <w:tab/>
          <w:delText>10</w:delText>
        </w:r>
      </w:del>
    </w:p>
    <w:p w:rsidR="00F8133C" w:rsidDel="00F43BD0" w:rsidRDefault="00F8133C">
      <w:pPr>
        <w:pStyle w:val="TOC2"/>
        <w:rPr>
          <w:del w:id="145" w:author="Arnaud Dumont" w:date="2014-03-05T10:39:00Z"/>
          <w:rFonts w:eastAsiaTheme="minorEastAsia"/>
          <w:noProof/>
          <w:sz w:val="22"/>
          <w:szCs w:val="22"/>
          <w:lang w:eastAsia="en-AU"/>
        </w:rPr>
      </w:pPr>
      <w:del w:id="146" w:author="Arnaud Dumont" w:date="2014-03-05T10:39:00Z">
        <w:r w:rsidRPr="00F43BD0" w:rsidDel="00F43BD0">
          <w:rPr>
            <w:rStyle w:val="Hyperlink"/>
            <w:noProof/>
          </w:rPr>
          <w:delText>4.1</w:delText>
        </w:r>
        <w:r w:rsidDel="00F43BD0">
          <w:rPr>
            <w:rFonts w:eastAsiaTheme="minorEastAsia"/>
            <w:noProof/>
            <w:sz w:val="22"/>
            <w:szCs w:val="22"/>
            <w:lang w:eastAsia="en-AU"/>
          </w:rPr>
          <w:tab/>
        </w:r>
        <w:r w:rsidRPr="00F43BD0" w:rsidDel="00F43BD0">
          <w:rPr>
            <w:rStyle w:val="Hyperlink"/>
            <w:noProof/>
          </w:rPr>
          <w:delText>User Get Command</w:delText>
        </w:r>
        <w:r w:rsidDel="00F43BD0">
          <w:rPr>
            <w:noProof/>
            <w:webHidden/>
          </w:rPr>
          <w:tab/>
          <w:delText>10</w:delText>
        </w:r>
      </w:del>
    </w:p>
    <w:p w:rsidR="00F8133C" w:rsidDel="00F43BD0" w:rsidRDefault="00F8133C">
      <w:pPr>
        <w:pStyle w:val="TOC2"/>
        <w:rPr>
          <w:del w:id="147" w:author="Arnaud Dumont" w:date="2014-03-05T10:39:00Z"/>
          <w:rFonts w:eastAsiaTheme="minorEastAsia"/>
          <w:noProof/>
          <w:sz w:val="22"/>
          <w:szCs w:val="22"/>
          <w:lang w:eastAsia="en-AU"/>
        </w:rPr>
      </w:pPr>
      <w:del w:id="148" w:author="Arnaud Dumont" w:date="2014-03-05T10:39:00Z">
        <w:r w:rsidRPr="00F43BD0" w:rsidDel="00F43BD0">
          <w:rPr>
            <w:rStyle w:val="Hyperlink"/>
            <w:noProof/>
          </w:rPr>
          <w:delText>4.2</w:delText>
        </w:r>
        <w:r w:rsidDel="00F43BD0">
          <w:rPr>
            <w:rFonts w:eastAsiaTheme="minorEastAsia"/>
            <w:noProof/>
            <w:sz w:val="22"/>
            <w:szCs w:val="22"/>
            <w:lang w:eastAsia="en-AU"/>
          </w:rPr>
          <w:tab/>
        </w:r>
        <w:r w:rsidRPr="00F43BD0" w:rsidDel="00F43BD0">
          <w:rPr>
            <w:rStyle w:val="Hyperlink"/>
            <w:noProof/>
          </w:rPr>
          <w:delText>User List Command</w:delText>
        </w:r>
        <w:r w:rsidDel="00F43BD0">
          <w:rPr>
            <w:noProof/>
            <w:webHidden/>
          </w:rPr>
          <w:tab/>
          <w:delText>13</w:delText>
        </w:r>
      </w:del>
    </w:p>
    <w:p w:rsidR="00F8133C" w:rsidDel="00F43BD0" w:rsidRDefault="00F8133C">
      <w:pPr>
        <w:pStyle w:val="TOC1"/>
        <w:rPr>
          <w:del w:id="149" w:author="Arnaud Dumont" w:date="2014-03-05T10:39:00Z"/>
          <w:rFonts w:eastAsiaTheme="minorEastAsia"/>
          <w:b w:val="0"/>
          <w:noProof/>
          <w:sz w:val="22"/>
          <w:szCs w:val="22"/>
          <w:lang w:eastAsia="en-AU"/>
        </w:rPr>
      </w:pPr>
      <w:del w:id="150" w:author="Arnaud Dumont" w:date="2014-03-05T10:39:00Z">
        <w:r w:rsidRPr="00F43BD0" w:rsidDel="00F43BD0">
          <w:rPr>
            <w:rStyle w:val="Hyperlink"/>
            <w:noProof/>
          </w:rPr>
          <w:delText>5</w:delText>
        </w:r>
        <w:r w:rsidDel="00F43BD0">
          <w:rPr>
            <w:rFonts w:eastAsiaTheme="minorEastAsia"/>
            <w:b w:val="0"/>
            <w:noProof/>
            <w:sz w:val="22"/>
            <w:szCs w:val="22"/>
            <w:lang w:eastAsia="en-AU"/>
          </w:rPr>
          <w:tab/>
        </w:r>
        <w:r w:rsidRPr="00F43BD0" w:rsidDel="00F43BD0">
          <w:rPr>
            <w:rStyle w:val="Hyperlink"/>
            <w:noProof/>
          </w:rPr>
          <w:delText>Name</w:delText>
        </w:r>
        <w:r w:rsidRPr="00F43BD0" w:rsidDel="00F43BD0">
          <w:rPr>
            <w:rStyle w:val="Hyperlink"/>
            <w:noProof/>
            <w:rPrChange w:id="151" w:author="Arnaud Dumont" w:date="2014-03-05T10:39:00Z">
              <w:rPr>
                <w:rStyle w:val="Hyperlink"/>
                <w:noProof/>
              </w:rPr>
            </w:rPrChange>
          </w:rPr>
          <w:delText xml:space="preserve"> Server Interface Set Commands</w:delText>
        </w:r>
        <w:r w:rsidDel="00F43BD0">
          <w:rPr>
            <w:noProof/>
            <w:webHidden/>
          </w:rPr>
          <w:tab/>
          <w:delText>17</w:delText>
        </w:r>
      </w:del>
    </w:p>
    <w:p w:rsidR="00F8133C" w:rsidDel="00F43BD0" w:rsidRDefault="00F8133C">
      <w:pPr>
        <w:pStyle w:val="TOC2"/>
        <w:rPr>
          <w:del w:id="152" w:author="Arnaud Dumont" w:date="2014-03-05T10:39:00Z"/>
          <w:rFonts w:eastAsiaTheme="minorEastAsia"/>
          <w:noProof/>
          <w:sz w:val="22"/>
          <w:szCs w:val="22"/>
          <w:lang w:eastAsia="en-AU"/>
        </w:rPr>
      </w:pPr>
      <w:del w:id="153" w:author="Arnaud Dumont" w:date="2014-03-05T10:39:00Z">
        <w:r w:rsidRPr="00F43BD0" w:rsidDel="00F43BD0">
          <w:rPr>
            <w:rStyle w:val="Hyperlink"/>
            <w:noProof/>
          </w:rPr>
          <w:delText>5.1</w:delText>
        </w:r>
        <w:r w:rsidDel="00F43BD0">
          <w:rPr>
            <w:rFonts w:eastAsiaTheme="minorEastAsia"/>
            <w:noProof/>
            <w:sz w:val="22"/>
            <w:szCs w:val="22"/>
            <w:lang w:eastAsia="en-AU"/>
          </w:rPr>
          <w:tab/>
        </w:r>
        <w:r w:rsidRPr="00F43BD0" w:rsidDel="00F43BD0">
          <w:rPr>
            <w:rStyle w:val="Hyperlink"/>
            <w:noProof/>
          </w:rPr>
          <w:delText>Name Server Interf</w:delText>
        </w:r>
        <w:bookmarkStart w:id="154" w:name="_GoBack"/>
        <w:bookmarkEnd w:id="154"/>
        <w:r w:rsidRPr="00F43BD0" w:rsidDel="00F43BD0">
          <w:rPr>
            <w:rStyle w:val="Hyperlink"/>
            <w:noProof/>
          </w:rPr>
          <w:delText>ace Set Get Command</w:delText>
        </w:r>
        <w:r w:rsidDel="00F43BD0">
          <w:rPr>
            <w:noProof/>
            <w:webHidden/>
          </w:rPr>
          <w:tab/>
          <w:delText>17</w:delText>
        </w:r>
      </w:del>
    </w:p>
    <w:p w:rsidR="00F8133C" w:rsidDel="00F43BD0" w:rsidRDefault="00F8133C">
      <w:pPr>
        <w:pStyle w:val="TOC1"/>
        <w:rPr>
          <w:del w:id="155" w:author="Arnaud Dumont" w:date="2014-03-05T10:39:00Z"/>
          <w:rFonts w:eastAsiaTheme="minorEastAsia"/>
          <w:b w:val="0"/>
          <w:noProof/>
          <w:sz w:val="22"/>
          <w:szCs w:val="22"/>
          <w:lang w:eastAsia="en-AU"/>
        </w:rPr>
      </w:pPr>
      <w:del w:id="156" w:author="Arnaud Dumont" w:date="2014-03-05T10:39:00Z">
        <w:r w:rsidRPr="00F43BD0" w:rsidDel="00F43BD0">
          <w:rPr>
            <w:rStyle w:val="Hyperlink"/>
            <w:noProof/>
          </w:rPr>
          <w:delText>6</w:delText>
        </w:r>
        <w:r w:rsidDel="00F43BD0">
          <w:rPr>
            <w:rFonts w:eastAsiaTheme="minorEastAsia"/>
            <w:b w:val="0"/>
            <w:noProof/>
            <w:sz w:val="22"/>
            <w:szCs w:val="22"/>
            <w:lang w:eastAsia="en-AU"/>
          </w:rPr>
          <w:tab/>
        </w:r>
        <w:r w:rsidRPr="00F43BD0" w:rsidDel="00F43BD0">
          <w:rPr>
            <w:rStyle w:val="Hyperlink"/>
            <w:noProof/>
          </w:rPr>
          <w:delText>Name Server Set Commands</w:delText>
        </w:r>
        <w:r w:rsidDel="00F43BD0">
          <w:rPr>
            <w:noProof/>
            <w:webHidden/>
          </w:rPr>
          <w:tab/>
          <w:delText>21</w:delText>
        </w:r>
      </w:del>
    </w:p>
    <w:p w:rsidR="00F8133C" w:rsidDel="00F43BD0" w:rsidRDefault="00F8133C">
      <w:pPr>
        <w:pStyle w:val="TOC2"/>
        <w:rPr>
          <w:del w:id="157" w:author="Arnaud Dumont" w:date="2014-03-05T10:39:00Z"/>
          <w:rFonts w:eastAsiaTheme="minorEastAsia"/>
          <w:noProof/>
          <w:sz w:val="22"/>
          <w:szCs w:val="22"/>
          <w:lang w:eastAsia="en-AU"/>
        </w:rPr>
      </w:pPr>
      <w:del w:id="158" w:author="Arnaud Dumont" w:date="2014-03-05T10:39:00Z">
        <w:r w:rsidRPr="00F43BD0" w:rsidDel="00F43BD0">
          <w:rPr>
            <w:rStyle w:val="Hyperlink"/>
            <w:noProof/>
          </w:rPr>
          <w:delText>6.1</w:delText>
        </w:r>
        <w:r w:rsidDel="00F43BD0">
          <w:rPr>
            <w:rFonts w:eastAsiaTheme="minorEastAsia"/>
            <w:noProof/>
            <w:sz w:val="22"/>
            <w:szCs w:val="22"/>
            <w:lang w:eastAsia="en-AU"/>
          </w:rPr>
          <w:tab/>
        </w:r>
        <w:r w:rsidRPr="00F43BD0" w:rsidDel="00F43BD0">
          <w:rPr>
            <w:rStyle w:val="Hyperlink"/>
            <w:noProof/>
          </w:rPr>
          <w:delText>Name Server Set Get Command</w:delText>
        </w:r>
        <w:r w:rsidDel="00F43BD0">
          <w:rPr>
            <w:noProof/>
            <w:webHidden/>
          </w:rPr>
          <w:tab/>
          <w:delText>21</w:delText>
        </w:r>
      </w:del>
    </w:p>
    <w:p w:rsidR="00F8133C" w:rsidDel="00F43BD0" w:rsidRDefault="00F8133C">
      <w:pPr>
        <w:pStyle w:val="TOC2"/>
        <w:rPr>
          <w:del w:id="159" w:author="Arnaud Dumont" w:date="2014-03-05T10:39:00Z"/>
          <w:rFonts w:eastAsiaTheme="minorEastAsia"/>
          <w:noProof/>
          <w:sz w:val="22"/>
          <w:szCs w:val="22"/>
          <w:lang w:eastAsia="en-AU"/>
        </w:rPr>
      </w:pPr>
      <w:del w:id="160" w:author="Arnaud Dumont" w:date="2014-03-05T10:39:00Z">
        <w:r w:rsidRPr="00F43BD0" w:rsidDel="00F43BD0">
          <w:rPr>
            <w:rStyle w:val="Hyperlink"/>
            <w:noProof/>
          </w:rPr>
          <w:delText>6.2</w:delText>
        </w:r>
        <w:r w:rsidDel="00F43BD0">
          <w:rPr>
            <w:rFonts w:eastAsiaTheme="minorEastAsia"/>
            <w:noProof/>
            <w:sz w:val="22"/>
            <w:szCs w:val="22"/>
            <w:lang w:eastAsia="en-AU"/>
          </w:rPr>
          <w:tab/>
        </w:r>
        <w:r w:rsidRPr="00F43BD0" w:rsidDel="00F43BD0">
          <w:rPr>
            <w:rStyle w:val="Hyperlink"/>
            <w:noProof/>
          </w:rPr>
          <w:delText>Name Server Set List Command</w:delText>
        </w:r>
        <w:r w:rsidDel="00F43BD0">
          <w:rPr>
            <w:noProof/>
            <w:webHidden/>
          </w:rPr>
          <w:tab/>
          <w:delText>24</w:delText>
        </w:r>
      </w:del>
    </w:p>
    <w:p w:rsidR="00F8133C" w:rsidDel="00F43BD0" w:rsidRDefault="00F8133C">
      <w:pPr>
        <w:pStyle w:val="TOC1"/>
        <w:rPr>
          <w:del w:id="161" w:author="Arnaud Dumont" w:date="2014-03-05T10:39:00Z"/>
          <w:rFonts w:eastAsiaTheme="minorEastAsia"/>
          <w:b w:val="0"/>
          <w:noProof/>
          <w:sz w:val="22"/>
          <w:szCs w:val="22"/>
          <w:lang w:eastAsia="en-AU"/>
        </w:rPr>
      </w:pPr>
      <w:del w:id="162" w:author="Arnaud Dumont" w:date="2014-03-05T10:39:00Z">
        <w:r w:rsidRPr="00F43BD0" w:rsidDel="00F43BD0">
          <w:rPr>
            <w:rStyle w:val="Hyperlink"/>
            <w:noProof/>
          </w:rPr>
          <w:delText>7</w:delText>
        </w:r>
        <w:r w:rsidDel="00F43BD0">
          <w:rPr>
            <w:rFonts w:eastAsiaTheme="minorEastAsia"/>
            <w:b w:val="0"/>
            <w:noProof/>
            <w:sz w:val="22"/>
            <w:szCs w:val="22"/>
            <w:lang w:eastAsia="en-AU"/>
          </w:rPr>
          <w:tab/>
        </w:r>
        <w:r w:rsidRPr="00F43BD0" w:rsidDel="00F43BD0">
          <w:rPr>
            <w:rStyle w:val="Hyperlink"/>
            <w:noProof/>
          </w:rPr>
          <w:delText>Plan Commands</w:delText>
        </w:r>
        <w:r w:rsidDel="00F43BD0">
          <w:rPr>
            <w:noProof/>
            <w:webHidden/>
          </w:rPr>
          <w:tab/>
          <w:delText>28</w:delText>
        </w:r>
      </w:del>
    </w:p>
    <w:p w:rsidR="00F8133C" w:rsidDel="00F43BD0" w:rsidRDefault="00F8133C">
      <w:pPr>
        <w:pStyle w:val="TOC2"/>
        <w:rPr>
          <w:del w:id="163" w:author="Arnaud Dumont" w:date="2014-03-05T10:39:00Z"/>
          <w:rFonts w:eastAsiaTheme="minorEastAsia"/>
          <w:noProof/>
          <w:sz w:val="22"/>
          <w:szCs w:val="22"/>
          <w:lang w:eastAsia="en-AU"/>
        </w:rPr>
      </w:pPr>
      <w:del w:id="164" w:author="Arnaud Dumont" w:date="2014-03-05T10:39:00Z">
        <w:r w:rsidRPr="00F43BD0" w:rsidDel="00F43BD0">
          <w:rPr>
            <w:rStyle w:val="Hyperlink"/>
            <w:noProof/>
          </w:rPr>
          <w:delText>7.1</w:delText>
        </w:r>
        <w:r w:rsidDel="00F43BD0">
          <w:rPr>
            <w:rFonts w:eastAsiaTheme="minorEastAsia"/>
            <w:noProof/>
            <w:sz w:val="22"/>
            <w:szCs w:val="22"/>
            <w:lang w:eastAsia="en-AU"/>
          </w:rPr>
          <w:tab/>
        </w:r>
        <w:r w:rsidRPr="00F43BD0" w:rsidDel="00F43BD0">
          <w:rPr>
            <w:rStyle w:val="Hyperlink"/>
            <w:noProof/>
          </w:rPr>
          <w:delText>Plan Get Command</w:delText>
        </w:r>
        <w:r w:rsidDel="00F43BD0">
          <w:rPr>
            <w:noProof/>
            <w:webHidden/>
          </w:rPr>
          <w:tab/>
          <w:delText>28</w:delText>
        </w:r>
      </w:del>
    </w:p>
    <w:p w:rsidR="00F8133C" w:rsidDel="00F43BD0" w:rsidRDefault="00F8133C">
      <w:pPr>
        <w:pStyle w:val="TOC2"/>
        <w:rPr>
          <w:del w:id="165" w:author="Arnaud Dumont" w:date="2014-03-05T10:39:00Z"/>
          <w:rFonts w:eastAsiaTheme="minorEastAsia"/>
          <w:noProof/>
          <w:sz w:val="22"/>
          <w:szCs w:val="22"/>
          <w:lang w:eastAsia="en-AU"/>
        </w:rPr>
      </w:pPr>
      <w:del w:id="166" w:author="Arnaud Dumont" w:date="2014-03-05T10:39:00Z">
        <w:r w:rsidRPr="00F43BD0" w:rsidDel="00F43BD0">
          <w:rPr>
            <w:rStyle w:val="Hyperlink"/>
            <w:noProof/>
          </w:rPr>
          <w:delText>7.2</w:delText>
        </w:r>
        <w:r w:rsidDel="00F43BD0">
          <w:rPr>
            <w:rFonts w:eastAsiaTheme="minorEastAsia"/>
            <w:noProof/>
            <w:sz w:val="22"/>
            <w:szCs w:val="22"/>
            <w:lang w:eastAsia="en-AU"/>
          </w:rPr>
          <w:tab/>
        </w:r>
        <w:r w:rsidRPr="00F43BD0" w:rsidDel="00F43BD0">
          <w:rPr>
            <w:rStyle w:val="Hyperlink"/>
            <w:noProof/>
          </w:rPr>
          <w:delText>Plan</w:delText>
        </w:r>
        <w:r w:rsidRPr="00F43BD0" w:rsidDel="00F43BD0">
          <w:rPr>
            <w:rStyle w:val="Hyperlink"/>
            <w:noProof/>
            <w:rPrChange w:id="167" w:author="Arnaud Dumont" w:date="2014-03-05T10:39:00Z">
              <w:rPr>
                <w:rStyle w:val="Hyperlink"/>
                <w:noProof/>
              </w:rPr>
            </w:rPrChange>
          </w:rPr>
          <w:delText xml:space="preserve"> List Command</w:delText>
        </w:r>
        <w:r w:rsidDel="00F43BD0">
          <w:rPr>
            <w:noProof/>
            <w:webHidden/>
          </w:rPr>
          <w:tab/>
          <w:delText>32</w:delText>
        </w:r>
      </w:del>
    </w:p>
    <w:p w:rsidR="00F8133C" w:rsidDel="00F43BD0" w:rsidRDefault="00F8133C">
      <w:pPr>
        <w:pStyle w:val="TOC1"/>
        <w:rPr>
          <w:del w:id="168" w:author="Arnaud Dumont" w:date="2014-03-05T10:39:00Z"/>
          <w:rFonts w:eastAsiaTheme="minorEastAsia"/>
          <w:b w:val="0"/>
          <w:noProof/>
          <w:sz w:val="22"/>
          <w:szCs w:val="22"/>
          <w:lang w:eastAsia="en-AU"/>
        </w:rPr>
      </w:pPr>
      <w:del w:id="169" w:author="Arnaud Dumont" w:date="2014-03-05T10:39:00Z">
        <w:r w:rsidRPr="00F43BD0" w:rsidDel="00F43BD0">
          <w:rPr>
            <w:rStyle w:val="Hyperlink"/>
            <w:noProof/>
          </w:rPr>
          <w:delText>8</w:delText>
        </w:r>
        <w:r w:rsidDel="00F43BD0">
          <w:rPr>
            <w:rFonts w:eastAsiaTheme="minorEastAsia"/>
            <w:b w:val="0"/>
            <w:noProof/>
            <w:sz w:val="22"/>
            <w:szCs w:val="22"/>
            <w:lang w:eastAsia="en-AU"/>
          </w:rPr>
          <w:tab/>
        </w:r>
        <w:r w:rsidRPr="00F43BD0" w:rsidDel="00F43BD0">
          <w:rPr>
            <w:rStyle w:val="Hyperlink"/>
            <w:noProof/>
          </w:rPr>
          <w:delText>Zone Commands</w:delText>
        </w:r>
        <w:r w:rsidDel="00F43BD0">
          <w:rPr>
            <w:noProof/>
            <w:webHidden/>
          </w:rPr>
          <w:tab/>
          <w:delText>36</w:delText>
        </w:r>
      </w:del>
    </w:p>
    <w:p w:rsidR="00F8133C" w:rsidDel="00F43BD0" w:rsidRDefault="00F8133C">
      <w:pPr>
        <w:pStyle w:val="TOC2"/>
        <w:rPr>
          <w:del w:id="170" w:author="Arnaud Dumont" w:date="2014-03-05T10:39:00Z"/>
          <w:rFonts w:eastAsiaTheme="minorEastAsia"/>
          <w:noProof/>
          <w:sz w:val="22"/>
          <w:szCs w:val="22"/>
          <w:lang w:eastAsia="en-AU"/>
        </w:rPr>
      </w:pPr>
      <w:del w:id="171" w:author="Arnaud Dumont" w:date="2014-03-05T10:39:00Z">
        <w:r w:rsidRPr="00F43BD0" w:rsidDel="00F43BD0">
          <w:rPr>
            <w:rStyle w:val="Hyperlink"/>
            <w:noProof/>
          </w:rPr>
          <w:delText>8.1</w:delText>
        </w:r>
        <w:r w:rsidDel="00F43BD0">
          <w:rPr>
            <w:rFonts w:eastAsiaTheme="minorEastAsia"/>
            <w:noProof/>
            <w:sz w:val="22"/>
            <w:szCs w:val="22"/>
            <w:lang w:eastAsia="en-AU"/>
          </w:rPr>
          <w:tab/>
        </w:r>
        <w:r w:rsidRPr="00F43BD0" w:rsidDel="00F43BD0">
          <w:rPr>
            <w:rStyle w:val="Hyperlink"/>
            <w:noProof/>
          </w:rPr>
          <w:delText>Zone Get Command</w:delText>
        </w:r>
        <w:r w:rsidDel="00F43BD0">
          <w:rPr>
            <w:noProof/>
            <w:webHidden/>
          </w:rPr>
          <w:tab/>
          <w:delText>36</w:delText>
        </w:r>
      </w:del>
    </w:p>
    <w:p w:rsidR="00F8133C" w:rsidDel="00F43BD0" w:rsidRDefault="00F8133C">
      <w:pPr>
        <w:pStyle w:val="TOC2"/>
        <w:rPr>
          <w:del w:id="172" w:author="Arnaud Dumont" w:date="2014-03-05T10:39:00Z"/>
          <w:rFonts w:eastAsiaTheme="minorEastAsia"/>
          <w:noProof/>
          <w:sz w:val="22"/>
          <w:szCs w:val="22"/>
          <w:lang w:eastAsia="en-AU"/>
        </w:rPr>
      </w:pPr>
      <w:del w:id="173" w:author="Arnaud Dumont" w:date="2014-03-05T10:39:00Z">
        <w:r w:rsidRPr="00F43BD0" w:rsidDel="00F43BD0">
          <w:rPr>
            <w:rStyle w:val="Hyperlink"/>
            <w:noProof/>
          </w:rPr>
          <w:delText>8.2</w:delText>
        </w:r>
        <w:r w:rsidDel="00F43BD0">
          <w:rPr>
            <w:rFonts w:eastAsiaTheme="minorEastAsia"/>
            <w:noProof/>
            <w:sz w:val="22"/>
            <w:szCs w:val="22"/>
            <w:lang w:eastAsia="en-AU"/>
          </w:rPr>
          <w:tab/>
        </w:r>
        <w:r w:rsidRPr="00F43BD0" w:rsidDel="00F43BD0">
          <w:rPr>
            <w:rStyle w:val="Hyperlink"/>
            <w:noProof/>
          </w:rPr>
          <w:delText>Zone List Command</w:delText>
        </w:r>
        <w:r w:rsidDel="00F43BD0">
          <w:rPr>
            <w:noProof/>
            <w:webHidden/>
          </w:rPr>
          <w:tab/>
          <w:delText>50</w:delText>
        </w:r>
      </w:del>
    </w:p>
    <w:p w:rsidR="00F8133C" w:rsidDel="00F43BD0" w:rsidRDefault="00F8133C">
      <w:pPr>
        <w:pStyle w:val="TOC2"/>
        <w:rPr>
          <w:del w:id="174" w:author="Arnaud Dumont" w:date="2014-03-05T10:39:00Z"/>
          <w:rFonts w:eastAsiaTheme="minorEastAsia"/>
          <w:noProof/>
          <w:sz w:val="22"/>
          <w:szCs w:val="22"/>
          <w:lang w:eastAsia="en-AU"/>
        </w:rPr>
      </w:pPr>
      <w:del w:id="175" w:author="Arnaud Dumont" w:date="2014-03-05T10:39:00Z">
        <w:r w:rsidRPr="00F43BD0" w:rsidDel="00F43BD0">
          <w:rPr>
            <w:rStyle w:val="Hyperlink"/>
            <w:noProof/>
          </w:rPr>
          <w:delText>8.3</w:delText>
        </w:r>
        <w:r w:rsidDel="00F43BD0">
          <w:rPr>
            <w:rFonts w:eastAsiaTheme="minorEastAsia"/>
            <w:noProof/>
            <w:sz w:val="22"/>
            <w:szCs w:val="22"/>
            <w:lang w:eastAsia="en-AU"/>
          </w:rPr>
          <w:tab/>
        </w:r>
        <w:r w:rsidRPr="00F43BD0" w:rsidDel="00F43BD0">
          <w:rPr>
            <w:rStyle w:val="Hyperlink"/>
            <w:noProof/>
          </w:rPr>
          <w:delText>Zo</w:delText>
        </w:r>
        <w:r w:rsidRPr="00F43BD0" w:rsidDel="00F43BD0">
          <w:rPr>
            <w:rStyle w:val="Hyperlink"/>
            <w:noProof/>
            <w:rPrChange w:id="176" w:author="Arnaud Dumont" w:date="2014-03-05T10:39:00Z">
              <w:rPr>
                <w:rStyle w:val="Hyperlink"/>
                <w:noProof/>
              </w:rPr>
            </w:rPrChange>
          </w:rPr>
          <w:delText>ne Create Command</w:delText>
        </w:r>
        <w:r w:rsidDel="00F43BD0">
          <w:rPr>
            <w:noProof/>
            <w:webHidden/>
          </w:rPr>
          <w:tab/>
          <w:delText>54</w:delText>
        </w:r>
      </w:del>
    </w:p>
    <w:p w:rsidR="00F8133C" w:rsidDel="00F43BD0" w:rsidRDefault="00F8133C">
      <w:pPr>
        <w:pStyle w:val="TOC2"/>
        <w:rPr>
          <w:del w:id="177" w:author="Arnaud Dumont" w:date="2014-03-05T10:39:00Z"/>
          <w:rFonts w:eastAsiaTheme="minorEastAsia"/>
          <w:noProof/>
          <w:sz w:val="22"/>
          <w:szCs w:val="22"/>
          <w:lang w:eastAsia="en-AU"/>
        </w:rPr>
      </w:pPr>
      <w:del w:id="178" w:author="Arnaud Dumont" w:date="2014-03-05T10:39:00Z">
        <w:r w:rsidRPr="00F43BD0" w:rsidDel="00F43BD0">
          <w:rPr>
            <w:rStyle w:val="Hyperlink"/>
            <w:noProof/>
          </w:rPr>
          <w:delText>8.4</w:delText>
        </w:r>
        <w:r w:rsidDel="00F43BD0">
          <w:rPr>
            <w:rFonts w:eastAsiaTheme="minorEastAsia"/>
            <w:noProof/>
            <w:sz w:val="22"/>
            <w:szCs w:val="22"/>
            <w:lang w:eastAsia="en-AU"/>
          </w:rPr>
          <w:tab/>
        </w:r>
        <w:r w:rsidRPr="00F43BD0" w:rsidDel="00F43BD0">
          <w:rPr>
            <w:rStyle w:val="Hyperlink"/>
            <w:noProof/>
          </w:rPr>
          <w:delText>Zone Update Command</w:delText>
        </w:r>
        <w:r w:rsidDel="00F43BD0">
          <w:rPr>
            <w:noProof/>
            <w:webHidden/>
          </w:rPr>
          <w:tab/>
          <w:delText>61</w:delText>
        </w:r>
      </w:del>
    </w:p>
    <w:p w:rsidR="00F8133C" w:rsidDel="00F43BD0" w:rsidRDefault="00F8133C">
      <w:pPr>
        <w:pStyle w:val="TOC2"/>
        <w:rPr>
          <w:del w:id="179" w:author="Arnaud Dumont" w:date="2014-03-05T10:39:00Z"/>
          <w:rFonts w:eastAsiaTheme="minorEastAsia"/>
          <w:noProof/>
          <w:sz w:val="22"/>
          <w:szCs w:val="22"/>
          <w:lang w:eastAsia="en-AU"/>
        </w:rPr>
      </w:pPr>
      <w:del w:id="180" w:author="Arnaud Dumont" w:date="2014-03-05T10:39:00Z">
        <w:r w:rsidRPr="00F43BD0" w:rsidDel="00F43BD0">
          <w:rPr>
            <w:rStyle w:val="Hyperlink"/>
            <w:noProof/>
          </w:rPr>
          <w:delText>8.5</w:delText>
        </w:r>
        <w:r w:rsidDel="00F43BD0">
          <w:rPr>
            <w:rFonts w:eastAsiaTheme="minorEastAsia"/>
            <w:noProof/>
            <w:sz w:val="22"/>
            <w:szCs w:val="22"/>
            <w:lang w:eastAsia="en-AU"/>
          </w:rPr>
          <w:tab/>
        </w:r>
        <w:r w:rsidRPr="00F43BD0" w:rsidDel="00F43BD0">
          <w:rPr>
            <w:rStyle w:val="Hyperlink"/>
            <w:noProof/>
          </w:rPr>
          <w:delText>Zone Update Resource Records Command</w:delText>
        </w:r>
        <w:r w:rsidDel="00F43BD0">
          <w:rPr>
            <w:noProof/>
            <w:webHidden/>
          </w:rPr>
          <w:tab/>
          <w:delText>69</w:delText>
        </w:r>
      </w:del>
    </w:p>
    <w:p w:rsidR="00F8133C" w:rsidDel="00F43BD0" w:rsidRDefault="00F8133C">
      <w:pPr>
        <w:pStyle w:val="TOC2"/>
        <w:rPr>
          <w:del w:id="181" w:author="Arnaud Dumont" w:date="2014-03-05T10:39:00Z"/>
          <w:rFonts w:eastAsiaTheme="minorEastAsia"/>
          <w:noProof/>
          <w:sz w:val="22"/>
          <w:szCs w:val="22"/>
          <w:lang w:eastAsia="en-AU"/>
        </w:rPr>
      </w:pPr>
      <w:del w:id="182" w:author="Arnaud Dumont" w:date="2014-03-05T10:39:00Z">
        <w:r w:rsidRPr="00F43BD0" w:rsidDel="00F43BD0">
          <w:rPr>
            <w:rStyle w:val="Hyperlink"/>
            <w:noProof/>
          </w:rPr>
          <w:delText>8.6</w:delText>
        </w:r>
        <w:r w:rsidDel="00F43BD0">
          <w:rPr>
            <w:rFonts w:eastAsiaTheme="minorEastAsia"/>
            <w:noProof/>
            <w:sz w:val="22"/>
            <w:szCs w:val="22"/>
            <w:lang w:eastAsia="en-AU"/>
          </w:rPr>
          <w:tab/>
        </w:r>
        <w:r w:rsidRPr="00F43BD0" w:rsidDel="00F43BD0">
          <w:rPr>
            <w:rStyle w:val="Hyperlink"/>
            <w:noProof/>
          </w:rPr>
          <w:delText>Zone Delete Command</w:delText>
        </w:r>
        <w:r w:rsidDel="00F43BD0">
          <w:rPr>
            <w:noProof/>
            <w:webHidden/>
          </w:rPr>
          <w:tab/>
          <w:delText>77</w:delText>
        </w:r>
      </w:del>
    </w:p>
    <w:p w:rsidR="00F8133C" w:rsidDel="00F43BD0" w:rsidRDefault="00F8133C">
      <w:pPr>
        <w:pStyle w:val="TOC2"/>
        <w:rPr>
          <w:del w:id="183" w:author="Arnaud Dumont" w:date="2014-03-05T10:39:00Z"/>
          <w:rFonts w:eastAsiaTheme="minorEastAsia"/>
          <w:noProof/>
          <w:sz w:val="22"/>
          <w:szCs w:val="22"/>
          <w:lang w:eastAsia="en-AU"/>
        </w:rPr>
      </w:pPr>
      <w:del w:id="184" w:author="Arnaud Dumont" w:date="2014-03-05T10:39:00Z">
        <w:r w:rsidRPr="00F43BD0" w:rsidDel="00F43BD0">
          <w:rPr>
            <w:rStyle w:val="Hyperlink"/>
            <w:noProof/>
          </w:rPr>
          <w:lastRenderedPageBreak/>
          <w:delText>8.7</w:delText>
        </w:r>
        <w:r w:rsidDel="00F43BD0">
          <w:rPr>
            <w:rFonts w:eastAsiaTheme="minorEastAsia"/>
            <w:noProof/>
            <w:sz w:val="22"/>
            <w:szCs w:val="22"/>
            <w:lang w:eastAsia="en-AU"/>
          </w:rPr>
          <w:tab/>
        </w:r>
        <w:r w:rsidRPr="00F43BD0" w:rsidDel="00F43BD0">
          <w:rPr>
            <w:rStyle w:val="Hyperlink"/>
            <w:noProof/>
          </w:rPr>
          <w:delText>Zone Get Query Usage Command</w:delText>
        </w:r>
        <w:r w:rsidDel="00F43BD0">
          <w:rPr>
            <w:noProof/>
            <w:webHidden/>
          </w:rPr>
          <w:tab/>
          <w:delText>79</w:delText>
        </w:r>
      </w:del>
    </w:p>
    <w:p w:rsidR="00F8133C" w:rsidDel="00F43BD0" w:rsidRDefault="00F8133C">
      <w:pPr>
        <w:pStyle w:val="TOC2"/>
        <w:rPr>
          <w:del w:id="185" w:author="Arnaud Dumont" w:date="2014-03-05T10:39:00Z"/>
          <w:rFonts w:eastAsiaTheme="minorEastAsia"/>
          <w:noProof/>
          <w:sz w:val="22"/>
          <w:szCs w:val="22"/>
          <w:lang w:eastAsia="en-AU"/>
        </w:rPr>
      </w:pPr>
      <w:del w:id="186" w:author="Arnaud Dumont" w:date="2014-03-05T10:39:00Z">
        <w:r w:rsidRPr="00F43BD0" w:rsidDel="00F43BD0">
          <w:rPr>
            <w:rStyle w:val="Hyperlink"/>
            <w:noProof/>
          </w:rPr>
          <w:delText>8.8</w:delText>
        </w:r>
        <w:r w:rsidDel="00F43BD0">
          <w:rPr>
            <w:rFonts w:eastAsiaTheme="minorEastAsia"/>
            <w:noProof/>
            <w:sz w:val="22"/>
            <w:szCs w:val="22"/>
            <w:lang w:eastAsia="en-AU"/>
          </w:rPr>
          <w:tab/>
        </w:r>
        <w:r w:rsidRPr="00F43BD0" w:rsidDel="00F43BD0">
          <w:rPr>
            <w:rStyle w:val="Hyperlink"/>
            <w:noProof/>
          </w:rPr>
          <w:delText>Zone Get Zone File Command</w:delText>
        </w:r>
        <w:r w:rsidDel="00F43BD0">
          <w:rPr>
            <w:noProof/>
            <w:webHidden/>
          </w:rPr>
          <w:tab/>
          <w:delText>83</w:delText>
        </w:r>
      </w:del>
    </w:p>
    <w:p w:rsidR="00F8133C" w:rsidDel="00F43BD0" w:rsidRDefault="00F8133C">
      <w:pPr>
        <w:pStyle w:val="TOC1"/>
        <w:rPr>
          <w:del w:id="187" w:author="Arnaud Dumont" w:date="2014-03-05T10:39:00Z"/>
          <w:rFonts w:eastAsiaTheme="minorEastAsia"/>
          <w:b w:val="0"/>
          <w:noProof/>
          <w:sz w:val="22"/>
          <w:szCs w:val="22"/>
          <w:lang w:eastAsia="en-AU"/>
        </w:rPr>
      </w:pPr>
      <w:del w:id="188" w:author="Arnaud Dumont" w:date="2014-03-05T10:39:00Z">
        <w:r w:rsidRPr="00F43BD0" w:rsidDel="00F43BD0">
          <w:rPr>
            <w:rStyle w:val="Hyperlink"/>
            <w:noProof/>
          </w:rPr>
          <w:delText>9</w:delText>
        </w:r>
        <w:r w:rsidDel="00F43BD0">
          <w:rPr>
            <w:rFonts w:eastAsiaTheme="minorEastAsia"/>
            <w:b w:val="0"/>
            <w:noProof/>
            <w:sz w:val="22"/>
            <w:szCs w:val="22"/>
            <w:lang w:eastAsia="en-AU"/>
          </w:rPr>
          <w:tab/>
        </w:r>
        <w:r w:rsidRPr="00F43BD0" w:rsidDel="00F43BD0">
          <w:rPr>
            <w:rStyle w:val="Hyperlink"/>
            <w:noProof/>
          </w:rPr>
          <w:delText>Message Commands</w:delText>
        </w:r>
        <w:r w:rsidDel="00F43BD0">
          <w:rPr>
            <w:noProof/>
            <w:webHidden/>
          </w:rPr>
          <w:tab/>
          <w:delText>86</w:delText>
        </w:r>
      </w:del>
    </w:p>
    <w:p w:rsidR="00F8133C" w:rsidDel="00F43BD0" w:rsidRDefault="00F8133C">
      <w:pPr>
        <w:pStyle w:val="TOC2"/>
        <w:rPr>
          <w:del w:id="189" w:author="Arnaud Dumont" w:date="2014-03-05T10:39:00Z"/>
          <w:rFonts w:eastAsiaTheme="minorEastAsia"/>
          <w:noProof/>
          <w:sz w:val="22"/>
          <w:szCs w:val="22"/>
          <w:lang w:eastAsia="en-AU"/>
        </w:rPr>
      </w:pPr>
      <w:del w:id="190" w:author="Arnaud Dumont" w:date="2014-03-05T10:39:00Z">
        <w:r w:rsidRPr="00F43BD0" w:rsidDel="00F43BD0">
          <w:rPr>
            <w:rStyle w:val="Hyperlink"/>
            <w:noProof/>
          </w:rPr>
          <w:delText>9.1</w:delText>
        </w:r>
        <w:r w:rsidDel="00F43BD0">
          <w:rPr>
            <w:rFonts w:eastAsiaTheme="minorEastAsia"/>
            <w:noProof/>
            <w:sz w:val="22"/>
            <w:szCs w:val="22"/>
            <w:lang w:eastAsia="en-AU"/>
          </w:rPr>
          <w:tab/>
        </w:r>
        <w:r w:rsidRPr="00F43BD0" w:rsidDel="00F43BD0">
          <w:rPr>
            <w:rStyle w:val="Hyperlink"/>
            <w:noProof/>
          </w:rPr>
          <w:delText>Message Poll Command</w:delText>
        </w:r>
        <w:r w:rsidDel="00F43BD0">
          <w:rPr>
            <w:noProof/>
            <w:webHidden/>
          </w:rPr>
          <w:tab/>
          <w:delText>86</w:delText>
        </w:r>
      </w:del>
    </w:p>
    <w:p w:rsidR="00F8133C" w:rsidDel="00F43BD0" w:rsidRDefault="00F8133C">
      <w:pPr>
        <w:pStyle w:val="TOC2"/>
        <w:rPr>
          <w:del w:id="191" w:author="Arnaud Dumont" w:date="2014-03-05T10:39:00Z"/>
          <w:rFonts w:eastAsiaTheme="minorEastAsia"/>
          <w:noProof/>
          <w:sz w:val="22"/>
          <w:szCs w:val="22"/>
          <w:lang w:eastAsia="en-AU"/>
        </w:rPr>
      </w:pPr>
      <w:del w:id="192" w:author="Arnaud Dumont" w:date="2014-03-05T10:39:00Z">
        <w:r w:rsidRPr="00F43BD0" w:rsidDel="00F43BD0">
          <w:rPr>
            <w:rStyle w:val="Hyperlink"/>
            <w:noProof/>
          </w:rPr>
          <w:delText>9.2</w:delText>
        </w:r>
        <w:r w:rsidDel="00F43BD0">
          <w:rPr>
            <w:rFonts w:eastAsiaTheme="minorEastAsia"/>
            <w:noProof/>
            <w:sz w:val="22"/>
            <w:szCs w:val="22"/>
            <w:lang w:eastAsia="en-AU"/>
          </w:rPr>
          <w:tab/>
        </w:r>
        <w:r w:rsidRPr="00F43BD0" w:rsidDel="00F43BD0">
          <w:rPr>
            <w:rStyle w:val="Hyperlink"/>
            <w:noProof/>
          </w:rPr>
          <w:delText>Message Acknowledge Command</w:delText>
        </w:r>
        <w:r w:rsidDel="00F43BD0">
          <w:rPr>
            <w:noProof/>
            <w:webHidden/>
          </w:rPr>
          <w:tab/>
          <w:delText>90</w:delText>
        </w:r>
      </w:del>
    </w:p>
    <w:p w:rsidR="002355C9" w:rsidRDefault="000323F3" w:rsidP="00060651">
      <w:r>
        <w:rPr>
          <w:b/>
        </w:rPr>
        <w:fldChar w:fldCharType="end"/>
      </w:r>
    </w:p>
    <w:p w:rsidR="002355C9" w:rsidRDefault="002355C9" w:rsidP="00060651">
      <w:pPr>
        <w:sectPr w:rsidR="002355C9" w:rsidSect="00A97D73">
          <w:headerReference w:type="even" r:id="rId9"/>
          <w:headerReference w:type="default" r:id="rId10"/>
          <w:footerReference w:type="even" r:id="rId11"/>
          <w:footerReference w:type="default" r:id="rId12"/>
          <w:headerReference w:type="first" r:id="rId13"/>
          <w:footerReference w:type="first" r:id="rId14"/>
          <w:type w:val="oddPage"/>
          <w:pgSz w:w="11906" w:h="16838"/>
          <w:pgMar w:top="1701" w:right="1701" w:bottom="1701" w:left="1701" w:header="709" w:footer="567" w:gutter="0"/>
          <w:pgNumType w:fmt="upperRoman"/>
          <w:cols w:space="708"/>
          <w:titlePg/>
          <w:docGrid w:linePitch="360"/>
        </w:sectPr>
      </w:pPr>
    </w:p>
    <w:p w:rsidR="003A30DE" w:rsidRDefault="003A30DE" w:rsidP="003A30DE">
      <w:pPr>
        <w:pStyle w:val="Heading1"/>
      </w:pPr>
      <w:bookmarkStart w:id="193" w:name="_Toc381779294"/>
      <w:r>
        <w:lastRenderedPageBreak/>
        <w:t>Introduction</w:t>
      </w:r>
      <w:bookmarkEnd w:id="193"/>
    </w:p>
    <w:p w:rsidR="005A5779" w:rsidRDefault="004836FD" w:rsidP="004836FD">
      <w:r>
        <w:t>This document is aimed at developers and system administrat</w:t>
      </w:r>
      <w:r w:rsidR="006351FF">
        <w:t>ors</w:t>
      </w:r>
      <w:r>
        <w:t xml:space="preserve">. It describes the </w:t>
      </w:r>
      <w:r w:rsidR="0049028D">
        <w:t>DiscoveryDNS</w:t>
      </w:r>
      <w:r>
        <w:t xml:space="preserve"> reseller system API</w:t>
      </w:r>
      <w:r w:rsidR="005A5779">
        <w:t xml:space="preserve">, </w:t>
      </w:r>
      <w:r>
        <w:t xml:space="preserve">used to manage domain names within the </w:t>
      </w:r>
      <w:r w:rsidR="005A5779">
        <w:t>R</w:t>
      </w:r>
      <w:r>
        <w:t>eseller platform.</w:t>
      </w:r>
    </w:p>
    <w:p w:rsidR="004836FD" w:rsidRDefault="004836FD" w:rsidP="004836FD">
      <w:r>
        <w:t xml:space="preserve">This document is not intended to explain the functionality of the Reseller system. The </w:t>
      </w:r>
      <w:r w:rsidR="005A5779">
        <w:t>S</w:t>
      </w:r>
      <w:r>
        <w:t xml:space="preserve">ystems </w:t>
      </w:r>
      <w:r w:rsidR="005A5779">
        <w:t>G</w:t>
      </w:r>
      <w:r>
        <w:t xml:space="preserve">uide </w:t>
      </w:r>
      <w:r w:rsidR="005A5779">
        <w:t xml:space="preserve">document </w:t>
      </w:r>
      <w:r>
        <w:t>explain</w:t>
      </w:r>
      <w:r w:rsidR="005A5779">
        <w:t>s the following concepts</w:t>
      </w:r>
      <w:r>
        <w:t xml:space="preserve"> in more detail:</w:t>
      </w:r>
    </w:p>
    <w:p w:rsidR="004836FD" w:rsidRDefault="004836FD" w:rsidP="004836FD">
      <w:pPr>
        <w:pStyle w:val="BulletedList"/>
      </w:pPr>
      <w:r>
        <w:t>Objects</w:t>
      </w:r>
    </w:p>
    <w:p w:rsidR="004836FD" w:rsidRDefault="004836FD" w:rsidP="004836FD">
      <w:pPr>
        <w:pStyle w:val="BulletedList"/>
      </w:pPr>
      <w:r>
        <w:t>Commands</w:t>
      </w:r>
    </w:p>
    <w:p w:rsidR="004836FD" w:rsidRDefault="004836FD" w:rsidP="004836FD">
      <w:pPr>
        <w:pStyle w:val="BulletedList"/>
      </w:pPr>
      <w:r>
        <w:t>Relationships</w:t>
      </w:r>
    </w:p>
    <w:p w:rsidR="004836FD" w:rsidRDefault="004836FD" w:rsidP="004836FD">
      <w:pPr>
        <w:pStyle w:val="BulletedList"/>
      </w:pPr>
      <w:r>
        <w:t>Rules and logic</w:t>
      </w:r>
    </w:p>
    <w:p w:rsidR="004836FD" w:rsidRPr="004836FD" w:rsidRDefault="0049028D" w:rsidP="004836FD">
      <w:r>
        <w:t>DiscoveryDNS</w:t>
      </w:r>
      <w:r w:rsidR="004836FD">
        <w:t xml:space="preserve"> </w:t>
      </w:r>
      <w:r w:rsidR="005A5779">
        <w:t>provides</w:t>
      </w:r>
      <w:r w:rsidR="004836FD">
        <w:t xml:space="preserve"> a toolkit which </w:t>
      </w:r>
      <w:r w:rsidR="004E0DD4">
        <w:t xml:space="preserve">implements </w:t>
      </w:r>
      <w:r w:rsidR="004836FD">
        <w:t xml:space="preserve">a </w:t>
      </w:r>
      <w:r w:rsidR="007534E0">
        <w:t>simple programmatic</w:t>
      </w:r>
      <w:r w:rsidR="004836FD">
        <w:t xml:space="preserve"> interface </w:t>
      </w:r>
      <w:r w:rsidR="005A5779">
        <w:t xml:space="preserve">for </w:t>
      </w:r>
      <w:r w:rsidR="004836FD">
        <w:t xml:space="preserve">this protocol, removing the need to understand any of the </w:t>
      </w:r>
      <w:r w:rsidR="007534E0" w:rsidRPr="007534E0">
        <w:t xml:space="preserve">intricacies </w:t>
      </w:r>
      <w:r w:rsidR="004836FD">
        <w:t xml:space="preserve">of </w:t>
      </w:r>
      <w:r w:rsidR="007534E0">
        <w:t xml:space="preserve">this specification. For more information on </w:t>
      </w:r>
      <w:r w:rsidR="005A5779">
        <w:t xml:space="preserve">this </w:t>
      </w:r>
      <w:r w:rsidR="007534E0">
        <w:t>J</w:t>
      </w:r>
      <w:r w:rsidR="004836FD">
        <w:t>ava</w:t>
      </w:r>
      <w:r w:rsidR="005A5779">
        <w:t>-based</w:t>
      </w:r>
      <w:r w:rsidR="004836FD">
        <w:t xml:space="preserve"> toolkit please </w:t>
      </w:r>
      <w:r w:rsidR="005A5779">
        <w:t>consult</w:t>
      </w:r>
      <w:r w:rsidR="004836FD">
        <w:t xml:space="preserve"> you</w:t>
      </w:r>
      <w:r w:rsidR="006351FF">
        <w:t>r</w:t>
      </w:r>
      <w:r w:rsidR="004836FD">
        <w:t xml:space="preserve"> </w:t>
      </w:r>
      <w:r>
        <w:t>DiscoveryDNS</w:t>
      </w:r>
      <w:r w:rsidR="004836FD">
        <w:t xml:space="preserve"> account manager.</w:t>
      </w:r>
    </w:p>
    <w:p w:rsidR="003A30DE" w:rsidRDefault="003A30DE" w:rsidP="003A30DE">
      <w:pPr>
        <w:pStyle w:val="Heading1"/>
      </w:pPr>
      <w:bookmarkStart w:id="194" w:name="_Toc381779295"/>
      <w:r>
        <w:lastRenderedPageBreak/>
        <w:t>General</w:t>
      </w:r>
      <w:bookmarkEnd w:id="194"/>
    </w:p>
    <w:p w:rsidR="00F474F5" w:rsidRDefault="00F474F5" w:rsidP="00F474F5">
      <w:r>
        <w:t>The DiscoveryDNS API protocol is a ‘REST like’ protocol that operates over a secure HTTP connection. Entities are represented in JSON format</w:t>
      </w:r>
      <w:r w:rsidR="0080673B">
        <w:t>,</w:t>
      </w:r>
      <w:r>
        <w:t xml:space="preserve"> </w:t>
      </w:r>
      <w:r w:rsidR="007534E0">
        <w:t xml:space="preserve">allowing </w:t>
      </w:r>
      <w:r>
        <w:t xml:space="preserve">easy </w:t>
      </w:r>
      <w:r w:rsidR="007534E0">
        <w:t>integration</w:t>
      </w:r>
      <w:r>
        <w:t xml:space="preserve"> using </w:t>
      </w:r>
      <w:r w:rsidR="002F0444">
        <w:t>programming</w:t>
      </w:r>
      <w:r>
        <w:t xml:space="preserve"> language</w:t>
      </w:r>
      <w:r w:rsidR="005A5779">
        <w:t>s</w:t>
      </w:r>
      <w:r>
        <w:t xml:space="preserve"> </w:t>
      </w:r>
      <w:r w:rsidR="007534E0">
        <w:t>that</w:t>
      </w:r>
      <w:r>
        <w:t xml:space="preserve"> support</w:t>
      </w:r>
      <w:r w:rsidR="007534E0">
        <w:t>s</w:t>
      </w:r>
      <w:r>
        <w:t xml:space="preserve"> HTTP</w:t>
      </w:r>
      <w:r w:rsidR="005A5779">
        <w:t>S</w:t>
      </w:r>
      <w:r>
        <w:t xml:space="preserve"> and JSON. </w:t>
      </w:r>
      <w:r w:rsidR="00BB3EC1">
        <w:t>Many</w:t>
      </w:r>
      <w:r>
        <w:t xml:space="preserve"> REST toolkits will </w:t>
      </w:r>
      <w:r w:rsidR="002F0444">
        <w:t>also work</w:t>
      </w:r>
      <w:r>
        <w:t xml:space="preserve"> well with the protocol.</w:t>
      </w:r>
    </w:p>
    <w:p w:rsidR="00F474F5" w:rsidRDefault="00897690" w:rsidP="00F474F5">
      <w:r>
        <w:t>This section</w:t>
      </w:r>
      <w:r w:rsidR="00F474F5">
        <w:t xml:space="preserve"> provides general information required to </w:t>
      </w:r>
      <w:r w:rsidR="00B001D7">
        <w:t>use</w:t>
      </w:r>
      <w:r w:rsidR="00F474F5">
        <w:t xml:space="preserve"> commands in the </w:t>
      </w:r>
      <w:r w:rsidR="00BB3EC1">
        <w:t xml:space="preserve">DiscoveryDNS </w:t>
      </w:r>
      <w:r w:rsidR="00F474F5">
        <w:t>protocol</w:t>
      </w:r>
      <w:r w:rsidR="00BB3EC1">
        <w:t xml:space="preserve">. </w:t>
      </w:r>
      <w:r w:rsidR="00F474F5">
        <w:t>Section</w:t>
      </w:r>
      <w:r w:rsidR="00BB3EC1">
        <w:t>s</w:t>
      </w:r>
      <w:r w:rsidR="00F474F5">
        <w:t xml:space="preserve"> 3 through 8 describe each command in detail. These sections provide an explanation </w:t>
      </w:r>
      <w:r w:rsidR="00B001D7">
        <w:t xml:space="preserve">of </w:t>
      </w:r>
      <w:r w:rsidR="00F474F5">
        <w:t>the request and response format for each command as well as examples.</w:t>
      </w:r>
    </w:p>
    <w:p w:rsidR="00F474F5" w:rsidRDefault="0059118D" w:rsidP="00F474F5">
      <w:r>
        <w:t>T</w:t>
      </w:r>
      <w:r w:rsidR="00F474F5">
        <w:t xml:space="preserve">o fully understand </w:t>
      </w:r>
      <w:r w:rsidR="00B001D7">
        <w:t xml:space="preserve">the DiscoveryDNS reseller system and </w:t>
      </w:r>
      <w:r w:rsidR="00F474F5">
        <w:t xml:space="preserve">some of the concepts in this </w:t>
      </w:r>
      <w:r w:rsidR="002F0444">
        <w:t>document,</w:t>
      </w:r>
      <w:r w:rsidR="00F474F5">
        <w:t xml:space="preserve"> the following </w:t>
      </w:r>
      <w:r w:rsidR="00E004C2">
        <w:t xml:space="preserve">related </w:t>
      </w:r>
      <w:r w:rsidR="00F474F5">
        <w:t>RFCs should be consulted:</w:t>
      </w:r>
    </w:p>
    <w:p w:rsidR="007534E0" w:rsidRPr="00A206D9" w:rsidRDefault="007534E0" w:rsidP="00F474F5">
      <w:pPr>
        <w:pStyle w:val="BulletedList"/>
      </w:pPr>
      <w:r w:rsidRPr="00A206D9">
        <w:t>RFC2616 – Hypertext Transfer Protocol – HTTP/1.1</w:t>
      </w:r>
    </w:p>
    <w:p w:rsidR="007534E0" w:rsidRPr="00A206D9" w:rsidRDefault="007534E0" w:rsidP="00F474F5">
      <w:pPr>
        <w:pStyle w:val="BulletedList"/>
      </w:pPr>
      <w:r w:rsidRPr="00A206D9">
        <w:t>RFC2818 – HTTP Over TLS</w:t>
      </w:r>
    </w:p>
    <w:p w:rsidR="00E004C2" w:rsidRDefault="00E004C2" w:rsidP="00E004C2">
      <w:pPr>
        <w:pStyle w:val="BulletedList"/>
      </w:pPr>
      <w:r w:rsidRPr="00A206D9">
        <w:t>RFC4627 - The application/json Media Type for JavaScript Object Notation (JSON)</w:t>
      </w:r>
    </w:p>
    <w:p w:rsidR="00A206D9" w:rsidRPr="00A206D9" w:rsidRDefault="00A206D9" w:rsidP="00E004C2">
      <w:pPr>
        <w:pStyle w:val="BulletedList"/>
      </w:pPr>
      <w:r>
        <w:t>RFC1034-1035 – Domain Names</w:t>
      </w:r>
    </w:p>
    <w:p w:rsidR="00E004C2" w:rsidRPr="00A206D9" w:rsidRDefault="00E004C2" w:rsidP="00F474F5">
      <w:pPr>
        <w:pStyle w:val="BulletedList"/>
      </w:pPr>
      <w:r w:rsidRPr="00A206D9">
        <w:t>RFC4033 – 4035 – DNSSEC</w:t>
      </w:r>
    </w:p>
    <w:p w:rsidR="00E004C2" w:rsidRPr="00A206D9" w:rsidRDefault="00E004C2" w:rsidP="00E004C2">
      <w:pPr>
        <w:pStyle w:val="BulletedList"/>
        <w:numPr>
          <w:ilvl w:val="0"/>
          <w:numId w:val="0"/>
        </w:numPr>
      </w:pPr>
      <w:r w:rsidRPr="00A206D9">
        <w:t>A more extensive list of DNS standards is available here,</w:t>
      </w:r>
      <w:r w:rsidR="00A206D9" w:rsidRPr="00A206D9">
        <w:t xml:space="preserve"> http://en.wikipedia.org/wiki/Domain_Name_System#Internet_standards</w:t>
      </w:r>
    </w:p>
    <w:p w:rsidR="003A30DE" w:rsidRDefault="003A30DE" w:rsidP="003A30DE">
      <w:pPr>
        <w:pStyle w:val="Heading2"/>
      </w:pPr>
      <w:bookmarkStart w:id="195" w:name="_Toc381779296"/>
      <w:r>
        <w:t>Data Types</w:t>
      </w:r>
      <w:bookmarkEnd w:id="195"/>
    </w:p>
    <w:p w:rsidR="00F474F5" w:rsidRDefault="00F474F5" w:rsidP="00F474F5">
      <w:r w:rsidRPr="00F474F5">
        <w:t xml:space="preserve">Throughout this document the following data types are used. </w:t>
      </w:r>
      <w:r w:rsidR="00B001D7">
        <w:t>These</w:t>
      </w:r>
      <w:r w:rsidRPr="00F474F5">
        <w:t xml:space="preserve"> are ‘loose’ data type definitions</w:t>
      </w:r>
      <w:r w:rsidR="00B001D7">
        <w:t>. You</w:t>
      </w:r>
      <w:r w:rsidRPr="00F474F5">
        <w:t xml:space="preserve"> will need to find the relevant mappings </w:t>
      </w:r>
      <w:r w:rsidR="00B001D7">
        <w:t>in</w:t>
      </w:r>
      <w:r w:rsidR="00B001D7" w:rsidRPr="00F474F5">
        <w:t xml:space="preserve"> </w:t>
      </w:r>
      <w:r w:rsidRPr="00F474F5">
        <w:t>your implementation language of choice. For reference</w:t>
      </w:r>
      <w:r w:rsidR="0059118D">
        <w:t>,</w:t>
      </w:r>
      <w:r w:rsidRPr="00F474F5">
        <w:t xml:space="preserve"> the Java object types use</w:t>
      </w:r>
      <w:r w:rsidR="0059118D">
        <w:t>d</w:t>
      </w:r>
      <w:r w:rsidRPr="00F474F5">
        <w:t xml:space="preserve"> to map each </w:t>
      </w:r>
      <w:r w:rsidR="00B001D7">
        <w:t>data type</w:t>
      </w:r>
      <w:r w:rsidR="0059118D">
        <w:t xml:space="preserve"> is provided</w:t>
      </w:r>
      <w:r w:rsidR="00B001D7">
        <w:t xml:space="preserve"> below</w:t>
      </w:r>
      <w:r w:rsidRPr="00F474F5">
        <w:t>.</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843"/>
        <w:gridCol w:w="5386"/>
      </w:tblGrid>
      <w:tr w:rsidR="00F474F5" w:rsidRPr="00CC22F1" w:rsidTr="00166EB9">
        <w:trPr>
          <w:tblHeader w:val="0"/>
        </w:trPr>
        <w:tc>
          <w:tcPr>
            <w:tcW w:w="1276" w:type="dxa"/>
            <w:shd w:val="clear" w:color="auto" w:fill="BFBFBF" w:themeFill="background1" w:themeFillShade="BF"/>
          </w:tcPr>
          <w:p w:rsidR="00F474F5" w:rsidRPr="00750051" w:rsidRDefault="00F474F5" w:rsidP="0060648E">
            <w:pPr>
              <w:pStyle w:val="Table-Header"/>
            </w:pPr>
            <w:r>
              <w:t>Name</w:t>
            </w:r>
          </w:p>
        </w:tc>
        <w:tc>
          <w:tcPr>
            <w:tcW w:w="1843" w:type="dxa"/>
            <w:shd w:val="clear" w:color="auto" w:fill="BFBFBF" w:themeFill="background1" w:themeFillShade="BF"/>
          </w:tcPr>
          <w:p w:rsidR="00F474F5" w:rsidRPr="00750051" w:rsidRDefault="00F474F5" w:rsidP="0060648E">
            <w:pPr>
              <w:pStyle w:val="Table-Header"/>
            </w:pPr>
            <w:r>
              <w:t>Java Type</w:t>
            </w:r>
          </w:p>
        </w:tc>
        <w:tc>
          <w:tcPr>
            <w:tcW w:w="5386" w:type="dxa"/>
            <w:shd w:val="clear" w:color="auto" w:fill="BFBFBF" w:themeFill="background1" w:themeFillShade="BF"/>
          </w:tcPr>
          <w:p w:rsidR="00F474F5" w:rsidRPr="00750051" w:rsidRDefault="00F474F5" w:rsidP="0060648E">
            <w:pPr>
              <w:pStyle w:val="Table-Header"/>
            </w:pPr>
            <w:r>
              <w:t>Description</w:t>
            </w:r>
          </w:p>
        </w:tc>
      </w:tr>
      <w:tr w:rsidR="00F474F5" w:rsidRPr="00CC22F1" w:rsidTr="00166EB9">
        <w:trPr>
          <w:trHeight w:val="113"/>
          <w:tblHeader w:val="0"/>
        </w:trPr>
        <w:tc>
          <w:tcPr>
            <w:tcW w:w="1276" w:type="dxa"/>
          </w:tcPr>
          <w:p w:rsidR="00F474F5" w:rsidRDefault="00F474F5" w:rsidP="00F474F5">
            <w:pPr>
              <w:pStyle w:val="Table-Text"/>
            </w:pPr>
            <w:r>
              <w:t>integer</w:t>
            </w:r>
          </w:p>
        </w:tc>
        <w:tc>
          <w:tcPr>
            <w:tcW w:w="1843" w:type="dxa"/>
          </w:tcPr>
          <w:p w:rsidR="00F474F5" w:rsidRDefault="00F474F5" w:rsidP="00F474F5">
            <w:pPr>
              <w:pStyle w:val="Table-Text"/>
            </w:pPr>
            <w:r>
              <w:t>Integer or Long</w:t>
            </w:r>
          </w:p>
        </w:tc>
        <w:tc>
          <w:tcPr>
            <w:tcW w:w="5386" w:type="dxa"/>
          </w:tcPr>
          <w:p w:rsidR="00F474F5" w:rsidRDefault="00F474F5" w:rsidP="00B001D7">
            <w:pPr>
              <w:pStyle w:val="Table-Text"/>
            </w:pPr>
            <w:r>
              <w:t xml:space="preserve">A standard integer, it should be noted that the largest possible integer </w:t>
            </w:r>
            <w:r w:rsidR="00B001D7">
              <w:t>returned</w:t>
            </w:r>
            <w:r>
              <w:t xml:space="preserve"> is the size of a Java Long (64</w:t>
            </w:r>
            <w:r w:rsidR="00B001D7">
              <w:t xml:space="preserve"> </w:t>
            </w:r>
            <w:r>
              <w:t>bit</w:t>
            </w:r>
            <w:r w:rsidR="00B001D7">
              <w:t>s</w:t>
            </w:r>
            <w:r>
              <w:t>). Unless otherwise noted integers are unsigned.</w:t>
            </w:r>
          </w:p>
        </w:tc>
      </w:tr>
      <w:tr w:rsidR="00F474F5" w:rsidRPr="00CC22F1" w:rsidTr="00166EB9">
        <w:trPr>
          <w:trHeight w:val="113"/>
          <w:tblHeader w:val="0"/>
        </w:trPr>
        <w:tc>
          <w:tcPr>
            <w:tcW w:w="1276" w:type="dxa"/>
          </w:tcPr>
          <w:p w:rsidR="00F474F5" w:rsidRDefault="00F474F5" w:rsidP="00F474F5">
            <w:pPr>
              <w:pStyle w:val="Table-Text"/>
            </w:pPr>
            <w:r>
              <w:t>double</w:t>
            </w:r>
          </w:p>
        </w:tc>
        <w:tc>
          <w:tcPr>
            <w:tcW w:w="1843" w:type="dxa"/>
          </w:tcPr>
          <w:p w:rsidR="00F474F5" w:rsidRDefault="00F474F5" w:rsidP="00F474F5">
            <w:pPr>
              <w:pStyle w:val="Table-Text"/>
            </w:pPr>
            <w:r>
              <w:t>Double</w:t>
            </w:r>
          </w:p>
        </w:tc>
        <w:tc>
          <w:tcPr>
            <w:tcW w:w="5386" w:type="dxa"/>
          </w:tcPr>
          <w:p w:rsidR="00F474F5" w:rsidRDefault="00F474F5" w:rsidP="00F474F5">
            <w:pPr>
              <w:pStyle w:val="Table-Text"/>
            </w:pPr>
            <w:r>
              <w:t>A double precision floating point number</w:t>
            </w:r>
          </w:p>
        </w:tc>
      </w:tr>
      <w:tr w:rsidR="00F474F5" w:rsidRPr="00CC22F1" w:rsidTr="00166EB9">
        <w:trPr>
          <w:trHeight w:val="113"/>
          <w:tblHeader w:val="0"/>
        </w:trPr>
        <w:tc>
          <w:tcPr>
            <w:tcW w:w="1276" w:type="dxa"/>
          </w:tcPr>
          <w:p w:rsidR="00F474F5" w:rsidRDefault="00F474F5" w:rsidP="00F474F5">
            <w:pPr>
              <w:pStyle w:val="Table-Text"/>
            </w:pPr>
            <w:r>
              <w:t>string</w:t>
            </w:r>
          </w:p>
        </w:tc>
        <w:tc>
          <w:tcPr>
            <w:tcW w:w="1843" w:type="dxa"/>
          </w:tcPr>
          <w:p w:rsidR="00F474F5" w:rsidRDefault="00F474F5" w:rsidP="00F474F5">
            <w:pPr>
              <w:pStyle w:val="Table-Text"/>
            </w:pPr>
            <w:r>
              <w:t>String</w:t>
            </w:r>
          </w:p>
        </w:tc>
        <w:tc>
          <w:tcPr>
            <w:tcW w:w="5386" w:type="dxa"/>
          </w:tcPr>
          <w:p w:rsidR="00F474F5" w:rsidRDefault="00F474F5" w:rsidP="00F474F5">
            <w:pPr>
              <w:pStyle w:val="Table-Text"/>
            </w:pPr>
            <w:r>
              <w:t>An string consisting of ASCII characters only</w:t>
            </w:r>
          </w:p>
        </w:tc>
      </w:tr>
      <w:tr w:rsidR="00F474F5" w:rsidRPr="00CC22F1" w:rsidTr="00166EB9">
        <w:trPr>
          <w:trHeight w:val="113"/>
          <w:tblHeader w:val="0"/>
        </w:trPr>
        <w:tc>
          <w:tcPr>
            <w:tcW w:w="1276" w:type="dxa"/>
          </w:tcPr>
          <w:p w:rsidR="00F474F5" w:rsidRDefault="00F474F5" w:rsidP="00F474F5">
            <w:pPr>
              <w:pStyle w:val="Table-Text"/>
            </w:pPr>
            <w:r>
              <w:t>timestamp</w:t>
            </w:r>
          </w:p>
        </w:tc>
        <w:tc>
          <w:tcPr>
            <w:tcW w:w="1843" w:type="dxa"/>
          </w:tcPr>
          <w:p w:rsidR="00F474F5" w:rsidRDefault="00F474F5" w:rsidP="00F474F5">
            <w:pPr>
              <w:pStyle w:val="Table-Text"/>
            </w:pPr>
            <w:r>
              <w:t>LocalDateTime (JodaTime Library)</w:t>
            </w:r>
          </w:p>
        </w:tc>
        <w:tc>
          <w:tcPr>
            <w:tcW w:w="5386" w:type="dxa"/>
          </w:tcPr>
          <w:p w:rsidR="00F474F5" w:rsidRDefault="00F474F5" w:rsidP="00B001D7">
            <w:pPr>
              <w:pStyle w:val="Table-Text"/>
            </w:pPr>
            <w:r>
              <w:t xml:space="preserve">A date and timestamp, generally </w:t>
            </w:r>
            <w:r w:rsidR="00B001D7">
              <w:t>including</w:t>
            </w:r>
            <w:r>
              <w:t xml:space="preserve"> time zone information in </w:t>
            </w:r>
            <w:r w:rsidR="00A206D9">
              <w:t>ISO 8601</w:t>
            </w:r>
            <w:r>
              <w:t xml:space="preserve"> form</w:t>
            </w:r>
            <w:ins w:id="196" w:author="Arnaud Dumont" w:date="2014-02-20T10:55:00Z">
              <w:r w:rsidR="002D484E">
                <w:t>, in the UTC time zone.</w:t>
              </w:r>
            </w:ins>
          </w:p>
        </w:tc>
      </w:tr>
      <w:tr w:rsidR="00F474F5" w:rsidRPr="00CC22F1" w:rsidTr="00166EB9">
        <w:trPr>
          <w:trHeight w:val="113"/>
          <w:tblHeader w:val="0"/>
        </w:trPr>
        <w:tc>
          <w:tcPr>
            <w:tcW w:w="1276" w:type="dxa"/>
          </w:tcPr>
          <w:p w:rsidR="00F474F5" w:rsidRDefault="00F474F5" w:rsidP="00F474F5">
            <w:pPr>
              <w:pStyle w:val="Table-Text"/>
            </w:pPr>
            <w:r>
              <w:t>boolean</w:t>
            </w:r>
          </w:p>
        </w:tc>
        <w:tc>
          <w:tcPr>
            <w:tcW w:w="1843" w:type="dxa"/>
          </w:tcPr>
          <w:p w:rsidR="00F474F5" w:rsidRDefault="00F474F5" w:rsidP="00F474F5">
            <w:pPr>
              <w:pStyle w:val="Table-Text"/>
            </w:pPr>
            <w:r>
              <w:t>Boolean</w:t>
            </w:r>
          </w:p>
        </w:tc>
        <w:tc>
          <w:tcPr>
            <w:tcW w:w="5386" w:type="dxa"/>
          </w:tcPr>
          <w:p w:rsidR="00F474F5" w:rsidRDefault="00F474F5" w:rsidP="00F474F5">
            <w:pPr>
              <w:pStyle w:val="Table-Text"/>
            </w:pPr>
            <w:r>
              <w:t>A value of “true” or “false”</w:t>
            </w:r>
          </w:p>
        </w:tc>
      </w:tr>
      <w:tr w:rsidR="00F474F5" w:rsidRPr="00CC22F1" w:rsidTr="00166EB9">
        <w:trPr>
          <w:trHeight w:val="113"/>
          <w:tblHeader w:val="0"/>
        </w:trPr>
        <w:tc>
          <w:tcPr>
            <w:tcW w:w="1276" w:type="dxa"/>
          </w:tcPr>
          <w:p w:rsidR="00F474F5" w:rsidRDefault="00F474F5" w:rsidP="00F474F5">
            <w:pPr>
              <w:pStyle w:val="Table-Text"/>
            </w:pPr>
            <w:r>
              <w:t>uuid</w:t>
            </w:r>
          </w:p>
        </w:tc>
        <w:tc>
          <w:tcPr>
            <w:tcW w:w="1843" w:type="dxa"/>
          </w:tcPr>
          <w:p w:rsidR="00F474F5" w:rsidRDefault="00F474F5" w:rsidP="00F474F5">
            <w:pPr>
              <w:pStyle w:val="Table-Text"/>
            </w:pPr>
            <w:r>
              <w:t>UUID</w:t>
            </w:r>
          </w:p>
        </w:tc>
        <w:tc>
          <w:tcPr>
            <w:tcW w:w="5386" w:type="dxa"/>
          </w:tcPr>
          <w:p w:rsidR="00F474F5" w:rsidRDefault="00F474F5" w:rsidP="00F474F5">
            <w:pPr>
              <w:pStyle w:val="Table-Text"/>
            </w:pPr>
            <w:r>
              <w:t xml:space="preserve">A Type </w:t>
            </w:r>
            <w:r w:rsidR="00A206D9">
              <w:t>4</w:t>
            </w:r>
            <w:r>
              <w:t xml:space="preserve"> UUID value</w:t>
            </w:r>
          </w:p>
        </w:tc>
      </w:tr>
      <w:tr w:rsidR="00F474F5" w:rsidRPr="00CC22F1" w:rsidTr="00166EB9">
        <w:trPr>
          <w:trHeight w:val="113"/>
          <w:tblHeader w:val="0"/>
        </w:trPr>
        <w:tc>
          <w:tcPr>
            <w:tcW w:w="1276" w:type="dxa"/>
          </w:tcPr>
          <w:p w:rsidR="00F474F5" w:rsidRDefault="00F474F5" w:rsidP="00F474F5">
            <w:pPr>
              <w:pStyle w:val="Table-Text"/>
            </w:pPr>
            <w:r>
              <w:t>ipv4Address</w:t>
            </w:r>
          </w:p>
        </w:tc>
        <w:tc>
          <w:tcPr>
            <w:tcW w:w="1843" w:type="dxa"/>
          </w:tcPr>
          <w:p w:rsidR="00F474F5" w:rsidRDefault="00F474F5" w:rsidP="00F474F5">
            <w:pPr>
              <w:pStyle w:val="Table-Text"/>
            </w:pPr>
            <w:r>
              <w:t>Inet4Address</w:t>
            </w:r>
          </w:p>
        </w:tc>
        <w:tc>
          <w:tcPr>
            <w:tcW w:w="5386" w:type="dxa"/>
          </w:tcPr>
          <w:p w:rsidR="00F474F5" w:rsidRDefault="00F474F5" w:rsidP="00F474F5">
            <w:pPr>
              <w:pStyle w:val="Table-Text"/>
            </w:pPr>
            <w:r>
              <w:t>An IPv4 address</w:t>
            </w:r>
          </w:p>
        </w:tc>
      </w:tr>
      <w:tr w:rsidR="00F474F5" w:rsidRPr="00CC22F1" w:rsidTr="00166EB9">
        <w:trPr>
          <w:trHeight w:val="113"/>
          <w:tblHeader w:val="0"/>
        </w:trPr>
        <w:tc>
          <w:tcPr>
            <w:tcW w:w="1276" w:type="dxa"/>
          </w:tcPr>
          <w:p w:rsidR="00F474F5" w:rsidRDefault="00F474F5" w:rsidP="00F474F5">
            <w:pPr>
              <w:pStyle w:val="Table-Text"/>
            </w:pPr>
            <w:r>
              <w:t>ipv6Address</w:t>
            </w:r>
          </w:p>
        </w:tc>
        <w:tc>
          <w:tcPr>
            <w:tcW w:w="1843" w:type="dxa"/>
          </w:tcPr>
          <w:p w:rsidR="00F474F5" w:rsidRDefault="00F474F5" w:rsidP="00F474F5">
            <w:pPr>
              <w:pStyle w:val="Table-Text"/>
            </w:pPr>
            <w:r>
              <w:t>Inet6Address</w:t>
            </w:r>
          </w:p>
        </w:tc>
        <w:tc>
          <w:tcPr>
            <w:tcW w:w="5386" w:type="dxa"/>
          </w:tcPr>
          <w:p w:rsidR="00F474F5" w:rsidRDefault="00F474F5" w:rsidP="00F474F5">
            <w:pPr>
              <w:pStyle w:val="Table-Text"/>
            </w:pPr>
            <w:r>
              <w:t>An IPv6 address</w:t>
            </w:r>
          </w:p>
        </w:tc>
      </w:tr>
    </w:tbl>
    <w:p w:rsidR="00F474F5" w:rsidRDefault="00F474F5" w:rsidP="00F474F5">
      <w:r w:rsidRPr="00F474F5">
        <w:t xml:space="preserve">Some entities described in this document </w:t>
      </w:r>
      <w:r w:rsidR="00B001D7">
        <w:t>include</w:t>
      </w:r>
      <w:r w:rsidR="00B001D7" w:rsidRPr="00F474F5">
        <w:t xml:space="preserve"> </w:t>
      </w:r>
      <w:r w:rsidRPr="00F474F5">
        <w:t xml:space="preserve">fields </w:t>
      </w:r>
      <w:r w:rsidR="0059118D">
        <w:t>with</w:t>
      </w:r>
      <w:r w:rsidR="0059118D" w:rsidRPr="00F474F5">
        <w:t xml:space="preserve"> </w:t>
      </w:r>
      <w:r w:rsidRPr="00F474F5">
        <w:t xml:space="preserve">values </w:t>
      </w:r>
      <w:r w:rsidR="0059118D">
        <w:t xml:space="preserve">that </w:t>
      </w:r>
      <w:r w:rsidRPr="00F474F5">
        <w:t xml:space="preserve">are composite </w:t>
      </w:r>
      <w:r w:rsidR="002F0444" w:rsidRPr="00F474F5">
        <w:t xml:space="preserve">types. </w:t>
      </w:r>
      <w:r w:rsidRPr="00F474F5">
        <w:t>These composite type names start with capital letters and have their own fields</w:t>
      </w:r>
      <w:r w:rsidR="00B001D7">
        <w:t>,</w:t>
      </w:r>
      <w:r w:rsidRPr="00F474F5">
        <w:t xml:space="preserve"> defined usually in a table immediately following the parent type, or a reference to the</w:t>
      </w:r>
      <w:r w:rsidR="00BB3EC1">
        <w:t>ir</w:t>
      </w:r>
      <w:r w:rsidRPr="00F474F5">
        <w:t xml:space="preserve"> definition </w:t>
      </w:r>
      <w:r w:rsidR="00BB3EC1">
        <w:t>is provided</w:t>
      </w:r>
      <w:r w:rsidRPr="00F474F5">
        <w:t xml:space="preserve">. </w:t>
      </w:r>
      <w:r w:rsidR="00BB3EC1">
        <w:t>Additionally,</w:t>
      </w:r>
      <w:r w:rsidRPr="00F474F5">
        <w:t xml:space="preserve"> if you see a type name followed by the characters “[]” this means that the value </w:t>
      </w:r>
      <w:r w:rsidR="00B001D7">
        <w:t>of</w:t>
      </w:r>
      <w:r w:rsidR="00B001D7" w:rsidRPr="00F474F5">
        <w:t xml:space="preserve"> </w:t>
      </w:r>
      <w:r w:rsidR="00BB3EC1">
        <w:t>this</w:t>
      </w:r>
      <w:r w:rsidR="00BB3EC1" w:rsidRPr="00F474F5">
        <w:t xml:space="preserve"> </w:t>
      </w:r>
      <w:r w:rsidRPr="00F474F5">
        <w:t>field is a JSON list</w:t>
      </w:r>
      <w:r w:rsidR="00BB3EC1">
        <w:t>, and so an</w:t>
      </w:r>
      <w:r w:rsidRPr="00F474F5">
        <w:t xml:space="preserve"> array of values of that type.</w:t>
      </w:r>
    </w:p>
    <w:p w:rsidR="003A30DE" w:rsidRDefault="003A30DE" w:rsidP="003A30DE">
      <w:pPr>
        <w:pStyle w:val="Heading2"/>
      </w:pPr>
      <w:bookmarkStart w:id="197" w:name="_Toc381779297"/>
      <w:r>
        <w:lastRenderedPageBreak/>
        <w:t>Protocol Overview</w:t>
      </w:r>
      <w:bookmarkEnd w:id="197"/>
    </w:p>
    <w:p w:rsidR="00323508" w:rsidRDefault="00323508" w:rsidP="00323508">
      <w:r>
        <w:t>The transport used by the protocol is HTTP</w:t>
      </w:r>
      <w:r w:rsidR="00B001D7">
        <w:t>S</w:t>
      </w:r>
      <w:r>
        <w:t xml:space="preserve"> and require</w:t>
      </w:r>
      <w:r w:rsidR="0059118D">
        <w:t>s</w:t>
      </w:r>
      <w:r>
        <w:t xml:space="preserve"> the use of HTTP version 1.1 as denoted by the string “HTTP/1.1”. Throughout the document you will see reference</w:t>
      </w:r>
      <w:r w:rsidR="00B001D7">
        <w:t>s</w:t>
      </w:r>
      <w:r>
        <w:t xml:space="preserve"> to ‘service-address’. The ‘service-address’ is the domain name (and perhaps port) required to connect to the environment you are interested in.</w:t>
      </w:r>
    </w:p>
    <w:p w:rsidR="00323508" w:rsidRDefault="00323508" w:rsidP="00323508">
      <w:r>
        <w:t xml:space="preserve">For </w:t>
      </w:r>
      <w:r w:rsidR="0059118D">
        <w:t>example</w:t>
      </w:r>
      <w:r w:rsidR="00B001D7">
        <w:t>,</w:t>
      </w:r>
      <w:r>
        <w:t xml:space="preserve"> if the service address of OTE (</w:t>
      </w:r>
      <w:r w:rsidR="00B001D7">
        <w:t>Operational Test Environment</w:t>
      </w:r>
      <w:r>
        <w:t xml:space="preserve">) was api.ote.discoverydns.com and the port was the standard https port </w:t>
      </w:r>
      <w:r w:rsidR="00B001D7">
        <w:t xml:space="preserve">of </w:t>
      </w:r>
      <w:r>
        <w:t>443</w:t>
      </w:r>
      <w:r w:rsidR="0059118D">
        <w:t>,</w:t>
      </w:r>
      <w:r>
        <w:t xml:space="preserve"> the service address would be:</w:t>
      </w:r>
    </w:p>
    <w:p w:rsidR="00323508" w:rsidRDefault="00323508" w:rsidP="00323508">
      <w:pPr>
        <w:pStyle w:val="BulletedList"/>
      </w:pPr>
      <w:r>
        <w:t>api.ote.discoverydns.com</w:t>
      </w:r>
    </w:p>
    <w:p w:rsidR="00323508" w:rsidRDefault="00323508" w:rsidP="00323508">
      <w:r>
        <w:t xml:space="preserve">If the service address used </w:t>
      </w:r>
      <w:r w:rsidR="00B001D7">
        <w:t xml:space="preserve">the </w:t>
      </w:r>
      <w:r>
        <w:t xml:space="preserve">non-standard port </w:t>
      </w:r>
      <w:r w:rsidR="00B001D7">
        <w:t>for S</w:t>
      </w:r>
      <w:r w:rsidR="004E0DD4">
        <w:t>S</w:t>
      </w:r>
      <w:r w:rsidR="00B001D7">
        <w:t xml:space="preserve">L </w:t>
      </w:r>
      <w:r>
        <w:t>1443</w:t>
      </w:r>
      <w:r w:rsidR="0059118D">
        <w:t>,</w:t>
      </w:r>
      <w:r>
        <w:t xml:space="preserve"> the address would be:</w:t>
      </w:r>
    </w:p>
    <w:p w:rsidR="00323508" w:rsidRDefault="00323508" w:rsidP="00323508">
      <w:pPr>
        <w:pStyle w:val="BulletedList"/>
      </w:pPr>
      <w:r>
        <w:t>api.ote.discoverydns.com:1443</w:t>
      </w:r>
    </w:p>
    <w:p w:rsidR="00323508" w:rsidRDefault="00323508" w:rsidP="00323508">
      <w:r>
        <w:t>Similarly the production environment might be:</w:t>
      </w:r>
    </w:p>
    <w:p w:rsidR="00323508" w:rsidRDefault="00323508" w:rsidP="00323508">
      <w:pPr>
        <w:pStyle w:val="BulletedList"/>
      </w:pPr>
      <w:r>
        <w:t>api.discoverydns.com</w:t>
      </w:r>
    </w:p>
    <w:p w:rsidR="00323508" w:rsidRDefault="00323508" w:rsidP="00323508">
      <w:r>
        <w:t>For specific information on the service address</w:t>
      </w:r>
      <w:r w:rsidR="00A206D9">
        <w:t>es</w:t>
      </w:r>
      <w:r>
        <w:t xml:space="preserve"> and available environments</w:t>
      </w:r>
      <w:r w:rsidR="0059118D">
        <w:t>,</w:t>
      </w:r>
      <w:r>
        <w:t xml:space="preserve"> please consult the </w:t>
      </w:r>
      <w:r w:rsidR="00B001D7">
        <w:t>S</w:t>
      </w:r>
      <w:r>
        <w:t xml:space="preserve">ervice </w:t>
      </w:r>
      <w:r w:rsidR="00B001D7">
        <w:t>D</w:t>
      </w:r>
      <w:r>
        <w:t>esk.</w:t>
      </w:r>
    </w:p>
    <w:p w:rsidR="00323508" w:rsidRDefault="00323508" w:rsidP="00323508">
      <w:r>
        <w:t xml:space="preserve">Currently the only accepted (and returned) content type is </w:t>
      </w:r>
      <w:r w:rsidR="00B001D7">
        <w:t>“</w:t>
      </w:r>
      <w:r>
        <w:t>application/json</w:t>
      </w:r>
      <w:r w:rsidR="00B001D7">
        <w:t>”,</w:t>
      </w:r>
      <w:r>
        <w:t xml:space="preserve"> in both requests and responses</w:t>
      </w:r>
      <w:ins w:id="198" w:author="Arnaud Dumont" w:date="2014-02-20T10:56:00Z">
        <w:r w:rsidR="002D484E">
          <w:t>, except for the Zone Get Zone File command (see related paragraph)</w:t>
        </w:r>
      </w:ins>
      <w:r>
        <w:t>. For objects</w:t>
      </w:r>
      <w:ins w:id="199" w:author="Arnaud Dumont" w:date="2014-02-20T10:57:00Z">
        <w:r w:rsidR="002D484E">
          <w:t>,</w:t>
        </w:r>
      </w:ins>
      <w:r>
        <w:t xml:space="preserve"> all fields are returned</w:t>
      </w:r>
      <w:ins w:id="200" w:author="Arnaud Dumont" w:date="2014-02-20T10:57:00Z">
        <w:r w:rsidR="002D484E">
          <w:t xml:space="preserve">. </w:t>
        </w:r>
      </w:ins>
      <w:del w:id="201" w:author="Arnaud Dumont" w:date="2014-02-20T10:57:00Z">
        <w:r w:rsidDel="002D484E">
          <w:delText>,</w:delText>
        </w:r>
      </w:del>
      <w:ins w:id="202" w:author="Arnaud Dumont" w:date="2014-02-20T10:57:00Z">
        <w:r w:rsidR="002D484E">
          <w:t>H</w:t>
        </w:r>
      </w:ins>
      <w:del w:id="203" w:author="Arnaud Dumont" w:date="2014-02-20T10:57:00Z">
        <w:r w:rsidDel="002D484E">
          <w:delText xml:space="preserve"> h</w:delText>
        </w:r>
      </w:del>
      <w:r>
        <w:t>owever if your access level prohibits certain information</w:t>
      </w:r>
      <w:r w:rsidR="00B001D7">
        <w:t>,</w:t>
      </w:r>
      <w:r>
        <w:t xml:space="preserve"> then </w:t>
      </w:r>
      <w:r w:rsidR="00B001D7">
        <w:t xml:space="preserve">affected </w:t>
      </w:r>
      <w:r>
        <w:t>fields will have a ‘null’ value.</w:t>
      </w:r>
    </w:p>
    <w:p w:rsidR="00323508" w:rsidRPr="00323508" w:rsidRDefault="00323508" w:rsidP="00323508">
      <w:r>
        <w:t xml:space="preserve">All objects use a primary identifier </w:t>
      </w:r>
      <w:r w:rsidR="00B001D7">
        <w:t>of</w:t>
      </w:r>
      <w:r>
        <w:t xml:space="preserve"> Type </w:t>
      </w:r>
      <w:r w:rsidR="00A206D9">
        <w:t>4</w:t>
      </w:r>
      <w:r>
        <w:t xml:space="preserve"> UUID.</w:t>
      </w:r>
    </w:p>
    <w:p w:rsidR="003A30DE" w:rsidRDefault="003A30DE" w:rsidP="003A30DE">
      <w:pPr>
        <w:pStyle w:val="Heading2"/>
      </w:pPr>
      <w:bookmarkStart w:id="204" w:name="_Toc381779298"/>
      <w:r>
        <w:t>Authentication</w:t>
      </w:r>
      <w:bookmarkEnd w:id="204"/>
    </w:p>
    <w:p w:rsidR="00323508" w:rsidRDefault="00323508" w:rsidP="00323508">
      <w:r>
        <w:t xml:space="preserve">Authentication is </w:t>
      </w:r>
      <w:r w:rsidR="00E53ADF">
        <w:t xml:space="preserve">achieved </w:t>
      </w:r>
      <w:r>
        <w:t xml:space="preserve">using SSL </w:t>
      </w:r>
      <w:r w:rsidR="00B001D7">
        <w:t xml:space="preserve">client </w:t>
      </w:r>
      <w:r>
        <w:t>certificate authentication. As part of completing the SSL handshake the certificate presented must be one that is issue</w:t>
      </w:r>
      <w:r w:rsidR="003207EB">
        <w:t>d</w:t>
      </w:r>
      <w:r>
        <w:t xml:space="preserve"> by </w:t>
      </w:r>
      <w:r w:rsidR="002F0444">
        <w:t>DiscoveryDNS, signed</w:t>
      </w:r>
      <w:r>
        <w:t xml:space="preserve"> by </w:t>
      </w:r>
      <w:r w:rsidR="00B001D7">
        <w:t xml:space="preserve">the DiscoveryDNS </w:t>
      </w:r>
      <w:r>
        <w:t xml:space="preserve">CA. It must include the UUID of the user you wish to authenticate in the </w:t>
      </w:r>
      <w:r w:rsidR="00B001D7">
        <w:t>C</w:t>
      </w:r>
      <w:r>
        <w:t xml:space="preserve">ommon </w:t>
      </w:r>
      <w:r w:rsidR="00B001D7">
        <w:t>N</w:t>
      </w:r>
      <w:r>
        <w:t xml:space="preserve">ame </w:t>
      </w:r>
      <w:r w:rsidR="00B001D7">
        <w:t xml:space="preserve">(CN) </w:t>
      </w:r>
      <w:r>
        <w:t>field.</w:t>
      </w:r>
    </w:p>
    <w:p w:rsidR="00323508" w:rsidRDefault="00323508" w:rsidP="00323508">
      <w:r>
        <w:t>All the standard certificate checks are applied (expiry checks, revocation checks etc.)</w:t>
      </w:r>
      <w:ins w:id="205" w:author="Arnaud Dumont" w:date="2014-02-20T10:57:00Z">
        <w:r w:rsidR="002D484E">
          <w:t xml:space="preserve"> </w:t>
        </w:r>
      </w:ins>
      <w:r>
        <w:t xml:space="preserve">as well as verification that the certificate </w:t>
      </w:r>
      <w:r w:rsidR="00B001D7">
        <w:t>was issued by the DiscoveryDNS</w:t>
      </w:r>
      <w:r>
        <w:t xml:space="preserve"> CA. The server certificate returned by the platform is also signed by </w:t>
      </w:r>
      <w:r w:rsidR="00B001D7">
        <w:t xml:space="preserve">the DiscoveryDNS </w:t>
      </w:r>
      <w:r>
        <w:t>CA</w:t>
      </w:r>
      <w:r w:rsidR="00B001D7">
        <w:t xml:space="preserve">, the public certificate of </w:t>
      </w:r>
      <w:del w:id="206" w:author="Arnaud Dumont" w:date="2014-02-20T10:57:00Z">
        <w:r w:rsidR="00B001D7" w:rsidDel="002D484E">
          <w:delText xml:space="preserve"> </w:delText>
        </w:r>
      </w:del>
      <w:r>
        <w:t xml:space="preserve">which will be provided to you for the purpose of </w:t>
      </w:r>
      <w:r w:rsidR="00B001D7">
        <w:t xml:space="preserve">server </w:t>
      </w:r>
      <w:r>
        <w:t>authentication.</w:t>
      </w:r>
    </w:p>
    <w:p w:rsidR="00323508" w:rsidRPr="00323508" w:rsidRDefault="00323508" w:rsidP="00323508">
      <w:r>
        <w:t>Certificates will be valid for one year unless revoked earlier</w:t>
      </w:r>
      <w:r w:rsidR="00B001D7">
        <w:t>,</w:t>
      </w:r>
      <w:r>
        <w:t xml:space="preserve"> and will need to be renewed </w:t>
      </w:r>
      <w:r w:rsidR="00B001D7">
        <w:t>yearly on issue date</w:t>
      </w:r>
      <w:r>
        <w:t>. Only the TLSv1.1 protocol is supported with STRONG or greater cipher suites. Testing and production certificates cannot be used</w:t>
      </w:r>
      <w:r w:rsidR="00B001D7">
        <w:t xml:space="preserve"> in production</w:t>
      </w:r>
      <w:r>
        <w:t>. Please contact the service desk to arrange allocation of your certificates.</w:t>
      </w:r>
    </w:p>
    <w:p w:rsidR="003A30DE" w:rsidRDefault="003A30DE" w:rsidP="003A30DE">
      <w:pPr>
        <w:pStyle w:val="Heading2"/>
      </w:pPr>
      <w:bookmarkStart w:id="207" w:name="_Toc381779299"/>
      <w:r>
        <w:t>Update Version Check</w:t>
      </w:r>
      <w:bookmarkEnd w:id="207"/>
    </w:p>
    <w:p w:rsidR="007100E9" w:rsidRDefault="007100E9" w:rsidP="007100E9">
      <w:r>
        <w:t xml:space="preserve">The </w:t>
      </w:r>
      <w:r w:rsidR="0049028D">
        <w:t>DiscoveryDNS</w:t>
      </w:r>
      <w:r>
        <w:t xml:space="preserve"> system uses an optimistic locking strategy to detect and mitigate simultaneous update</w:t>
      </w:r>
      <w:r w:rsidR="00282022">
        <w:t>s</w:t>
      </w:r>
      <w:r>
        <w:t xml:space="preserve">. In this locking scheme you must provide the version of the object you </w:t>
      </w:r>
      <w:r w:rsidR="00282022">
        <w:t>wish</w:t>
      </w:r>
      <w:r>
        <w:t xml:space="preserve"> to update</w:t>
      </w:r>
      <w:r w:rsidR="00282022">
        <w:t xml:space="preserve">, provided </w:t>
      </w:r>
      <w:r w:rsidR="00282022">
        <w:lastRenderedPageBreak/>
        <w:t>in a DiscoveryDNS response</w:t>
      </w:r>
      <w:r>
        <w:t xml:space="preserve">. </w:t>
      </w:r>
      <w:r w:rsidR="00282022">
        <w:t>If the object was</w:t>
      </w:r>
      <w:r>
        <w:t xml:space="preserve"> modified by another transaction </w:t>
      </w:r>
      <w:r w:rsidR="00282022">
        <w:t xml:space="preserve">before </w:t>
      </w:r>
      <w:r>
        <w:t xml:space="preserve">your transaction </w:t>
      </w:r>
      <w:r w:rsidR="00282022">
        <w:t>is</w:t>
      </w:r>
      <w:r>
        <w:t xml:space="preserve"> processed</w:t>
      </w:r>
      <w:r w:rsidR="00282022">
        <w:t xml:space="preserve"> by DiscoveryDNS,</w:t>
      </w:r>
      <w:r>
        <w:t xml:space="preserve"> </w:t>
      </w:r>
      <w:r w:rsidR="00282022">
        <w:t>your</w:t>
      </w:r>
      <w:r w:rsidR="00A206D9">
        <w:t xml:space="preserve"> version number</w:t>
      </w:r>
      <w:r>
        <w:t xml:space="preserve"> will not match, </w:t>
      </w:r>
      <w:r w:rsidR="00282022">
        <w:t>flagging a concurrent modification error</w:t>
      </w:r>
      <w:r>
        <w:t xml:space="preserve">. This ensures consistency of data and that simultaneous updates do not result in </w:t>
      </w:r>
      <w:r w:rsidR="00282022">
        <w:t xml:space="preserve">data </w:t>
      </w:r>
      <w:r>
        <w:t>corrupt</w:t>
      </w:r>
      <w:r w:rsidR="00282022">
        <w:t>ion</w:t>
      </w:r>
      <w:r>
        <w:t xml:space="preserve"> or inconsistent state. Should you receive a concurrent modification error response you should verify that you still want to proceed with the update (given the new </w:t>
      </w:r>
      <w:r w:rsidR="00A206D9">
        <w:t>attribute</w:t>
      </w:r>
      <w:r w:rsidR="00282022">
        <w:t xml:space="preserve"> value</w:t>
      </w:r>
      <w:r w:rsidR="00A206D9">
        <w:t>s</w:t>
      </w:r>
      <w:r>
        <w:t xml:space="preserve"> of the object) and if so, retry the command with the new </w:t>
      </w:r>
      <w:r w:rsidR="00282022">
        <w:t xml:space="preserve">latest </w:t>
      </w:r>
      <w:r>
        <w:t>version number.</w:t>
      </w:r>
    </w:p>
    <w:p w:rsidR="00323508" w:rsidRPr="00323508" w:rsidRDefault="007100E9" w:rsidP="007100E9">
      <w:r>
        <w:t xml:space="preserve">If you do not wish to take advantage of the protections of version based updates you can simply not provide the version field and the current version of the object will be inserted on your behalf. This greatly reduces the window </w:t>
      </w:r>
      <w:r w:rsidR="00A206D9">
        <w:t>of</w:t>
      </w:r>
      <w:r>
        <w:t xml:space="preserve"> simultaneous modification and will only result in a concurrent modification error</w:t>
      </w:r>
      <w:del w:id="208" w:author="Arnaud Dumont" w:date="2014-02-20T10:59:00Z">
        <w:r w:rsidR="00282022" w:rsidDel="002D484E">
          <w:delText>s</w:delText>
        </w:r>
      </w:del>
      <w:r>
        <w:t xml:space="preserve"> if you are attempting to modify the same object on multiple connections at the same time (which should always be avoided).</w:t>
      </w:r>
    </w:p>
    <w:p w:rsidR="003A30DE" w:rsidRDefault="003A30DE" w:rsidP="003A30DE">
      <w:pPr>
        <w:pStyle w:val="Heading2"/>
      </w:pPr>
      <w:bookmarkStart w:id="209" w:name="_Toc381779300"/>
      <w:r>
        <w:t>E-Tag Evaluation</w:t>
      </w:r>
      <w:bookmarkEnd w:id="209"/>
    </w:p>
    <w:p w:rsidR="00323508" w:rsidRPr="00323508" w:rsidRDefault="007100E9" w:rsidP="00323508">
      <w:r w:rsidRPr="007100E9">
        <w:t xml:space="preserve">The DiscoveryDNS </w:t>
      </w:r>
      <w:r w:rsidR="0049028D">
        <w:t>API</w:t>
      </w:r>
      <w:r w:rsidR="0049028D" w:rsidRPr="007100E9">
        <w:t xml:space="preserve"> </w:t>
      </w:r>
      <w:r w:rsidRPr="007100E9">
        <w:t>fully support</w:t>
      </w:r>
      <w:r w:rsidR="0049028D">
        <w:t>s</w:t>
      </w:r>
      <w:r w:rsidRPr="007100E9">
        <w:t xml:space="preserve"> the evaluation of entity tags or ‘ETags’. When an ETag header is encounter in get commands a HTTP 304 NOT MODIFIED response will be sent if </w:t>
      </w:r>
      <w:r w:rsidR="001451E9">
        <w:t>that</w:t>
      </w:r>
      <w:r w:rsidR="001451E9" w:rsidRPr="007100E9">
        <w:t xml:space="preserve"> </w:t>
      </w:r>
      <w:r w:rsidRPr="007100E9">
        <w:t xml:space="preserve">object has not been modified since it was last returned with that ETag. The version field and the ETag field </w:t>
      </w:r>
      <w:r w:rsidR="001451E9" w:rsidRPr="007100E9">
        <w:t xml:space="preserve">of the object </w:t>
      </w:r>
      <w:r w:rsidRPr="007100E9">
        <w:t xml:space="preserve">will always be consistent. Use of ETag precondition checking in modification commands is also supported </w:t>
      </w:r>
      <w:r w:rsidR="00A206D9">
        <w:t>if required.</w:t>
      </w:r>
    </w:p>
    <w:p w:rsidR="003A30DE" w:rsidRDefault="003A30DE" w:rsidP="003A30DE">
      <w:pPr>
        <w:pStyle w:val="Heading2"/>
      </w:pPr>
      <w:bookmarkStart w:id="210" w:name="_Toc381779301"/>
      <w:r>
        <w:t>General Request Headers</w:t>
      </w:r>
      <w:bookmarkEnd w:id="210"/>
    </w:p>
    <w:p w:rsidR="00323508" w:rsidRDefault="007100E9" w:rsidP="00323508">
      <w:r w:rsidRPr="007100E9">
        <w:t>The following request headers are standard for all requests:</w:t>
      </w:r>
    </w:p>
    <w:tbl>
      <w:tblPr>
        <w:tblStyle w:val="TableGrid1"/>
        <w:tblW w:w="8612"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992"/>
        <w:gridCol w:w="1418"/>
        <w:gridCol w:w="4359"/>
      </w:tblGrid>
      <w:tr w:rsidR="007100E9" w:rsidRPr="00CC22F1" w:rsidTr="00166EB9">
        <w:trPr>
          <w:tblHeader w:val="0"/>
        </w:trPr>
        <w:tc>
          <w:tcPr>
            <w:tcW w:w="1843" w:type="dxa"/>
            <w:shd w:val="clear" w:color="auto" w:fill="BFBFBF" w:themeFill="background1" w:themeFillShade="BF"/>
          </w:tcPr>
          <w:p w:rsidR="007100E9" w:rsidRPr="00750051" w:rsidRDefault="007100E9" w:rsidP="007100E9">
            <w:pPr>
              <w:pStyle w:val="Table-Header"/>
            </w:pPr>
            <w:r>
              <w:t>Header</w:t>
            </w:r>
          </w:p>
        </w:tc>
        <w:tc>
          <w:tcPr>
            <w:tcW w:w="992" w:type="dxa"/>
            <w:shd w:val="clear" w:color="auto" w:fill="BFBFBF" w:themeFill="background1" w:themeFillShade="BF"/>
          </w:tcPr>
          <w:p w:rsidR="007100E9" w:rsidRPr="00750051" w:rsidRDefault="007100E9" w:rsidP="0060648E">
            <w:pPr>
              <w:pStyle w:val="Table-Header"/>
            </w:pPr>
            <w:r>
              <w:t>Required</w:t>
            </w:r>
          </w:p>
        </w:tc>
        <w:tc>
          <w:tcPr>
            <w:tcW w:w="1418" w:type="dxa"/>
            <w:shd w:val="clear" w:color="auto" w:fill="BFBFBF" w:themeFill="background1" w:themeFillShade="BF"/>
          </w:tcPr>
          <w:p w:rsidR="007100E9" w:rsidRPr="00750051" w:rsidRDefault="007100E9" w:rsidP="0060648E">
            <w:pPr>
              <w:pStyle w:val="Table-Header"/>
            </w:pPr>
            <w:r>
              <w:t>Custom Header</w:t>
            </w:r>
          </w:p>
        </w:tc>
        <w:tc>
          <w:tcPr>
            <w:tcW w:w="4359" w:type="dxa"/>
            <w:shd w:val="clear" w:color="auto" w:fill="BFBFBF" w:themeFill="background1" w:themeFillShade="BF"/>
          </w:tcPr>
          <w:p w:rsidR="007100E9" w:rsidRDefault="007100E9" w:rsidP="0060648E">
            <w:pPr>
              <w:pStyle w:val="Table-Header"/>
            </w:pPr>
            <w:r>
              <w:t>Description</w:t>
            </w:r>
          </w:p>
        </w:tc>
      </w:tr>
      <w:tr w:rsidR="007100E9" w:rsidRPr="00CC22F1" w:rsidTr="00166EB9">
        <w:trPr>
          <w:trHeight w:val="113"/>
          <w:tblHeader w:val="0"/>
        </w:trPr>
        <w:tc>
          <w:tcPr>
            <w:tcW w:w="1843" w:type="dxa"/>
          </w:tcPr>
          <w:p w:rsidR="007100E9" w:rsidRDefault="007100E9" w:rsidP="007100E9">
            <w:pPr>
              <w:pStyle w:val="Table-Text"/>
            </w:pPr>
            <w:r>
              <w:t>Client-Transaction-Id</w:t>
            </w:r>
          </w:p>
        </w:tc>
        <w:tc>
          <w:tcPr>
            <w:tcW w:w="992" w:type="dxa"/>
          </w:tcPr>
          <w:p w:rsidR="007100E9" w:rsidRDefault="007100E9" w:rsidP="007100E9">
            <w:pPr>
              <w:pStyle w:val="Table-Text"/>
            </w:pPr>
            <w:r>
              <w:t>No</w:t>
            </w:r>
          </w:p>
        </w:tc>
        <w:tc>
          <w:tcPr>
            <w:tcW w:w="1418" w:type="dxa"/>
          </w:tcPr>
          <w:p w:rsidR="007100E9" w:rsidRDefault="007100E9" w:rsidP="007100E9">
            <w:pPr>
              <w:pStyle w:val="Table-Text"/>
            </w:pPr>
            <w:r>
              <w:t>Yes</w:t>
            </w:r>
          </w:p>
        </w:tc>
        <w:tc>
          <w:tcPr>
            <w:tcW w:w="4359" w:type="dxa"/>
          </w:tcPr>
          <w:p w:rsidR="007100E9" w:rsidRDefault="007100E9" w:rsidP="00645595">
            <w:pPr>
              <w:pStyle w:val="Table-Text"/>
            </w:pPr>
            <w:r>
              <w:t xml:space="preserve">A user assigned identifier for the transaction. This will be recorded with the transaction log </w:t>
            </w:r>
            <w:r w:rsidR="00645595">
              <w:t>and</w:t>
            </w:r>
            <w:r w:rsidR="0049028D">
              <w:t xml:space="preserve"> </w:t>
            </w:r>
            <w:r>
              <w:t>returned in the response. Set this to an arbitrary ASCII string up to 63 characters in length</w:t>
            </w:r>
            <w:r w:rsidR="0049028D">
              <w:t>.</w:t>
            </w:r>
          </w:p>
        </w:tc>
      </w:tr>
      <w:tr w:rsidR="007100E9" w:rsidRPr="00CC22F1" w:rsidTr="00166EB9">
        <w:trPr>
          <w:trHeight w:val="113"/>
          <w:tblHeader w:val="0"/>
        </w:trPr>
        <w:tc>
          <w:tcPr>
            <w:tcW w:w="1843" w:type="dxa"/>
          </w:tcPr>
          <w:p w:rsidR="007100E9" w:rsidRDefault="007100E9" w:rsidP="007100E9">
            <w:pPr>
              <w:pStyle w:val="Table-Text"/>
            </w:pPr>
            <w:r>
              <w:t>Accept</w:t>
            </w:r>
          </w:p>
        </w:tc>
        <w:tc>
          <w:tcPr>
            <w:tcW w:w="992" w:type="dxa"/>
          </w:tcPr>
          <w:p w:rsidR="007100E9" w:rsidRDefault="007100E9" w:rsidP="007100E9">
            <w:pPr>
              <w:pStyle w:val="Table-Text"/>
            </w:pPr>
            <w:r>
              <w:t>Yes</w:t>
            </w:r>
          </w:p>
        </w:tc>
        <w:tc>
          <w:tcPr>
            <w:tcW w:w="1418" w:type="dxa"/>
          </w:tcPr>
          <w:p w:rsidR="007100E9" w:rsidRDefault="007100E9" w:rsidP="007100E9">
            <w:pPr>
              <w:pStyle w:val="Table-Text"/>
            </w:pPr>
            <w:r>
              <w:t>No</w:t>
            </w:r>
          </w:p>
        </w:tc>
        <w:tc>
          <w:tcPr>
            <w:tcW w:w="4359" w:type="dxa"/>
          </w:tcPr>
          <w:p w:rsidR="007100E9" w:rsidRDefault="007100E9" w:rsidP="007100E9">
            <w:pPr>
              <w:pStyle w:val="Table-Text"/>
            </w:pPr>
            <w:r>
              <w:t>The content type to accept in the response. Set this to ‘application/json’</w:t>
            </w:r>
            <w:r w:rsidR="0049028D">
              <w:t>.</w:t>
            </w:r>
          </w:p>
        </w:tc>
      </w:tr>
      <w:tr w:rsidR="007100E9" w:rsidRPr="00CC22F1" w:rsidTr="00166EB9">
        <w:trPr>
          <w:trHeight w:val="113"/>
          <w:tblHeader w:val="0"/>
        </w:trPr>
        <w:tc>
          <w:tcPr>
            <w:tcW w:w="1843" w:type="dxa"/>
          </w:tcPr>
          <w:p w:rsidR="007100E9" w:rsidRDefault="007100E9" w:rsidP="007100E9">
            <w:pPr>
              <w:pStyle w:val="Table-Text"/>
            </w:pPr>
            <w:r>
              <w:t>User-Agent</w:t>
            </w:r>
          </w:p>
        </w:tc>
        <w:tc>
          <w:tcPr>
            <w:tcW w:w="992" w:type="dxa"/>
          </w:tcPr>
          <w:p w:rsidR="007100E9" w:rsidRDefault="007100E9" w:rsidP="007100E9">
            <w:pPr>
              <w:pStyle w:val="Table-Text"/>
            </w:pPr>
            <w:r>
              <w:t>Yes</w:t>
            </w:r>
          </w:p>
        </w:tc>
        <w:tc>
          <w:tcPr>
            <w:tcW w:w="1418" w:type="dxa"/>
          </w:tcPr>
          <w:p w:rsidR="007100E9" w:rsidRDefault="007100E9" w:rsidP="007100E9">
            <w:pPr>
              <w:pStyle w:val="Table-Text"/>
            </w:pPr>
            <w:r>
              <w:t>No</w:t>
            </w:r>
          </w:p>
        </w:tc>
        <w:tc>
          <w:tcPr>
            <w:tcW w:w="4359" w:type="dxa"/>
          </w:tcPr>
          <w:p w:rsidR="007100E9" w:rsidRDefault="007100E9" w:rsidP="007100E9">
            <w:pPr>
              <w:pStyle w:val="Table-Text"/>
            </w:pPr>
            <w:r>
              <w:t>The name of the user agent being used to make the request. This will be logged in the server logs and may help when reporting issues</w:t>
            </w:r>
            <w:r w:rsidR="0049028D">
              <w:t>.</w:t>
            </w:r>
          </w:p>
        </w:tc>
      </w:tr>
      <w:tr w:rsidR="007100E9" w:rsidRPr="00CC22F1" w:rsidTr="00166EB9">
        <w:trPr>
          <w:trHeight w:val="113"/>
          <w:tblHeader w:val="0"/>
        </w:trPr>
        <w:tc>
          <w:tcPr>
            <w:tcW w:w="1843" w:type="dxa"/>
          </w:tcPr>
          <w:p w:rsidR="007100E9" w:rsidRDefault="007100E9" w:rsidP="007100E9">
            <w:pPr>
              <w:pStyle w:val="Table-Text"/>
            </w:pPr>
            <w:r>
              <w:t>Host</w:t>
            </w:r>
          </w:p>
        </w:tc>
        <w:tc>
          <w:tcPr>
            <w:tcW w:w="992" w:type="dxa"/>
          </w:tcPr>
          <w:p w:rsidR="007100E9" w:rsidRDefault="007100E9" w:rsidP="007100E9">
            <w:pPr>
              <w:pStyle w:val="Table-Text"/>
            </w:pPr>
            <w:r>
              <w:t>Yes</w:t>
            </w:r>
          </w:p>
        </w:tc>
        <w:tc>
          <w:tcPr>
            <w:tcW w:w="1418" w:type="dxa"/>
          </w:tcPr>
          <w:p w:rsidR="007100E9" w:rsidRDefault="007100E9" w:rsidP="007100E9">
            <w:pPr>
              <w:pStyle w:val="Table-Text"/>
            </w:pPr>
            <w:r>
              <w:t>No</w:t>
            </w:r>
          </w:p>
        </w:tc>
        <w:tc>
          <w:tcPr>
            <w:tcW w:w="4359" w:type="dxa"/>
          </w:tcPr>
          <w:p w:rsidR="007100E9" w:rsidRDefault="007100E9" w:rsidP="007100E9">
            <w:pPr>
              <w:pStyle w:val="Table-Text"/>
            </w:pPr>
            <w:r>
              <w:t>The identifier of the host you are connecting to</w:t>
            </w:r>
            <w:r w:rsidR="0049028D">
              <w:t>.</w:t>
            </w:r>
          </w:p>
        </w:tc>
      </w:tr>
      <w:tr w:rsidR="007100E9" w:rsidRPr="00CC22F1" w:rsidTr="00166EB9">
        <w:trPr>
          <w:trHeight w:val="113"/>
          <w:tblHeader w:val="0"/>
        </w:trPr>
        <w:tc>
          <w:tcPr>
            <w:tcW w:w="1843" w:type="dxa"/>
          </w:tcPr>
          <w:p w:rsidR="007100E9" w:rsidRDefault="007100E9" w:rsidP="007100E9">
            <w:pPr>
              <w:pStyle w:val="Table-Text"/>
            </w:pPr>
            <w:r>
              <w:t>Connection</w:t>
            </w:r>
          </w:p>
        </w:tc>
        <w:tc>
          <w:tcPr>
            <w:tcW w:w="992" w:type="dxa"/>
          </w:tcPr>
          <w:p w:rsidR="007100E9" w:rsidRDefault="007100E9" w:rsidP="007100E9">
            <w:pPr>
              <w:pStyle w:val="Table-Text"/>
            </w:pPr>
            <w:r>
              <w:t>No</w:t>
            </w:r>
          </w:p>
        </w:tc>
        <w:tc>
          <w:tcPr>
            <w:tcW w:w="1418" w:type="dxa"/>
          </w:tcPr>
          <w:p w:rsidR="007100E9" w:rsidRDefault="007100E9" w:rsidP="007100E9">
            <w:pPr>
              <w:pStyle w:val="Table-Text"/>
            </w:pPr>
            <w:r>
              <w:t>No</w:t>
            </w:r>
          </w:p>
        </w:tc>
        <w:tc>
          <w:tcPr>
            <w:tcW w:w="4359" w:type="dxa"/>
          </w:tcPr>
          <w:p w:rsidR="007100E9" w:rsidRDefault="007100E9" w:rsidP="007100E9">
            <w:pPr>
              <w:pStyle w:val="Table-Text"/>
            </w:pPr>
            <w:r>
              <w:t>Set this to ‘Keep-Alive’ if you wish to reuse the http connection</w:t>
            </w:r>
            <w:r w:rsidR="0049028D">
              <w:t>.</w:t>
            </w:r>
          </w:p>
        </w:tc>
      </w:tr>
    </w:tbl>
    <w:p w:rsidR="003A30DE" w:rsidRDefault="003A30DE" w:rsidP="00FB749C">
      <w:pPr>
        <w:pStyle w:val="Heading2"/>
        <w:pageBreakBefore/>
      </w:pPr>
      <w:bookmarkStart w:id="211" w:name="_Toc381779302"/>
      <w:r>
        <w:lastRenderedPageBreak/>
        <w:t>General Response Headers</w:t>
      </w:r>
      <w:bookmarkEnd w:id="211"/>
    </w:p>
    <w:p w:rsidR="00323508" w:rsidRDefault="007100E9" w:rsidP="00323508">
      <w:r w:rsidRPr="007100E9">
        <w:t>The following response headers are standard for all responses: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1418"/>
        <w:gridCol w:w="5386"/>
      </w:tblGrid>
      <w:tr w:rsidR="00166EB9" w:rsidRPr="00CC22F1" w:rsidTr="00166EB9">
        <w:trPr>
          <w:tblHeader w:val="0"/>
        </w:trPr>
        <w:tc>
          <w:tcPr>
            <w:tcW w:w="1843" w:type="dxa"/>
            <w:shd w:val="clear" w:color="auto" w:fill="BFBFBF" w:themeFill="background1" w:themeFillShade="BF"/>
          </w:tcPr>
          <w:p w:rsidR="00166EB9" w:rsidRPr="00750051" w:rsidRDefault="00166EB9" w:rsidP="0060648E">
            <w:pPr>
              <w:pStyle w:val="Table-Header"/>
            </w:pPr>
            <w:r>
              <w:t>Header</w:t>
            </w:r>
          </w:p>
        </w:tc>
        <w:tc>
          <w:tcPr>
            <w:tcW w:w="1418" w:type="dxa"/>
            <w:shd w:val="clear" w:color="auto" w:fill="BFBFBF" w:themeFill="background1" w:themeFillShade="BF"/>
          </w:tcPr>
          <w:p w:rsidR="00166EB9" w:rsidRPr="00750051" w:rsidRDefault="00166EB9" w:rsidP="0060648E">
            <w:pPr>
              <w:pStyle w:val="Table-Header"/>
            </w:pPr>
            <w:r>
              <w:t>Custom Header</w:t>
            </w:r>
          </w:p>
        </w:tc>
        <w:tc>
          <w:tcPr>
            <w:tcW w:w="5386" w:type="dxa"/>
            <w:shd w:val="clear" w:color="auto" w:fill="BFBFBF" w:themeFill="background1" w:themeFillShade="BF"/>
          </w:tcPr>
          <w:p w:rsidR="00166EB9" w:rsidRDefault="00166EB9" w:rsidP="0060648E">
            <w:pPr>
              <w:pStyle w:val="Table-Header"/>
            </w:pPr>
            <w:r>
              <w:t>Description</w:t>
            </w:r>
          </w:p>
        </w:tc>
      </w:tr>
      <w:tr w:rsidR="00166EB9" w:rsidRPr="00CC22F1" w:rsidTr="00166EB9">
        <w:trPr>
          <w:trHeight w:val="113"/>
          <w:tblHeader w:val="0"/>
        </w:trPr>
        <w:tc>
          <w:tcPr>
            <w:tcW w:w="1843" w:type="dxa"/>
          </w:tcPr>
          <w:p w:rsidR="00166EB9" w:rsidRDefault="00166EB9" w:rsidP="00166EB9">
            <w:pPr>
              <w:pStyle w:val="Table-Text"/>
            </w:pPr>
            <w:r>
              <w:t>Cache-Control</w:t>
            </w:r>
          </w:p>
        </w:tc>
        <w:tc>
          <w:tcPr>
            <w:tcW w:w="1418" w:type="dxa"/>
          </w:tcPr>
          <w:p w:rsidR="00166EB9" w:rsidRDefault="00166EB9" w:rsidP="00166EB9">
            <w:pPr>
              <w:pStyle w:val="Table-Text"/>
            </w:pPr>
            <w:r>
              <w:t>No</w:t>
            </w:r>
          </w:p>
        </w:tc>
        <w:tc>
          <w:tcPr>
            <w:tcW w:w="5386" w:type="dxa"/>
          </w:tcPr>
          <w:p w:rsidR="00166EB9" w:rsidRDefault="00166EB9" w:rsidP="00364F50">
            <w:pPr>
              <w:pStyle w:val="Table-Text"/>
            </w:pPr>
            <w:r>
              <w:t xml:space="preserve">This specifies the </w:t>
            </w:r>
            <w:r w:rsidR="00364F50">
              <w:t xml:space="preserve">expected </w:t>
            </w:r>
            <w:r>
              <w:t>behaviour of cac</w:t>
            </w:r>
            <w:r w:rsidR="0049028D">
              <w:t>h</w:t>
            </w:r>
            <w:r>
              <w:t xml:space="preserve">es for the response. In most cases, this header will indicate that the response is private and should only be cached </w:t>
            </w:r>
            <w:r w:rsidR="00364F50">
              <w:t>if</w:t>
            </w:r>
            <w:r>
              <w:t xml:space="preserve"> secrecy of the data </w:t>
            </w:r>
            <w:r w:rsidR="00364F50">
              <w:t>can be maintained</w:t>
            </w:r>
            <w:r>
              <w:t>. The response will indicate a relatively short max-cache tim</w:t>
            </w:r>
            <w:r w:rsidR="0049028D">
              <w:t>e</w:t>
            </w:r>
            <w:r>
              <w:t xml:space="preserve"> of 30 seconds. Caching is optional and </w:t>
            </w:r>
            <w:r w:rsidR="00364F50">
              <w:t xml:space="preserve">so </w:t>
            </w:r>
            <w:r>
              <w:t>this header can be ignored</w:t>
            </w:r>
            <w:r w:rsidR="0049028D">
              <w:t>.</w:t>
            </w:r>
          </w:p>
        </w:tc>
      </w:tr>
      <w:tr w:rsidR="00166EB9" w:rsidRPr="00CC22F1" w:rsidTr="00166EB9">
        <w:trPr>
          <w:trHeight w:val="113"/>
          <w:tblHeader w:val="0"/>
        </w:trPr>
        <w:tc>
          <w:tcPr>
            <w:tcW w:w="1843" w:type="dxa"/>
          </w:tcPr>
          <w:p w:rsidR="00166EB9" w:rsidRDefault="00166EB9" w:rsidP="00166EB9">
            <w:pPr>
              <w:pStyle w:val="Table-Text"/>
            </w:pPr>
            <w:r>
              <w:t>Content-Length</w:t>
            </w:r>
          </w:p>
        </w:tc>
        <w:tc>
          <w:tcPr>
            <w:tcW w:w="1418" w:type="dxa"/>
          </w:tcPr>
          <w:p w:rsidR="00166EB9" w:rsidRDefault="00166EB9" w:rsidP="00166EB9">
            <w:pPr>
              <w:pStyle w:val="Table-Text"/>
            </w:pPr>
            <w:r>
              <w:t>No</w:t>
            </w:r>
          </w:p>
        </w:tc>
        <w:tc>
          <w:tcPr>
            <w:tcW w:w="5386" w:type="dxa"/>
          </w:tcPr>
          <w:p w:rsidR="00166EB9" w:rsidRDefault="00166EB9" w:rsidP="00364F50">
            <w:pPr>
              <w:pStyle w:val="Table-Text"/>
            </w:pPr>
            <w:r>
              <w:t>This header will indicate the length (in bytes) of the response body if present</w:t>
            </w:r>
            <w:r w:rsidR="0049028D">
              <w:t>.</w:t>
            </w:r>
          </w:p>
        </w:tc>
      </w:tr>
      <w:tr w:rsidR="00166EB9" w:rsidRPr="00CC22F1" w:rsidTr="00166EB9">
        <w:trPr>
          <w:trHeight w:val="113"/>
          <w:tblHeader w:val="0"/>
        </w:trPr>
        <w:tc>
          <w:tcPr>
            <w:tcW w:w="1843" w:type="dxa"/>
          </w:tcPr>
          <w:p w:rsidR="00166EB9" w:rsidRDefault="00166EB9" w:rsidP="00166EB9">
            <w:pPr>
              <w:pStyle w:val="Table-Text"/>
            </w:pPr>
            <w:r>
              <w:t>Content-Type</w:t>
            </w:r>
          </w:p>
        </w:tc>
        <w:tc>
          <w:tcPr>
            <w:tcW w:w="1418" w:type="dxa"/>
          </w:tcPr>
          <w:p w:rsidR="00166EB9" w:rsidRDefault="00166EB9" w:rsidP="00166EB9">
            <w:pPr>
              <w:pStyle w:val="Table-Text"/>
            </w:pPr>
            <w:r>
              <w:t>No</w:t>
            </w:r>
          </w:p>
        </w:tc>
        <w:tc>
          <w:tcPr>
            <w:tcW w:w="5386" w:type="dxa"/>
          </w:tcPr>
          <w:p w:rsidR="00166EB9" w:rsidRDefault="00166EB9" w:rsidP="00364F50">
            <w:pPr>
              <w:pStyle w:val="Table-Text"/>
            </w:pPr>
            <w:r>
              <w:t>This specifie</w:t>
            </w:r>
            <w:r w:rsidR="00364F50">
              <w:t>s</w:t>
            </w:r>
            <w:r>
              <w:t xml:space="preserve"> the type of content included in the response body. Currently this will be ‘application/json’</w:t>
            </w:r>
            <w:r w:rsidR="00364F50">
              <w:t xml:space="preserve"> only</w:t>
            </w:r>
            <w:r w:rsidR="005679B5">
              <w:t>.</w:t>
            </w:r>
          </w:p>
        </w:tc>
      </w:tr>
      <w:tr w:rsidR="00166EB9" w:rsidRPr="00CC22F1" w:rsidTr="00166EB9">
        <w:trPr>
          <w:trHeight w:val="113"/>
          <w:tblHeader w:val="0"/>
        </w:trPr>
        <w:tc>
          <w:tcPr>
            <w:tcW w:w="1843" w:type="dxa"/>
          </w:tcPr>
          <w:p w:rsidR="00166EB9" w:rsidRDefault="00166EB9" w:rsidP="00166EB9">
            <w:pPr>
              <w:pStyle w:val="Table-Text"/>
            </w:pPr>
            <w:r>
              <w:t>Date</w:t>
            </w:r>
          </w:p>
        </w:tc>
        <w:tc>
          <w:tcPr>
            <w:tcW w:w="1418" w:type="dxa"/>
          </w:tcPr>
          <w:p w:rsidR="00166EB9" w:rsidRDefault="00166EB9" w:rsidP="00166EB9">
            <w:pPr>
              <w:pStyle w:val="Table-Text"/>
            </w:pPr>
            <w:r>
              <w:t>No</w:t>
            </w:r>
          </w:p>
        </w:tc>
        <w:tc>
          <w:tcPr>
            <w:tcW w:w="5386" w:type="dxa"/>
          </w:tcPr>
          <w:p w:rsidR="00166EB9" w:rsidRDefault="00166EB9" w:rsidP="00166EB9">
            <w:pPr>
              <w:pStyle w:val="Table-Text"/>
            </w:pPr>
            <w:r>
              <w:t>The date and time in UTC that the transaction was processed</w:t>
            </w:r>
            <w:r w:rsidR="005679B5">
              <w:t>.</w:t>
            </w:r>
          </w:p>
        </w:tc>
      </w:tr>
      <w:tr w:rsidR="00166EB9" w:rsidRPr="00CC22F1" w:rsidTr="00166EB9">
        <w:trPr>
          <w:trHeight w:val="113"/>
          <w:tblHeader w:val="0"/>
        </w:trPr>
        <w:tc>
          <w:tcPr>
            <w:tcW w:w="1843" w:type="dxa"/>
          </w:tcPr>
          <w:p w:rsidR="00166EB9" w:rsidRDefault="00166EB9" w:rsidP="00166EB9">
            <w:pPr>
              <w:pStyle w:val="Table-Text"/>
            </w:pPr>
            <w:r>
              <w:t>ETag</w:t>
            </w:r>
          </w:p>
        </w:tc>
        <w:tc>
          <w:tcPr>
            <w:tcW w:w="1418" w:type="dxa"/>
          </w:tcPr>
          <w:p w:rsidR="00166EB9" w:rsidRDefault="00166EB9" w:rsidP="00166EB9">
            <w:pPr>
              <w:pStyle w:val="Table-Text"/>
            </w:pPr>
            <w:r>
              <w:t>No</w:t>
            </w:r>
          </w:p>
        </w:tc>
        <w:tc>
          <w:tcPr>
            <w:tcW w:w="5386" w:type="dxa"/>
          </w:tcPr>
          <w:p w:rsidR="00166EB9" w:rsidRDefault="00166EB9" w:rsidP="00364F50">
            <w:pPr>
              <w:pStyle w:val="Table-Text"/>
            </w:pPr>
            <w:r>
              <w:t xml:space="preserve">If a response body </w:t>
            </w:r>
            <w:r w:rsidR="00364F50">
              <w:t>contains</w:t>
            </w:r>
            <w:r>
              <w:t xml:space="preserve"> a single entity </w:t>
            </w:r>
            <w:r w:rsidR="00364F50">
              <w:t>then</w:t>
            </w:r>
            <w:r>
              <w:t xml:space="preserve"> this header will contain the version information of that enti</w:t>
            </w:r>
            <w:r w:rsidR="00A206D9">
              <w:t>ty</w:t>
            </w:r>
            <w:r w:rsidR="00364F50">
              <w:t>,</w:t>
            </w:r>
            <w:r w:rsidR="00A206D9">
              <w:t xml:space="preserve"> to be used in ETag requests </w:t>
            </w:r>
          </w:p>
        </w:tc>
      </w:tr>
      <w:tr w:rsidR="00166EB9" w:rsidRPr="00CC22F1" w:rsidTr="00166EB9">
        <w:trPr>
          <w:trHeight w:val="113"/>
          <w:tblHeader w:val="0"/>
        </w:trPr>
        <w:tc>
          <w:tcPr>
            <w:tcW w:w="1843" w:type="dxa"/>
          </w:tcPr>
          <w:p w:rsidR="00166EB9" w:rsidRDefault="00166EB9" w:rsidP="00166EB9">
            <w:pPr>
              <w:pStyle w:val="Table-Text"/>
            </w:pPr>
            <w:r>
              <w:t>Server-Transaction-Id</w:t>
            </w:r>
          </w:p>
        </w:tc>
        <w:tc>
          <w:tcPr>
            <w:tcW w:w="1418" w:type="dxa"/>
          </w:tcPr>
          <w:p w:rsidR="00166EB9" w:rsidRDefault="00166EB9" w:rsidP="00166EB9">
            <w:pPr>
              <w:pStyle w:val="Table-Text"/>
            </w:pPr>
            <w:r>
              <w:t>Yes</w:t>
            </w:r>
          </w:p>
        </w:tc>
        <w:tc>
          <w:tcPr>
            <w:tcW w:w="5386" w:type="dxa"/>
          </w:tcPr>
          <w:p w:rsidR="00166EB9" w:rsidRDefault="00166EB9" w:rsidP="00364F50">
            <w:pPr>
              <w:pStyle w:val="Table-Text"/>
            </w:pPr>
            <w:r>
              <w:t xml:space="preserve">A server assigned unique identifier for </w:t>
            </w:r>
            <w:r w:rsidR="00364F50">
              <w:t xml:space="preserve">this </w:t>
            </w:r>
            <w:r>
              <w:t xml:space="preserve">transaction. This will be recorded with the transaction log. Expect this to be a valid Type </w:t>
            </w:r>
            <w:r w:rsidR="00A206D9">
              <w:t>4</w:t>
            </w:r>
            <w:r>
              <w:t xml:space="preserve"> UUID string</w:t>
            </w:r>
            <w:r w:rsidR="005679B5">
              <w:t>.</w:t>
            </w:r>
          </w:p>
        </w:tc>
      </w:tr>
      <w:tr w:rsidR="00166EB9" w:rsidRPr="00CC22F1" w:rsidTr="00166EB9">
        <w:trPr>
          <w:trHeight w:val="113"/>
          <w:tblHeader w:val="0"/>
        </w:trPr>
        <w:tc>
          <w:tcPr>
            <w:tcW w:w="1843" w:type="dxa"/>
          </w:tcPr>
          <w:p w:rsidR="00166EB9" w:rsidRDefault="00166EB9" w:rsidP="00166EB9">
            <w:pPr>
              <w:pStyle w:val="Table-Text"/>
            </w:pPr>
            <w:r>
              <w:t>Client-Transaction-Id</w:t>
            </w:r>
          </w:p>
        </w:tc>
        <w:tc>
          <w:tcPr>
            <w:tcW w:w="1418" w:type="dxa"/>
          </w:tcPr>
          <w:p w:rsidR="00166EB9" w:rsidRDefault="00166EB9" w:rsidP="00166EB9">
            <w:pPr>
              <w:pStyle w:val="Table-Text"/>
            </w:pPr>
            <w:r>
              <w:t>Yes</w:t>
            </w:r>
          </w:p>
        </w:tc>
        <w:tc>
          <w:tcPr>
            <w:tcW w:w="5386" w:type="dxa"/>
          </w:tcPr>
          <w:p w:rsidR="00166EB9" w:rsidRDefault="00166EB9" w:rsidP="00364F50">
            <w:pPr>
              <w:pStyle w:val="Table-Text"/>
            </w:pPr>
            <w:r>
              <w:t>If a client transaction id was supplied in the request</w:t>
            </w:r>
            <w:r w:rsidR="00364F50">
              <w:t>, this</w:t>
            </w:r>
            <w:r>
              <w:t xml:space="preserve"> will be returned in the response </w:t>
            </w:r>
            <w:r w:rsidR="00364F50">
              <w:t>here</w:t>
            </w:r>
            <w:r w:rsidR="00AE1932">
              <w:t>.</w:t>
            </w:r>
          </w:p>
        </w:tc>
      </w:tr>
      <w:tr w:rsidR="00166EB9" w:rsidRPr="00CC22F1" w:rsidTr="00166EB9">
        <w:trPr>
          <w:trHeight w:val="113"/>
          <w:tblHeader w:val="0"/>
        </w:trPr>
        <w:tc>
          <w:tcPr>
            <w:tcW w:w="1843" w:type="dxa"/>
          </w:tcPr>
          <w:p w:rsidR="00166EB9" w:rsidRDefault="00166EB9" w:rsidP="00166EB9">
            <w:pPr>
              <w:pStyle w:val="Table-Text"/>
            </w:pPr>
            <w:r>
              <w:t>Last-Modified</w:t>
            </w:r>
          </w:p>
        </w:tc>
        <w:tc>
          <w:tcPr>
            <w:tcW w:w="1418" w:type="dxa"/>
          </w:tcPr>
          <w:p w:rsidR="00166EB9" w:rsidRDefault="00166EB9" w:rsidP="00166EB9">
            <w:pPr>
              <w:pStyle w:val="Table-Text"/>
            </w:pPr>
            <w:r>
              <w:t>No</w:t>
            </w:r>
          </w:p>
        </w:tc>
        <w:tc>
          <w:tcPr>
            <w:tcW w:w="5386" w:type="dxa"/>
          </w:tcPr>
          <w:p w:rsidR="00166EB9" w:rsidRDefault="00166EB9" w:rsidP="00364F50">
            <w:pPr>
              <w:pStyle w:val="Table-Text"/>
            </w:pPr>
            <w:r>
              <w:t xml:space="preserve">If the response body contains a single entity and that entity </w:t>
            </w:r>
            <w:r w:rsidR="00364F50">
              <w:t>was</w:t>
            </w:r>
            <w:r>
              <w:t xml:space="preserve"> updated</w:t>
            </w:r>
            <w:r w:rsidR="00364F50">
              <w:t xml:space="preserve"> then</w:t>
            </w:r>
            <w:r>
              <w:t xml:space="preserve"> this will </w:t>
            </w:r>
            <w:r w:rsidR="00364F50">
              <w:t>contain</w:t>
            </w:r>
            <w:r>
              <w:t xml:space="preserve"> the date and time in UTC that the entity was last updated (which could </w:t>
            </w:r>
            <w:r w:rsidR="00AE1932">
              <w:t>be</w:t>
            </w:r>
            <w:r>
              <w:t xml:space="preserve"> as a result </w:t>
            </w:r>
            <w:r w:rsidR="00AE1932">
              <w:t xml:space="preserve">of </w:t>
            </w:r>
            <w:r>
              <w:t>the just execute</w:t>
            </w:r>
            <w:r w:rsidR="00AE1932">
              <w:t>d</w:t>
            </w:r>
            <w:r>
              <w:t xml:space="preserve"> request)</w:t>
            </w:r>
            <w:r w:rsidR="00AE1932">
              <w:t>.</w:t>
            </w:r>
          </w:p>
        </w:tc>
      </w:tr>
    </w:tbl>
    <w:p w:rsidR="003A30DE" w:rsidRDefault="003A30DE" w:rsidP="003A30DE">
      <w:pPr>
        <w:pStyle w:val="Heading2"/>
      </w:pPr>
      <w:bookmarkStart w:id="212" w:name="_Toc381779303"/>
      <w:r>
        <w:t>Errors and Failures</w:t>
      </w:r>
      <w:bookmarkEnd w:id="212"/>
    </w:p>
    <w:p w:rsidR="00323508" w:rsidRDefault="00166EB9" w:rsidP="00323508">
      <w:r w:rsidRPr="00166EB9">
        <w:t xml:space="preserve">If any command encounters an error a HTTP status code </w:t>
      </w:r>
      <w:r w:rsidR="00117D02" w:rsidRPr="00166EB9">
        <w:t xml:space="preserve">will be returned </w:t>
      </w:r>
      <w:r w:rsidRPr="00166EB9">
        <w:t>indicating the nature of the error</w:t>
      </w:r>
      <w:del w:id="213" w:author="Arnaud Dumont" w:date="2014-02-20T11:02:00Z">
        <w:r w:rsidRPr="00166EB9" w:rsidDel="002D484E">
          <w:delText xml:space="preserve"> </w:delText>
        </w:r>
      </w:del>
      <w:r w:rsidR="00117D02">
        <w:t xml:space="preserve">, </w:t>
      </w:r>
      <w:r w:rsidRPr="00166EB9">
        <w:t xml:space="preserve">along with a JSON representation of </w:t>
      </w:r>
      <w:r w:rsidR="00117D02">
        <w:t>the</w:t>
      </w:r>
      <w:r w:rsidR="00117D02" w:rsidRPr="00166EB9">
        <w:t xml:space="preserve"> </w:t>
      </w:r>
      <w:r w:rsidRPr="00166EB9">
        <w:t>error message. The error message JSON object has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1418"/>
        <w:gridCol w:w="5386"/>
      </w:tblGrid>
      <w:tr w:rsidR="00166EB9" w:rsidRPr="00CC22F1" w:rsidTr="0060648E">
        <w:trPr>
          <w:tblHeader w:val="0"/>
        </w:trPr>
        <w:tc>
          <w:tcPr>
            <w:tcW w:w="1843" w:type="dxa"/>
            <w:shd w:val="clear" w:color="auto" w:fill="BFBFBF" w:themeFill="background1" w:themeFillShade="BF"/>
          </w:tcPr>
          <w:p w:rsidR="00166EB9" w:rsidRPr="00750051" w:rsidRDefault="00166EB9" w:rsidP="0060648E">
            <w:pPr>
              <w:pStyle w:val="Table-Header"/>
            </w:pPr>
            <w:r>
              <w:t>Field Name</w:t>
            </w:r>
          </w:p>
        </w:tc>
        <w:tc>
          <w:tcPr>
            <w:tcW w:w="1418" w:type="dxa"/>
            <w:shd w:val="clear" w:color="auto" w:fill="BFBFBF" w:themeFill="background1" w:themeFillShade="BF"/>
          </w:tcPr>
          <w:p w:rsidR="00166EB9" w:rsidRPr="00750051" w:rsidRDefault="00166EB9" w:rsidP="0060648E">
            <w:pPr>
              <w:pStyle w:val="Table-Header"/>
            </w:pPr>
            <w:r>
              <w:t>Type</w:t>
            </w:r>
          </w:p>
        </w:tc>
        <w:tc>
          <w:tcPr>
            <w:tcW w:w="5386" w:type="dxa"/>
            <w:shd w:val="clear" w:color="auto" w:fill="BFBFBF" w:themeFill="background1" w:themeFillShade="BF"/>
          </w:tcPr>
          <w:p w:rsidR="00166EB9" w:rsidRDefault="00166EB9" w:rsidP="0060648E">
            <w:pPr>
              <w:pStyle w:val="Table-Header"/>
            </w:pPr>
            <w:r>
              <w:t>Description</w:t>
            </w:r>
          </w:p>
        </w:tc>
      </w:tr>
      <w:tr w:rsidR="00166EB9" w:rsidRPr="00CC22F1" w:rsidTr="0060648E">
        <w:trPr>
          <w:trHeight w:val="113"/>
          <w:tblHeader w:val="0"/>
        </w:trPr>
        <w:tc>
          <w:tcPr>
            <w:tcW w:w="1843" w:type="dxa"/>
          </w:tcPr>
          <w:p w:rsidR="00166EB9" w:rsidRDefault="00166EB9" w:rsidP="0060648E">
            <w:pPr>
              <w:pStyle w:val="Table-Text"/>
            </w:pPr>
            <w:r>
              <w:t>message</w:t>
            </w:r>
          </w:p>
        </w:tc>
        <w:tc>
          <w:tcPr>
            <w:tcW w:w="1418" w:type="dxa"/>
          </w:tcPr>
          <w:p w:rsidR="00166EB9" w:rsidRDefault="00166EB9" w:rsidP="0060648E">
            <w:pPr>
              <w:pStyle w:val="Table-Text"/>
            </w:pPr>
            <w:r>
              <w:t>string</w:t>
            </w:r>
          </w:p>
        </w:tc>
        <w:tc>
          <w:tcPr>
            <w:tcW w:w="5386" w:type="dxa"/>
          </w:tcPr>
          <w:p w:rsidR="00166EB9" w:rsidRDefault="00166EB9" w:rsidP="0060648E">
            <w:pPr>
              <w:pStyle w:val="Table-Text"/>
            </w:pPr>
            <w:r>
              <w:t>A message describing the error that occurred</w:t>
            </w:r>
          </w:p>
        </w:tc>
      </w:tr>
    </w:tbl>
    <w:p w:rsidR="00166EB9" w:rsidRDefault="00166EB9" w:rsidP="00323508">
      <w:r w:rsidRPr="00166EB9">
        <w:t>An example of the error message is:</w:t>
      </w:r>
    </w:p>
    <w:p w:rsidR="00166EB9" w:rsidRDefault="00166EB9" w:rsidP="00B548AE">
      <w:pPr>
        <w:pStyle w:val="Code"/>
      </w:pPr>
      <w:r>
        <w:t>{</w:t>
      </w:r>
    </w:p>
    <w:p w:rsidR="00166EB9" w:rsidRDefault="00166EB9" w:rsidP="00B548AE">
      <w:pPr>
        <w:pStyle w:val="Code"/>
      </w:pPr>
      <w:r>
        <w:t xml:space="preserve">  "error" : {</w:t>
      </w:r>
    </w:p>
    <w:p w:rsidR="00166EB9" w:rsidRDefault="00166EB9" w:rsidP="00B548AE">
      <w:pPr>
        <w:pStyle w:val="Code"/>
      </w:pPr>
      <w:r>
        <w:t xml:space="preserve">    "message" : "Error Code: 400 - The zone with id '924fc39c-8c28-46cb-bf64-eb5998990399' was not found"</w:t>
      </w:r>
    </w:p>
    <w:p w:rsidR="00166EB9" w:rsidRDefault="00166EB9" w:rsidP="00B548AE">
      <w:pPr>
        <w:pStyle w:val="Code"/>
      </w:pPr>
      <w:r>
        <w:t xml:space="preserve">  }</w:t>
      </w:r>
    </w:p>
    <w:p w:rsidR="00166EB9" w:rsidRPr="00323508" w:rsidRDefault="00166EB9" w:rsidP="00B548AE">
      <w:pPr>
        <w:pStyle w:val="Code"/>
      </w:pPr>
      <w:r>
        <w:t>}</w:t>
      </w:r>
    </w:p>
    <w:p w:rsidR="003A30DE" w:rsidRDefault="003A30DE" w:rsidP="003A30DE">
      <w:pPr>
        <w:pStyle w:val="Heading1"/>
      </w:pPr>
      <w:bookmarkStart w:id="214" w:name="_Toc381779304"/>
      <w:r>
        <w:lastRenderedPageBreak/>
        <w:t>Account Commands</w:t>
      </w:r>
      <w:bookmarkEnd w:id="214"/>
    </w:p>
    <w:p w:rsidR="00BB2638" w:rsidRDefault="00BB2638" w:rsidP="00BB2638">
      <w:pPr>
        <w:pStyle w:val="Heading2"/>
      </w:pPr>
      <w:bookmarkStart w:id="215" w:name="_Toc381779305"/>
      <w:r>
        <w:t>Account Get Command</w:t>
      </w:r>
      <w:bookmarkEnd w:id="215"/>
    </w:p>
    <w:p w:rsidR="00323508" w:rsidRDefault="00C45DEE" w:rsidP="00323508">
      <w:r w:rsidRPr="00C45DEE">
        <w:t xml:space="preserve">This command is used to retrieve the details of an account object provisioned </w:t>
      </w:r>
      <w:r w:rsidR="00BB3EC1">
        <w:t>in</w:t>
      </w:r>
      <w:r w:rsidR="00BB3EC1" w:rsidRPr="00C45DEE">
        <w:t xml:space="preserve"> </w:t>
      </w:r>
      <w:r w:rsidRPr="00C45DEE">
        <w:t>the system.</w:t>
      </w:r>
    </w:p>
    <w:p w:rsidR="00C45DEE" w:rsidRDefault="00C45DEE" w:rsidP="00C45DEE">
      <w:pPr>
        <w:pStyle w:val="Heading3"/>
      </w:pPr>
      <w:r>
        <w:t>Request</w:t>
      </w:r>
    </w:p>
    <w:p w:rsidR="00C45DEE" w:rsidRDefault="00C45DEE" w:rsidP="00C45DEE">
      <w:r w:rsidRPr="00C45DEE">
        <w:t>A request should be made to the specified URI including the indicated headers</w:t>
      </w:r>
      <w:r w:rsidR="00D730DF">
        <w:t>,</w:t>
      </w:r>
      <w:r w:rsidRPr="00C45DEE">
        <w:t xml:space="preserve"> and if required a request body in the format specified.</w:t>
      </w:r>
    </w:p>
    <w:p w:rsidR="00C45DEE" w:rsidRDefault="00C45DEE" w:rsidP="00C45DEE">
      <w:pPr>
        <w:pStyle w:val="FakeHeading4"/>
      </w:pPr>
      <w:r>
        <w:t>URI</w:t>
      </w:r>
    </w:p>
    <w:p w:rsidR="002E186D" w:rsidRPr="002E186D" w:rsidRDefault="002E186D" w:rsidP="002E186D">
      <w:r w:rsidRPr="002E186D">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C45DEE" w:rsidRPr="00CC22F1" w:rsidTr="0060648E">
        <w:trPr>
          <w:tblHeader w:val="0"/>
        </w:trPr>
        <w:tc>
          <w:tcPr>
            <w:tcW w:w="1843" w:type="dxa"/>
            <w:shd w:val="clear" w:color="auto" w:fill="BFBFBF" w:themeFill="background1" w:themeFillShade="BF"/>
          </w:tcPr>
          <w:p w:rsidR="00C45DEE" w:rsidRPr="00750051" w:rsidRDefault="00C45DEE" w:rsidP="0060648E">
            <w:pPr>
              <w:pStyle w:val="Table-Header"/>
            </w:pPr>
            <w:r>
              <w:t>HTTP Method</w:t>
            </w:r>
          </w:p>
        </w:tc>
        <w:tc>
          <w:tcPr>
            <w:tcW w:w="6804" w:type="dxa"/>
            <w:shd w:val="clear" w:color="auto" w:fill="BFBFBF" w:themeFill="background1" w:themeFillShade="BF"/>
          </w:tcPr>
          <w:p w:rsidR="00C45DEE" w:rsidRDefault="00C45DEE" w:rsidP="0060648E">
            <w:pPr>
              <w:pStyle w:val="Table-Header"/>
            </w:pPr>
            <w:r>
              <w:t>Request URI</w:t>
            </w:r>
          </w:p>
        </w:tc>
      </w:tr>
      <w:tr w:rsidR="00C45DEE" w:rsidRPr="00CC22F1" w:rsidTr="0060648E">
        <w:trPr>
          <w:trHeight w:val="113"/>
          <w:tblHeader w:val="0"/>
        </w:trPr>
        <w:tc>
          <w:tcPr>
            <w:tcW w:w="1843" w:type="dxa"/>
          </w:tcPr>
          <w:p w:rsidR="00C45DEE" w:rsidRDefault="00C45DEE" w:rsidP="0060648E">
            <w:pPr>
              <w:pStyle w:val="Table-Text"/>
            </w:pPr>
            <w:r>
              <w:t>GET</w:t>
            </w:r>
          </w:p>
        </w:tc>
        <w:tc>
          <w:tcPr>
            <w:tcW w:w="6804" w:type="dxa"/>
          </w:tcPr>
          <w:p w:rsidR="00C45DEE" w:rsidRDefault="00C45DEE" w:rsidP="0060648E">
            <w:pPr>
              <w:pStyle w:val="Table-Text"/>
            </w:pPr>
            <w:r w:rsidRPr="00C45DEE">
              <w:t>https://{service-address}/accounts/{id-or-identifier}</w:t>
            </w:r>
          </w:p>
        </w:tc>
      </w:tr>
    </w:tbl>
    <w:p w:rsidR="00C45DEE" w:rsidRDefault="00C45DEE" w:rsidP="00C45DEE">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C45DEE" w:rsidRPr="00CC22F1" w:rsidTr="00C45DEE">
        <w:trPr>
          <w:tblHeader w:val="0"/>
        </w:trPr>
        <w:tc>
          <w:tcPr>
            <w:tcW w:w="1843" w:type="dxa"/>
            <w:shd w:val="clear" w:color="auto" w:fill="BFBFBF" w:themeFill="background1" w:themeFillShade="BF"/>
          </w:tcPr>
          <w:p w:rsidR="00C45DEE" w:rsidRPr="00750051" w:rsidRDefault="00C45DEE" w:rsidP="00C45DEE">
            <w:pPr>
              <w:pStyle w:val="Table-Header"/>
            </w:pPr>
            <w:r>
              <w:t>Field</w:t>
            </w:r>
          </w:p>
        </w:tc>
        <w:tc>
          <w:tcPr>
            <w:tcW w:w="6804" w:type="dxa"/>
            <w:shd w:val="clear" w:color="auto" w:fill="BFBFBF" w:themeFill="background1" w:themeFillShade="BF"/>
          </w:tcPr>
          <w:p w:rsidR="00C45DEE" w:rsidRDefault="00C45DEE" w:rsidP="0060648E">
            <w:pPr>
              <w:pStyle w:val="Table-Header"/>
            </w:pPr>
            <w:r>
              <w:t>Description</w:t>
            </w:r>
          </w:p>
        </w:tc>
      </w:tr>
      <w:tr w:rsidR="00C45DEE" w:rsidRPr="00CC22F1" w:rsidTr="00C45DEE">
        <w:trPr>
          <w:trHeight w:val="113"/>
          <w:tblHeader w:val="0"/>
        </w:trPr>
        <w:tc>
          <w:tcPr>
            <w:tcW w:w="1843" w:type="dxa"/>
          </w:tcPr>
          <w:p w:rsidR="00C45DEE" w:rsidRDefault="00C45DEE" w:rsidP="00C45DEE">
            <w:pPr>
              <w:pStyle w:val="Table-Text"/>
            </w:pPr>
            <w:r>
              <w:t>service-address</w:t>
            </w:r>
          </w:p>
        </w:tc>
        <w:tc>
          <w:tcPr>
            <w:tcW w:w="6804" w:type="dxa"/>
          </w:tcPr>
          <w:p w:rsidR="00C45DEE" w:rsidRDefault="00C45DEE" w:rsidP="006351FF">
            <w:pPr>
              <w:pStyle w:val="Table-Text"/>
            </w:pPr>
            <w:r>
              <w:t xml:space="preserve">The service address as described in section </w:t>
            </w:r>
            <w:r w:rsidR="006351FF">
              <w:t>2.2</w:t>
            </w:r>
          </w:p>
        </w:tc>
      </w:tr>
      <w:tr w:rsidR="00C45DEE" w:rsidRPr="00CC22F1" w:rsidTr="00C45DEE">
        <w:trPr>
          <w:trHeight w:val="113"/>
          <w:tblHeader w:val="0"/>
        </w:trPr>
        <w:tc>
          <w:tcPr>
            <w:tcW w:w="1843" w:type="dxa"/>
          </w:tcPr>
          <w:p w:rsidR="00C45DEE" w:rsidRDefault="00C45DEE" w:rsidP="00C45DEE">
            <w:pPr>
              <w:pStyle w:val="Table-Text"/>
            </w:pPr>
            <w:r>
              <w:t>id-or-identifier</w:t>
            </w:r>
          </w:p>
        </w:tc>
        <w:tc>
          <w:tcPr>
            <w:tcW w:w="6804" w:type="dxa"/>
          </w:tcPr>
          <w:p w:rsidR="00C45DEE" w:rsidRDefault="00C45DEE" w:rsidP="00C45DEE">
            <w:pPr>
              <w:pStyle w:val="Table-Text"/>
            </w:pPr>
            <w:r>
              <w:t>The id or identifier of the account whose details you want to retrieve</w:t>
            </w:r>
          </w:p>
        </w:tc>
      </w:tr>
    </w:tbl>
    <w:p w:rsidR="00C45DEE" w:rsidRDefault="00C45DEE" w:rsidP="00C45DEE">
      <w:pPr>
        <w:pStyle w:val="FakeHeading4"/>
      </w:pPr>
      <w:r>
        <w:t>Query Parameters</w:t>
      </w:r>
    </w:p>
    <w:p w:rsidR="00C45DEE" w:rsidRDefault="00C45DEE" w:rsidP="00C45DEE">
      <w:r w:rsidRPr="00C45DEE">
        <w:t>Not allowed for this command</w:t>
      </w:r>
      <w:r w:rsidR="00AE1932">
        <w:t>.</w:t>
      </w:r>
    </w:p>
    <w:p w:rsidR="00C45DEE" w:rsidRPr="00C45DEE" w:rsidRDefault="00C45DEE" w:rsidP="00C45DEE">
      <w:pPr>
        <w:pStyle w:val="FakeHeading4"/>
      </w:pPr>
      <w:r w:rsidRPr="00C45DEE">
        <w:t>Request Headers</w:t>
      </w:r>
    </w:p>
    <w:p w:rsidR="00C45DEE" w:rsidRPr="00C45DEE" w:rsidRDefault="00C45DEE" w:rsidP="00C45DEE">
      <w:r w:rsidRPr="00C45DEE">
        <w:t xml:space="preserve">Only the standard request headers described in section </w:t>
      </w:r>
      <w:r w:rsidR="005375DB" w:rsidRPr="005375DB">
        <w:t>2.6</w:t>
      </w:r>
      <w:r w:rsidRPr="005375DB">
        <w:t xml:space="preserve"> a</w:t>
      </w:r>
      <w:r w:rsidRPr="00C45DEE">
        <w:t>re supported</w:t>
      </w:r>
      <w:r w:rsidR="00AE1932">
        <w:t>.</w:t>
      </w:r>
    </w:p>
    <w:p w:rsidR="00C45DEE" w:rsidRPr="00C45DEE" w:rsidRDefault="00C45DEE" w:rsidP="00C45DEE">
      <w:pPr>
        <w:pStyle w:val="FakeHeading4"/>
      </w:pPr>
      <w:r w:rsidRPr="00C45DEE">
        <w:t>Request Body</w:t>
      </w:r>
    </w:p>
    <w:p w:rsidR="00C45DEE" w:rsidRPr="00C45DEE" w:rsidRDefault="00C45DEE" w:rsidP="00C45DEE">
      <w:r w:rsidRPr="00C45DEE">
        <w:t>Not allowed for this command</w:t>
      </w:r>
      <w:r w:rsidR="00AE1932">
        <w:t>.</w:t>
      </w:r>
    </w:p>
    <w:p w:rsidR="00C45DEE" w:rsidRPr="00C45DEE" w:rsidRDefault="00C45DEE" w:rsidP="008A0F29">
      <w:pPr>
        <w:pStyle w:val="Heading3"/>
        <w:rPr>
          <w:rFonts w:eastAsiaTheme="minorHAnsi"/>
        </w:rPr>
      </w:pPr>
      <w:r w:rsidRPr="00C45DEE">
        <w:rPr>
          <w:rFonts w:eastAsiaTheme="minorHAnsi"/>
        </w:rPr>
        <w:t>Response</w:t>
      </w:r>
    </w:p>
    <w:p w:rsidR="00C45DEE" w:rsidRPr="00C45DEE" w:rsidRDefault="00C45DEE" w:rsidP="00C45DEE">
      <w:r w:rsidRPr="00C45DEE">
        <w:t>The response will include a status code, response headers and in some case a response body encoded according to the relevant header.</w:t>
      </w:r>
    </w:p>
    <w:p w:rsidR="00C45DEE" w:rsidRPr="00C45DEE" w:rsidRDefault="00C45DEE" w:rsidP="00C45DEE">
      <w:pPr>
        <w:pStyle w:val="FakeHeading4"/>
      </w:pPr>
      <w:r w:rsidRPr="00C45DEE">
        <w:t>Status Code</w:t>
      </w:r>
    </w:p>
    <w:p w:rsidR="00C45DEE" w:rsidRPr="00C45DEE" w:rsidRDefault="00C45DEE" w:rsidP="00C45DEE">
      <w:r w:rsidRPr="00C45DEE">
        <w:t>On success this command will return http status code 200 (OK).</w:t>
      </w:r>
    </w:p>
    <w:p w:rsidR="00C45DEE" w:rsidRPr="00C45DEE" w:rsidRDefault="00C45DEE" w:rsidP="00C45DEE">
      <w:pPr>
        <w:pStyle w:val="FakeHeading4"/>
      </w:pPr>
      <w:r w:rsidRPr="00C45DEE">
        <w:lastRenderedPageBreak/>
        <w:t>Response Headers</w:t>
      </w:r>
    </w:p>
    <w:p w:rsidR="00C45DEE" w:rsidRPr="00C45DEE" w:rsidRDefault="00C45DEE" w:rsidP="00C45DEE">
      <w:r w:rsidRPr="00C45DEE">
        <w:t xml:space="preserve">Only the standard response headers described in section </w:t>
      </w:r>
      <w:r w:rsidR="005375DB">
        <w:t>2.7</w:t>
      </w:r>
      <w:r w:rsidRPr="00C45DEE">
        <w:t xml:space="preserve"> are returned.</w:t>
      </w:r>
    </w:p>
    <w:p w:rsidR="00C45DEE" w:rsidRDefault="00C45DEE" w:rsidP="00C45DEE">
      <w:pPr>
        <w:pStyle w:val="FakeHeading4"/>
      </w:pPr>
      <w:r w:rsidRPr="00C45DEE">
        <w:t>Response Body</w:t>
      </w:r>
    </w:p>
    <w:p w:rsidR="00C45DEE" w:rsidRDefault="00C45DEE" w:rsidP="00C45DEE">
      <w:r w:rsidRPr="00C45DEE">
        <w:t>A JSON representation of the account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50"/>
        <w:gridCol w:w="1403"/>
        <w:gridCol w:w="4394"/>
      </w:tblGrid>
      <w:tr w:rsidR="00C45DEE" w:rsidRPr="00CC22F1" w:rsidTr="00C45DEE">
        <w:trPr>
          <w:tblHeader w:val="0"/>
        </w:trPr>
        <w:tc>
          <w:tcPr>
            <w:tcW w:w="2850" w:type="dxa"/>
            <w:shd w:val="clear" w:color="auto" w:fill="BFBFBF" w:themeFill="background1" w:themeFillShade="BF"/>
          </w:tcPr>
          <w:p w:rsidR="00C45DEE" w:rsidRPr="00750051" w:rsidRDefault="00C45DEE" w:rsidP="0060648E">
            <w:pPr>
              <w:pStyle w:val="Table-Header"/>
            </w:pPr>
            <w:r>
              <w:t>Field Name</w:t>
            </w:r>
          </w:p>
        </w:tc>
        <w:tc>
          <w:tcPr>
            <w:tcW w:w="1403" w:type="dxa"/>
            <w:shd w:val="clear" w:color="auto" w:fill="BFBFBF" w:themeFill="background1" w:themeFillShade="BF"/>
          </w:tcPr>
          <w:p w:rsidR="00C45DEE" w:rsidRDefault="00C45DEE" w:rsidP="0060648E">
            <w:pPr>
              <w:pStyle w:val="Table-Header"/>
            </w:pPr>
            <w:r>
              <w:t>Type</w:t>
            </w:r>
          </w:p>
        </w:tc>
        <w:tc>
          <w:tcPr>
            <w:tcW w:w="4394" w:type="dxa"/>
            <w:shd w:val="clear" w:color="auto" w:fill="BFBFBF" w:themeFill="background1" w:themeFillShade="BF"/>
          </w:tcPr>
          <w:p w:rsidR="00C45DEE" w:rsidRDefault="00C45DEE" w:rsidP="0060648E">
            <w:pPr>
              <w:pStyle w:val="Table-Header"/>
            </w:pPr>
            <w:r>
              <w:t>Description</w:t>
            </w:r>
          </w:p>
        </w:tc>
      </w:tr>
      <w:tr w:rsidR="00C45DEE" w:rsidRPr="00CC22F1" w:rsidTr="00C45DEE">
        <w:trPr>
          <w:trHeight w:val="113"/>
          <w:tblHeader w:val="0"/>
        </w:trPr>
        <w:tc>
          <w:tcPr>
            <w:tcW w:w="2850" w:type="dxa"/>
          </w:tcPr>
          <w:p w:rsidR="00C45DEE" w:rsidRDefault="00C45DEE" w:rsidP="00C45DEE">
            <w:pPr>
              <w:pStyle w:val="Table-Text"/>
            </w:pPr>
            <w:r>
              <w:t>@uri</w:t>
            </w:r>
          </w:p>
        </w:tc>
        <w:tc>
          <w:tcPr>
            <w:tcW w:w="1403" w:type="dxa"/>
          </w:tcPr>
          <w:p w:rsidR="00C45DEE" w:rsidRDefault="00C45DEE" w:rsidP="00C45DEE">
            <w:pPr>
              <w:pStyle w:val="Table-Text"/>
            </w:pPr>
            <w:r>
              <w:t>string</w:t>
            </w:r>
          </w:p>
        </w:tc>
        <w:tc>
          <w:tcPr>
            <w:tcW w:w="4394" w:type="dxa"/>
          </w:tcPr>
          <w:p w:rsidR="00C45DEE" w:rsidRDefault="00C45DEE" w:rsidP="00117D02">
            <w:pPr>
              <w:pStyle w:val="Table-Text"/>
            </w:pPr>
            <w:r>
              <w:t>The uri that can be used to obtain information about this object</w:t>
            </w:r>
          </w:p>
        </w:tc>
      </w:tr>
      <w:tr w:rsidR="00C45DEE" w:rsidRPr="00CC22F1" w:rsidTr="00C45DEE">
        <w:trPr>
          <w:trHeight w:val="113"/>
          <w:tblHeader w:val="0"/>
        </w:trPr>
        <w:tc>
          <w:tcPr>
            <w:tcW w:w="2850" w:type="dxa"/>
          </w:tcPr>
          <w:p w:rsidR="00C45DEE" w:rsidRDefault="00C45DEE" w:rsidP="00C45DEE">
            <w:pPr>
              <w:pStyle w:val="Table-Text"/>
            </w:pPr>
            <w:r>
              <w:t>id</w:t>
            </w:r>
          </w:p>
        </w:tc>
        <w:tc>
          <w:tcPr>
            <w:tcW w:w="1403" w:type="dxa"/>
          </w:tcPr>
          <w:p w:rsidR="00C45DEE" w:rsidRDefault="00C45DEE" w:rsidP="00C45DEE">
            <w:pPr>
              <w:pStyle w:val="Table-Text"/>
            </w:pPr>
            <w:r>
              <w:t>uuid</w:t>
            </w:r>
          </w:p>
        </w:tc>
        <w:tc>
          <w:tcPr>
            <w:tcW w:w="4394" w:type="dxa"/>
          </w:tcPr>
          <w:p w:rsidR="00C45DEE" w:rsidRDefault="00C45DEE" w:rsidP="00C45DEE">
            <w:pPr>
              <w:pStyle w:val="Table-Text"/>
            </w:pPr>
            <w:r>
              <w:t>The UUID of the object</w:t>
            </w:r>
          </w:p>
        </w:tc>
      </w:tr>
      <w:tr w:rsidR="00C45DEE" w:rsidRPr="00CC22F1" w:rsidTr="00C45DEE">
        <w:trPr>
          <w:trHeight w:val="113"/>
          <w:tblHeader w:val="0"/>
        </w:trPr>
        <w:tc>
          <w:tcPr>
            <w:tcW w:w="2850" w:type="dxa"/>
          </w:tcPr>
          <w:p w:rsidR="00C45DEE" w:rsidRDefault="00C45DEE" w:rsidP="00C45DEE">
            <w:pPr>
              <w:pStyle w:val="Table-Text"/>
            </w:pPr>
            <w:r>
              <w:t>version</w:t>
            </w:r>
          </w:p>
        </w:tc>
        <w:tc>
          <w:tcPr>
            <w:tcW w:w="1403" w:type="dxa"/>
          </w:tcPr>
          <w:p w:rsidR="00C45DEE" w:rsidRDefault="00C45DEE" w:rsidP="00C45DEE">
            <w:pPr>
              <w:pStyle w:val="Table-Text"/>
            </w:pPr>
            <w:r>
              <w:t>integer</w:t>
            </w:r>
          </w:p>
        </w:tc>
        <w:tc>
          <w:tcPr>
            <w:tcW w:w="4394" w:type="dxa"/>
          </w:tcPr>
          <w:p w:rsidR="00C45DEE" w:rsidRDefault="00C45DEE" w:rsidP="00117D02">
            <w:pPr>
              <w:pStyle w:val="Table-Text"/>
            </w:pPr>
            <w:r>
              <w:t>The current version of the object</w:t>
            </w:r>
            <w:r w:rsidR="00117D02">
              <w:t>. This</w:t>
            </w:r>
            <w:r>
              <w:t xml:space="preserve"> should be sent back to the server </w:t>
            </w:r>
            <w:r w:rsidR="00117D02">
              <w:t xml:space="preserve">with </w:t>
            </w:r>
            <w:r>
              <w:t xml:space="preserve">any update commands </w:t>
            </w:r>
            <w:r w:rsidR="00117D02">
              <w:t xml:space="preserve">for this object </w:t>
            </w:r>
            <w:r>
              <w:t xml:space="preserve">to ensure that concurrent modifications </w:t>
            </w:r>
            <w:r w:rsidR="00117D02">
              <w:t xml:space="preserve">errors </w:t>
            </w:r>
            <w:r>
              <w:t xml:space="preserve">do not </w:t>
            </w:r>
            <w:r w:rsidR="00117D02">
              <w:t>occur</w:t>
            </w:r>
          </w:p>
        </w:tc>
      </w:tr>
      <w:tr w:rsidR="00C45DEE" w:rsidRPr="00CC22F1" w:rsidTr="00C45DEE">
        <w:trPr>
          <w:trHeight w:val="113"/>
          <w:tblHeader w:val="0"/>
        </w:trPr>
        <w:tc>
          <w:tcPr>
            <w:tcW w:w="2850" w:type="dxa"/>
          </w:tcPr>
          <w:p w:rsidR="00C45DEE" w:rsidRDefault="00C45DEE" w:rsidP="00C45DEE">
            <w:pPr>
              <w:pStyle w:val="Table-Text"/>
            </w:pPr>
            <w:r>
              <w:t>name</w:t>
            </w:r>
          </w:p>
        </w:tc>
        <w:tc>
          <w:tcPr>
            <w:tcW w:w="1403" w:type="dxa"/>
          </w:tcPr>
          <w:p w:rsidR="00C45DEE" w:rsidRDefault="00C45DEE" w:rsidP="00C45DEE">
            <w:pPr>
              <w:pStyle w:val="Table-Text"/>
            </w:pPr>
            <w:r>
              <w:t>string</w:t>
            </w:r>
          </w:p>
        </w:tc>
        <w:tc>
          <w:tcPr>
            <w:tcW w:w="4394" w:type="dxa"/>
          </w:tcPr>
          <w:p w:rsidR="00C45DEE" w:rsidRDefault="00C45DEE" w:rsidP="00C45DEE">
            <w:pPr>
              <w:pStyle w:val="Table-Text"/>
            </w:pPr>
            <w:r>
              <w:t>The name of the account</w:t>
            </w:r>
          </w:p>
        </w:tc>
      </w:tr>
      <w:tr w:rsidR="00C45DEE" w:rsidRPr="00CC22F1" w:rsidTr="00C45DEE">
        <w:trPr>
          <w:trHeight w:val="113"/>
          <w:tblHeader w:val="0"/>
        </w:trPr>
        <w:tc>
          <w:tcPr>
            <w:tcW w:w="2850" w:type="dxa"/>
          </w:tcPr>
          <w:p w:rsidR="00C45DEE" w:rsidRDefault="00C45DEE" w:rsidP="00C45DEE">
            <w:pPr>
              <w:pStyle w:val="Table-Text"/>
            </w:pPr>
            <w:r>
              <w:t>identifier</w:t>
            </w:r>
          </w:p>
        </w:tc>
        <w:tc>
          <w:tcPr>
            <w:tcW w:w="1403" w:type="dxa"/>
          </w:tcPr>
          <w:p w:rsidR="00C45DEE" w:rsidRDefault="00C45DEE" w:rsidP="00C45DEE">
            <w:pPr>
              <w:pStyle w:val="Table-Text"/>
            </w:pPr>
            <w:r>
              <w:t>string</w:t>
            </w:r>
          </w:p>
        </w:tc>
        <w:tc>
          <w:tcPr>
            <w:tcW w:w="4394" w:type="dxa"/>
          </w:tcPr>
          <w:p w:rsidR="00C45DEE" w:rsidRDefault="00C45DEE" w:rsidP="00C45DEE">
            <w:pPr>
              <w:pStyle w:val="Table-Text"/>
            </w:pPr>
            <w:r>
              <w:t>The unique textual identifier assigned to the account</w:t>
            </w:r>
          </w:p>
        </w:tc>
      </w:tr>
      <w:tr w:rsidR="00C45DEE" w:rsidRPr="00CC22F1" w:rsidTr="00C45DEE">
        <w:trPr>
          <w:trHeight w:val="113"/>
          <w:tblHeader w:val="0"/>
        </w:trPr>
        <w:tc>
          <w:tcPr>
            <w:tcW w:w="2850" w:type="dxa"/>
          </w:tcPr>
          <w:p w:rsidR="00C45DEE" w:rsidRDefault="00C45DEE" w:rsidP="00C45DEE">
            <w:pPr>
              <w:pStyle w:val="Table-Text"/>
            </w:pPr>
            <w:r>
              <w:t>status</w:t>
            </w:r>
          </w:p>
        </w:tc>
        <w:tc>
          <w:tcPr>
            <w:tcW w:w="1403" w:type="dxa"/>
          </w:tcPr>
          <w:p w:rsidR="00C45DEE" w:rsidRDefault="00C45DEE" w:rsidP="00C45DEE">
            <w:pPr>
              <w:pStyle w:val="Table-Text"/>
            </w:pPr>
            <w:r>
              <w:t>string</w:t>
            </w:r>
          </w:p>
        </w:tc>
        <w:tc>
          <w:tcPr>
            <w:tcW w:w="4394" w:type="dxa"/>
          </w:tcPr>
          <w:p w:rsidR="00C45DEE" w:rsidRDefault="00C45DEE" w:rsidP="00C45DEE">
            <w:pPr>
              <w:pStyle w:val="Table-Text"/>
            </w:pPr>
            <w:r>
              <w:t>The current status of the account</w:t>
            </w:r>
          </w:p>
        </w:tc>
      </w:tr>
      <w:tr w:rsidR="00C45DEE" w:rsidRPr="00CC22F1" w:rsidTr="00C45DEE">
        <w:trPr>
          <w:trHeight w:val="113"/>
          <w:tblHeader w:val="0"/>
        </w:trPr>
        <w:tc>
          <w:tcPr>
            <w:tcW w:w="2850" w:type="dxa"/>
          </w:tcPr>
          <w:p w:rsidR="00C45DEE" w:rsidRDefault="00C45DEE" w:rsidP="00C45DEE">
            <w:pPr>
              <w:pStyle w:val="Table-Text"/>
            </w:pPr>
            <w:r>
              <w:t>currency</w:t>
            </w:r>
          </w:p>
        </w:tc>
        <w:tc>
          <w:tcPr>
            <w:tcW w:w="1403" w:type="dxa"/>
          </w:tcPr>
          <w:p w:rsidR="00C45DEE" w:rsidRDefault="00C45DEE" w:rsidP="00C45DEE">
            <w:pPr>
              <w:pStyle w:val="Table-Text"/>
            </w:pPr>
            <w:r>
              <w:t>string</w:t>
            </w:r>
          </w:p>
        </w:tc>
        <w:tc>
          <w:tcPr>
            <w:tcW w:w="4394" w:type="dxa"/>
          </w:tcPr>
          <w:p w:rsidR="00C45DEE" w:rsidRDefault="00C45DEE" w:rsidP="00C45DEE">
            <w:pPr>
              <w:pStyle w:val="Table-Text"/>
            </w:pPr>
            <w:r>
              <w:t>The 3 letter currency code of the currency used for billing operations on this account</w:t>
            </w:r>
          </w:p>
        </w:tc>
      </w:tr>
      <w:tr w:rsidR="00C45DEE" w:rsidRPr="00CC22F1" w:rsidTr="00C45DEE">
        <w:trPr>
          <w:trHeight w:val="113"/>
          <w:tblHeader w:val="0"/>
        </w:trPr>
        <w:tc>
          <w:tcPr>
            <w:tcW w:w="2850" w:type="dxa"/>
          </w:tcPr>
          <w:p w:rsidR="00C45DEE" w:rsidRDefault="00C45DEE" w:rsidP="00C45DEE">
            <w:pPr>
              <w:pStyle w:val="Table-Text"/>
            </w:pPr>
            <w:r>
              <w:t>minimumCommitment</w:t>
            </w:r>
          </w:p>
        </w:tc>
        <w:tc>
          <w:tcPr>
            <w:tcW w:w="1403" w:type="dxa"/>
          </w:tcPr>
          <w:p w:rsidR="00C45DEE" w:rsidRDefault="00C45DEE" w:rsidP="00C45DEE">
            <w:pPr>
              <w:pStyle w:val="Table-Text"/>
            </w:pPr>
            <w:r>
              <w:t>double</w:t>
            </w:r>
          </w:p>
        </w:tc>
        <w:tc>
          <w:tcPr>
            <w:tcW w:w="4394" w:type="dxa"/>
          </w:tcPr>
          <w:p w:rsidR="00C45DEE" w:rsidRDefault="00C45DEE" w:rsidP="00C45DEE">
            <w:pPr>
              <w:pStyle w:val="Table-Text"/>
            </w:pPr>
            <w:r>
              <w:t>The monthly minimum commitment the account is committed to</w:t>
            </w:r>
          </w:p>
        </w:tc>
      </w:tr>
      <w:tr w:rsidR="00C45DEE" w:rsidRPr="00CC22F1" w:rsidTr="00C45DEE">
        <w:trPr>
          <w:trHeight w:val="113"/>
          <w:tblHeader w:val="0"/>
        </w:trPr>
        <w:tc>
          <w:tcPr>
            <w:tcW w:w="2850" w:type="dxa"/>
          </w:tcPr>
          <w:p w:rsidR="00C45DEE" w:rsidRDefault="00C45DEE" w:rsidP="00C45DEE">
            <w:pPr>
              <w:pStyle w:val="Table-Text"/>
            </w:pPr>
            <w:r>
              <w:t>minimumCommitmentStartDate</w:t>
            </w:r>
          </w:p>
        </w:tc>
        <w:tc>
          <w:tcPr>
            <w:tcW w:w="1403" w:type="dxa"/>
          </w:tcPr>
          <w:p w:rsidR="00C45DEE" w:rsidRDefault="00C45DEE" w:rsidP="00C45DEE">
            <w:pPr>
              <w:pStyle w:val="Table-Text"/>
            </w:pPr>
            <w:r>
              <w:t>timestamp</w:t>
            </w:r>
          </w:p>
        </w:tc>
        <w:tc>
          <w:tcPr>
            <w:tcW w:w="4394" w:type="dxa"/>
          </w:tcPr>
          <w:p w:rsidR="00C45DEE" w:rsidRDefault="00C45DEE" w:rsidP="00C45DEE">
            <w:pPr>
              <w:pStyle w:val="Table-Text"/>
            </w:pPr>
            <w:r>
              <w:t>The date on which the monthly minimum commitment will start being charged</w:t>
            </w:r>
          </w:p>
        </w:tc>
      </w:tr>
      <w:tr w:rsidR="00C45DEE" w:rsidRPr="00CC22F1" w:rsidTr="00C45DEE">
        <w:trPr>
          <w:trHeight w:val="113"/>
          <w:tblHeader w:val="0"/>
        </w:trPr>
        <w:tc>
          <w:tcPr>
            <w:tcW w:w="2850" w:type="dxa"/>
          </w:tcPr>
          <w:p w:rsidR="00C45DEE" w:rsidRDefault="00C45DEE" w:rsidP="00C45DEE">
            <w:pPr>
              <w:pStyle w:val="Table-Text"/>
            </w:pPr>
            <w:r>
              <w:t>createDate</w:t>
            </w:r>
          </w:p>
        </w:tc>
        <w:tc>
          <w:tcPr>
            <w:tcW w:w="1403" w:type="dxa"/>
          </w:tcPr>
          <w:p w:rsidR="00C45DEE" w:rsidRDefault="00C45DEE" w:rsidP="00C45DEE">
            <w:pPr>
              <w:pStyle w:val="Table-Text"/>
            </w:pPr>
            <w:r>
              <w:t>timestamp</w:t>
            </w:r>
          </w:p>
        </w:tc>
        <w:tc>
          <w:tcPr>
            <w:tcW w:w="4394" w:type="dxa"/>
          </w:tcPr>
          <w:p w:rsidR="00C45DEE" w:rsidRDefault="00C45DEE" w:rsidP="00C45DEE">
            <w:pPr>
              <w:pStyle w:val="Table-Text"/>
            </w:pPr>
            <w:r>
              <w:t>The date and time in UTC that this object was created</w:t>
            </w:r>
          </w:p>
        </w:tc>
      </w:tr>
      <w:tr w:rsidR="00C45DEE" w:rsidRPr="00CC22F1" w:rsidTr="00C45DEE">
        <w:trPr>
          <w:trHeight w:val="113"/>
          <w:tblHeader w:val="0"/>
        </w:trPr>
        <w:tc>
          <w:tcPr>
            <w:tcW w:w="2850" w:type="dxa"/>
          </w:tcPr>
          <w:p w:rsidR="00C45DEE" w:rsidRDefault="00C45DEE" w:rsidP="00C45DEE">
            <w:pPr>
              <w:pStyle w:val="Table-Text"/>
            </w:pPr>
            <w:r>
              <w:t>createAccountId</w:t>
            </w:r>
          </w:p>
        </w:tc>
        <w:tc>
          <w:tcPr>
            <w:tcW w:w="1403" w:type="dxa"/>
          </w:tcPr>
          <w:p w:rsidR="00C45DEE" w:rsidRDefault="00C45DEE" w:rsidP="00C45DEE">
            <w:pPr>
              <w:pStyle w:val="Table-Text"/>
            </w:pPr>
            <w:r>
              <w:t>uuid</w:t>
            </w:r>
          </w:p>
        </w:tc>
        <w:tc>
          <w:tcPr>
            <w:tcW w:w="4394" w:type="dxa"/>
          </w:tcPr>
          <w:p w:rsidR="00C45DEE" w:rsidRDefault="00C45DEE" w:rsidP="00C45DEE">
            <w:pPr>
              <w:pStyle w:val="Table-Text"/>
            </w:pPr>
            <w:r>
              <w:t>The UUID of the account which created the object</w:t>
            </w:r>
          </w:p>
        </w:tc>
      </w:tr>
      <w:tr w:rsidR="00C45DEE" w:rsidRPr="00CC22F1" w:rsidTr="00C45DEE">
        <w:trPr>
          <w:trHeight w:val="113"/>
          <w:tblHeader w:val="0"/>
        </w:trPr>
        <w:tc>
          <w:tcPr>
            <w:tcW w:w="2850" w:type="dxa"/>
          </w:tcPr>
          <w:p w:rsidR="00C45DEE" w:rsidRDefault="00C45DEE" w:rsidP="00C45DEE">
            <w:pPr>
              <w:pStyle w:val="Table-Text"/>
            </w:pPr>
            <w:r>
              <w:t>createAccountIdentifier</w:t>
            </w:r>
          </w:p>
        </w:tc>
        <w:tc>
          <w:tcPr>
            <w:tcW w:w="1403" w:type="dxa"/>
          </w:tcPr>
          <w:p w:rsidR="00C45DEE" w:rsidRDefault="00C45DEE" w:rsidP="00C45DEE">
            <w:pPr>
              <w:pStyle w:val="Table-Text"/>
            </w:pPr>
            <w:r>
              <w:t>string</w:t>
            </w:r>
          </w:p>
        </w:tc>
        <w:tc>
          <w:tcPr>
            <w:tcW w:w="4394" w:type="dxa"/>
          </w:tcPr>
          <w:p w:rsidR="00C45DEE" w:rsidRDefault="00C45DEE" w:rsidP="00C45DEE">
            <w:pPr>
              <w:pStyle w:val="Table-Text"/>
            </w:pPr>
            <w:r>
              <w:t>The identifier of the account which created the object</w:t>
            </w:r>
          </w:p>
        </w:tc>
      </w:tr>
      <w:tr w:rsidR="00C45DEE" w:rsidRPr="00CC22F1" w:rsidTr="00C45DEE">
        <w:trPr>
          <w:trHeight w:val="113"/>
          <w:tblHeader w:val="0"/>
        </w:trPr>
        <w:tc>
          <w:tcPr>
            <w:tcW w:w="2850" w:type="dxa"/>
          </w:tcPr>
          <w:p w:rsidR="00C45DEE" w:rsidRDefault="00C45DEE" w:rsidP="00C45DEE">
            <w:pPr>
              <w:pStyle w:val="Table-Text"/>
            </w:pPr>
            <w:r>
              <w:t>createUserId</w:t>
            </w:r>
          </w:p>
        </w:tc>
        <w:tc>
          <w:tcPr>
            <w:tcW w:w="1403" w:type="dxa"/>
          </w:tcPr>
          <w:p w:rsidR="00C45DEE" w:rsidRDefault="00C45DEE" w:rsidP="00C45DEE">
            <w:pPr>
              <w:pStyle w:val="Table-Text"/>
            </w:pPr>
            <w:r>
              <w:t>uuid</w:t>
            </w:r>
          </w:p>
        </w:tc>
        <w:tc>
          <w:tcPr>
            <w:tcW w:w="4394" w:type="dxa"/>
          </w:tcPr>
          <w:p w:rsidR="00C45DEE" w:rsidRDefault="00C45DEE" w:rsidP="00C45DEE">
            <w:pPr>
              <w:pStyle w:val="Table-Text"/>
            </w:pPr>
            <w:r>
              <w:t>The UUID of the user which created the object</w:t>
            </w:r>
          </w:p>
        </w:tc>
      </w:tr>
      <w:tr w:rsidR="00C45DEE" w:rsidRPr="00CC22F1" w:rsidTr="00C45DEE">
        <w:trPr>
          <w:trHeight w:val="113"/>
          <w:tblHeader w:val="0"/>
        </w:trPr>
        <w:tc>
          <w:tcPr>
            <w:tcW w:w="2850" w:type="dxa"/>
          </w:tcPr>
          <w:p w:rsidR="00C45DEE" w:rsidRDefault="00C45DEE" w:rsidP="00C45DEE">
            <w:pPr>
              <w:pStyle w:val="Table-Text"/>
            </w:pPr>
            <w:r>
              <w:t>createUserName</w:t>
            </w:r>
          </w:p>
        </w:tc>
        <w:tc>
          <w:tcPr>
            <w:tcW w:w="1403" w:type="dxa"/>
          </w:tcPr>
          <w:p w:rsidR="00C45DEE" w:rsidRDefault="00C45DEE" w:rsidP="00C45DEE">
            <w:pPr>
              <w:pStyle w:val="Table-Text"/>
            </w:pPr>
            <w:r>
              <w:t>string</w:t>
            </w:r>
          </w:p>
        </w:tc>
        <w:tc>
          <w:tcPr>
            <w:tcW w:w="4394" w:type="dxa"/>
          </w:tcPr>
          <w:p w:rsidR="00C45DEE" w:rsidRDefault="00C45DEE" w:rsidP="00C45DEE">
            <w:pPr>
              <w:pStyle w:val="Table-Text"/>
            </w:pPr>
            <w:r>
              <w:t>The name of the user which created the object</w:t>
            </w:r>
          </w:p>
        </w:tc>
      </w:tr>
      <w:tr w:rsidR="00C45DEE" w:rsidRPr="00CC22F1" w:rsidTr="00C45DEE">
        <w:trPr>
          <w:trHeight w:val="113"/>
          <w:tblHeader w:val="0"/>
        </w:trPr>
        <w:tc>
          <w:tcPr>
            <w:tcW w:w="2850" w:type="dxa"/>
          </w:tcPr>
          <w:p w:rsidR="00C45DEE" w:rsidRDefault="00C45DEE" w:rsidP="00C45DEE">
            <w:pPr>
              <w:pStyle w:val="Table-Text"/>
            </w:pPr>
            <w:r>
              <w:t>lastUpdateDate</w:t>
            </w:r>
          </w:p>
        </w:tc>
        <w:tc>
          <w:tcPr>
            <w:tcW w:w="1403" w:type="dxa"/>
          </w:tcPr>
          <w:p w:rsidR="00C45DEE" w:rsidRDefault="00C45DEE" w:rsidP="00C45DEE">
            <w:pPr>
              <w:pStyle w:val="Table-Text"/>
            </w:pPr>
            <w:r>
              <w:t>timestamp</w:t>
            </w:r>
          </w:p>
        </w:tc>
        <w:tc>
          <w:tcPr>
            <w:tcW w:w="4394" w:type="dxa"/>
          </w:tcPr>
          <w:p w:rsidR="00C45DEE" w:rsidRDefault="00C45DEE" w:rsidP="00C45DEE">
            <w:pPr>
              <w:pStyle w:val="Table-Text"/>
            </w:pPr>
            <w:r>
              <w:t>The date and time in UTC that this object was last updated, null if the object has never been updated</w:t>
            </w:r>
          </w:p>
        </w:tc>
      </w:tr>
      <w:tr w:rsidR="00C45DEE" w:rsidRPr="00CC22F1" w:rsidTr="00C45DEE">
        <w:trPr>
          <w:trHeight w:val="113"/>
          <w:tblHeader w:val="0"/>
        </w:trPr>
        <w:tc>
          <w:tcPr>
            <w:tcW w:w="2850" w:type="dxa"/>
          </w:tcPr>
          <w:p w:rsidR="00C45DEE" w:rsidRDefault="00C45DEE" w:rsidP="00C45DEE">
            <w:pPr>
              <w:pStyle w:val="Table-Text"/>
            </w:pPr>
            <w:r>
              <w:t>lastUpdateAccountId</w:t>
            </w:r>
          </w:p>
        </w:tc>
        <w:tc>
          <w:tcPr>
            <w:tcW w:w="1403" w:type="dxa"/>
          </w:tcPr>
          <w:p w:rsidR="00C45DEE" w:rsidRDefault="00C45DEE" w:rsidP="00C45DEE">
            <w:pPr>
              <w:pStyle w:val="Table-Text"/>
            </w:pPr>
            <w:r>
              <w:t>uuid</w:t>
            </w:r>
          </w:p>
        </w:tc>
        <w:tc>
          <w:tcPr>
            <w:tcW w:w="4394" w:type="dxa"/>
          </w:tcPr>
          <w:p w:rsidR="00C45DEE" w:rsidRDefault="00C45DEE" w:rsidP="00C45DEE">
            <w:pPr>
              <w:pStyle w:val="Table-Text"/>
            </w:pPr>
            <w:r>
              <w:t>The UUID of the account which last updated the object, null if the object has never been updated</w:t>
            </w:r>
          </w:p>
        </w:tc>
      </w:tr>
      <w:tr w:rsidR="00C45DEE" w:rsidRPr="00CC22F1" w:rsidTr="00C45DEE">
        <w:trPr>
          <w:trHeight w:val="113"/>
          <w:tblHeader w:val="0"/>
        </w:trPr>
        <w:tc>
          <w:tcPr>
            <w:tcW w:w="2850" w:type="dxa"/>
          </w:tcPr>
          <w:p w:rsidR="00C45DEE" w:rsidRDefault="00C45DEE" w:rsidP="00C45DEE">
            <w:pPr>
              <w:pStyle w:val="Table-Text"/>
            </w:pPr>
            <w:r>
              <w:t>lastUpdateAccountIdentifier</w:t>
            </w:r>
          </w:p>
        </w:tc>
        <w:tc>
          <w:tcPr>
            <w:tcW w:w="1403" w:type="dxa"/>
          </w:tcPr>
          <w:p w:rsidR="00C45DEE" w:rsidRDefault="00C45DEE" w:rsidP="00C45DEE">
            <w:pPr>
              <w:pStyle w:val="Table-Text"/>
            </w:pPr>
            <w:r>
              <w:t>string</w:t>
            </w:r>
          </w:p>
        </w:tc>
        <w:tc>
          <w:tcPr>
            <w:tcW w:w="4394" w:type="dxa"/>
          </w:tcPr>
          <w:p w:rsidR="00C45DEE" w:rsidRDefault="00C45DEE" w:rsidP="00C45DEE">
            <w:pPr>
              <w:pStyle w:val="Table-Text"/>
            </w:pPr>
            <w:r>
              <w:t>The identifier of the account which last updated the object, null if the object has never been updated</w:t>
            </w:r>
          </w:p>
        </w:tc>
      </w:tr>
      <w:tr w:rsidR="00C45DEE" w:rsidRPr="00CC22F1" w:rsidTr="00C45DEE">
        <w:trPr>
          <w:trHeight w:val="113"/>
          <w:tblHeader w:val="0"/>
        </w:trPr>
        <w:tc>
          <w:tcPr>
            <w:tcW w:w="2850" w:type="dxa"/>
          </w:tcPr>
          <w:p w:rsidR="00C45DEE" w:rsidRDefault="00C45DEE" w:rsidP="00C45DEE">
            <w:pPr>
              <w:pStyle w:val="Table-Text"/>
            </w:pPr>
            <w:r>
              <w:t>lastUpdateUserId</w:t>
            </w:r>
          </w:p>
        </w:tc>
        <w:tc>
          <w:tcPr>
            <w:tcW w:w="1403" w:type="dxa"/>
          </w:tcPr>
          <w:p w:rsidR="00C45DEE" w:rsidRDefault="00C45DEE" w:rsidP="00C45DEE">
            <w:pPr>
              <w:pStyle w:val="Table-Text"/>
            </w:pPr>
            <w:r>
              <w:t>uuid</w:t>
            </w:r>
          </w:p>
        </w:tc>
        <w:tc>
          <w:tcPr>
            <w:tcW w:w="4394" w:type="dxa"/>
          </w:tcPr>
          <w:p w:rsidR="00C45DEE" w:rsidRDefault="00C45DEE" w:rsidP="00C45DEE">
            <w:pPr>
              <w:pStyle w:val="Table-Text"/>
            </w:pPr>
            <w:r>
              <w:t>The UUID of the user which last updated the object, null if the object has never been updated</w:t>
            </w:r>
          </w:p>
        </w:tc>
      </w:tr>
      <w:tr w:rsidR="00C45DEE" w:rsidRPr="00CC22F1" w:rsidTr="00C45DEE">
        <w:trPr>
          <w:trHeight w:val="113"/>
          <w:tblHeader w:val="0"/>
        </w:trPr>
        <w:tc>
          <w:tcPr>
            <w:tcW w:w="2850" w:type="dxa"/>
          </w:tcPr>
          <w:p w:rsidR="00C45DEE" w:rsidRDefault="00C45DEE" w:rsidP="00C45DEE">
            <w:pPr>
              <w:pStyle w:val="Table-Text"/>
            </w:pPr>
            <w:r>
              <w:t>lastUpdateUserName</w:t>
            </w:r>
          </w:p>
        </w:tc>
        <w:tc>
          <w:tcPr>
            <w:tcW w:w="1403" w:type="dxa"/>
          </w:tcPr>
          <w:p w:rsidR="00C45DEE" w:rsidRDefault="00C45DEE" w:rsidP="00C45DEE">
            <w:pPr>
              <w:pStyle w:val="Table-Text"/>
            </w:pPr>
            <w:r>
              <w:t>string</w:t>
            </w:r>
          </w:p>
        </w:tc>
        <w:tc>
          <w:tcPr>
            <w:tcW w:w="4394" w:type="dxa"/>
          </w:tcPr>
          <w:p w:rsidR="00C45DEE" w:rsidRDefault="00C45DEE" w:rsidP="00C45DEE">
            <w:pPr>
              <w:pStyle w:val="Table-Text"/>
            </w:pPr>
            <w:r>
              <w:t>The name of the user which last updated the object, null if the object has never been updated</w:t>
            </w:r>
          </w:p>
        </w:tc>
      </w:tr>
    </w:tbl>
    <w:p w:rsidR="00C45DEE" w:rsidRDefault="00C45DEE" w:rsidP="00C45DEE">
      <w:pPr>
        <w:pStyle w:val="Heading3"/>
      </w:pPr>
      <w:r>
        <w:t>Example</w:t>
      </w:r>
    </w:p>
    <w:p w:rsidR="00C45DEE" w:rsidRDefault="00C45DEE" w:rsidP="00C45DEE">
      <w:r>
        <w:t>Below is an example of an account get command request and response:</w:t>
      </w:r>
    </w:p>
    <w:p w:rsidR="00C45DEE" w:rsidRDefault="00C45DEE" w:rsidP="00C45DEE">
      <w:r>
        <w:t>Request:</w:t>
      </w:r>
    </w:p>
    <w:p w:rsidR="00831884" w:rsidRDefault="00831884" w:rsidP="00831884">
      <w:pPr>
        <w:pStyle w:val="Code"/>
      </w:pPr>
      <w:r>
        <w:t>GET /accounts/3386a608-07ba-4a01-bb64-648205b8153b HTTP/1.1</w:t>
      </w:r>
    </w:p>
    <w:p w:rsidR="00831884" w:rsidRDefault="00831884" w:rsidP="00831884">
      <w:pPr>
        <w:pStyle w:val="Code"/>
      </w:pPr>
      <w:r>
        <w:t>Client-Transaction-Id: 2049ee97-0940-4451-84bb-aedc31dee86c</w:t>
      </w:r>
    </w:p>
    <w:p w:rsidR="00831884" w:rsidRDefault="00831884" w:rsidP="00831884">
      <w:pPr>
        <w:pStyle w:val="Code"/>
      </w:pPr>
      <w:r>
        <w:lastRenderedPageBreak/>
        <w:t>Accept: application/json</w:t>
      </w:r>
    </w:p>
    <w:p w:rsidR="00831884" w:rsidRDefault="00831884" w:rsidP="00831884">
      <w:pPr>
        <w:pStyle w:val="Code"/>
      </w:pPr>
      <w:r>
        <w:t>User-Agent: Jersey/2.2 (Apache HttpClient 4.2.5)</w:t>
      </w:r>
    </w:p>
    <w:p w:rsidR="00831884" w:rsidRDefault="00831884" w:rsidP="00831884">
      <w:pPr>
        <w:pStyle w:val="Code"/>
      </w:pPr>
      <w:r>
        <w:t>Host: api.discoverydns.com</w:t>
      </w:r>
    </w:p>
    <w:p w:rsidR="00831884" w:rsidRDefault="00831884" w:rsidP="00831884">
      <w:pPr>
        <w:pStyle w:val="Code"/>
      </w:pPr>
      <w:r>
        <w:t>Connection: Keep-Alive</w:t>
      </w:r>
    </w:p>
    <w:p w:rsidR="00831884" w:rsidRPr="00C45DEE" w:rsidRDefault="00831884" w:rsidP="00831884">
      <w:pPr>
        <w:pStyle w:val="Code"/>
      </w:pPr>
    </w:p>
    <w:p w:rsidR="00323508" w:rsidRDefault="00831884" w:rsidP="00323508">
      <w:r>
        <w:t>Response:</w:t>
      </w:r>
    </w:p>
    <w:p w:rsidR="00831884" w:rsidRDefault="00831884" w:rsidP="00831884">
      <w:pPr>
        <w:pStyle w:val="Code"/>
      </w:pPr>
      <w:r>
        <w:t>HTTP/1.1 200 OK</w:t>
      </w:r>
    </w:p>
    <w:p w:rsidR="00831884" w:rsidRDefault="00831884" w:rsidP="00831884">
      <w:pPr>
        <w:pStyle w:val="Code"/>
      </w:pPr>
      <w:r>
        <w:t>Content-Type: application/json</w:t>
      </w:r>
    </w:p>
    <w:p w:rsidR="00831884" w:rsidRDefault="00831884" w:rsidP="00831884">
      <w:pPr>
        <w:pStyle w:val="Code"/>
      </w:pPr>
      <w:r>
        <w:t>Last-Modified: Sun, 06 Oct 2013 14:39:22 GMT</w:t>
      </w:r>
    </w:p>
    <w:p w:rsidR="00831884" w:rsidRDefault="00831884" w:rsidP="00831884">
      <w:pPr>
        <w:pStyle w:val="Code"/>
      </w:pPr>
      <w:r>
        <w:t>ETag: "0"</w:t>
      </w:r>
    </w:p>
    <w:p w:rsidR="00831884" w:rsidRDefault="00831884" w:rsidP="00831884">
      <w:pPr>
        <w:pStyle w:val="Code"/>
      </w:pPr>
      <w:r>
        <w:t>Cache-Control: private, no-transform, max-age=30</w:t>
      </w:r>
    </w:p>
    <w:p w:rsidR="00831884" w:rsidRDefault="00831884" w:rsidP="00831884">
      <w:pPr>
        <w:pStyle w:val="Code"/>
      </w:pPr>
      <w:r>
        <w:t>Date: Sun, 06 Oct 2013 14:39:22 GMT</w:t>
      </w:r>
    </w:p>
    <w:p w:rsidR="00831884" w:rsidRDefault="00831884" w:rsidP="00831884">
      <w:pPr>
        <w:pStyle w:val="Code"/>
      </w:pPr>
      <w:r>
        <w:t>Server-Transaction-Id: 30df3fd8-4093-4f81-a422-7010fec8c781</w:t>
      </w:r>
    </w:p>
    <w:p w:rsidR="00831884" w:rsidRDefault="00831884" w:rsidP="00831884">
      <w:pPr>
        <w:pStyle w:val="Code"/>
      </w:pPr>
      <w:r>
        <w:t>Client-Transaction-Id: 2049ee97-0940-4451-84bb-aedc31dee86c</w:t>
      </w:r>
    </w:p>
    <w:p w:rsidR="00831884" w:rsidRDefault="00831884" w:rsidP="00831884">
      <w:pPr>
        <w:pStyle w:val="Code"/>
      </w:pPr>
      <w:r>
        <w:t>Content-Length: 922</w:t>
      </w:r>
    </w:p>
    <w:p w:rsidR="00831884" w:rsidRDefault="00831884" w:rsidP="00831884">
      <w:pPr>
        <w:pStyle w:val="Code"/>
      </w:pPr>
    </w:p>
    <w:p w:rsidR="00831884" w:rsidRDefault="00831884" w:rsidP="00831884">
      <w:pPr>
        <w:pStyle w:val="Code"/>
      </w:pPr>
      <w:r>
        <w:t>{</w:t>
      </w:r>
    </w:p>
    <w:p w:rsidR="00831884" w:rsidRDefault="00831884" w:rsidP="00831884">
      <w:pPr>
        <w:pStyle w:val="Code"/>
      </w:pPr>
      <w:r>
        <w:t xml:space="preserve">  "account" : {</w:t>
      </w:r>
    </w:p>
    <w:p w:rsidR="00831884" w:rsidRDefault="00831884" w:rsidP="00831884">
      <w:pPr>
        <w:pStyle w:val="Code"/>
      </w:pPr>
      <w:r>
        <w:t xml:space="preserve">    "@uri" : "https://api.discoverydns.com/accounts/3386a608-07ba-4a01-bb64-648205b8153b",</w:t>
      </w:r>
    </w:p>
    <w:p w:rsidR="00831884" w:rsidRDefault="00831884" w:rsidP="00831884">
      <w:pPr>
        <w:pStyle w:val="Code"/>
      </w:pPr>
      <w:r>
        <w:t xml:space="preserve">    "id" : "3386a608-07ba-4a01-bb64-648205b8153b",</w:t>
      </w:r>
    </w:p>
    <w:p w:rsidR="00831884" w:rsidRDefault="00831884" w:rsidP="00831884">
      <w:pPr>
        <w:pStyle w:val="Code"/>
      </w:pPr>
      <w:r>
        <w:t xml:space="preserve">    "version" : 0,</w:t>
      </w:r>
    </w:p>
    <w:p w:rsidR="00831884" w:rsidRDefault="00831884" w:rsidP="00831884">
      <w:pPr>
        <w:pStyle w:val="Code"/>
      </w:pPr>
      <w:r>
        <w:t xml:space="preserve">    "name" : "Testing Account-_0.3",</w:t>
      </w:r>
    </w:p>
    <w:p w:rsidR="00831884" w:rsidRDefault="00831884" w:rsidP="00831884">
      <w:pPr>
        <w:pStyle w:val="Code"/>
      </w:pPr>
      <w:r>
        <w:t xml:space="preserve">    "identifier" : "testing-acc_ou.nt3",</w:t>
      </w:r>
    </w:p>
    <w:p w:rsidR="00831884" w:rsidRDefault="00831884" w:rsidP="00831884">
      <w:pPr>
        <w:pStyle w:val="Code"/>
      </w:pPr>
      <w:r>
        <w:t xml:space="preserve">    "status" : "active",</w:t>
      </w:r>
    </w:p>
    <w:p w:rsidR="00831884" w:rsidRDefault="00831884" w:rsidP="00831884">
      <w:pPr>
        <w:pStyle w:val="Code"/>
      </w:pPr>
      <w:r>
        <w:t xml:space="preserve">    "currency" : "AUD",</w:t>
      </w:r>
    </w:p>
    <w:p w:rsidR="00831884" w:rsidRDefault="00831884" w:rsidP="00831884">
      <w:pPr>
        <w:pStyle w:val="Code"/>
      </w:pPr>
      <w:r>
        <w:t xml:space="preserve">    "minimumCommitment" : 3.0,</w:t>
      </w:r>
    </w:p>
    <w:p w:rsidR="00831884" w:rsidRDefault="00831884" w:rsidP="00831884">
      <w:pPr>
        <w:pStyle w:val="Code"/>
      </w:pPr>
      <w:r>
        <w:t xml:space="preserve">    "minimumCommitmentStartDate" : "2013-10-07T01:39:22.194",</w:t>
      </w:r>
    </w:p>
    <w:p w:rsidR="00831884" w:rsidRDefault="00831884" w:rsidP="00831884">
      <w:pPr>
        <w:pStyle w:val="Code"/>
      </w:pPr>
      <w:r>
        <w:t xml:space="preserve">    "createDate" : "2013-10-07T01:39:22.194",</w:t>
      </w:r>
    </w:p>
    <w:p w:rsidR="00831884" w:rsidRDefault="00831884" w:rsidP="00831884">
      <w:pPr>
        <w:pStyle w:val="Code"/>
      </w:pPr>
      <w:r>
        <w:t xml:space="preserve">    "createAccountId" : "f73af262-9531-11e2-9b25-2809b571161a",</w:t>
      </w:r>
    </w:p>
    <w:p w:rsidR="00831884" w:rsidRDefault="00831884" w:rsidP="00831884">
      <w:pPr>
        <w:pStyle w:val="Code"/>
      </w:pPr>
      <w:r>
        <w:t xml:space="preserve">    "createAccountIdentifier" : "system",</w:t>
      </w:r>
    </w:p>
    <w:p w:rsidR="00831884" w:rsidRDefault="00831884" w:rsidP="00831884">
      <w:pPr>
        <w:pStyle w:val="Code"/>
      </w:pPr>
      <w:r>
        <w:t xml:space="preserve">    "createUserId" : "ed848682-c1d9-11e2-86bc-e9b9e1409c4c",</w:t>
      </w:r>
    </w:p>
    <w:p w:rsidR="00831884" w:rsidRDefault="00831884" w:rsidP="00831884">
      <w:pPr>
        <w:pStyle w:val="Code"/>
      </w:pPr>
      <w:r>
        <w:t xml:space="preserve">    "createUserName" : "System Admin",</w:t>
      </w:r>
    </w:p>
    <w:p w:rsidR="00831884" w:rsidRDefault="00831884" w:rsidP="00831884">
      <w:pPr>
        <w:pStyle w:val="Code"/>
      </w:pPr>
      <w:r>
        <w:t xml:space="preserve">    "lastUpdateDate" : "2013-10-07T01:39:22.194",</w:t>
      </w:r>
    </w:p>
    <w:p w:rsidR="00831884" w:rsidRDefault="00831884" w:rsidP="00831884">
      <w:pPr>
        <w:pStyle w:val="Code"/>
      </w:pPr>
      <w:r>
        <w:t xml:space="preserve">    "lastUpdateAccountId" : "f73af262-9531-11e2-9b25-2809b571161a",</w:t>
      </w:r>
    </w:p>
    <w:p w:rsidR="00831884" w:rsidRDefault="00831884" w:rsidP="00831884">
      <w:pPr>
        <w:pStyle w:val="Code"/>
      </w:pPr>
      <w:r>
        <w:t xml:space="preserve">    "lastUpdateAccountIdentifier" : "system",</w:t>
      </w:r>
    </w:p>
    <w:p w:rsidR="00831884" w:rsidRDefault="00831884" w:rsidP="00831884">
      <w:pPr>
        <w:pStyle w:val="Code"/>
      </w:pPr>
      <w:r>
        <w:t xml:space="preserve">    "lastUpdateUserId" : "ed848682-c1d9-11e2-86bc-e9b9e1409c4c",</w:t>
      </w:r>
    </w:p>
    <w:p w:rsidR="00831884" w:rsidRDefault="00831884" w:rsidP="00831884">
      <w:pPr>
        <w:pStyle w:val="Code"/>
      </w:pPr>
      <w:r>
        <w:t xml:space="preserve">    "lastUpdateUserName" : "System Admin"</w:t>
      </w:r>
    </w:p>
    <w:p w:rsidR="00831884" w:rsidRDefault="00831884" w:rsidP="00831884">
      <w:pPr>
        <w:pStyle w:val="Code"/>
      </w:pPr>
      <w:r>
        <w:lastRenderedPageBreak/>
        <w:t xml:space="preserve">  }</w:t>
      </w:r>
    </w:p>
    <w:p w:rsidR="00831884" w:rsidRPr="00323508" w:rsidRDefault="00831884" w:rsidP="00831884">
      <w:pPr>
        <w:pStyle w:val="Code"/>
      </w:pPr>
      <w:r>
        <w:t>}</w:t>
      </w:r>
    </w:p>
    <w:p w:rsidR="003A30DE" w:rsidRDefault="003A30DE" w:rsidP="003A30DE">
      <w:pPr>
        <w:pStyle w:val="Heading1"/>
      </w:pPr>
      <w:bookmarkStart w:id="216" w:name="_Toc381779306"/>
      <w:r>
        <w:lastRenderedPageBreak/>
        <w:t>User Commands</w:t>
      </w:r>
      <w:bookmarkEnd w:id="216"/>
    </w:p>
    <w:p w:rsidR="00323508" w:rsidRDefault="008A0F29" w:rsidP="008A0F29">
      <w:pPr>
        <w:pStyle w:val="Heading2"/>
      </w:pPr>
      <w:bookmarkStart w:id="217" w:name="_Toc381779307"/>
      <w:r>
        <w:t>User Get Command</w:t>
      </w:r>
      <w:bookmarkEnd w:id="217"/>
    </w:p>
    <w:p w:rsidR="008A0F29" w:rsidRDefault="008A0F29" w:rsidP="008A0F29">
      <w:r w:rsidRPr="008A0F29">
        <w:t xml:space="preserve">This command is used to retrieve the details of a user object provisioned </w:t>
      </w:r>
      <w:r w:rsidR="00BB3EC1">
        <w:t>in</w:t>
      </w:r>
      <w:r w:rsidR="00BB3EC1" w:rsidRPr="008A0F29">
        <w:t xml:space="preserve"> </w:t>
      </w:r>
      <w:r w:rsidRPr="008A0F29">
        <w:t>the system.</w:t>
      </w:r>
    </w:p>
    <w:p w:rsidR="008A0F29" w:rsidRDefault="008A0F29" w:rsidP="008A0F29">
      <w:pPr>
        <w:pStyle w:val="Heading3"/>
      </w:pPr>
      <w:r>
        <w:t>Request</w:t>
      </w:r>
    </w:p>
    <w:p w:rsidR="008A0F29" w:rsidRDefault="008A0F29" w:rsidP="008A0F29">
      <w:r w:rsidRPr="008A0F29">
        <w:t>A request should be made to the specified URI including the indicated headers</w:t>
      </w:r>
      <w:r w:rsidR="00AE1932">
        <w:t>,</w:t>
      </w:r>
      <w:r w:rsidRPr="008A0F29">
        <w:t xml:space="preserve"> and if required a request body in the format specified.</w:t>
      </w:r>
    </w:p>
    <w:p w:rsidR="008A0F29" w:rsidRDefault="008A0F29" w:rsidP="008A0F29">
      <w:pPr>
        <w:pStyle w:val="FakeHeading4"/>
      </w:pPr>
      <w:r>
        <w:t>URI</w:t>
      </w:r>
    </w:p>
    <w:p w:rsidR="008A0F29" w:rsidRPr="008A0F29" w:rsidRDefault="008A0F29" w:rsidP="008A0F29">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8A0F29" w:rsidRPr="00CC22F1" w:rsidTr="0060648E">
        <w:trPr>
          <w:tblHeader w:val="0"/>
        </w:trPr>
        <w:tc>
          <w:tcPr>
            <w:tcW w:w="1843" w:type="dxa"/>
            <w:shd w:val="clear" w:color="auto" w:fill="BFBFBF" w:themeFill="background1" w:themeFillShade="BF"/>
          </w:tcPr>
          <w:p w:rsidR="008A0F29" w:rsidRPr="00750051" w:rsidRDefault="008A0F29" w:rsidP="0060648E">
            <w:pPr>
              <w:pStyle w:val="Table-Header"/>
            </w:pPr>
            <w:r>
              <w:t>HTTP Method</w:t>
            </w:r>
          </w:p>
        </w:tc>
        <w:tc>
          <w:tcPr>
            <w:tcW w:w="6804" w:type="dxa"/>
            <w:shd w:val="clear" w:color="auto" w:fill="BFBFBF" w:themeFill="background1" w:themeFillShade="BF"/>
          </w:tcPr>
          <w:p w:rsidR="008A0F29" w:rsidRDefault="008A0F29" w:rsidP="0060648E">
            <w:pPr>
              <w:pStyle w:val="Table-Header"/>
            </w:pPr>
            <w:r>
              <w:t>Request URI</w:t>
            </w:r>
          </w:p>
        </w:tc>
      </w:tr>
      <w:tr w:rsidR="008A0F29" w:rsidRPr="00CC22F1" w:rsidTr="0060648E">
        <w:trPr>
          <w:trHeight w:val="113"/>
          <w:tblHeader w:val="0"/>
        </w:trPr>
        <w:tc>
          <w:tcPr>
            <w:tcW w:w="1843" w:type="dxa"/>
          </w:tcPr>
          <w:p w:rsidR="008A0F29" w:rsidRDefault="008A0F29" w:rsidP="0060648E">
            <w:pPr>
              <w:pStyle w:val="Table-Text"/>
            </w:pPr>
            <w:r>
              <w:t>GET</w:t>
            </w:r>
          </w:p>
        </w:tc>
        <w:tc>
          <w:tcPr>
            <w:tcW w:w="6804" w:type="dxa"/>
          </w:tcPr>
          <w:p w:rsidR="008A0F29" w:rsidRDefault="008A0F29" w:rsidP="0060648E">
            <w:pPr>
              <w:pStyle w:val="Table-Text"/>
            </w:pPr>
            <w:r w:rsidRPr="008A0F29">
              <w:t>https://{service-address}/users/{id-or-username}</w:t>
            </w:r>
          </w:p>
        </w:tc>
      </w:tr>
    </w:tbl>
    <w:p w:rsidR="008A0F29" w:rsidRDefault="008A0F29" w:rsidP="008A0F29">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8A0F29" w:rsidRPr="00CC22F1" w:rsidTr="0060648E">
        <w:trPr>
          <w:tblHeader w:val="0"/>
        </w:trPr>
        <w:tc>
          <w:tcPr>
            <w:tcW w:w="1843" w:type="dxa"/>
            <w:shd w:val="clear" w:color="auto" w:fill="BFBFBF" w:themeFill="background1" w:themeFillShade="BF"/>
          </w:tcPr>
          <w:p w:rsidR="008A0F29" w:rsidRPr="00750051" w:rsidRDefault="008A0F29" w:rsidP="0060648E">
            <w:pPr>
              <w:pStyle w:val="Table-Header"/>
            </w:pPr>
            <w:r>
              <w:t>Field</w:t>
            </w:r>
          </w:p>
        </w:tc>
        <w:tc>
          <w:tcPr>
            <w:tcW w:w="6804" w:type="dxa"/>
            <w:shd w:val="clear" w:color="auto" w:fill="BFBFBF" w:themeFill="background1" w:themeFillShade="BF"/>
          </w:tcPr>
          <w:p w:rsidR="008A0F29" w:rsidRDefault="008A0F29" w:rsidP="0060648E">
            <w:pPr>
              <w:pStyle w:val="Table-Header"/>
            </w:pPr>
            <w:r>
              <w:t>Description</w:t>
            </w:r>
          </w:p>
        </w:tc>
      </w:tr>
      <w:tr w:rsidR="008A0F29" w:rsidRPr="00CC22F1" w:rsidTr="0060648E">
        <w:trPr>
          <w:trHeight w:val="113"/>
          <w:tblHeader w:val="0"/>
        </w:trPr>
        <w:tc>
          <w:tcPr>
            <w:tcW w:w="1843" w:type="dxa"/>
          </w:tcPr>
          <w:p w:rsidR="008A0F29" w:rsidRDefault="008A0F29" w:rsidP="0060648E">
            <w:pPr>
              <w:pStyle w:val="Table-Text"/>
            </w:pPr>
            <w:r>
              <w:t>service-address</w:t>
            </w:r>
          </w:p>
        </w:tc>
        <w:tc>
          <w:tcPr>
            <w:tcW w:w="6804" w:type="dxa"/>
          </w:tcPr>
          <w:p w:rsidR="008A0F29" w:rsidRDefault="008A0F29" w:rsidP="006351FF">
            <w:pPr>
              <w:pStyle w:val="Table-Text"/>
            </w:pPr>
            <w:r>
              <w:t xml:space="preserve">The service address as described in section </w:t>
            </w:r>
            <w:r w:rsidR="006351FF">
              <w:t>2.2</w:t>
            </w:r>
          </w:p>
        </w:tc>
      </w:tr>
      <w:tr w:rsidR="008A0F29" w:rsidRPr="00CC22F1" w:rsidTr="0060648E">
        <w:trPr>
          <w:trHeight w:val="113"/>
          <w:tblHeader w:val="0"/>
        </w:trPr>
        <w:tc>
          <w:tcPr>
            <w:tcW w:w="1843" w:type="dxa"/>
          </w:tcPr>
          <w:p w:rsidR="008A0F29" w:rsidRDefault="008A0F29" w:rsidP="0060648E">
            <w:pPr>
              <w:pStyle w:val="Table-Text"/>
            </w:pPr>
            <w:r>
              <w:t>i</w:t>
            </w:r>
            <w:r w:rsidRPr="008A0F29">
              <w:t>d-or-username</w:t>
            </w:r>
          </w:p>
        </w:tc>
        <w:tc>
          <w:tcPr>
            <w:tcW w:w="6804" w:type="dxa"/>
          </w:tcPr>
          <w:p w:rsidR="008A0F29" w:rsidRDefault="008A0F29" w:rsidP="0060648E">
            <w:pPr>
              <w:pStyle w:val="Table-Text"/>
            </w:pPr>
            <w:r w:rsidRPr="008A0F29">
              <w:t>The id or username of the user whose details you want to retrieve</w:t>
            </w:r>
          </w:p>
        </w:tc>
      </w:tr>
    </w:tbl>
    <w:p w:rsidR="008A0F29" w:rsidRDefault="008A0F29" w:rsidP="008A0F29">
      <w:pPr>
        <w:pStyle w:val="FakeHeading4"/>
      </w:pPr>
      <w:r>
        <w:t>Query Parameters</w:t>
      </w:r>
    </w:p>
    <w:p w:rsidR="008A0F29" w:rsidRPr="008A0F29" w:rsidRDefault="008A0F29" w:rsidP="008A0F29">
      <w:r w:rsidRPr="008A0F29">
        <w:t>Not allowed for this command</w:t>
      </w:r>
      <w:r>
        <w:t>.</w:t>
      </w:r>
    </w:p>
    <w:p w:rsidR="008A0F29" w:rsidRDefault="008A0F29" w:rsidP="008A0F29">
      <w:pPr>
        <w:pStyle w:val="FakeHeading4"/>
      </w:pPr>
      <w:r>
        <w:t>Request Headers</w:t>
      </w:r>
    </w:p>
    <w:p w:rsidR="008A0F29" w:rsidRDefault="008A0F29" w:rsidP="008A0F29">
      <w:r w:rsidRPr="008A0F29">
        <w:t xml:space="preserve">Only the standard request headers described in section </w:t>
      </w:r>
      <w:r w:rsidR="005375DB">
        <w:t>2.6</w:t>
      </w:r>
      <w:r w:rsidRPr="008A0F29">
        <w:t xml:space="preserve"> are supported</w:t>
      </w:r>
      <w:r>
        <w:t>.</w:t>
      </w:r>
    </w:p>
    <w:p w:rsidR="008A0F29" w:rsidRDefault="008A0F29" w:rsidP="008A0F29">
      <w:pPr>
        <w:pStyle w:val="FakeHeading4"/>
      </w:pPr>
      <w:r>
        <w:t>Request Body</w:t>
      </w:r>
    </w:p>
    <w:p w:rsidR="008A0F29" w:rsidRDefault="008A0F29" w:rsidP="008A0F29">
      <w:r w:rsidRPr="008A0F29">
        <w:t>Not allowed for this command</w:t>
      </w:r>
      <w:r>
        <w:t>.</w:t>
      </w:r>
    </w:p>
    <w:p w:rsidR="008A0F29" w:rsidRDefault="008A0F29" w:rsidP="008A0F29">
      <w:pPr>
        <w:pStyle w:val="Heading3"/>
      </w:pPr>
      <w:r>
        <w:t>Response</w:t>
      </w:r>
    </w:p>
    <w:p w:rsidR="008A0F29" w:rsidRDefault="008A0F29" w:rsidP="008A0F29">
      <w:r w:rsidRPr="008A0F29">
        <w:t>The response will include a status code, response headers and in some case a response body encoded according to the relevant header.</w:t>
      </w:r>
    </w:p>
    <w:p w:rsidR="008A0F29" w:rsidRDefault="008A0F29" w:rsidP="008A0F29">
      <w:pPr>
        <w:pStyle w:val="FakeHeading4"/>
      </w:pPr>
      <w:r>
        <w:t>Status Code</w:t>
      </w:r>
    </w:p>
    <w:p w:rsidR="008A0F29" w:rsidRDefault="008A0F29" w:rsidP="008A0F29">
      <w:r w:rsidRPr="008A0F29">
        <w:t>On success this command will return http status code 200 (OK).</w:t>
      </w:r>
    </w:p>
    <w:p w:rsidR="008A0F29" w:rsidRDefault="008A0F29" w:rsidP="008A0F29">
      <w:pPr>
        <w:pStyle w:val="FakeHeading4"/>
      </w:pPr>
      <w:r>
        <w:lastRenderedPageBreak/>
        <w:t>Response Headers</w:t>
      </w:r>
    </w:p>
    <w:p w:rsidR="008A0F29" w:rsidRDefault="008A0F29" w:rsidP="008A0F29">
      <w:r w:rsidRPr="008A0F29">
        <w:t xml:space="preserve">Only the standard response headers described in section </w:t>
      </w:r>
      <w:r w:rsidR="005375DB">
        <w:t>2.7</w:t>
      </w:r>
      <w:r w:rsidRPr="008A0F29">
        <w:t xml:space="preserve"> are returned.</w:t>
      </w:r>
    </w:p>
    <w:p w:rsidR="00DB240D" w:rsidRDefault="00DB240D" w:rsidP="00DB240D">
      <w:pPr>
        <w:pStyle w:val="FakeHeading4"/>
      </w:pPr>
      <w:r>
        <w:t>Response Body</w:t>
      </w:r>
    </w:p>
    <w:p w:rsidR="008A0F29" w:rsidRDefault="008A0F29" w:rsidP="008A0F29">
      <w:r w:rsidRPr="008A0F29">
        <w:t>A JSON representation of the user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50"/>
        <w:gridCol w:w="1403"/>
        <w:gridCol w:w="4394"/>
      </w:tblGrid>
      <w:tr w:rsidR="008A0F29" w:rsidRPr="00CC22F1" w:rsidTr="0060648E">
        <w:trPr>
          <w:tblHeader w:val="0"/>
        </w:trPr>
        <w:tc>
          <w:tcPr>
            <w:tcW w:w="2850" w:type="dxa"/>
            <w:shd w:val="clear" w:color="auto" w:fill="BFBFBF" w:themeFill="background1" w:themeFillShade="BF"/>
          </w:tcPr>
          <w:p w:rsidR="008A0F29" w:rsidRPr="00750051" w:rsidRDefault="008A0F29" w:rsidP="0060648E">
            <w:pPr>
              <w:pStyle w:val="Table-Header"/>
            </w:pPr>
            <w:r>
              <w:t>Field Name</w:t>
            </w:r>
          </w:p>
        </w:tc>
        <w:tc>
          <w:tcPr>
            <w:tcW w:w="1403" w:type="dxa"/>
            <w:shd w:val="clear" w:color="auto" w:fill="BFBFBF" w:themeFill="background1" w:themeFillShade="BF"/>
          </w:tcPr>
          <w:p w:rsidR="008A0F29" w:rsidRDefault="008A0F29" w:rsidP="0060648E">
            <w:pPr>
              <w:pStyle w:val="Table-Header"/>
            </w:pPr>
            <w:r>
              <w:t>Type</w:t>
            </w:r>
          </w:p>
        </w:tc>
        <w:tc>
          <w:tcPr>
            <w:tcW w:w="4394" w:type="dxa"/>
            <w:shd w:val="clear" w:color="auto" w:fill="BFBFBF" w:themeFill="background1" w:themeFillShade="BF"/>
          </w:tcPr>
          <w:p w:rsidR="008A0F29" w:rsidRDefault="008A0F29" w:rsidP="0060648E">
            <w:pPr>
              <w:pStyle w:val="Table-Header"/>
            </w:pPr>
            <w:r>
              <w:t>Description</w:t>
            </w:r>
          </w:p>
        </w:tc>
      </w:tr>
      <w:tr w:rsidR="008A0F29" w:rsidRPr="00CC22F1" w:rsidTr="0060648E">
        <w:trPr>
          <w:trHeight w:val="113"/>
          <w:tblHeader w:val="0"/>
        </w:trPr>
        <w:tc>
          <w:tcPr>
            <w:tcW w:w="2850" w:type="dxa"/>
          </w:tcPr>
          <w:p w:rsidR="008A0F29" w:rsidRDefault="008A0F29" w:rsidP="008A0F29">
            <w:pPr>
              <w:pStyle w:val="Table-Text"/>
            </w:pPr>
            <w:r>
              <w:t>@uri</w:t>
            </w:r>
          </w:p>
        </w:tc>
        <w:tc>
          <w:tcPr>
            <w:tcW w:w="1403" w:type="dxa"/>
          </w:tcPr>
          <w:p w:rsidR="008A0F29" w:rsidRDefault="008A0F29" w:rsidP="008A0F29">
            <w:pPr>
              <w:pStyle w:val="Table-Text"/>
            </w:pPr>
            <w:r>
              <w:t>string</w:t>
            </w:r>
          </w:p>
        </w:tc>
        <w:tc>
          <w:tcPr>
            <w:tcW w:w="4394" w:type="dxa"/>
          </w:tcPr>
          <w:p w:rsidR="008A0F29" w:rsidRDefault="008A0F29" w:rsidP="00117D02">
            <w:pPr>
              <w:pStyle w:val="Table-Text"/>
            </w:pPr>
            <w:r>
              <w:t>The uri that can be used to obtain information about this object</w:t>
            </w:r>
          </w:p>
        </w:tc>
      </w:tr>
      <w:tr w:rsidR="008A0F29" w:rsidRPr="00CC22F1" w:rsidTr="0060648E">
        <w:trPr>
          <w:trHeight w:val="113"/>
          <w:tblHeader w:val="0"/>
        </w:trPr>
        <w:tc>
          <w:tcPr>
            <w:tcW w:w="2850" w:type="dxa"/>
          </w:tcPr>
          <w:p w:rsidR="008A0F29" w:rsidRDefault="008A0F29" w:rsidP="008A0F29">
            <w:pPr>
              <w:pStyle w:val="Table-Text"/>
            </w:pPr>
            <w:r>
              <w:t>id</w:t>
            </w:r>
          </w:p>
        </w:tc>
        <w:tc>
          <w:tcPr>
            <w:tcW w:w="1403" w:type="dxa"/>
          </w:tcPr>
          <w:p w:rsidR="008A0F29" w:rsidRDefault="008A0F29" w:rsidP="008A0F29">
            <w:pPr>
              <w:pStyle w:val="Table-Text"/>
            </w:pPr>
            <w:r>
              <w:t>uuid</w:t>
            </w:r>
          </w:p>
        </w:tc>
        <w:tc>
          <w:tcPr>
            <w:tcW w:w="4394" w:type="dxa"/>
          </w:tcPr>
          <w:p w:rsidR="008A0F29" w:rsidRDefault="008A0F29" w:rsidP="008A0F29">
            <w:pPr>
              <w:pStyle w:val="Table-Text"/>
            </w:pPr>
            <w:r>
              <w:t>The UUID of the object</w:t>
            </w:r>
          </w:p>
        </w:tc>
      </w:tr>
      <w:tr w:rsidR="008A0F29" w:rsidRPr="00CC22F1" w:rsidTr="0060648E">
        <w:trPr>
          <w:trHeight w:val="113"/>
          <w:tblHeader w:val="0"/>
        </w:trPr>
        <w:tc>
          <w:tcPr>
            <w:tcW w:w="2850" w:type="dxa"/>
          </w:tcPr>
          <w:p w:rsidR="008A0F29" w:rsidRDefault="008A0F29" w:rsidP="008A0F29">
            <w:pPr>
              <w:pStyle w:val="Table-Text"/>
            </w:pPr>
            <w:r>
              <w:t>version</w:t>
            </w:r>
          </w:p>
        </w:tc>
        <w:tc>
          <w:tcPr>
            <w:tcW w:w="1403" w:type="dxa"/>
          </w:tcPr>
          <w:p w:rsidR="008A0F29" w:rsidRDefault="008A0F29" w:rsidP="008A0F29">
            <w:pPr>
              <w:pStyle w:val="Table-Text"/>
            </w:pPr>
            <w:r>
              <w:t>integer</w:t>
            </w:r>
          </w:p>
        </w:tc>
        <w:tc>
          <w:tcPr>
            <w:tcW w:w="4394" w:type="dxa"/>
          </w:tcPr>
          <w:p w:rsidR="008A0F29" w:rsidRDefault="00117D02" w:rsidP="008A0F29">
            <w:pPr>
              <w:pStyle w:val="Table-Text"/>
            </w:pPr>
            <w:r>
              <w:t>The current version of the object. This should be sent back to the server with any update commands for this object to ensure that concurrent modifications errors do not occur</w:t>
            </w:r>
          </w:p>
        </w:tc>
      </w:tr>
      <w:tr w:rsidR="008A0F29" w:rsidRPr="00CC22F1" w:rsidTr="0060648E">
        <w:trPr>
          <w:trHeight w:val="113"/>
          <w:tblHeader w:val="0"/>
        </w:trPr>
        <w:tc>
          <w:tcPr>
            <w:tcW w:w="2850" w:type="dxa"/>
          </w:tcPr>
          <w:p w:rsidR="008A0F29" w:rsidRDefault="008A0F29" w:rsidP="008A0F29">
            <w:pPr>
              <w:pStyle w:val="Table-Text"/>
            </w:pPr>
            <w:r>
              <w:t>username</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username of the user</w:t>
            </w:r>
          </w:p>
        </w:tc>
      </w:tr>
      <w:tr w:rsidR="008A0F29" w:rsidRPr="00CC22F1" w:rsidTr="0060648E">
        <w:trPr>
          <w:trHeight w:val="113"/>
          <w:tblHeader w:val="0"/>
        </w:trPr>
        <w:tc>
          <w:tcPr>
            <w:tcW w:w="2850" w:type="dxa"/>
          </w:tcPr>
          <w:p w:rsidR="008A0F29" w:rsidRDefault="008A0F29" w:rsidP="008A0F29">
            <w:pPr>
              <w:pStyle w:val="Table-Text"/>
            </w:pPr>
            <w:r>
              <w:t>name</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name of the user</w:t>
            </w:r>
          </w:p>
        </w:tc>
      </w:tr>
      <w:tr w:rsidR="008A0F29" w:rsidRPr="00CC22F1" w:rsidTr="0060648E">
        <w:trPr>
          <w:trHeight w:val="113"/>
          <w:tblHeader w:val="0"/>
        </w:trPr>
        <w:tc>
          <w:tcPr>
            <w:tcW w:w="2850" w:type="dxa"/>
          </w:tcPr>
          <w:p w:rsidR="008A0F29" w:rsidRDefault="008A0F29" w:rsidP="008A0F29">
            <w:pPr>
              <w:pStyle w:val="Table-Text"/>
            </w:pPr>
            <w:r>
              <w:t>email</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email address of the user</w:t>
            </w:r>
          </w:p>
        </w:tc>
      </w:tr>
      <w:tr w:rsidR="008A0F29" w:rsidRPr="00CC22F1" w:rsidTr="0060648E">
        <w:trPr>
          <w:trHeight w:val="113"/>
          <w:tblHeader w:val="0"/>
        </w:trPr>
        <w:tc>
          <w:tcPr>
            <w:tcW w:w="2850" w:type="dxa"/>
          </w:tcPr>
          <w:p w:rsidR="008A0F29" w:rsidRDefault="008A0F29" w:rsidP="008A0F29">
            <w:pPr>
              <w:pStyle w:val="Table-Text"/>
            </w:pPr>
            <w:r>
              <w:t>passwordExpireDate</w:t>
            </w:r>
          </w:p>
        </w:tc>
        <w:tc>
          <w:tcPr>
            <w:tcW w:w="1403" w:type="dxa"/>
          </w:tcPr>
          <w:p w:rsidR="008A0F29" w:rsidRDefault="008A0F29" w:rsidP="008A0F29">
            <w:pPr>
              <w:pStyle w:val="Table-Text"/>
            </w:pPr>
            <w:r>
              <w:t>timestamp</w:t>
            </w:r>
          </w:p>
        </w:tc>
        <w:tc>
          <w:tcPr>
            <w:tcW w:w="4394" w:type="dxa"/>
          </w:tcPr>
          <w:p w:rsidR="008A0F29" w:rsidRDefault="008A0F29" w:rsidP="008A0F29">
            <w:pPr>
              <w:pStyle w:val="Table-Text"/>
            </w:pPr>
            <w:r>
              <w:t>The date and time in UTC that the password of this user will expire and require changing</w:t>
            </w:r>
          </w:p>
        </w:tc>
      </w:tr>
      <w:tr w:rsidR="008A0F29" w:rsidRPr="00CC22F1" w:rsidTr="0060648E">
        <w:trPr>
          <w:trHeight w:val="113"/>
          <w:tblHeader w:val="0"/>
        </w:trPr>
        <w:tc>
          <w:tcPr>
            <w:tcW w:w="2850" w:type="dxa"/>
          </w:tcPr>
          <w:p w:rsidR="008A0F29" w:rsidRDefault="008A0F29" w:rsidP="008A0F29">
            <w:pPr>
              <w:pStyle w:val="Table-Text"/>
            </w:pPr>
            <w:r>
              <w:t>sponsorAccountId</w:t>
            </w:r>
          </w:p>
        </w:tc>
        <w:tc>
          <w:tcPr>
            <w:tcW w:w="1403" w:type="dxa"/>
          </w:tcPr>
          <w:p w:rsidR="008A0F29" w:rsidRDefault="008A0F29" w:rsidP="008A0F29">
            <w:pPr>
              <w:pStyle w:val="Table-Text"/>
            </w:pPr>
            <w:r>
              <w:t>uuid</w:t>
            </w:r>
          </w:p>
        </w:tc>
        <w:tc>
          <w:tcPr>
            <w:tcW w:w="4394" w:type="dxa"/>
          </w:tcPr>
          <w:p w:rsidR="008A0F29" w:rsidRDefault="008A0F29" w:rsidP="008A0F29">
            <w:pPr>
              <w:pStyle w:val="Table-Text"/>
            </w:pPr>
            <w:r>
              <w:t>The UUID of the account that the user is a member of (currently owned by or is sponsored by)</w:t>
            </w:r>
          </w:p>
        </w:tc>
      </w:tr>
      <w:tr w:rsidR="008A0F29" w:rsidRPr="00CC22F1" w:rsidTr="0060648E">
        <w:trPr>
          <w:trHeight w:val="113"/>
          <w:tblHeader w:val="0"/>
        </w:trPr>
        <w:tc>
          <w:tcPr>
            <w:tcW w:w="2850" w:type="dxa"/>
          </w:tcPr>
          <w:p w:rsidR="008A0F29" w:rsidRDefault="008A0F29" w:rsidP="008A0F29">
            <w:pPr>
              <w:pStyle w:val="Table-Text"/>
            </w:pPr>
            <w:r>
              <w:t>sponsorAccountIdentifier</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identifier of the account that the user is a member of (currently owned by or is sponsored by)</w:t>
            </w:r>
          </w:p>
        </w:tc>
      </w:tr>
      <w:tr w:rsidR="008A0F29" w:rsidRPr="00CC22F1" w:rsidTr="0060648E">
        <w:trPr>
          <w:trHeight w:val="113"/>
          <w:tblHeader w:val="0"/>
        </w:trPr>
        <w:tc>
          <w:tcPr>
            <w:tcW w:w="2850" w:type="dxa"/>
          </w:tcPr>
          <w:p w:rsidR="008A0F29" w:rsidRDefault="008A0F29" w:rsidP="008A0F29">
            <w:pPr>
              <w:pStyle w:val="Table-Text"/>
            </w:pPr>
            <w:r>
              <w:t>status</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current status of the user</w:t>
            </w:r>
          </w:p>
        </w:tc>
      </w:tr>
      <w:tr w:rsidR="008A0F29" w:rsidRPr="00CC22F1" w:rsidTr="0060648E">
        <w:trPr>
          <w:trHeight w:val="113"/>
          <w:tblHeader w:val="0"/>
        </w:trPr>
        <w:tc>
          <w:tcPr>
            <w:tcW w:w="2850" w:type="dxa"/>
          </w:tcPr>
          <w:p w:rsidR="008A0F29" w:rsidRDefault="008A0F29" w:rsidP="008A0F29">
            <w:pPr>
              <w:pStyle w:val="Table-Text"/>
            </w:pPr>
            <w:r>
              <w:t>roles</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A list containing the names of the roles assigned to this user</w:t>
            </w:r>
          </w:p>
        </w:tc>
      </w:tr>
      <w:tr w:rsidR="008A0F29" w:rsidRPr="00CC22F1" w:rsidTr="0060648E">
        <w:trPr>
          <w:trHeight w:val="113"/>
          <w:tblHeader w:val="0"/>
        </w:trPr>
        <w:tc>
          <w:tcPr>
            <w:tcW w:w="2850" w:type="dxa"/>
          </w:tcPr>
          <w:p w:rsidR="008A0F29" w:rsidRDefault="008A0F29" w:rsidP="008A0F29">
            <w:pPr>
              <w:pStyle w:val="Table-Text"/>
            </w:pPr>
            <w:r>
              <w:t>createDate</w:t>
            </w:r>
          </w:p>
        </w:tc>
        <w:tc>
          <w:tcPr>
            <w:tcW w:w="1403" w:type="dxa"/>
          </w:tcPr>
          <w:p w:rsidR="008A0F29" w:rsidRDefault="008A0F29" w:rsidP="008A0F29">
            <w:pPr>
              <w:pStyle w:val="Table-Text"/>
            </w:pPr>
            <w:r>
              <w:t>timestamp</w:t>
            </w:r>
          </w:p>
        </w:tc>
        <w:tc>
          <w:tcPr>
            <w:tcW w:w="4394" w:type="dxa"/>
          </w:tcPr>
          <w:p w:rsidR="008A0F29" w:rsidRDefault="008A0F29" w:rsidP="008A0F29">
            <w:pPr>
              <w:pStyle w:val="Table-Text"/>
            </w:pPr>
            <w:r>
              <w:t>The date and time in UTC that this object was created</w:t>
            </w:r>
          </w:p>
        </w:tc>
      </w:tr>
      <w:tr w:rsidR="008A0F29" w:rsidRPr="00CC22F1" w:rsidTr="0060648E">
        <w:trPr>
          <w:trHeight w:val="113"/>
          <w:tblHeader w:val="0"/>
        </w:trPr>
        <w:tc>
          <w:tcPr>
            <w:tcW w:w="2850" w:type="dxa"/>
          </w:tcPr>
          <w:p w:rsidR="008A0F29" w:rsidRDefault="008A0F29" w:rsidP="008A0F29">
            <w:pPr>
              <w:pStyle w:val="Table-Text"/>
            </w:pPr>
            <w:r>
              <w:t>createAccountId</w:t>
            </w:r>
          </w:p>
        </w:tc>
        <w:tc>
          <w:tcPr>
            <w:tcW w:w="1403" w:type="dxa"/>
          </w:tcPr>
          <w:p w:rsidR="008A0F29" w:rsidRDefault="008A0F29" w:rsidP="008A0F29">
            <w:pPr>
              <w:pStyle w:val="Table-Text"/>
            </w:pPr>
            <w:r>
              <w:t>uuid</w:t>
            </w:r>
          </w:p>
        </w:tc>
        <w:tc>
          <w:tcPr>
            <w:tcW w:w="4394" w:type="dxa"/>
          </w:tcPr>
          <w:p w:rsidR="008A0F29" w:rsidRDefault="008A0F29" w:rsidP="008A0F29">
            <w:pPr>
              <w:pStyle w:val="Table-Text"/>
            </w:pPr>
            <w:r>
              <w:t>The UUID of the account which created the object</w:t>
            </w:r>
          </w:p>
        </w:tc>
      </w:tr>
      <w:tr w:rsidR="008A0F29" w:rsidRPr="00CC22F1" w:rsidTr="0060648E">
        <w:trPr>
          <w:trHeight w:val="113"/>
          <w:tblHeader w:val="0"/>
        </w:trPr>
        <w:tc>
          <w:tcPr>
            <w:tcW w:w="2850" w:type="dxa"/>
          </w:tcPr>
          <w:p w:rsidR="008A0F29" w:rsidRDefault="008A0F29" w:rsidP="008A0F29">
            <w:pPr>
              <w:pStyle w:val="Table-Text"/>
            </w:pPr>
            <w:r>
              <w:t>createAccountIdentifier</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identifier of the account which created the object</w:t>
            </w:r>
          </w:p>
        </w:tc>
      </w:tr>
      <w:tr w:rsidR="008A0F29" w:rsidRPr="00CC22F1" w:rsidTr="0060648E">
        <w:trPr>
          <w:trHeight w:val="113"/>
          <w:tblHeader w:val="0"/>
        </w:trPr>
        <w:tc>
          <w:tcPr>
            <w:tcW w:w="2850" w:type="dxa"/>
          </w:tcPr>
          <w:p w:rsidR="008A0F29" w:rsidRDefault="008A0F29" w:rsidP="008A0F29">
            <w:pPr>
              <w:pStyle w:val="Table-Text"/>
            </w:pPr>
            <w:r>
              <w:t>createUserId</w:t>
            </w:r>
          </w:p>
        </w:tc>
        <w:tc>
          <w:tcPr>
            <w:tcW w:w="1403" w:type="dxa"/>
          </w:tcPr>
          <w:p w:rsidR="008A0F29" w:rsidRDefault="008A0F29" w:rsidP="008A0F29">
            <w:pPr>
              <w:pStyle w:val="Table-Text"/>
            </w:pPr>
            <w:r>
              <w:t>uuid</w:t>
            </w:r>
          </w:p>
        </w:tc>
        <w:tc>
          <w:tcPr>
            <w:tcW w:w="4394" w:type="dxa"/>
          </w:tcPr>
          <w:p w:rsidR="008A0F29" w:rsidRDefault="008A0F29" w:rsidP="008A0F29">
            <w:pPr>
              <w:pStyle w:val="Table-Text"/>
            </w:pPr>
            <w:r>
              <w:t>The UUID of the user which created the object</w:t>
            </w:r>
          </w:p>
        </w:tc>
      </w:tr>
      <w:tr w:rsidR="008A0F29" w:rsidRPr="00CC22F1" w:rsidTr="0060648E">
        <w:trPr>
          <w:trHeight w:val="113"/>
          <w:tblHeader w:val="0"/>
        </w:trPr>
        <w:tc>
          <w:tcPr>
            <w:tcW w:w="2850" w:type="dxa"/>
          </w:tcPr>
          <w:p w:rsidR="008A0F29" w:rsidRDefault="008A0F29" w:rsidP="008A0F29">
            <w:pPr>
              <w:pStyle w:val="Table-Text"/>
            </w:pPr>
            <w:r>
              <w:t>createUserName</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name of the user which created the object</w:t>
            </w:r>
          </w:p>
        </w:tc>
      </w:tr>
      <w:tr w:rsidR="008A0F29" w:rsidRPr="00CC22F1" w:rsidTr="0060648E">
        <w:trPr>
          <w:trHeight w:val="113"/>
          <w:tblHeader w:val="0"/>
        </w:trPr>
        <w:tc>
          <w:tcPr>
            <w:tcW w:w="2850" w:type="dxa"/>
          </w:tcPr>
          <w:p w:rsidR="008A0F29" w:rsidRDefault="008A0F29" w:rsidP="008A0F29">
            <w:pPr>
              <w:pStyle w:val="Table-Text"/>
            </w:pPr>
            <w:r>
              <w:t>lastUpdateDate</w:t>
            </w:r>
          </w:p>
        </w:tc>
        <w:tc>
          <w:tcPr>
            <w:tcW w:w="1403" w:type="dxa"/>
          </w:tcPr>
          <w:p w:rsidR="008A0F29" w:rsidRDefault="008A0F29" w:rsidP="008A0F29">
            <w:pPr>
              <w:pStyle w:val="Table-Text"/>
            </w:pPr>
            <w:r>
              <w:t>timestamp</w:t>
            </w:r>
          </w:p>
        </w:tc>
        <w:tc>
          <w:tcPr>
            <w:tcW w:w="4394" w:type="dxa"/>
          </w:tcPr>
          <w:p w:rsidR="008A0F29" w:rsidRDefault="008A0F29" w:rsidP="008A0F29">
            <w:pPr>
              <w:pStyle w:val="Table-Text"/>
            </w:pPr>
            <w:r>
              <w:t>The date and time in UTC that this object was last updated, null if the object has never been updated</w:t>
            </w:r>
          </w:p>
        </w:tc>
      </w:tr>
      <w:tr w:rsidR="008A0F29" w:rsidRPr="00CC22F1" w:rsidTr="0060648E">
        <w:trPr>
          <w:trHeight w:val="113"/>
          <w:tblHeader w:val="0"/>
        </w:trPr>
        <w:tc>
          <w:tcPr>
            <w:tcW w:w="2850" w:type="dxa"/>
          </w:tcPr>
          <w:p w:rsidR="008A0F29" w:rsidRDefault="008A0F29" w:rsidP="008A0F29">
            <w:pPr>
              <w:pStyle w:val="Table-Text"/>
            </w:pPr>
            <w:r>
              <w:t>lastUpdateAccountId</w:t>
            </w:r>
          </w:p>
        </w:tc>
        <w:tc>
          <w:tcPr>
            <w:tcW w:w="1403" w:type="dxa"/>
          </w:tcPr>
          <w:p w:rsidR="008A0F29" w:rsidRDefault="008A0F29" w:rsidP="008A0F29">
            <w:pPr>
              <w:pStyle w:val="Table-Text"/>
            </w:pPr>
            <w:r>
              <w:t>uuid</w:t>
            </w:r>
          </w:p>
        </w:tc>
        <w:tc>
          <w:tcPr>
            <w:tcW w:w="4394" w:type="dxa"/>
          </w:tcPr>
          <w:p w:rsidR="008A0F29" w:rsidRDefault="008A0F29" w:rsidP="008A0F29">
            <w:pPr>
              <w:pStyle w:val="Table-Text"/>
            </w:pPr>
            <w:r>
              <w:t>The UUID of the account which last updated the object, null if the object has never been updated</w:t>
            </w:r>
          </w:p>
        </w:tc>
      </w:tr>
      <w:tr w:rsidR="008A0F29" w:rsidRPr="00CC22F1" w:rsidTr="0060648E">
        <w:trPr>
          <w:trHeight w:val="113"/>
          <w:tblHeader w:val="0"/>
        </w:trPr>
        <w:tc>
          <w:tcPr>
            <w:tcW w:w="2850" w:type="dxa"/>
          </w:tcPr>
          <w:p w:rsidR="008A0F29" w:rsidRDefault="008A0F29" w:rsidP="008A0F29">
            <w:pPr>
              <w:pStyle w:val="Table-Text"/>
            </w:pPr>
            <w:r>
              <w:t>lastUpdateAccountIdentifier</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identifier of the account which last updated the object, null if the object has never been updated</w:t>
            </w:r>
          </w:p>
        </w:tc>
      </w:tr>
      <w:tr w:rsidR="008A0F29" w:rsidRPr="00CC22F1" w:rsidTr="0060648E">
        <w:trPr>
          <w:trHeight w:val="113"/>
          <w:tblHeader w:val="0"/>
        </w:trPr>
        <w:tc>
          <w:tcPr>
            <w:tcW w:w="2850" w:type="dxa"/>
          </w:tcPr>
          <w:p w:rsidR="008A0F29" w:rsidRDefault="008A0F29" w:rsidP="008A0F29">
            <w:pPr>
              <w:pStyle w:val="Table-Text"/>
            </w:pPr>
            <w:r>
              <w:t>lastUpdateUserId</w:t>
            </w:r>
          </w:p>
        </w:tc>
        <w:tc>
          <w:tcPr>
            <w:tcW w:w="1403" w:type="dxa"/>
          </w:tcPr>
          <w:p w:rsidR="008A0F29" w:rsidRDefault="008A0F29" w:rsidP="008A0F29">
            <w:pPr>
              <w:pStyle w:val="Table-Text"/>
            </w:pPr>
            <w:r>
              <w:t>uuid</w:t>
            </w:r>
          </w:p>
        </w:tc>
        <w:tc>
          <w:tcPr>
            <w:tcW w:w="4394" w:type="dxa"/>
          </w:tcPr>
          <w:p w:rsidR="008A0F29" w:rsidRDefault="008A0F29" w:rsidP="008A0F29">
            <w:pPr>
              <w:pStyle w:val="Table-Text"/>
            </w:pPr>
            <w:r>
              <w:t>The UUID of the user which last updated the object, null if the object has never been updated</w:t>
            </w:r>
          </w:p>
        </w:tc>
      </w:tr>
      <w:tr w:rsidR="008A0F29" w:rsidRPr="00CC22F1" w:rsidTr="0060648E">
        <w:trPr>
          <w:trHeight w:val="113"/>
          <w:tblHeader w:val="0"/>
        </w:trPr>
        <w:tc>
          <w:tcPr>
            <w:tcW w:w="2850" w:type="dxa"/>
          </w:tcPr>
          <w:p w:rsidR="008A0F29" w:rsidRDefault="008A0F29" w:rsidP="008A0F29">
            <w:pPr>
              <w:pStyle w:val="Table-Text"/>
            </w:pPr>
            <w:r>
              <w:t>lastUpdateUserName</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name of the user which last updated the object, null if the object has never been updated</w:t>
            </w:r>
          </w:p>
        </w:tc>
      </w:tr>
    </w:tbl>
    <w:p w:rsidR="008A0F29" w:rsidRDefault="008A0F29" w:rsidP="00FB749C">
      <w:pPr>
        <w:pStyle w:val="Heading3"/>
        <w:pageBreakBefore/>
      </w:pPr>
      <w:r>
        <w:lastRenderedPageBreak/>
        <w:t>Example</w:t>
      </w:r>
    </w:p>
    <w:p w:rsidR="008A0F29" w:rsidRDefault="008A0F29" w:rsidP="008A0F29">
      <w:r>
        <w:t>Below is an example of a user get command request and response:</w:t>
      </w:r>
    </w:p>
    <w:p w:rsidR="008A0F29" w:rsidRDefault="008A0F29" w:rsidP="008A0F29">
      <w:r>
        <w:t>Request:</w:t>
      </w:r>
    </w:p>
    <w:p w:rsidR="008A0F29" w:rsidRDefault="008A0F29" w:rsidP="008A0F29">
      <w:pPr>
        <w:pStyle w:val="Code"/>
      </w:pPr>
      <w:r>
        <w:t>GET /users/273cf562-da2e-4f3d-82b7-f13e4e374b1f HTTP/1.1</w:t>
      </w:r>
    </w:p>
    <w:p w:rsidR="008A0F29" w:rsidRDefault="008A0F29" w:rsidP="008A0F29">
      <w:pPr>
        <w:pStyle w:val="Code"/>
      </w:pPr>
      <w:r>
        <w:t>Client-Transaction-Id: c3287a87-868c-4cdc-9bf3-1cd1af28f118</w:t>
      </w:r>
    </w:p>
    <w:p w:rsidR="008A0F29" w:rsidRDefault="008A0F29" w:rsidP="008A0F29">
      <w:pPr>
        <w:pStyle w:val="Code"/>
      </w:pPr>
      <w:r>
        <w:t>Accept: application/json</w:t>
      </w:r>
    </w:p>
    <w:p w:rsidR="008A0F29" w:rsidRDefault="008A0F29" w:rsidP="008A0F29">
      <w:pPr>
        <w:pStyle w:val="Code"/>
      </w:pPr>
      <w:r>
        <w:t>User-Agent: Jersey/2.2 (Apache HttpClient 4.2.5)</w:t>
      </w:r>
    </w:p>
    <w:p w:rsidR="008A0F29" w:rsidRDefault="008A0F29" w:rsidP="008A0F29">
      <w:pPr>
        <w:pStyle w:val="Code"/>
      </w:pPr>
      <w:r>
        <w:t>Host: api.discoverydns.com</w:t>
      </w:r>
    </w:p>
    <w:p w:rsidR="008A0F29" w:rsidRDefault="008A0F29" w:rsidP="008A0F29">
      <w:pPr>
        <w:pStyle w:val="Code"/>
      </w:pPr>
      <w:r>
        <w:t>Connection: Keep-Alive</w:t>
      </w:r>
    </w:p>
    <w:p w:rsidR="008A0F29" w:rsidRDefault="008A0F29" w:rsidP="008A0F29">
      <w:pPr>
        <w:pStyle w:val="Code"/>
      </w:pPr>
    </w:p>
    <w:p w:rsidR="008A0F29" w:rsidRDefault="008A0F29" w:rsidP="008A0F29">
      <w:r>
        <w:t>Response:</w:t>
      </w:r>
    </w:p>
    <w:p w:rsidR="008A0F29" w:rsidRDefault="008A0F29" w:rsidP="008A0F29">
      <w:pPr>
        <w:pStyle w:val="Code"/>
      </w:pPr>
      <w:r>
        <w:t>HTTP/1.1 200 OK</w:t>
      </w:r>
    </w:p>
    <w:p w:rsidR="008A0F29" w:rsidRDefault="008A0F29" w:rsidP="008A0F29">
      <w:pPr>
        <w:pStyle w:val="Code"/>
      </w:pPr>
      <w:r>
        <w:t>Content-Type: application/json</w:t>
      </w:r>
    </w:p>
    <w:p w:rsidR="008A0F29" w:rsidRDefault="008A0F29" w:rsidP="008A0F29">
      <w:pPr>
        <w:pStyle w:val="Code"/>
      </w:pPr>
      <w:r>
        <w:t>Last-Modified: Sun, 06 Oct 2013 16:51:31 GMT</w:t>
      </w:r>
    </w:p>
    <w:p w:rsidR="008A0F29" w:rsidRDefault="008A0F29" w:rsidP="008A0F29">
      <w:pPr>
        <w:pStyle w:val="Code"/>
      </w:pPr>
      <w:r>
        <w:t>ETag: "0"</w:t>
      </w:r>
    </w:p>
    <w:p w:rsidR="008A0F29" w:rsidRDefault="008A0F29" w:rsidP="008A0F29">
      <w:pPr>
        <w:pStyle w:val="Code"/>
      </w:pPr>
      <w:r>
        <w:t>Cache-Control: private, no-transform, max-age=30</w:t>
      </w:r>
    </w:p>
    <w:p w:rsidR="008A0F29" w:rsidRDefault="008A0F29" w:rsidP="008A0F29">
      <w:pPr>
        <w:pStyle w:val="Code"/>
      </w:pPr>
      <w:r>
        <w:t>Date: Sun, 06 Oct 2013 16:51:32 GMT</w:t>
      </w:r>
    </w:p>
    <w:p w:rsidR="008A0F29" w:rsidRDefault="008A0F29" w:rsidP="008A0F29">
      <w:pPr>
        <w:pStyle w:val="Code"/>
      </w:pPr>
      <w:r>
        <w:t>Server-Transaction-Id: 3a23400d-6c61-408f-9b70-a52a3c68d261</w:t>
      </w:r>
    </w:p>
    <w:p w:rsidR="008A0F29" w:rsidRDefault="008A0F29" w:rsidP="008A0F29">
      <w:pPr>
        <w:pStyle w:val="Code"/>
      </w:pPr>
      <w:r>
        <w:t>Client-Transaction-Id: c3287a87-868c-4cdc-9bf3-1cd1af28f118</w:t>
      </w:r>
    </w:p>
    <w:p w:rsidR="008A0F29" w:rsidRDefault="008A0F29" w:rsidP="008A0F29">
      <w:pPr>
        <w:pStyle w:val="Code"/>
      </w:pPr>
      <w:r>
        <w:t>Content-Length: 1037</w:t>
      </w:r>
    </w:p>
    <w:p w:rsidR="008A0F29" w:rsidRDefault="008A0F29" w:rsidP="008A0F29">
      <w:pPr>
        <w:pStyle w:val="Code"/>
      </w:pPr>
    </w:p>
    <w:p w:rsidR="008A0F29" w:rsidRDefault="008A0F29" w:rsidP="008A0F29">
      <w:pPr>
        <w:pStyle w:val="Code"/>
      </w:pPr>
      <w:r>
        <w:t>{</w:t>
      </w:r>
    </w:p>
    <w:p w:rsidR="008A0F29" w:rsidRDefault="008A0F29" w:rsidP="008A0F29">
      <w:pPr>
        <w:pStyle w:val="Code"/>
      </w:pPr>
      <w:r>
        <w:t xml:space="preserve">  "user" : {</w:t>
      </w:r>
    </w:p>
    <w:p w:rsidR="008A0F29" w:rsidRDefault="008A0F29" w:rsidP="008A0F29">
      <w:pPr>
        <w:pStyle w:val="Code"/>
      </w:pPr>
      <w:r>
        <w:t xml:space="preserve">    "@uri" : "https://api.discoverydns.com/users/273cf562-da2e-4f3d-82b7-f13e4e374b1f",</w:t>
      </w:r>
    </w:p>
    <w:p w:rsidR="008A0F29" w:rsidRDefault="008A0F29" w:rsidP="008A0F29">
      <w:pPr>
        <w:pStyle w:val="Code"/>
      </w:pPr>
      <w:r>
        <w:t xml:space="preserve">    "id" : "273cf562-da2e-4f3d-82b7-f13e4e374b1f",</w:t>
      </w:r>
    </w:p>
    <w:p w:rsidR="008A0F29" w:rsidRDefault="008A0F29" w:rsidP="008A0F29">
      <w:pPr>
        <w:pStyle w:val="Code"/>
      </w:pPr>
      <w:r>
        <w:t xml:space="preserve">    "version" : 0,</w:t>
      </w:r>
    </w:p>
    <w:p w:rsidR="008A0F29" w:rsidRDefault="008A0F29" w:rsidP="008A0F29">
      <w:pPr>
        <w:pStyle w:val="Code"/>
      </w:pPr>
      <w:r>
        <w:t xml:space="preserve">    "username" : "test-ing_us.er4",</w:t>
      </w:r>
    </w:p>
    <w:p w:rsidR="008A0F29" w:rsidRDefault="008A0F29" w:rsidP="008A0F29">
      <w:pPr>
        <w:pStyle w:val="Code"/>
      </w:pPr>
      <w:r>
        <w:t xml:space="preserve">    "status" : "active",</w:t>
      </w:r>
    </w:p>
    <w:p w:rsidR="008A0F29" w:rsidRDefault="008A0F29" w:rsidP="008A0F29">
      <w:pPr>
        <w:pStyle w:val="Code"/>
      </w:pPr>
      <w:r>
        <w:t xml:space="preserve">    "name" : "Testing Us.e-_r4",</w:t>
      </w:r>
    </w:p>
    <w:p w:rsidR="008A0F29" w:rsidRDefault="008A0F29" w:rsidP="008A0F29">
      <w:pPr>
        <w:pStyle w:val="Code"/>
      </w:pPr>
      <w:r>
        <w:t xml:space="preserve">    "email" : "testing-user4@example.com",</w:t>
      </w:r>
    </w:p>
    <w:p w:rsidR="008A0F29" w:rsidRDefault="008A0F29" w:rsidP="008A0F29">
      <w:pPr>
        <w:pStyle w:val="Code"/>
      </w:pPr>
      <w:r>
        <w:t xml:space="preserve">    "passwordExpireDate" : "2013-10-07T03:51:31.455",</w:t>
      </w:r>
    </w:p>
    <w:p w:rsidR="008A0F29" w:rsidRDefault="008A0F29" w:rsidP="008A0F29">
      <w:pPr>
        <w:pStyle w:val="Code"/>
      </w:pPr>
      <w:r>
        <w:t xml:space="preserve">    "sponsorAccountId" : "f73af262-9531-11e2-9b25-2809b571161a",</w:t>
      </w:r>
    </w:p>
    <w:p w:rsidR="008A0F29" w:rsidRDefault="008A0F29" w:rsidP="008A0F29">
      <w:pPr>
        <w:pStyle w:val="Code"/>
      </w:pPr>
      <w:r>
        <w:t xml:space="preserve">    "sponsorAccountIdentifier" : "system",</w:t>
      </w:r>
    </w:p>
    <w:p w:rsidR="008A0F29" w:rsidRDefault="008A0F29" w:rsidP="008A0F29">
      <w:pPr>
        <w:pStyle w:val="Code"/>
      </w:pPr>
      <w:r>
        <w:t xml:space="preserve">    "createDate" : "2013-10-07T03:51:31.455",</w:t>
      </w:r>
    </w:p>
    <w:p w:rsidR="008A0F29" w:rsidRDefault="008A0F29" w:rsidP="008A0F29">
      <w:pPr>
        <w:pStyle w:val="Code"/>
      </w:pPr>
      <w:r>
        <w:t xml:space="preserve">    "createAccountId" : "f73af262-9531-11e2-9b25-2809b571161a",</w:t>
      </w:r>
    </w:p>
    <w:p w:rsidR="008A0F29" w:rsidRDefault="008A0F29" w:rsidP="008A0F29">
      <w:pPr>
        <w:pStyle w:val="Code"/>
      </w:pPr>
      <w:r>
        <w:lastRenderedPageBreak/>
        <w:t xml:space="preserve">    "createAccountIdentifier" : "system",</w:t>
      </w:r>
    </w:p>
    <w:p w:rsidR="008A0F29" w:rsidRDefault="008A0F29" w:rsidP="008A0F29">
      <w:pPr>
        <w:pStyle w:val="Code"/>
      </w:pPr>
      <w:r>
        <w:t xml:space="preserve">    "createUserId" : "ed848682-c1d9-11e2-86bc-e9b9e1409c4c",</w:t>
      </w:r>
    </w:p>
    <w:p w:rsidR="008A0F29" w:rsidRDefault="008A0F29" w:rsidP="008A0F29">
      <w:pPr>
        <w:pStyle w:val="Code"/>
      </w:pPr>
      <w:r>
        <w:t xml:space="preserve">    "createUserName" : "System Admin",</w:t>
      </w:r>
    </w:p>
    <w:p w:rsidR="008A0F29" w:rsidRDefault="008A0F29" w:rsidP="008A0F29">
      <w:pPr>
        <w:pStyle w:val="Code"/>
      </w:pPr>
      <w:r>
        <w:t xml:space="preserve">    "lastUpdateDate" : "2013-10-07T03:51:31.455",</w:t>
      </w:r>
    </w:p>
    <w:p w:rsidR="008A0F29" w:rsidRDefault="008A0F29" w:rsidP="008A0F29">
      <w:pPr>
        <w:pStyle w:val="Code"/>
      </w:pPr>
      <w:r>
        <w:t xml:space="preserve">    "lastUpdateAccountId" : "f73af262-9531-11e2-9b25-2809b571161a",</w:t>
      </w:r>
    </w:p>
    <w:p w:rsidR="008A0F29" w:rsidRDefault="008A0F29" w:rsidP="008A0F29">
      <w:pPr>
        <w:pStyle w:val="Code"/>
      </w:pPr>
      <w:r>
        <w:t xml:space="preserve">    "lastUpdateAccountIdentifier" : "system",</w:t>
      </w:r>
    </w:p>
    <w:p w:rsidR="008A0F29" w:rsidRDefault="008A0F29" w:rsidP="008A0F29">
      <w:pPr>
        <w:pStyle w:val="Code"/>
      </w:pPr>
      <w:r>
        <w:t xml:space="preserve">    "lastUpdateUserId" : "ed848682-c1d9-11e2-86bc-e9b9e1409c4c",</w:t>
      </w:r>
    </w:p>
    <w:p w:rsidR="008A0F29" w:rsidRDefault="008A0F29" w:rsidP="008A0F29">
      <w:pPr>
        <w:pStyle w:val="Code"/>
      </w:pPr>
      <w:r>
        <w:t xml:space="preserve">    "lastUpdateUserName" : "System Admin",</w:t>
      </w:r>
    </w:p>
    <w:p w:rsidR="008A0F29" w:rsidRDefault="008A0F29" w:rsidP="008A0F29">
      <w:pPr>
        <w:pStyle w:val="Code"/>
      </w:pPr>
      <w:r>
        <w:t xml:space="preserve">    "roles" : [ "readOnly", "standard" ]</w:t>
      </w:r>
    </w:p>
    <w:p w:rsidR="008A0F29" w:rsidRDefault="008A0F29" w:rsidP="008A0F29">
      <w:pPr>
        <w:pStyle w:val="Code"/>
      </w:pPr>
      <w:r>
        <w:t xml:space="preserve">  }</w:t>
      </w:r>
    </w:p>
    <w:p w:rsidR="008A0F29" w:rsidRPr="008A0F29" w:rsidRDefault="008A0F29" w:rsidP="008A0F29">
      <w:pPr>
        <w:pStyle w:val="Code"/>
      </w:pPr>
      <w:r>
        <w:t>}</w:t>
      </w:r>
    </w:p>
    <w:p w:rsidR="003A30DE" w:rsidRDefault="003A30DE" w:rsidP="003A30DE">
      <w:pPr>
        <w:pStyle w:val="Heading2"/>
      </w:pPr>
      <w:bookmarkStart w:id="218" w:name="_Toc381779308"/>
      <w:r>
        <w:t>User List Command</w:t>
      </w:r>
      <w:bookmarkEnd w:id="218"/>
    </w:p>
    <w:p w:rsidR="00323508" w:rsidRDefault="00266BD3" w:rsidP="00323508">
      <w:r w:rsidRPr="00266BD3">
        <w:t xml:space="preserve">This command is used to retrieve a list of user objects provisioned </w:t>
      </w:r>
      <w:r w:rsidR="00BB3EC1">
        <w:t>in</w:t>
      </w:r>
      <w:r w:rsidR="00BB3EC1" w:rsidRPr="00266BD3">
        <w:t xml:space="preserve"> </w:t>
      </w:r>
      <w:r w:rsidRPr="00266BD3">
        <w:t>the system.</w:t>
      </w:r>
    </w:p>
    <w:p w:rsidR="00266BD3" w:rsidRDefault="00266BD3" w:rsidP="00266BD3">
      <w:pPr>
        <w:pStyle w:val="Heading3"/>
      </w:pPr>
      <w:r>
        <w:t>Request</w:t>
      </w:r>
    </w:p>
    <w:p w:rsidR="002E186D" w:rsidRDefault="002E186D" w:rsidP="002E186D">
      <w:r w:rsidRPr="002E186D">
        <w:t>A request should be made to the specified URI including the indicated headers</w:t>
      </w:r>
      <w:r w:rsidR="00012F69">
        <w:t>,</w:t>
      </w:r>
      <w:r w:rsidRPr="002E186D">
        <w:t xml:space="preserve"> and if required a request body in the format specified.</w:t>
      </w:r>
    </w:p>
    <w:p w:rsidR="002E186D" w:rsidRDefault="002E186D" w:rsidP="002E186D">
      <w:pPr>
        <w:pStyle w:val="FakeHeading4"/>
      </w:pPr>
      <w:r>
        <w:t>URI</w:t>
      </w:r>
    </w:p>
    <w:p w:rsidR="002E186D" w:rsidRPr="008A0F29" w:rsidRDefault="002E186D" w:rsidP="002E186D">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2E186D" w:rsidRPr="00CC22F1" w:rsidTr="0060648E">
        <w:trPr>
          <w:tblHeader w:val="0"/>
        </w:trPr>
        <w:tc>
          <w:tcPr>
            <w:tcW w:w="1843" w:type="dxa"/>
            <w:shd w:val="clear" w:color="auto" w:fill="BFBFBF" w:themeFill="background1" w:themeFillShade="BF"/>
          </w:tcPr>
          <w:p w:rsidR="002E186D" w:rsidRPr="00750051" w:rsidRDefault="002E186D" w:rsidP="0060648E">
            <w:pPr>
              <w:pStyle w:val="Table-Header"/>
            </w:pPr>
            <w:r>
              <w:t>HTTP Method</w:t>
            </w:r>
          </w:p>
        </w:tc>
        <w:tc>
          <w:tcPr>
            <w:tcW w:w="6804" w:type="dxa"/>
            <w:shd w:val="clear" w:color="auto" w:fill="BFBFBF" w:themeFill="background1" w:themeFillShade="BF"/>
          </w:tcPr>
          <w:p w:rsidR="002E186D" w:rsidRDefault="002E186D" w:rsidP="0060648E">
            <w:pPr>
              <w:pStyle w:val="Table-Header"/>
            </w:pPr>
            <w:r>
              <w:t>Request URI</w:t>
            </w:r>
          </w:p>
        </w:tc>
      </w:tr>
      <w:tr w:rsidR="002E186D" w:rsidRPr="00CC22F1" w:rsidTr="0060648E">
        <w:trPr>
          <w:trHeight w:val="113"/>
          <w:tblHeader w:val="0"/>
        </w:trPr>
        <w:tc>
          <w:tcPr>
            <w:tcW w:w="1843" w:type="dxa"/>
          </w:tcPr>
          <w:p w:rsidR="002E186D" w:rsidRDefault="002E186D" w:rsidP="002E186D">
            <w:pPr>
              <w:pStyle w:val="Table-Text"/>
            </w:pPr>
            <w:r>
              <w:t>GET</w:t>
            </w:r>
          </w:p>
        </w:tc>
        <w:tc>
          <w:tcPr>
            <w:tcW w:w="6804" w:type="dxa"/>
          </w:tcPr>
          <w:p w:rsidR="002E186D" w:rsidRDefault="002E186D" w:rsidP="002E186D">
            <w:pPr>
              <w:pStyle w:val="Table-Text"/>
            </w:pPr>
            <w:r>
              <w:t>https://{service-address}/users/</w:t>
            </w:r>
          </w:p>
        </w:tc>
      </w:tr>
    </w:tbl>
    <w:p w:rsidR="002E186D" w:rsidRDefault="002E186D" w:rsidP="002E186D">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2E186D" w:rsidRPr="00CC22F1" w:rsidTr="0060648E">
        <w:trPr>
          <w:tblHeader w:val="0"/>
        </w:trPr>
        <w:tc>
          <w:tcPr>
            <w:tcW w:w="1843" w:type="dxa"/>
            <w:shd w:val="clear" w:color="auto" w:fill="BFBFBF" w:themeFill="background1" w:themeFillShade="BF"/>
          </w:tcPr>
          <w:p w:rsidR="002E186D" w:rsidRPr="00750051" w:rsidRDefault="002E186D" w:rsidP="0060648E">
            <w:pPr>
              <w:pStyle w:val="Table-Header"/>
            </w:pPr>
            <w:r>
              <w:t>Field</w:t>
            </w:r>
          </w:p>
        </w:tc>
        <w:tc>
          <w:tcPr>
            <w:tcW w:w="6804" w:type="dxa"/>
            <w:shd w:val="clear" w:color="auto" w:fill="BFBFBF" w:themeFill="background1" w:themeFillShade="BF"/>
          </w:tcPr>
          <w:p w:rsidR="002E186D" w:rsidRDefault="002E186D" w:rsidP="0060648E">
            <w:pPr>
              <w:pStyle w:val="Table-Header"/>
            </w:pPr>
            <w:r>
              <w:t>Description</w:t>
            </w:r>
          </w:p>
        </w:tc>
      </w:tr>
      <w:tr w:rsidR="002E186D" w:rsidRPr="00CC22F1" w:rsidTr="0060648E">
        <w:trPr>
          <w:trHeight w:val="113"/>
          <w:tblHeader w:val="0"/>
        </w:trPr>
        <w:tc>
          <w:tcPr>
            <w:tcW w:w="1843" w:type="dxa"/>
          </w:tcPr>
          <w:p w:rsidR="002E186D" w:rsidRDefault="002E186D" w:rsidP="002E186D">
            <w:pPr>
              <w:pStyle w:val="Table-Text"/>
            </w:pPr>
            <w:r>
              <w:t>service-address</w:t>
            </w:r>
          </w:p>
        </w:tc>
        <w:tc>
          <w:tcPr>
            <w:tcW w:w="6804" w:type="dxa"/>
          </w:tcPr>
          <w:p w:rsidR="002E186D" w:rsidRDefault="002E186D" w:rsidP="006351FF">
            <w:pPr>
              <w:pStyle w:val="Table-Text"/>
            </w:pPr>
            <w:r>
              <w:t xml:space="preserve">The service address as described in section </w:t>
            </w:r>
            <w:r w:rsidR="006351FF">
              <w:t>2.2</w:t>
            </w:r>
          </w:p>
        </w:tc>
      </w:tr>
    </w:tbl>
    <w:p w:rsidR="002E186D" w:rsidRDefault="002E186D" w:rsidP="002E186D">
      <w:pPr>
        <w:pStyle w:val="FakeHeading4"/>
      </w:pPr>
      <w:r>
        <w:t>Query Parameters</w:t>
      </w:r>
    </w:p>
    <w:p w:rsidR="002E186D" w:rsidRPr="002E186D" w:rsidRDefault="00C46067" w:rsidP="002E186D">
      <w:r w:rsidRPr="00C46067">
        <w:t>The query parameters below can be used with this command. All query parameters are optional and if none are specified all users that are visible to the executing users account will be returned.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992"/>
        <w:gridCol w:w="709"/>
        <w:gridCol w:w="5386"/>
      </w:tblGrid>
      <w:tr w:rsidR="00C46067" w:rsidRPr="00CC22F1" w:rsidTr="00A00F75">
        <w:trPr>
          <w:tblHeader w:val="0"/>
        </w:trPr>
        <w:tc>
          <w:tcPr>
            <w:tcW w:w="1560" w:type="dxa"/>
            <w:shd w:val="clear" w:color="auto" w:fill="BFBFBF" w:themeFill="background1" w:themeFillShade="BF"/>
          </w:tcPr>
          <w:p w:rsidR="00C46067" w:rsidRPr="00750051" w:rsidRDefault="00C46067" w:rsidP="0060648E">
            <w:pPr>
              <w:pStyle w:val="Table-Header"/>
            </w:pPr>
            <w:r>
              <w:t>Parameter Name</w:t>
            </w:r>
          </w:p>
        </w:tc>
        <w:tc>
          <w:tcPr>
            <w:tcW w:w="992" w:type="dxa"/>
            <w:shd w:val="clear" w:color="auto" w:fill="BFBFBF" w:themeFill="background1" w:themeFillShade="BF"/>
          </w:tcPr>
          <w:p w:rsidR="00C46067" w:rsidRDefault="00C46067" w:rsidP="0060648E">
            <w:pPr>
              <w:pStyle w:val="Table-Header"/>
            </w:pPr>
            <w:r>
              <w:t>Optional</w:t>
            </w:r>
          </w:p>
        </w:tc>
        <w:tc>
          <w:tcPr>
            <w:tcW w:w="709" w:type="dxa"/>
            <w:shd w:val="clear" w:color="auto" w:fill="BFBFBF" w:themeFill="background1" w:themeFillShade="BF"/>
          </w:tcPr>
          <w:p w:rsidR="00C46067" w:rsidRDefault="00C46067" w:rsidP="0060648E">
            <w:pPr>
              <w:pStyle w:val="Table-Header"/>
            </w:pPr>
            <w:r>
              <w:t>Type</w:t>
            </w:r>
          </w:p>
        </w:tc>
        <w:tc>
          <w:tcPr>
            <w:tcW w:w="5386" w:type="dxa"/>
            <w:shd w:val="clear" w:color="auto" w:fill="BFBFBF" w:themeFill="background1" w:themeFillShade="BF"/>
          </w:tcPr>
          <w:p w:rsidR="00C46067" w:rsidRDefault="00C46067" w:rsidP="0060648E">
            <w:pPr>
              <w:pStyle w:val="Table-Header"/>
            </w:pPr>
            <w:r>
              <w:t>Description</w:t>
            </w:r>
          </w:p>
        </w:tc>
      </w:tr>
      <w:tr w:rsidR="00A00F75" w:rsidRPr="00CC22F1" w:rsidTr="00A00F75">
        <w:trPr>
          <w:trHeight w:val="113"/>
          <w:tblHeader w:val="0"/>
        </w:trPr>
        <w:tc>
          <w:tcPr>
            <w:tcW w:w="1560" w:type="dxa"/>
          </w:tcPr>
          <w:p w:rsidR="00A00F75" w:rsidRDefault="00A00F75" w:rsidP="00A00F75">
            <w:pPr>
              <w:pStyle w:val="Table-Text"/>
            </w:pPr>
            <w:r>
              <w:t>searchName</w:t>
            </w:r>
          </w:p>
        </w:tc>
        <w:tc>
          <w:tcPr>
            <w:tcW w:w="992" w:type="dxa"/>
          </w:tcPr>
          <w:p w:rsidR="00A00F75" w:rsidRDefault="00A00F75" w:rsidP="00A00F75">
            <w:pPr>
              <w:pStyle w:val="Table-Text"/>
            </w:pPr>
            <w:r>
              <w:t>Yes</w:t>
            </w:r>
          </w:p>
        </w:tc>
        <w:tc>
          <w:tcPr>
            <w:tcW w:w="709" w:type="dxa"/>
          </w:tcPr>
          <w:p w:rsidR="00A00F75" w:rsidRDefault="00A00F75" w:rsidP="00A00F75">
            <w:pPr>
              <w:pStyle w:val="Table-Text"/>
            </w:pPr>
            <w:r>
              <w:t>string</w:t>
            </w:r>
          </w:p>
        </w:tc>
        <w:tc>
          <w:tcPr>
            <w:tcW w:w="5386" w:type="dxa"/>
          </w:tcPr>
          <w:p w:rsidR="00A00F75" w:rsidRDefault="00A00F75" w:rsidP="00A00F75">
            <w:pPr>
              <w:pStyle w:val="Table-Text"/>
            </w:pPr>
            <w:r>
              <w:t>Match all users that have a name which case insensitively contains the string</w:t>
            </w:r>
          </w:p>
        </w:tc>
      </w:tr>
      <w:tr w:rsidR="00A00F75" w:rsidRPr="00CC22F1" w:rsidTr="00A00F75">
        <w:trPr>
          <w:trHeight w:val="113"/>
          <w:tblHeader w:val="0"/>
        </w:trPr>
        <w:tc>
          <w:tcPr>
            <w:tcW w:w="1560" w:type="dxa"/>
          </w:tcPr>
          <w:p w:rsidR="00A00F75" w:rsidRDefault="00A00F75" w:rsidP="00A00F75">
            <w:pPr>
              <w:pStyle w:val="Table-Text"/>
            </w:pPr>
            <w:r>
              <w:t>searchUsername</w:t>
            </w:r>
          </w:p>
        </w:tc>
        <w:tc>
          <w:tcPr>
            <w:tcW w:w="992" w:type="dxa"/>
          </w:tcPr>
          <w:p w:rsidR="00A00F75" w:rsidRDefault="00A00F75" w:rsidP="00A00F75">
            <w:pPr>
              <w:pStyle w:val="Table-Text"/>
            </w:pPr>
            <w:r>
              <w:t>Yes</w:t>
            </w:r>
          </w:p>
        </w:tc>
        <w:tc>
          <w:tcPr>
            <w:tcW w:w="709" w:type="dxa"/>
          </w:tcPr>
          <w:p w:rsidR="00A00F75" w:rsidRDefault="00A00F75" w:rsidP="00A00F75">
            <w:pPr>
              <w:pStyle w:val="Table-Text"/>
            </w:pPr>
            <w:r>
              <w:t>string</w:t>
            </w:r>
          </w:p>
        </w:tc>
        <w:tc>
          <w:tcPr>
            <w:tcW w:w="5386" w:type="dxa"/>
          </w:tcPr>
          <w:p w:rsidR="00A00F75" w:rsidRDefault="00A00F75" w:rsidP="00A00F75">
            <w:pPr>
              <w:pStyle w:val="Table-Text"/>
            </w:pPr>
            <w:r>
              <w:t>Match all users that have a username which case insensitively contains the string</w:t>
            </w:r>
          </w:p>
        </w:tc>
      </w:tr>
      <w:tr w:rsidR="00A00F75" w:rsidRPr="00CC22F1" w:rsidTr="00A00F75">
        <w:trPr>
          <w:trHeight w:val="113"/>
          <w:tblHeader w:val="0"/>
        </w:trPr>
        <w:tc>
          <w:tcPr>
            <w:tcW w:w="1560" w:type="dxa"/>
          </w:tcPr>
          <w:p w:rsidR="00A00F75" w:rsidRDefault="00A00F75" w:rsidP="00A00F75">
            <w:pPr>
              <w:pStyle w:val="Table-Text"/>
            </w:pPr>
            <w:r>
              <w:t>searchStatus</w:t>
            </w:r>
          </w:p>
        </w:tc>
        <w:tc>
          <w:tcPr>
            <w:tcW w:w="992" w:type="dxa"/>
          </w:tcPr>
          <w:p w:rsidR="00A00F75" w:rsidRDefault="00A00F75" w:rsidP="00A00F75">
            <w:pPr>
              <w:pStyle w:val="Table-Text"/>
            </w:pPr>
            <w:r>
              <w:t>Yes</w:t>
            </w:r>
          </w:p>
        </w:tc>
        <w:tc>
          <w:tcPr>
            <w:tcW w:w="709" w:type="dxa"/>
          </w:tcPr>
          <w:p w:rsidR="00A00F75" w:rsidRDefault="00A00F75" w:rsidP="00A00F75">
            <w:pPr>
              <w:pStyle w:val="Table-Text"/>
            </w:pPr>
            <w:r>
              <w:t>string</w:t>
            </w:r>
          </w:p>
        </w:tc>
        <w:tc>
          <w:tcPr>
            <w:tcW w:w="5386" w:type="dxa"/>
          </w:tcPr>
          <w:p w:rsidR="00A00F75" w:rsidRDefault="00A00F75" w:rsidP="00A00F75">
            <w:pPr>
              <w:pStyle w:val="Table-Text"/>
            </w:pPr>
            <w:r>
              <w:t>Match all users that have this status (exact match)</w:t>
            </w:r>
          </w:p>
        </w:tc>
      </w:tr>
    </w:tbl>
    <w:p w:rsidR="002E186D" w:rsidRDefault="00A00F75" w:rsidP="00A00F75">
      <w:pPr>
        <w:pStyle w:val="FakeHeading4"/>
      </w:pPr>
      <w:r>
        <w:lastRenderedPageBreak/>
        <w:t>Request Headers</w:t>
      </w:r>
    </w:p>
    <w:p w:rsidR="00A00F75" w:rsidRDefault="00A00F75" w:rsidP="00A00F75">
      <w:r w:rsidRPr="00A00F75">
        <w:t xml:space="preserve">Only the standard request headers described in section </w:t>
      </w:r>
      <w:r w:rsidR="005375DB">
        <w:t>2.6</w:t>
      </w:r>
      <w:r w:rsidRPr="00A00F75">
        <w:t xml:space="preserve"> are supported</w:t>
      </w:r>
      <w:r>
        <w:t>.</w:t>
      </w:r>
    </w:p>
    <w:p w:rsidR="00A00F75" w:rsidRDefault="00A00F75" w:rsidP="0060648E">
      <w:pPr>
        <w:pStyle w:val="FakeHeading4"/>
      </w:pPr>
      <w:r>
        <w:t>Request Body</w:t>
      </w:r>
    </w:p>
    <w:p w:rsidR="0060648E" w:rsidRDefault="0060648E" w:rsidP="0060648E">
      <w:r w:rsidRPr="0060648E">
        <w:t>Not allowed for this command</w:t>
      </w:r>
      <w:r>
        <w:t>.</w:t>
      </w:r>
    </w:p>
    <w:p w:rsidR="0060648E" w:rsidRDefault="0060648E" w:rsidP="0060648E">
      <w:pPr>
        <w:pStyle w:val="Heading3"/>
      </w:pPr>
      <w:r>
        <w:t>Response</w:t>
      </w:r>
    </w:p>
    <w:p w:rsidR="0060648E" w:rsidRDefault="0060648E" w:rsidP="0060648E">
      <w:r w:rsidRPr="0060648E">
        <w:t>The response will include a status code, response headers and in some case a response body encoded according to the relevant header.</w:t>
      </w:r>
    </w:p>
    <w:p w:rsidR="0060648E" w:rsidRDefault="0060648E" w:rsidP="0060648E">
      <w:pPr>
        <w:pStyle w:val="FakeHeading4"/>
      </w:pPr>
      <w:r>
        <w:t>Status Code</w:t>
      </w:r>
    </w:p>
    <w:p w:rsidR="0060648E" w:rsidRDefault="0060648E" w:rsidP="0060648E">
      <w:r w:rsidRPr="0060648E">
        <w:t>On success this command will return http status code 200 (OK).</w:t>
      </w:r>
    </w:p>
    <w:p w:rsidR="0060648E" w:rsidRDefault="0060648E" w:rsidP="0060648E">
      <w:pPr>
        <w:pStyle w:val="FakeHeading4"/>
      </w:pPr>
      <w:r>
        <w:t>Response Headers</w:t>
      </w:r>
    </w:p>
    <w:p w:rsidR="0060648E" w:rsidRDefault="0060648E" w:rsidP="0060648E">
      <w:r w:rsidRPr="0060648E">
        <w:t xml:space="preserve">Only the standard response headers described in section </w:t>
      </w:r>
      <w:r w:rsidR="005375DB">
        <w:t xml:space="preserve">2.7 </w:t>
      </w:r>
      <w:r w:rsidRPr="0060648E">
        <w:t>are returned.</w:t>
      </w:r>
    </w:p>
    <w:p w:rsidR="0060648E" w:rsidRDefault="0060648E" w:rsidP="0060648E">
      <w:pPr>
        <w:pStyle w:val="FakeHeading4"/>
      </w:pPr>
      <w:r>
        <w:t>Response Body</w:t>
      </w:r>
    </w:p>
    <w:p w:rsidR="0060648E" w:rsidRDefault="0060648E" w:rsidP="0060648E">
      <w:r w:rsidRPr="0060648E">
        <w:t>A JSON representation of the list of user objects that match the search criteria with field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50"/>
        <w:gridCol w:w="1403"/>
        <w:gridCol w:w="4394"/>
      </w:tblGrid>
      <w:tr w:rsidR="0060648E" w:rsidRPr="00CC22F1" w:rsidTr="0060648E">
        <w:trPr>
          <w:tblHeader w:val="0"/>
        </w:trPr>
        <w:tc>
          <w:tcPr>
            <w:tcW w:w="2850" w:type="dxa"/>
            <w:shd w:val="clear" w:color="auto" w:fill="BFBFBF" w:themeFill="background1" w:themeFillShade="BF"/>
          </w:tcPr>
          <w:p w:rsidR="0060648E" w:rsidRPr="00750051" w:rsidRDefault="0060648E" w:rsidP="0060648E">
            <w:pPr>
              <w:pStyle w:val="Table-Header"/>
            </w:pPr>
            <w:r>
              <w:t>Field Name</w:t>
            </w:r>
          </w:p>
        </w:tc>
        <w:tc>
          <w:tcPr>
            <w:tcW w:w="1403" w:type="dxa"/>
            <w:shd w:val="clear" w:color="auto" w:fill="BFBFBF" w:themeFill="background1" w:themeFillShade="BF"/>
          </w:tcPr>
          <w:p w:rsidR="0060648E" w:rsidRDefault="0060648E" w:rsidP="0060648E">
            <w:pPr>
              <w:pStyle w:val="Table-Header"/>
            </w:pPr>
            <w:r>
              <w:t>Type</w:t>
            </w:r>
          </w:p>
        </w:tc>
        <w:tc>
          <w:tcPr>
            <w:tcW w:w="4394" w:type="dxa"/>
            <w:shd w:val="clear" w:color="auto" w:fill="BFBFBF" w:themeFill="background1" w:themeFillShade="BF"/>
          </w:tcPr>
          <w:p w:rsidR="0060648E" w:rsidRDefault="0060648E" w:rsidP="0060648E">
            <w:pPr>
              <w:pStyle w:val="Table-Header"/>
            </w:pPr>
            <w:r>
              <w:t>Description</w:t>
            </w:r>
          </w:p>
        </w:tc>
      </w:tr>
      <w:tr w:rsidR="0060648E" w:rsidRPr="00CC22F1" w:rsidTr="0060648E">
        <w:trPr>
          <w:trHeight w:val="113"/>
          <w:tblHeader w:val="0"/>
        </w:trPr>
        <w:tc>
          <w:tcPr>
            <w:tcW w:w="2850" w:type="dxa"/>
          </w:tcPr>
          <w:p w:rsidR="0060648E" w:rsidRDefault="0060648E" w:rsidP="0060648E">
            <w:pPr>
              <w:pStyle w:val="Table-Text"/>
            </w:pPr>
            <w:r>
              <w:t>@uri</w:t>
            </w:r>
          </w:p>
        </w:tc>
        <w:tc>
          <w:tcPr>
            <w:tcW w:w="1403" w:type="dxa"/>
          </w:tcPr>
          <w:p w:rsidR="0060648E" w:rsidRDefault="0060648E" w:rsidP="0060648E">
            <w:pPr>
              <w:pStyle w:val="Table-Text"/>
            </w:pPr>
            <w:r>
              <w:t>string</w:t>
            </w:r>
          </w:p>
        </w:tc>
        <w:tc>
          <w:tcPr>
            <w:tcW w:w="4394" w:type="dxa"/>
          </w:tcPr>
          <w:p w:rsidR="0060648E" w:rsidRDefault="0060648E" w:rsidP="00FA5086">
            <w:pPr>
              <w:pStyle w:val="Table-Text"/>
            </w:pPr>
            <w:r>
              <w:t xml:space="preserve">The </w:t>
            </w:r>
            <w:r w:rsidR="00FA5086">
              <w:t>URI</w:t>
            </w:r>
            <w:r>
              <w:t xml:space="preserve"> that corresponds to the returned list</w:t>
            </w:r>
          </w:p>
        </w:tc>
      </w:tr>
      <w:tr w:rsidR="0060648E" w:rsidRPr="00CC22F1" w:rsidTr="0060648E">
        <w:trPr>
          <w:trHeight w:val="113"/>
          <w:tblHeader w:val="0"/>
        </w:trPr>
        <w:tc>
          <w:tcPr>
            <w:tcW w:w="2850" w:type="dxa"/>
          </w:tcPr>
          <w:p w:rsidR="0060648E" w:rsidRDefault="0060648E" w:rsidP="0060648E">
            <w:pPr>
              <w:pStyle w:val="Table-Text"/>
            </w:pPr>
            <w:r>
              <w:t>userList</w:t>
            </w:r>
          </w:p>
        </w:tc>
        <w:tc>
          <w:tcPr>
            <w:tcW w:w="1403" w:type="dxa"/>
          </w:tcPr>
          <w:p w:rsidR="0060648E" w:rsidRDefault="0060648E" w:rsidP="0060648E">
            <w:pPr>
              <w:pStyle w:val="Table-Text"/>
            </w:pPr>
            <w:r>
              <w:t>UserRecord[]</w:t>
            </w:r>
          </w:p>
        </w:tc>
        <w:tc>
          <w:tcPr>
            <w:tcW w:w="4394" w:type="dxa"/>
          </w:tcPr>
          <w:p w:rsidR="0060648E" w:rsidRDefault="0060648E" w:rsidP="0060648E">
            <w:pPr>
              <w:pStyle w:val="Table-Text"/>
            </w:pPr>
            <w:r>
              <w:t>A list of the users that matched the search parameters</w:t>
            </w:r>
          </w:p>
        </w:tc>
      </w:tr>
      <w:tr w:rsidR="0060648E" w:rsidRPr="00CC22F1" w:rsidTr="0060648E">
        <w:trPr>
          <w:trHeight w:val="113"/>
          <w:tblHeader w:val="0"/>
        </w:trPr>
        <w:tc>
          <w:tcPr>
            <w:tcW w:w="2850" w:type="dxa"/>
          </w:tcPr>
          <w:p w:rsidR="0060648E" w:rsidRDefault="0060648E" w:rsidP="0060648E">
            <w:pPr>
              <w:pStyle w:val="Table-Text"/>
            </w:pPr>
            <w:r>
              <w:t>totalCount</w:t>
            </w:r>
          </w:p>
        </w:tc>
        <w:tc>
          <w:tcPr>
            <w:tcW w:w="1403" w:type="dxa"/>
          </w:tcPr>
          <w:p w:rsidR="0060648E" w:rsidRDefault="0060648E" w:rsidP="0060648E">
            <w:pPr>
              <w:pStyle w:val="Table-Text"/>
            </w:pPr>
            <w:r>
              <w:t>integer</w:t>
            </w:r>
          </w:p>
        </w:tc>
        <w:tc>
          <w:tcPr>
            <w:tcW w:w="4394" w:type="dxa"/>
          </w:tcPr>
          <w:p w:rsidR="0060648E" w:rsidRDefault="0060648E" w:rsidP="0060648E">
            <w:pPr>
              <w:pStyle w:val="Table-Text"/>
            </w:pPr>
            <w:r>
              <w:t>The total number of records contained in the returned list</w:t>
            </w:r>
          </w:p>
        </w:tc>
      </w:tr>
    </w:tbl>
    <w:p w:rsidR="0060648E" w:rsidRDefault="0060648E" w:rsidP="0060648E">
      <w:r w:rsidRPr="0060648E">
        <w:t>A UserRecord has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50"/>
        <w:gridCol w:w="1403"/>
        <w:gridCol w:w="4394"/>
      </w:tblGrid>
      <w:tr w:rsidR="0060648E" w:rsidRPr="00CC22F1" w:rsidTr="0060648E">
        <w:trPr>
          <w:tblHeader w:val="0"/>
        </w:trPr>
        <w:tc>
          <w:tcPr>
            <w:tcW w:w="2850" w:type="dxa"/>
            <w:shd w:val="clear" w:color="auto" w:fill="BFBFBF" w:themeFill="background1" w:themeFillShade="BF"/>
          </w:tcPr>
          <w:p w:rsidR="0060648E" w:rsidRPr="00750051" w:rsidRDefault="0060648E" w:rsidP="0060648E">
            <w:pPr>
              <w:pStyle w:val="Table-Header"/>
            </w:pPr>
            <w:r>
              <w:t>Field Name</w:t>
            </w:r>
          </w:p>
        </w:tc>
        <w:tc>
          <w:tcPr>
            <w:tcW w:w="1403" w:type="dxa"/>
            <w:shd w:val="clear" w:color="auto" w:fill="BFBFBF" w:themeFill="background1" w:themeFillShade="BF"/>
          </w:tcPr>
          <w:p w:rsidR="0060648E" w:rsidRDefault="0060648E" w:rsidP="0060648E">
            <w:pPr>
              <w:pStyle w:val="Table-Header"/>
            </w:pPr>
            <w:r>
              <w:t>Type</w:t>
            </w:r>
          </w:p>
        </w:tc>
        <w:tc>
          <w:tcPr>
            <w:tcW w:w="4394" w:type="dxa"/>
            <w:shd w:val="clear" w:color="auto" w:fill="BFBFBF" w:themeFill="background1" w:themeFillShade="BF"/>
          </w:tcPr>
          <w:p w:rsidR="0060648E" w:rsidRDefault="0060648E" w:rsidP="0060648E">
            <w:pPr>
              <w:pStyle w:val="Table-Header"/>
            </w:pPr>
            <w:r>
              <w:t>Description</w:t>
            </w:r>
          </w:p>
        </w:tc>
      </w:tr>
      <w:tr w:rsidR="0060648E" w:rsidRPr="00CC22F1" w:rsidTr="0060648E">
        <w:trPr>
          <w:trHeight w:val="113"/>
          <w:tblHeader w:val="0"/>
        </w:trPr>
        <w:tc>
          <w:tcPr>
            <w:tcW w:w="2850" w:type="dxa"/>
          </w:tcPr>
          <w:p w:rsidR="0060648E" w:rsidRDefault="0060648E" w:rsidP="0060648E">
            <w:pPr>
              <w:pStyle w:val="Table-Text"/>
            </w:pPr>
            <w:r>
              <w:t>@uri</w:t>
            </w:r>
          </w:p>
        </w:tc>
        <w:tc>
          <w:tcPr>
            <w:tcW w:w="1403" w:type="dxa"/>
          </w:tcPr>
          <w:p w:rsidR="0060648E" w:rsidRDefault="0060648E" w:rsidP="0060648E">
            <w:pPr>
              <w:pStyle w:val="Table-Text"/>
            </w:pPr>
            <w:r>
              <w:t>string</w:t>
            </w:r>
          </w:p>
        </w:tc>
        <w:tc>
          <w:tcPr>
            <w:tcW w:w="4394" w:type="dxa"/>
          </w:tcPr>
          <w:p w:rsidR="0060648E" w:rsidRDefault="0060648E" w:rsidP="00FA5086">
            <w:pPr>
              <w:pStyle w:val="Table-Text"/>
            </w:pPr>
            <w:r>
              <w:t xml:space="preserve">The </w:t>
            </w:r>
            <w:r w:rsidR="00FA5086">
              <w:t>URI</w:t>
            </w:r>
            <w:r>
              <w:t xml:space="preserve"> that corresponds to the full details of the object</w:t>
            </w:r>
          </w:p>
        </w:tc>
      </w:tr>
      <w:tr w:rsidR="0060648E" w:rsidRPr="00CC22F1" w:rsidTr="0060648E">
        <w:trPr>
          <w:trHeight w:val="113"/>
          <w:tblHeader w:val="0"/>
        </w:trPr>
        <w:tc>
          <w:tcPr>
            <w:tcW w:w="2850" w:type="dxa"/>
          </w:tcPr>
          <w:p w:rsidR="0060648E" w:rsidRDefault="0060648E" w:rsidP="0060648E">
            <w:pPr>
              <w:pStyle w:val="Table-Text"/>
            </w:pPr>
            <w:r>
              <w:t>id</w:t>
            </w:r>
          </w:p>
        </w:tc>
        <w:tc>
          <w:tcPr>
            <w:tcW w:w="1403" w:type="dxa"/>
          </w:tcPr>
          <w:p w:rsidR="0060648E" w:rsidRDefault="0060648E" w:rsidP="0060648E">
            <w:pPr>
              <w:pStyle w:val="Table-Text"/>
            </w:pPr>
            <w:r>
              <w:t>uuid</w:t>
            </w:r>
          </w:p>
        </w:tc>
        <w:tc>
          <w:tcPr>
            <w:tcW w:w="4394" w:type="dxa"/>
          </w:tcPr>
          <w:p w:rsidR="0060648E" w:rsidRDefault="0060648E" w:rsidP="0060648E">
            <w:pPr>
              <w:pStyle w:val="Table-Text"/>
            </w:pPr>
            <w:r>
              <w:t>The UUID of the object</w:t>
            </w:r>
          </w:p>
        </w:tc>
      </w:tr>
      <w:tr w:rsidR="0060648E" w:rsidRPr="00CC22F1" w:rsidTr="0060648E">
        <w:trPr>
          <w:trHeight w:val="113"/>
          <w:tblHeader w:val="0"/>
        </w:trPr>
        <w:tc>
          <w:tcPr>
            <w:tcW w:w="2850" w:type="dxa"/>
          </w:tcPr>
          <w:p w:rsidR="0060648E" w:rsidRDefault="0060648E" w:rsidP="0060648E">
            <w:pPr>
              <w:pStyle w:val="Table-Text"/>
            </w:pPr>
            <w:r>
              <w:t>username</w:t>
            </w:r>
          </w:p>
        </w:tc>
        <w:tc>
          <w:tcPr>
            <w:tcW w:w="1403" w:type="dxa"/>
          </w:tcPr>
          <w:p w:rsidR="0060648E" w:rsidRDefault="0060648E" w:rsidP="0060648E">
            <w:pPr>
              <w:pStyle w:val="Table-Text"/>
            </w:pPr>
            <w:r>
              <w:t>string</w:t>
            </w:r>
          </w:p>
        </w:tc>
        <w:tc>
          <w:tcPr>
            <w:tcW w:w="4394" w:type="dxa"/>
          </w:tcPr>
          <w:p w:rsidR="0060648E" w:rsidRDefault="0060648E" w:rsidP="0060648E">
            <w:pPr>
              <w:pStyle w:val="Table-Text"/>
            </w:pPr>
            <w:r>
              <w:t>The username of the users</w:t>
            </w:r>
          </w:p>
        </w:tc>
      </w:tr>
      <w:tr w:rsidR="0060648E" w:rsidRPr="00CC22F1" w:rsidTr="0060648E">
        <w:trPr>
          <w:trHeight w:val="113"/>
          <w:tblHeader w:val="0"/>
        </w:trPr>
        <w:tc>
          <w:tcPr>
            <w:tcW w:w="2850" w:type="dxa"/>
          </w:tcPr>
          <w:p w:rsidR="0060648E" w:rsidRDefault="0060648E" w:rsidP="0060648E">
            <w:pPr>
              <w:pStyle w:val="Table-Text"/>
            </w:pPr>
            <w:r>
              <w:t>name</w:t>
            </w:r>
          </w:p>
        </w:tc>
        <w:tc>
          <w:tcPr>
            <w:tcW w:w="1403" w:type="dxa"/>
          </w:tcPr>
          <w:p w:rsidR="0060648E" w:rsidRDefault="0060648E" w:rsidP="0060648E">
            <w:pPr>
              <w:pStyle w:val="Table-Text"/>
            </w:pPr>
            <w:r>
              <w:t>string</w:t>
            </w:r>
          </w:p>
        </w:tc>
        <w:tc>
          <w:tcPr>
            <w:tcW w:w="4394" w:type="dxa"/>
          </w:tcPr>
          <w:p w:rsidR="0060648E" w:rsidRDefault="0060648E" w:rsidP="0060648E">
            <w:pPr>
              <w:pStyle w:val="Table-Text"/>
            </w:pPr>
            <w:r>
              <w:t>The name of the user</w:t>
            </w:r>
          </w:p>
        </w:tc>
      </w:tr>
      <w:tr w:rsidR="0060648E" w:rsidRPr="00CC22F1" w:rsidTr="0060648E">
        <w:trPr>
          <w:trHeight w:val="113"/>
          <w:tblHeader w:val="0"/>
        </w:trPr>
        <w:tc>
          <w:tcPr>
            <w:tcW w:w="2850" w:type="dxa"/>
          </w:tcPr>
          <w:p w:rsidR="0060648E" w:rsidRDefault="0060648E" w:rsidP="0060648E">
            <w:pPr>
              <w:pStyle w:val="Table-Text"/>
            </w:pPr>
            <w:r>
              <w:t>status</w:t>
            </w:r>
          </w:p>
        </w:tc>
        <w:tc>
          <w:tcPr>
            <w:tcW w:w="1403" w:type="dxa"/>
          </w:tcPr>
          <w:p w:rsidR="0060648E" w:rsidRDefault="0060648E" w:rsidP="0060648E">
            <w:pPr>
              <w:pStyle w:val="Table-Text"/>
            </w:pPr>
            <w:r>
              <w:t>string</w:t>
            </w:r>
          </w:p>
        </w:tc>
        <w:tc>
          <w:tcPr>
            <w:tcW w:w="4394" w:type="dxa"/>
          </w:tcPr>
          <w:p w:rsidR="0060648E" w:rsidRDefault="0060648E" w:rsidP="0060648E">
            <w:pPr>
              <w:pStyle w:val="Table-Text"/>
            </w:pPr>
            <w:r>
              <w:t>The status of the user</w:t>
            </w:r>
          </w:p>
        </w:tc>
      </w:tr>
      <w:tr w:rsidR="0060648E" w:rsidRPr="00CC22F1" w:rsidTr="0060648E">
        <w:trPr>
          <w:trHeight w:val="113"/>
          <w:tblHeader w:val="0"/>
        </w:trPr>
        <w:tc>
          <w:tcPr>
            <w:tcW w:w="2850" w:type="dxa"/>
          </w:tcPr>
          <w:p w:rsidR="0060648E" w:rsidRDefault="0060648E" w:rsidP="0060648E">
            <w:pPr>
              <w:pStyle w:val="Table-Text"/>
            </w:pPr>
            <w:r>
              <w:t>createDate</w:t>
            </w:r>
          </w:p>
        </w:tc>
        <w:tc>
          <w:tcPr>
            <w:tcW w:w="1403" w:type="dxa"/>
          </w:tcPr>
          <w:p w:rsidR="0060648E" w:rsidRDefault="0060648E" w:rsidP="0060648E">
            <w:pPr>
              <w:pStyle w:val="Table-Text"/>
            </w:pPr>
            <w:r>
              <w:t>timestamp</w:t>
            </w:r>
          </w:p>
        </w:tc>
        <w:tc>
          <w:tcPr>
            <w:tcW w:w="4394" w:type="dxa"/>
          </w:tcPr>
          <w:p w:rsidR="0060648E" w:rsidRDefault="0060648E" w:rsidP="0060648E">
            <w:pPr>
              <w:pStyle w:val="Table-Text"/>
            </w:pPr>
            <w:r>
              <w:t>The date and time that the object was created</w:t>
            </w:r>
          </w:p>
        </w:tc>
      </w:tr>
      <w:tr w:rsidR="0060648E" w:rsidRPr="00CC22F1" w:rsidTr="0060648E">
        <w:trPr>
          <w:trHeight w:val="113"/>
          <w:tblHeader w:val="0"/>
        </w:trPr>
        <w:tc>
          <w:tcPr>
            <w:tcW w:w="2850" w:type="dxa"/>
          </w:tcPr>
          <w:p w:rsidR="0060648E" w:rsidRDefault="0060648E" w:rsidP="0060648E">
            <w:pPr>
              <w:pStyle w:val="Table-Text"/>
            </w:pPr>
            <w:r>
              <w:t>lastUpdateDate</w:t>
            </w:r>
          </w:p>
        </w:tc>
        <w:tc>
          <w:tcPr>
            <w:tcW w:w="1403" w:type="dxa"/>
          </w:tcPr>
          <w:p w:rsidR="0060648E" w:rsidRDefault="0060648E" w:rsidP="0060648E">
            <w:pPr>
              <w:pStyle w:val="Table-Text"/>
            </w:pPr>
            <w:r>
              <w:t>timestamp</w:t>
            </w:r>
          </w:p>
        </w:tc>
        <w:tc>
          <w:tcPr>
            <w:tcW w:w="4394" w:type="dxa"/>
          </w:tcPr>
          <w:p w:rsidR="0060648E" w:rsidRDefault="0060648E" w:rsidP="0060648E">
            <w:pPr>
              <w:pStyle w:val="Table-Text"/>
            </w:pPr>
            <w:r>
              <w:t>The date and time that object was last updated. This will be null if the object has never been updated</w:t>
            </w:r>
          </w:p>
        </w:tc>
      </w:tr>
    </w:tbl>
    <w:p w:rsidR="0060648E" w:rsidRDefault="0060648E" w:rsidP="00FB749C">
      <w:pPr>
        <w:pStyle w:val="Heading3"/>
        <w:pageBreakBefore/>
      </w:pPr>
      <w:r>
        <w:lastRenderedPageBreak/>
        <w:t>Example</w:t>
      </w:r>
    </w:p>
    <w:p w:rsidR="0060648E" w:rsidRDefault="0060648E" w:rsidP="0060648E">
      <w:r>
        <w:t>Below is an example of a user list command request and response:</w:t>
      </w:r>
    </w:p>
    <w:p w:rsidR="0060648E" w:rsidRDefault="0060648E" w:rsidP="0060648E">
      <w:r>
        <w:t>Request:</w:t>
      </w:r>
    </w:p>
    <w:p w:rsidR="00636EB2" w:rsidRDefault="00636EB2" w:rsidP="00636EB2">
      <w:pPr>
        <w:pStyle w:val="Code"/>
      </w:pPr>
      <w:r>
        <w:t>GET /users/?searchStatus=active HTTP/1.1</w:t>
      </w:r>
    </w:p>
    <w:p w:rsidR="00636EB2" w:rsidRDefault="00636EB2" w:rsidP="00636EB2">
      <w:pPr>
        <w:pStyle w:val="Code"/>
      </w:pPr>
      <w:r>
        <w:t>Client-Transaction-Id: 4eaec55a-1f76-4d94-a54a-4ec821f89d10</w:t>
      </w:r>
    </w:p>
    <w:p w:rsidR="00636EB2" w:rsidRDefault="00636EB2" w:rsidP="00636EB2">
      <w:pPr>
        <w:pStyle w:val="Code"/>
      </w:pPr>
      <w:r>
        <w:t>Accept: application/json</w:t>
      </w:r>
    </w:p>
    <w:p w:rsidR="00636EB2" w:rsidRDefault="00636EB2" w:rsidP="00636EB2">
      <w:pPr>
        <w:pStyle w:val="Code"/>
      </w:pPr>
      <w:r>
        <w:t>User-Agent: Jersey/2.2 (Apache HttpClient 4.2.5)</w:t>
      </w:r>
    </w:p>
    <w:p w:rsidR="00636EB2" w:rsidRDefault="00636EB2" w:rsidP="00636EB2">
      <w:pPr>
        <w:pStyle w:val="Code"/>
      </w:pPr>
      <w:r>
        <w:t>Host: api.discoverydns.com</w:t>
      </w:r>
    </w:p>
    <w:p w:rsidR="00636EB2" w:rsidRDefault="00636EB2" w:rsidP="00636EB2">
      <w:pPr>
        <w:pStyle w:val="Code"/>
      </w:pPr>
      <w:r>
        <w:t>Connection: Keep-Alive</w:t>
      </w:r>
    </w:p>
    <w:p w:rsidR="0060648E" w:rsidRPr="0060648E" w:rsidRDefault="0060648E" w:rsidP="0060648E">
      <w:pPr>
        <w:pStyle w:val="Code"/>
      </w:pPr>
    </w:p>
    <w:p w:rsidR="0060648E" w:rsidRDefault="00636EB2" w:rsidP="0060648E">
      <w:r>
        <w:t>Response:</w:t>
      </w:r>
    </w:p>
    <w:p w:rsidR="00636EB2" w:rsidRDefault="00636EB2" w:rsidP="00636EB2">
      <w:pPr>
        <w:pStyle w:val="Code"/>
      </w:pPr>
      <w:r>
        <w:t>HTTP/1.1 200 OK</w:t>
      </w:r>
    </w:p>
    <w:p w:rsidR="00636EB2" w:rsidRDefault="00636EB2" w:rsidP="00636EB2">
      <w:pPr>
        <w:pStyle w:val="Code"/>
      </w:pPr>
      <w:r>
        <w:t>Content-Type: application/json</w:t>
      </w:r>
    </w:p>
    <w:p w:rsidR="00636EB2" w:rsidRDefault="00636EB2" w:rsidP="00636EB2">
      <w:pPr>
        <w:pStyle w:val="Code"/>
      </w:pPr>
      <w:r>
        <w:t>Cache-Control: private, no-transform, max-age=30</w:t>
      </w:r>
    </w:p>
    <w:p w:rsidR="00636EB2" w:rsidRDefault="00636EB2" w:rsidP="00636EB2">
      <w:pPr>
        <w:pStyle w:val="Code"/>
      </w:pPr>
      <w:r>
        <w:t>Date: Sun, 06 Oct 2013 23:56:01 GMT</w:t>
      </w:r>
    </w:p>
    <w:p w:rsidR="00636EB2" w:rsidRDefault="00636EB2" w:rsidP="00636EB2">
      <w:pPr>
        <w:pStyle w:val="Code"/>
      </w:pPr>
      <w:r>
        <w:t>Server-Transaction-Id: 4f3a488a-981c-45d7-9777-ea99fffa8e84</w:t>
      </w:r>
    </w:p>
    <w:p w:rsidR="00636EB2" w:rsidRDefault="00636EB2" w:rsidP="00636EB2">
      <w:pPr>
        <w:pStyle w:val="Code"/>
      </w:pPr>
      <w:r>
        <w:t>Client-Transaction-Id: 4eaec55a-1f76-4d94-a54a-4ec821f89d10</w:t>
      </w:r>
    </w:p>
    <w:p w:rsidR="00636EB2" w:rsidRDefault="00636EB2" w:rsidP="00636EB2">
      <w:pPr>
        <w:pStyle w:val="Code"/>
      </w:pPr>
      <w:r>
        <w:t>Content-Length: 2991</w:t>
      </w:r>
    </w:p>
    <w:p w:rsidR="00636EB2" w:rsidRDefault="00636EB2" w:rsidP="00636EB2">
      <w:pPr>
        <w:pStyle w:val="Code"/>
      </w:pPr>
    </w:p>
    <w:p w:rsidR="00636EB2" w:rsidRDefault="00636EB2" w:rsidP="00636EB2">
      <w:pPr>
        <w:pStyle w:val="Code"/>
      </w:pPr>
      <w:r>
        <w:t>{</w:t>
      </w:r>
    </w:p>
    <w:p w:rsidR="00636EB2" w:rsidRDefault="00636EB2" w:rsidP="00636EB2">
      <w:pPr>
        <w:pStyle w:val="Code"/>
      </w:pPr>
      <w:r>
        <w:t xml:space="preserve">  "users" : {</w:t>
      </w:r>
    </w:p>
    <w:p w:rsidR="00636EB2" w:rsidRDefault="00636EB2" w:rsidP="00636EB2">
      <w:pPr>
        <w:pStyle w:val="Code"/>
      </w:pPr>
      <w:r>
        <w:t xml:space="preserve">    "@uri" : "https://api.discoverydns.com/users/?searchStatus=active",</w:t>
      </w:r>
    </w:p>
    <w:p w:rsidR="00636EB2" w:rsidRDefault="00636EB2" w:rsidP="00636EB2">
      <w:pPr>
        <w:pStyle w:val="Code"/>
      </w:pPr>
      <w:r>
        <w:t xml:space="preserve">    "userList" : [ {</w:t>
      </w:r>
    </w:p>
    <w:p w:rsidR="00636EB2" w:rsidRDefault="00636EB2" w:rsidP="00636EB2">
      <w:pPr>
        <w:pStyle w:val="Code"/>
      </w:pPr>
      <w:r>
        <w:t xml:space="preserve">      "@uri" : "https://api.discoverydns.com/users/ed848682-c1d9-11e2-86bc-e9b9e1409c4c",</w:t>
      </w:r>
    </w:p>
    <w:p w:rsidR="00636EB2" w:rsidRDefault="00636EB2" w:rsidP="00636EB2">
      <w:pPr>
        <w:pStyle w:val="Code"/>
      </w:pPr>
      <w:r>
        <w:t xml:space="preserve">      "id" : "ed848682-c1d9-11e2-86bc-e9b9e1409c4c",</w:t>
      </w:r>
    </w:p>
    <w:p w:rsidR="00636EB2" w:rsidRDefault="00636EB2" w:rsidP="00636EB2">
      <w:pPr>
        <w:pStyle w:val="Code"/>
      </w:pPr>
      <w:r>
        <w:t xml:space="preserve">      "username" : "admin",</w:t>
      </w:r>
    </w:p>
    <w:p w:rsidR="00636EB2" w:rsidRDefault="00636EB2" w:rsidP="00636EB2">
      <w:pPr>
        <w:pStyle w:val="Code"/>
      </w:pPr>
      <w:r>
        <w:t xml:space="preserve">      "name" : "System Admin",</w:t>
      </w:r>
    </w:p>
    <w:p w:rsidR="00636EB2" w:rsidRDefault="00636EB2" w:rsidP="00636EB2">
      <w:pPr>
        <w:pStyle w:val="Code"/>
      </w:pPr>
      <w:r>
        <w:t xml:space="preserve">      "status" : "active",</w:t>
      </w:r>
    </w:p>
    <w:p w:rsidR="00636EB2" w:rsidRDefault="00636EB2" w:rsidP="00636EB2">
      <w:pPr>
        <w:pStyle w:val="Code"/>
      </w:pPr>
      <w:r>
        <w:t xml:space="preserve">      "createDate" : "2013-10-08T10:27:30.931",</w:t>
      </w:r>
    </w:p>
    <w:p w:rsidR="00636EB2" w:rsidRDefault="00636EB2" w:rsidP="00636EB2">
      <w:pPr>
        <w:pStyle w:val="Code"/>
      </w:pPr>
      <w:r>
        <w:t xml:space="preserve">      "lastUpdateDate" : null</w:t>
      </w:r>
    </w:p>
    <w:p w:rsidR="00636EB2" w:rsidRDefault="00636EB2" w:rsidP="00636EB2">
      <w:pPr>
        <w:pStyle w:val="Code"/>
      </w:pPr>
      <w:r>
        <w:t xml:space="preserve">    }, {</w:t>
      </w:r>
    </w:p>
    <w:p w:rsidR="00636EB2" w:rsidRDefault="00636EB2" w:rsidP="00636EB2">
      <w:pPr>
        <w:pStyle w:val="Code"/>
      </w:pPr>
      <w:r>
        <w:t xml:space="preserve">      "@uri" : "https://api.discoverydns.com/users/03fe4fef-4297-483e-89ae-580dd1cf1188",</w:t>
      </w:r>
    </w:p>
    <w:p w:rsidR="00636EB2" w:rsidRDefault="00636EB2" w:rsidP="00636EB2">
      <w:pPr>
        <w:pStyle w:val="Code"/>
      </w:pPr>
      <w:r>
        <w:t xml:space="preserve">      "id" : "03fe4fef-4297-483e-89ae-580dd1cf1188",</w:t>
      </w:r>
    </w:p>
    <w:p w:rsidR="00636EB2" w:rsidRDefault="00636EB2" w:rsidP="00636EB2">
      <w:pPr>
        <w:pStyle w:val="Code"/>
      </w:pPr>
      <w:r>
        <w:t xml:space="preserve">      "username" : "test-ing_us.er4",</w:t>
      </w:r>
    </w:p>
    <w:p w:rsidR="00636EB2" w:rsidRDefault="00636EB2" w:rsidP="00636EB2">
      <w:pPr>
        <w:pStyle w:val="Code"/>
      </w:pPr>
      <w:r>
        <w:lastRenderedPageBreak/>
        <w:t xml:space="preserve">      "name" : "Testing Us.e-_r4",</w:t>
      </w:r>
    </w:p>
    <w:p w:rsidR="00636EB2" w:rsidRDefault="00636EB2" w:rsidP="00636EB2">
      <w:pPr>
        <w:pStyle w:val="Code"/>
      </w:pPr>
      <w:r>
        <w:t xml:space="preserve">      "status" : "active",</w:t>
      </w:r>
    </w:p>
    <w:p w:rsidR="00636EB2" w:rsidRDefault="00636EB2" w:rsidP="00636EB2">
      <w:pPr>
        <w:pStyle w:val="Code"/>
      </w:pPr>
      <w:r>
        <w:t xml:space="preserve">      "createDate" : "2013-10-07T23:27:38.187",</w:t>
      </w:r>
    </w:p>
    <w:p w:rsidR="00636EB2" w:rsidRDefault="00636EB2" w:rsidP="00636EB2">
      <w:pPr>
        <w:pStyle w:val="Code"/>
      </w:pPr>
      <w:r>
        <w:t xml:space="preserve">      "lastUpdateDate" : null</w:t>
      </w:r>
    </w:p>
    <w:p w:rsidR="00636EB2" w:rsidRDefault="00636EB2" w:rsidP="00636EB2">
      <w:pPr>
        <w:pStyle w:val="Code"/>
      </w:pPr>
      <w:r>
        <w:t xml:space="preserve">    }, {</w:t>
      </w:r>
    </w:p>
    <w:p w:rsidR="00636EB2" w:rsidRDefault="00636EB2" w:rsidP="00636EB2">
      <w:pPr>
        <w:pStyle w:val="Code"/>
      </w:pPr>
      <w:r>
        <w:t xml:space="preserve">      "@uri" : "https://api.discoverydns.com/users/24c03b98-bdae-43c3-a97a-f00c83c38151",</w:t>
      </w:r>
    </w:p>
    <w:p w:rsidR="00636EB2" w:rsidRDefault="00636EB2" w:rsidP="00636EB2">
      <w:pPr>
        <w:pStyle w:val="Code"/>
      </w:pPr>
      <w:r>
        <w:t xml:space="preserve">      "id" : "24c03b98-bdae-43c3-a97a-f00c83c38151",</w:t>
      </w:r>
    </w:p>
    <w:p w:rsidR="00636EB2" w:rsidRDefault="00636EB2" w:rsidP="00636EB2">
      <w:pPr>
        <w:pStyle w:val="Code"/>
      </w:pPr>
      <w:r>
        <w:t xml:space="preserve">      "username" : "test-ing_us.er5",</w:t>
      </w:r>
    </w:p>
    <w:p w:rsidR="00636EB2" w:rsidRDefault="00636EB2" w:rsidP="00636EB2">
      <w:pPr>
        <w:pStyle w:val="Code"/>
      </w:pPr>
      <w:r>
        <w:t xml:space="preserve">      "name" : "Testing Us.e-_r5",</w:t>
      </w:r>
    </w:p>
    <w:p w:rsidR="00636EB2" w:rsidRDefault="00636EB2" w:rsidP="00636EB2">
      <w:pPr>
        <w:pStyle w:val="Code"/>
      </w:pPr>
      <w:r>
        <w:t xml:space="preserve">      "status" : "active",</w:t>
      </w:r>
    </w:p>
    <w:p w:rsidR="00636EB2" w:rsidRDefault="00636EB2" w:rsidP="00636EB2">
      <w:pPr>
        <w:pStyle w:val="Code"/>
      </w:pPr>
      <w:r>
        <w:t xml:space="preserve">      "createDate" : "2013-10-06T23:27:38.273",</w:t>
      </w:r>
    </w:p>
    <w:p w:rsidR="00636EB2" w:rsidRDefault="00636EB2" w:rsidP="00636EB2">
      <w:pPr>
        <w:pStyle w:val="Code"/>
      </w:pPr>
      <w:r>
        <w:t xml:space="preserve">      "lastUpdateDate" : "2013-10-07T23:27:38.273"</w:t>
      </w:r>
    </w:p>
    <w:p w:rsidR="00636EB2" w:rsidRDefault="00636EB2" w:rsidP="00636EB2">
      <w:pPr>
        <w:pStyle w:val="Code"/>
      </w:pPr>
      <w:r>
        <w:t xml:space="preserve">    } ],</w:t>
      </w:r>
    </w:p>
    <w:p w:rsidR="00636EB2" w:rsidRDefault="00636EB2" w:rsidP="00636EB2">
      <w:pPr>
        <w:pStyle w:val="Code"/>
      </w:pPr>
      <w:r>
        <w:t xml:space="preserve">    "totalCount" : 3</w:t>
      </w:r>
    </w:p>
    <w:p w:rsidR="00636EB2" w:rsidRDefault="00636EB2" w:rsidP="00636EB2">
      <w:pPr>
        <w:pStyle w:val="Code"/>
      </w:pPr>
      <w:r>
        <w:t xml:space="preserve">  }</w:t>
      </w:r>
    </w:p>
    <w:p w:rsidR="00636EB2" w:rsidRDefault="00636EB2" w:rsidP="00636EB2">
      <w:pPr>
        <w:pStyle w:val="Code"/>
      </w:pPr>
      <w:r>
        <w:t>}</w:t>
      </w:r>
    </w:p>
    <w:p w:rsidR="003A30DE" w:rsidRDefault="003A30DE" w:rsidP="003A30DE">
      <w:pPr>
        <w:pStyle w:val="Heading1"/>
      </w:pPr>
      <w:bookmarkStart w:id="219" w:name="_Toc381779309"/>
      <w:r>
        <w:lastRenderedPageBreak/>
        <w:t>Name Server Interface Set Commands</w:t>
      </w:r>
      <w:bookmarkEnd w:id="219"/>
    </w:p>
    <w:p w:rsidR="003A30DE" w:rsidRDefault="003A30DE" w:rsidP="003A30DE">
      <w:pPr>
        <w:pStyle w:val="Heading2"/>
      </w:pPr>
      <w:bookmarkStart w:id="220" w:name="_Toc381779310"/>
      <w:r>
        <w:t>Name Server Interface Set Get Command</w:t>
      </w:r>
      <w:bookmarkEnd w:id="220"/>
    </w:p>
    <w:p w:rsidR="00636EB2" w:rsidRDefault="00636EB2" w:rsidP="00636EB2">
      <w:r w:rsidRPr="00636EB2">
        <w:t xml:space="preserve">This command is used to retrieve the details of a name server interface set object provisioned </w:t>
      </w:r>
      <w:r w:rsidR="00BB3EC1">
        <w:t>in</w:t>
      </w:r>
      <w:r w:rsidR="00BB3EC1" w:rsidRPr="00636EB2">
        <w:t xml:space="preserve"> </w:t>
      </w:r>
      <w:r w:rsidRPr="00636EB2">
        <w:t>the system.</w:t>
      </w:r>
    </w:p>
    <w:p w:rsidR="00636EB2" w:rsidRDefault="00636EB2" w:rsidP="00636EB2">
      <w:pPr>
        <w:pStyle w:val="Heading3"/>
      </w:pPr>
      <w:r>
        <w:t>Request</w:t>
      </w:r>
    </w:p>
    <w:p w:rsidR="00636EB2" w:rsidRDefault="00636EB2" w:rsidP="00636EB2">
      <w:r w:rsidRPr="00636EB2">
        <w:t>A request should be made to the specified URI including the indicated headers</w:t>
      </w:r>
      <w:r w:rsidR="00826454">
        <w:t>,</w:t>
      </w:r>
      <w:r w:rsidRPr="00636EB2">
        <w:t xml:space="preserve"> and if required a request body in the format specified.</w:t>
      </w:r>
    </w:p>
    <w:p w:rsidR="00636EB2" w:rsidRDefault="00636EB2" w:rsidP="00636EB2">
      <w:pPr>
        <w:pStyle w:val="FakeHeading4"/>
      </w:pPr>
      <w:r>
        <w:t>URI</w:t>
      </w:r>
    </w:p>
    <w:p w:rsidR="00636EB2" w:rsidRPr="008A0F29" w:rsidRDefault="00636EB2" w:rsidP="00636EB2">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36EB2" w:rsidRPr="00CC22F1" w:rsidTr="005375DB">
        <w:trPr>
          <w:tblHeader w:val="0"/>
        </w:trPr>
        <w:tc>
          <w:tcPr>
            <w:tcW w:w="1843" w:type="dxa"/>
            <w:shd w:val="clear" w:color="auto" w:fill="BFBFBF" w:themeFill="background1" w:themeFillShade="BF"/>
          </w:tcPr>
          <w:p w:rsidR="00636EB2" w:rsidRPr="00750051" w:rsidRDefault="00636EB2" w:rsidP="005375DB">
            <w:pPr>
              <w:pStyle w:val="Table-Header"/>
            </w:pPr>
            <w:r>
              <w:t>HTTP Method</w:t>
            </w:r>
          </w:p>
        </w:tc>
        <w:tc>
          <w:tcPr>
            <w:tcW w:w="6804" w:type="dxa"/>
            <w:shd w:val="clear" w:color="auto" w:fill="BFBFBF" w:themeFill="background1" w:themeFillShade="BF"/>
          </w:tcPr>
          <w:p w:rsidR="00636EB2" w:rsidRDefault="00636EB2" w:rsidP="005375DB">
            <w:pPr>
              <w:pStyle w:val="Table-Header"/>
            </w:pPr>
            <w:r>
              <w:t>Request URI</w:t>
            </w:r>
          </w:p>
        </w:tc>
      </w:tr>
      <w:tr w:rsidR="00636EB2" w:rsidRPr="00CC22F1" w:rsidTr="005375DB">
        <w:trPr>
          <w:trHeight w:val="113"/>
          <w:tblHeader w:val="0"/>
        </w:trPr>
        <w:tc>
          <w:tcPr>
            <w:tcW w:w="1843" w:type="dxa"/>
          </w:tcPr>
          <w:p w:rsidR="00636EB2" w:rsidRDefault="00636EB2" w:rsidP="005375DB">
            <w:pPr>
              <w:pStyle w:val="Table-Text"/>
            </w:pPr>
            <w:r>
              <w:t>GET</w:t>
            </w:r>
          </w:p>
        </w:tc>
        <w:tc>
          <w:tcPr>
            <w:tcW w:w="6804" w:type="dxa"/>
          </w:tcPr>
          <w:p w:rsidR="00636EB2" w:rsidRDefault="00636EB2" w:rsidP="005375DB">
            <w:pPr>
              <w:pStyle w:val="Table-Text"/>
            </w:pPr>
            <w:r w:rsidRPr="00636EB2">
              <w:t>https://{service-address}/nameserverinterfacesets/{id-or-name}</w:t>
            </w:r>
          </w:p>
        </w:tc>
      </w:tr>
    </w:tbl>
    <w:p w:rsidR="00636EB2" w:rsidRDefault="00636EB2" w:rsidP="00636EB2">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36EB2" w:rsidRPr="00CC22F1" w:rsidTr="005375DB">
        <w:trPr>
          <w:tblHeader w:val="0"/>
        </w:trPr>
        <w:tc>
          <w:tcPr>
            <w:tcW w:w="1843" w:type="dxa"/>
            <w:shd w:val="clear" w:color="auto" w:fill="BFBFBF" w:themeFill="background1" w:themeFillShade="BF"/>
          </w:tcPr>
          <w:p w:rsidR="00636EB2" w:rsidRPr="00750051" w:rsidRDefault="00636EB2" w:rsidP="005375DB">
            <w:pPr>
              <w:pStyle w:val="Table-Header"/>
            </w:pPr>
            <w:r>
              <w:t>Field</w:t>
            </w:r>
          </w:p>
        </w:tc>
        <w:tc>
          <w:tcPr>
            <w:tcW w:w="6804" w:type="dxa"/>
            <w:shd w:val="clear" w:color="auto" w:fill="BFBFBF" w:themeFill="background1" w:themeFillShade="BF"/>
          </w:tcPr>
          <w:p w:rsidR="00636EB2" w:rsidRDefault="00636EB2" w:rsidP="005375DB">
            <w:pPr>
              <w:pStyle w:val="Table-Header"/>
            </w:pPr>
            <w:r>
              <w:t>Description</w:t>
            </w:r>
          </w:p>
        </w:tc>
      </w:tr>
      <w:tr w:rsidR="00636EB2" w:rsidRPr="00CC22F1" w:rsidTr="005375DB">
        <w:trPr>
          <w:trHeight w:val="113"/>
          <w:tblHeader w:val="0"/>
        </w:trPr>
        <w:tc>
          <w:tcPr>
            <w:tcW w:w="1843" w:type="dxa"/>
          </w:tcPr>
          <w:p w:rsidR="00636EB2" w:rsidRDefault="00636EB2" w:rsidP="005375DB">
            <w:pPr>
              <w:pStyle w:val="Table-Text"/>
            </w:pPr>
            <w:r>
              <w:t>service-address</w:t>
            </w:r>
          </w:p>
        </w:tc>
        <w:tc>
          <w:tcPr>
            <w:tcW w:w="6804" w:type="dxa"/>
          </w:tcPr>
          <w:p w:rsidR="00636EB2" w:rsidRDefault="00636EB2" w:rsidP="006351FF">
            <w:pPr>
              <w:pStyle w:val="Table-Text"/>
            </w:pPr>
            <w:r>
              <w:t xml:space="preserve">The service address as described in section </w:t>
            </w:r>
            <w:r w:rsidR="006351FF">
              <w:t>2.2</w:t>
            </w:r>
          </w:p>
        </w:tc>
      </w:tr>
      <w:tr w:rsidR="00636EB2" w:rsidRPr="00CC22F1" w:rsidTr="005375DB">
        <w:trPr>
          <w:trHeight w:val="113"/>
          <w:tblHeader w:val="0"/>
        </w:trPr>
        <w:tc>
          <w:tcPr>
            <w:tcW w:w="1843" w:type="dxa"/>
          </w:tcPr>
          <w:p w:rsidR="00636EB2" w:rsidRDefault="00636EB2" w:rsidP="00636EB2">
            <w:pPr>
              <w:pStyle w:val="Table-Text"/>
            </w:pPr>
            <w:r>
              <w:t>id-or-name</w:t>
            </w:r>
          </w:p>
        </w:tc>
        <w:tc>
          <w:tcPr>
            <w:tcW w:w="6804" w:type="dxa"/>
          </w:tcPr>
          <w:p w:rsidR="00636EB2" w:rsidRDefault="00636EB2" w:rsidP="00636EB2">
            <w:pPr>
              <w:pStyle w:val="Table-Text"/>
            </w:pPr>
            <w:r>
              <w:t>The id or name of the name server interface set whose details you want to retrieve</w:t>
            </w:r>
          </w:p>
        </w:tc>
      </w:tr>
    </w:tbl>
    <w:p w:rsidR="00636EB2" w:rsidRDefault="00636EB2" w:rsidP="00636EB2">
      <w:pPr>
        <w:pStyle w:val="FakeHeading4"/>
      </w:pPr>
      <w:r>
        <w:t>Query Parameter</w:t>
      </w:r>
    </w:p>
    <w:p w:rsidR="00636EB2" w:rsidRPr="00636EB2" w:rsidRDefault="00636EB2" w:rsidP="00636EB2">
      <w:r w:rsidRPr="00636EB2">
        <w:t>Not allowed for this command</w:t>
      </w:r>
      <w:r>
        <w:t>.</w:t>
      </w:r>
    </w:p>
    <w:p w:rsidR="00636EB2" w:rsidRDefault="00636EB2" w:rsidP="00636EB2">
      <w:pPr>
        <w:pStyle w:val="FakeHeading4"/>
      </w:pPr>
      <w:r>
        <w:t>Request Headers</w:t>
      </w:r>
    </w:p>
    <w:p w:rsidR="00636EB2" w:rsidRPr="00636EB2" w:rsidRDefault="00636EB2" w:rsidP="00636EB2">
      <w:r w:rsidRPr="00636EB2">
        <w:t xml:space="preserve">Only the standard request headers described in section </w:t>
      </w:r>
      <w:r w:rsidR="005375DB">
        <w:t>2.6</w:t>
      </w:r>
      <w:r w:rsidRPr="00636EB2">
        <w:t xml:space="preserve"> are supported</w:t>
      </w:r>
      <w:r>
        <w:t>.</w:t>
      </w:r>
    </w:p>
    <w:p w:rsidR="00323508" w:rsidRDefault="00636EB2" w:rsidP="00636EB2">
      <w:pPr>
        <w:pStyle w:val="FakeHeading4"/>
      </w:pPr>
      <w:r>
        <w:t>Request Body</w:t>
      </w:r>
    </w:p>
    <w:p w:rsidR="00636EB2" w:rsidRDefault="00636EB2" w:rsidP="00323508">
      <w:r w:rsidRPr="00636EB2">
        <w:t>Not allowed for this command</w:t>
      </w:r>
      <w:r>
        <w:t>.</w:t>
      </w:r>
    </w:p>
    <w:p w:rsidR="00636EB2" w:rsidRDefault="00636EB2" w:rsidP="00636EB2">
      <w:pPr>
        <w:pStyle w:val="Heading3"/>
      </w:pPr>
      <w:r>
        <w:t>Response</w:t>
      </w:r>
    </w:p>
    <w:p w:rsidR="00636EB2" w:rsidRDefault="00636EB2" w:rsidP="00636EB2">
      <w:r w:rsidRPr="00636EB2">
        <w:t>The response will include a status code, response headers and in some case a response body encoded according to the relevant header.</w:t>
      </w:r>
    </w:p>
    <w:p w:rsidR="00636EB2" w:rsidRDefault="00636EB2" w:rsidP="00636EB2">
      <w:pPr>
        <w:pStyle w:val="FakeHeading4"/>
      </w:pPr>
      <w:r>
        <w:t>Status Code</w:t>
      </w:r>
    </w:p>
    <w:p w:rsidR="00636EB2" w:rsidRDefault="00636EB2" w:rsidP="00636EB2">
      <w:r w:rsidRPr="00636EB2">
        <w:t>On success this command will return http status code 200 (OK).</w:t>
      </w:r>
    </w:p>
    <w:p w:rsidR="00636EB2" w:rsidRDefault="00636EB2" w:rsidP="00636EB2">
      <w:pPr>
        <w:pStyle w:val="FakeHeading4"/>
      </w:pPr>
      <w:r>
        <w:lastRenderedPageBreak/>
        <w:t>Response Headers</w:t>
      </w:r>
    </w:p>
    <w:p w:rsidR="00636EB2" w:rsidRDefault="00636EB2" w:rsidP="00636EB2">
      <w:r w:rsidRPr="00636EB2">
        <w:t xml:space="preserve">Only the standard response headers described in section </w:t>
      </w:r>
      <w:r w:rsidR="005375DB">
        <w:t>2.7</w:t>
      </w:r>
      <w:r w:rsidRPr="00636EB2">
        <w:t xml:space="preserve"> are returned.</w:t>
      </w:r>
    </w:p>
    <w:p w:rsidR="00636EB2" w:rsidRDefault="00636EB2" w:rsidP="00636EB2">
      <w:pPr>
        <w:pStyle w:val="FakeHeading4"/>
      </w:pPr>
      <w:r>
        <w:t>Response Body</w:t>
      </w:r>
    </w:p>
    <w:p w:rsidR="00636EB2" w:rsidRDefault="00636EB2" w:rsidP="00636EB2">
      <w:r w:rsidRPr="00636EB2">
        <w:t>A JSON representation of the name server interface set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777"/>
        <w:gridCol w:w="1891"/>
        <w:gridCol w:w="3979"/>
      </w:tblGrid>
      <w:tr w:rsidR="00636EB2" w:rsidRPr="00CC22F1" w:rsidTr="00636EB2">
        <w:trPr>
          <w:tblHeader w:val="0"/>
        </w:trPr>
        <w:tc>
          <w:tcPr>
            <w:tcW w:w="2777" w:type="dxa"/>
            <w:shd w:val="clear" w:color="auto" w:fill="BFBFBF" w:themeFill="background1" w:themeFillShade="BF"/>
          </w:tcPr>
          <w:p w:rsidR="00636EB2" w:rsidRPr="00750051" w:rsidRDefault="00636EB2" w:rsidP="005375DB">
            <w:pPr>
              <w:pStyle w:val="Table-Header"/>
            </w:pPr>
            <w:r>
              <w:t>Field Name</w:t>
            </w:r>
          </w:p>
        </w:tc>
        <w:tc>
          <w:tcPr>
            <w:tcW w:w="1891" w:type="dxa"/>
            <w:shd w:val="clear" w:color="auto" w:fill="BFBFBF" w:themeFill="background1" w:themeFillShade="BF"/>
          </w:tcPr>
          <w:p w:rsidR="00636EB2" w:rsidRDefault="00636EB2" w:rsidP="005375DB">
            <w:pPr>
              <w:pStyle w:val="Table-Header"/>
            </w:pPr>
            <w:r>
              <w:t>Type</w:t>
            </w:r>
          </w:p>
        </w:tc>
        <w:tc>
          <w:tcPr>
            <w:tcW w:w="3979" w:type="dxa"/>
            <w:shd w:val="clear" w:color="auto" w:fill="BFBFBF" w:themeFill="background1" w:themeFillShade="BF"/>
          </w:tcPr>
          <w:p w:rsidR="00636EB2" w:rsidRDefault="00636EB2" w:rsidP="005375DB">
            <w:pPr>
              <w:pStyle w:val="Table-Header"/>
            </w:pPr>
            <w:r>
              <w:t>Description</w:t>
            </w:r>
          </w:p>
        </w:tc>
      </w:tr>
      <w:tr w:rsidR="00636EB2" w:rsidRPr="00CC22F1" w:rsidTr="00636EB2">
        <w:trPr>
          <w:trHeight w:val="113"/>
          <w:tblHeader w:val="0"/>
        </w:trPr>
        <w:tc>
          <w:tcPr>
            <w:tcW w:w="2777" w:type="dxa"/>
          </w:tcPr>
          <w:p w:rsidR="00636EB2" w:rsidRDefault="00636EB2" w:rsidP="00636EB2">
            <w:pPr>
              <w:pStyle w:val="Table-Text"/>
            </w:pPr>
            <w:r>
              <w:t>@uri</w:t>
            </w:r>
          </w:p>
        </w:tc>
        <w:tc>
          <w:tcPr>
            <w:tcW w:w="1891" w:type="dxa"/>
          </w:tcPr>
          <w:p w:rsidR="00636EB2" w:rsidRDefault="00636EB2" w:rsidP="00636EB2">
            <w:pPr>
              <w:pStyle w:val="Table-Text"/>
            </w:pPr>
            <w:r>
              <w:t>string</w:t>
            </w:r>
          </w:p>
        </w:tc>
        <w:tc>
          <w:tcPr>
            <w:tcW w:w="3979" w:type="dxa"/>
          </w:tcPr>
          <w:p w:rsidR="00636EB2" w:rsidRDefault="00636EB2" w:rsidP="00117D02">
            <w:pPr>
              <w:pStyle w:val="Table-Text"/>
            </w:pPr>
            <w:r>
              <w:t xml:space="preserve">The </w:t>
            </w:r>
            <w:r w:rsidR="00D730DF">
              <w:t>URI</w:t>
            </w:r>
            <w:r>
              <w:t xml:space="preserve"> that can be used to obtain information about this object</w:t>
            </w:r>
          </w:p>
        </w:tc>
      </w:tr>
      <w:tr w:rsidR="00636EB2" w:rsidRPr="00CC22F1" w:rsidTr="00636EB2">
        <w:trPr>
          <w:trHeight w:val="113"/>
          <w:tblHeader w:val="0"/>
        </w:trPr>
        <w:tc>
          <w:tcPr>
            <w:tcW w:w="2777" w:type="dxa"/>
          </w:tcPr>
          <w:p w:rsidR="00636EB2" w:rsidRDefault="00636EB2" w:rsidP="00636EB2">
            <w:pPr>
              <w:pStyle w:val="Table-Text"/>
            </w:pPr>
            <w:r>
              <w:t>id</w:t>
            </w:r>
          </w:p>
        </w:tc>
        <w:tc>
          <w:tcPr>
            <w:tcW w:w="1891" w:type="dxa"/>
          </w:tcPr>
          <w:p w:rsidR="00636EB2" w:rsidRDefault="00636EB2" w:rsidP="00636EB2">
            <w:pPr>
              <w:pStyle w:val="Table-Text"/>
            </w:pPr>
            <w:r>
              <w:t>uuid</w:t>
            </w:r>
          </w:p>
        </w:tc>
        <w:tc>
          <w:tcPr>
            <w:tcW w:w="3979" w:type="dxa"/>
          </w:tcPr>
          <w:p w:rsidR="00636EB2" w:rsidRDefault="00636EB2" w:rsidP="00636EB2">
            <w:pPr>
              <w:pStyle w:val="Table-Text"/>
            </w:pPr>
            <w:r>
              <w:t>The UUID of the object</w:t>
            </w:r>
          </w:p>
        </w:tc>
      </w:tr>
      <w:tr w:rsidR="00636EB2" w:rsidRPr="00CC22F1" w:rsidTr="00636EB2">
        <w:trPr>
          <w:trHeight w:val="113"/>
          <w:tblHeader w:val="0"/>
        </w:trPr>
        <w:tc>
          <w:tcPr>
            <w:tcW w:w="2777" w:type="dxa"/>
          </w:tcPr>
          <w:p w:rsidR="00636EB2" w:rsidRDefault="00636EB2" w:rsidP="00636EB2">
            <w:pPr>
              <w:pStyle w:val="Table-Text"/>
            </w:pPr>
            <w:r>
              <w:t>version</w:t>
            </w:r>
          </w:p>
        </w:tc>
        <w:tc>
          <w:tcPr>
            <w:tcW w:w="1891" w:type="dxa"/>
          </w:tcPr>
          <w:p w:rsidR="00636EB2" w:rsidRDefault="00636EB2" w:rsidP="00636EB2">
            <w:pPr>
              <w:pStyle w:val="Table-Text"/>
            </w:pPr>
            <w:r>
              <w:t>integer</w:t>
            </w:r>
          </w:p>
        </w:tc>
        <w:tc>
          <w:tcPr>
            <w:tcW w:w="3979" w:type="dxa"/>
          </w:tcPr>
          <w:p w:rsidR="00636EB2" w:rsidRDefault="00117D02" w:rsidP="00636EB2">
            <w:pPr>
              <w:pStyle w:val="Table-Text"/>
            </w:pPr>
            <w:r>
              <w:t>The current version of the object. This should be sent back to the server with any update commands for this object to ensure that concurrent modifications errors do not occur</w:t>
            </w:r>
          </w:p>
        </w:tc>
      </w:tr>
      <w:tr w:rsidR="00636EB2" w:rsidRPr="00CC22F1" w:rsidTr="00636EB2">
        <w:trPr>
          <w:trHeight w:val="113"/>
          <w:tblHeader w:val="0"/>
        </w:trPr>
        <w:tc>
          <w:tcPr>
            <w:tcW w:w="2777" w:type="dxa"/>
          </w:tcPr>
          <w:p w:rsidR="00636EB2" w:rsidRDefault="00636EB2" w:rsidP="00636EB2">
            <w:pPr>
              <w:pStyle w:val="Table-Text"/>
            </w:pPr>
            <w:r>
              <w:t>name</w:t>
            </w:r>
          </w:p>
        </w:tc>
        <w:tc>
          <w:tcPr>
            <w:tcW w:w="1891" w:type="dxa"/>
          </w:tcPr>
          <w:p w:rsidR="00636EB2" w:rsidRDefault="00636EB2" w:rsidP="00636EB2">
            <w:pPr>
              <w:pStyle w:val="Table-Text"/>
            </w:pPr>
            <w:r>
              <w:t>string</w:t>
            </w:r>
          </w:p>
        </w:tc>
        <w:tc>
          <w:tcPr>
            <w:tcW w:w="3979" w:type="dxa"/>
          </w:tcPr>
          <w:p w:rsidR="00636EB2" w:rsidRDefault="00636EB2" w:rsidP="00636EB2">
            <w:pPr>
              <w:pStyle w:val="Table-Text"/>
            </w:pPr>
            <w:r>
              <w:t>The name of the name server interface set</w:t>
            </w:r>
          </w:p>
        </w:tc>
      </w:tr>
      <w:tr w:rsidR="00636EB2" w:rsidRPr="00CC22F1" w:rsidTr="00636EB2">
        <w:trPr>
          <w:trHeight w:val="113"/>
          <w:tblHeader w:val="0"/>
        </w:trPr>
        <w:tc>
          <w:tcPr>
            <w:tcW w:w="2777" w:type="dxa"/>
          </w:tcPr>
          <w:p w:rsidR="00636EB2" w:rsidRDefault="00636EB2" w:rsidP="00636EB2">
            <w:pPr>
              <w:pStyle w:val="Table-Text"/>
            </w:pPr>
            <w:r>
              <w:t>status</w:t>
            </w:r>
          </w:p>
        </w:tc>
        <w:tc>
          <w:tcPr>
            <w:tcW w:w="1891" w:type="dxa"/>
          </w:tcPr>
          <w:p w:rsidR="00636EB2" w:rsidRDefault="00636EB2" w:rsidP="00636EB2">
            <w:pPr>
              <w:pStyle w:val="Table-Text"/>
            </w:pPr>
            <w:r>
              <w:t>string</w:t>
            </w:r>
          </w:p>
        </w:tc>
        <w:tc>
          <w:tcPr>
            <w:tcW w:w="3979" w:type="dxa"/>
          </w:tcPr>
          <w:p w:rsidR="00636EB2" w:rsidRDefault="00636EB2" w:rsidP="00636EB2">
            <w:pPr>
              <w:pStyle w:val="Table-Text"/>
            </w:pPr>
            <w:r>
              <w:t>The current status of the name server interface set</w:t>
            </w:r>
          </w:p>
        </w:tc>
      </w:tr>
      <w:tr w:rsidR="00636EB2" w:rsidRPr="00CC22F1" w:rsidTr="00636EB2">
        <w:trPr>
          <w:trHeight w:val="113"/>
          <w:tblHeader w:val="0"/>
        </w:trPr>
        <w:tc>
          <w:tcPr>
            <w:tcW w:w="2777" w:type="dxa"/>
          </w:tcPr>
          <w:p w:rsidR="00636EB2" w:rsidRDefault="00636EB2" w:rsidP="00636EB2">
            <w:pPr>
              <w:pStyle w:val="Table-Text"/>
            </w:pPr>
            <w:r>
              <w:t>nameServerInterfaces</w:t>
            </w:r>
          </w:p>
        </w:tc>
        <w:tc>
          <w:tcPr>
            <w:tcW w:w="1891" w:type="dxa"/>
          </w:tcPr>
          <w:p w:rsidR="00636EB2" w:rsidRDefault="00636EB2" w:rsidP="00636EB2">
            <w:pPr>
              <w:pStyle w:val="Table-Text"/>
            </w:pPr>
            <w:r>
              <w:t>NameServerInterface[]</w:t>
            </w:r>
          </w:p>
        </w:tc>
        <w:tc>
          <w:tcPr>
            <w:tcW w:w="3979" w:type="dxa"/>
          </w:tcPr>
          <w:p w:rsidR="00636EB2" w:rsidRDefault="00636EB2" w:rsidP="00636EB2">
            <w:pPr>
              <w:pStyle w:val="Table-Text"/>
            </w:pPr>
            <w:r>
              <w:t>A list containing the name server interfaces that are represented by this name server interface set</w:t>
            </w:r>
          </w:p>
        </w:tc>
      </w:tr>
      <w:tr w:rsidR="00636EB2" w:rsidRPr="00CC22F1" w:rsidTr="00636EB2">
        <w:trPr>
          <w:trHeight w:val="113"/>
          <w:tblHeader w:val="0"/>
        </w:trPr>
        <w:tc>
          <w:tcPr>
            <w:tcW w:w="2777" w:type="dxa"/>
          </w:tcPr>
          <w:p w:rsidR="00636EB2" w:rsidRDefault="00636EB2" w:rsidP="00636EB2">
            <w:pPr>
              <w:pStyle w:val="Table-Text"/>
            </w:pPr>
            <w:r>
              <w:t>createDate</w:t>
            </w:r>
          </w:p>
        </w:tc>
        <w:tc>
          <w:tcPr>
            <w:tcW w:w="1891" w:type="dxa"/>
          </w:tcPr>
          <w:p w:rsidR="00636EB2" w:rsidRDefault="00636EB2" w:rsidP="00636EB2">
            <w:pPr>
              <w:pStyle w:val="Table-Text"/>
            </w:pPr>
            <w:r>
              <w:t>timestamp</w:t>
            </w:r>
          </w:p>
        </w:tc>
        <w:tc>
          <w:tcPr>
            <w:tcW w:w="3979" w:type="dxa"/>
          </w:tcPr>
          <w:p w:rsidR="00636EB2" w:rsidRDefault="00636EB2" w:rsidP="00636EB2">
            <w:pPr>
              <w:pStyle w:val="Table-Text"/>
            </w:pPr>
            <w:r>
              <w:t>The date and time in UTC that this object was created</w:t>
            </w:r>
          </w:p>
        </w:tc>
      </w:tr>
      <w:tr w:rsidR="00636EB2" w:rsidRPr="00CC22F1" w:rsidTr="00636EB2">
        <w:trPr>
          <w:trHeight w:val="113"/>
          <w:tblHeader w:val="0"/>
        </w:trPr>
        <w:tc>
          <w:tcPr>
            <w:tcW w:w="2777" w:type="dxa"/>
          </w:tcPr>
          <w:p w:rsidR="00636EB2" w:rsidRDefault="00636EB2" w:rsidP="00636EB2">
            <w:pPr>
              <w:pStyle w:val="Table-Text"/>
            </w:pPr>
            <w:r>
              <w:t>createAccountId</w:t>
            </w:r>
          </w:p>
        </w:tc>
        <w:tc>
          <w:tcPr>
            <w:tcW w:w="1891" w:type="dxa"/>
          </w:tcPr>
          <w:p w:rsidR="00636EB2" w:rsidRDefault="00636EB2" w:rsidP="00636EB2">
            <w:pPr>
              <w:pStyle w:val="Table-Text"/>
            </w:pPr>
            <w:r>
              <w:t>uuid</w:t>
            </w:r>
          </w:p>
        </w:tc>
        <w:tc>
          <w:tcPr>
            <w:tcW w:w="3979" w:type="dxa"/>
          </w:tcPr>
          <w:p w:rsidR="00636EB2" w:rsidRDefault="00636EB2" w:rsidP="00636EB2">
            <w:pPr>
              <w:pStyle w:val="Table-Text"/>
            </w:pPr>
            <w:r>
              <w:t>The UUID of the account which created the object</w:t>
            </w:r>
          </w:p>
        </w:tc>
      </w:tr>
      <w:tr w:rsidR="00636EB2" w:rsidRPr="00CC22F1" w:rsidTr="00636EB2">
        <w:trPr>
          <w:trHeight w:val="113"/>
          <w:tblHeader w:val="0"/>
        </w:trPr>
        <w:tc>
          <w:tcPr>
            <w:tcW w:w="2777" w:type="dxa"/>
          </w:tcPr>
          <w:p w:rsidR="00636EB2" w:rsidRDefault="00636EB2" w:rsidP="00636EB2">
            <w:pPr>
              <w:pStyle w:val="Table-Text"/>
            </w:pPr>
            <w:r>
              <w:t>createAccountIdentifier</w:t>
            </w:r>
          </w:p>
        </w:tc>
        <w:tc>
          <w:tcPr>
            <w:tcW w:w="1891" w:type="dxa"/>
          </w:tcPr>
          <w:p w:rsidR="00636EB2" w:rsidRDefault="00636EB2" w:rsidP="00636EB2">
            <w:pPr>
              <w:pStyle w:val="Table-Text"/>
            </w:pPr>
            <w:r>
              <w:t>string</w:t>
            </w:r>
          </w:p>
        </w:tc>
        <w:tc>
          <w:tcPr>
            <w:tcW w:w="3979" w:type="dxa"/>
          </w:tcPr>
          <w:p w:rsidR="00636EB2" w:rsidRDefault="00636EB2" w:rsidP="00636EB2">
            <w:pPr>
              <w:pStyle w:val="Table-Text"/>
            </w:pPr>
            <w:r>
              <w:t>The identifier of the account which created the object</w:t>
            </w:r>
          </w:p>
        </w:tc>
      </w:tr>
      <w:tr w:rsidR="00636EB2" w:rsidRPr="00CC22F1" w:rsidTr="00636EB2">
        <w:trPr>
          <w:trHeight w:val="113"/>
          <w:tblHeader w:val="0"/>
        </w:trPr>
        <w:tc>
          <w:tcPr>
            <w:tcW w:w="2777" w:type="dxa"/>
          </w:tcPr>
          <w:p w:rsidR="00636EB2" w:rsidRDefault="00636EB2" w:rsidP="00636EB2">
            <w:pPr>
              <w:pStyle w:val="Table-Text"/>
            </w:pPr>
            <w:r>
              <w:t>createUserId</w:t>
            </w:r>
          </w:p>
        </w:tc>
        <w:tc>
          <w:tcPr>
            <w:tcW w:w="1891" w:type="dxa"/>
          </w:tcPr>
          <w:p w:rsidR="00636EB2" w:rsidRDefault="00636EB2" w:rsidP="00636EB2">
            <w:pPr>
              <w:pStyle w:val="Table-Text"/>
            </w:pPr>
            <w:r>
              <w:t>uuid</w:t>
            </w:r>
          </w:p>
        </w:tc>
        <w:tc>
          <w:tcPr>
            <w:tcW w:w="3979" w:type="dxa"/>
          </w:tcPr>
          <w:p w:rsidR="00636EB2" w:rsidRDefault="00636EB2" w:rsidP="00636EB2">
            <w:pPr>
              <w:pStyle w:val="Table-Text"/>
            </w:pPr>
            <w:r>
              <w:t>The UUID of the user which created the object</w:t>
            </w:r>
          </w:p>
        </w:tc>
      </w:tr>
      <w:tr w:rsidR="00636EB2" w:rsidRPr="00CC22F1" w:rsidTr="00636EB2">
        <w:trPr>
          <w:trHeight w:val="113"/>
          <w:tblHeader w:val="0"/>
        </w:trPr>
        <w:tc>
          <w:tcPr>
            <w:tcW w:w="2777" w:type="dxa"/>
          </w:tcPr>
          <w:p w:rsidR="00636EB2" w:rsidRDefault="00636EB2" w:rsidP="00636EB2">
            <w:pPr>
              <w:pStyle w:val="Table-Text"/>
            </w:pPr>
            <w:r>
              <w:t>createUserName</w:t>
            </w:r>
          </w:p>
        </w:tc>
        <w:tc>
          <w:tcPr>
            <w:tcW w:w="1891" w:type="dxa"/>
          </w:tcPr>
          <w:p w:rsidR="00636EB2" w:rsidRDefault="00636EB2" w:rsidP="00636EB2">
            <w:pPr>
              <w:pStyle w:val="Table-Text"/>
            </w:pPr>
            <w:r>
              <w:t>string</w:t>
            </w:r>
          </w:p>
        </w:tc>
        <w:tc>
          <w:tcPr>
            <w:tcW w:w="3979" w:type="dxa"/>
          </w:tcPr>
          <w:p w:rsidR="00636EB2" w:rsidRDefault="00636EB2" w:rsidP="00636EB2">
            <w:pPr>
              <w:pStyle w:val="Table-Text"/>
            </w:pPr>
            <w:r>
              <w:t>The name of the user which created the object</w:t>
            </w:r>
          </w:p>
        </w:tc>
      </w:tr>
      <w:tr w:rsidR="00636EB2" w:rsidRPr="00CC22F1" w:rsidTr="00636EB2">
        <w:trPr>
          <w:trHeight w:val="113"/>
          <w:tblHeader w:val="0"/>
        </w:trPr>
        <w:tc>
          <w:tcPr>
            <w:tcW w:w="2777" w:type="dxa"/>
          </w:tcPr>
          <w:p w:rsidR="00636EB2" w:rsidRDefault="00636EB2" w:rsidP="00636EB2">
            <w:pPr>
              <w:pStyle w:val="Table-Text"/>
            </w:pPr>
            <w:r>
              <w:t>lastUpdateDate</w:t>
            </w:r>
          </w:p>
        </w:tc>
        <w:tc>
          <w:tcPr>
            <w:tcW w:w="1891" w:type="dxa"/>
          </w:tcPr>
          <w:p w:rsidR="00636EB2" w:rsidRDefault="00636EB2" w:rsidP="00636EB2">
            <w:pPr>
              <w:pStyle w:val="Table-Text"/>
            </w:pPr>
            <w:r>
              <w:t>timestamp</w:t>
            </w:r>
          </w:p>
        </w:tc>
        <w:tc>
          <w:tcPr>
            <w:tcW w:w="3979" w:type="dxa"/>
          </w:tcPr>
          <w:p w:rsidR="00636EB2" w:rsidRDefault="00636EB2" w:rsidP="00636EB2">
            <w:pPr>
              <w:pStyle w:val="Table-Text"/>
            </w:pPr>
            <w:r>
              <w:t>The date and time in UTC that this object was last updated, null if the object has never been updated</w:t>
            </w:r>
          </w:p>
        </w:tc>
      </w:tr>
      <w:tr w:rsidR="00636EB2" w:rsidRPr="00CC22F1" w:rsidTr="00636EB2">
        <w:trPr>
          <w:trHeight w:val="113"/>
          <w:tblHeader w:val="0"/>
        </w:trPr>
        <w:tc>
          <w:tcPr>
            <w:tcW w:w="2777" w:type="dxa"/>
          </w:tcPr>
          <w:p w:rsidR="00636EB2" w:rsidRDefault="00636EB2" w:rsidP="00636EB2">
            <w:pPr>
              <w:pStyle w:val="Table-Text"/>
            </w:pPr>
            <w:r>
              <w:t>lastUpdateAccountId</w:t>
            </w:r>
          </w:p>
        </w:tc>
        <w:tc>
          <w:tcPr>
            <w:tcW w:w="1891" w:type="dxa"/>
          </w:tcPr>
          <w:p w:rsidR="00636EB2" w:rsidRDefault="00636EB2" w:rsidP="00636EB2">
            <w:pPr>
              <w:pStyle w:val="Table-Text"/>
            </w:pPr>
            <w:r>
              <w:t>uuid</w:t>
            </w:r>
          </w:p>
        </w:tc>
        <w:tc>
          <w:tcPr>
            <w:tcW w:w="3979" w:type="dxa"/>
          </w:tcPr>
          <w:p w:rsidR="00636EB2" w:rsidRDefault="00636EB2" w:rsidP="00636EB2">
            <w:pPr>
              <w:pStyle w:val="Table-Text"/>
            </w:pPr>
            <w:r>
              <w:t>The UUID of the account which last updated the object, null if the object has never been updated</w:t>
            </w:r>
          </w:p>
        </w:tc>
      </w:tr>
      <w:tr w:rsidR="00636EB2" w:rsidRPr="00CC22F1" w:rsidTr="00636EB2">
        <w:trPr>
          <w:trHeight w:val="113"/>
          <w:tblHeader w:val="0"/>
        </w:trPr>
        <w:tc>
          <w:tcPr>
            <w:tcW w:w="2777" w:type="dxa"/>
          </w:tcPr>
          <w:p w:rsidR="00636EB2" w:rsidRDefault="00636EB2" w:rsidP="00636EB2">
            <w:pPr>
              <w:pStyle w:val="Table-Text"/>
            </w:pPr>
            <w:r>
              <w:t>lastUpdateAccountIdentifier</w:t>
            </w:r>
          </w:p>
        </w:tc>
        <w:tc>
          <w:tcPr>
            <w:tcW w:w="1891" w:type="dxa"/>
          </w:tcPr>
          <w:p w:rsidR="00636EB2" w:rsidRDefault="00636EB2" w:rsidP="00636EB2">
            <w:pPr>
              <w:pStyle w:val="Table-Text"/>
            </w:pPr>
            <w:r>
              <w:t>string</w:t>
            </w:r>
          </w:p>
        </w:tc>
        <w:tc>
          <w:tcPr>
            <w:tcW w:w="3979" w:type="dxa"/>
          </w:tcPr>
          <w:p w:rsidR="00636EB2" w:rsidRDefault="00636EB2" w:rsidP="00636EB2">
            <w:pPr>
              <w:pStyle w:val="Table-Text"/>
            </w:pPr>
            <w:r>
              <w:t>The identifier of the account which last updated the object, null if the object has never been updated</w:t>
            </w:r>
          </w:p>
        </w:tc>
      </w:tr>
      <w:tr w:rsidR="00636EB2" w:rsidRPr="00CC22F1" w:rsidTr="00636EB2">
        <w:trPr>
          <w:trHeight w:val="113"/>
          <w:tblHeader w:val="0"/>
        </w:trPr>
        <w:tc>
          <w:tcPr>
            <w:tcW w:w="2777" w:type="dxa"/>
          </w:tcPr>
          <w:p w:rsidR="00636EB2" w:rsidRDefault="00636EB2" w:rsidP="00636EB2">
            <w:pPr>
              <w:pStyle w:val="Table-Text"/>
            </w:pPr>
            <w:r>
              <w:t>lastUpdateUserId</w:t>
            </w:r>
          </w:p>
        </w:tc>
        <w:tc>
          <w:tcPr>
            <w:tcW w:w="1891" w:type="dxa"/>
          </w:tcPr>
          <w:p w:rsidR="00636EB2" w:rsidRDefault="00636EB2" w:rsidP="00636EB2">
            <w:pPr>
              <w:pStyle w:val="Table-Text"/>
            </w:pPr>
            <w:r>
              <w:t>uuid</w:t>
            </w:r>
          </w:p>
        </w:tc>
        <w:tc>
          <w:tcPr>
            <w:tcW w:w="3979" w:type="dxa"/>
          </w:tcPr>
          <w:p w:rsidR="00636EB2" w:rsidRDefault="00636EB2" w:rsidP="00636EB2">
            <w:pPr>
              <w:pStyle w:val="Table-Text"/>
            </w:pPr>
            <w:r>
              <w:t>The UUID of the user which last updated the object, null if the object has never been updated</w:t>
            </w:r>
          </w:p>
        </w:tc>
      </w:tr>
      <w:tr w:rsidR="00636EB2" w:rsidRPr="00CC22F1" w:rsidTr="00636EB2">
        <w:trPr>
          <w:trHeight w:val="113"/>
          <w:tblHeader w:val="0"/>
        </w:trPr>
        <w:tc>
          <w:tcPr>
            <w:tcW w:w="2777" w:type="dxa"/>
          </w:tcPr>
          <w:p w:rsidR="00636EB2" w:rsidRDefault="00636EB2" w:rsidP="00636EB2">
            <w:pPr>
              <w:pStyle w:val="Table-Text"/>
            </w:pPr>
            <w:r>
              <w:t>lastUpdateUserName</w:t>
            </w:r>
          </w:p>
        </w:tc>
        <w:tc>
          <w:tcPr>
            <w:tcW w:w="1891" w:type="dxa"/>
          </w:tcPr>
          <w:p w:rsidR="00636EB2" w:rsidRDefault="00636EB2" w:rsidP="00636EB2">
            <w:pPr>
              <w:pStyle w:val="Table-Text"/>
            </w:pPr>
            <w:r>
              <w:t>string</w:t>
            </w:r>
          </w:p>
        </w:tc>
        <w:tc>
          <w:tcPr>
            <w:tcW w:w="3979" w:type="dxa"/>
          </w:tcPr>
          <w:p w:rsidR="00636EB2" w:rsidRDefault="00636EB2" w:rsidP="00636EB2">
            <w:pPr>
              <w:pStyle w:val="Table-Text"/>
            </w:pPr>
            <w:r>
              <w:t>The name of the user which last updated the object, null if the object has never been updated</w:t>
            </w:r>
          </w:p>
        </w:tc>
      </w:tr>
    </w:tbl>
    <w:p w:rsidR="00636EB2" w:rsidRDefault="00636EB2" w:rsidP="00636EB2">
      <w:r w:rsidRPr="00636EB2">
        <w:t>The NameServerInterface object has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777"/>
        <w:gridCol w:w="1891"/>
        <w:gridCol w:w="3979"/>
      </w:tblGrid>
      <w:tr w:rsidR="00636EB2" w:rsidTr="005375DB">
        <w:trPr>
          <w:tblHeader w:val="0"/>
        </w:trPr>
        <w:tc>
          <w:tcPr>
            <w:tcW w:w="2777" w:type="dxa"/>
            <w:shd w:val="clear" w:color="auto" w:fill="BFBFBF" w:themeFill="background1" w:themeFillShade="BF"/>
          </w:tcPr>
          <w:p w:rsidR="00636EB2" w:rsidRPr="00750051" w:rsidRDefault="00636EB2" w:rsidP="005375DB">
            <w:pPr>
              <w:pStyle w:val="Table-Header"/>
            </w:pPr>
            <w:r>
              <w:t>Field Name</w:t>
            </w:r>
          </w:p>
        </w:tc>
        <w:tc>
          <w:tcPr>
            <w:tcW w:w="1891" w:type="dxa"/>
            <w:shd w:val="clear" w:color="auto" w:fill="BFBFBF" w:themeFill="background1" w:themeFillShade="BF"/>
          </w:tcPr>
          <w:p w:rsidR="00636EB2" w:rsidRDefault="00636EB2" w:rsidP="005375DB">
            <w:pPr>
              <w:pStyle w:val="Table-Header"/>
            </w:pPr>
            <w:r>
              <w:t>Type</w:t>
            </w:r>
          </w:p>
        </w:tc>
        <w:tc>
          <w:tcPr>
            <w:tcW w:w="3979" w:type="dxa"/>
            <w:shd w:val="clear" w:color="auto" w:fill="BFBFBF" w:themeFill="background1" w:themeFillShade="BF"/>
          </w:tcPr>
          <w:p w:rsidR="00636EB2" w:rsidRDefault="00636EB2" w:rsidP="005375DB">
            <w:pPr>
              <w:pStyle w:val="Table-Header"/>
            </w:pPr>
            <w:r>
              <w:t>Description</w:t>
            </w:r>
          </w:p>
        </w:tc>
      </w:tr>
      <w:tr w:rsidR="00636EB2" w:rsidTr="005375DB">
        <w:trPr>
          <w:trHeight w:val="113"/>
          <w:tblHeader w:val="0"/>
        </w:trPr>
        <w:tc>
          <w:tcPr>
            <w:tcW w:w="2777" w:type="dxa"/>
          </w:tcPr>
          <w:p w:rsidR="00636EB2" w:rsidRDefault="00636EB2" w:rsidP="00636EB2">
            <w:pPr>
              <w:pStyle w:val="Table-Text"/>
            </w:pPr>
            <w:r>
              <w:t>order</w:t>
            </w:r>
          </w:p>
        </w:tc>
        <w:tc>
          <w:tcPr>
            <w:tcW w:w="1891" w:type="dxa"/>
          </w:tcPr>
          <w:p w:rsidR="00636EB2" w:rsidRDefault="00636EB2" w:rsidP="00636EB2">
            <w:pPr>
              <w:pStyle w:val="Table-Text"/>
            </w:pPr>
            <w:r>
              <w:t>integer</w:t>
            </w:r>
          </w:p>
        </w:tc>
        <w:tc>
          <w:tcPr>
            <w:tcW w:w="3979" w:type="dxa"/>
          </w:tcPr>
          <w:p w:rsidR="00636EB2" w:rsidRDefault="00636EB2" w:rsidP="00636EB2">
            <w:pPr>
              <w:pStyle w:val="Table-Text"/>
            </w:pPr>
            <w:r>
              <w:t>The order value of this interface, used to determine the order in which the corresponding NS records are generated</w:t>
            </w:r>
          </w:p>
        </w:tc>
      </w:tr>
      <w:tr w:rsidR="00636EB2" w:rsidTr="005375DB">
        <w:trPr>
          <w:trHeight w:val="113"/>
          <w:tblHeader w:val="0"/>
        </w:trPr>
        <w:tc>
          <w:tcPr>
            <w:tcW w:w="2777" w:type="dxa"/>
          </w:tcPr>
          <w:p w:rsidR="00636EB2" w:rsidRDefault="00636EB2" w:rsidP="00636EB2">
            <w:pPr>
              <w:pStyle w:val="Table-Text"/>
            </w:pPr>
            <w:r>
              <w:t>name</w:t>
            </w:r>
          </w:p>
        </w:tc>
        <w:tc>
          <w:tcPr>
            <w:tcW w:w="1891" w:type="dxa"/>
          </w:tcPr>
          <w:p w:rsidR="00636EB2" w:rsidRDefault="00636EB2" w:rsidP="00636EB2">
            <w:pPr>
              <w:pStyle w:val="Table-Text"/>
            </w:pPr>
            <w:r>
              <w:t>string</w:t>
            </w:r>
          </w:p>
        </w:tc>
        <w:tc>
          <w:tcPr>
            <w:tcW w:w="3979" w:type="dxa"/>
          </w:tcPr>
          <w:p w:rsidR="00636EB2" w:rsidRDefault="00636EB2" w:rsidP="00636EB2">
            <w:pPr>
              <w:pStyle w:val="Table-Text"/>
            </w:pPr>
            <w:r>
              <w:t>The name of this interface</w:t>
            </w:r>
          </w:p>
        </w:tc>
      </w:tr>
      <w:tr w:rsidR="00636EB2" w:rsidTr="005375DB">
        <w:trPr>
          <w:trHeight w:val="113"/>
          <w:tblHeader w:val="0"/>
        </w:trPr>
        <w:tc>
          <w:tcPr>
            <w:tcW w:w="2777" w:type="dxa"/>
          </w:tcPr>
          <w:p w:rsidR="00636EB2" w:rsidRDefault="00636EB2" w:rsidP="00636EB2">
            <w:pPr>
              <w:pStyle w:val="Table-Text"/>
            </w:pPr>
            <w:r>
              <w:t>ipv4Address</w:t>
            </w:r>
          </w:p>
        </w:tc>
        <w:tc>
          <w:tcPr>
            <w:tcW w:w="1891" w:type="dxa"/>
          </w:tcPr>
          <w:p w:rsidR="00636EB2" w:rsidRDefault="00636EB2" w:rsidP="00636EB2">
            <w:pPr>
              <w:pStyle w:val="Table-Text"/>
            </w:pPr>
            <w:r>
              <w:t>ipv4address</w:t>
            </w:r>
          </w:p>
        </w:tc>
        <w:tc>
          <w:tcPr>
            <w:tcW w:w="3979" w:type="dxa"/>
          </w:tcPr>
          <w:p w:rsidR="00636EB2" w:rsidRDefault="00636EB2" w:rsidP="00636EB2">
            <w:pPr>
              <w:pStyle w:val="Table-Text"/>
            </w:pPr>
            <w:r>
              <w:t>The IPv4 address assigned to this interface</w:t>
            </w:r>
          </w:p>
        </w:tc>
      </w:tr>
      <w:tr w:rsidR="00636EB2" w:rsidTr="005375DB">
        <w:trPr>
          <w:trHeight w:val="113"/>
          <w:tblHeader w:val="0"/>
        </w:trPr>
        <w:tc>
          <w:tcPr>
            <w:tcW w:w="2777" w:type="dxa"/>
          </w:tcPr>
          <w:p w:rsidR="00636EB2" w:rsidRDefault="00636EB2" w:rsidP="00636EB2">
            <w:pPr>
              <w:pStyle w:val="Table-Text"/>
            </w:pPr>
            <w:r>
              <w:t>Ipv6Address</w:t>
            </w:r>
          </w:p>
        </w:tc>
        <w:tc>
          <w:tcPr>
            <w:tcW w:w="1891" w:type="dxa"/>
          </w:tcPr>
          <w:p w:rsidR="00636EB2" w:rsidRDefault="00636EB2" w:rsidP="00636EB2">
            <w:pPr>
              <w:pStyle w:val="Table-Text"/>
            </w:pPr>
            <w:r>
              <w:t>ipv6address</w:t>
            </w:r>
          </w:p>
        </w:tc>
        <w:tc>
          <w:tcPr>
            <w:tcW w:w="3979" w:type="dxa"/>
          </w:tcPr>
          <w:p w:rsidR="00636EB2" w:rsidRDefault="00636EB2" w:rsidP="00636EB2">
            <w:pPr>
              <w:pStyle w:val="Table-Text"/>
            </w:pPr>
            <w:r>
              <w:t>The IPv6 address assigned to this interface</w:t>
            </w:r>
          </w:p>
        </w:tc>
      </w:tr>
    </w:tbl>
    <w:p w:rsidR="00636EB2" w:rsidRDefault="00636EB2" w:rsidP="00636EB2">
      <w:pPr>
        <w:pStyle w:val="Heading3"/>
      </w:pPr>
      <w:r>
        <w:lastRenderedPageBreak/>
        <w:t>Example</w:t>
      </w:r>
    </w:p>
    <w:p w:rsidR="00306ED7" w:rsidRDefault="00306ED7" w:rsidP="00306ED7">
      <w:r>
        <w:t>Below is an example of a name server interface set get command request and response:</w:t>
      </w:r>
    </w:p>
    <w:p w:rsidR="00636EB2" w:rsidRDefault="00306ED7" w:rsidP="00306ED7">
      <w:r>
        <w:t>Request:</w:t>
      </w:r>
    </w:p>
    <w:p w:rsidR="00306ED7" w:rsidRDefault="00306ED7" w:rsidP="00306ED7">
      <w:pPr>
        <w:pStyle w:val="Code"/>
      </w:pPr>
      <w:r>
        <w:t>GET /nameserverinterfacesets/c166a51f-99d9-4be4-8f32-5d69155116b7 HTTP/1.1</w:t>
      </w:r>
    </w:p>
    <w:p w:rsidR="00306ED7" w:rsidRDefault="00306ED7" w:rsidP="00306ED7">
      <w:pPr>
        <w:pStyle w:val="Code"/>
      </w:pPr>
      <w:r>
        <w:t>Client-Transaction-Id: f2cf2eed-118f-4eff-83dc-9653c0bb09d7</w:t>
      </w:r>
    </w:p>
    <w:p w:rsidR="00306ED7" w:rsidRDefault="00306ED7" w:rsidP="00306ED7">
      <w:pPr>
        <w:pStyle w:val="Code"/>
      </w:pPr>
      <w:r>
        <w:t>Accept: application/json</w:t>
      </w:r>
    </w:p>
    <w:p w:rsidR="00306ED7" w:rsidRDefault="00306ED7" w:rsidP="00306ED7">
      <w:pPr>
        <w:pStyle w:val="Code"/>
      </w:pPr>
      <w:r>
        <w:t>User-Agent: Jersey/2.2 (Apache HttpClient 4.2.5)</w:t>
      </w:r>
    </w:p>
    <w:p w:rsidR="00306ED7" w:rsidRDefault="00306ED7" w:rsidP="00306ED7">
      <w:pPr>
        <w:pStyle w:val="Code"/>
      </w:pPr>
      <w:r>
        <w:t>Host: api.discoverydns.com</w:t>
      </w:r>
    </w:p>
    <w:p w:rsidR="00306ED7" w:rsidRDefault="00306ED7" w:rsidP="00306ED7">
      <w:pPr>
        <w:pStyle w:val="Code"/>
      </w:pPr>
      <w:r>
        <w:t>Connection: Keep-Alive</w:t>
      </w:r>
    </w:p>
    <w:p w:rsidR="00306ED7" w:rsidRDefault="00306ED7" w:rsidP="00306ED7">
      <w:pPr>
        <w:pStyle w:val="Code"/>
      </w:pPr>
    </w:p>
    <w:p w:rsidR="00306ED7" w:rsidRDefault="00306ED7" w:rsidP="00306ED7">
      <w:r>
        <w:t>Response:</w:t>
      </w:r>
    </w:p>
    <w:p w:rsidR="00306ED7" w:rsidRDefault="00306ED7" w:rsidP="00306ED7">
      <w:pPr>
        <w:pStyle w:val="Code"/>
      </w:pPr>
      <w:r>
        <w:t>HTTP/1.1 200 OK</w:t>
      </w:r>
    </w:p>
    <w:p w:rsidR="00306ED7" w:rsidRDefault="00306ED7" w:rsidP="00306ED7">
      <w:pPr>
        <w:pStyle w:val="Code"/>
      </w:pPr>
      <w:r>
        <w:t>Content-Type: application/json</w:t>
      </w:r>
    </w:p>
    <w:p w:rsidR="00306ED7" w:rsidRDefault="00306ED7" w:rsidP="00306ED7">
      <w:pPr>
        <w:pStyle w:val="Code"/>
      </w:pPr>
      <w:r>
        <w:t>Last-Modified: Sun, 06 Oct 2013 17:11:47 GMT</w:t>
      </w:r>
    </w:p>
    <w:p w:rsidR="00306ED7" w:rsidRDefault="00306ED7" w:rsidP="00306ED7">
      <w:pPr>
        <w:pStyle w:val="Code"/>
      </w:pPr>
      <w:r>
        <w:t>ETag: "0"</w:t>
      </w:r>
    </w:p>
    <w:p w:rsidR="00306ED7" w:rsidRDefault="00306ED7" w:rsidP="00306ED7">
      <w:pPr>
        <w:pStyle w:val="Code"/>
      </w:pPr>
      <w:r>
        <w:t>Cache-Control: private, no-transform, max-age=30</w:t>
      </w:r>
    </w:p>
    <w:p w:rsidR="00306ED7" w:rsidRDefault="00306ED7" w:rsidP="00306ED7">
      <w:pPr>
        <w:pStyle w:val="Code"/>
      </w:pPr>
      <w:r>
        <w:t>Date: Sun, 06 Oct 2013 17:11:47 GMT</w:t>
      </w:r>
    </w:p>
    <w:p w:rsidR="00306ED7" w:rsidRDefault="00306ED7" w:rsidP="00306ED7">
      <w:pPr>
        <w:pStyle w:val="Code"/>
      </w:pPr>
      <w:r>
        <w:t>Server-Transaction-Id: f3d10907-e514-402e-b067-0a5d7200d1b9</w:t>
      </w:r>
    </w:p>
    <w:p w:rsidR="00306ED7" w:rsidRDefault="00306ED7" w:rsidP="00306ED7">
      <w:pPr>
        <w:pStyle w:val="Code"/>
      </w:pPr>
      <w:r>
        <w:t>Client-Transaction-Id: f2cf2eed-118f-4eff-83dc-9653c0bb09d7</w:t>
      </w:r>
    </w:p>
    <w:p w:rsidR="00306ED7" w:rsidRDefault="00306ED7" w:rsidP="00306ED7">
      <w:pPr>
        <w:pStyle w:val="Code"/>
      </w:pPr>
      <w:r>
        <w:t>Content-Length: 1201</w:t>
      </w:r>
    </w:p>
    <w:p w:rsidR="00306ED7" w:rsidRDefault="00306ED7" w:rsidP="00306ED7">
      <w:pPr>
        <w:pStyle w:val="Code"/>
      </w:pPr>
    </w:p>
    <w:p w:rsidR="00306ED7" w:rsidRDefault="00306ED7" w:rsidP="00306ED7">
      <w:pPr>
        <w:pStyle w:val="Code"/>
      </w:pPr>
      <w:r>
        <w:t>{</w:t>
      </w:r>
    </w:p>
    <w:p w:rsidR="00306ED7" w:rsidRDefault="00306ED7" w:rsidP="00306ED7">
      <w:pPr>
        <w:pStyle w:val="Code"/>
      </w:pPr>
      <w:r>
        <w:t xml:space="preserve">  "nameServerInterfaceSet" : </w:t>
      </w:r>
    </w:p>
    <w:p w:rsidR="00306ED7" w:rsidRDefault="00306ED7" w:rsidP="00306ED7">
      <w:pPr>
        <w:pStyle w:val="Code"/>
      </w:pPr>
      <w:r>
        <w:t xml:space="preserve">    "@uri" : "https://api.discoverydns.com/nameserverinterfacesets/c166a51f-99d9-4be4-8f32-5d69155116b7",</w:t>
      </w:r>
    </w:p>
    <w:p w:rsidR="00306ED7" w:rsidRDefault="00306ED7" w:rsidP="00306ED7">
      <w:pPr>
        <w:pStyle w:val="Code"/>
      </w:pPr>
      <w:r>
        <w:t xml:space="preserve">    "id" : "c166a51f-99d9-4be4-8f32-5d69155116b7",</w:t>
      </w:r>
    </w:p>
    <w:p w:rsidR="00306ED7" w:rsidRDefault="00306ED7" w:rsidP="00306ED7">
      <w:pPr>
        <w:pStyle w:val="Code"/>
      </w:pPr>
      <w:r>
        <w:t xml:space="preserve">    "name" : "Test-ing NameServer_Interfa.ceSet0",</w:t>
      </w:r>
    </w:p>
    <w:p w:rsidR="00306ED7" w:rsidRDefault="00306ED7" w:rsidP="00306ED7">
      <w:pPr>
        <w:pStyle w:val="Code"/>
      </w:pPr>
      <w:r>
        <w:t xml:space="preserve">    "version" : 0,</w:t>
      </w:r>
    </w:p>
    <w:p w:rsidR="00306ED7" w:rsidRDefault="00306ED7" w:rsidP="00306ED7">
      <w:pPr>
        <w:pStyle w:val="Code"/>
      </w:pPr>
      <w:r>
        <w:t xml:space="preserve">    "status" : "active",</w:t>
      </w:r>
    </w:p>
    <w:p w:rsidR="00306ED7" w:rsidRDefault="00306ED7" w:rsidP="00306ED7">
      <w:pPr>
        <w:pStyle w:val="Code"/>
      </w:pPr>
      <w:r>
        <w:t xml:space="preserve">    "createDate" : "2013-10-07T04:11:47.209",</w:t>
      </w:r>
    </w:p>
    <w:p w:rsidR="00306ED7" w:rsidRDefault="00306ED7" w:rsidP="00306ED7">
      <w:pPr>
        <w:pStyle w:val="Code"/>
      </w:pPr>
      <w:r>
        <w:t xml:space="preserve">    "createAccountId" : "f73af262-9531-11e2-9b25-2809b571161a",</w:t>
      </w:r>
    </w:p>
    <w:p w:rsidR="00306ED7" w:rsidRDefault="00306ED7" w:rsidP="00306ED7">
      <w:pPr>
        <w:pStyle w:val="Code"/>
      </w:pPr>
      <w:r>
        <w:t xml:space="preserve">    "createAccountIdentifier" : "system",</w:t>
      </w:r>
    </w:p>
    <w:p w:rsidR="00306ED7" w:rsidRDefault="00306ED7" w:rsidP="00306ED7">
      <w:pPr>
        <w:pStyle w:val="Code"/>
      </w:pPr>
      <w:r>
        <w:t xml:space="preserve">    "createUserId" : "ed848682-c1d9-11e2-86bc-e9b9e1409c4c",</w:t>
      </w:r>
    </w:p>
    <w:p w:rsidR="00306ED7" w:rsidRDefault="00306ED7" w:rsidP="00306ED7">
      <w:pPr>
        <w:pStyle w:val="Code"/>
      </w:pPr>
      <w:r>
        <w:t xml:space="preserve">    "createUserName" : "System Admin",</w:t>
      </w:r>
    </w:p>
    <w:p w:rsidR="00306ED7" w:rsidRDefault="00306ED7" w:rsidP="00306ED7">
      <w:pPr>
        <w:pStyle w:val="Code"/>
      </w:pPr>
      <w:r>
        <w:t xml:space="preserve">    "lastUpdateDate" : "2013-10-07T04:11:47.209",</w:t>
      </w:r>
    </w:p>
    <w:p w:rsidR="00306ED7" w:rsidRDefault="00306ED7" w:rsidP="00306ED7">
      <w:pPr>
        <w:pStyle w:val="Code"/>
      </w:pPr>
      <w:r>
        <w:t xml:space="preserve">    "lastUpdateAccountId" : "f73af262-9531-11e2-9b25-2809b571161a",</w:t>
      </w:r>
    </w:p>
    <w:p w:rsidR="00306ED7" w:rsidRDefault="00306ED7" w:rsidP="00306ED7">
      <w:pPr>
        <w:pStyle w:val="Code"/>
      </w:pPr>
      <w:r>
        <w:t xml:space="preserve">    "lastUpdateAccountIdentifier" : "system",</w:t>
      </w:r>
    </w:p>
    <w:p w:rsidR="00306ED7" w:rsidRDefault="00306ED7" w:rsidP="00306ED7">
      <w:pPr>
        <w:pStyle w:val="Code"/>
      </w:pPr>
      <w:r>
        <w:lastRenderedPageBreak/>
        <w:t xml:space="preserve">    "lastUpdateUserId" : "ed848682-c1d9-11e2-86bc-e9b9e1409c4c",</w:t>
      </w:r>
    </w:p>
    <w:p w:rsidR="00306ED7" w:rsidRDefault="00306ED7" w:rsidP="00306ED7">
      <w:pPr>
        <w:pStyle w:val="Code"/>
      </w:pPr>
      <w:r>
        <w:t xml:space="preserve">    "lastUpdateUserName" : "System Admin",</w:t>
      </w:r>
    </w:p>
    <w:p w:rsidR="00306ED7" w:rsidRDefault="00306ED7" w:rsidP="00306ED7">
      <w:pPr>
        <w:pStyle w:val="Code"/>
      </w:pPr>
      <w:r>
        <w:t xml:space="preserve">    "nameServerInterfaces" : [ {</w:t>
      </w:r>
    </w:p>
    <w:p w:rsidR="00306ED7" w:rsidRDefault="00306ED7" w:rsidP="00306ED7">
      <w:pPr>
        <w:pStyle w:val="Code"/>
      </w:pPr>
      <w:r>
        <w:t xml:space="preserve">      "order" : 1,</w:t>
      </w:r>
    </w:p>
    <w:p w:rsidR="00306ED7" w:rsidRDefault="00306ED7" w:rsidP="00306ED7">
      <w:pPr>
        <w:pStyle w:val="Code"/>
      </w:pPr>
      <w:r>
        <w:t xml:space="preserve">      "name" : "test-ing nameserver_interface0",</w:t>
      </w:r>
    </w:p>
    <w:p w:rsidR="00306ED7" w:rsidRDefault="00306ED7" w:rsidP="00306ED7">
      <w:pPr>
        <w:pStyle w:val="Code"/>
      </w:pPr>
      <w:r>
        <w:t xml:space="preserve">      "ipv4Address" : "231.241.83.103",</w:t>
      </w:r>
    </w:p>
    <w:p w:rsidR="00306ED7" w:rsidRDefault="00306ED7" w:rsidP="00306ED7">
      <w:pPr>
        <w:pStyle w:val="Code"/>
      </w:pPr>
      <w:r>
        <w:t xml:space="preserve">      "ipv6Address" : "e2a4:8bcf:a23a:5bd8:7c58:187e:9ab5:e2ad"</w:t>
      </w:r>
    </w:p>
    <w:p w:rsidR="00306ED7" w:rsidRDefault="00306ED7" w:rsidP="00306ED7">
      <w:pPr>
        <w:pStyle w:val="Code"/>
      </w:pPr>
      <w:r>
        <w:t xml:space="preserve">    }, {</w:t>
      </w:r>
    </w:p>
    <w:p w:rsidR="00306ED7" w:rsidRDefault="00306ED7" w:rsidP="00306ED7">
      <w:pPr>
        <w:pStyle w:val="Code"/>
      </w:pPr>
      <w:r>
        <w:t xml:space="preserve">      "order" : 2,</w:t>
      </w:r>
    </w:p>
    <w:p w:rsidR="00306ED7" w:rsidRDefault="00306ED7" w:rsidP="00306ED7">
      <w:pPr>
        <w:pStyle w:val="Code"/>
      </w:pPr>
      <w:r>
        <w:t xml:space="preserve">      "name" : "test-ing nameserver_interface1",</w:t>
      </w:r>
    </w:p>
    <w:p w:rsidR="00306ED7" w:rsidRDefault="00306ED7" w:rsidP="00306ED7">
      <w:pPr>
        <w:pStyle w:val="Code"/>
      </w:pPr>
      <w:r>
        <w:t xml:space="preserve">      "ipv4Address" : "95.252.48.206",</w:t>
      </w:r>
    </w:p>
    <w:p w:rsidR="00306ED7" w:rsidRDefault="00306ED7" w:rsidP="00306ED7">
      <w:pPr>
        <w:pStyle w:val="Code"/>
      </w:pPr>
      <w:r>
        <w:t xml:space="preserve">      "ipv6Address" : "87ac:18b2:52e7:2342:d23:9b2d:cac0:c9a4"</w:t>
      </w:r>
    </w:p>
    <w:p w:rsidR="00306ED7" w:rsidRDefault="00306ED7" w:rsidP="00306ED7">
      <w:pPr>
        <w:pStyle w:val="Code"/>
      </w:pPr>
      <w:r>
        <w:t xml:space="preserve">    } ]</w:t>
      </w:r>
    </w:p>
    <w:p w:rsidR="00306ED7" w:rsidRDefault="00306ED7" w:rsidP="00306ED7">
      <w:pPr>
        <w:pStyle w:val="Code"/>
      </w:pPr>
      <w:r>
        <w:t xml:space="preserve">  }</w:t>
      </w:r>
    </w:p>
    <w:p w:rsidR="00306ED7" w:rsidRDefault="00306ED7" w:rsidP="00306ED7">
      <w:pPr>
        <w:pStyle w:val="Code"/>
      </w:pPr>
      <w:r>
        <w:t>}</w:t>
      </w:r>
    </w:p>
    <w:p w:rsidR="003A30DE" w:rsidRDefault="003A30DE" w:rsidP="003A30DE">
      <w:pPr>
        <w:pStyle w:val="Heading1"/>
      </w:pPr>
      <w:bookmarkStart w:id="221" w:name="_Toc381779311"/>
      <w:r>
        <w:lastRenderedPageBreak/>
        <w:t>Name Server Set Commands</w:t>
      </w:r>
      <w:bookmarkEnd w:id="221"/>
    </w:p>
    <w:p w:rsidR="003A30DE" w:rsidRDefault="003A30DE" w:rsidP="003A30DE">
      <w:pPr>
        <w:pStyle w:val="Heading2"/>
      </w:pPr>
      <w:bookmarkStart w:id="222" w:name="_Toc381779312"/>
      <w:r>
        <w:t>Name Server Set Get Command</w:t>
      </w:r>
      <w:bookmarkEnd w:id="222"/>
    </w:p>
    <w:p w:rsidR="00323508" w:rsidRDefault="006747DA" w:rsidP="00323508">
      <w:r w:rsidRPr="006747DA">
        <w:t xml:space="preserve">This command is used to retrieve the details of a name server set object provisioned </w:t>
      </w:r>
      <w:r w:rsidR="00BB3EC1">
        <w:t>in</w:t>
      </w:r>
      <w:r w:rsidR="00BB3EC1" w:rsidRPr="006747DA">
        <w:t xml:space="preserve"> </w:t>
      </w:r>
      <w:r w:rsidRPr="006747DA">
        <w:t>the system.</w:t>
      </w:r>
    </w:p>
    <w:p w:rsidR="006747DA" w:rsidRDefault="006747DA" w:rsidP="006747DA">
      <w:pPr>
        <w:pStyle w:val="Heading3"/>
      </w:pPr>
      <w:r>
        <w:t>Request</w:t>
      </w:r>
    </w:p>
    <w:p w:rsidR="006747DA" w:rsidRDefault="006747DA" w:rsidP="006747DA">
      <w:r w:rsidRPr="006747DA">
        <w:t>A request should be made to the specified URI including the indicated headers</w:t>
      </w:r>
      <w:r w:rsidR="00D730DF">
        <w:t>,</w:t>
      </w:r>
      <w:r w:rsidRPr="006747DA">
        <w:t xml:space="preserve"> and if required a request body in the format specified.</w:t>
      </w:r>
    </w:p>
    <w:p w:rsidR="006747DA" w:rsidRDefault="006747DA" w:rsidP="006747DA">
      <w:pPr>
        <w:pStyle w:val="FakeHeading4"/>
      </w:pPr>
      <w:r>
        <w:t>URI</w:t>
      </w:r>
    </w:p>
    <w:p w:rsidR="006747DA" w:rsidRPr="008A0F29" w:rsidRDefault="006747DA" w:rsidP="006747DA">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747DA" w:rsidRPr="00CC22F1" w:rsidTr="005375DB">
        <w:trPr>
          <w:tblHeader w:val="0"/>
        </w:trPr>
        <w:tc>
          <w:tcPr>
            <w:tcW w:w="1843" w:type="dxa"/>
            <w:shd w:val="clear" w:color="auto" w:fill="BFBFBF" w:themeFill="background1" w:themeFillShade="BF"/>
          </w:tcPr>
          <w:p w:rsidR="006747DA" w:rsidRPr="00750051" w:rsidRDefault="006747DA" w:rsidP="005375DB">
            <w:pPr>
              <w:pStyle w:val="Table-Header"/>
            </w:pPr>
            <w:r>
              <w:t>HTTP Method</w:t>
            </w:r>
          </w:p>
        </w:tc>
        <w:tc>
          <w:tcPr>
            <w:tcW w:w="6804" w:type="dxa"/>
            <w:shd w:val="clear" w:color="auto" w:fill="BFBFBF" w:themeFill="background1" w:themeFillShade="BF"/>
          </w:tcPr>
          <w:p w:rsidR="006747DA" w:rsidRDefault="006747DA" w:rsidP="005375DB">
            <w:pPr>
              <w:pStyle w:val="Table-Header"/>
            </w:pPr>
            <w:r>
              <w:t>Request URI</w:t>
            </w:r>
          </w:p>
        </w:tc>
      </w:tr>
      <w:tr w:rsidR="006747DA" w:rsidRPr="00CC22F1" w:rsidTr="005375DB">
        <w:trPr>
          <w:trHeight w:val="113"/>
          <w:tblHeader w:val="0"/>
        </w:trPr>
        <w:tc>
          <w:tcPr>
            <w:tcW w:w="1843" w:type="dxa"/>
          </w:tcPr>
          <w:p w:rsidR="006747DA" w:rsidRDefault="006747DA" w:rsidP="005375DB">
            <w:pPr>
              <w:pStyle w:val="Table-Text"/>
            </w:pPr>
            <w:r>
              <w:t>GET</w:t>
            </w:r>
          </w:p>
        </w:tc>
        <w:tc>
          <w:tcPr>
            <w:tcW w:w="6804" w:type="dxa"/>
          </w:tcPr>
          <w:p w:rsidR="006747DA" w:rsidRDefault="006747DA" w:rsidP="005375DB">
            <w:pPr>
              <w:pStyle w:val="Table-Text"/>
            </w:pPr>
            <w:r w:rsidRPr="006747DA">
              <w:t>https://{service-address}/nameserversets/{id-or-name}</w:t>
            </w:r>
          </w:p>
        </w:tc>
      </w:tr>
    </w:tbl>
    <w:p w:rsidR="006747DA" w:rsidRDefault="006747DA" w:rsidP="006747DA">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747DA" w:rsidRPr="00CC22F1" w:rsidTr="005375DB">
        <w:trPr>
          <w:tblHeader w:val="0"/>
        </w:trPr>
        <w:tc>
          <w:tcPr>
            <w:tcW w:w="1843" w:type="dxa"/>
            <w:shd w:val="clear" w:color="auto" w:fill="BFBFBF" w:themeFill="background1" w:themeFillShade="BF"/>
          </w:tcPr>
          <w:p w:rsidR="006747DA" w:rsidRPr="00750051" w:rsidRDefault="006747DA" w:rsidP="005375DB">
            <w:pPr>
              <w:pStyle w:val="Table-Header"/>
            </w:pPr>
            <w:r>
              <w:t>Field</w:t>
            </w:r>
          </w:p>
        </w:tc>
        <w:tc>
          <w:tcPr>
            <w:tcW w:w="6804" w:type="dxa"/>
            <w:shd w:val="clear" w:color="auto" w:fill="BFBFBF" w:themeFill="background1" w:themeFillShade="BF"/>
          </w:tcPr>
          <w:p w:rsidR="006747DA" w:rsidRDefault="006747DA" w:rsidP="005375DB">
            <w:pPr>
              <w:pStyle w:val="Table-Header"/>
            </w:pPr>
            <w:r>
              <w:t>Description</w:t>
            </w:r>
          </w:p>
        </w:tc>
      </w:tr>
      <w:tr w:rsidR="006747DA" w:rsidRPr="00CC22F1" w:rsidTr="005375DB">
        <w:trPr>
          <w:trHeight w:val="113"/>
          <w:tblHeader w:val="0"/>
        </w:trPr>
        <w:tc>
          <w:tcPr>
            <w:tcW w:w="1843" w:type="dxa"/>
          </w:tcPr>
          <w:p w:rsidR="006747DA" w:rsidRDefault="006747DA" w:rsidP="005375DB">
            <w:pPr>
              <w:pStyle w:val="Table-Text"/>
            </w:pPr>
            <w:r>
              <w:t>service-address</w:t>
            </w:r>
          </w:p>
        </w:tc>
        <w:tc>
          <w:tcPr>
            <w:tcW w:w="6804" w:type="dxa"/>
          </w:tcPr>
          <w:p w:rsidR="006747DA" w:rsidRDefault="006747DA" w:rsidP="006351FF">
            <w:pPr>
              <w:pStyle w:val="Table-Text"/>
            </w:pPr>
            <w:r>
              <w:t xml:space="preserve">The service address as described in section </w:t>
            </w:r>
            <w:r w:rsidR="006351FF">
              <w:t>2.2</w:t>
            </w:r>
          </w:p>
        </w:tc>
      </w:tr>
      <w:tr w:rsidR="006747DA" w:rsidRPr="00CC22F1" w:rsidTr="005375DB">
        <w:trPr>
          <w:trHeight w:val="113"/>
          <w:tblHeader w:val="0"/>
        </w:trPr>
        <w:tc>
          <w:tcPr>
            <w:tcW w:w="1843" w:type="dxa"/>
          </w:tcPr>
          <w:p w:rsidR="006747DA" w:rsidRDefault="006747DA" w:rsidP="005375DB">
            <w:pPr>
              <w:pStyle w:val="Table-Text"/>
            </w:pPr>
            <w:r>
              <w:t>id-or-name</w:t>
            </w:r>
          </w:p>
        </w:tc>
        <w:tc>
          <w:tcPr>
            <w:tcW w:w="6804" w:type="dxa"/>
          </w:tcPr>
          <w:p w:rsidR="006747DA" w:rsidRDefault="006747DA" w:rsidP="005375DB">
            <w:pPr>
              <w:pStyle w:val="Table-Text"/>
            </w:pPr>
            <w:r w:rsidRPr="006747DA">
              <w:t>The id or name of the name server set whose details you want to retrieve</w:t>
            </w:r>
          </w:p>
        </w:tc>
      </w:tr>
    </w:tbl>
    <w:p w:rsidR="006747DA" w:rsidRDefault="006747DA" w:rsidP="006747DA">
      <w:pPr>
        <w:pStyle w:val="FakeHeading4"/>
      </w:pPr>
      <w:r>
        <w:t>Query Parameter</w:t>
      </w:r>
    </w:p>
    <w:p w:rsidR="006747DA" w:rsidRPr="00636EB2" w:rsidRDefault="006747DA" w:rsidP="006747DA">
      <w:r w:rsidRPr="00636EB2">
        <w:t>Not allowed for this command</w:t>
      </w:r>
      <w:r>
        <w:t>.</w:t>
      </w:r>
    </w:p>
    <w:p w:rsidR="006747DA" w:rsidRDefault="006747DA" w:rsidP="006747DA">
      <w:pPr>
        <w:pStyle w:val="FakeHeading4"/>
      </w:pPr>
      <w:r>
        <w:t>Request Headers</w:t>
      </w:r>
    </w:p>
    <w:p w:rsidR="006747DA" w:rsidRPr="00636EB2" w:rsidRDefault="006747DA" w:rsidP="006747DA">
      <w:r w:rsidRPr="00636EB2">
        <w:t xml:space="preserve">Only the standard request headers described in section </w:t>
      </w:r>
      <w:r w:rsidR="005375DB">
        <w:t>2.6</w:t>
      </w:r>
      <w:r w:rsidRPr="00636EB2">
        <w:t xml:space="preserve"> are supported</w:t>
      </w:r>
      <w:r>
        <w:t>.</w:t>
      </w:r>
    </w:p>
    <w:p w:rsidR="006747DA" w:rsidRDefault="006747DA" w:rsidP="006747DA">
      <w:pPr>
        <w:pStyle w:val="FakeHeading4"/>
      </w:pPr>
      <w:r>
        <w:t>Request Body</w:t>
      </w:r>
    </w:p>
    <w:p w:rsidR="006747DA" w:rsidRDefault="006747DA" w:rsidP="006747DA">
      <w:r w:rsidRPr="00636EB2">
        <w:t>Not allowed for this command</w:t>
      </w:r>
      <w:r>
        <w:t>.</w:t>
      </w:r>
    </w:p>
    <w:p w:rsidR="006747DA" w:rsidRDefault="006747DA" w:rsidP="006747DA">
      <w:pPr>
        <w:pStyle w:val="Heading3"/>
      </w:pPr>
      <w:r>
        <w:t>Response</w:t>
      </w:r>
    </w:p>
    <w:p w:rsidR="006747DA" w:rsidRDefault="006747DA" w:rsidP="006747DA">
      <w:r w:rsidRPr="006747DA">
        <w:t>The response will include a status code, response headers and in some case a response body encoded according to the relevant header.</w:t>
      </w:r>
    </w:p>
    <w:p w:rsidR="006747DA" w:rsidRDefault="006747DA" w:rsidP="006747DA">
      <w:pPr>
        <w:pStyle w:val="FakeHeading4"/>
      </w:pPr>
      <w:r>
        <w:t>Status Code</w:t>
      </w:r>
    </w:p>
    <w:p w:rsidR="006747DA" w:rsidRDefault="006747DA" w:rsidP="006747DA">
      <w:r w:rsidRPr="006747DA">
        <w:t>On success this command will return http status code 200 (OK).</w:t>
      </w:r>
    </w:p>
    <w:p w:rsidR="006747DA" w:rsidRDefault="006747DA" w:rsidP="006747DA">
      <w:pPr>
        <w:pStyle w:val="FakeHeading4"/>
      </w:pPr>
      <w:r>
        <w:lastRenderedPageBreak/>
        <w:t>Response Headers</w:t>
      </w:r>
    </w:p>
    <w:p w:rsidR="006747DA" w:rsidRDefault="006747DA" w:rsidP="006747DA">
      <w:r w:rsidRPr="006747DA">
        <w:t xml:space="preserve">Only the standard response headers described in section </w:t>
      </w:r>
      <w:r w:rsidR="005375DB">
        <w:t>2.7</w:t>
      </w:r>
      <w:r w:rsidRPr="006747DA">
        <w:t xml:space="preserve"> are returned.</w:t>
      </w:r>
    </w:p>
    <w:p w:rsidR="006747DA" w:rsidRDefault="006747DA" w:rsidP="006747DA">
      <w:pPr>
        <w:pStyle w:val="FakeHeading4"/>
      </w:pPr>
      <w:r>
        <w:t>Response Body</w:t>
      </w:r>
    </w:p>
    <w:p w:rsidR="006747DA" w:rsidRDefault="006747DA" w:rsidP="006747DA">
      <w:r w:rsidRPr="006747DA">
        <w:t>A JSON representation of the name server set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99"/>
        <w:gridCol w:w="2077"/>
        <w:gridCol w:w="3571"/>
      </w:tblGrid>
      <w:tr w:rsidR="006747DA" w:rsidRPr="00CC22F1" w:rsidTr="006747DA">
        <w:trPr>
          <w:tblHeader w:val="0"/>
        </w:trPr>
        <w:tc>
          <w:tcPr>
            <w:tcW w:w="2999" w:type="dxa"/>
            <w:shd w:val="clear" w:color="auto" w:fill="BFBFBF" w:themeFill="background1" w:themeFillShade="BF"/>
          </w:tcPr>
          <w:p w:rsidR="006747DA" w:rsidRPr="00750051" w:rsidRDefault="006747DA" w:rsidP="005375DB">
            <w:pPr>
              <w:pStyle w:val="Table-Header"/>
            </w:pPr>
            <w:r>
              <w:t>Field Name</w:t>
            </w:r>
          </w:p>
        </w:tc>
        <w:tc>
          <w:tcPr>
            <w:tcW w:w="2077" w:type="dxa"/>
            <w:shd w:val="clear" w:color="auto" w:fill="BFBFBF" w:themeFill="background1" w:themeFillShade="BF"/>
          </w:tcPr>
          <w:p w:rsidR="006747DA" w:rsidRDefault="006747DA" w:rsidP="005375DB">
            <w:pPr>
              <w:pStyle w:val="Table-Header"/>
            </w:pPr>
            <w:r>
              <w:t>Type</w:t>
            </w:r>
          </w:p>
        </w:tc>
        <w:tc>
          <w:tcPr>
            <w:tcW w:w="3571" w:type="dxa"/>
            <w:shd w:val="clear" w:color="auto" w:fill="BFBFBF" w:themeFill="background1" w:themeFillShade="BF"/>
          </w:tcPr>
          <w:p w:rsidR="006747DA" w:rsidRDefault="006747DA" w:rsidP="005375DB">
            <w:pPr>
              <w:pStyle w:val="Table-Header"/>
            </w:pPr>
            <w:r>
              <w:t>Description</w:t>
            </w:r>
          </w:p>
        </w:tc>
      </w:tr>
      <w:tr w:rsidR="006747DA" w:rsidRPr="00CC22F1" w:rsidTr="006747DA">
        <w:trPr>
          <w:trHeight w:val="113"/>
          <w:tblHeader w:val="0"/>
        </w:trPr>
        <w:tc>
          <w:tcPr>
            <w:tcW w:w="2999" w:type="dxa"/>
          </w:tcPr>
          <w:p w:rsidR="006747DA" w:rsidRDefault="006747DA" w:rsidP="006747DA">
            <w:pPr>
              <w:pStyle w:val="Table-Text"/>
            </w:pPr>
            <w:r>
              <w:t>@uri</w:t>
            </w:r>
          </w:p>
        </w:tc>
        <w:tc>
          <w:tcPr>
            <w:tcW w:w="2077" w:type="dxa"/>
          </w:tcPr>
          <w:p w:rsidR="006747DA" w:rsidRDefault="006747DA" w:rsidP="006747DA">
            <w:pPr>
              <w:pStyle w:val="Table-Text"/>
            </w:pPr>
            <w:r>
              <w:t>string</w:t>
            </w:r>
          </w:p>
        </w:tc>
        <w:tc>
          <w:tcPr>
            <w:tcW w:w="3571" w:type="dxa"/>
          </w:tcPr>
          <w:p w:rsidR="006747DA" w:rsidRDefault="006747DA" w:rsidP="00117D02">
            <w:pPr>
              <w:pStyle w:val="Table-Text"/>
            </w:pPr>
            <w:r>
              <w:t xml:space="preserve">The </w:t>
            </w:r>
            <w:r w:rsidR="00841E28">
              <w:t>URI</w:t>
            </w:r>
            <w:r>
              <w:t xml:space="preserve"> that can be used to obtain information about this object</w:t>
            </w:r>
          </w:p>
        </w:tc>
      </w:tr>
      <w:tr w:rsidR="006747DA" w:rsidRPr="00CC22F1" w:rsidTr="006747DA">
        <w:trPr>
          <w:trHeight w:val="113"/>
          <w:tblHeader w:val="0"/>
        </w:trPr>
        <w:tc>
          <w:tcPr>
            <w:tcW w:w="2999" w:type="dxa"/>
          </w:tcPr>
          <w:p w:rsidR="006747DA" w:rsidRDefault="006747DA" w:rsidP="006747DA">
            <w:pPr>
              <w:pStyle w:val="Table-Text"/>
            </w:pPr>
            <w:r>
              <w:t>id</w:t>
            </w:r>
          </w:p>
        </w:tc>
        <w:tc>
          <w:tcPr>
            <w:tcW w:w="2077" w:type="dxa"/>
          </w:tcPr>
          <w:p w:rsidR="006747DA" w:rsidRDefault="006747DA" w:rsidP="006747DA">
            <w:pPr>
              <w:pStyle w:val="Table-Text"/>
            </w:pPr>
            <w:r>
              <w:t>uuid</w:t>
            </w:r>
          </w:p>
        </w:tc>
        <w:tc>
          <w:tcPr>
            <w:tcW w:w="3571" w:type="dxa"/>
          </w:tcPr>
          <w:p w:rsidR="006747DA" w:rsidRDefault="006747DA" w:rsidP="006747DA">
            <w:pPr>
              <w:pStyle w:val="Table-Text"/>
            </w:pPr>
            <w:r>
              <w:t>The UUID of the object</w:t>
            </w:r>
          </w:p>
        </w:tc>
      </w:tr>
      <w:tr w:rsidR="006747DA" w:rsidRPr="00CC22F1" w:rsidTr="006747DA">
        <w:trPr>
          <w:trHeight w:val="113"/>
          <w:tblHeader w:val="0"/>
        </w:trPr>
        <w:tc>
          <w:tcPr>
            <w:tcW w:w="2999" w:type="dxa"/>
          </w:tcPr>
          <w:p w:rsidR="006747DA" w:rsidRDefault="006747DA" w:rsidP="006747DA">
            <w:pPr>
              <w:pStyle w:val="Table-Text"/>
            </w:pPr>
            <w:r>
              <w:t>version</w:t>
            </w:r>
          </w:p>
        </w:tc>
        <w:tc>
          <w:tcPr>
            <w:tcW w:w="2077" w:type="dxa"/>
          </w:tcPr>
          <w:p w:rsidR="006747DA" w:rsidRDefault="006747DA" w:rsidP="006747DA">
            <w:pPr>
              <w:pStyle w:val="Table-Text"/>
            </w:pPr>
            <w:r>
              <w:t>integer</w:t>
            </w:r>
          </w:p>
        </w:tc>
        <w:tc>
          <w:tcPr>
            <w:tcW w:w="3571" w:type="dxa"/>
          </w:tcPr>
          <w:p w:rsidR="006747DA" w:rsidRDefault="00117D02" w:rsidP="006747DA">
            <w:pPr>
              <w:pStyle w:val="Table-Text"/>
            </w:pPr>
            <w:r>
              <w:t>The current version of the object. This should be sent back to the server with any update commands for this object to ensure that concurrent modifications errors do not occur</w:t>
            </w:r>
          </w:p>
        </w:tc>
      </w:tr>
      <w:tr w:rsidR="006747DA" w:rsidRPr="00CC22F1" w:rsidTr="006747DA">
        <w:trPr>
          <w:trHeight w:val="113"/>
          <w:tblHeader w:val="0"/>
        </w:trPr>
        <w:tc>
          <w:tcPr>
            <w:tcW w:w="2999" w:type="dxa"/>
          </w:tcPr>
          <w:p w:rsidR="006747DA" w:rsidRDefault="006747DA" w:rsidP="006747DA">
            <w:pPr>
              <w:pStyle w:val="Table-Text"/>
            </w:pPr>
            <w:r>
              <w:t>name</w:t>
            </w:r>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name of the name server set</w:t>
            </w:r>
          </w:p>
        </w:tc>
      </w:tr>
      <w:tr w:rsidR="006747DA" w:rsidRPr="00CC22F1" w:rsidTr="006747DA">
        <w:trPr>
          <w:trHeight w:val="113"/>
          <w:tblHeader w:val="0"/>
        </w:trPr>
        <w:tc>
          <w:tcPr>
            <w:tcW w:w="2999" w:type="dxa"/>
          </w:tcPr>
          <w:p w:rsidR="006747DA" w:rsidRDefault="006747DA" w:rsidP="006747DA">
            <w:pPr>
              <w:pStyle w:val="Table-Text"/>
            </w:pPr>
            <w:r>
              <w:t>prefix</w:t>
            </w:r>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prefix used in the generation of NS records for zones that use this name server set</w:t>
            </w:r>
          </w:p>
        </w:tc>
      </w:tr>
      <w:tr w:rsidR="006747DA" w:rsidRPr="00CC22F1" w:rsidTr="006747DA">
        <w:trPr>
          <w:trHeight w:val="113"/>
          <w:tblHeader w:val="0"/>
        </w:trPr>
        <w:tc>
          <w:tcPr>
            <w:tcW w:w="2999" w:type="dxa"/>
          </w:tcPr>
          <w:p w:rsidR="006747DA" w:rsidRDefault="006747DA" w:rsidP="006747DA">
            <w:pPr>
              <w:pStyle w:val="Table-Text"/>
            </w:pPr>
            <w:r>
              <w:t>domainName</w:t>
            </w:r>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domain name used in the generation of NS records for unbranded zones that use this name server set</w:t>
            </w:r>
          </w:p>
        </w:tc>
      </w:tr>
      <w:tr w:rsidR="006747DA" w:rsidRPr="00CC22F1" w:rsidTr="006747DA">
        <w:trPr>
          <w:trHeight w:val="113"/>
          <w:tblHeader w:val="0"/>
        </w:trPr>
        <w:tc>
          <w:tcPr>
            <w:tcW w:w="2999" w:type="dxa"/>
          </w:tcPr>
          <w:p w:rsidR="006747DA" w:rsidRDefault="006747DA" w:rsidP="006747DA">
            <w:pPr>
              <w:pStyle w:val="Table-Text"/>
            </w:pPr>
            <w:r>
              <w:t>email</w:t>
            </w:r>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email address that is used in the generation of the SOA record for zones that use this name server set</w:t>
            </w:r>
          </w:p>
        </w:tc>
      </w:tr>
      <w:tr w:rsidR="006747DA" w:rsidRPr="00CC22F1" w:rsidTr="006747DA">
        <w:trPr>
          <w:trHeight w:val="113"/>
          <w:tblHeader w:val="0"/>
        </w:trPr>
        <w:tc>
          <w:tcPr>
            <w:tcW w:w="2999" w:type="dxa"/>
          </w:tcPr>
          <w:p w:rsidR="006747DA" w:rsidRDefault="006747DA" w:rsidP="006747DA">
            <w:pPr>
              <w:pStyle w:val="Table-Text"/>
            </w:pPr>
            <w:r>
              <w:t>nameServerInterfaceSetId</w:t>
            </w:r>
          </w:p>
        </w:tc>
        <w:tc>
          <w:tcPr>
            <w:tcW w:w="2077" w:type="dxa"/>
          </w:tcPr>
          <w:p w:rsidR="006747DA" w:rsidRDefault="006747DA" w:rsidP="006747DA">
            <w:pPr>
              <w:pStyle w:val="Table-Text"/>
            </w:pPr>
            <w:r>
              <w:t>uuid</w:t>
            </w:r>
          </w:p>
        </w:tc>
        <w:tc>
          <w:tcPr>
            <w:tcW w:w="3571" w:type="dxa"/>
          </w:tcPr>
          <w:p w:rsidR="006747DA" w:rsidRDefault="006747DA" w:rsidP="006747DA">
            <w:pPr>
              <w:pStyle w:val="Table-Text"/>
            </w:pPr>
            <w:r>
              <w:t>The UUID of the name server interface set that this name server set obtains its interfaces from</w:t>
            </w:r>
          </w:p>
        </w:tc>
      </w:tr>
      <w:tr w:rsidR="006747DA" w:rsidRPr="00CC22F1" w:rsidTr="006747DA">
        <w:trPr>
          <w:trHeight w:val="113"/>
          <w:tblHeader w:val="0"/>
        </w:trPr>
        <w:tc>
          <w:tcPr>
            <w:tcW w:w="2999" w:type="dxa"/>
          </w:tcPr>
          <w:p w:rsidR="006747DA" w:rsidRDefault="006747DA" w:rsidP="006747DA">
            <w:pPr>
              <w:pStyle w:val="Table-Text"/>
            </w:pPr>
            <w:r>
              <w:t>nameServerInterfaceSetName</w:t>
            </w:r>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name of the associated name server interface set</w:t>
            </w:r>
          </w:p>
        </w:tc>
      </w:tr>
      <w:tr w:rsidR="006747DA" w:rsidRPr="00CC22F1" w:rsidTr="006747DA">
        <w:trPr>
          <w:trHeight w:val="113"/>
          <w:tblHeader w:val="0"/>
        </w:trPr>
        <w:tc>
          <w:tcPr>
            <w:tcW w:w="2999" w:type="dxa"/>
          </w:tcPr>
          <w:p w:rsidR="006747DA" w:rsidRDefault="006747DA" w:rsidP="006747DA">
            <w:pPr>
              <w:pStyle w:val="Table-Text"/>
            </w:pPr>
            <w:r>
              <w:t>nameServerInterfaceSetInterfaces</w:t>
            </w:r>
          </w:p>
        </w:tc>
        <w:tc>
          <w:tcPr>
            <w:tcW w:w="2077" w:type="dxa"/>
          </w:tcPr>
          <w:p w:rsidR="006747DA" w:rsidRDefault="006747DA" w:rsidP="006747DA">
            <w:pPr>
              <w:pStyle w:val="Table-Text"/>
            </w:pPr>
            <w:r>
              <w:t>NameServerInterface[]</w:t>
            </w:r>
          </w:p>
        </w:tc>
        <w:tc>
          <w:tcPr>
            <w:tcW w:w="3571" w:type="dxa"/>
          </w:tcPr>
          <w:p w:rsidR="006747DA" w:rsidRDefault="006747DA" w:rsidP="006747DA">
            <w:pPr>
              <w:pStyle w:val="Table-Text"/>
            </w:pPr>
            <w:r>
              <w:t>A list containing the name server interfaces configured on the associated name server interface set</w:t>
            </w:r>
          </w:p>
        </w:tc>
      </w:tr>
      <w:tr w:rsidR="006747DA" w:rsidRPr="00CC22F1" w:rsidTr="006747DA">
        <w:trPr>
          <w:trHeight w:val="113"/>
          <w:tblHeader w:val="0"/>
        </w:trPr>
        <w:tc>
          <w:tcPr>
            <w:tcW w:w="2999" w:type="dxa"/>
          </w:tcPr>
          <w:p w:rsidR="006747DA" w:rsidRDefault="006747DA" w:rsidP="006747DA">
            <w:pPr>
              <w:pStyle w:val="Table-Text"/>
            </w:pPr>
            <w:r>
              <w:t>createDate</w:t>
            </w:r>
          </w:p>
        </w:tc>
        <w:tc>
          <w:tcPr>
            <w:tcW w:w="2077" w:type="dxa"/>
          </w:tcPr>
          <w:p w:rsidR="006747DA" w:rsidRDefault="006747DA" w:rsidP="006747DA">
            <w:pPr>
              <w:pStyle w:val="Table-Text"/>
            </w:pPr>
            <w:r>
              <w:t>timestamp</w:t>
            </w:r>
          </w:p>
        </w:tc>
        <w:tc>
          <w:tcPr>
            <w:tcW w:w="3571" w:type="dxa"/>
          </w:tcPr>
          <w:p w:rsidR="006747DA" w:rsidRDefault="006747DA" w:rsidP="006747DA">
            <w:pPr>
              <w:pStyle w:val="Table-Text"/>
            </w:pPr>
            <w:r>
              <w:t>The date and time in UTC that this object was created</w:t>
            </w:r>
          </w:p>
        </w:tc>
      </w:tr>
      <w:tr w:rsidR="006747DA" w:rsidRPr="00CC22F1" w:rsidTr="006747DA">
        <w:trPr>
          <w:trHeight w:val="113"/>
          <w:tblHeader w:val="0"/>
        </w:trPr>
        <w:tc>
          <w:tcPr>
            <w:tcW w:w="2999" w:type="dxa"/>
          </w:tcPr>
          <w:p w:rsidR="006747DA" w:rsidRDefault="006747DA" w:rsidP="006747DA">
            <w:pPr>
              <w:pStyle w:val="Table-Text"/>
            </w:pPr>
            <w:r>
              <w:t>createAccountId</w:t>
            </w:r>
          </w:p>
        </w:tc>
        <w:tc>
          <w:tcPr>
            <w:tcW w:w="2077" w:type="dxa"/>
          </w:tcPr>
          <w:p w:rsidR="006747DA" w:rsidRDefault="006747DA" w:rsidP="006747DA">
            <w:pPr>
              <w:pStyle w:val="Table-Text"/>
            </w:pPr>
            <w:r>
              <w:t>uuid</w:t>
            </w:r>
          </w:p>
        </w:tc>
        <w:tc>
          <w:tcPr>
            <w:tcW w:w="3571" w:type="dxa"/>
          </w:tcPr>
          <w:p w:rsidR="006747DA" w:rsidRDefault="006747DA" w:rsidP="006747DA">
            <w:pPr>
              <w:pStyle w:val="Table-Text"/>
            </w:pPr>
            <w:r>
              <w:t>The UUID of the account which created the object</w:t>
            </w:r>
          </w:p>
        </w:tc>
      </w:tr>
      <w:tr w:rsidR="006747DA" w:rsidRPr="00CC22F1" w:rsidTr="006747DA">
        <w:trPr>
          <w:trHeight w:val="113"/>
          <w:tblHeader w:val="0"/>
        </w:trPr>
        <w:tc>
          <w:tcPr>
            <w:tcW w:w="2999" w:type="dxa"/>
          </w:tcPr>
          <w:p w:rsidR="006747DA" w:rsidRDefault="006747DA" w:rsidP="006747DA">
            <w:pPr>
              <w:pStyle w:val="Table-Text"/>
            </w:pPr>
            <w:r>
              <w:t>createAccountIdentifier</w:t>
            </w:r>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identifier of the account which created the object</w:t>
            </w:r>
          </w:p>
        </w:tc>
      </w:tr>
      <w:tr w:rsidR="006747DA" w:rsidRPr="00CC22F1" w:rsidTr="006747DA">
        <w:trPr>
          <w:trHeight w:val="113"/>
          <w:tblHeader w:val="0"/>
        </w:trPr>
        <w:tc>
          <w:tcPr>
            <w:tcW w:w="2999" w:type="dxa"/>
          </w:tcPr>
          <w:p w:rsidR="006747DA" w:rsidRDefault="006747DA" w:rsidP="006747DA">
            <w:pPr>
              <w:pStyle w:val="Table-Text"/>
            </w:pPr>
            <w:r>
              <w:t>createUserId</w:t>
            </w:r>
          </w:p>
        </w:tc>
        <w:tc>
          <w:tcPr>
            <w:tcW w:w="2077" w:type="dxa"/>
          </w:tcPr>
          <w:p w:rsidR="006747DA" w:rsidRDefault="006747DA" w:rsidP="006747DA">
            <w:pPr>
              <w:pStyle w:val="Table-Text"/>
            </w:pPr>
            <w:r>
              <w:t>uuid</w:t>
            </w:r>
          </w:p>
        </w:tc>
        <w:tc>
          <w:tcPr>
            <w:tcW w:w="3571" w:type="dxa"/>
          </w:tcPr>
          <w:p w:rsidR="006747DA" w:rsidRDefault="006747DA" w:rsidP="006747DA">
            <w:pPr>
              <w:pStyle w:val="Table-Text"/>
            </w:pPr>
            <w:r>
              <w:t>The UUID of the user which created the object</w:t>
            </w:r>
          </w:p>
        </w:tc>
      </w:tr>
      <w:tr w:rsidR="006747DA" w:rsidRPr="00CC22F1" w:rsidTr="006747DA">
        <w:trPr>
          <w:trHeight w:val="113"/>
          <w:tblHeader w:val="0"/>
        </w:trPr>
        <w:tc>
          <w:tcPr>
            <w:tcW w:w="2999" w:type="dxa"/>
          </w:tcPr>
          <w:p w:rsidR="006747DA" w:rsidRDefault="006747DA" w:rsidP="006747DA">
            <w:pPr>
              <w:pStyle w:val="Table-Text"/>
            </w:pPr>
            <w:r>
              <w:t>createUserName</w:t>
            </w:r>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name of the user which created the object</w:t>
            </w:r>
          </w:p>
        </w:tc>
      </w:tr>
      <w:tr w:rsidR="006747DA" w:rsidRPr="00CC22F1" w:rsidTr="006747DA">
        <w:trPr>
          <w:trHeight w:val="113"/>
          <w:tblHeader w:val="0"/>
        </w:trPr>
        <w:tc>
          <w:tcPr>
            <w:tcW w:w="2999" w:type="dxa"/>
          </w:tcPr>
          <w:p w:rsidR="006747DA" w:rsidRDefault="006747DA" w:rsidP="006747DA">
            <w:pPr>
              <w:pStyle w:val="Table-Text"/>
            </w:pPr>
            <w:r>
              <w:t>lastUpdateDate</w:t>
            </w:r>
          </w:p>
        </w:tc>
        <w:tc>
          <w:tcPr>
            <w:tcW w:w="2077" w:type="dxa"/>
          </w:tcPr>
          <w:p w:rsidR="006747DA" w:rsidRDefault="006747DA" w:rsidP="006747DA">
            <w:pPr>
              <w:pStyle w:val="Table-Text"/>
            </w:pPr>
            <w:r>
              <w:t>timestamp</w:t>
            </w:r>
          </w:p>
        </w:tc>
        <w:tc>
          <w:tcPr>
            <w:tcW w:w="3571" w:type="dxa"/>
          </w:tcPr>
          <w:p w:rsidR="006747DA" w:rsidRDefault="006747DA" w:rsidP="006747DA">
            <w:pPr>
              <w:pStyle w:val="Table-Text"/>
            </w:pPr>
            <w:r>
              <w:t>The date and time in UTC that this object was last updated, null if the object has never been updated</w:t>
            </w:r>
          </w:p>
        </w:tc>
      </w:tr>
      <w:tr w:rsidR="006747DA" w:rsidRPr="00CC22F1" w:rsidTr="006747DA">
        <w:trPr>
          <w:trHeight w:val="113"/>
          <w:tblHeader w:val="0"/>
        </w:trPr>
        <w:tc>
          <w:tcPr>
            <w:tcW w:w="2999" w:type="dxa"/>
          </w:tcPr>
          <w:p w:rsidR="006747DA" w:rsidRDefault="006747DA" w:rsidP="006747DA">
            <w:pPr>
              <w:pStyle w:val="Table-Text"/>
            </w:pPr>
            <w:r>
              <w:t>lastUpdateAccountId</w:t>
            </w:r>
          </w:p>
        </w:tc>
        <w:tc>
          <w:tcPr>
            <w:tcW w:w="2077" w:type="dxa"/>
          </w:tcPr>
          <w:p w:rsidR="006747DA" w:rsidRDefault="006747DA" w:rsidP="006747DA">
            <w:pPr>
              <w:pStyle w:val="Table-Text"/>
            </w:pPr>
            <w:r>
              <w:t>uuid</w:t>
            </w:r>
          </w:p>
        </w:tc>
        <w:tc>
          <w:tcPr>
            <w:tcW w:w="3571" w:type="dxa"/>
          </w:tcPr>
          <w:p w:rsidR="006747DA" w:rsidRDefault="006747DA" w:rsidP="006747DA">
            <w:pPr>
              <w:pStyle w:val="Table-Text"/>
            </w:pPr>
            <w:r>
              <w:t>The UUID of the account which last updated the object, null if the object has never been updated</w:t>
            </w:r>
          </w:p>
        </w:tc>
      </w:tr>
      <w:tr w:rsidR="006747DA" w:rsidRPr="00CC22F1" w:rsidTr="006747DA">
        <w:trPr>
          <w:trHeight w:val="113"/>
          <w:tblHeader w:val="0"/>
        </w:trPr>
        <w:tc>
          <w:tcPr>
            <w:tcW w:w="2999" w:type="dxa"/>
          </w:tcPr>
          <w:p w:rsidR="006747DA" w:rsidRDefault="006747DA" w:rsidP="006747DA">
            <w:pPr>
              <w:pStyle w:val="Table-Text"/>
            </w:pPr>
            <w:r>
              <w:lastRenderedPageBreak/>
              <w:t>lastUpdateAccountIdentifier</w:t>
            </w:r>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identifier of the account which last updated the object, null if the object has never been updated</w:t>
            </w:r>
          </w:p>
        </w:tc>
      </w:tr>
      <w:tr w:rsidR="006747DA" w:rsidRPr="00CC22F1" w:rsidTr="006747DA">
        <w:trPr>
          <w:trHeight w:val="113"/>
          <w:tblHeader w:val="0"/>
        </w:trPr>
        <w:tc>
          <w:tcPr>
            <w:tcW w:w="2999" w:type="dxa"/>
          </w:tcPr>
          <w:p w:rsidR="006747DA" w:rsidRDefault="006747DA" w:rsidP="006747DA">
            <w:pPr>
              <w:pStyle w:val="Table-Text"/>
            </w:pPr>
            <w:r>
              <w:t>lastUpdateUserId</w:t>
            </w:r>
          </w:p>
        </w:tc>
        <w:tc>
          <w:tcPr>
            <w:tcW w:w="2077" w:type="dxa"/>
          </w:tcPr>
          <w:p w:rsidR="006747DA" w:rsidRDefault="006747DA" w:rsidP="006747DA">
            <w:pPr>
              <w:pStyle w:val="Table-Text"/>
            </w:pPr>
            <w:r>
              <w:t>uuid</w:t>
            </w:r>
          </w:p>
        </w:tc>
        <w:tc>
          <w:tcPr>
            <w:tcW w:w="3571" w:type="dxa"/>
          </w:tcPr>
          <w:p w:rsidR="006747DA" w:rsidRDefault="006747DA" w:rsidP="006747DA">
            <w:pPr>
              <w:pStyle w:val="Table-Text"/>
            </w:pPr>
            <w:r>
              <w:t>The UUID of the user which last updated the object, null if the object has never been updated</w:t>
            </w:r>
          </w:p>
        </w:tc>
      </w:tr>
      <w:tr w:rsidR="006747DA" w:rsidRPr="00CC22F1" w:rsidTr="006747DA">
        <w:trPr>
          <w:trHeight w:val="113"/>
          <w:tblHeader w:val="0"/>
        </w:trPr>
        <w:tc>
          <w:tcPr>
            <w:tcW w:w="2999" w:type="dxa"/>
          </w:tcPr>
          <w:p w:rsidR="006747DA" w:rsidRDefault="006747DA" w:rsidP="006747DA">
            <w:pPr>
              <w:pStyle w:val="Table-Text"/>
            </w:pPr>
            <w:r>
              <w:t>lastUpdateUserName</w:t>
            </w:r>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name of the user which last updated the object, null if the object has never been updated</w:t>
            </w:r>
          </w:p>
        </w:tc>
      </w:tr>
    </w:tbl>
    <w:p w:rsidR="006747DA" w:rsidRDefault="006747DA" w:rsidP="006747DA">
      <w:r w:rsidRPr="006747DA">
        <w:t xml:space="preserve">The NameServerInterface object is as define in the Name Server Interface Set Get Response in section </w:t>
      </w:r>
      <w:r w:rsidR="00841E28">
        <w:t>5.1</w:t>
      </w:r>
      <w:r w:rsidRPr="006747DA">
        <w:t>.</w:t>
      </w:r>
    </w:p>
    <w:p w:rsidR="006747DA" w:rsidRDefault="006747DA" w:rsidP="006747DA">
      <w:pPr>
        <w:pStyle w:val="Heading3"/>
      </w:pPr>
      <w:r>
        <w:t>Example</w:t>
      </w:r>
    </w:p>
    <w:p w:rsidR="006747DA" w:rsidRDefault="006747DA" w:rsidP="006747DA">
      <w:r>
        <w:t>Below is an example of a name server set get command request and response:</w:t>
      </w:r>
    </w:p>
    <w:p w:rsidR="006747DA" w:rsidRDefault="006747DA" w:rsidP="006747DA">
      <w:r>
        <w:t>Request:</w:t>
      </w:r>
    </w:p>
    <w:p w:rsidR="006747DA" w:rsidRDefault="006747DA" w:rsidP="006747DA">
      <w:pPr>
        <w:pStyle w:val="Code"/>
      </w:pPr>
      <w:r>
        <w:t>GET /nameserversets/111eba68-9531-4b79-aea3-74d05a3d441c HTTP/1.1</w:t>
      </w:r>
    </w:p>
    <w:p w:rsidR="006747DA" w:rsidRDefault="006747DA" w:rsidP="006747DA">
      <w:pPr>
        <w:pStyle w:val="Code"/>
      </w:pPr>
      <w:r>
        <w:t>Client-Transaction-Id: 93a951ee-b2ad-4324-9acb-564d65d2a0f5</w:t>
      </w:r>
    </w:p>
    <w:p w:rsidR="006747DA" w:rsidRDefault="006747DA" w:rsidP="006747DA">
      <w:pPr>
        <w:pStyle w:val="Code"/>
      </w:pPr>
      <w:r>
        <w:t>Accept: application/json</w:t>
      </w:r>
    </w:p>
    <w:p w:rsidR="006747DA" w:rsidRDefault="006747DA" w:rsidP="006747DA">
      <w:pPr>
        <w:pStyle w:val="Code"/>
      </w:pPr>
      <w:r>
        <w:t>User-Agent: Jersey/2.2 (Apache HttpClient 4.2.5)</w:t>
      </w:r>
    </w:p>
    <w:p w:rsidR="006747DA" w:rsidRDefault="006747DA" w:rsidP="006747DA">
      <w:pPr>
        <w:pStyle w:val="Code"/>
      </w:pPr>
      <w:r>
        <w:t>Host: api.discoverydns.com</w:t>
      </w:r>
    </w:p>
    <w:p w:rsidR="006747DA" w:rsidRDefault="006747DA" w:rsidP="006747DA">
      <w:pPr>
        <w:pStyle w:val="Code"/>
      </w:pPr>
      <w:r>
        <w:t>Connection: Keep-Alive</w:t>
      </w:r>
    </w:p>
    <w:p w:rsidR="006747DA" w:rsidRDefault="006747DA" w:rsidP="006747DA">
      <w:pPr>
        <w:pStyle w:val="Code"/>
      </w:pPr>
    </w:p>
    <w:p w:rsidR="006747DA" w:rsidRDefault="006747DA" w:rsidP="006747DA">
      <w:r w:rsidRPr="006747DA">
        <w:t>Response:</w:t>
      </w:r>
    </w:p>
    <w:p w:rsidR="006747DA" w:rsidRDefault="006747DA" w:rsidP="006747DA">
      <w:pPr>
        <w:pStyle w:val="Code"/>
      </w:pPr>
      <w:r>
        <w:t>HTTP/1.1 200 OK</w:t>
      </w:r>
    </w:p>
    <w:p w:rsidR="006747DA" w:rsidRDefault="006747DA" w:rsidP="006747DA">
      <w:pPr>
        <w:pStyle w:val="Code"/>
      </w:pPr>
      <w:r>
        <w:t>Content-Type: application/json</w:t>
      </w:r>
    </w:p>
    <w:p w:rsidR="006747DA" w:rsidRDefault="006747DA" w:rsidP="006747DA">
      <w:pPr>
        <w:pStyle w:val="Code"/>
      </w:pPr>
      <w:r>
        <w:t>Last-Modified: Sun, 06 Oct 2013 18:39:52 GMT</w:t>
      </w:r>
    </w:p>
    <w:p w:rsidR="006747DA" w:rsidRDefault="006747DA" w:rsidP="006747DA">
      <w:pPr>
        <w:pStyle w:val="Code"/>
      </w:pPr>
      <w:r>
        <w:t>ETag: "0"</w:t>
      </w:r>
    </w:p>
    <w:p w:rsidR="006747DA" w:rsidRDefault="006747DA" w:rsidP="006747DA">
      <w:pPr>
        <w:pStyle w:val="Code"/>
      </w:pPr>
      <w:r>
        <w:t>Cache-Control: private, no-transform, max-age=30</w:t>
      </w:r>
    </w:p>
    <w:p w:rsidR="006747DA" w:rsidRDefault="006747DA" w:rsidP="006747DA">
      <w:pPr>
        <w:pStyle w:val="Code"/>
      </w:pPr>
      <w:r>
        <w:t>Date: Sun, 06 Oct 2013 18:39:52 GMT</w:t>
      </w:r>
    </w:p>
    <w:p w:rsidR="006747DA" w:rsidRDefault="006747DA" w:rsidP="006747DA">
      <w:pPr>
        <w:pStyle w:val="Code"/>
      </w:pPr>
      <w:r>
        <w:t>Server-Transaction-Id: 5e2b0855-831e-4ced-a50f-1a926894ef0f</w:t>
      </w:r>
    </w:p>
    <w:p w:rsidR="006747DA" w:rsidRDefault="006747DA" w:rsidP="006747DA">
      <w:pPr>
        <w:pStyle w:val="Code"/>
      </w:pPr>
      <w:r>
        <w:t>Client-Transaction-Id: 93a951ee-b2ad-4324-9acb-564d65d2a0f5</w:t>
      </w:r>
    </w:p>
    <w:p w:rsidR="006747DA" w:rsidRDefault="006747DA" w:rsidP="006747DA">
      <w:pPr>
        <w:pStyle w:val="Code"/>
      </w:pPr>
      <w:r>
        <w:t>Content-Length: 1434</w:t>
      </w:r>
    </w:p>
    <w:p w:rsidR="006747DA" w:rsidRDefault="006747DA" w:rsidP="006747DA">
      <w:pPr>
        <w:pStyle w:val="Code"/>
      </w:pPr>
    </w:p>
    <w:p w:rsidR="006747DA" w:rsidRDefault="006747DA" w:rsidP="006747DA">
      <w:pPr>
        <w:pStyle w:val="Code"/>
      </w:pPr>
      <w:r>
        <w:t>{</w:t>
      </w:r>
    </w:p>
    <w:p w:rsidR="006747DA" w:rsidRDefault="006747DA" w:rsidP="006747DA">
      <w:pPr>
        <w:pStyle w:val="Code"/>
      </w:pPr>
      <w:r>
        <w:t xml:space="preserve">  "nameServerSet" : {</w:t>
      </w:r>
    </w:p>
    <w:p w:rsidR="006747DA" w:rsidRDefault="006747DA" w:rsidP="006747DA">
      <w:pPr>
        <w:pStyle w:val="Code"/>
      </w:pPr>
      <w:r>
        <w:t xml:space="preserve">    "@uri" : "https://127.0.0.1:28443/nameserversets/111eba68-9531-4b79-aea3-74d05a3d441c",</w:t>
      </w:r>
    </w:p>
    <w:p w:rsidR="006747DA" w:rsidRDefault="006747DA" w:rsidP="006747DA">
      <w:pPr>
        <w:pStyle w:val="Code"/>
      </w:pPr>
      <w:r>
        <w:t xml:space="preserve">    "id" : "111eba68-9531-4b79-aea3-74d05a3d441c",</w:t>
      </w:r>
    </w:p>
    <w:p w:rsidR="006747DA" w:rsidRDefault="006747DA" w:rsidP="006747DA">
      <w:pPr>
        <w:pStyle w:val="Code"/>
      </w:pPr>
      <w:r>
        <w:t xml:space="preserve">    "version" : 0,</w:t>
      </w:r>
    </w:p>
    <w:p w:rsidR="006747DA" w:rsidRDefault="006747DA" w:rsidP="006747DA">
      <w:pPr>
        <w:pStyle w:val="Code"/>
      </w:pPr>
      <w:r>
        <w:lastRenderedPageBreak/>
        <w:t xml:space="preserve">    "name" : "Test-ing Name.Server_Set0",</w:t>
      </w:r>
    </w:p>
    <w:p w:rsidR="006747DA" w:rsidRDefault="006747DA" w:rsidP="006747DA">
      <w:pPr>
        <w:pStyle w:val="Code"/>
      </w:pPr>
      <w:r>
        <w:t xml:space="preserve">    "prefix" : "testingprefix",</w:t>
      </w:r>
    </w:p>
    <w:p w:rsidR="006747DA" w:rsidRDefault="006747DA" w:rsidP="006747DA">
      <w:pPr>
        <w:pStyle w:val="Code"/>
      </w:pPr>
      <w:r>
        <w:t xml:space="preserve">    "domainName" : "testing-domainName0.com",</w:t>
      </w:r>
    </w:p>
    <w:p w:rsidR="006747DA" w:rsidRDefault="006747DA" w:rsidP="006747DA">
      <w:pPr>
        <w:pStyle w:val="Code"/>
      </w:pPr>
      <w:r>
        <w:t xml:space="preserve">    "email" : "testing-emailAddress0@example.com",</w:t>
      </w:r>
    </w:p>
    <w:p w:rsidR="006747DA" w:rsidRDefault="006747DA" w:rsidP="006747DA">
      <w:pPr>
        <w:pStyle w:val="Code"/>
      </w:pPr>
      <w:r>
        <w:t xml:space="preserve">    "nameServerInterfaceSetId" : "66e0e2af-cade-4fcd-8e92-4f5b0536628b",</w:t>
      </w:r>
    </w:p>
    <w:p w:rsidR="006747DA" w:rsidRDefault="006747DA" w:rsidP="006747DA">
      <w:pPr>
        <w:pStyle w:val="Code"/>
      </w:pPr>
      <w:r>
        <w:t xml:space="preserve">    "nameServerInterfaceSetName" : "Test-ing NameServer_Interfa.ceSet0",</w:t>
      </w:r>
    </w:p>
    <w:p w:rsidR="006747DA" w:rsidRDefault="006747DA" w:rsidP="006747DA">
      <w:pPr>
        <w:pStyle w:val="Code"/>
      </w:pPr>
      <w:r>
        <w:t xml:space="preserve">    "createDate" : "2013-10-07T05:39:52.288",</w:t>
      </w:r>
    </w:p>
    <w:p w:rsidR="006747DA" w:rsidRDefault="006747DA" w:rsidP="006747DA">
      <w:pPr>
        <w:pStyle w:val="Code"/>
      </w:pPr>
      <w:r>
        <w:t xml:space="preserve">    "createAccountId" : "f73af262-9531-11e2-9b25-2809b571161a",</w:t>
      </w:r>
    </w:p>
    <w:p w:rsidR="006747DA" w:rsidRDefault="006747DA" w:rsidP="006747DA">
      <w:pPr>
        <w:pStyle w:val="Code"/>
      </w:pPr>
      <w:r>
        <w:t xml:space="preserve">    "createAccountIdentifier" : "system",</w:t>
      </w:r>
    </w:p>
    <w:p w:rsidR="006747DA" w:rsidRDefault="006747DA" w:rsidP="006747DA">
      <w:pPr>
        <w:pStyle w:val="Code"/>
      </w:pPr>
      <w:r>
        <w:t xml:space="preserve">    "createUserId" : "ed848682-c1d9-11e2-86bc-e9b9e1409c4c",</w:t>
      </w:r>
    </w:p>
    <w:p w:rsidR="006747DA" w:rsidRDefault="006747DA" w:rsidP="006747DA">
      <w:pPr>
        <w:pStyle w:val="Code"/>
      </w:pPr>
      <w:r>
        <w:t xml:space="preserve">    "createUserName" : "System Admin",</w:t>
      </w:r>
    </w:p>
    <w:p w:rsidR="006747DA" w:rsidRDefault="006747DA" w:rsidP="006747DA">
      <w:pPr>
        <w:pStyle w:val="Code"/>
      </w:pPr>
      <w:r>
        <w:t xml:space="preserve">    "lastUpdateDate" : "2013-10-07T05:39:52.302",</w:t>
      </w:r>
    </w:p>
    <w:p w:rsidR="006747DA" w:rsidRDefault="006747DA" w:rsidP="006747DA">
      <w:pPr>
        <w:pStyle w:val="Code"/>
      </w:pPr>
      <w:r>
        <w:t xml:space="preserve">    "lastUpdateAccountId" : "f73af262-9531-11e2-9b25-2809b571161a",</w:t>
      </w:r>
    </w:p>
    <w:p w:rsidR="006747DA" w:rsidRDefault="006747DA" w:rsidP="006747DA">
      <w:pPr>
        <w:pStyle w:val="Code"/>
      </w:pPr>
      <w:r>
        <w:t xml:space="preserve">    "lastUpdateAccountIdentifier" : "system",</w:t>
      </w:r>
    </w:p>
    <w:p w:rsidR="006747DA" w:rsidRDefault="006747DA" w:rsidP="006747DA">
      <w:pPr>
        <w:pStyle w:val="Code"/>
      </w:pPr>
      <w:r>
        <w:t xml:space="preserve">    "lastUpdateUserId" : "ed848682-c1d9-11e2-86bc-e9b9e1409c4c",</w:t>
      </w:r>
    </w:p>
    <w:p w:rsidR="006747DA" w:rsidRDefault="006747DA" w:rsidP="006747DA">
      <w:pPr>
        <w:pStyle w:val="Code"/>
      </w:pPr>
      <w:r>
        <w:t xml:space="preserve">    "lastUpdateUserName" : "System Admin",</w:t>
      </w:r>
    </w:p>
    <w:p w:rsidR="006747DA" w:rsidRDefault="006747DA" w:rsidP="006747DA">
      <w:pPr>
        <w:pStyle w:val="Code"/>
      </w:pPr>
      <w:r>
        <w:t xml:space="preserve">    "nameServerInterfaceSetInterfaces" : [ {</w:t>
      </w:r>
    </w:p>
    <w:p w:rsidR="006747DA" w:rsidRDefault="006747DA" w:rsidP="006747DA">
      <w:pPr>
        <w:pStyle w:val="Code"/>
      </w:pPr>
      <w:r>
        <w:t xml:space="preserve">      "order" : 1,</w:t>
      </w:r>
    </w:p>
    <w:p w:rsidR="006747DA" w:rsidRDefault="006747DA" w:rsidP="006747DA">
      <w:pPr>
        <w:pStyle w:val="Code"/>
      </w:pPr>
      <w:r>
        <w:t xml:space="preserve">      "name" : "test-ing nameserver_interface0",</w:t>
      </w:r>
    </w:p>
    <w:p w:rsidR="006747DA" w:rsidRDefault="006747DA" w:rsidP="006747DA">
      <w:pPr>
        <w:pStyle w:val="Code"/>
      </w:pPr>
      <w:r>
        <w:t xml:space="preserve">      "ipv4Address" : "11.64.205.86",</w:t>
      </w:r>
    </w:p>
    <w:p w:rsidR="006747DA" w:rsidRDefault="006747DA" w:rsidP="006747DA">
      <w:pPr>
        <w:pStyle w:val="Code"/>
      </w:pPr>
      <w:r>
        <w:t xml:space="preserve">      "ipv6Address" : "d602:9d85:325f:b46b:892e:b5:5f7b:ee4c"</w:t>
      </w:r>
    </w:p>
    <w:p w:rsidR="006747DA" w:rsidRDefault="006747DA" w:rsidP="006747DA">
      <w:pPr>
        <w:pStyle w:val="Code"/>
      </w:pPr>
      <w:r>
        <w:t xml:space="preserve">    }, {</w:t>
      </w:r>
    </w:p>
    <w:p w:rsidR="006747DA" w:rsidRDefault="006747DA" w:rsidP="006747DA">
      <w:pPr>
        <w:pStyle w:val="Code"/>
      </w:pPr>
      <w:r>
        <w:t xml:space="preserve">      "order" : 2,</w:t>
      </w:r>
    </w:p>
    <w:p w:rsidR="006747DA" w:rsidRDefault="006747DA" w:rsidP="006747DA">
      <w:pPr>
        <w:pStyle w:val="Code"/>
      </w:pPr>
      <w:r>
        <w:t xml:space="preserve">      "name" : "test-ing nameserver_interface1",</w:t>
      </w:r>
    </w:p>
    <w:p w:rsidR="006747DA" w:rsidRDefault="006747DA" w:rsidP="006747DA">
      <w:pPr>
        <w:pStyle w:val="Code"/>
      </w:pPr>
      <w:r>
        <w:t xml:space="preserve">      "ipv4Address" : "100.228.29.153",</w:t>
      </w:r>
    </w:p>
    <w:p w:rsidR="006747DA" w:rsidRDefault="006747DA" w:rsidP="006747DA">
      <w:pPr>
        <w:pStyle w:val="Code"/>
      </w:pPr>
      <w:r>
        <w:t xml:space="preserve">      "ipv6Address" : "1495:44a3:ebd6:8445:450c:77aa:9c3f:e237"</w:t>
      </w:r>
    </w:p>
    <w:p w:rsidR="006747DA" w:rsidRDefault="006747DA" w:rsidP="006747DA">
      <w:pPr>
        <w:pStyle w:val="Code"/>
      </w:pPr>
      <w:r>
        <w:t xml:space="preserve">    } ]</w:t>
      </w:r>
    </w:p>
    <w:p w:rsidR="006747DA" w:rsidRDefault="006747DA" w:rsidP="006747DA">
      <w:pPr>
        <w:pStyle w:val="Code"/>
      </w:pPr>
      <w:r>
        <w:t xml:space="preserve">  }</w:t>
      </w:r>
    </w:p>
    <w:p w:rsidR="006747DA" w:rsidRDefault="006747DA" w:rsidP="006747DA">
      <w:pPr>
        <w:pStyle w:val="Code"/>
      </w:pPr>
      <w:r>
        <w:t>}</w:t>
      </w:r>
    </w:p>
    <w:p w:rsidR="003A30DE" w:rsidRDefault="003A30DE" w:rsidP="003A30DE">
      <w:pPr>
        <w:pStyle w:val="Heading2"/>
      </w:pPr>
      <w:bookmarkStart w:id="223" w:name="_Toc381779313"/>
      <w:r>
        <w:t>Name Server Set List Command</w:t>
      </w:r>
      <w:bookmarkEnd w:id="223"/>
    </w:p>
    <w:p w:rsidR="00323508" w:rsidRDefault="009D6534" w:rsidP="00323508">
      <w:r w:rsidRPr="009D6534">
        <w:t xml:space="preserve">This command is used to retrieve a list of name server set objects provisioned </w:t>
      </w:r>
      <w:r w:rsidR="00BB3EC1">
        <w:t>in</w:t>
      </w:r>
      <w:r w:rsidR="00BB3EC1" w:rsidRPr="009D6534">
        <w:t xml:space="preserve"> </w:t>
      </w:r>
      <w:r w:rsidRPr="009D6534">
        <w:t>the system.</w:t>
      </w:r>
    </w:p>
    <w:p w:rsidR="009D6534" w:rsidRDefault="009D6534" w:rsidP="009D6534">
      <w:pPr>
        <w:pStyle w:val="Heading3"/>
      </w:pPr>
      <w:r>
        <w:t>Request</w:t>
      </w:r>
    </w:p>
    <w:p w:rsidR="009D6534" w:rsidRDefault="009D6534" w:rsidP="009D6534">
      <w:r w:rsidRPr="009D6534">
        <w:t>A request should be made to the specified URI including the indicated headers</w:t>
      </w:r>
      <w:r w:rsidR="00841E28">
        <w:t xml:space="preserve">, </w:t>
      </w:r>
      <w:r w:rsidRPr="009D6534">
        <w:t>and if required a request body in the format specified.</w:t>
      </w:r>
    </w:p>
    <w:p w:rsidR="009D6534" w:rsidRDefault="009D6534" w:rsidP="009D6534">
      <w:pPr>
        <w:pStyle w:val="FakeHeading4"/>
      </w:pPr>
      <w:r>
        <w:lastRenderedPageBreak/>
        <w:t>URI</w:t>
      </w:r>
    </w:p>
    <w:p w:rsidR="009D6534" w:rsidRPr="008A0F29" w:rsidRDefault="009D6534" w:rsidP="009D6534">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9D6534" w:rsidRPr="00CC22F1" w:rsidTr="005375DB">
        <w:trPr>
          <w:tblHeader w:val="0"/>
        </w:trPr>
        <w:tc>
          <w:tcPr>
            <w:tcW w:w="1843" w:type="dxa"/>
            <w:shd w:val="clear" w:color="auto" w:fill="BFBFBF" w:themeFill="background1" w:themeFillShade="BF"/>
          </w:tcPr>
          <w:p w:rsidR="009D6534" w:rsidRPr="00750051" w:rsidRDefault="009D6534" w:rsidP="005375DB">
            <w:pPr>
              <w:pStyle w:val="Table-Header"/>
            </w:pPr>
            <w:r>
              <w:t>HTTP Method</w:t>
            </w:r>
          </w:p>
        </w:tc>
        <w:tc>
          <w:tcPr>
            <w:tcW w:w="6804" w:type="dxa"/>
            <w:shd w:val="clear" w:color="auto" w:fill="BFBFBF" w:themeFill="background1" w:themeFillShade="BF"/>
          </w:tcPr>
          <w:p w:rsidR="009D6534" w:rsidRDefault="009D6534" w:rsidP="005375DB">
            <w:pPr>
              <w:pStyle w:val="Table-Header"/>
            </w:pPr>
            <w:r>
              <w:t>Request URI</w:t>
            </w:r>
          </w:p>
        </w:tc>
      </w:tr>
      <w:tr w:rsidR="009D6534" w:rsidRPr="00CC22F1" w:rsidTr="005375DB">
        <w:trPr>
          <w:trHeight w:val="113"/>
          <w:tblHeader w:val="0"/>
        </w:trPr>
        <w:tc>
          <w:tcPr>
            <w:tcW w:w="1843" w:type="dxa"/>
          </w:tcPr>
          <w:p w:rsidR="009D6534" w:rsidRDefault="009D6534" w:rsidP="005375DB">
            <w:pPr>
              <w:pStyle w:val="Table-Text"/>
            </w:pPr>
            <w:r>
              <w:t>GET</w:t>
            </w:r>
          </w:p>
        </w:tc>
        <w:tc>
          <w:tcPr>
            <w:tcW w:w="6804" w:type="dxa"/>
          </w:tcPr>
          <w:p w:rsidR="009D6534" w:rsidRDefault="009D6534" w:rsidP="005375DB">
            <w:pPr>
              <w:pStyle w:val="Table-Text"/>
            </w:pPr>
            <w:r w:rsidRPr="009D6534">
              <w:t>https://{service-address}/nameserversets/</w:t>
            </w:r>
          </w:p>
        </w:tc>
      </w:tr>
    </w:tbl>
    <w:p w:rsidR="009D6534" w:rsidRDefault="009D6534" w:rsidP="009D6534">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9D6534" w:rsidRPr="00CC22F1" w:rsidTr="005375DB">
        <w:trPr>
          <w:tblHeader w:val="0"/>
        </w:trPr>
        <w:tc>
          <w:tcPr>
            <w:tcW w:w="1843" w:type="dxa"/>
            <w:shd w:val="clear" w:color="auto" w:fill="BFBFBF" w:themeFill="background1" w:themeFillShade="BF"/>
          </w:tcPr>
          <w:p w:rsidR="009D6534" w:rsidRPr="00750051" w:rsidRDefault="009D6534" w:rsidP="005375DB">
            <w:pPr>
              <w:pStyle w:val="Table-Header"/>
            </w:pPr>
            <w:r>
              <w:t>Field</w:t>
            </w:r>
          </w:p>
        </w:tc>
        <w:tc>
          <w:tcPr>
            <w:tcW w:w="6804" w:type="dxa"/>
            <w:shd w:val="clear" w:color="auto" w:fill="BFBFBF" w:themeFill="background1" w:themeFillShade="BF"/>
          </w:tcPr>
          <w:p w:rsidR="009D6534" w:rsidRDefault="009D6534" w:rsidP="005375DB">
            <w:pPr>
              <w:pStyle w:val="Table-Header"/>
            </w:pPr>
            <w:r>
              <w:t>Description</w:t>
            </w:r>
          </w:p>
        </w:tc>
      </w:tr>
      <w:tr w:rsidR="009D6534" w:rsidRPr="00CC22F1" w:rsidTr="005375DB">
        <w:trPr>
          <w:trHeight w:val="113"/>
          <w:tblHeader w:val="0"/>
        </w:trPr>
        <w:tc>
          <w:tcPr>
            <w:tcW w:w="1843" w:type="dxa"/>
          </w:tcPr>
          <w:p w:rsidR="009D6534" w:rsidRDefault="009D6534" w:rsidP="005375DB">
            <w:pPr>
              <w:pStyle w:val="Table-Text"/>
            </w:pPr>
            <w:r>
              <w:t>service-address</w:t>
            </w:r>
          </w:p>
        </w:tc>
        <w:tc>
          <w:tcPr>
            <w:tcW w:w="6804" w:type="dxa"/>
          </w:tcPr>
          <w:p w:rsidR="009D6534" w:rsidRDefault="009D6534" w:rsidP="006351FF">
            <w:pPr>
              <w:pStyle w:val="Table-Text"/>
            </w:pPr>
            <w:r>
              <w:t xml:space="preserve">The service address as described in section </w:t>
            </w:r>
            <w:r w:rsidR="006351FF">
              <w:t>2.2</w:t>
            </w:r>
          </w:p>
        </w:tc>
      </w:tr>
    </w:tbl>
    <w:p w:rsidR="009D6534" w:rsidRDefault="009D6534" w:rsidP="009D6534">
      <w:pPr>
        <w:pStyle w:val="FakeHeading4"/>
      </w:pPr>
      <w:r>
        <w:t>Query Parameters</w:t>
      </w:r>
    </w:p>
    <w:p w:rsidR="009D6534" w:rsidRDefault="009D6534" w:rsidP="009D6534">
      <w:r w:rsidRPr="009D6534">
        <w:t>The query parameters below can be used with this command. All query parameters are optional and if none are specified all name server sets visible to the executing users account will be returned.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01"/>
        <w:gridCol w:w="957"/>
        <w:gridCol w:w="699"/>
        <w:gridCol w:w="4090"/>
      </w:tblGrid>
      <w:tr w:rsidR="009D6534" w:rsidRPr="00CC22F1" w:rsidTr="009D6534">
        <w:trPr>
          <w:tblHeader w:val="0"/>
        </w:trPr>
        <w:tc>
          <w:tcPr>
            <w:tcW w:w="2901" w:type="dxa"/>
            <w:shd w:val="clear" w:color="auto" w:fill="BFBFBF" w:themeFill="background1" w:themeFillShade="BF"/>
          </w:tcPr>
          <w:p w:rsidR="009D6534" w:rsidRPr="00750051" w:rsidRDefault="009D6534" w:rsidP="005375DB">
            <w:pPr>
              <w:pStyle w:val="Table-Header"/>
            </w:pPr>
            <w:r>
              <w:t>Parameter Name</w:t>
            </w:r>
          </w:p>
        </w:tc>
        <w:tc>
          <w:tcPr>
            <w:tcW w:w="957" w:type="dxa"/>
            <w:shd w:val="clear" w:color="auto" w:fill="BFBFBF" w:themeFill="background1" w:themeFillShade="BF"/>
          </w:tcPr>
          <w:p w:rsidR="009D6534" w:rsidRPr="00750051" w:rsidRDefault="009D6534" w:rsidP="005375DB">
            <w:pPr>
              <w:pStyle w:val="Table-Header"/>
            </w:pPr>
            <w:r>
              <w:t>Optional</w:t>
            </w:r>
          </w:p>
        </w:tc>
        <w:tc>
          <w:tcPr>
            <w:tcW w:w="699" w:type="dxa"/>
            <w:shd w:val="clear" w:color="auto" w:fill="BFBFBF" w:themeFill="background1" w:themeFillShade="BF"/>
          </w:tcPr>
          <w:p w:rsidR="009D6534" w:rsidRDefault="009D6534" w:rsidP="005375DB">
            <w:pPr>
              <w:pStyle w:val="Table-Header"/>
            </w:pPr>
            <w:r>
              <w:t>Type</w:t>
            </w:r>
          </w:p>
        </w:tc>
        <w:tc>
          <w:tcPr>
            <w:tcW w:w="4090" w:type="dxa"/>
            <w:shd w:val="clear" w:color="auto" w:fill="BFBFBF" w:themeFill="background1" w:themeFillShade="BF"/>
          </w:tcPr>
          <w:p w:rsidR="009D6534" w:rsidRDefault="009D6534" w:rsidP="005375DB">
            <w:pPr>
              <w:pStyle w:val="Table-Header"/>
            </w:pPr>
            <w:r>
              <w:t>Description</w:t>
            </w:r>
          </w:p>
        </w:tc>
      </w:tr>
      <w:tr w:rsidR="009D6534" w:rsidRPr="00CC22F1" w:rsidTr="009D6534">
        <w:trPr>
          <w:trHeight w:val="113"/>
          <w:tblHeader w:val="0"/>
        </w:trPr>
        <w:tc>
          <w:tcPr>
            <w:tcW w:w="2901" w:type="dxa"/>
          </w:tcPr>
          <w:p w:rsidR="009D6534" w:rsidRDefault="009D6534" w:rsidP="009D6534">
            <w:pPr>
              <w:pStyle w:val="Table-Text"/>
            </w:pPr>
            <w:r>
              <w:t>searchName</w:t>
            </w:r>
          </w:p>
        </w:tc>
        <w:tc>
          <w:tcPr>
            <w:tcW w:w="957" w:type="dxa"/>
          </w:tcPr>
          <w:p w:rsidR="009D6534" w:rsidRDefault="009D6534" w:rsidP="009D6534">
            <w:pPr>
              <w:pStyle w:val="Table-Text"/>
            </w:pPr>
            <w:r>
              <w:t>Yes</w:t>
            </w:r>
          </w:p>
        </w:tc>
        <w:tc>
          <w:tcPr>
            <w:tcW w:w="699" w:type="dxa"/>
          </w:tcPr>
          <w:p w:rsidR="009D6534" w:rsidRDefault="009D6534" w:rsidP="009D6534">
            <w:pPr>
              <w:pStyle w:val="Table-Text"/>
            </w:pPr>
            <w:r>
              <w:t>string</w:t>
            </w:r>
          </w:p>
        </w:tc>
        <w:tc>
          <w:tcPr>
            <w:tcW w:w="4090" w:type="dxa"/>
          </w:tcPr>
          <w:p w:rsidR="009D6534" w:rsidRDefault="009D6534" w:rsidP="009D6534">
            <w:pPr>
              <w:pStyle w:val="Table-Text"/>
            </w:pPr>
            <w:r>
              <w:t>Match all name server sets that have a name which case insensitively contains the string</w:t>
            </w:r>
          </w:p>
        </w:tc>
      </w:tr>
      <w:tr w:rsidR="009D6534" w:rsidRPr="00CC22F1" w:rsidTr="009D6534">
        <w:trPr>
          <w:trHeight w:val="113"/>
          <w:tblHeader w:val="0"/>
        </w:trPr>
        <w:tc>
          <w:tcPr>
            <w:tcW w:w="2901" w:type="dxa"/>
          </w:tcPr>
          <w:p w:rsidR="009D6534" w:rsidRDefault="009D6534" w:rsidP="009D6534">
            <w:pPr>
              <w:pStyle w:val="Table-Text"/>
            </w:pPr>
            <w:r>
              <w:t>searchNameServerInterfaceSetId</w:t>
            </w:r>
          </w:p>
        </w:tc>
        <w:tc>
          <w:tcPr>
            <w:tcW w:w="957" w:type="dxa"/>
          </w:tcPr>
          <w:p w:rsidR="009D6534" w:rsidRDefault="009D6534" w:rsidP="009D6534">
            <w:pPr>
              <w:pStyle w:val="Table-Text"/>
            </w:pPr>
            <w:r>
              <w:t>Yes</w:t>
            </w:r>
          </w:p>
        </w:tc>
        <w:tc>
          <w:tcPr>
            <w:tcW w:w="699" w:type="dxa"/>
          </w:tcPr>
          <w:p w:rsidR="009D6534" w:rsidRDefault="009D6534" w:rsidP="009D6534">
            <w:pPr>
              <w:pStyle w:val="Table-Text"/>
            </w:pPr>
            <w:r>
              <w:t>uuid</w:t>
            </w:r>
          </w:p>
        </w:tc>
        <w:tc>
          <w:tcPr>
            <w:tcW w:w="4090" w:type="dxa"/>
          </w:tcPr>
          <w:p w:rsidR="009D6534" w:rsidRDefault="009D6534" w:rsidP="009D6534">
            <w:pPr>
              <w:pStyle w:val="Table-Text"/>
            </w:pPr>
            <w:r>
              <w:t>Match all name server sets that are associated with the name server interface set with this UUID (exact match)</w:t>
            </w:r>
          </w:p>
        </w:tc>
      </w:tr>
      <w:tr w:rsidR="009D6534" w:rsidRPr="00CC22F1" w:rsidTr="009D6534">
        <w:trPr>
          <w:trHeight w:val="113"/>
          <w:tblHeader w:val="0"/>
        </w:trPr>
        <w:tc>
          <w:tcPr>
            <w:tcW w:w="2901" w:type="dxa"/>
          </w:tcPr>
          <w:p w:rsidR="009D6534" w:rsidRDefault="009D6534" w:rsidP="009D6534">
            <w:pPr>
              <w:pStyle w:val="Table-Text"/>
            </w:pPr>
            <w:r>
              <w:t>searchStatus</w:t>
            </w:r>
          </w:p>
        </w:tc>
        <w:tc>
          <w:tcPr>
            <w:tcW w:w="957" w:type="dxa"/>
          </w:tcPr>
          <w:p w:rsidR="009D6534" w:rsidRDefault="009D6534" w:rsidP="009D6534">
            <w:pPr>
              <w:pStyle w:val="Table-Text"/>
            </w:pPr>
            <w:r>
              <w:t>Yes</w:t>
            </w:r>
          </w:p>
        </w:tc>
        <w:tc>
          <w:tcPr>
            <w:tcW w:w="699" w:type="dxa"/>
          </w:tcPr>
          <w:p w:rsidR="009D6534" w:rsidRDefault="009D6534" w:rsidP="009D6534">
            <w:pPr>
              <w:pStyle w:val="Table-Text"/>
            </w:pPr>
            <w:r>
              <w:t>string</w:t>
            </w:r>
          </w:p>
        </w:tc>
        <w:tc>
          <w:tcPr>
            <w:tcW w:w="4090" w:type="dxa"/>
          </w:tcPr>
          <w:p w:rsidR="009D6534" w:rsidRDefault="009D6534" w:rsidP="009D6534">
            <w:pPr>
              <w:pStyle w:val="Table-Text"/>
            </w:pPr>
            <w:r>
              <w:t>Match all name server sets that have this status (exact match)</w:t>
            </w:r>
          </w:p>
        </w:tc>
      </w:tr>
    </w:tbl>
    <w:p w:rsidR="009D6534" w:rsidRDefault="009D6534" w:rsidP="009D6534">
      <w:pPr>
        <w:pStyle w:val="FakeHeading4"/>
      </w:pPr>
      <w:r>
        <w:t>Request Headers</w:t>
      </w:r>
    </w:p>
    <w:p w:rsidR="009D6534" w:rsidRPr="00636EB2" w:rsidRDefault="009D6534" w:rsidP="009D6534">
      <w:r w:rsidRPr="00636EB2">
        <w:t xml:space="preserve">Only the standard request headers described in section </w:t>
      </w:r>
      <w:r w:rsidR="005375DB">
        <w:t>2.6</w:t>
      </w:r>
      <w:r w:rsidRPr="00636EB2">
        <w:t xml:space="preserve"> are supported</w:t>
      </w:r>
      <w:r>
        <w:t>.</w:t>
      </w:r>
    </w:p>
    <w:p w:rsidR="009D6534" w:rsidRDefault="009D6534" w:rsidP="009D6534">
      <w:pPr>
        <w:pStyle w:val="FakeHeading4"/>
      </w:pPr>
      <w:r>
        <w:t>Request Body</w:t>
      </w:r>
    </w:p>
    <w:p w:rsidR="009D6534" w:rsidRDefault="009D6534" w:rsidP="009D6534">
      <w:r w:rsidRPr="00636EB2">
        <w:t>Not allowed for this command</w:t>
      </w:r>
      <w:r>
        <w:t>.</w:t>
      </w:r>
    </w:p>
    <w:p w:rsidR="009D6534" w:rsidRDefault="009D6534" w:rsidP="009D6534">
      <w:pPr>
        <w:pStyle w:val="Heading3"/>
      </w:pPr>
      <w:r>
        <w:t>Response</w:t>
      </w:r>
    </w:p>
    <w:p w:rsidR="009D6534" w:rsidRDefault="009D6534" w:rsidP="009D6534">
      <w:r w:rsidRPr="009D6534">
        <w:t>The response will include a status code, response headers and in some case a response body encoded according to the relevant header.</w:t>
      </w:r>
    </w:p>
    <w:p w:rsidR="009D6534" w:rsidRDefault="009D6534" w:rsidP="009D6534">
      <w:pPr>
        <w:pStyle w:val="FakeHeading4"/>
      </w:pPr>
      <w:r>
        <w:t>Status Code</w:t>
      </w:r>
    </w:p>
    <w:p w:rsidR="009D6534" w:rsidRDefault="009D6534" w:rsidP="009D6534">
      <w:r w:rsidRPr="009D6534">
        <w:t>On success this command will return http status code 200 (OK).</w:t>
      </w:r>
    </w:p>
    <w:p w:rsidR="009D6534" w:rsidRDefault="009D6534" w:rsidP="009D6534">
      <w:pPr>
        <w:pStyle w:val="FakeHeading4"/>
      </w:pPr>
      <w:r>
        <w:t>Response Headers</w:t>
      </w:r>
    </w:p>
    <w:p w:rsidR="009D6534" w:rsidRPr="009D6534" w:rsidRDefault="009D6534" w:rsidP="009D6534">
      <w:r w:rsidRPr="009D6534">
        <w:t xml:space="preserve">Only the standard response headers described in section </w:t>
      </w:r>
      <w:r w:rsidR="005375DB">
        <w:t>2.7</w:t>
      </w:r>
      <w:r w:rsidRPr="009D6534">
        <w:t xml:space="preserve"> are returned.</w:t>
      </w:r>
    </w:p>
    <w:p w:rsidR="009D6534" w:rsidRDefault="00510DD6" w:rsidP="00510DD6">
      <w:pPr>
        <w:pStyle w:val="FakeHeading4"/>
      </w:pPr>
      <w:r>
        <w:lastRenderedPageBreak/>
        <w:t>Response Body</w:t>
      </w:r>
    </w:p>
    <w:p w:rsidR="00510DD6" w:rsidRDefault="00510DD6" w:rsidP="009D6534">
      <w:r w:rsidRPr="00510DD6">
        <w:t>A JSON representation of the list of name server set objects that match the search criteria with field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510DD6" w:rsidTr="00510DD6">
        <w:trPr>
          <w:tblHeader w:val="0"/>
        </w:trPr>
        <w:tc>
          <w:tcPr>
            <w:tcW w:w="2965" w:type="dxa"/>
            <w:shd w:val="clear" w:color="auto" w:fill="BFBFBF" w:themeFill="background1" w:themeFillShade="BF"/>
          </w:tcPr>
          <w:p w:rsidR="00510DD6" w:rsidRPr="00750051" w:rsidRDefault="00510DD6" w:rsidP="005375DB">
            <w:pPr>
              <w:pStyle w:val="Table-Header"/>
            </w:pPr>
            <w:r>
              <w:t>Field Name</w:t>
            </w:r>
          </w:p>
        </w:tc>
        <w:tc>
          <w:tcPr>
            <w:tcW w:w="2175" w:type="dxa"/>
            <w:shd w:val="clear" w:color="auto" w:fill="BFBFBF" w:themeFill="background1" w:themeFillShade="BF"/>
          </w:tcPr>
          <w:p w:rsidR="00510DD6" w:rsidRDefault="00510DD6" w:rsidP="005375DB">
            <w:pPr>
              <w:pStyle w:val="Table-Header"/>
            </w:pPr>
            <w:r>
              <w:t>Type</w:t>
            </w:r>
          </w:p>
        </w:tc>
        <w:tc>
          <w:tcPr>
            <w:tcW w:w="3507" w:type="dxa"/>
            <w:shd w:val="clear" w:color="auto" w:fill="BFBFBF" w:themeFill="background1" w:themeFillShade="BF"/>
          </w:tcPr>
          <w:p w:rsidR="00510DD6" w:rsidRDefault="00510DD6" w:rsidP="005375DB">
            <w:pPr>
              <w:pStyle w:val="Table-Header"/>
            </w:pPr>
            <w:r>
              <w:t>Description</w:t>
            </w:r>
          </w:p>
        </w:tc>
      </w:tr>
      <w:tr w:rsidR="00510DD6" w:rsidTr="00510DD6">
        <w:trPr>
          <w:trHeight w:val="113"/>
          <w:tblHeader w:val="0"/>
        </w:trPr>
        <w:tc>
          <w:tcPr>
            <w:tcW w:w="2965" w:type="dxa"/>
          </w:tcPr>
          <w:p w:rsidR="00510DD6" w:rsidRDefault="00510DD6" w:rsidP="00510DD6">
            <w:pPr>
              <w:pStyle w:val="Table-Text"/>
            </w:pPr>
            <w:r>
              <w:t>@uri</w:t>
            </w:r>
          </w:p>
        </w:tc>
        <w:tc>
          <w:tcPr>
            <w:tcW w:w="2175" w:type="dxa"/>
          </w:tcPr>
          <w:p w:rsidR="00510DD6" w:rsidRDefault="00510DD6" w:rsidP="00510DD6">
            <w:pPr>
              <w:pStyle w:val="Table-Text"/>
            </w:pPr>
            <w:r>
              <w:t>string</w:t>
            </w:r>
          </w:p>
        </w:tc>
        <w:tc>
          <w:tcPr>
            <w:tcW w:w="3507" w:type="dxa"/>
          </w:tcPr>
          <w:p w:rsidR="00510DD6" w:rsidRDefault="00510DD6" w:rsidP="00841E28">
            <w:pPr>
              <w:pStyle w:val="Table-Text"/>
            </w:pPr>
            <w:r>
              <w:t xml:space="preserve">The </w:t>
            </w:r>
            <w:r w:rsidR="00841E28">
              <w:t>URI</w:t>
            </w:r>
            <w:r>
              <w:t xml:space="preserve"> that corresponds to the returned list</w:t>
            </w:r>
          </w:p>
        </w:tc>
      </w:tr>
      <w:tr w:rsidR="00510DD6" w:rsidTr="00510DD6">
        <w:trPr>
          <w:trHeight w:val="113"/>
          <w:tblHeader w:val="0"/>
        </w:trPr>
        <w:tc>
          <w:tcPr>
            <w:tcW w:w="2965" w:type="dxa"/>
          </w:tcPr>
          <w:p w:rsidR="00510DD6" w:rsidRDefault="00510DD6" w:rsidP="00510DD6">
            <w:pPr>
              <w:pStyle w:val="Table-Text"/>
            </w:pPr>
            <w:r>
              <w:t>nameServerSetList</w:t>
            </w:r>
          </w:p>
        </w:tc>
        <w:tc>
          <w:tcPr>
            <w:tcW w:w="2175" w:type="dxa"/>
          </w:tcPr>
          <w:p w:rsidR="00510DD6" w:rsidRDefault="00510DD6" w:rsidP="00510DD6">
            <w:pPr>
              <w:pStyle w:val="Table-Text"/>
            </w:pPr>
            <w:r>
              <w:t>NameServerSetRecord[]</w:t>
            </w:r>
          </w:p>
        </w:tc>
        <w:tc>
          <w:tcPr>
            <w:tcW w:w="3507" w:type="dxa"/>
          </w:tcPr>
          <w:p w:rsidR="00510DD6" w:rsidRDefault="00510DD6" w:rsidP="00510DD6">
            <w:pPr>
              <w:pStyle w:val="Table-Text"/>
            </w:pPr>
            <w:r>
              <w:t>A list of the name server sets that matched the search parameters</w:t>
            </w:r>
          </w:p>
        </w:tc>
      </w:tr>
      <w:tr w:rsidR="00510DD6" w:rsidTr="00510DD6">
        <w:trPr>
          <w:trHeight w:val="113"/>
          <w:tblHeader w:val="0"/>
        </w:trPr>
        <w:tc>
          <w:tcPr>
            <w:tcW w:w="2965" w:type="dxa"/>
          </w:tcPr>
          <w:p w:rsidR="00510DD6" w:rsidRDefault="00510DD6" w:rsidP="00510DD6">
            <w:pPr>
              <w:pStyle w:val="Table-Text"/>
            </w:pPr>
            <w:r>
              <w:t>totalCount</w:t>
            </w:r>
          </w:p>
        </w:tc>
        <w:tc>
          <w:tcPr>
            <w:tcW w:w="2175" w:type="dxa"/>
          </w:tcPr>
          <w:p w:rsidR="00510DD6" w:rsidRDefault="00510DD6" w:rsidP="00510DD6">
            <w:pPr>
              <w:pStyle w:val="Table-Text"/>
            </w:pPr>
            <w:r>
              <w:t>integer</w:t>
            </w:r>
          </w:p>
        </w:tc>
        <w:tc>
          <w:tcPr>
            <w:tcW w:w="3507" w:type="dxa"/>
          </w:tcPr>
          <w:p w:rsidR="00510DD6" w:rsidRDefault="00510DD6" w:rsidP="00510DD6">
            <w:pPr>
              <w:pStyle w:val="Table-Text"/>
            </w:pPr>
            <w:r>
              <w:t>The total number of records contained in the returned list</w:t>
            </w:r>
          </w:p>
        </w:tc>
      </w:tr>
    </w:tbl>
    <w:p w:rsidR="00510DD6" w:rsidRDefault="00510DD6" w:rsidP="009D6534">
      <w:r w:rsidRPr="00510DD6">
        <w:t>A NameServerSetRecord has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510DD6" w:rsidTr="005375DB">
        <w:trPr>
          <w:tblHeader w:val="0"/>
        </w:trPr>
        <w:tc>
          <w:tcPr>
            <w:tcW w:w="2965" w:type="dxa"/>
            <w:shd w:val="clear" w:color="auto" w:fill="BFBFBF" w:themeFill="background1" w:themeFillShade="BF"/>
          </w:tcPr>
          <w:p w:rsidR="00510DD6" w:rsidRPr="00750051" w:rsidRDefault="00510DD6" w:rsidP="005375DB">
            <w:pPr>
              <w:pStyle w:val="Table-Header"/>
            </w:pPr>
            <w:r>
              <w:t>Field Name</w:t>
            </w:r>
          </w:p>
        </w:tc>
        <w:tc>
          <w:tcPr>
            <w:tcW w:w="2175" w:type="dxa"/>
            <w:shd w:val="clear" w:color="auto" w:fill="BFBFBF" w:themeFill="background1" w:themeFillShade="BF"/>
          </w:tcPr>
          <w:p w:rsidR="00510DD6" w:rsidRDefault="00510DD6" w:rsidP="005375DB">
            <w:pPr>
              <w:pStyle w:val="Table-Header"/>
            </w:pPr>
            <w:r>
              <w:t>Type</w:t>
            </w:r>
          </w:p>
        </w:tc>
        <w:tc>
          <w:tcPr>
            <w:tcW w:w="3507" w:type="dxa"/>
            <w:shd w:val="clear" w:color="auto" w:fill="BFBFBF" w:themeFill="background1" w:themeFillShade="BF"/>
          </w:tcPr>
          <w:p w:rsidR="00510DD6" w:rsidRDefault="00510DD6" w:rsidP="005375DB">
            <w:pPr>
              <w:pStyle w:val="Table-Header"/>
            </w:pPr>
            <w:r>
              <w:t>Description</w:t>
            </w:r>
          </w:p>
        </w:tc>
      </w:tr>
      <w:tr w:rsidR="00510DD6" w:rsidTr="005375DB">
        <w:trPr>
          <w:trHeight w:val="113"/>
          <w:tblHeader w:val="0"/>
        </w:trPr>
        <w:tc>
          <w:tcPr>
            <w:tcW w:w="2965" w:type="dxa"/>
          </w:tcPr>
          <w:p w:rsidR="00510DD6" w:rsidRDefault="00510DD6" w:rsidP="00510DD6">
            <w:pPr>
              <w:pStyle w:val="Table-Text"/>
            </w:pPr>
            <w:r>
              <w:t>@uri</w:t>
            </w:r>
          </w:p>
        </w:tc>
        <w:tc>
          <w:tcPr>
            <w:tcW w:w="2175" w:type="dxa"/>
          </w:tcPr>
          <w:p w:rsidR="00510DD6" w:rsidRDefault="00510DD6" w:rsidP="00510DD6">
            <w:pPr>
              <w:pStyle w:val="Table-Text"/>
            </w:pPr>
            <w:r>
              <w:t>string</w:t>
            </w:r>
          </w:p>
        </w:tc>
        <w:tc>
          <w:tcPr>
            <w:tcW w:w="3507" w:type="dxa"/>
          </w:tcPr>
          <w:p w:rsidR="00510DD6" w:rsidRDefault="00510DD6" w:rsidP="00841E28">
            <w:pPr>
              <w:pStyle w:val="Table-Text"/>
            </w:pPr>
            <w:r>
              <w:t xml:space="preserve">The </w:t>
            </w:r>
            <w:r w:rsidR="00841E28">
              <w:t>URI</w:t>
            </w:r>
            <w:r>
              <w:t xml:space="preserve"> that corresponds to the full details of the object</w:t>
            </w:r>
          </w:p>
        </w:tc>
      </w:tr>
      <w:tr w:rsidR="00510DD6" w:rsidTr="005375DB">
        <w:trPr>
          <w:trHeight w:val="113"/>
          <w:tblHeader w:val="0"/>
        </w:trPr>
        <w:tc>
          <w:tcPr>
            <w:tcW w:w="2965" w:type="dxa"/>
          </w:tcPr>
          <w:p w:rsidR="00510DD6" w:rsidRDefault="00510DD6" w:rsidP="00510DD6">
            <w:pPr>
              <w:pStyle w:val="Table-Text"/>
            </w:pPr>
            <w:r>
              <w:t>id</w:t>
            </w:r>
          </w:p>
        </w:tc>
        <w:tc>
          <w:tcPr>
            <w:tcW w:w="2175" w:type="dxa"/>
          </w:tcPr>
          <w:p w:rsidR="00510DD6" w:rsidRDefault="00510DD6" w:rsidP="00510DD6">
            <w:pPr>
              <w:pStyle w:val="Table-Text"/>
            </w:pPr>
            <w:r>
              <w:t>uuid</w:t>
            </w:r>
          </w:p>
        </w:tc>
        <w:tc>
          <w:tcPr>
            <w:tcW w:w="3507" w:type="dxa"/>
          </w:tcPr>
          <w:p w:rsidR="00510DD6" w:rsidRDefault="00510DD6" w:rsidP="00510DD6">
            <w:pPr>
              <w:pStyle w:val="Table-Text"/>
            </w:pPr>
            <w:r>
              <w:t>The UUID of the object</w:t>
            </w:r>
          </w:p>
        </w:tc>
      </w:tr>
      <w:tr w:rsidR="00510DD6" w:rsidTr="005375DB">
        <w:trPr>
          <w:trHeight w:val="113"/>
          <w:tblHeader w:val="0"/>
        </w:trPr>
        <w:tc>
          <w:tcPr>
            <w:tcW w:w="2965" w:type="dxa"/>
          </w:tcPr>
          <w:p w:rsidR="00510DD6" w:rsidRDefault="00510DD6" w:rsidP="00510DD6">
            <w:pPr>
              <w:pStyle w:val="Table-Text"/>
            </w:pPr>
            <w:r>
              <w:t>name</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name of the name server set</w:t>
            </w:r>
          </w:p>
        </w:tc>
      </w:tr>
      <w:tr w:rsidR="00510DD6" w:rsidTr="005375DB">
        <w:trPr>
          <w:trHeight w:val="113"/>
          <w:tblHeader w:val="0"/>
        </w:trPr>
        <w:tc>
          <w:tcPr>
            <w:tcW w:w="2965" w:type="dxa"/>
          </w:tcPr>
          <w:p w:rsidR="00510DD6" w:rsidRDefault="00510DD6" w:rsidP="00510DD6">
            <w:pPr>
              <w:pStyle w:val="Table-Text"/>
            </w:pPr>
            <w:r>
              <w:t>createDate</w:t>
            </w:r>
          </w:p>
        </w:tc>
        <w:tc>
          <w:tcPr>
            <w:tcW w:w="2175" w:type="dxa"/>
          </w:tcPr>
          <w:p w:rsidR="00510DD6" w:rsidRDefault="00510DD6" w:rsidP="00510DD6">
            <w:pPr>
              <w:pStyle w:val="Table-Text"/>
            </w:pPr>
            <w:r>
              <w:t>timestamp</w:t>
            </w:r>
          </w:p>
        </w:tc>
        <w:tc>
          <w:tcPr>
            <w:tcW w:w="3507" w:type="dxa"/>
          </w:tcPr>
          <w:p w:rsidR="00510DD6" w:rsidRDefault="00510DD6" w:rsidP="00510DD6">
            <w:pPr>
              <w:pStyle w:val="Table-Text"/>
            </w:pPr>
            <w:r>
              <w:t>The date and time that the object was created</w:t>
            </w:r>
          </w:p>
        </w:tc>
      </w:tr>
      <w:tr w:rsidR="00510DD6" w:rsidTr="005375DB">
        <w:trPr>
          <w:trHeight w:val="113"/>
          <w:tblHeader w:val="0"/>
        </w:trPr>
        <w:tc>
          <w:tcPr>
            <w:tcW w:w="2965" w:type="dxa"/>
          </w:tcPr>
          <w:p w:rsidR="00510DD6" w:rsidRDefault="00510DD6" w:rsidP="00510DD6">
            <w:pPr>
              <w:pStyle w:val="Table-Text"/>
            </w:pPr>
            <w:r>
              <w:t>lastUpdateDate</w:t>
            </w:r>
          </w:p>
        </w:tc>
        <w:tc>
          <w:tcPr>
            <w:tcW w:w="2175" w:type="dxa"/>
          </w:tcPr>
          <w:p w:rsidR="00510DD6" w:rsidRDefault="00510DD6" w:rsidP="00510DD6">
            <w:pPr>
              <w:pStyle w:val="Table-Text"/>
            </w:pPr>
            <w:r>
              <w:t>timestamp</w:t>
            </w:r>
          </w:p>
        </w:tc>
        <w:tc>
          <w:tcPr>
            <w:tcW w:w="3507" w:type="dxa"/>
          </w:tcPr>
          <w:p w:rsidR="00510DD6" w:rsidRDefault="00510DD6" w:rsidP="00510DD6">
            <w:pPr>
              <w:pStyle w:val="Table-Text"/>
            </w:pPr>
            <w:r>
              <w:t>The date and time that object was last updated. This will be null if the object has never been updated</w:t>
            </w:r>
          </w:p>
        </w:tc>
      </w:tr>
    </w:tbl>
    <w:p w:rsidR="00510DD6" w:rsidRDefault="00510DD6" w:rsidP="00510DD6">
      <w:pPr>
        <w:pStyle w:val="Heading3"/>
      </w:pPr>
      <w:r>
        <w:t>Example</w:t>
      </w:r>
    </w:p>
    <w:p w:rsidR="00510DD6" w:rsidRDefault="00510DD6" w:rsidP="009D6534">
      <w:r w:rsidRPr="00510DD6">
        <w:t>Below is an example of a name server set list command request and response:</w:t>
      </w:r>
    </w:p>
    <w:p w:rsidR="00510DD6" w:rsidRDefault="00510DD6" w:rsidP="009D6534">
      <w:r>
        <w:t>Request:</w:t>
      </w:r>
    </w:p>
    <w:p w:rsidR="00510DD6" w:rsidRDefault="00510DD6" w:rsidP="00510DD6">
      <w:pPr>
        <w:pStyle w:val="Code"/>
      </w:pPr>
      <w:r>
        <w:t>GET /nameserversets/?searchName=server&amp;searchStatus=active HTTP/1.1</w:t>
      </w:r>
    </w:p>
    <w:p w:rsidR="00510DD6" w:rsidRDefault="00510DD6" w:rsidP="00510DD6">
      <w:pPr>
        <w:pStyle w:val="Code"/>
      </w:pPr>
      <w:r>
        <w:t>Client-Transaction-Id: 696adb6c-c1ff-46e1-a9bb-1bf72ace4e6e</w:t>
      </w:r>
    </w:p>
    <w:p w:rsidR="00510DD6" w:rsidRDefault="00510DD6" w:rsidP="00510DD6">
      <w:pPr>
        <w:pStyle w:val="Code"/>
      </w:pPr>
      <w:r>
        <w:t>Accept: application/json</w:t>
      </w:r>
    </w:p>
    <w:p w:rsidR="00510DD6" w:rsidRDefault="00510DD6" w:rsidP="00510DD6">
      <w:pPr>
        <w:pStyle w:val="Code"/>
      </w:pPr>
      <w:r>
        <w:t>User-Agent: Jersey/2.2 (Apache HttpClient 4.2.5)</w:t>
      </w:r>
    </w:p>
    <w:p w:rsidR="00510DD6" w:rsidRDefault="00510DD6" w:rsidP="00510DD6">
      <w:pPr>
        <w:pStyle w:val="Code"/>
      </w:pPr>
      <w:r>
        <w:t>Host: api.discoverydns.com</w:t>
      </w:r>
    </w:p>
    <w:p w:rsidR="00510DD6" w:rsidRDefault="00510DD6" w:rsidP="00510DD6">
      <w:pPr>
        <w:pStyle w:val="Code"/>
      </w:pPr>
      <w:r>
        <w:t>Connection: Keep-Alive</w:t>
      </w:r>
    </w:p>
    <w:p w:rsidR="00510DD6" w:rsidRDefault="00510DD6" w:rsidP="00510DD6">
      <w:pPr>
        <w:pStyle w:val="Code"/>
      </w:pPr>
    </w:p>
    <w:p w:rsidR="00510DD6" w:rsidRDefault="00510DD6" w:rsidP="009D6534">
      <w:r>
        <w:t>Response:</w:t>
      </w:r>
    </w:p>
    <w:p w:rsidR="00510DD6" w:rsidRDefault="00510DD6" w:rsidP="00510DD6">
      <w:pPr>
        <w:pStyle w:val="Code"/>
      </w:pPr>
      <w:r>
        <w:t>HTTP/1.1 200 OK</w:t>
      </w:r>
    </w:p>
    <w:p w:rsidR="00510DD6" w:rsidRDefault="00510DD6" w:rsidP="00510DD6">
      <w:pPr>
        <w:pStyle w:val="Code"/>
      </w:pPr>
      <w:r>
        <w:t>Content-Type: application/json</w:t>
      </w:r>
    </w:p>
    <w:p w:rsidR="00510DD6" w:rsidRDefault="00510DD6" w:rsidP="00510DD6">
      <w:pPr>
        <w:pStyle w:val="Code"/>
      </w:pPr>
      <w:r>
        <w:t>Cache-Control: private, no-transform, max-age=30</w:t>
      </w:r>
    </w:p>
    <w:p w:rsidR="00510DD6" w:rsidRDefault="00510DD6" w:rsidP="00510DD6">
      <w:pPr>
        <w:pStyle w:val="Code"/>
      </w:pPr>
      <w:r>
        <w:t>Date: Sun, 06 Oct 2013 23:56:01 GMT</w:t>
      </w:r>
    </w:p>
    <w:p w:rsidR="00510DD6" w:rsidRDefault="00510DD6" w:rsidP="00510DD6">
      <w:pPr>
        <w:pStyle w:val="Code"/>
      </w:pPr>
      <w:r>
        <w:t>Server-Transaction-Id: 4f3a488a-981c-45d7-9777-ea99fffa8e84</w:t>
      </w:r>
    </w:p>
    <w:p w:rsidR="00510DD6" w:rsidRDefault="00510DD6" w:rsidP="00510DD6">
      <w:pPr>
        <w:pStyle w:val="Code"/>
      </w:pPr>
      <w:r>
        <w:t>Client-Transaction-Id: 696adb6c-c1ff-46e1-a9bb-1bf72ace4e6e</w:t>
      </w:r>
    </w:p>
    <w:p w:rsidR="00510DD6" w:rsidRDefault="00510DD6" w:rsidP="00510DD6">
      <w:pPr>
        <w:pStyle w:val="Code"/>
      </w:pPr>
      <w:r>
        <w:t>Content-Length: 970</w:t>
      </w:r>
    </w:p>
    <w:p w:rsidR="00510DD6" w:rsidRDefault="00510DD6" w:rsidP="00510DD6">
      <w:pPr>
        <w:pStyle w:val="Code"/>
      </w:pPr>
    </w:p>
    <w:p w:rsidR="00510DD6" w:rsidRDefault="00510DD6" w:rsidP="00510DD6">
      <w:pPr>
        <w:pStyle w:val="Code"/>
      </w:pPr>
      <w:r>
        <w:t>{</w:t>
      </w:r>
    </w:p>
    <w:p w:rsidR="00510DD6" w:rsidRDefault="00510DD6" w:rsidP="00510DD6">
      <w:pPr>
        <w:pStyle w:val="Code"/>
      </w:pPr>
      <w:r>
        <w:t xml:space="preserve">  "nameServerSets" : {</w:t>
      </w:r>
    </w:p>
    <w:p w:rsidR="00510DD6" w:rsidRDefault="00510DD6" w:rsidP="00510DD6">
      <w:pPr>
        <w:pStyle w:val="Code"/>
      </w:pPr>
      <w:r>
        <w:t xml:space="preserve">    "@uri" : "https://api.discoverydns.com/nameserversets/?searchName=server&amp;searchStatus=active ",</w:t>
      </w:r>
    </w:p>
    <w:p w:rsidR="00510DD6" w:rsidRDefault="00510DD6" w:rsidP="00510DD6">
      <w:pPr>
        <w:pStyle w:val="Code"/>
      </w:pPr>
      <w:r>
        <w:t xml:space="preserve">    "nameServerSetList" : [ {</w:t>
      </w:r>
    </w:p>
    <w:p w:rsidR="00510DD6" w:rsidRDefault="00510DD6" w:rsidP="00510DD6">
      <w:pPr>
        <w:pStyle w:val="Code"/>
      </w:pPr>
      <w:r>
        <w:t xml:space="preserve">      "@uri" : "https://api.discoverydns.com/nameserversets/c15871f7-1c13-4429-9093-95b25b78594e",</w:t>
      </w:r>
    </w:p>
    <w:p w:rsidR="00510DD6" w:rsidRDefault="00510DD6" w:rsidP="00510DD6">
      <w:pPr>
        <w:pStyle w:val="Code"/>
      </w:pPr>
      <w:r>
        <w:t xml:space="preserve">      "id" : "c15871f7-1c13-4429-9093-95b25b78594e",</w:t>
      </w:r>
    </w:p>
    <w:p w:rsidR="00510DD6" w:rsidRDefault="00510DD6" w:rsidP="00510DD6">
      <w:pPr>
        <w:pStyle w:val="Code"/>
      </w:pPr>
      <w:r>
        <w:t xml:space="preserve">      "name" : "Test-ing Name.Server_Set0",</w:t>
      </w:r>
    </w:p>
    <w:p w:rsidR="00510DD6" w:rsidRDefault="00510DD6" w:rsidP="00510DD6">
      <w:pPr>
        <w:pStyle w:val="Code"/>
      </w:pPr>
      <w:r>
        <w:t xml:space="preserve">      "createDate" : "2013-10-07T10:56:00.584",</w:t>
      </w:r>
    </w:p>
    <w:p w:rsidR="00510DD6" w:rsidRDefault="00510DD6" w:rsidP="00510DD6">
      <w:pPr>
        <w:pStyle w:val="Code"/>
      </w:pPr>
      <w:r>
        <w:t xml:space="preserve">      "lastUpdateDate" : null</w:t>
      </w:r>
    </w:p>
    <w:p w:rsidR="00510DD6" w:rsidRDefault="00510DD6" w:rsidP="00510DD6">
      <w:pPr>
        <w:pStyle w:val="Code"/>
      </w:pPr>
      <w:r>
        <w:t xml:space="preserve">    }, {</w:t>
      </w:r>
    </w:p>
    <w:p w:rsidR="00510DD6" w:rsidRDefault="00510DD6" w:rsidP="00510DD6">
      <w:pPr>
        <w:pStyle w:val="Code"/>
      </w:pPr>
      <w:r>
        <w:t xml:space="preserve">      "@uri" : "https://api.discoverydns.com/nameserversets/6c2e4093-7ad2-453c-a91e-b7ee5e52572e",</w:t>
      </w:r>
    </w:p>
    <w:p w:rsidR="00510DD6" w:rsidRDefault="00510DD6" w:rsidP="00510DD6">
      <w:pPr>
        <w:pStyle w:val="Code"/>
      </w:pPr>
      <w:r>
        <w:t xml:space="preserve">      "id" : "6c2e4093-7ad2-453c-a91e-b7ee5e52572e",</w:t>
      </w:r>
    </w:p>
    <w:p w:rsidR="00510DD6" w:rsidRDefault="00510DD6" w:rsidP="00510DD6">
      <w:pPr>
        <w:pStyle w:val="Code"/>
      </w:pPr>
      <w:r>
        <w:t xml:space="preserve">      "name" : "Test-ing Name.Server_Set1",</w:t>
      </w:r>
    </w:p>
    <w:p w:rsidR="00510DD6" w:rsidRDefault="00510DD6" w:rsidP="00510DD6">
      <w:pPr>
        <w:pStyle w:val="Code"/>
      </w:pPr>
      <w:r>
        <w:t xml:space="preserve">      "createDate" : "2013-10-07T10:56:00.606",</w:t>
      </w:r>
    </w:p>
    <w:p w:rsidR="00510DD6" w:rsidRDefault="00510DD6" w:rsidP="00510DD6">
      <w:pPr>
        <w:pStyle w:val="Code"/>
      </w:pPr>
      <w:r>
        <w:t xml:space="preserve">      "lastUpdateDate" : null</w:t>
      </w:r>
    </w:p>
    <w:p w:rsidR="00510DD6" w:rsidRDefault="00510DD6" w:rsidP="00510DD6">
      <w:pPr>
        <w:pStyle w:val="Code"/>
      </w:pPr>
      <w:r>
        <w:t xml:space="preserve">    }, {</w:t>
      </w:r>
    </w:p>
    <w:p w:rsidR="00510DD6" w:rsidRDefault="00510DD6" w:rsidP="00510DD6">
      <w:pPr>
        <w:pStyle w:val="Code"/>
      </w:pPr>
      <w:r>
        <w:t xml:space="preserve">      "@uri" : "https://api.discoverydns.com/nameserversets/42dd3870-98a6-46f3-b923-3318c107ac02",</w:t>
      </w:r>
    </w:p>
    <w:p w:rsidR="00510DD6" w:rsidRDefault="00510DD6" w:rsidP="00510DD6">
      <w:pPr>
        <w:pStyle w:val="Code"/>
      </w:pPr>
      <w:r>
        <w:t xml:space="preserve">      "id" : "42dd3870-98a6-46f3-b923-3318c107ac02",</w:t>
      </w:r>
    </w:p>
    <w:p w:rsidR="00510DD6" w:rsidRDefault="00510DD6" w:rsidP="00510DD6">
      <w:pPr>
        <w:pStyle w:val="Code"/>
      </w:pPr>
      <w:r>
        <w:t xml:space="preserve">      "name" : "Test-ing Name.Server_Set2",</w:t>
      </w:r>
    </w:p>
    <w:p w:rsidR="00510DD6" w:rsidRDefault="00510DD6" w:rsidP="00510DD6">
      <w:pPr>
        <w:pStyle w:val="Code"/>
      </w:pPr>
      <w:r>
        <w:t xml:space="preserve">      "createDate" : "2013-10-07T00:56:00.616",</w:t>
      </w:r>
    </w:p>
    <w:p w:rsidR="00510DD6" w:rsidRDefault="00510DD6" w:rsidP="00510DD6">
      <w:pPr>
        <w:pStyle w:val="Code"/>
      </w:pPr>
      <w:r>
        <w:t xml:space="preserve">      "lastUpdateDate" : "2013-10-07T05:39:52.302",</w:t>
      </w:r>
    </w:p>
    <w:p w:rsidR="00510DD6" w:rsidRDefault="00510DD6" w:rsidP="00510DD6">
      <w:pPr>
        <w:pStyle w:val="Code"/>
      </w:pPr>
      <w:r>
        <w:t xml:space="preserve">    } ],</w:t>
      </w:r>
    </w:p>
    <w:p w:rsidR="00510DD6" w:rsidRDefault="00510DD6" w:rsidP="00510DD6">
      <w:pPr>
        <w:pStyle w:val="Code"/>
      </w:pPr>
      <w:r>
        <w:t xml:space="preserve">    "totalCount" : 3</w:t>
      </w:r>
    </w:p>
    <w:p w:rsidR="00510DD6" w:rsidRDefault="00510DD6" w:rsidP="00510DD6">
      <w:pPr>
        <w:pStyle w:val="Code"/>
      </w:pPr>
      <w:r>
        <w:t xml:space="preserve">  }</w:t>
      </w:r>
    </w:p>
    <w:p w:rsidR="00510DD6" w:rsidRDefault="00510DD6" w:rsidP="00510DD6">
      <w:pPr>
        <w:pStyle w:val="Code"/>
      </w:pPr>
      <w:r>
        <w:t>}</w:t>
      </w:r>
    </w:p>
    <w:p w:rsidR="003A30DE" w:rsidRDefault="003A30DE" w:rsidP="003A30DE">
      <w:pPr>
        <w:pStyle w:val="Heading1"/>
      </w:pPr>
      <w:bookmarkStart w:id="224" w:name="_Toc381779314"/>
      <w:r>
        <w:lastRenderedPageBreak/>
        <w:t>Plan Commands</w:t>
      </w:r>
      <w:bookmarkEnd w:id="224"/>
    </w:p>
    <w:p w:rsidR="003A30DE" w:rsidRDefault="003A30DE" w:rsidP="003A30DE">
      <w:pPr>
        <w:pStyle w:val="Heading2"/>
      </w:pPr>
      <w:bookmarkStart w:id="225" w:name="_Toc381779315"/>
      <w:r>
        <w:t>Plan Get Command</w:t>
      </w:r>
      <w:bookmarkEnd w:id="225"/>
    </w:p>
    <w:p w:rsidR="00323508" w:rsidRDefault="00510DD6" w:rsidP="00323508">
      <w:r w:rsidRPr="00510DD6">
        <w:t xml:space="preserve">This command is used to retrieve the details of a plan object provisioned </w:t>
      </w:r>
      <w:r w:rsidR="00BB3EC1">
        <w:t>in</w:t>
      </w:r>
      <w:r w:rsidR="00BB3EC1" w:rsidRPr="00510DD6">
        <w:t xml:space="preserve"> </w:t>
      </w:r>
      <w:r w:rsidRPr="00510DD6">
        <w:t>the system.</w:t>
      </w:r>
    </w:p>
    <w:p w:rsidR="00510DD6" w:rsidRDefault="00510DD6" w:rsidP="00510DD6">
      <w:pPr>
        <w:pStyle w:val="Heading3"/>
      </w:pPr>
      <w:r>
        <w:t>Request</w:t>
      </w:r>
    </w:p>
    <w:p w:rsidR="00510DD6" w:rsidRDefault="00510DD6" w:rsidP="00510DD6">
      <w:r w:rsidRPr="00510DD6">
        <w:t>A request should be made to the specified URI including the indicated headers</w:t>
      </w:r>
      <w:r w:rsidR="00841E28">
        <w:t>,</w:t>
      </w:r>
      <w:r w:rsidRPr="00510DD6">
        <w:t xml:space="preserve"> and if required a request body in the format specified.</w:t>
      </w:r>
    </w:p>
    <w:p w:rsidR="00510DD6" w:rsidRDefault="00510DD6" w:rsidP="00510DD6">
      <w:pPr>
        <w:pStyle w:val="FakeHeading4"/>
      </w:pPr>
      <w:r>
        <w:t>URI</w:t>
      </w:r>
    </w:p>
    <w:p w:rsidR="00510DD6" w:rsidRPr="008A0F29" w:rsidRDefault="00510DD6" w:rsidP="00510DD6">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510DD6" w:rsidRPr="00CC22F1" w:rsidTr="005375DB">
        <w:trPr>
          <w:tblHeader w:val="0"/>
        </w:trPr>
        <w:tc>
          <w:tcPr>
            <w:tcW w:w="1843" w:type="dxa"/>
            <w:shd w:val="clear" w:color="auto" w:fill="BFBFBF" w:themeFill="background1" w:themeFillShade="BF"/>
          </w:tcPr>
          <w:p w:rsidR="00510DD6" w:rsidRPr="00750051" w:rsidRDefault="00510DD6" w:rsidP="005375DB">
            <w:pPr>
              <w:pStyle w:val="Table-Header"/>
            </w:pPr>
            <w:r>
              <w:t>HTTP Method</w:t>
            </w:r>
          </w:p>
        </w:tc>
        <w:tc>
          <w:tcPr>
            <w:tcW w:w="6804" w:type="dxa"/>
            <w:shd w:val="clear" w:color="auto" w:fill="BFBFBF" w:themeFill="background1" w:themeFillShade="BF"/>
          </w:tcPr>
          <w:p w:rsidR="00510DD6" w:rsidRDefault="00510DD6" w:rsidP="005375DB">
            <w:pPr>
              <w:pStyle w:val="Table-Header"/>
            </w:pPr>
            <w:r>
              <w:t>Request URI</w:t>
            </w:r>
          </w:p>
        </w:tc>
      </w:tr>
      <w:tr w:rsidR="00510DD6" w:rsidRPr="00CC22F1" w:rsidTr="005375DB">
        <w:trPr>
          <w:trHeight w:val="113"/>
          <w:tblHeader w:val="0"/>
        </w:trPr>
        <w:tc>
          <w:tcPr>
            <w:tcW w:w="1843" w:type="dxa"/>
          </w:tcPr>
          <w:p w:rsidR="00510DD6" w:rsidRDefault="00510DD6" w:rsidP="005375DB">
            <w:pPr>
              <w:pStyle w:val="Table-Text"/>
            </w:pPr>
            <w:r>
              <w:t>GET</w:t>
            </w:r>
          </w:p>
        </w:tc>
        <w:tc>
          <w:tcPr>
            <w:tcW w:w="6804" w:type="dxa"/>
          </w:tcPr>
          <w:p w:rsidR="00510DD6" w:rsidRDefault="00510DD6" w:rsidP="005375DB">
            <w:pPr>
              <w:pStyle w:val="Table-Text"/>
            </w:pPr>
            <w:r w:rsidRPr="00510DD6">
              <w:t>https://{service-address}/plans/{id-or-name}</w:t>
            </w:r>
          </w:p>
        </w:tc>
      </w:tr>
    </w:tbl>
    <w:p w:rsidR="00510DD6" w:rsidRDefault="00510DD6" w:rsidP="00510DD6">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510DD6" w:rsidRPr="00CC22F1" w:rsidTr="005375DB">
        <w:trPr>
          <w:tblHeader w:val="0"/>
        </w:trPr>
        <w:tc>
          <w:tcPr>
            <w:tcW w:w="1843" w:type="dxa"/>
            <w:shd w:val="clear" w:color="auto" w:fill="BFBFBF" w:themeFill="background1" w:themeFillShade="BF"/>
          </w:tcPr>
          <w:p w:rsidR="00510DD6" w:rsidRPr="00750051" w:rsidRDefault="00510DD6" w:rsidP="005375DB">
            <w:pPr>
              <w:pStyle w:val="Table-Header"/>
            </w:pPr>
            <w:r>
              <w:t>Field</w:t>
            </w:r>
          </w:p>
        </w:tc>
        <w:tc>
          <w:tcPr>
            <w:tcW w:w="6804" w:type="dxa"/>
            <w:shd w:val="clear" w:color="auto" w:fill="BFBFBF" w:themeFill="background1" w:themeFillShade="BF"/>
          </w:tcPr>
          <w:p w:rsidR="00510DD6" w:rsidRDefault="00510DD6" w:rsidP="005375DB">
            <w:pPr>
              <w:pStyle w:val="Table-Header"/>
            </w:pPr>
            <w:r>
              <w:t>Description</w:t>
            </w:r>
          </w:p>
        </w:tc>
      </w:tr>
      <w:tr w:rsidR="00510DD6" w:rsidRPr="00CC22F1" w:rsidTr="005375DB">
        <w:trPr>
          <w:trHeight w:val="113"/>
          <w:tblHeader w:val="0"/>
        </w:trPr>
        <w:tc>
          <w:tcPr>
            <w:tcW w:w="1843" w:type="dxa"/>
          </w:tcPr>
          <w:p w:rsidR="00510DD6" w:rsidRDefault="00510DD6" w:rsidP="005375DB">
            <w:pPr>
              <w:pStyle w:val="Table-Text"/>
            </w:pPr>
            <w:r>
              <w:t>service-address</w:t>
            </w:r>
          </w:p>
        </w:tc>
        <w:tc>
          <w:tcPr>
            <w:tcW w:w="6804" w:type="dxa"/>
          </w:tcPr>
          <w:p w:rsidR="00510DD6" w:rsidRDefault="00510DD6" w:rsidP="006351FF">
            <w:pPr>
              <w:pStyle w:val="Table-Text"/>
            </w:pPr>
            <w:r>
              <w:t xml:space="preserve">The service address as described in section </w:t>
            </w:r>
            <w:r w:rsidR="006351FF">
              <w:t>2.2</w:t>
            </w:r>
          </w:p>
        </w:tc>
      </w:tr>
      <w:tr w:rsidR="00510DD6" w:rsidRPr="00CC22F1" w:rsidTr="005375DB">
        <w:trPr>
          <w:trHeight w:val="113"/>
          <w:tblHeader w:val="0"/>
        </w:trPr>
        <w:tc>
          <w:tcPr>
            <w:tcW w:w="1843" w:type="dxa"/>
          </w:tcPr>
          <w:p w:rsidR="00510DD6" w:rsidRDefault="00510DD6" w:rsidP="00510DD6">
            <w:pPr>
              <w:pStyle w:val="Table-Text"/>
            </w:pPr>
            <w:r>
              <w:t>id-or-name</w:t>
            </w:r>
          </w:p>
        </w:tc>
        <w:tc>
          <w:tcPr>
            <w:tcW w:w="6804" w:type="dxa"/>
          </w:tcPr>
          <w:p w:rsidR="00510DD6" w:rsidRDefault="00510DD6" w:rsidP="00510DD6">
            <w:pPr>
              <w:pStyle w:val="Table-Text"/>
            </w:pPr>
            <w:r>
              <w:t>The id or name of the plan whose details you want to retrieve</w:t>
            </w:r>
          </w:p>
        </w:tc>
      </w:tr>
    </w:tbl>
    <w:p w:rsidR="00510DD6" w:rsidRDefault="00510DD6" w:rsidP="00510DD6">
      <w:pPr>
        <w:pStyle w:val="FakeHeading4"/>
      </w:pPr>
      <w:r>
        <w:t>Query Parameters</w:t>
      </w:r>
    </w:p>
    <w:p w:rsidR="00510DD6" w:rsidRDefault="00510DD6" w:rsidP="00510DD6">
      <w:r w:rsidRPr="00510DD6">
        <w:t>Not allowed for this command</w:t>
      </w:r>
      <w:r>
        <w:t>.</w:t>
      </w:r>
    </w:p>
    <w:p w:rsidR="00510DD6" w:rsidRDefault="00510DD6" w:rsidP="00510DD6">
      <w:pPr>
        <w:pStyle w:val="FakeHeading4"/>
      </w:pPr>
      <w:r>
        <w:t>Request Headers</w:t>
      </w:r>
    </w:p>
    <w:p w:rsidR="00510DD6" w:rsidRDefault="00510DD6" w:rsidP="00510DD6">
      <w:r w:rsidRPr="00510DD6">
        <w:t xml:space="preserve">Only the standard request headers described in section </w:t>
      </w:r>
      <w:r w:rsidR="005375DB">
        <w:t>2.6</w:t>
      </w:r>
      <w:r w:rsidRPr="00510DD6">
        <w:t xml:space="preserve"> are supported</w:t>
      </w:r>
      <w:r>
        <w:t>.</w:t>
      </w:r>
    </w:p>
    <w:p w:rsidR="00510DD6" w:rsidRDefault="00510DD6" w:rsidP="00510DD6">
      <w:pPr>
        <w:pStyle w:val="FakeHeading4"/>
      </w:pPr>
      <w:r>
        <w:t>Request Body</w:t>
      </w:r>
    </w:p>
    <w:p w:rsidR="00510DD6" w:rsidRDefault="00510DD6" w:rsidP="00510DD6">
      <w:r w:rsidRPr="00510DD6">
        <w:t>Not allowed for this command</w:t>
      </w:r>
      <w:r>
        <w:t>.</w:t>
      </w:r>
    </w:p>
    <w:p w:rsidR="00510DD6" w:rsidRDefault="00510DD6" w:rsidP="00510DD6">
      <w:pPr>
        <w:pStyle w:val="Heading3"/>
      </w:pPr>
      <w:r>
        <w:t>Response</w:t>
      </w:r>
    </w:p>
    <w:p w:rsidR="00510DD6" w:rsidRDefault="00510DD6" w:rsidP="00510DD6">
      <w:r w:rsidRPr="00510DD6">
        <w:t>The response will include a status code, response headers and in some case a response body encoded according to the relevant header.</w:t>
      </w:r>
    </w:p>
    <w:p w:rsidR="00510DD6" w:rsidRDefault="00510DD6" w:rsidP="00510DD6">
      <w:pPr>
        <w:pStyle w:val="FakeHeading4"/>
      </w:pPr>
      <w:r>
        <w:t>Status Code</w:t>
      </w:r>
    </w:p>
    <w:p w:rsidR="00510DD6" w:rsidRDefault="00510DD6" w:rsidP="00510DD6">
      <w:r w:rsidRPr="00510DD6">
        <w:t>On success this command will return http status code 200 (OK).</w:t>
      </w:r>
    </w:p>
    <w:p w:rsidR="00510DD6" w:rsidRDefault="00510DD6" w:rsidP="00510DD6">
      <w:pPr>
        <w:pStyle w:val="FakeHeading4"/>
      </w:pPr>
      <w:r>
        <w:lastRenderedPageBreak/>
        <w:t>Response Headers</w:t>
      </w:r>
    </w:p>
    <w:p w:rsidR="00510DD6" w:rsidRDefault="00510DD6" w:rsidP="00510DD6">
      <w:r w:rsidRPr="00510DD6">
        <w:t xml:space="preserve">Only the standard response headers described in section </w:t>
      </w:r>
      <w:r w:rsidR="005375DB">
        <w:t>2.7</w:t>
      </w:r>
      <w:r w:rsidRPr="00510DD6">
        <w:t xml:space="preserve"> are returned.</w:t>
      </w:r>
    </w:p>
    <w:p w:rsidR="00510DD6" w:rsidRPr="00510DD6" w:rsidRDefault="00510DD6" w:rsidP="00510DD6">
      <w:pPr>
        <w:pStyle w:val="FakeHeading4"/>
      </w:pPr>
      <w:r>
        <w:t>Response Body</w:t>
      </w:r>
    </w:p>
    <w:p w:rsidR="00510DD6" w:rsidRDefault="00510DD6" w:rsidP="00510DD6">
      <w:r w:rsidRPr="00510DD6">
        <w:t>A JSON representation of the plan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510DD6" w:rsidTr="005375DB">
        <w:trPr>
          <w:tblHeader w:val="0"/>
        </w:trPr>
        <w:tc>
          <w:tcPr>
            <w:tcW w:w="2965" w:type="dxa"/>
            <w:shd w:val="clear" w:color="auto" w:fill="BFBFBF" w:themeFill="background1" w:themeFillShade="BF"/>
          </w:tcPr>
          <w:p w:rsidR="00510DD6" w:rsidRPr="00750051" w:rsidRDefault="00510DD6" w:rsidP="005375DB">
            <w:pPr>
              <w:pStyle w:val="Table-Header"/>
            </w:pPr>
            <w:r>
              <w:t>Field Name</w:t>
            </w:r>
          </w:p>
        </w:tc>
        <w:tc>
          <w:tcPr>
            <w:tcW w:w="2175" w:type="dxa"/>
            <w:shd w:val="clear" w:color="auto" w:fill="BFBFBF" w:themeFill="background1" w:themeFillShade="BF"/>
          </w:tcPr>
          <w:p w:rsidR="00510DD6" w:rsidRDefault="00510DD6" w:rsidP="005375DB">
            <w:pPr>
              <w:pStyle w:val="Table-Header"/>
            </w:pPr>
            <w:r>
              <w:t>Type</w:t>
            </w:r>
          </w:p>
        </w:tc>
        <w:tc>
          <w:tcPr>
            <w:tcW w:w="3507" w:type="dxa"/>
            <w:shd w:val="clear" w:color="auto" w:fill="BFBFBF" w:themeFill="background1" w:themeFillShade="BF"/>
          </w:tcPr>
          <w:p w:rsidR="00510DD6" w:rsidRDefault="00510DD6" w:rsidP="005375DB">
            <w:pPr>
              <w:pStyle w:val="Table-Header"/>
            </w:pPr>
            <w:r>
              <w:t>Description</w:t>
            </w:r>
          </w:p>
        </w:tc>
      </w:tr>
      <w:tr w:rsidR="00510DD6" w:rsidTr="005375DB">
        <w:trPr>
          <w:trHeight w:val="113"/>
          <w:tblHeader w:val="0"/>
        </w:trPr>
        <w:tc>
          <w:tcPr>
            <w:tcW w:w="2965" w:type="dxa"/>
          </w:tcPr>
          <w:p w:rsidR="00510DD6" w:rsidRDefault="00510DD6" w:rsidP="00510DD6">
            <w:pPr>
              <w:pStyle w:val="Table-Text"/>
            </w:pPr>
            <w:r>
              <w:t>@uri</w:t>
            </w:r>
          </w:p>
        </w:tc>
        <w:tc>
          <w:tcPr>
            <w:tcW w:w="2175" w:type="dxa"/>
          </w:tcPr>
          <w:p w:rsidR="00510DD6" w:rsidRDefault="00510DD6" w:rsidP="00510DD6">
            <w:pPr>
              <w:pStyle w:val="Table-Text"/>
            </w:pPr>
            <w:r>
              <w:t>string</w:t>
            </w:r>
          </w:p>
        </w:tc>
        <w:tc>
          <w:tcPr>
            <w:tcW w:w="3507" w:type="dxa"/>
          </w:tcPr>
          <w:p w:rsidR="00510DD6" w:rsidRDefault="00510DD6" w:rsidP="00117D02">
            <w:pPr>
              <w:pStyle w:val="Table-Text"/>
            </w:pPr>
            <w:r>
              <w:t xml:space="preserve">The </w:t>
            </w:r>
            <w:r w:rsidR="00841E28">
              <w:t>URI</w:t>
            </w:r>
            <w:r>
              <w:t xml:space="preserve"> that can be used to obtain information about this object</w:t>
            </w:r>
          </w:p>
        </w:tc>
      </w:tr>
      <w:tr w:rsidR="00510DD6" w:rsidTr="005375DB">
        <w:trPr>
          <w:trHeight w:val="113"/>
          <w:tblHeader w:val="0"/>
        </w:trPr>
        <w:tc>
          <w:tcPr>
            <w:tcW w:w="2965" w:type="dxa"/>
          </w:tcPr>
          <w:p w:rsidR="00510DD6" w:rsidRDefault="00510DD6" w:rsidP="00510DD6">
            <w:pPr>
              <w:pStyle w:val="Table-Text"/>
            </w:pPr>
            <w:r>
              <w:t>id</w:t>
            </w:r>
          </w:p>
        </w:tc>
        <w:tc>
          <w:tcPr>
            <w:tcW w:w="2175" w:type="dxa"/>
          </w:tcPr>
          <w:p w:rsidR="00510DD6" w:rsidRDefault="00510DD6" w:rsidP="00510DD6">
            <w:pPr>
              <w:pStyle w:val="Table-Text"/>
            </w:pPr>
            <w:r>
              <w:t>uuid</w:t>
            </w:r>
          </w:p>
        </w:tc>
        <w:tc>
          <w:tcPr>
            <w:tcW w:w="3507" w:type="dxa"/>
          </w:tcPr>
          <w:p w:rsidR="00510DD6" w:rsidRDefault="00510DD6" w:rsidP="00510DD6">
            <w:pPr>
              <w:pStyle w:val="Table-Text"/>
            </w:pPr>
            <w:r>
              <w:t>The UUID of the object</w:t>
            </w:r>
          </w:p>
        </w:tc>
      </w:tr>
      <w:tr w:rsidR="00510DD6" w:rsidTr="005375DB">
        <w:trPr>
          <w:trHeight w:val="113"/>
          <w:tblHeader w:val="0"/>
        </w:trPr>
        <w:tc>
          <w:tcPr>
            <w:tcW w:w="2965" w:type="dxa"/>
          </w:tcPr>
          <w:p w:rsidR="00510DD6" w:rsidRDefault="00510DD6" w:rsidP="00510DD6">
            <w:pPr>
              <w:pStyle w:val="Table-Text"/>
            </w:pPr>
            <w:r>
              <w:t>version</w:t>
            </w:r>
          </w:p>
        </w:tc>
        <w:tc>
          <w:tcPr>
            <w:tcW w:w="2175" w:type="dxa"/>
          </w:tcPr>
          <w:p w:rsidR="00510DD6" w:rsidRDefault="00510DD6" w:rsidP="00510DD6">
            <w:pPr>
              <w:pStyle w:val="Table-Text"/>
            </w:pPr>
            <w:r>
              <w:t>integer</w:t>
            </w:r>
          </w:p>
        </w:tc>
        <w:tc>
          <w:tcPr>
            <w:tcW w:w="3507" w:type="dxa"/>
          </w:tcPr>
          <w:p w:rsidR="00510DD6" w:rsidRDefault="00117D02" w:rsidP="00510DD6">
            <w:pPr>
              <w:pStyle w:val="Table-Text"/>
            </w:pPr>
            <w:r>
              <w:t>The current version of the object. This should be sent back to the server with any update commands for this object to ensure that concurrent modifications errors do not occur</w:t>
            </w:r>
          </w:p>
        </w:tc>
      </w:tr>
      <w:tr w:rsidR="00510DD6" w:rsidTr="005375DB">
        <w:trPr>
          <w:trHeight w:val="113"/>
          <w:tblHeader w:val="0"/>
        </w:trPr>
        <w:tc>
          <w:tcPr>
            <w:tcW w:w="2965" w:type="dxa"/>
          </w:tcPr>
          <w:p w:rsidR="00510DD6" w:rsidRDefault="00510DD6" w:rsidP="00510DD6">
            <w:pPr>
              <w:pStyle w:val="Table-Text"/>
            </w:pPr>
            <w:r>
              <w:t>name</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name of the plan</w:t>
            </w:r>
          </w:p>
        </w:tc>
      </w:tr>
      <w:tr w:rsidR="00510DD6" w:rsidTr="005375DB">
        <w:trPr>
          <w:trHeight w:val="113"/>
          <w:tblHeader w:val="0"/>
        </w:trPr>
        <w:tc>
          <w:tcPr>
            <w:tcW w:w="2965" w:type="dxa"/>
          </w:tcPr>
          <w:p w:rsidR="00510DD6" w:rsidRDefault="00510DD6" w:rsidP="00510DD6">
            <w:pPr>
              <w:pStyle w:val="Table-Text"/>
            </w:pPr>
            <w:r>
              <w:t>status</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current status of the plan</w:t>
            </w:r>
          </w:p>
        </w:tc>
      </w:tr>
      <w:tr w:rsidR="00510DD6" w:rsidTr="005375DB">
        <w:trPr>
          <w:trHeight w:val="113"/>
          <w:tblHeader w:val="0"/>
        </w:trPr>
        <w:tc>
          <w:tcPr>
            <w:tcW w:w="2965" w:type="dxa"/>
          </w:tcPr>
          <w:p w:rsidR="00510DD6" w:rsidRDefault="00510DD6" w:rsidP="00510DD6">
            <w:pPr>
              <w:pStyle w:val="Table-Text"/>
            </w:pPr>
            <w:r>
              <w:t>baseMonthlyRate</w:t>
            </w:r>
          </w:p>
        </w:tc>
        <w:tc>
          <w:tcPr>
            <w:tcW w:w="2175" w:type="dxa"/>
          </w:tcPr>
          <w:p w:rsidR="00510DD6" w:rsidRDefault="00510DD6" w:rsidP="00510DD6">
            <w:pPr>
              <w:pStyle w:val="Table-Text"/>
            </w:pPr>
            <w:r>
              <w:t>double</w:t>
            </w:r>
          </w:p>
        </w:tc>
        <w:tc>
          <w:tcPr>
            <w:tcW w:w="3507" w:type="dxa"/>
          </w:tcPr>
          <w:p w:rsidR="00510DD6" w:rsidRDefault="00510DD6" w:rsidP="00510DD6">
            <w:pPr>
              <w:pStyle w:val="Table-Text"/>
            </w:pPr>
            <w:r>
              <w:t>The monthly billing rate of the plan, this is represented in units of the currency of the plan</w:t>
            </w:r>
          </w:p>
        </w:tc>
      </w:tr>
      <w:tr w:rsidR="00510DD6" w:rsidTr="005375DB">
        <w:trPr>
          <w:trHeight w:val="113"/>
          <w:tblHeader w:val="0"/>
        </w:trPr>
        <w:tc>
          <w:tcPr>
            <w:tcW w:w="2965" w:type="dxa"/>
          </w:tcPr>
          <w:p w:rsidR="00510DD6" w:rsidRDefault="00510DD6" w:rsidP="00510DD6">
            <w:pPr>
              <w:pStyle w:val="Table-Text"/>
            </w:pPr>
            <w:r>
              <w:t>currency</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3 letter currency code of the currency used for billing operations on this account</w:t>
            </w:r>
          </w:p>
        </w:tc>
      </w:tr>
      <w:tr w:rsidR="00510DD6" w:rsidTr="005375DB">
        <w:trPr>
          <w:trHeight w:val="113"/>
          <w:tblHeader w:val="0"/>
        </w:trPr>
        <w:tc>
          <w:tcPr>
            <w:tcW w:w="2965" w:type="dxa"/>
          </w:tcPr>
          <w:p w:rsidR="00510DD6" w:rsidRDefault="00510DD6" w:rsidP="00510DD6">
            <w:pPr>
              <w:pStyle w:val="Table-Text"/>
            </w:pPr>
            <w:r>
              <w:t>excessGraceMonths</w:t>
            </w:r>
          </w:p>
        </w:tc>
        <w:tc>
          <w:tcPr>
            <w:tcW w:w="2175" w:type="dxa"/>
          </w:tcPr>
          <w:p w:rsidR="00510DD6" w:rsidRDefault="00510DD6" w:rsidP="00510DD6">
            <w:pPr>
              <w:pStyle w:val="Table-Text"/>
            </w:pPr>
            <w:r>
              <w:t>integer</w:t>
            </w:r>
          </w:p>
        </w:tc>
        <w:tc>
          <w:tcPr>
            <w:tcW w:w="3507" w:type="dxa"/>
          </w:tcPr>
          <w:p w:rsidR="00510DD6" w:rsidRDefault="00510DD6" w:rsidP="00510DD6">
            <w:pPr>
              <w:pStyle w:val="Table-Text"/>
            </w:pPr>
            <w:r>
              <w:t>The number of months grace period allowed for the plan</w:t>
            </w:r>
          </w:p>
        </w:tc>
      </w:tr>
      <w:tr w:rsidR="00510DD6" w:rsidTr="005375DB">
        <w:trPr>
          <w:trHeight w:val="113"/>
          <w:tblHeader w:val="0"/>
        </w:trPr>
        <w:tc>
          <w:tcPr>
            <w:tcW w:w="2965" w:type="dxa"/>
          </w:tcPr>
          <w:p w:rsidR="00510DD6" w:rsidRDefault="00510DD6" w:rsidP="00510DD6">
            <w:pPr>
              <w:pStyle w:val="Table-Text"/>
            </w:pPr>
            <w:r>
              <w:t>excessGraceMonthsPeriod</w:t>
            </w:r>
          </w:p>
        </w:tc>
        <w:tc>
          <w:tcPr>
            <w:tcW w:w="2175" w:type="dxa"/>
          </w:tcPr>
          <w:p w:rsidR="00510DD6" w:rsidRDefault="00510DD6" w:rsidP="00510DD6">
            <w:pPr>
              <w:pStyle w:val="Table-Text"/>
            </w:pPr>
            <w:r>
              <w:t>integer</w:t>
            </w:r>
          </w:p>
        </w:tc>
        <w:tc>
          <w:tcPr>
            <w:tcW w:w="3507" w:type="dxa"/>
          </w:tcPr>
          <w:p w:rsidR="00510DD6" w:rsidRDefault="00510DD6" w:rsidP="00510DD6">
            <w:pPr>
              <w:pStyle w:val="Table-Text"/>
            </w:pPr>
            <w:r>
              <w:t>The number of months that the excess grace is counted over</w:t>
            </w:r>
          </w:p>
        </w:tc>
      </w:tr>
      <w:tr w:rsidR="00510DD6" w:rsidTr="005375DB">
        <w:trPr>
          <w:trHeight w:val="113"/>
          <w:tblHeader w:val="0"/>
        </w:trPr>
        <w:tc>
          <w:tcPr>
            <w:tcW w:w="2965" w:type="dxa"/>
          </w:tcPr>
          <w:p w:rsidR="00510DD6" w:rsidRDefault="00510DD6" w:rsidP="00510DD6">
            <w:pPr>
              <w:pStyle w:val="Table-Text"/>
            </w:pPr>
            <w:r>
              <w:t>trialPeriod</w:t>
            </w:r>
          </w:p>
        </w:tc>
        <w:tc>
          <w:tcPr>
            <w:tcW w:w="2175" w:type="dxa"/>
          </w:tcPr>
          <w:p w:rsidR="00510DD6" w:rsidRDefault="00510DD6" w:rsidP="00510DD6">
            <w:pPr>
              <w:pStyle w:val="Table-Text"/>
            </w:pPr>
            <w:r>
              <w:t>integer</w:t>
            </w:r>
          </w:p>
        </w:tc>
        <w:tc>
          <w:tcPr>
            <w:tcW w:w="3507" w:type="dxa"/>
          </w:tcPr>
          <w:p w:rsidR="00510DD6" w:rsidRDefault="00510DD6" w:rsidP="00510DD6">
            <w:pPr>
              <w:pStyle w:val="Table-Text"/>
            </w:pPr>
            <w:r>
              <w:t>The number of months trial allowed for zones using this plan</w:t>
            </w:r>
          </w:p>
        </w:tc>
      </w:tr>
      <w:tr w:rsidR="00510DD6" w:rsidTr="005375DB">
        <w:trPr>
          <w:trHeight w:val="113"/>
          <w:tblHeader w:val="0"/>
        </w:trPr>
        <w:tc>
          <w:tcPr>
            <w:tcW w:w="2965" w:type="dxa"/>
          </w:tcPr>
          <w:p w:rsidR="00510DD6" w:rsidRDefault="00510DD6" w:rsidP="00510DD6">
            <w:pPr>
              <w:pStyle w:val="Table-Text"/>
            </w:pPr>
            <w:r>
              <w:t>units</w:t>
            </w:r>
          </w:p>
        </w:tc>
        <w:tc>
          <w:tcPr>
            <w:tcW w:w="2175" w:type="dxa"/>
          </w:tcPr>
          <w:p w:rsidR="00510DD6" w:rsidRDefault="00510DD6" w:rsidP="00510DD6">
            <w:pPr>
              <w:pStyle w:val="Table-Text"/>
            </w:pPr>
            <w:r>
              <w:t>Unit[]</w:t>
            </w:r>
          </w:p>
        </w:tc>
        <w:tc>
          <w:tcPr>
            <w:tcW w:w="3507" w:type="dxa"/>
          </w:tcPr>
          <w:p w:rsidR="00510DD6" w:rsidRDefault="00510DD6" w:rsidP="00510DD6">
            <w:pPr>
              <w:pStyle w:val="Table-Text"/>
            </w:pPr>
            <w:r>
              <w:t>A list of the billing units that are associated with the plan</w:t>
            </w:r>
          </w:p>
        </w:tc>
      </w:tr>
      <w:tr w:rsidR="00510DD6" w:rsidTr="005375DB">
        <w:trPr>
          <w:trHeight w:val="113"/>
          <w:tblHeader w:val="0"/>
        </w:trPr>
        <w:tc>
          <w:tcPr>
            <w:tcW w:w="2965" w:type="dxa"/>
          </w:tcPr>
          <w:p w:rsidR="00510DD6" w:rsidRDefault="00510DD6" w:rsidP="00510DD6">
            <w:pPr>
              <w:pStyle w:val="Table-Text"/>
            </w:pPr>
            <w:r>
              <w:t>fe</w:t>
            </w:r>
            <w:ins w:id="226" w:author="Arnaud Dumont" w:date="2014-02-20T11:13:00Z">
              <w:r w:rsidR="006629D3">
                <w:t>a</w:t>
              </w:r>
            </w:ins>
            <w:r>
              <w:t>tures</w:t>
            </w:r>
          </w:p>
        </w:tc>
        <w:tc>
          <w:tcPr>
            <w:tcW w:w="2175" w:type="dxa"/>
          </w:tcPr>
          <w:p w:rsidR="00510DD6" w:rsidRDefault="00510DD6" w:rsidP="00510DD6">
            <w:pPr>
              <w:pStyle w:val="Table-Text"/>
            </w:pPr>
            <w:r>
              <w:t>Feature[]</w:t>
            </w:r>
          </w:p>
        </w:tc>
        <w:tc>
          <w:tcPr>
            <w:tcW w:w="3507" w:type="dxa"/>
          </w:tcPr>
          <w:p w:rsidR="00510DD6" w:rsidRDefault="00510DD6" w:rsidP="00510DD6">
            <w:pPr>
              <w:pStyle w:val="Table-Text"/>
            </w:pPr>
            <w:r>
              <w:t>A list of the features which can be used with zones associated with this plan</w:t>
            </w:r>
          </w:p>
        </w:tc>
      </w:tr>
      <w:tr w:rsidR="00510DD6" w:rsidTr="005375DB">
        <w:trPr>
          <w:trHeight w:val="113"/>
          <w:tblHeader w:val="0"/>
        </w:trPr>
        <w:tc>
          <w:tcPr>
            <w:tcW w:w="2965" w:type="dxa"/>
          </w:tcPr>
          <w:p w:rsidR="00510DD6" w:rsidRDefault="00510DD6" w:rsidP="00510DD6">
            <w:pPr>
              <w:pStyle w:val="Table-Text"/>
            </w:pPr>
            <w:r>
              <w:t>createDate</w:t>
            </w:r>
          </w:p>
        </w:tc>
        <w:tc>
          <w:tcPr>
            <w:tcW w:w="2175" w:type="dxa"/>
          </w:tcPr>
          <w:p w:rsidR="00510DD6" w:rsidRDefault="00510DD6" w:rsidP="00510DD6">
            <w:pPr>
              <w:pStyle w:val="Table-Text"/>
            </w:pPr>
            <w:r>
              <w:t>timestamp</w:t>
            </w:r>
          </w:p>
        </w:tc>
        <w:tc>
          <w:tcPr>
            <w:tcW w:w="3507" w:type="dxa"/>
          </w:tcPr>
          <w:p w:rsidR="00510DD6" w:rsidRDefault="00510DD6" w:rsidP="00510DD6">
            <w:pPr>
              <w:pStyle w:val="Table-Text"/>
            </w:pPr>
            <w:r>
              <w:t>The date and time in UTC that this object was created</w:t>
            </w:r>
          </w:p>
        </w:tc>
      </w:tr>
      <w:tr w:rsidR="00510DD6" w:rsidTr="005375DB">
        <w:trPr>
          <w:trHeight w:val="113"/>
          <w:tblHeader w:val="0"/>
        </w:trPr>
        <w:tc>
          <w:tcPr>
            <w:tcW w:w="2965" w:type="dxa"/>
          </w:tcPr>
          <w:p w:rsidR="00510DD6" w:rsidRDefault="00510DD6" w:rsidP="00510DD6">
            <w:pPr>
              <w:pStyle w:val="Table-Text"/>
            </w:pPr>
            <w:r>
              <w:t>createAccountId</w:t>
            </w:r>
          </w:p>
        </w:tc>
        <w:tc>
          <w:tcPr>
            <w:tcW w:w="2175" w:type="dxa"/>
          </w:tcPr>
          <w:p w:rsidR="00510DD6" w:rsidRDefault="00510DD6" w:rsidP="00510DD6">
            <w:pPr>
              <w:pStyle w:val="Table-Text"/>
            </w:pPr>
            <w:r>
              <w:t>uuid</w:t>
            </w:r>
          </w:p>
        </w:tc>
        <w:tc>
          <w:tcPr>
            <w:tcW w:w="3507" w:type="dxa"/>
          </w:tcPr>
          <w:p w:rsidR="00510DD6" w:rsidRDefault="00510DD6" w:rsidP="00510DD6">
            <w:pPr>
              <w:pStyle w:val="Table-Text"/>
            </w:pPr>
            <w:r>
              <w:t>The UUID of the account which created the object</w:t>
            </w:r>
          </w:p>
        </w:tc>
      </w:tr>
      <w:tr w:rsidR="00510DD6" w:rsidTr="005375DB">
        <w:trPr>
          <w:trHeight w:val="113"/>
          <w:tblHeader w:val="0"/>
        </w:trPr>
        <w:tc>
          <w:tcPr>
            <w:tcW w:w="2965" w:type="dxa"/>
          </w:tcPr>
          <w:p w:rsidR="00510DD6" w:rsidRDefault="00510DD6" w:rsidP="00510DD6">
            <w:pPr>
              <w:pStyle w:val="Table-Text"/>
            </w:pPr>
            <w:r>
              <w:t>createAccountIdentifier</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identifier of the account which created the object</w:t>
            </w:r>
          </w:p>
        </w:tc>
      </w:tr>
      <w:tr w:rsidR="00510DD6" w:rsidTr="005375DB">
        <w:trPr>
          <w:trHeight w:val="113"/>
          <w:tblHeader w:val="0"/>
        </w:trPr>
        <w:tc>
          <w:tcPr>
            <w:tcW w:w="2965" w:type="dxa"/>
          </w:tcPr>
          <w:p w:rsidR="00510DD6" w:rsidRDefault="00510DD6" w:rsidP="00510DD6">
            <w:pPr>
              <w:pStyle w:val="Table-Text"/>
            </w:pPr>
            <w:r>
              <w:t>createUserId</w:t>
            </w:r>
          </w:p>
        </w:tc>
        <w:tc>
          <w:tcPr>
            <w:tcW w:w="2175" w:type="dxa"/>
          </w:tcPr>
          <w:p w:rsidR="00510DD6" w:rsidRDefault="00510DD6" w:rsidP="00510DD6">
            <w:pPr>
              <w:pStyle w:val="Table-Text"/>
            </w:pPr>
            <w:r>
              <w:t>uuid</w:t>
            </w:r>
          </w:p>
        </w:tc>
        <w:tc>
          <w:tcPr>
            <w:tcW w:w="3507" w:type="dxa"/>
          </w:tcPr>
          <w:p w:rsidR="00510DD6" w:rsidRDefault="00510DD6" w:rsidP="00510DD6">
            <w:pPr>
              <w:pStyle w:val="Table-Text"/>
            </w:pPr>
            <w:r>
              <w:t>The UUID of the user which created the object</w:t>
            </w:r>
          </w:p>
        </w:tc>
      </w:tr>
      <w:tr w:rsidR="00510DD6" w:rsidTr="005375DB">
        <w:trPr>
          <w:trHeight w:val="113"/>
          <w:tblHeader w:val="0"/>
        </w:trPr>
        <w:tc>
          <w:tcPr>
            <w:tcW w:w="2965" w:type="dxa"/>
          </w:tcPr>
          <w:p w:rsidR="00510DD6" w:rsidRDefault="00510DD6" w:rsidP="00510DD6">
            <w:pPr>
              <w:pStyle w:val="Table-Text"/>
            </w:pPr>
            <w:r>
              <w:t>createUserName</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name of the user which created the object</w:t>
            </w:r>
          </w:p>
        </w:tc>
      </w:tr>
      <w:tr w:rsidR="00510DD6" w:rsidTr="005375DB">
        <w:trPr>
          <w:trHeight w:val="113"/>
          <w:tblHeader w:val="0"/>
        </w:trPr>
        <w:tc>
          <w:tcPr>
            <w:tcW w:w="2965" w:type="dxa"/>
          </w:tcPr>
          <w:p w:rsidR="00510DD6" w:rsidRDefault="00510DD6" w:rsidP="00510DD6">
            <w:pPr>
              <w:pStyle w:val="Table-Text"/>
            </w:pPr>
            <w:r>
              <w:t>lastUpdateDate</w:t>
            </w:r>
          </w:p>
        </w:tc>
        <w:tc>
          <w:tcPr>
            <w:tcW w:w="2175" w:type="dxa"/>
          </w:tcPr>
          <w:p w:rsidR="00510DD6" w:rsidRDefault="00510DD6" w:rsidP="00510DD6">
            <w:pPr>
              <w:pStyle w:val="Table-Text"/>
            </w:pPr>
            <w:r>
              <w:t>timestamp</w:t>
            </w:r>
          </w:p>
        </w:tc>
        <w:tc>
          <w:tcPr>
            <w:tcW w:w="3507" w:type="dxa"/>
          </w:tcPr>
          <w:p w:rsidR="00510DD6" w:rsidRDefault="00510DD6" w:rsidP="00510DD6">
            <w:pPr>
              <w:pStyle w:val="Table-Text"/>
            </w:pPr>
            <w:r>
              <w:t>The date and time in UTC that this object was last updated, null if the object has never been updated</w:t>
            </w:r>
          </w:p>
        </w:tc>
      </w:tr>
      <w:tr w:rsidR="00510DD6" w:rsidTr="005375DB">
        <w:trPr>
          <w:trHeight w:val="113"/>
          <w:tblHeader w:val="0"/>
        </w:trPr>
        <w:tc>
          <w:tcPr>
            <w:tcW w:w="2965" w:type="dxa"/>
          </w:tcPr>
          <w:p w:rsidR="00510DD6" w:rsidRDefault="00510DD6" w:rsidP="00510DD6">
            <w:pPr>
              <w:pStyle w:val="Table-Text"/>
            </w:pPr>
            <w:r>
              <w:t>lastUpdateAccountId</w:t>
            </w:r>
          </w:p>
        </w:tc>
        <w:tc>
          <w:tcPr>
            <w:tcW w:w="2175" w:type="dxa"/>
          </w:tcPr>
          <w:p w:rsidR="00510DD6" w:rsidRDefault="00510DD6" w:rsidP="00510DD6">
            <w:pPr>
              <w:pStyle w:val="Table-Text"/>
            </w:pPr>
            <w:r>
              <w:t>uuid</w:t>
            </w:r>
          </w:p>
        </w:tc>
        <w:tc>
          <w:tcPr>
            <w:tcW w:w="3507" w:type="dxa"/>
          </w:tcPr>
          <w:p w:rsidR="00510DD6" w:rsidRDefault="00510DD6" w:rsidP="00510DD6">
            <w:pPr>
              <w:pStyle w:val="Table-Text"/>
            </w:pPr>
            <w:r>
              <w:t>The UUID of the account which last updated the object, null if the object has never been updated</w:t>
            </w:r>
          </w:p>
        </w:tc>
      </w:tr>
      <w:tr w:rsidR="00510DD6" w:rsidTr="005375DB">
        <w:trPr>
          <w:trHeight w:val="113"/>
          <w:tblHeader w:val="0"/>
        </w:trPr>
        <w:tc>
          <w:tcPr>
            <w:tcW w:w="2965" w:type="dxa"/>
          </w:tcPr>
          <w:p w:rsidR="00510DD6" w:rsidRDefault="00510DD6" w:rsidP="00510DD6">
            <w:pPr>
              <w:pStyle w:val="Table-Text"/>
            </w:pPr>
            <w:r>
              <w:lastRenderedPageBreak/>
              <w:t>lastUpdateAccountIdentifier</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identifier of the account which last updated the object, null if the object has never been updated</w:t>
            </w:r>
          </w:p>
        </w:tc>
      </w:tr>
      <w:tr w:rsidR="00510DD6" w:rsidTr="005375DB">
        <w:trPr>
          <w:trHeight w:val="113"/>
          <w:tblHeader w:val="0"/>
        </w:trPr>
        <w:tc>
          <w:tcPr>
            <w:tcW w:w="2965" w:type="dxa"/>
          </w:tcPr>
          <w:p w:rsidR="00510DD6" w:rsidRDefault="00510DD6" w:rsidP="00510DD6">
            <w:pPr>
              <w:pStyle w:val="Table-Text"/>
            </w:pPr>
            <w:r>
              <w:t>lastUpdateUserId</w:t>
            </w:r>
          </w:p>
        </w:tc>
        <w:tc>
          <w:tcPr>
            <w:tcW w:w="2175" w:type="dxa"/>
          </w:tcPr>
          <w:p w:rsidR="00510DD6" w:rsidRDefault="00510DD6" w:rsidP="00510DD6">
            <w:pPr>
              <w:pStyle w:val="Table-Text"/>
            </w:pPr>
            <w:r>
              <w:t>uuid</w:t>
            </w:r>
          </w:p>
        </w:tc>
        <w:tc>
          <w:tcPr>
            <w:tcW w:w="3507" w:type="dxa"/>
          </w:tcPr>
          <w:p w:rsidR="00510DD6" w:rsidRDefault="00510DD6" w:rsidP="00510DD6">
            <w:pPr>
              <w:pStyle w:val="Table-Text"/>
            </w:pPr>
            <w:r>
              <w:t>The UUID of the user which last updated the object, null if the object has never been updated</w:t>
            </w:r>
          </w:p>
        </w:tc>
      </w:tr>
      <w:tr w:rsidR="00510DD6" w:rsidTr="005375DB">
        <w:trPr>
          <w:trHeight w:val="113"/>
          <w:tblHeader w:val="0"/>
        </w:trPr>
        <w:tc>
          <w:tcPr>
            <w:tcW w:w="2965" w:type="dxa"/>
          </w:tcPr>
          <w:p w:rsidR="00510DD6" w:rsidRDefault="00510DD6" w:rsidP="00510DD6">
            <w:pPr>
              <w:pStyle w:val="Table-Text"/>
            </w:pPr>
            <w:r>
              <w:t>lastUpdateUserName</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name of the user which last updated the object, null if the object has never been updated</w:t>
            </w:r>
          </w:p>
        </w:tc>
      </w:tr>
    </w:tbl>
    <w:p w:rsidR="00510DD6" w:rsidRDefault="00510DD6" w:rsidP="00510DD6">
      <w:r w:rsidRPr="00510DD6">
        <w:t>The Unit object has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510DD6" w:rsidTr="005375DB">
        <w:trPr>
          <w:tblHeader w:val="0"/>
        </w:trPr>
        <w:tc>
          <w:tcPr>
            <w:tcW w:w="2965" w:type="dxa"/>
            <w:shd w:val="clear" w:color="auto" w:fill="BFBFBF" w:themeFill="background1" w:themeFillShade="BF"/>
          </w:tcPr>
          <w:p w:rsidR="00510DD6" w:rsidRPr="00750051" w:rsidRDefault="00510DD6" w:rsidP="005375DB">
            <w:pPr>
              <w:pStyle w:val="Table-Header"/>
            </w:pPr>
            <w:r>
              <w:t>Field Name</w:t>
            </w:r>
          </w:p>
        </w:tc>
        <w:tc>
          <w:tcPr>
            <w:tcW w:w="2175" w:type="dxa"/>
            <w:shd w:val="clear" w:color="auto" w:fill="BFBFBF" w:themeFill="background1" w:themeFillShade="BF"/>
          </w:tcPr>
          <w:p w:rsidR="00510DD6" w:rsidRDefault="00510DD6" w:rsidP="005375DB">
            <w:pPr>
              <w:pStyle w:val="Table-Header"/>
            </w:pPr>
            <w:r>
              <w:t>Type</w:t>
            </w:r>
          </w:p>
        </w:tc>
        <w:tc>
          <w:tcPr>
            <w:tcW w:w="3507" w:type="dxa"/>
            <w:shd w:val="clear" w:color="auto" w:fill="BFBFBF" w:themeFill="background1" w:themeFillShade="BF"/>
          </w:tcPr>
          <w:p w:rsidR="00510DD6" w:rsidRDefault="00510DD6" w:rsidP="005375DB">
            <w:pPr>
              <w:pStyle w:val="Table-Header"/>
            </w:pPr>
            <w:r>
              <w:t>Description</w:t>
            </w:r>
          </w:p>
        </w:tc>
      </w:tr>
      <w:tr w:rsidR="00510DD6" w:rsidTr="005375DB">
        <w:trPr>
          <w:trHeight w:val="113"/>
          <w:tblHeader w:val="0"/>
        </w:trPr>
        <w:tc>
          <w:tcPr>
            <w:tcW w:w="2965" w:type="dxa"/>
          </w:tcPr>
          <w:p w:rsidR="00510DD6" w:rsidRDefault="00510DD6" w:rsidP="00510DD6">
            <w:pPr>
              <w:pStyle w:val="Table-Text"/>
            </w:pPr>
            <w:r>
              <w:t>unitType</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type of the units. Examples of unit types include queries, resource records, zones etc</w:t>
            </w:r>
          </w:p>
        </w:tc>
      </w:tr>
      <w:tr w:rsidR="00510DD6" w:rsidTr="005375DB">
        <w:trPr>
          <w:trHeight w:val="113"/>
          <w:tblHeader w:val="0"/>
        </w:trPr>
        <w:tc>
          <w:tcPr>
            <w:tcW w:w="2965" w:type="dxa"/>
          </w:tcPr>
          <w:p w:rsidR="00510DD6" w:rsidRDefault="00510DD6" w:rsidP="00510DD6">
            <w:pPr>
              <w:pStyle w:val="Table-Text"/>
            </w:pPr>
            <w:r>
              <w:t>includedUnits</w:t>
            </w:r>
          </w:p>
        </w:tc>
        <w:tc>
          <w:tcPr>
            <w:tcW w:w="2175" w:type="dxa"/>
          </w:tcPr>
          <w:p w:rsidR="00510DD6" w:rsidRDefault="00510DD6" w:rsidP="00510DD6">
            <w:pPr>
              <w:pStyle w:val="Table-Text"/>
            </w:pPr>
            <w:r>
              <w:t>integer</w:t>
            </w:r>
          </w:p>
        </w:tc>
        <w:tc>
          <w:tcPr>
            <w:tcW w:w="3507" w:type="dxa"/>
          </w:tcPr>
          <w:p w:rsidR="00510DD6" w:rsidRDefault="00510DD6" w:rsidP="00510DD6">
            <w:pPr>
              <w:pStyle w:val="Table-Text"/>
            </w:pPr>
            <w:r>
              <w:t>The number of units of the specified type included in the base cost of the plan</w:t>
            </w:r>
          </w:p>
        </w:tc>
      </w:tr>
      <w:tr w:rsidR="00510DD6" w:rsidTr="005375DB">
        <w:trPr>
          <w:trHeight w:val="113"/>
          <w:tblHeader w:val="0"/>
        </w:trPr>
        <w:tc>
          <w:tcPr>
            <w:tcW w:w="2965" w:type="dxa"/>
          </w:tcPr>
          <w:p w:rsidR="00510DD6" w:rsidRDefault="00510DD6" w:rsidP="00510DD6">
            <w:pPr>
              <w:pStyle w:val="Table-Text"/>
            </w:pPr>
            <w:r>
              <w:t>excessUnitsBatchSize</w:t>
            </w:r>
          </w:p>
        </w:tc>
        <w:tc>
          <w:tcPr>
            <w:tcW w:w="2175" w:type="dxa"/>
          </w:tcPr>
          <w:p w:rsidR="00510DD6" w:rsidRDefault="00510DD6" w:rsidP="00510DD6">
            <w:pPr>
              <w:pStyle w:val="Table-Text"/>
            </w:pPr>
            <w:r>
              <w:t>integer</w:t>
            </w:r>
          </w:p>
        </w:tc>
        <w:tc>
          <w:tcPr>
            <w:tcW w:w="3507" w:type="dxa"/>
          </w:tcPr>
          <w:p w:rsidR="00510DD6" w:rsidRDefault="00510DD6" w:rsidP="00510DD6">
            <w:pPr>
              <w:pStyle w:val="Table-Text"/>
            </w:pPr>
            <w:r>
              <w:t>The number of units included in one ‘batch’ of excess units fees</w:t>
            </w:r>
          </w:p>
        </w:tc>
      </w:tr>
      <w:tr w:rsidR="00510DD6" w:rsidTr="005375DB">
        <w:trPr>
          <w:trHeight w:val="113"/>
          <w:tblHeader w:val="0"/>
        </w:trPr>
        <w:tc>
          <w:tcPr>
            <w:tcW w:w="2965" w:type="dxa"/>
          </w:tcPr>
          <w:p w:rsidR="00510DD6" w:rsidRDefault="00510DD6" w:rsidP="00510DD6">
            <w:pPr>
              <w:pStyle w:val="Table-Text"/>
            </w:pPr>
            <w:r>
              <w:t>excessUnitsBatchRate</w:t>
            </w:r>
          </w:p>
        </w:tc>
        <w:tc>
          <w:tcPr>
            <w:tcW w:w="2175" w:type="dxa"/>
          </w:tcPr>
          <w:p w:rsidR="00510DD6" w:rsidRDefault="00510DD6" w:rsidP="00510DD6">
            <w:pPr>
              <w:pStyle w:val="Table-Text"/>
            </w:pPr>
            <w:r>
              <w:t>double</w:t>
            </w:r>
          </w:p>
        </w:tc>
        <w:tc>
          <w:tcPr>
            <w:tcW w:w="3507" w:type="dxa"/>
          </w:tcPr>
          <w:p w:rsidR="00510DD6" w:rsidRDefault="00510DD6" w:rsidP="00510DD6">
            <w:pPr>
              <w:pStyle w:val="Table-Text"/>
            </w:pPr>
            <w:r>
              <w:t>The price charged per batch or part thereof excess units</w:t>
            </w:r>
          </w:p>
        </w:tc>
      </w:tr>
    </w:tbl>
    <w:p w:rsidR="00510DD6" w:rsidRDefault="00510DD6" w:rsidP="00510DD6">
      <w:r w:rsidRPr="00510DD6">
        <w:t>The Feature object has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510DD6" w:rsidTr="005375DB">
        <w:trPr>
          <w:tblHeader w:val="0"/>
        </w:trPr>
        <w:tc>
          <w:tcPr>
            <w:tcW w:w="2965" w:type="dxa"/>
            <w:shd w:val="clear" w:color="auto" w:fill="BFBFBF" w:themeFill="background1" w:themeFillShade="BF"/>
          </w:tcPr>
          <w:p w:rsidR="00510DD6" w:rsidRPr="00750051" w:rsidRDefault="00510DD6" w:rsidP="005375DB">
            <w:pPr>
              <w:pStyle w:val="Table-Header"/>
            </w:pPr>
            <w:r>
              <w:t>Field Name</w:t>
            </w:r>
          </w:p>
        </w:tc>
        <w:tc>
          <w:tcPr>
            <w:tcW w:w="2175" w:type="dxa"/>
            <w:shd w:val="clear" w:color="auto" w:fill="BFBFBF" w:themeFill="background1" w:themeFillShade="BF"/>
          </w:tcPr>
          <w:p w:rsidR="00510DD6" w:rsidRDefault="00510DD6" w:rsidP="005375DB">
            <w:pPr>
              <w:pStyle w:val="Table-Header"/>
            </w:pPr>
            <w:r>
              <w:t>Type</w:t>
            </w:r>
          </w:p>
        </w:tc>
        <w:tc>
          <w:tcPr>
            <w:tcW w:w="3507" w:type="dxa"/>
            <w:shd w:val="clear" w:color="auto" w:fill="BFBFBF" w:themeFill="background1" w:themeFillShade="BF"/>
          </w:tcPr>
          <w:p w:rsidR="00510DD6" w:rsidRDefault="00510DD6" w:rsidP="005375DB">
            <w:pPr>
              <w:pStyle w:val="Table-Header"/>
            </w:pPr>
            <w:r>
              <w:t>Description</w:t>
            </w:r>
          </w:p>
        </w:tc>
      </w:tr>
      <w:tr w:rsidR="00510DD6" w:rsidTr="005375DB">
        <w:trPr>
          <w:trHeight w:val="113"/>
          <w:tblHeader w:val="0"/>
        </w:trPr>
        <w:tc>
          <w:tcPr>
            <w:tcW w:w="2965" w:type="dxa"/>
          </w:tcPr>
          <w:p w:rsidR="00510DD6" w:rsidRDefault="00510DD6" w:rsidP="00510DD6">
            <w:pPr>
              <w:pStyle w:val="Table-Text"/>
            </w:pPr>
            <w:r>
              <w:t>featureType</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type of the feature that zones are able to use if they are linked to this plan. Examples include branded name servers, DNSSEC</w:t>
            </w:r>
            <w:r w:rsidR="00841E28">
              <w:t>,</w:t>
            </w:r>
            <w:r>
              <w:t xml:space="preserve"> etc</w:t>
            </w:r>
          </w:p>
        </w:tc>
      </w:tr>
      <w:tr w:rsidR="00510DD6" w:rsidTr="005375DB">
        <w:trPr>
          <w:trHeight w:val="113"/>
          <w:tblHeader w:val="0"/>
        </w:trPr>
        <w:tc>
          <w:tcPr>
            <w:tcW w:w="2965" w:type="dxa"/>
          </w:tcPr>
          <w:p w:rsidR="00510DD6" w:rsidRDefault="00510DD6" w:rsidP="00510DD6">
            <w:pPr>
              <w:pStyle w:val="Table-Text"/>
            </w:pPr>
            <w:r>
              <w:t>additionalRate</w:t>
            </w:r>
          </w:p>
        </w:tc>
        <w:tc>
          <w:tcPr>
            <w:tcW w:w="2175" w:type="dxa"/>
          </w:tcPr>
          <w:p w:rsidR="00510DD6" w:rsidRDefault="00510DD6" w:rsidP="00510DD6">
            <w:pPr>
              <w:pStyle w:val="Table-Text"/>
            </w:pPr>
            <w:r>
              <w:t>double</w:t>
            </w:r>
          </w:p>
        </w:tc>
        <w:tc>
          <w:tcPr>
            <w:tcW w:w="3507" w:type="dxa"/>
          </w:tcPr>
          <w:p w:rsidR="00510DD6" w:rsidRDefault="00510DD6" w:rsidP="00510DD6">
            <w:pPr>
              <w:pStyle w:val="Table-Text"/>
            </w:pPr>
            <w:r>
              <w:t>An additional monthly rate (if any) that is added to the base rate if the specified feature is enabled on a zone that is associated with this plan</w:t>
            </w:r>
          </w:p>
        </w:tc>
      </w:tr>
    </w:tbl>
    <w:p w:rsidR="00510DD6" w:rsidRDefault="003C5BA5" w:rsidP="003C5BA5">
      <w:pPr>
        <w:pStyle w:val="Heading3"/>
      </w:pPr>
      <w:r>
        <w:t>Example</w:t>
      </w:r>
    </w:p>
    <w:p w:rsidR="003C5BA5" w:rsidRDefault="003C5BA5" w:rsidP="003C5BA5">
      <w:r>
        <w:t>Below is an example of a plan get command request and response:</w:t>
      </w:r>
    </w:p>
    <w:p w:rsidR="003C5BA5" w:rsidRDefault="003C5BA5" w:rsidP="003C5BA5">
      <w:r>
        <w:t>Request:</w:t>
      </w:r>
    </w:p>
    <w:p w:rsidR="003C5BA5" w:rsidRDefault="003C5BA5" w:rsidP="003C5BA5">
      <w:pPr>
        <w:pStyle w:val="Code"/>
      </w:pPr>
      <w:r>
        <w:t>GET /plans/786d87db-e4d2-4eb8-9709-755868528bdf HTTP/1.1</w:t>
      </w:r>
    </w:p>
    <w:p w:rsidR="003C5BA5" w:rsidRDefault="003C5BA5" w:rsidP="003C5BA5">
      <w:pPr>
        <w:pStyle w:val="Code"/>
      </w:pPr>
      <w:r>
        <w:t>Client-Transaction-Id: 14804288-e7f9-47f4-b832-3a3c81ecc953</w:t>
      </w:r>
    </w:p>
    <w:p w:rsidR="003C5BA5" w:rsidRDefault="003C5BA5" w:rsidP="003C5BA5">
      <w:pPr>
        <w:pStyle w:val="Code"/>
      </w:pPr>
      <w:r>
        <w:t>Accept: application/json</w:t>
      </w:r>
    </w:p>
    <w:p w:rsidR="003C5BA5" w:rsidRDefault="003C5BA5" w:rsidP="003C5BA5">
      <w:pPr>
        <w:pStyle w:val="Code"/>
      </w:pPr>
      <w:r>
        <w:t>User-Agent: Jersey/2.2 (Apache HttpClient 4.2.5)</w:t>
      </w:r>
    </w:p>
    <w:p w:rsidR="003C5BA5" w:rsidRDefault="003C5BA5" w:rsidP="003C5BA5">
      <w:pPr>
        <w:pStyle w:val="Code"/>
      </w:pPr>
      <w:r>
        <w:t>Host: api.discoverydns.com</w:t>
      </w:r>
    </w:p>
    <w:p w:rsidR="003C5BA5" w:rsidRDefault="003C5BA5" w:rsidP="003C5BA5">
      <w:pPr>
        <w:pStyle w:val="Code"/>
      </w:pPr>
      <w:r>
        <w:t>Connection: Keep-Alive</w:t>
      </w:r>
    </w:p>
    <w:p w:rsidR="003C5BA5" w:rsidRDefault="003C5BA5" w:rsidP="003C5BA5">
      <w:pPr>
        <w:pStyle w:val="Code"/>
      </w:pPr>
    </w:p>
    <w:p w:rsidR="003C5BA5" w:rsidRDefault="003C5BA5" w:rsidP="003C5BA5">
      <w:r>
        <w:t>Response:</w:t>
      </w:r>
    </w:p>
    <w:p w:rsidR="003C5BA5" w:rsidRDefault="003C5BA5" w:rsidP="003C5BA5">
      <w:pPr>
        <w:pStyle w:val="Code"/>
      </w:pPr>
      <w:r>
        <w:t>HTTP/1.1 200 OK</w:t>
      </w:r>
    </w:p>
    <w:p w:rsidR="003C5BA5" w:rsidRDefault="003C5BA5" w:rsidP="003C5BA5">
      <w:pPr>
        <w:pStyle w:val="Code"/>
      </w:pPr>
      <w:r>
        <w:t>Content-Type: application/json</w:t>
      </w:r>
    </w:p>
    <w:p w:rsidR="003C5BA5" w:rsidRDefault="003C5BA5" w:rsidP="003C5BA5">
      <w:pPr>
        <w:pStyle w:val="Code"/>
      </w:pPr>
      <w:r>
        <w:lastRenderedPageBreak/>
        <w:t>Last-Modified: Sun, 06 Oct 2013 18:39:52 GMT</w:t>
      </w:r>
    </w:p>
    <w:p w:rsidR="003C5BA5" w:rsidRDefault="003C5BA5" w:rsidP="003C5BA5">
      <w:pPr>
        <w:pStyle w:val="Code"/>
      </w:pPr>
      <w:r>
        <w:t>ETag: "0"</w:t>
      </w:r>
    </w:p>
    <w:p w:rsidR="003C5BA5" w:rsidRDefault="003C5BA5" w:rsidP="003C5BA5">
      <w:pPr>
        <w:pStyle w:val="Code"/>
      </w:pPr>
      <w:r>
        <w:t>Cache-Control: private, no-transform, max-age=30</w:t>
      </w:r>
    </w:p>
    <w:p w:rsidR="003C5BA5" w:rsidRDefault="003C5BA5" w:rsidP="003C5BA5">
      <w:pPr>
        <w:pStyle w:val="Code"/>
      </w:pPr>
      <w:r>
        <w:t>Date: Sun, 06 Oct 2013 18:39:52 GMT</w:t>
      </w:r>
    </w:p>
    <w:p w:rsidR="003C5BA5" w:rsidRDefault="003C5BA5" w:rsidP="003C5BA5">
      <w:pPr>
        <w:pStyle w:val="Code"/>
      </w:pPr>
      <w:r>
        <w:t>Server-Transaction-Id: 5e2b0855-831e-4ced-a50f-1a926894ef0f</w:t>
      </w:r>
    </w:p>
    <w:p w:rsidR="003C5BA5" w:rsidRDefault="003C5BA5" w:rsidP="003C5BA5">
      <w:pPr>
        <w:pStyle w:val="Code"/>
      </w:pPr>
      <w:r>
        <w:t>Client-Transaction-Id: 14804288-e7f9-47f4-b832-3a3c81ecc953</w:t>
      </w:r>
    </w:p>
    <w:p w:rsidR="003C5BA5" w:rsidRDefault="003C5BA5" w:rsidP="003C5BA5">
      <w:pPr>
        <w:pStyle w:val="Code"/>
      </w:pPr>
      <w:r>
        <w:t>Content-Length: 1155</w:t>
      </w:r>
    </w:p>
    <w:p w:rsidR="003C5BA5" w:rsidRDefault="003C5BA5" w:rsidP="003C5BA5">
      <w:pPr>
        <w:pStyle w:val="Code"/>
      </w:pPr>
    </w:p>
    <w:p w:rsidR="003C5BA5" w:rsidRDefault="003C5BA5" w:rsidP="003C5BA5">
      <w:pPr>
        <w:pStyle w:val="Code"/>
      </w:pPr>
      <w:r>
        <w:t>{</w:t>
      </w:r>
    </w:p>
    <w:p w:rsidR="003C5BA5" w:rsidRDefault="003C5BA5" w:rsidP="003C5BA5">
      <w:pPr>
        <w:pStyle w:val="Code"/>
      </w:pPr>
      <w:r>
        <w:t xml:space="preserve">  "plan" : {</w:t>
      </w:r>
    </w:p>
    <w:p w:rsidR="003C5BA5" w:rsidRDefault="003C5BA5" w:rsidP="003C5BA5">
      <w:pPr>
        <w:pStyle w:val="Code"/>
      </w:pPr>
      <w:r>
        <w:t xml:space="preserve">    "@uri" : "https://api.discoverydns.com/plans/786d87db-e4d2-4eb8-9709-755868528bdf",</w:t>
      </w:r>
    </w:p>
    <w:p w:rsidR="003C5BA5" w:rsidRDefault="003C5BA5" w:rsidP="003C5BA5">
      <w:pPr>
        <w:pStyle w:val="Code"/>
      </w:pPr>
      <w:r>
        <w:t xml:space="preserve">    "id" : "786d87db-e4d2-4eb8-9709-755868528bdf",</w:t>
      </w:r>
    </w:p>
    <w:p w:rsidR="003C5BA5" w:rsidRDefault="003C5BA5" w:rsidP="003C5BA5">
      <w:pPr>
        <w:pStyle w:val="Code"/>
      </w:pPr>
      <w:r>
        <w:t xml:space="preserve">    "version" : 0,</w:t>
      </w:r>
    </w:p>
    <w:p w:rsidR="003C5BA5" w:rsidRDefault="003C5BA5" w:rsidP="003C5BA5">
      <w:pPr>
        <w:pStyle w:val="Code"/>
      </w:pPr>
      <w:r>
        <w:t xml:space="preserve">    "name" : "testing-plan_.meh la0",</w:t>
      </w:r>
    </w:p>
    <w:p w:rsidR="003C5BA5" w:rsidRDefault="003C5BA5" w:rsidP="003C5BA5">
      <w:pPr>
        <w:pStyle w:val="Code"/>
      </w:pPr>
      <w:r>
        <w:t xml:space="preserve">    "status" : "active",</w:t>
      </w:r>
    </w:p>
    <w:p w:rsidR="003C5BA5" w:rsidRDefault="003C5BA5" w:rsidP="003C5BA5">
      <w:pPr>
        <w:pStyle w:val="Code"/>
      </w:pPr>
      <w:r>
        <w:t xml:space="preserve">    "baseMonthlyRate" : 1.0,</w:t>
      </w:r>
    </w:p>
    <w:p w:rsidR="003C5BA5" w:rsidRDefault="003C5BA5" w:rsidP="003C5BA5">
      <w:pPr>
        <w:pStyle w:val="Code"/>
      </w:pPr>
      <w:r>
        <w:t xml:space="preserve">    "currency" : "AUD",</w:t>
      </w:r>
    </w:p>
    <w:p w:rsidR="003C5BA5" w:rsidRDefault="003C5BA5" w:rsidP="003C5BA5">
      <w:pPr>
        <w:pStyle w:val="Code"/>
      </w:pPr>
      <w:r>
        <w:t xml:space="preserve">    "excessGraceMonths" : 2,</w:t>
      </w:r>
    </w:p>
    <w:p w:rsidR="003C5BA5" w:rsidRDefault="003C5BA5" w:rsidP="003C5BA5">
      <w:pPr>
        <w:pStyle w:val="Code"/>
      </w:pPr>
      <w:r>
        <w:t xml:space="preserve">    "excessGraceMonthsPeriod" : 3,</w:t>
      </w:r>
    </w:p>
    <w:p w:rsidR="003C5BA5" w:rsidRDefault="003C5BA5" w:rsidP="003C5BA5">
      <w:pPr>
        <w:pStyle w:val="Code"/>
      </w:pPr>
      <w:r>
        <w:t xml:space="preserve">    "trialPeriod" : 4,</w:t>
      </w:r>
    </w:p>
    <w:p w:rsidR="003C5BA5" w:rsidRDefault="003C5BA5" w:rsidP="003C5BA5">
      <w:pPr>
        <w:pStyle w:val="Code"/>
      </w:pPr>
      <w:r>
        <w:t xml:space="preserve">    "createDate" : "2013-10-07T05:53:20.302",</w:t>
      </w:r>
    </w:p>
    <w:p w:rsidR="003C5BA5" w:rsidRDefault="003C5BA5" w:rsidP="003C5BA5">
      <w:pPr>
        <w:pStyle w:val="Code"/>
      </w:pPr>
      <w:r>
        <w:t xml:space="preserve">    "createAccountId" : "f73af262-9531-11e2-9b25-2809b571161a",</w:t>
      </w:r>
    </w:p>
    <w:p w:rsidR="003C5BA5" w:rsidRDefault="003C5BA5" w:rsidP="003C5BA5">
      <w:pPr>
        <w:pStyle w:val="Code"/>
      </w:pPr>
      <w:r>
        <w:t xml:space="preserve">    "createAccountIdentifier" : "system",</w:t>
      </w:r>
    </w:p>
    <w:p w:rsidR="003C5BA5" w:rsidRDefault="003C5BA5" w:rsidP="003C5BA5">
      <w:pPr>
        <w:pStyle w:val="Code"/>
      </w:pPr>
      <w:r>
        <w:t xml:space="preserve">    "createUserId" : "ed848682-c1d9-11e2-86bc-e9b9e1409c4c",</w:t>
      </w:r>
    </w:p>
    <w:p w:rsidR="003C5BA5" w:rsidRDefault="003C5BA5" w:rsidP="003C5BA5">
      <w:pPr>
        <w:pStyle w:val="Code"/>
      </w:pPr>
      <w:r>
        <w:t xml:space="preserve">    "createUserName" : "System Admin",</w:t>
      </w:r>
    </w:p>
    <w:p w:rsidR="003C5BA5" w:rsidRDefault="003C5BA5" w:rsidP="003C5BA5">
      <w:pPr>
        <w:pStyle w:val="Code"/>
      </w:pPr>
      <w:r>
        <w:t xml:space="preserve">    "lastUpdateDate" : "2013-10-07T05:53:20.302",</w:t>
      </w:r>
    </w:p>
    <w:p w:rsidR="003C5BA5" w:rsidRDefault="003C5BA5" w:rsidP="003C5BA5">
      <w:pPr>
        <w:pStyle w:val="Code"/>
      </w:pPr>
      <w:r>
        <w:t xml:space="preserve">    "lastUpdateAccountId" : "f73af262-9531-11e2-9b25-2809b571161a",</w:t>
      </w:r>
    </w:p>
    <w:p w:rsidR="003C5BA5" w:rsidRDefault="003C5BA5" w:rsidP="003C5BA5">
      <w:pPr>
        <w:pStyle w:val="Code"/>
      </w:pPr>
      <w:r>
        <w:t xml:space="preserve">    "lastUpdateAccountIdentifier" : "system",</w:t>
      </w:r>
    </w:p>
    <w:p w:rsidR="003C5BA5" w:rsidRDefault="003C5BA5" w:rsidP="003C5BA5">
      <w:pPr>
        <w:pStyle w:val="Code"/>
      </w:pPr>
      <w:r>
        <w:t xml:space="preserve">    "lastUpdateUserId" : "ed848682-c1d9-11e2-86bc-e9b9e1409c4c",</w:t>
      </w:r>
    </w:p>
    <w:p w:rsidR="003C5BA5" w:rsidRDefault="003C5BA5" w:rsidP="003C5BA5">
      <w:pPr>
        <w:pStyle w:val="Code"/>
      </w:pPr>
      <w:r>
        <w:t xml:space="preserve">    "lastUpdateUserName" : "System Admin",</w:t>
      </w:r>
    </w:p>
    <w:p w:rsidR="003C5BA5" w:rsidRDefault="003C5BA5" w:rsidP="003C5BA5">
      <w:pPr>
        <w:pStyle w:val="Code"/>
      </w:pPr>
      <w:r>
        <w:t xml:space="preserve">    "units" : [ {</w:t>
      </w:r>
    </w:p>
    <w:p w:rsidR="003C5BA5" w:rsidRDefault="003C5BA5" w:rsidP="003C5BA5">
      <w:pPr>
        <w:pStyle w:val="Code"/>
      </w:pPr>
      <w:r>
        <w:t xml:space="preserve">      "unitType" : "queries",</w:t>
      </w:r>
    </w:p>
    <w:p w:rsidR="003C5BA5" w:rsidRDefault="003C5BA5" w:rsidP="003C5BA5">
      <w:pPr>
        <w:pStyle w:val="Code"/>
      </w:pPr>
      <w:r>
        <w:t xml:space="preserve">      "includedUnits" : 0,</w:t>
      </w:r>
    </w:p>
    <w:p w:rsidR="003C5BA5" w:rsidRDefault="003C5BA5" w:rsidP="003C5BA5">
      <w:pPr>
        <w:pStyle w:val="Code"/>
      </w:pPr>
      <w:r>
        <w:t xml:space="preserve">      "excessUnitsBatchSize" : 0,</w:t>
      </w:r>
    </w:p>
    <w:p w:rsidR="003C5BA5" w:rsidRDefault="003C5BA5" w:rsidP="003C5BA5">
      <w:pPr>
        <w:pStyle w:val="Code"/>
      </w:pPr>
      <w:r>
        <w:t xml:space="preserve">      "excessUnitsBatchRate" : 0.0</w:t>
      </w:r>
    </w:p>
    <w:p w:rsidR="003C5BA5" w:rsidRDefault="003C5BA5" w:rsidP="003C5BA5">
      <w:pPr>
        <w:pStyle w:val="Code"/>
      </w:pPr>
      <w:r>
        <w:t xml:space="preserve">    } ],</w:t>
      </w:r>
    </w:p>
    <w:p w:rsidR="003C5BA5" w:rsidRDefault="003C5BA5" w:rsidP="003C5BA5">
      <w:pPr>
        <w:pStyle w:val="Code"/>
      </w:pPr>
      <w:r>
        <w:t xml:space="preserve">    "features" : [ {</w:t>
      </w:r>
    </w:p>
    <w:p w:rsidR="003C5BA5" w:rsidRDefault="003C5BA5" w:rsidP="003C5BA5">
      <w:pPr>
        <w:pStyle w:val="Code"/>
      </w:pPr>
      <w:r>
        <w:lastRenderedPageBreak/>
        <w:t xml:space="preserve">      "featureType" : "brandedNameServers",</w:t>
      </w:r>
    </w:p>
    <w:p w:rsidR="003C5BA5" w:rsidRDefault="003C5BA5" w:rsidP="003C5BA5">
      <w:pPr>
        <w:pStyle w:val="Code"/>
      </w:pPr>
      <w:r>
        <w:t xml:space="preserve">      "additionalRate" : 0.0</w:t>
      </w:r>
    </w:p>
    <w:p w:rsidR="003C5BA5" w:rsidRDefault="003C5BA5" w:rsidP="003C5BA5">
      <w:pPr>
        <w:pStyle w:val="Code"/>
      </w:pPr>
      <w:r>
        <w:t xml:space="preserve">    } ]</w:t>
      </w:r>
    </w:p>
    <w:p w:rsidR="003C5BA5" w:rsidRDefault="003C5BA5" w:rsidP="003C5BA5">
      <w:pPr>
        <w:pStyle w:val="Code"/>
      </w:pPr>
      <w:r>
        <w:t xml:space="preserve">  }</w:t>
      </w:r>
    </w:p>
    <w:p w:rsidR="003C5BA5" w:rsidRPr="003C5BA5" w:rsidRDefault="003C5BA5" w:rsidP="003C5BA5">
      <w:pPr>
        <w:pStyle w:val="Code"/>
      </w:pPr>
      <w:r>
        <w:t>}</w:t>
      </w:r>
    </w:p>
    <w:p w:rsidR="003A30DE" w:rsidRDefault="003A30DE" w:rsidP="003A30DE">
      <w:pPr>
        <w:pStyle w:val="Heading2"/>
      </w:pPr>
      <w:bookmarkStart w:id="227" w:name="_Toc381779316"/>
      <w:r>
        <w:t>Plan List Command</w:t>
      </w:r>
      <w:bookmarkEnd w:id="227"/>
    </w:p>
    <w:p w:rsidR="003C5BA5" w:rsidRDefault="00655542" w:rsidP="003C5BA5">
      <w:r w:rsidRPr="00655542">
        <w:t xml:space="preserve">This command is used to retrieve a list of plan objects provisioned </w:t>
      </w:r>
      <w:r w:rsidR="00BB3EC1">
        <w:t>in</w:t>
      </w:r>
      <w:r w:rsidR="00BB3EC1" w:rsidRPr="00655542">
        <w:t xml:space="preserve"> </w:t>
      </w:r>
      <w:r w:rsidRPr="00655542">
        <w:t>the system.</w:t>
      </w:r>
    </w:p>
    <w:p w:rsidR="00655542" w:rsidRDefault="00655542" w:rsidP="00655542">
      <w:pPr>
        <w:pStyle w:val="Heading3"/>
      </w:pPr>
      <w:r>
        <w:t>Request</w:t>
      </w:r>
    </w:p>
    <w:p w:rsidR="00655542" w:rsidRPr="00655542" w:rsidRDefault="00655542" w:rsidP="00655542">
      <w:r w:rsidRPr="00655542">
        <w:t>A request should be made to the specified URI including the indicated headers</w:t>
      </w:r>
      <w:r w:rsidR="00841E28">
        <w:t>,</w:t>
      </w:r>
      <w:r w:rsidRPr="00655542">
        <w:t xml:space="preserve"> and if required a request body in the format specified.</w:t>
      </w:r>
    </w:p>
    <w:p w:rsidR="00655542" w:rsidRDefault="00655542" w:rsidP="00655542">
      <w:pPr>
        <w:pStyle w:val="FakeHeading4"/>
      </w:pPr>
      <w:r>
        <w:t>URI</w:t>
      </w:r>
    </w:p>
    <w:p w:rsidR="00655542" w:rsidRPr="008A0F29" w:rsidRDefault="00655542" w:rsidP="00655542">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55542" w:rsidRPr="00CC22F1" w:rsidTr="005375DB">
        <w:trPr>
          <w:tblHeader w:val="0"/>
        </w:trPr>
        <w:tc>
          <w:tcPr>
            <w:tcW w:w="1843" w:type="dxa"/>
            <w:shd w:val="clear" w:color="auto" w:fill="BFBFBF" w:themeFill="background1" w:themeFillShade="BF"/>
          </w:tcPr>
          <w:p w:rsidR="00655542" w:rsidRPr="00750051" w:rsidRDefault="00655542" w:rsidP="005375DB">
            <w:pPr>
              <w:pStyle w:val="Table-Header"/>
            </w:pPr>
            <w:r>
              <w:t>HTTP Method</w:t>
            </w:r>
          </w:p>
        </w:tc>
        <w:tc>
          <w:tcPr>
            <w:tcW w:w="6804" w:type="dxa"/>
            <w:shd w:val="clear" w:color="auto" w:fill="BFBFBF" w:themeFill="background1" w:themeFillShade="BF"/>
          </w:tcPr>
          <w:p w:rsidR="00655542" w:rsidRDefault="00655542" w:rsidP="005375DB">
            <w:pPr>
              <w:pStyle w:val="Table-Header"/>
            </w:pPr>
            <w:r>
              <w:t>Request URI</w:t>
            </w:r>
          </w:p>
        </w:tc>
      </w:tr>
      <w:tr w:rsidR="00655542" w:rsidRPr="00CC22F1" w:rsidTr="005375DB">
        <w:trPr>
          <w:trHeight w:val="113"/>
          <w:tblHeader w:val="0"/>
        </w:trPr>
        <w:tc>
          <w:tcPr>
            <w:tcW w:w="1843" w:type="dxa"/>
          </w:tcPr>
          <w:p w:rsidR="00655542" w:rsidRDefault="00655542" w:rsidP="005375DB">
            <w:pPr>
              <w:pStyle w:val="Table-Text"/>
            </w:pPr>
            <w:r>
              <w:t>GET</w:t>
            </w:r>
          </w:p>
        </w:tc>
        <w:tc>
          <w:tcPr>
            <w:tcW w:w="6804" w:type="dxa"/>
          </w:tcPr>
          <w:p w:rsidR="00655542" w:rsidRDefault="00655542" w:rsidP="005375DB">
            <w:pPr>
              <w:pStyle w:val="Table-Text"/>
            </w:pPr>
            <w:r w:rsidRPr="00655542">
              <w:t>https://{service-address}/plans/</w:t>
            </w:r>
          </w:p>
        </w:tc>
      </w:tr>
    </w:tbl>
    <w:p w:rsidR="00655542" w:rsidRDefault="00655542" w:rsidP="00655542">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55542" w:rsidRPr="00CC22F1" w:rsidTr="005375DB">
        <w:trPr>
          <w:tblHeader w:val="0"/>
        </w:trPr>
        <w:tc>
          <w:tcPr>
            <w:tcW w:w="1843" w:type="dxa"/>
            <w:shd w:val="clear" w:color="auto" w:fill="BFBFBF" w:themeFill="background1" w:themeFillShade="BF"/>
          </w:tcPr>
          <w:p w:rsidR="00655542" w:rsidRPr="00750051" w:rsidRDefault="00655542" w:rsidP="005375DB">
            <w:pPr>
              <w:pStyle w:val="Table-Header"/>
            </w:pPr>
            <w:r>
              <w:t>Field</w:t>
            </w:r>
          </w:p>
        </w:tc>
        <w:tc>
          <w:tcPr>
            <w:tcW w:w="6804" w:type="dxa"/>
            <w:shd w:val="clear" w:color="auto" w:fill="BFBFBF" w:themeFill="background1" w:themeFillShade="BF"/>
          </w:tcPr>
          <w:p w:rsidR="00655542" w:rsidRDefault="00655542" w:rsidP="005375DB">
            <w:pPr>
              <w:pStyle w:val="Table-Header"/>
            </w:pPr>
            <w:r>
              <w:t>Description</w:t>
            </w:r>
          </w:p>
        </w:tc>
      </w:tr>
      <w:tr w:rsidR="00655542" w:rsidRPr="00CC22F1" w:rsidTr="005375DB">
        <w:trPr>
          <w:trHeight w:val="113"/>
          <w:tblHeader w:val="0"/>
        </w:trPr>
        <w:tc>
          <w:tcPr>
            <w:tcW w:w="1843" w:type="dxa"/>
          </w:tcPr>
          <w:p w:rsidR="00655542" w:rsidRDefault="00655542" w:rsidP="005375DB">
            <w:pPr>
              <w:pStyle w:val="Table-Text"/>
            </w:pPr>
            <w:r>
              <w:t>service-address</w:t>
            </w:r>
          </w:p>
        </w:tc>
        <w:tc>
          <w:tcPr>
            <w:tcW w:w="6804" w:type="dxa"/>
          </w:tcPr>
          <w:p w:rsidR="00655542" w:rsidRDefault="00655542" w:rsidP="006351FF">
            <w:pPr>
              <w:pStyle w:val="Table-Text"/>
            </w:pPr>
            <w:r>
              <w:t xml:space="preserve">The service address as described in section </w:t>
            </w:r>
            <w:r w:rsidR="006351FF">
              <w:t>2.2</w:t>
            </w:r>
          </w:p>
        </w:tc>
      </w:tr>
    </w:tbl>
    <w:p w:rsidR="00655542" w:rsidRDefault="00655542" w:rsidP="00655542">
      <w:pPr>
        <w:pStyle w:val="FakeHeading4"/>
      </w:pPr>
      <w:r>
        <w:t>Query Parameters</w:t>
      </w:r>
    </w:p>
    <w:p w:rsidR="00655542" w:rsidRDefault="00655542" w:rsidP="00655542">
      <w:r w:rsidRPr="00655542">
        <w:t>The query parameters below can be used with this command. All query parameters are optional and if none are specified all plans that are visible to the executing users account will be returned.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01"/>
        <w:gridCol w:w="957"/>
        <w:gridCol w:w="699"/>
        <w:gridCol w:w="4090"/>
      </w:tblGrid>
      <w:tr w:rsidR="00655542" w:rsidRPr="00CC22F1" w:rsidTr="005375DB">
        <w:trPr>
          <w:tblHeader w:val="0"/>
        </w:trPr>
        <w:tc>
          <w:tcPr>
            <w:tcW w:w="2901" w:type="dxa"/>
            <w:shd w:val="clear" w:color="auto" w:fill="BFBFBF" w:themeFill="background1" w:themeFillShade="BF"/>
          </w:tcPr>
          <w:p w:rsidR="00655542" w:rsidRPr="00750051" w:rsidRDefault="00655542" w:rsidP="005375DB">
            <w:pPr>
              <w:pStyle w:val="Table-Header"/>
            </w:pPr>
            <w:r>
              <w:t>Parameter Name</w:t>
            </w:r>
          </w:p>
        </w:tc>
        <w:tc>
          <w:tcPr>
            <w:tcW w:w="957" w:type="dxa"/>
            <w:shd w:val="clear" w:color="auto" w:fill="BFBFBF" w:themeFill="background1" w:themeFillShade="BF"/>
          </w:tcPr>
          <w:p w:rsidR="00655542" w:rsidRPr="00750051" w:rsidRDefault="00655542" w:rsidP="005375DB">
            <w:pPr>
              <w:pStyle w:val="Table-Header"/>
            </w:pPr>
            <w:r>
              <w:t>Optional</w:t>
            </w:r>
          </w:p>
        </w:tc>
        <w:tc>
          <w:tcPr>
            <w:tcW w:w="699" w:type="dxa"/>
            <w:shd w:val="clear" w:color="auto" w:fill="BFBFBF" w:themeFill="background1" w:themeFillShade="BF"/>
          </w:tcPr>
          <w:p w:rsidR="00655542" w:rsidRDefault="00655542" w:rsidP="005375DB">
            <w:pPr>
              <w:pStyle w:val="Table-Header"/>
            </w:pPr>
            <w:r>
              <w:t>Type</w:t>
            </w:r>
          </w:p>
        </w:tc>
        <w:tc>
          <w:tcPr>
            <w:tcW w:w="4090" w:type="dxa"/>
            <w:shd w:val="clear" w:color="auto" w:fill="BFBFBF" w:themeFill="background1" w:themeFillShade="BF"/>
          </w:tcPr>
          <w:p w:rsidR="00655542" w:rsidRDefault="00655542" w:rsidP="005375DB">
            <w:pPr>
              <w:pStyle w:val="Table-Header"/>
            </w:pPr>
            <w:r>
              <w:t>Description</w:t>
            </w:r>
          </w:p>
        </w:tc>
      </w:tr>
      <w:tr w:rsidR="00655542" w:rsidRPr="00CC22F1" w:rsidTr="005375DB">
        <w:trPr>
          <w:trHeight w:val="113"/>
          <w:tblHeader w:val="0"/>
        </w:trPr>
        <w:tc>
          <w:tcPr>
            <w:tcW w:w="2901" w:type="dxa"/>
          </w:tcPr>
          <w:p w:rsidR="00655542" w:rsidRDefault="00655542" w:rsidP="00655542">
            <w:pPr>
              <w:pStyle w:val="Table-Text"/>
            </w:pPr>
            <w:r>
              <w:t>searchName</w:t>
            </w:r>
          </w:p>
        </w:tc>
        <w:tc>
          <w:tcPr>
            <w:tcW w:w="957" w:type="dxa"/>
          </w:tcPr>
          <w:p w:rsidR="00655542" w:rsidRDefault="00655542" w:rsidP="00655542">
            <w:pPr>
              <w:pStyle w:val="Table-Text"/>
            </w:pPr>
            <w:r>
              <w:t>Yes</w:t>
            </w:r>
          </w:p>
        </w:tc>
        <w:tc>
          <w:tcPr>
            <w:tcW w:w="699" w:type="dxa"/>
          </w:tcPr>
          <w:p w:rsidR="00655542" w:rsidRDefault="00655542" w:rsidP="00655542">
            <w:pPr>
              <w:pStyle w:val="Table-Text"/>
            </w:pPr>
            <w:r>
              <w:t>string</w:t>
            </w:r>
          </w:p>
        </w:tc>
        <w:tc>
          <w:tcPr>
            <w:tcW w:w="4090" w:type="dxa"/>
          </w:tcPr>
          <w:p w:rsidR="00655542" w:rsidRDefault="00655542" w:rsidP="00655542">
            <w:pPr>
              <w:pStyle w:val="Table-Text"/>
            </w:pPr>
            <w:r>
              <w:t>Match all plans that have a name which case insensitively contains the string</w:t>
            </w:r>
          </w:p>
        </w:tc>
      </w:tr>
      <w:tr w:rsidR="00655542" w:rsidRPr="00CC22F1" w:rsidTr="005375DB">
        <w:trPr>
          <w:trHeight w:val="113"/>
          <w:tblHeader w:val="0"/>
        </w:trPr>
        <w:tc>
          <w:tcPr>
            <w:tcW w:w="2901" w:type="dxa"/>
          </w:tcPr>
          <w:p w:rsidR="00655542" w:rsidRDefault="00655542" w:rsidP="00655542">
            <w:pPr>
              <w:pStyle w:val="Table-Text"/>
            </w:pPr>
            <w:r>
              <w:t>searchStatus</w:t>
            </w:r>
          </w:p>
        </w:tc>
        <w:tc>
          <w:tcPr>
            <w:tcW w:w="957" w:type="dxa"/>
          </w:tcPr>
          <w:p w:rsidR="00655542" w:rsidRDefault="00655542" w:rsidP="00655542">
            <w:pPr>
              <w:pStyle w:val="Table-Text"/>
            </w:pPr>
            <w:r>
              <w:t>Yes</w:t>
            </w:r>
          </w:p>
        </w:tc>
        <w:tc>
          <w:tcPr>
            <w:tcW w:w="699" w:type="dxa"/>
          </w:tcPr>
          <w:p w:rsidR="00655542" w:rsidRDefault="00655542" w:rsidP="00655542">
            <w:pPr>
              <w:pStyle w:val="Table-Text"/>
            </w:pPr>
            <w:r>
              <w:t>string</w:t>
            </w:r>
          </w:p>
        </w:tc>
        <w:tc>
          <w:tcPr>
            <w:tcW w:w="4090" w:type="dxa"/>
          </w:tcPr>
          <w:p w:rsidR="00655542" w:rsidRDefault="00655542" w:rsidP="00655542">
            <w:pPr>
              <w:pStyle w:val="Table-Text"/>
            </w:pPr>
            <w:r>
              <w:t>Match all plans that have this status (exact match)</w:t>
            </w:r>
          </w:p>
        </w:tc>
      </w:tr>
    </w:tbl>
    <w:p w:rsidR="00655542" w:rsidRDefault="00655542" w:rsidP="00655542">
      <w:pPr>
        <w:pStyle w:val="FakeHeading4"/>
      </w:pPr>
      <w:r>
        <w:t>Request Headers</w:t>
      </w:r>
    </w:p>
    <w:p w:rsidR="00655542" w:rsidRDefault="00655542" w:rsidP="00655542">
      <w:r w:rsidRPr="00510DD6">
        <w:t xml:space="preserve">Only the standard request headers described in section </w:t>
      </w:r>
      <w:r w:rsidR="005375DB">
        <w:t>2.6</w:t>
      </w:r>
      <w:r w:rsidRPr="00510DD6">
        <w:t xml:space="preserve"> are supported</w:t>
      </w:r>
      <w:r>
        <w:t>.</w:t>
      </w:r>
    </w:p>
    <w:p w:rsidR="00655542" w:rsidRDefault="00655542" w:rsidP="00655542">
      <w:pPr>
        <w:pStyle w:val="FakeHeading4"/>
      </w:pPr>
      <w:r>
        <w:t>Request Body</w:t>
      </w:r>
    </w:p>
    <w:p w:rsidR="00655542" w:rsidRDefault="00655542" w:rsidP="00655542">
      <w:r w:rsidRPr="00510DD6">
        <w:t>Not allowed for this command</w:t>
      </w:r>
      <w:r>
        <w:t>.</w:t>
      </w:r>
    </w:p>
    <w:p w:rsidR="00323508" w:rsidRDefault="00655542" w:rsidP="00655542">
      <w:pPr>
        <w:pStyle w:val="Heading3"/>
      </w:pPr>
      <w:r>
        <w:lastRenderedPageBreak/>
        <w:t>Response</w:t>
      </w:r>
    </w:p>
    <w:p w:rsidR="00655542" w:rsidRDefault="00655542" w:rsidP="00655542">
      <w:r w:rsidRPr="00655542">
        <w:t>The response will include a status code, response headers and in some case a response body encoded according to the relevant header.</w:t>
      </w:r>
    </w:p>
    <w:p w:rsidR="00655542" w:rsidRDefault="00655542" w:rsidP="00655542">
      <w:pPr>
        <w:pStyle w:val="FakeHeading4"/>
      </w:pPr>
      <w:r>
        <w:t>Status Code</w:t>
      </w:r>
    </w:p>
    <w:p w:rsidR="00655542" w:rsidRDefault="00655542" w:rsidP="00655542">
      <w:r w:rsidRPr="00655542">
        <w:t>On success this command will return http status code 200 (OK).</w:t>
      </w:r>
    </w:p>
    <w:p w:rsidR="005375DB" w:rsidRDefault="005375DB" w:rsidP="005375DB">
      <w:pPr>
        <w:pStyle w:val="FakeHeading4"/>
      </w:pPr>
      <w:r>
        <w:t>Response Headers</w:t>
      </w:r>
    </w:p>
    <w:p w:rsidR="005375DB" w:rsidRDefault="005375DB" w:rsidP="00655542">
      <w:r w:rsidRPr="005375DB">
        <w:t xml:space="preserve">Only the standard response headers described in section </w:t>
      </w:r>
      <w:r>
        <w:t>2.7</w:t>
      </w:r>
      <w:r w:rsidRPr="005375DB">
        <w:t xml:space="preserve"> are returned.</w:t>
      </w:r>
    </w:p>
    <w:p w:rsidR="005375DB" w:rsidRDefault="005375DB" w:rsidP="005375DB">
      <w:pPr>
        <w:pStyle w:val="FakeHeading4"/>
      </w:pPr>
      <w:r>
        <w:t>Response Body</w:t>
      </w:r>
    </w:p>
    <w:p w:rsidR="005375DB" w:rsidRDefault="005375DB" w:rsidP="005375DB">
      <w:r w:rsidRPr="005375DB">
        <w:t xml:space="preserve">A JSON representation of the list of </w:t>
      </w:r>
      <w:del w:id="228" w:author="Arnaud Dumont" w:date="2014-02-20T11:15:00Z">
        <w:r w:rsidRPr="005375DB" w:rsidDel="006629D3">
          <w:delText xml:space="preserve">user </w:delText>
        </w:r>
      </w:del>
      <w:ins w:id="229" w:author="Arnaud Dumont" w:date="2014-02-20T11:15:00Z">
        <w:r w:rsidR="006629D3">
          <w:t>plan</w:t>
        </w:r>
        <w:r w:rsidR="006629D3" w:rsidRPr="005375DB">
          <w:t xml:space="preserve"> </w:t>
        </w:r>
      </w:ins>
      <w:r w:rsidRPr="005375DB">
        <w:t>objects that match the search criteria with field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5375DB" w:rsidTr="005375DB">
        <w:trPr>
          <w:tblHeader w:val="0"/>
        </w:trPr>
        <w:tc>
          <w:tcPr>
            <w:tcW w:w="2965" w:type="dxa"/>
            <w:shd w:val="clear" w:color="auto" w:fill="BFBFBF" w:themeFill="background1" w:themeFillShade="BF"/>
          </w:tcPr>
          <w:p w:rsidR="005375DB" w:rsidRPr="00750051" w:rsidRDefault="005375DB" w:rsidP="005375DB">
            <w:pPr>
              <w:pStyle w:val="Table-Header"/>
            </w:pPr>
            <w:r>
              <w:t>Field Name</w:t>
            </w:r>
          </w:p>
        </w:tc>
        <w:tc>
          <w:tcPr>
            <w:tcW w:w="2175" w:type="dxa"/>
            <w:shd w:val="clear" w:color="auto" w:fill="BFBFBF" w:themeFill="background1" w:themeFillShade="BF"/>
          </w:tcPr>
          <w:p w:rsidR="005375DB" w:rsidRDefault="005375DB" w:rsidP="005375DB">
            <w:pPr>
              <w:pStyle w:val="Table-Header"/>
            </w:pPr>
            <w:r>
              <w:t>Type</w:t>
            </w:r>
          </w:p>
        </w:tc>
        <w:tc>
          <w:tcPr>
            <w:tcW w:w="3507" w:type="dxa"/>
            <w:shd w:val="clear" w:color="auto" w:fill="BFBFBF" w:themeFill="background1" w:themeFillShade="BF"/>
          </w:tcPr>
          <w:p w:rsidR="005375DB" w:rsidRDefault="005375DB" w:rsidP="005375DB">
            <w:pPr>
              <w:pStyle w:val="Table-Header"/>
            </w:pPr>
            <w:r>
              <w:t>Description</w:t>
            </w:r>
          </w:p>
        </w:tc>
      </w:tr>
      <w:tr w:rsidR="005375DB" w:rsidTr="005375DB">
        <w:trPr>
          <w:trHeight w:val="113"/>
          <w:tblHeader w:val="0"/>
        </w:trPr>
        <w:tc>
          <w:tcPr>
            <w:tcW w:w="2965" w:type="dxa"/>
          </w:tcPr>
          <w:p w:rsidR="005375DB" w:rsidRDefault="005375DB" w:rsidP="005375DB">
            <w:pPr>
              <w:pStyle w:val="Table-Text"/>
            </w:pPr>
            <w:r>
              <w:t>@uri</w:t>
            </w:r>
          </w:p>
        </w:tc>
        <w:tc>
          <w:tcPr>
            <w:tcW w:w="2175" w:type="dxa"/>
          </w:tcPr>
          <w:p w:rsidR="005375DB" w:rsidRDefault="005375DB" w:rsidP="005375DB">
            <w:pPr>
              <w:pStyle w:val="Table-Text"/>
            </w:pPr>
            <w:r>
              <w:t>string</w:t>
            </w:r>
          </w:p>
        </w:tc>
        <w:tc>
          <w:tcPr>
            <w:tcW w:w="3507" w:type="dxa"/>
          </w:tcPr>
          <w:p w:rsidR="005375DB" w:rsidRDefault="005375DB" w:rsidP="00841E28">
            <w:pPr>
              <w:pStyle w:val="Table-Text"/>
            </w:pPr>
            <w:r>
              <w:t xml:space="preserve">The </w:t>
            </w:r>
            <w:r w:rsidR="00841E28">
              <w:t>URI</w:t>
            </w:r>
            <w:r>
              <w:t xml:space="preserve"> that corresponds to the returned list</w:t>
            </w:r>
          </w:p>
        </w:tc>
      </w:tr>
      <w:tr w:rsidR="005375DB" w:rsidTr="005375DB">
        <w:trPr>
          <w:trHeight w:val="113"/>
          <w:tblHeader w:val="0"/>
        </w:trPr>
        <w:tc>
          <w:tcPr>
            <w:tcW w:w="2965" w:type="dxa"/>
          </w:tcPr>
          <w:p w:rsidR="005375DB" w:rsidRDefault="005375DB" w:rsidP="005375DB">
            <w:pPr>
              <w:pStyle w:val="Table-Text"/>
            </w:pPr>
            <w:r>
              <w:t>planList</w:t>
            </w:r>
          </w:p>
        </w:tc>
        <w:tc>
          <w:tcPr>
            <w:tcW w:w="2175" w:type="dxa"/>
          </w:tcPr>
          <w:p w:rsidR="005375DB" w:rsidRDefault="005375DB" w:rsidP="005375DB">
            <w:pPr>
              <w:pStyle w:val="Table-Text"/>
            </w:pPr>
            <w:r>
              <w:t>PlanRecord[]</w:t>
            </w:r>
          </w:p>
        </w:tc>
        <w:tc>
          <w:tcPr>
            <w:tcW w:w="3507" w:type="dxa"/>
          </w:tcPr>
          <w:p w:rsidR="005375DB" w:rsidRDefault="005375DB" w:rsidP="005375DB">
            <w:pPr>
              <w:pStyle w:val="Table-Text"/>
            </w:pPr>
            <w:r>
              <w:t>A list of the plans that matched the search parameters</w:t>
            </w:r>
          </w:p>
        </w:tc>
      </w:tr>
      <w:tr w:rsidR="005375DB" w:rsidTr="005375DB">
        <w:trPr>
          <w:trHeight w:val="113"/>
          <w:tblHeader w:val="0"/>
        </w:trPr>
        <w:tc>
          <w:tcPr>
            <w:tcW w:w="2965" w:type="dxa"/>
          </w:tcPr>
          <w:p w:rsidR="005375DB" w:rsidRDefault="005375DB" w:rsidP="005375DB">
            <w:pPr>
              <w:pStyle w:val="Table-Text"/>
            </w:pPr>
            <w:r>
              <w:t>totalCount</w:t>
            </w:r>
          </w:p>
        </w:tc>
        <w:tc>
          <w:tcPr>
            <w:tcW w:w="2175" w:type="dxa"/>
          </w:tcPr>
          <w:p w:rsidR="005375DB" w:rsidRDefault="005375DB" w:rsidP="005375DB">
            <w:pPr>
              <w:pStyle w:val="Table-Text"/>
            </w:pPr>
            <w:r>
              <w:t>integer</w:t>
            </w:r>
          </w:p>
        </w:tc>
        <w:tc>
          <w:tcPr>
            <w:tcW w:w="3507" w:type="dxa"/>
          </w:tcPr>
          <w:p w:rsidR="005375DB" w:rsidRDefault="005375DB" w:rsidP="005375DB">
            <w:pPr>
              <w:pStyle w:val="Table-Text"/>
            </w:pPr>
            <w:r>
              <w:t>The total number of records contained in the returned list</w:t>
            </w:r>
          </w:p>
        </w:tc>
      </w:tr>
    </w:tbl>
    <w:p w:rsidR="005375DB" w:rsidRDefault="005375DB" w:rsidP="005375DB">
      <w:r w:rsidRPr="005375DB">
        <w:t>A PlanRecord has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5375DB" w:rsidTr="005375DB">
        <w:trPr>
          <w:tblHeader w:val="0"/>
        </w:trPr>
        <w:tc>
          <w:tcPr>
            <w:tcW w:w="2965" w:type="dxa"/>
            <w:shd w:val="clear" w:color="auto" w:fill="BFBFBF" w:themeFill="background1" w:themeFillShade="BF"/>
          </w:tcPr>
          <w:p w:rsidR="005375DB" w:rsidRPr="00750051" w:rsidRDefault="005375DB" w:rsidP="005375DB">
            <w:pPr>
              <w:pStyle w:val="Table-Header"/>
            </w:pPr>
            <w:r>
              <w:t>Field Name</w:t>
            </w:r>
          </w:p>
        </w:tc>
        <w:tc>
          <w:tcPr>
            <w:tcW w:w="2175" w:type="dxa"/>
            <w:shd w:val="clear" w:color="auto" w:fill="BFBFBF" w:themeFill="background1" w:themeFillShade="BF"/>
          </w:tcPr>
          <w:p w:rsidR="005375DB" w:rsidRDefault="005375DB" w:rsidP="005375DB">
            <w:pPr>
              <w:pStyle w:val="Table-Header"/>
            </w:pPr>
            <w:r>
              <w:t>Type</w:t>
            </w:r>
          </w:p>
        </w:tc>
        <w:tc>
          <w:tcPr>
            <w:tcW w:w="3507" w:type="dxa"/>
            <w:shd w:val="clear" w:color="auto" w:fill="BFBFBF" w:themeFill="background1" w:themeFillShade="BF"/>
          </w:tcPr>
          <w:p w:rsidR="005375DB" w:rsidRDefault="005375DB" w:rsidP="005375DB">
            <w:pPr>
              <w:pStyle w:val="Table-Header"/>
            </w:pPr>
            <w:r>
              <w:t>Description</w:t>
            </w:r>
          </w:p>
        </w:tc>
      </w:tr>
      <w:tr w:rsidR="005375DB" w:rsidTr="005375DB">
        <w:trPr>
          <w:trHeight w:val="113"/>
          <w:tblHeader w:val="0"/>
        </w:trPr>
        <w:tc>
          <w:tcPr>
            <w:tcW w:w="2965" w:type="dxa"/>
          </w:tcPr>
          <w:p w:rsidR="005375DB" w:rsidRDefault="005375DB" w:rsidP="005375DB">
            <w:pPr>
              <w:pStyle w:val="Table-Text"/>
            </w:pPr>
            <w:r>
              <w:t>@uri</w:t>
            </w:r>
          </w:p>
        </w:tc>
        <w:tc>
          <w:tcPr>
            <w:tcW w:w="2175" w:type="dxa"/>
          </w:tcPr>
          <w:p w:rsidR="005375DB" w:rsidRDefault="005375DB" w:rsidP="005375DB">
            <w:pPr>
              <w:pStyle w:val="Table-Text"/>
            </w:pPr>
            <w:r>
              <w:t>string</w:t>
            </w:r>
          </w:p>
        </w:tc>
        <w:tc>
          <w:tcPr>
            <w:tcW w:w="3507" w:type="dxa"/>
          </w:tcPr>
          <w:p w:rsidR="005375DB" w:rsidRDefault="005375DB" w:rsidP="00841E28">
            <w:pPr>
              <w:pStyle w:val="Table-Text"/>
            </w:pPr>
            <w:r>
              <w:t xml:space="preserve">The </w:t>
            </w:r>
            <w:r w:rsidR="00841E28">
              <w:t>URI</w:t>
            </w:r>
            <w:r>
              <w:t xml:space="preserve"> that corresponds to the full details of the object</w:t>
            </w:r>
          </w:p>
        </w:tc>
      </w:tr>
      <w:tr w:rsidR="005375DB" w:rsidTr="005375DB">
        <w:trPr>
          <w:trHeight w:val="113"/>
          <w:tblHeader w:val="0"/>
        </w:trPr>
        <w:tc>
          <w:tcPr>
            <w:tcW w:w="2965" w:type="dxa"/>
          </w:tcPr>
          <w:p w:rsidR="005375DB" w:rsidRDefault="005375DB" w:rsidP="005375DB">
            <w:pPr>
              <w:pStyle w:val="Table-Text"/>
            </w:pPr>
            <w:r>
              <w:t>id</w:t>
            </w:r>
          </w:p>
        </w:tc>
        <w:tc>
          <w:tcPr>
            <w:tcW w:w="2175" w:type="dxa"/>
          </w:tcPr>
          <w:p w:rsidR="005375DB" w:rsidRDefault="005375DB" w:rsidP="005375DB">
            <w:pPr>
              <w:pStyle w:val="Table-Text"/>
            </w:pPr>
            <w:r>
              <w:t>uuid</w:t>
            </w:r>
          </w:p>
        </w:tc>
        <w:tc>
          <w:tcPr>
            <w:tcW w:w="3507" w:type="dxa"/>
          </w:tcPr>
          <w:p w:rsidR="005375DB" w:rsidRDefault="005375DB" w:rsidP="005375DB">
            <w:pPr>
              <w:pStyle w:val="Table-Text"/>
            </w:pPr>
            <w:r>
              <w:t>The UUID of the object</w:t>
            </w:r>
          </w:p>
        </w:tc>
      </w:tr>
      <w:tr w:rsidR="005375DB" w:rsidTr="005375DB">
        <w:trPr>
          <w:trHeight w:val="113"/>
          <w:tblHeader w:val="0"/>
        </w:trPr>
        <w:tc>
          <w:tcPr>
            <w:tcW w:w="2965" w:type="dxa"/>
          </w:tcPr>
          <w:p w:rsidR="005375DB" w:rsidRDefault="005375DB" w:rsidP="005375DB">
            <w:pPr>
              <w:pStyle w:val="Table-Text"/>
            </w:pPr>
            <w:r>
              <w:t>name</w:t>
            </w:r>
          </w:p>
        </w:tc>
        <w:tc>
          <w:tcPr>
            <w:tcW w:w="2175" w:type="dxa"/>
          </w:tcPr>
          <w:p w:rsidR="005375DB" w:rsidRDefault="005375DB" w:rsidP="005375DB">
            <w:pPr>
              <w:pStyle w:val="Table-Text"/>
            </w:pPr>
            <w:r>
              <w:t>string</w:t>
            </w:r>
          </w:p>
        </w:tc>
        <w:tc>
          <w:tcPr>
            <w:tcW w:w="3507" w:type="dxa"/>
          </w:tcPr>
          <w:p w:rsidR="005375DB" w:rsidRDefault="005375DB" w:rsidP="005375DB">
            <w:pPr>
              <w:pStyle w:val="Table-Text"/>
            </w:pPr>
            <w:r>
              <w:t>The name of the plan</w:t>
            </w:r>
          </w:p>
        </w:tc>
      </w:tr>
      <w:tr w:rsidR="005375DB" w:rsidTr="005375DB">
        <w:trPr>
          <w:trHeight w:val="113"/>
          <w:tblHeader w:val="0"/>
        </w:trPr>
        <w:tc>
          <w:tcPr>
            <w:tcW w:w="2965" w:type="dxa"/>
          </w:tcPr>
          <w:p w:rsidR="005375DB" w:rsidRDefault="005375DB" w:rsidP="005375DB">
            <w:pPr>
              <w:pStyle w:val="Table-Text"/>
            </w:pPr>
            <w:r>
              <w:t>status</w:t>
            </w:r>
          </w:p>
        </w:tc>
        <w:tc>
          <w:tcPr>
            <w:tcW w:w="2175" w:type="dxa"/>
          </w:tcPr>
          <w:p w:rsidR="005375DB" w:rsidRDefault="005375DB" w:rsidP="005375DB">
            <w:pPr>
              <w:pStyle w:val="Table-Text"/>
            </w:pPr>
            <w:r>
              <w:t>string</w:t>
            </w:r>
          </w:p>
        </w:tc>
        <w:tc>
          <w:tcPr>
            <w:tcW w:w="3507" w:type="dxa"/>
          </w:tcPr>
          <w:p w:rsidR="005375DB" w:rsidRDefault="005375DB" w:rsidP="005375DB">
            <w:pPr>
              <w:pStyle w:val="Table-Text"/>
            </w:pPr>
            <w:r>
              <w:t>The status of the plan</w:t>
            </w:r>
          </w:p>
        </w:tc>
      </w:tr>
      <w:tr w:rsidR="005375DB" w:rsidTr="005375DB">
        <w:trPr>
          <w:trHeight w:val="113"/>
          <w:tblHeader w:val="0"/>
        </w:trPr>
        <w:tc>
          <w:tcPr>
            <w:tcW w:w="2965" w:type="dxa"/>
          </w:tcPr>
          <w:p w:rsidR="005375DB" w:rsidRDefault="005375DB" w:rsidP="005375DB">
            <w:pPr>
              <w:pStyle w:val="Table-Text"/>
            </w:pPr>
            <w:r>
              <w:t>createDate</w:t>
            </w:r>
          </w:p>
        </w:tc>
        <w:tc>
          <w:tcPr>
            <w:tcW w:w="2175" w:type="dxa"/>
          </w:tcPr>
          <w:p w:rsidR="005375DB" w:rsidRDefault="005375DB" w:rsidP="005375DB">
            <w:pPr>
              <w:pStyle w:val="Table-Text"/>
            </w:pPr>
            <w:r>
              <w:t>timestamp</w:t>
            </w:r>
          </w:p>
        </w:tc>
        <w:tc>
          <w:tcPr>
            <w:tcW w:w="3507" w:type="dxa"/>
          </w:tcPr>
          <w:p w:rsidR="005375DB" w:rsidRDefault="005375DB" w:rsidP="005375DB">
            <w:pPr>
              <w:pStyle w:val="Table-Text"/>
            </w:pPr>
            <w:r>
              <w:t>The date and time that the object was created</w:t>
            </w:r>
          </w:p>
        </w:tc>
      </w:tr>
      <w:tr w:rsidR="005375DB" w:rsidTr="005375DB">
        <w:trPr>
          <w:trHeight w:val="113"/>
          <w:tblHeader w:val="0"/>
        </w:trPr>
        <w:tc>
          <w:tcPr>
            <w:tcW w:w="2965" w:type="dxa"/>
          </w:tcPr>
          <w:p w:rsidR="005375DB" w:rsidRDefault="005375DB" w:rsidP="005375DB">
            <w:pPr>
              <w:pStyle w:val="Table-Text"/>
            </w:pPr>
            <w:r>
              <w:t>lastUpdateDate</w:t>
            </w:r>
          </w:p>
        </w:tc>
        <w:tc>
          <w:tcPr>
            <w:tcW w:w="2175" w:type="dxa"/>
          </w:tcPr>
          <w:p w:rsidR="005375DB" w:rsidRDefault="005375DB" w:rsidP="005375DB">
            <w:pPr>
              <w:pStyle w:val="Table-Text"/>
            </w:pPr>
            <w:r>
              <w:t>timestamp</w:t>
            </w:r>
          </w:p>
        </w:tc>
        <w:tc>
          <w:tcPr>
            <w:tcW w:w="3507" w:type="dxa"/>
          </w:tcPr>
          <w:p w:rsidR="005375DB" w:rsidRDefault="005375DB" w:rsidP="005375DB">
            <w:pPr>
              <w:pStyle w:val="Table-Text"/>
            </w:pPr>
            <w:r>
              <w:t>The date and time that object was last updated. This will be null if the object has never been updated</w:t>
            </w:r>
          </w:p>
        </w:tc>
      </w:tr>
    </w:tbl>
    <w:p w:rsidR="005375DB" w:rsidRDefault="005375DB" w:rsidP="005375DB">
      <w:pPr>
        <w:pStyle w:val="Heading3"/>
      </w:pPr>
      <w:r>
        <w:t>Example</w:t>
      </w:r>
    </w:p>
    <w:p w:rsidR="005375DB" w:rsidRDefault="005375DB" w:rsidP="005375DB">
      <w:r>
        <w:t>Below is an example of a user list command request and response:</w:t>
      </w:r>
    </w:p>
    <w:p w:rsidR="005375DB" w:rsidRDefault="005375DB" w:rsidP="005375DB">
      <w:r>
        <w:t>Request:</w:t>
      </w:r>
    </w:p>
    <w:p w:rsidR="005375DB" w:rsidRDefault="005375DB" w:rsidP="005375DB">
      <w:pPr>
        <w:pStyle w:val="Code"/>
      </w:pPr>
      <w:r>
        <w:t>GET /plans/?searchStatus=active HTTP/1.1</w:t>
      </w:r>
    </w:p>
    <w:p w:rsidR="005375DB" w:rsidRDefault="005375DB" w:rsidP="005375DB">
      <w:pPr>
        <w:pStyle w:val="Code"/>
      </w:pPr>
      <w:r>
        <w:t>Client-Transaction-Id: 84f3e229-eb0e-4fe1-a08e-40cb40cad2ce</w:t>
      </w:r>
    </w:p>
    <w:p w:rsidR="005375DB" w:rsidRDefault="005375DB" w:rsidP="005375DB">
      <w:pPr>
        <w:pStyle w:val="Code"/>
      </w:pPr>
      <w:r>
        <w:t>Accept: application/json</w:t>
      </w:r>
    </w:p>
    <w:p w:rsidR="005375DB" w:rsidRDefault="005375DB" w:rsidP="005375DB">
      <w:pPr>
        <w:pStyle w:val="Code"/>
      </w:pPr>
      <w:r>
        <w:t>User-Agent: Jersey/2.2 (Apache HttpClient 4.2.5)</w:t>
      </w:r>
    </w:p>
    <w:p w:rsidR="005375DB" w:rsidRDefault="005375DB" w:rsidP="005375DB">
      <w:pPr>
        <w:pStyle w:val="Code"/>
      </w:pPr>
      <w:r>
        <w:t>Host: api.discoverydns.com</w:t>
      </w:r>
    </w:p>
    <w:p w:rsidR="005375DB" w:rsidRDefault="005375DB" w:rsidP="005375DB">
      <w:pPr>
        <w:pStyle w:val="Code"/>
      </w:pPr>
      <w:r>
        <w:lastRenderedPageBreak/>
        <w:t>Connection: Keep-Alive</w:t>
      </w:r>
    </w:p>
    <w:p w:rsidR="005375DB" w:rsidRDefault="005375DB" w:rsidP="005375DB">
      <w:pPr>
        <w:pStyle w:val="Code"/>
      </w:pPr>
    </w:p>
    <w:p w:rsidR="005375DB" w:rsidRDefault="005375DB" w:rsidP="005375DB">
      <w:r>
        <w:t>Response:</w:t>
      </w:r>
    </w:p>
    <w:p w:rsidR="005375DB" w:rsidRDefault="005375DB" w:rsidP="005375DB">
      <w:pPr>
        <w:pStyle w:val="Code"/>
      </w:pPr>
      <w:r>
        <w:t>HTTP/1.1 200 OK</w:t>
      </w:r>
    </w:p>
    <w:p w:rsidR="005375DB" w:rsidRDefault="005375DB" w:rsidP="005375DB">
      <w:pPr>
        <w:pStyle w:val="Code"/>
      </w:pPr>
      <w:r>
        <w:t>Content-Type: application/json</w:t>
      </w:r>
    </w:p>
    <w:p w:rsidR="005375DB" w:rsidRDefault="005375DB" w:rsidP="005375DB">
      <w:pPr>
        <w:pStyle w:val="Code"/>
      </w:pPr>
      <w:r>
        <w:t>Cache-Control: private, no-transform, max-age=30</w:t>
      </w:r>
    </w:p>
    <w:p w:rsidR="005375DB" w:rsidRDefault="005375DB" w:rsidP="005375DB">
      <w:pPr>
        <w:pStyle w:val="Code"/>
      </w:pPr>
      <w:r>
        <w:t>Date: Mon, 07 Oct 2013 13:42:32 GMT</w:t>
      </w:r>
    </w:p>
    <w:p w:rsidR="005375DB" w:rsidRDefault="005375DB" w:rsidP="005375DB">
      <w:pPr>
        <w:pStyle w:val="Code"/>
      </w:pPr>
      <w:r>
        <w:t>Server-Transaction-Id: 468066a9-d892-4b97-a5d9-f8de5a9f4ed7</w:t>
      </w:r>
    </w:p>
    <w:p w:rsidR="005375DB" w:rsidRDefault="005375DB" w:rsidP="005375DB">
      <w:pPr>
        <w:pStyle w:val="Code"/>
      </w:pPr>
      <w:r>
        <w:t>Client-Transaction-Id: 84f3e229-eb0e-4fe1-a08e-40cb40cad2ce</w:t>
      </w:r>
    </w:p>
    <w:p w:rsidR="005375DB" w:rsidRDefault="005375DB" w:rsidP="005375DB">
      <w:pPr>
        <w:pStyle w:val="Code"/>
      </w:pPr>
      <w:r>
        <w:t>Content-Length: 986</w:t>
      </w:r>
    </w:p>
    <w:p w:rsidR="005375DB" w:rsidRDefault="005375DB" w:rsidP="005375DB">
      <w:pPr>
        <w:pStyle w:val="Code"/>
      </w:pPr>
    </w:p>
    <w:p w:rsidR="005375DB" w:rsidRDefault="005375DB" w:rsidP="005375DB">
      <w:pPr>
        <w:pStyle w:val="Code"/>
      </w:pPr>
      <w:r>
        <w:t>{</w:t>
      </w:r>
    </w:p>
    <w:p w:rsidR="005375DB" w:rsidRDefault="005375DB" w:rsidP="005375DB">
      <w:pPr>
        <w:pStyle w:val="Code"/>
      </w:pPr>
      <w:r>
        <w:t xml:space="preserve">  "plans" : {</w:t>
      </w:r>
    </w:p>
    <w:p w:rsidR="005375DB" w:rsidRDefault="005375DB" w:rsidP="005375DB">
      <w:pPr>
        <w:pStyle w:val="Code"/>
      </w:pPr>
      <w:r>
        <w:t xml:space="preserve">    "@uri" : "https://api.discoverydns.com/plans/",</w:t>
      </w:r>
    </w:p>
    <w:p w:rsidR="005375DB" w:rsidRDefault="005375DB" w:rsidP="005375DB">
      <w:pPr>
        <w:pStyle w:val="Code"/>
      </w:pPr>
      <w:r>
        <w:t xml:space="preserve">    "planList" : [ {</w:t>
      </w:r>
    </w:p>
    <w:p w:rsidR="005375DB" w:rsidRDefault="005375DB" w:rsidP="005375DB">
      <w:pPr>
        <w:pStyle w:val="Code"/>
      </w:pPr>
      <w:r>
        <w:t xml:space="preserve">      "@uri" : "https://api.discoverydns.com/plans/66697e68-d6d6-4e29-8adc-6337db256489",</w:t>
      </w:r>
    </w:p>
    <w:p w:rsidR="005375DB" w:rsidRDefault="005375DB" w:rsidP="005375DB">
      <w:pPr>
        <w:pStyle w:val="Code"/>
      </w:pPr>
      <w:r>
        <w:t xml:space="preserve">      "id" : "66697e68-d6d6-4e29-8adc-6337db256489",</w:t>
      </w:r>
    </w:p>
    <w:p w:rsidR="005375DB" w:rsidRDefault="005375DB" w:rsidP="005375DB">
      <w:pPr>
        <w:pStyle w:val="Code"/>
      </w:pPr>
      <w:r>
        <w:t xml:space="preserve">      "name" : "testing-plan_.meh la0",</w:t>
      </w:r>
    </w:p>
    <w:p w:rsidR="005375DB" w:rsidRDefault="005375DB" w:rsidP="005375DB">
      <w:pPr>
        <w:pStyle w:val="Code"/>
      </w:pPr>
      <w:r>
        <w:t xml:space="preserve">      "status" : "active",</w:t>
      </w:r>
    </w:p>
    <w:p w:rsidR="005375DB" w:rsidRDefault="005375DB" w:rsidP="005375DB">
      <w:pPr>
        <w:pStyle w:val="Code"/>
      </w:pPr>
      <w:r>
        <w:t xml:space="preserve">      "createDate" : "2013-10-08T00:42:32.270",</w:t>
      </w:r>
    </w:p>
    <w:p w:rsidR="005375DB" w:rsidRDefault="005375DB" w:rsidP="005375DB">
      <w:pPr>
        <w:pStyle w:val="Code"/>
      </w:pPr>
      <w:r>
        <w:t xml:space="preserve">      "lastUpdateDate" : null</w:t>
      </w:r>
    </w:p>
    <w:p w:rsidR="005375DB" w:rsidRDefault="005375DB" w:rsidP="005375DB">
      <w:pPr>
        <w:pStyle w:val="Code"/>
      </w:pPr>
      <w:r>
        <w:t xml:space="preserve">    }, {</w:t>
      </w:r>
    </w:p>
    <w:p w:rsidR="005375DB" w:rsidRDefault="005375DB" w:rsidP="005375DB">
      <w:pPr>
        <w:pStyle w:val="Code"/>
      </w:pPr>
      <w:r>
        <w:t xml:space="preserve">      "@uri" : "https://api.discoverydns.com/plans/c6426a35-9435-4b66-9cf4-3a046a946701",</w:t>
      </w:r>
    </w:p>
    <w:p w:rsidR="005375DB" w:rsidRDefault="005375DB" w:rsidP="005375DB">
      <w:pPr>
        <w:pStyle w:val="Code"/>
      </w:pPr>
      <w:r>
        <w:t xml:space="preserve">      "id" : "c6426a35-9435-4b66-9cf4-3a046a946701",</w:t>
      </w:r>
    </w:p>
    <w:p w:rsidR="005375DB" w:rsidRDefault="005375DB" w:rsidP="005375DB">
      <w:pPr>
        <w:pStyle w:val="Code"/>
      </w:pPr>
      <w:r>
        <w:t xml:space="preserve">      "name" : "testing-plan_.meh la1",</w:t>
      </w:r>
    </w:p>
    <w:p w:rsidR="005375DB" w:rsidRDefault="005375DB" w:rsidP="005375DB">
      <w:pPr>
        <w:pStyle w:val="Code"/>
      </w:pPr>
      <w:r>
        <w:t xml:space="preserve">      "status" : "active",</w:t>
      </w:r>
    </w:p>
    <w:p w:rsidR="005375DB" w:rsidRDefault="005375DB" w:rsidP="005375DB">
      <w:pPr>
        <w:pStyle w:val="Code"/>
      </w:pPr>
      <w:r>
        <w:t xml:space="preserve">      "createDate" : "2013-10-08T00:42:32.287",</w:t>
      </w:r>
    </w:p>
    <w:p w:rsidR="005375DB" w:rsidRDefault="005375DB" w:rsidP="005375DB">
      <w:pPr>
        <w:pStyle w:val="Code"/>
      </w:pPr>
      <w:r>
        <w:t xml:space="preserve">      "lastUpdateDate" : null</w:t>
      </w:r>
    </w:p>
    <w:p w:rsidR="005375DB" w:rsidRDefault="005375DB" w:rsidP="005375DB">
      <w:pPr>
        <w:pStyle w:val="Code"/>
      </w:pPr>
      <w:r>
        <w:t xml:space="preserve">    }, {</w:t>
      </w:r>
    </w:p>
    <w:p w:rsidR="005375DB" w:rsidRDefault="005375DB" w:rsidP="005375DB">
      <w:pPr>
        <w:pStyle w:val="Code"/>
      </w:pPr>
      <w:r>
        <w:t xml:space="preserve">      "@uri" : "https://api.discoverydns.com/plans/e2a2d665-839d-4234-b0a8-329b5000e1d6",</w:t>
      </w:r>
    </w:p>
    <w:p w:rsidR="005375DB" w:rsidRDefault="005375DB" w:rsidP="005375DB">
      <w:pPr>
        <w:pStyle w:val="Code"/>
      </w:pPr>
      <w:r>
        <w:t xml:space="preserve">      "id" : "e2a2d665-839d-4234-b0a8-329b5000e1d6",</w:t>
      </w:r>
    </w:p>
    <w:p w:rsidR="005375DB" w:rsidRDefault="005375DB" w:rsidP="005375DB">
      <w:pPr>
        <w:pStyle w:val="Code"/>
      </w:pPr>
      <w:r>
        <w:t xml:space="preserve">      "name" : "testing-plan_.meh la2",</w:t>
      </w:r>
    </w:p>
    <w:p w:rsidR="005375DB" w:rsidRDefault="005375DB" w:rsidP="005375DB">
      <w:pPr>
        <w:pStyle w:val="Code"/>
      </w:pPr>
      <w:r>
        <w:t xml:space="preserve">      "status" : "active",</w:t>
      </w:r>
    </w:p>
    <w:p w:rsidR="005375DB" w:rsidRDefault="005375DB" w:rsidP="005375DB">
      <w:pPr>
        <w:pStyle w:val="Code"/>
      </w:pPr>
      <w:r>
        <w:t xml:space="preserve">      "createDate" : "2013-10-08T00:42:32.297",</w:t>
      </w:r>
    </w:p>
    <w:p w:rsidR="005375DB" w:rsidRDefault="005375DB" w:rsidP="005375DB">
      <w:pPr>
        <w:pStyle w:val="Code"/>
      </w:pPr>
      <w:r>
        <w:t xml:space="preserve">      "lastUpdateDate" : null</w:t>
      </w:r>
    </w:p>
    <w:p w:rsidR="005375DB" w:rsidRDefault="005375DB" w:rsidP="005375DB">
      <w:pPr>
        <w:pStyle w:val="Code"/>
      </w:pPr>
      <w:r>
        <w:t xml:space="preserve">    } ],</w:t>
      </w:r>
    </w:p>
    <w:p w:rsidR="005375DB" w:rsidRDefault="005375DB" w:rsidP="005375DB">
      <w:pPr>
        <w:pStyle w:val="Code"/>
      </w:pPr>
      <w:r>
        <w:lastRenderedPageBreak/>
        <w:t xml:space="preserve">    "totalCount" : 3</w:t>
      </w:r>
    </w:p>
    <w:p w:rsidR="005375DB" w:rsidRDefault="005375DB" w:rsidP="005375DB">
      <w:pPr>
        <w:pStyle w:val="Code"/>
      </w:pPr>
      <w:r>
        <w:t xml:space="preserve">  }</w:t>
      </w:r>
    </w:p>
    <w:p w:rsidR="005375DB" w:rsidRPr="005375DB" w:rsidRDefault="005375DB" w:rsidP="005375DB">
      <w:pPr>
        <w:pStyle w:val="Code"/>
      </w:pPr>
      <w:r>
        <w:t>}</w:t>
      </w:r>
    </w:p>
    <w:p w:rsidR="003A30DE" w:rsidRDefault="003A30DE" w:rsidP="003A30DE">
      <w:pPr>
        <w:pStyle w:val="Heading1"/>
      </w:pPr>
      <w:bookmarkStart w:id="230" w:name="_Toc381779317"/>
      <w:r>
        <w:lastRenderedPageBreak/>
        <w:t>Zone Commands</w:t>
      </w:r>
      <w:bookmarkEnd w:id="230"/>
    </w:p>
    <w:p w:rsidR="004836FD" w:rsidRDefault="003A30DE" w:rsidP="003A30DE">
      <w:pPr>
        <w:pStyle w:val="Heading2"/>
      </w:pPr>
      <w:bookmarkStart w:id="231" w:name="_Toc381779318"/>
      <w:r>
        <w:t>Zone Get Command</w:t>
      </w:r>
      <w:bookmarkEnd w:id="231"/>
    </w:p>
    <w:p w:rsidR="00323508" w:rsidRDefault="005375DB" w:rsidP="00323508">
      <w:r w:rsidRPr="005375DB">
        <w:t xml:space="preserve">This command is used to retrieve the details of a zone object provisioned </w:t>
      </w:r>
      <w:r w:rsidR="00BB3EC1">
        <w:t>in</w:t>
      </w:r>
      <w:r w:rsidR="00BB3EC1" w:rsidRPr="005375DB">
        <w:t xml:space="preserve"> </w:t>
      </w:r>
      <w:r w:rsidRPr="005375DB">
        <w:t>the system.</w:t>
      </w:r>
    </w:p>
    <w:p w:rsidR="000E46A1" w:rsidRDefault="000E46A1" w:rsidP="00997F9F">
      <w:pPr>
        <w:pStyle w:val="Heading3"/>
      </w:pPr>
      <w:r>
        <w:t>Request</w:t>
      </w:r>
    </w:p>
    <w:p w:rsidR="000E46A1" w:rsidRDefault="000E46A1" w:rsidP="000E46A1">
      <w:r w:rsidRPr="000E46A1">
        <w:t>A request should be made to the specified URI including the indicated headers</w:t>
      </w:r>
      <w:r w:rsidR="00841E28">
        <w:t>,</w:t>
      </w:r>
      <w:r w:rsidRPr="000E46A1">
        <w:t xml:space="preserve"> and if required a request body in the format specified.</w:t>
      </w:r>
    </w:p>
    <w:p w:rsidR="000E46A1" w:rsidRDefault="000E46A1" w:rsidP="000E46A1">
      <w:pPr>
        <w:pStyle w:val="FakeHeading4"/>
      </w:pPr>
      <w:r>
        <w:t>URI</w:t>
      </w:r>
    </w:p>
    <w:p w:rsidR="000E46A1" w:rsidRPr="008A0F29" w:rsidRDefault="000E46A1" w:rsidP="000E46A1">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0E46A1" w:rsidRPr="00CC22F1" w:rsidTr="00B26960">
        <w:trPr>
          <w:tblHeader w:val="0"/>
        </w:trPr>
        <w:tc>
          <w:tcPr>
            <w:tcW w:w="1843" w:type="dxa"/>
            <w:shd w:val="clear" w:color="auto" w:fill="BFBFBF" w:themeFill="background1" w:themeFillShade="BF"/>
          </w:tcPr>
          <w:p w:rsidR="000E46A1" w:rsidRPr="00750051" w:rsidRDefault="000E46A1" w:rsidP="00B26960">
            <w:pPr>
              <w:pStyle w:val="Table-Header"/>
            </w:pPr>
            <w:r>
              <w:t>HTTP Method</w:t>
            </w:r>
          </w:p>
        </w:tc>
        <w:tc>
          <w:tcPr>
            <w:tcW w:w="6804" w:type="dxa"/>
            <w:shd w:val="clear" w:color="auto" w:fill="BFBFBF" w:themeFill="background1" w:themeFillShade="BF"/>
          </w:tcPr>
          <w:p w:rsidR="000E46A1" w:rsidRDefault="000E46A1" w:rsidP="00B26960">
            <w:pPr>
              <w:pStyle w:val="Table-Header"/>
            </w:pPr>
            <w:r>
              <w:t>Request URI</w:t>
            </w:r>
          </w:p>
        </w:tc>
      </w:tr>
      <w:tr w:rsidR="000E46A1" w:rsidRPr="00CC22F1" w:rsidTr="00B26960">
        <w:trPr>
          <w:trHeight w:val="113"/>
          <w:tblHeader w:val="0"/>
        </w:trPr>
        <w:tc>
          <w:tcPr>
            <w:tcW w:w="1843" w:type="dxa"/>
          </w:tcPr>
          <w:p w:rsidR="000E46A1" w:rsidRDefault="000E46A1" w:rsidP="00B26960">
            <w:pPr>
              <w:pStyle w:val="Table-Text"/>
            </w:pPr>
            <w:r>
              <w:t>GET</w:t>
            </w:r>
          </w:p>
        </w:tc>
        <w:tc>
          <w:tcPr>
            <w:tcW w:w="6804" w:type="dxa"/>
          </w:tcPr>
          <w:p w:rsidR="000E46A1" w:rsidRDefault="000E46A1" w:rsidP="00B26960">
            <w:pPr>
              <w:pStyle w:val="Table-Text"/>
            </w:pPr>
            <w:r w:rsidRPr="000E46A1">
              <w:t>https://{service-address}/zones/{id}</w:t>
            </w:r>
          </w:p>
        </w:tc>
      </w:tr>
    </w:tbl>
    <w:p w:rsidR="000E46A1" w:rsidRDefault="000E46A1" w:rsidP="000E46A1">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0E46A1" w:rsidRPr="00CC22F1" w:rsidTr="00B26960">
        <w:trPr>
          <w:tblHeader w:val="0"/>
        </w:trPr>
        <w:tc>
          <w:tcPr>
            <w:tcW w:w="1843" w:type="dxa"/>
            <w:shd w:val="clear" w:color="auto" w:fill="BFBFBF" w:themeFill="background1" w:themeFillShade="BF"/>
          </w:tcPr>
          <w:p w:rsidR="000E46A1" w:rsidRPr="00750051" w:rsidRDefault="000E46A1" w:rsidP="00B26960">
            <w:pPr>
              <w:pStyle w:val="Table-Header"/>
            </w:pPr>
            <w:r>
              <w:t>Field</w:t>
            </w:r>
          </w:p>
        </w:tc>
        <w:tc>
          <w:tcPr>
            <w:tcW w:w="6804" w:type="dxa"/>
            <w:shd w:val="clear" w:color="auto" w:fill="BFBFBF" w:themeFill="background1" w:themeFillShade="BF"/>
          </w:tcPr>
          <w:p w:rsidR="000E46A1" w:rsidRDefault="000E46A1" w:rsidP="00B26960">
            <w:pPr>
              <w:pStyle w:val="Table-Header"/>
            </w:pPr>
            <w:r>
              <w:t>Description</w:t>
            </w:r>
          </w:p>
        </w:tc>
      </w:tr>
      <w:tr w:rsidR="000E46A1" w:rsidRPr="00CC22F1" w:rsidTr="00B26960">
        <w:trPr>
          <w:trHeight w:val="113"/>
          <w:tblHeader w:val="0"/>
        </w:trPr>
        <w:tc>
          <w:tcPr>
            <w:tcW w:w="1843" w:type="dxa"/>
          </w:tcPr>
          <w:p w:rsidR="000E46A1" w:rsidRDefault="000E46A1" w:rsidP="000E46A1">
            <w:pPr>
              <w:pStyle w:val="Table-Text"/>
            </w:pPr>
            <w:r>
              <w:t>service-address</w:t>
            </w:r>
          </w:p>
        </w:tc>
        <w:tc>
          <w:tcPr>
            <w:tcW w:w="6804" w:type="dxa"/>
          </w:tcPr>
          <w:p w:rsidR="000E46A1" w:rsidRDefault="000E46A1" w:rsidP="006351FF">
            <w:pPr>
              <w:pStyle w:val="Table-Text"/>
            </w:pPr>
            <w:r>
              <w:t xml:space="preserve">The service address as described in section </w:t>
            </w:r>
            <w:r w:rsidR="006351FF">
              <w:t>2.2</w:t>
            </w:r>
          </w:p>
        </w:tc>
      </w:tr>
      <w:tr w:rsidR="000E46A1" w:rsidRPr="00CC22F1" w:rsidTr="00B26960">
        <w:trPr>
          <w:trHeight w:val="113"/>
          <w:tblHeader w:val="0"/>
        </w:trPr>
        <w:tc>
          <w:tcPr>
            <w:tcW w:w="1843" w:type="dxa"/>
          </w:tcPr>
          <w:p w:rsidR="000E46A1" w:rsidRDefault="000E46A1" w:rsidP="000E46A1">
            <w:pPr>
              <w:pStyle w:val="Table-Text"/>
            </w:pPr>
            <w:r>
              <w:t>id</w:t>
            </w:r>
          </w:p>
        </w:tc>
        <w:tc>
          <w:tcPr>
            <w:tcW w:w="6804" w:type="dxa"/>
          </w:tcPr>
          <w:p w:rsidR="000E46A1" w:rsidRDefault="000E46A1" w:rsidP="000E46A1">
            <w:pPr>
              <w:pStyle w:val="Table-Text"/>
            </w:pPr>
            <w:r>
              <w:t>The id of the zone whose details you want to retrieve</w:t>
            </w:r>
          </w:p>
        </w:tc>
      </w:tr>
    </w:tbl>
    <w:p w:rsidR="000E46A1" w:rsidRDefault="000E46A1" w:rsidP="000E46A1">
      <w:pPr>
        <w:pStyle w:val="FakeHeading4"/>
      </w:pPr>
      <w:r>
        <w:t>Query Parameters</w:t>
      </w:r>
    </w:p>
    <w:p w:rsidR="00DB240D" w:rsidRPr="002E186D" w:rsidRDefault="00DB240D" w:rsidP="00DB240D">
      <w:r w:rsidRPr="00C46067">
        <w:t xml:space="preserve">The query parameters below can be used with this command. All query parameters are optional and if none are specified </w:t>
      </w:r>
      <w:r>
        <w:t>the default representation of the zone’s resource records</w:t>
      </w:r>
      <w:r w:rsidRPr="00C46067">
        <w:t xml:space="preserve"> will be returned.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992"/>
        <w:gridCol w:w="709"/>
        <w:gridCol w:w="5386"/>
      </w:tblGrid>
      <w:tr w:rsidR="00DB240D" w:rsidRPr="00CC22F1" w:rsidTr="0038262C">
        <w:trPr>
          <w:tblHeader w:val="0"/>
        </w:trPr>
        <w:tc>
          <w:tcPr>
            <w:tcW w:w="1560" w:type="dxa"/>
            <w:shd w:val="clear" w:color="auto" w:fill="BFBFBF" w:themeFill="background1" w:themeFillShade="BF"/>
          </w:tcPr>
          <w:p w:rsidR="00DB240D" w:rsidRPr="00750051" w:rsidRDefault="00DB240D" w:rsidP="0038262C">
            <w:pPr>
              <w:pStyle w:val="Table-Header"/>
            </w:pPr>
            <w:r>
              <w:t>Parameter Name</w:t>
            </w:r>
          </w:p>
        </w:tc>
        <w:tc>
          <w:tcPr>
            <w:tcW w:w="992" w:type="dxa"/>
            <w:shd w:val="clear" w:color="auto" w:fill="BFBFBF" w:themeFill="background1" w:themeFillShade="BF"/>
          </w:tcPr>
          <w:p w:rsidR="00DB240D" w:rsidRDefault="00DB240D" w:rsidP="0038262C">
            <w:pPr>
              <w:pStyle w:val="Table-Header"/>
            </w:pPr>
            <w:r>
              <w:t>Optional</w:t>
            </w:r>
          </w:p>
        </w:tc>
        <w:tc>
          <w:tcPr>
            <w:tcW w:w="709" w:type="dxa"/>
            <w:shd w:val="clear" w:color="auto" w:fill="BFBFBF" w:themeFill="background1" w:themeFillShade="BF"/>
          </w:tcPr>
          <w:p w:rsidR="00DB240D" w:rsidRDefault="00DB240D" w:rsidP="0038262C">
            <w:pPr>
              <w:pStyle w:val="Table-Header"/>
            </w:pPr>
            <w:r>
              <w:t>Type</w:t>
            </w:r>
          </w:p>
        </w:tc>
        <w:tc>
          <w:tcPr>
            <w:tcW w:w="5386" w:type="dxa"/>
            <w:shd w:val="clear" w:color="auto" w:fill="BFBFBF" w:themeFill="background1" w:themeFillShade="BF"/>
          </w:tcPr>
          <w:p w:rsidR="00DB240D" w:rsidRDefault="00DB240D" w:rsidP="0038262C">
            <w:pPr>
              <w:pStyle w:val="Table-Header"/>
            </w:pPr>
            <w:r>
              <w:t>Description</w:t>
            </w:r>
          </w:p>
        </w:tc>
      </w:tr>
      <w:tr w:rsidR="00DB240D" w:rsidRPr="00CC22F1" w:rsidTr="0038262C">
        <w:trPr>
          <w:trHeight w:val="113"/>
          <w:tblHeader w:val="0"/>
        </w:trPr>
        <w:tc>
          <w:tcPr>
            <w:tcW w:w="1560" w:type="dxa"/>
          </w:tcPr>
          <w:p w:rsidR="00DB240D" w:rsidRDefault="00DB240D" w:rsidP="0038262C">
            <w:pPr>
              <w:pStyle w:val="Table-Text"/>
            </w:pPr>
            <w:r w:rsidRPr="008952EF">
              <w:t>rdataFormat</w:t>
            </w:r>
          </w:p>
        </w:tc>
        <w:tc>
          <w:tcPr>
            <w:tcW w:w="992" w:type="dxa"/>
          </w:tcPr>
          <w:p w:rsidR="00DB240D" w:rsidRDefault="00DB240D" w:rsidP="0038262C">
            <w:pPr>
              <w:pStyle w:val="Table-Text"/>
            </w:pPr>
            <w:r>
              <w:t>Yes</w:t>
            </w:r>
          </w:p>
        </w:tc>
        <w:tc>
          <w:tcPr>
            <w:tcW w:w="709" w:type="dxa"/>
          </w:tcPr>
          <w:p w:rsidR="00DB240D" w:rsidRDefault="00DB240D" w:rsidP="0038262C">
            <w:pPr>
              <w:pStyle w:val="Table-Text"/>
            </w:pPr>
            <w:r>
              <w:t>string</w:t>
            </w:r>
          </w:p>
        </w:tc>
        <w:tc>
          <w:tcPr>
            <w:tcW w:w="5386" w:type="dxa"/>
          </w:tcPr>
          <w:p w:rsidR="00DB240D" w:rsidRDefault="002D5B4F" w:rsidP="00CB3AB5">
            <w:pPr>
              <w:pStyle w:val="Table-Text"/>
            </w:pPr>
            <w:r>
              <w:t xml:space="preserve">If “raw”, all the type-specific RData fields of each resource record will be returned in a single </w:t>
            </w:r>
            <w:del w:id="232" w:author="Arnaud Dumont" w:date="2014-02-20T11:16:00Z">
              <w:r w:rsidDel="006629D3">
                <w:delText xml:space="preserve"> </w:delText>
              </w:r>
            </w:del>
            <w:r>
              <w:t>string “rdata” field that is as the resource record would be entered into a BIND compati</w:t>
            </w:r>
            <w:del w:id="233" w:author="Arnaud Dumont" w:date="2014-02-20T11:39:00Z">
              <w:r w:rsidDel="00CB3AB5">
                <w:delText>a</w:delText>
              </w:r>
            </w:del>
            <w:r>
              <w:t>ble zone file. Any other value for this parameter (or the absence of this parameter) will return resource records in their type specific format as described below.</w:t>
            </w:r>
          </w:p>
        </w:tc>
      </w:tr>
    </w:tbl>
    <w:p w:rsidR="000E46A1" w:rsidRDefault="000E46A1" w:rsidP="000E46A1">
      <w:pPr>
        <w:pStyle w:val="FakeHeading4"/>
      </w:pPr>
      <w:r>
        <w:t>Request Headers</w:t>
      </w:r>
    </w:p>
    <w:p w:rsidR="000E46A1" w:rsidRDefault="000E46A1" w:rsidP="000E46A1">
      <w:r w:rsidRPr="000E46A1">
        <w:t xml:space="preserve">Only the standard request headers described in section </w:t>
      </w:r>
      <w:r>
        <w:t>2.6</w:t>
      </w:r>
      <w:r w:rsidRPr="000E46A1">
        <w:t xml:space="preserve"> are supported</w:t>
      </w:r>
      <w:r>
        <w:t>.</w:t>
      </w:r>
    </w:p>
    <w:p w:rsidR="000E46A1" w:rsidRDefault="000E46A1" w:rsidP="000E46A1">
      <w:pPr>
        <w:pStyle w:val="FakeHeading4"/>
      </w:pPr>
      <w:r>
        <w:t>Request Body</w:t>
      </w:r>
    </w:p>
    <w:p w:rsidR="000E46A1" w:rsidRDefault="000E46A1" w:rsidP="000E46A1">
      <w:r w:rsidRPr="000E46A1">
        <w:t>Not allowed for this command</w:t>
      </w:r>
      <w:r>
        <w:t>.</w:t>
      </w:r>
    </w:p>
    <w:p w:rsidR="000E46A1" w:rsidRDefault="000E46A1" w:rsidP="000E46A1">
      <w:pPr>
        <w:pStyle w:val="Heading3"/>
      </w:pPr>
      <w:r>
        <w:lastRenderedPageBreak/>
        <w:t>Response</w:t>
      </w:r>
    </w:p>
    <w:p w:rsidR="000E46A1" w:rsidRDefault="000E46A1" w:rsidP="000E46A1">
      <w:r w:rsidRPr="000E46A1">
        <w:t>The response will include a status code, response headers and in some case a response body encoded according to the relevant header.</w:t>
      </w:r>
    </w:p>
    <w:p w:rsidR="000E46A1" w:rsidRDefault="000E46A1" w:rsidP="000E46A1">
      <w:pPr>
        <w:pStyle w:val="FakeHeading4"/>
      </w:pPr>
      <w:r>
        <w:t>Status Code</w:t>
      </w:r>
    </w:p>
    <w:p w:rsidR="000E46A1" w:rsidRDefault="000E46A1" w:rsidP="000E46A1">
      <w:r w:rsidRPr="000E46A1">
        <w:t>On success this command will return http status code 200 (OK).</w:t>
      </w:r>
    </w:p>
    <w:p w:rsidR="000E46A1" w:rsidRDefault="000E46A1" w:rsidP="000E46A1">
      <w:pPr>
        <w:pStyle w:val="FakeHeading4"/>
      </w:pPr>
      <w:r>
        <w:t>Response Headers</w:t>
      </w:r>
    </w:p>
    <w:p w:rsidR="000E46A1" w:rsidRDefault="000E46A1" w:rsidP="000E46A1">
      <w:r w:rsidRPr="000E46A1">
        <w:t xml:space="preserve">Only the standard response headers described in section </w:t>
      </w:r>
      <w:r>
        <w:t>2.7</w:t>
      </w:r>
      <w:r w:rsidRPr="000E46A1">
        <w:t xml:space="preserve"> are returned.</w:t>
      </w:r>
    </w:p>
    <w:p w:rsidR="000E46A1" w:rsidRDefault="000E46A1" w:rsidP="000E46A1">
      <w:pPr>
        <w:pStyle w:val="FakeHeading4"/>
      </w:pPr>
      <w:r>
        <w:t>Response Body</w:t>
      </w:r>
    </w:p>
    <w:p w:rsidR="000E46A1" w:rsidRDefault="000E46A1" w:rsidP="000E46A1">
      <w:r w:rsidRPr="000E46A1">
        <w:t>A JSON representation of the zone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0E46A1" w:rsidTr="00B26960">
        <w:trPr>
          <w:tblHeader w:val="0"/>
        </w:trPr>
        <w:tc>
          <w:tcPr>
            <w:tcW w:w="2965" w:type="dxa"/>
            <w:shd w:val="clear" w:color="auto" w:fill="BFBFBF" w:themeFill="background1" w:themeFillShade="BF"/>
          </w:tcPr>
          <w:p w:rsidR="000E46A1" w:rsidRPr="00750051" w:rsidRDefault="000E46A1" w:rsidP="00B26960">
            <w:pPr>
              <w:pStyle w:val="Table-Header"/>
            </w:pPr>
            <w:r>
              <w:t>Field Name</w:t>
            </w:r>
          </w:p>
        </w:tc>
        <w:tc>
          <w:tcPr>
            <w:tcW w:w="2175" w:type="dxa"/>
            <w:shd w:val="clear" w:color="auto" w:fill="BFBFBF" w:themeFill="background1" w:themeFillShade="BF"/>
          </w:tcPr>
          <w:p w:rsidR="000E46A1" w:rsidRDefault="000E46A1" w:rsidP="00B26960">
            <w:pPr>
              <w:pStyle w:val="Table-Header"/>
            </w:pPr>
            <w:r>
              <w:t>Type</w:t>
            </w:r>
          </w:p>
        </w:tc>
        <w:tc>
          <w:tcPr>
            <w:tcW w:w="3507" w:type="dxa"/>
            <w:shd w:val="clear" w:color="auto" w:fill="BFBFBF" w:themeFill="background1" w:themeFillShade="BF"/>
          </w:tcPr>
          <w:p w:rsidR="000E46A1" w:rsidRDefault="000E46A1" w:rsidP="00B26960">
            <w:pPr>
              <w:pStyle w:val="Table-Header"/>
            </w:pPr>
            <w:r>
              <w:t>Description</w:t>
            </w:r>
          </w:p>
        </w:tc>
      </w:tr>
      <w:tr w:rsidR="000E46A1" w:rsidTr="00B26960">
        <w:trPr>
          <w:trHeight w:val="113"/>
          <w:tblHeader w:val="0"/>
        </w:trPr>
        <w:tc>
          <w:tcPr>
            <w:tcW w:w="2965" w:type="dxa"/>
          </w:tcPr>
          <w:p w:rsidR="000E46A1" w:rsidRDefault="000E46A1" w:rsidP="000E46A1">
            <w:pPr>
              <w:pStyle w:val="Table-Text"/>
            </w:pPr>
            <w:r>
              <w:t>@uri</w:t>
            </w:r>
          </w:p>
        </w:tc>
        <w:tc>
          <w:tcPr>
            <w:tcW w:w="2175" w:type="dxa"/>
          </w:tcPr>
          <w:p w:rsidR="000E46A1" w:rsidRDefault="000E46A1" w:rsidP="000E46A1">
            <w:pPr>
              <w:pStyle w:val="Table-Text"/>
            </w:pPr>
            <w:r>
              <w:t>string</w:t>
            </w:r>
          </w:p>
        </w:tc>
        <w:tc>
          <w:tcPr>
            <w:tcW w:w="3507" w:type="dxa"/>
          </w:tcPr>
          <w:p w:rsidR="000E46A1" w:rsidRDefault="000E46A1" w:rsidP="00117D02">
            <w:pPr>
              <w:pStyle w:val="Table-Text"/>
            </w:pPr>
            <w:r>
              <w:t xml:space="preserve">The </w:t>
            </w:r>
            <w:r w:rsidR="00841E28">
              <w:t>URI</w:t>
            </w:r>
            <w:r>
              <w:t xml:space="preserve"> that can be used to obtain information about this object</w:t>
            </w:r>
          </w:p>
        </w:tc>
      </w:tr>
      <w:tr w:rsidR="000E46A1" w:rsidTr="00B26960">
        <w:trPr>
          <w:trHeight w:val="113"/>
          <w:tblHeader w:val="0"/>
        </w:trPr>
        <w:tc>
          <w:tcPr>
            <w:tcW w:w="2965" w:type="dxa"/>
          </w:tcPr>
          <w:p w:rsidR="000E46A1" w:rsidRDefault="000E46A1" w:rsidP="000E46A1">
            <w:pPr>
              <w:pStyle w:val="Table-Text"/>
            </w:pPr>
            <w:r>
              <w:t>id</w:t>
            </w:r>
          </w:p>
        </w:tc>
        <w:tc>
          <w:tcPr>
            <w:tcW w:w="2175" w:type="dxa"/>
          </w:tcPr>
          <w:p w:rsidR="000E46A1" w:rsidRDefault="000E46A1" w:rsidP="000E46A1">
            <w:pPr>
              <w:pStyle w:val="Table-Text"/>
            </w:pPr>
            <w:r>
              <w:t>uuid</w:t>
            </w:r>
          </w:p>
        </w:tc>
        <w:tc>
          <w:tcPr>
            <w:tcW w:w="3507" w:type="dxa"/>
          </w:tcPr>
          <w:p w:rsidR="000E46A1" w:rsidRDefault="000E46A1" w:rsidP="000E46A1">
            <w:pPr>
              <w:pStyle w:val="Table-Text"/>
            </w:pPr>
            <w:r>
              <w:t>The UUID of the object</w:t>
            </w:r>
          </w:p>
        </w:tc>
      </w:tr>
      <w:tr w:rsidR="000E46A1" w:rsidTr="00B26960">
        <w:trPr>
          <w:trHeight w:val="113"/>
          <w:tblHeader w:val="0"/>
        </w:trPr>
        <w:tc>
          <w:tcPr>
            <w:tcW w:w="2965" w:type="dxa"/>
          </w:tcPr>
          <w:p w:rsidR="000E46A1" w:rsidRDefault="000E46A1" w:rsidP="000E46A1">
            <w:pPr>
              <w:pStyle w:val="Table-Text"/>
            </w:pPr>
            <w:r>
              <w:t>version</w:t>
            </w:r>
          </w:p>
        </w:tc>
        <w:tc>
          <w:tcPr>
            <w:tcW w:w="2175" w:type="dxa"/>
          </w:tcPr>
          <w:p w:rsidR="000E46A1" w:rsidRDefault="000E46A1" w:rsidP="000E46A1">
            <w:pPr>
              <w:pStyle w:val="Table-Text"/>
            </w:pPr>
            <w:r>
              <w:t>integer</w:t>
            </w:r>
          </w:p>
        </w:tc>
        <w:tc>
          <w:tcPr>
            <w:tcW w:w="3507" w:type="dxa"/>
          </w:tcPr>
          <w:p w:rsidR="000E46A1" w:rsidRDefault="00117D02" w:rsidP="000E46A1">
            <w:pPr>
              <w:pStyle w:val="Table-Text"/>
            </w:pPr>
            <w:r>
              <w:t>The current version of the object. This should be sent back to the server with any update commands for this object to ensure that concurrent modifications errors do not occur</w:t>
            </w:r>
          </w:p>
        </w:tc>
      </w:tr>
      <w:tr w:rsidR="000E46A1" w:rsidTr="00B26960">
        <w:trPr>
          <w:trHeight w:val="113"/>
          <w:tblHeader w:val="0"/>
        </w:trPr>
        <w:tc>
          <w:tcPr>
            <w:tcW w:w="2965" w:type="dxa"/>
          </w:tcPr>
          <w:p w:rsidR="000E46A1" w:rsidRDefault="000E46A1" w:rsidP="000E46A1">
            <w:pPr>
              <w:pStyle w:val="Table-Text"/>
            </w:pPr>
            <w:r>
              <w:t>name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zone</w:t>
            </w:r>
          </w:p>
        </w:tc>
      </w:tr>
      <w:tr w:rsidR="000E46A1" w:rsidTr="00B26960">
        <w:trPr>
          <w:trHeight w:val="113"/>
          <w:tblHeader w:val="0"/>
        </w:trPr>
        <w:tc>
          <w:tcPr>
            <w:tcW w:w="2965" w:type="dxa"/>
          </w:tcPr>
          <w:p w:rsidR="000E46A1" w:rsidRDefault="000E46A1" w:rsidP="000E46A1">
            <w:pPr>
              <w:pStyle w:val="Table-Text"/>
            </w:pPr>
            <w:r>
              <w:t>serial</w:t>
            </w:r>
          </w:p>
        </w:tc>
        <w:tc>
          <w:tcPr>
            <w:tcW w:w="2175" w:type="dxa"/>
          </w:tcPr>
          <w:p w:rsidR="000E46A1" w:rsidRDefault="000E46A1" w:rsidP="000E46A1">
            <w:pPr>
              <w:pStyle w:val="Table-Text"/>
            </w:pPr>
            <w:r>
              <w:t>integer</w:t>
            </w:r>
          </w:p>
        </w:tc>
        <w:tc>
          <w:tcPr>
            <w:tcW w:w="3507" w:type="dxa"/>
          </w:tcPr>
          <w:p w:rsidR="000E46A1" w:rsidRDefault="000E46A1" w:rsidP="000E46A1">
            <w:pPr>
              <w:pStyle w:val="Table-Text"/>
            </w:pPr>
            <w:r>
              <w:t>The serial number of the zone</w:t>
            </w:r>
          </w:p>
        </w:tc>
      </w:tr>
      <w:tr w:rsidR="000E46A1" w:rsidTr="00B26960">
        <w:trPr>
          <w:trHeight w:val="113"/>
          <w:tblHeader w:val="0"/>
        </w:trPr>
        <w:tc>
          <w:tcPr>
            <w:tcW w:w="2965" w:type="dxa"/>
          </w:tcPr>
          <w:p w:rsidR="000E46A1" w:rsidRDefault="000E46A1" w:rsidP="000E46A1">
            <w:pPr>
              <w:pStyle w:val="Table-Text"/>
            </w:pPr>
            <w:r>
              <w:t>brandedNameServers</w:t>
            </w:r>
          </w:p>
        </w:tc>
        <w:tc>
          <w:tcPr>
            <w:tcW w:w="2175" w:type="dxa"/>
          </w:tcPr>
          <w:p w:rsidR="000E46A1" w:rsidRDefault="000E46A1" w:rsidP="000E46A1">
            <w:pPr>
              <w:pStyle w:val="Table-Text"/>
            </w:pPr>
            <w:r>
              <w:t>boolean</w:t>
            </w:r>
          </w:p>
        </w:tc>
        <w:tc>
          <w:tcPr>
            <w:tcW w:w="3507" w:type="dxa"/>
          </w:tcPr>
          <w:p w:rsidR="000E46A1" w:rsidRDefault="000E46A1" w:rsidP="000E46A1">
            <w:pPr>
              <w:pStyle w:val="Table-Text"/>
            </w:pPr>
            <w:r>
              <w:t>Indicates if the zone is using the branded name server feature or not</w:t>
            </w:r>
          </w:p>
        </w:tc>
      </w:tr>
      <w:tr w:rsidR="000E46A1" w:rsidTr="00B26960">
        <w:trPr>
          <w:trHeight w:val="113"/>
          <w:tblHeader w:val="0"/>
        </w:trPr>
        <w:tc>
          <w:tcPr>
            <w:tcW w:w="2965" w:type="dxa"/>
          </w:tcPr>
          <w:p w:rsidR="000E46A1" w:rsidRDefault="000E46A1" w:rsidP="000E46A1">
            <w:pPr>
              <w:pStyle w:val="Table-Text"/>
            </w:pPr>
            <w:r>
              <w:t>dnssecSigned</w:t>
            </w:r>
          </w:p>
        </w:tc>
        <w:tc>
          <w:tcPr>
            <w:tcW w:w="2175" w:type="dxa"/>
          </w:tcPr>
          <w:p w:rsidR="000E46A1" w:rsidRDefault="000E46A1" w:rsidP="000E46A1">
            <w:pPr>
              <w:pStyle w:val="Table-Text"/>
            </w:pPr>
            <w:r>
              <w:t>boolean</w:t>
            </w:r>
          </w:p>
        </w:tc>
        <w:tc>
          <w:tcPr>
            <w:tcW w:w="3507" w:type="dxa"/>
          </w:tcPr>
          <w:p w:rsidR="000E46A1" w:rsidRDefault="000E46A1" w:rsidP="000E46A1">
            <w:pPr>
              <w:pStyle w:val="Table-Text"/>
            </w:pPr>
            <w:r>
              <w:t>Indicates if the zone is using the DNSSEC signing feature or not</w:t>
            </w:r>
          </w:p>
        </w:tc>
      </w:tr>
      <w:tr w:rsidR="00BD038E" w:rsidTr="00B26960">
        <w:trPr>
          <w:trHeight w:val="113"/>
          <w:tblHeader w:val="0"/>
          <w:ins w:id="234" w:author="Arnaud Dumont" w:date="2014-02-11T13:48:00Z"/>
        </w:trPr>
        <w:tc>
          <w:tcPr>
            <w:tcW w:w="2965" w:type="dxa"/>
          </w:tcPr>
          <w:p w:rsidR="00BD038E" w:rsidRDefault="00BD038E" w:rsidP="000E46A1">
            <w:pPr>
              <w:pStyle w:val="Table-Text"/>
              <w:rPr>
                <w:ins w:id="235" w:author="Arnaud Dumont" w:date="2014-02-11T13:48:00Z"/>
              </w:rPr>
            </w:pPr>
            <w:ins w:id="236" w:author="Arnaud Dumont" w:date="2014-02-11T13:49:00Z">
              <w:r w:rsidRPr="00BD038E">
                <w:t>zskRollOverState</w:t>
              </w:r>
            </w:ins>
          </w:p>
        </w:tc>
        <w:tc>
          <w:tcPr>
            <w:tcW w:w="2175" w:type="dxa"/>
          </w:tcPr>
          <w:p w:rsidR="00BD038E" w:rsidRDefault="00BD038E" w:rsidP="000E46A1">
            <w:pPr>
              <w:pStyle w:val="Table-Text"/>
              <w:rPr>
                <w:ins w:id="237" w:author="Arnaud Dumont" w:date="2014-02-11T13:48:00Z"/>
              </w:rPr>
            </w:pPr>
            <w:ins w:id="238" w:author="Arnaud Dumont" w:date="2014-02-11T13:49:00Z">
              <w:r>
                <w:t>string</w:t>
              </w:r>
            </w:ins>
          </w:p>
        </w:tc>
        <w:tc>
          <w:tcPr>
            <w:tcW w:w="3507" w:type="dxa"/>
          </w:tcPr>
          <w:p w:rsidR="00BD038E" w:rsidRDefault="00BD038E" w:rsidP="00D279A5">
            <w:pPr>
              <w:pStyle w:val="Table-Text"/>
              <w:rPr>
                <w:ins w:id="239" w:author="Arnaud Dumont" w:date="2014-02-11T13:48:00Z"/>
              </w:rPr>
            </w:pPr>
            <w:ins w:id="240" w:author="Arnaud Dumont" w:date="2014-02-11T13:49:00Z">
              <w:r>
                <w:t xml:space="preserve">The </w:t>
              </w:r>
              <w:r w:rsidRPr="00BD038E">
                <w:t>state of the zone in the ZSK roll over process</w:t>
              </w:r>
            </w:ins>
            <w:ins w:id="241" w:author="Arnaud Dumont" w:date="2014-02-11T13:52:00Z">
              <w:r w:rsidR="00D279A5">
                <w:t>, if the zone is DNSSEC-signed. This</w:t>
              </w:r>
            </w:ins>
            <w:ins w:id="242" w:author="Arnaud Dumont" w:date="2014-02-11T13:49:00Z">
              <w:r>
                <w:t xml:space="preserve"> enables</w:t>
              </w:r>
              <w:r w:rsidRPr="00BD038E">
                <w:t xml:space="preserve"> the zone's Zone Signing Keys to be replaced after a certain period of time</w:t>
              </w:r>
            </w:ins>
            <w:ins w:id="243" w:author="Arnaud Dumont" w:date="2014-02-11T13:52:00Z">
              <w:r w:rsidR="00D279A5">
                <w:t>, for security purpose</w:t>
              </w:r>
            </w:ins>
          </w:p>
        </w:tc>
      </w:tr>
      <w:tr w:rsidR="00BD038E" w:rsidTr="00B26960">
        <w:trPr>
          <w:trHeight w:val="113"/>
          <w:tblHeader w:val="0"/>
          <w:ins w:id="244" w:author="Arnaud Dumont" w:date="2014-02-11T13:48:00Z"/>
        </w:trPr>
        <w:tc>
          <w:tcPr>
            <w:tcW w:w="2965" w:type="dxa"/>
          </w:tcPr>
          <w:p w:rsidR="00BD038E" w:rsidRDefault="00BD038E" w:rsidP="000E46A1">
            <w:pPr>
              <w:pStyle w:val="Table-Text"/>
              <w:rPr>
                <w:ins w:id="245" w:author="Arnaud Dumont" w:date="2014-02-11T13:48:00Z"/>
              </w:rPr>
            </w:pPr>
            <w:ins w:id="246" w:author="Arnaud Dumont" w:date="2014-02-11T13:51:00Z">
              <w:r w:rsidRPr="00BD038E">
                <w:t>zskNextActionDate</w:t>
              </w:r>
            </w:ins>
          </w:p>
        </w:tc>
        <w:tc>
          <w:tcPr>
            <w:tcW w:w="2175" w:type="dxa"/>
          </w:tcPr>
          <w:p w:rsidR="00BD038E" w:rsidRDefault="00BD038E" w:rsidP="000E46A1">
            <w:pPr>
              <w:pStyle w:val="Table-Text"/>
              <w:rPr>
                <w:ins w:id="247" w:author="Arnaud Dumont" w:date="2014-02-11T13:48:00Z"/>
              </w:rPr>
            </w:pPr>
            <w:ins w:id="248" w:author="Arnaud Dumont" w:date="2014-02-11T13:51:00Z">
              <w:r>
                <w:t>timestamp</w:t>
              </w:r>
            </w:ins>
          </w:p>
        </w:tc>
        <w:tc>
          <w:tcPr>
            <w:tcW w:w="3507" w:type="dxa"/>
          </w:tcPr>
          <w:p w:rsidR="00BD038E" w:rsidRDefault="00BD038E" w:rsidP="000E46A1">
            <w:pPr>
              <w:pStyle w:val="Table-Text"/>
              <w:rPr>
                <w:ins w:id="249" w:author="Arnaud Dumont" w:date="2014-02-11T13:48:00Z"/>
              </w:rPr>
            </w:pPr>
            <w:ins w:id="250" w:author="Arnaud Dumont" w:date="2014-02-11T13:51:00Z">
              <w:r w:rsidRPr="00BD038E">
                <w:t>The next date of an action for the zone in the ZSK roll over process, if the zone is DNSSEC-signed</w:t>
              </w:r>
            </w:ins>
          </w:p>
        </w:tc>
      </w:tr>
      <w:tr w:rsidR="00BD038E" w:rsidTr="00B26960">
        <w:trPr>
          <w:trHeight w:val="113"/>
          <w:tblHeader w:val="0"/>
          <w:ins w:id="251" w:author="Arnaud Dumont" w:date="2014-02-11T13:48:00Z"/>
        </w:trPr>
        <w:tc>
          <w:tcPr>
            <w:tcW w:w="2965" w:type="dxa"/>
          </w:tcPr>
          <w:p w:rsidR="00BD038E" w:rsidRDefault="00BD038E" w:rsidP="000E46A1">
            <w:pPr>
              <w:pStyle w:val="Table-Text"/>
              <w:rPr>
                <w:ins w:id="252" w:author="Arnaud Dumont" w:date="2014-02-11T13:48:00Z"/>
              </w:rPr>
            </w:pPr>
            <w:ins w:id="253" w:author="Arnaud Dumont" w:date="2014-02-11T13:51:00Z">
              <w:r w:rsidRPr="00BD038E">
                <w:t>zskRRSIGRegenerationDate</w:t>
              </w:r>
            </w:ins>
          </w:p>
        </w:tc>
        <w:tc>
          <w:tcPr>
            <w:tcW w:w="2175" w:type="dxa"/>
          </w:tcPr>
          <w:p w:rsidR="00BD038E" w:rsidRDefault="00BD038E" w:rsidP="000E46A1">
            <w:pPr>
              <w:pStyle w:val="Table-Text"/>
              <w:rPr>
                <w:ins w:id="254" w:author="Arnaud Dumont" w:date="2014-02-11T13:48:00Z"/>
              </w:rPr>
            </w:pPr>
            <w:ins w:id="255" w:author="Arnaud Dumont" w:date="2014-02-11T13:51:00Z">
              <w:r>
                <w:t>timestamp</w:t>
              </w:r>
            </w:ins>
          </w:p>
        </w:tc>
        <w:tc>
          <w:tcPr>
            <w:tcW w:w="3507" w:type="dxa"/>
          </w:tcPr>
          <w:p w:rsidR="00BD038E" w:rsidRDefault="00BD038E" w:rsidP="000E46A1">
            <w:pPr>
              <w:pStyle w:val="Table-Text"/>
              <w:rPr>
                <w:ins w:id="256" w:author="Arnaud Dumont" w:date="2014-02-11T13:48:00Z"/>
              </w:rPr>
            </w:pPr>
            <w:ins w:id="257" w:author="Arnaud Dumont" w:date="2014-02-11T13:51:00Z">
              <w:r w:rsidRPr="00BD038E">
                <w:t>The next date of the zone's RRSIG records re-generation, if the zone is DNSSEC-signed</w:t>
              </w:r>
            </w:ins>
          </w:p>
        </w:tc>
      </w:tr>
      <w:tr w:rsidR="000E46A1" w:rsidTr="00B26960">
        <w:trPr>
          <w:trHeight w:val="113"/>
          <w:tblHeader w:val="0"/>
        </w:trPr>
        <w:tc>
          <w:tcPr>
            <w:tcW w:w="2965" w:type="dxa"/>
          </w:tcPr>
          <w:p w:rsidR="000E46A1" w:rsidRDefault="000E46A1" w:rsidP="000E46A1">
            <w:pPr>
              <w:pStyle w:val="Table-Text"/>
            </w:pPr>
            <w:r>
              <w:t>group</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zone grouping code</w:t>
            </w:r>
          </w:p>
        </w:tc>
      </w:tr>
      <w:tr w:rsidR="000E46A1" w:rsidTr="00B26960">
        <w:trPr>
          <w:trHeight w:val="113"/>
          <w:tblHeader w:val="0"/>
        </w:trPr>
        <w:tc>
          <w:tcPr>
            <w:tcW w:w="2965" w:type="dxa"/>
          </w:tcPr>
          <w:p w:rsidR="000E46A1" w:rsidRDefault="000E46A1" w:rsidP="000E46A1">
            <w:pPr>
              <w:pStyle w:val="Table-Text"/>
            </w:pPr>
            <w:r>
              <w:t>nameServerSetId</w:t>
            </w:r>
          </w:p>
        </w:tc>
        <w:tc>
          <w:tcPr>
            <w:tcW w:w="2175" w:type="dxa"/>
          </w:tcPr>
          <w:p w:rsidR="000E46A1" w:rsidRDefault="000E46A1" w:rsidP="000E46A1">
            <w:pPr>
              <w:pStyle w:val="Table-Text"/>
            </w:pPr>
            <w:r>
              <w:t>uuid</w:t>
            </w:r>
          </w:p>
        </w:tc>
        <w:tc>
          <w:tcPr>
            <w:tcW w:w="3507" w:type="dxa"/>
          </w:tcPr>
          <w:p w:rsidR="000E46A1" w:rsidRDefault="000E46A1" w:rsidP="000E46A1">
            <w:pPr>
              <w:pStyle w:val="Table-Text"/>
            </w:pPr>
            <w:r>
              <w:t>The UUID of the name server set associated with this zone</w:t>
            </w:r>
          </w:p>
        </w:tc>
      </w:tr>
      <w:tr w:rsidR="000E46A1" w:rsidTr="00B26960">
        <w:trPr>
          <w:trHeight w:val="113"/>
          <w:tblHeader w:val="0"/>
        </w:trPr>
        <w:tc>
          <w:tcPr>
            <w:tcW w:w="2965" w:type="dxa"/>
          </w:tcPr>
          <w:p w:rsidR="000E46A1" w:rsidRDefault="000E46A1" w:rsidP="000E46A1">
            <w:pPr>
              <w:pStyle w:val="Table-Text"/>
            </w:pPr>
            <w:r>
              <w:t>nameServerSetName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associated name server set</w:t>
            </w:r>
          </w:p>
        </w:tc>
      </w:tr>
      <w:tr w:rsidR="000E46A1" w:rsidTr="00B26960">
        <w:trPr>
          <w:trHeight w:val="113"/>
          <w:tblHeader w:val="0"/>
        </w:trPr>
        <w:tc>
          <w:tcPr>
            <w:tcW w:w="2965" w:type="dxa"/>
          </w:tcPr>
          <w:p w:rsidR="000E46A1" w:rsidRDefault="000E46A1" w:rsidP="000E46A1">
            <w:pPr>
              <w:pStyle w:val="Table-Text"/>
            </w:pPr>
            <w:r>
              <w:t>nameServerInterfaceSetId</w:t>
            </w:r>
          </w:p>
        </w:tc>
        <w:tc>
          <w:tcPr>
            <w:tcW w:w="2175" w:type="dxa"/>
          </w:tcPr>
          <w:p w:rsidR="000E46A1" w:rsidRDefault="000E46A1" w:rsidP="000E46A1">
            <w:pPr>
              <w:pStyle w:val="Table-Text"/>
            </w:pPr>
            <w:r>
              <w:t>uuid</w:t>
            </w:r>
          </w:p>
        </w:tc>
        <w:tc>
          <w:tcPr>
            <w:tcW w:w="3507" w:type="dxa"/>
          </w:tcPr>
          <w:p w:rsidR="000E46A1" w:rsidRDefault="000E46A1" w:rsidP="000E46A1">
            <w:pPr>
              <w:pStyle w:val="Table-Text"/>
            </w:pPr>
            <w:r>
              <w:t>The UUID of the name server interface set associated with the zone</w:t>
            </w:r>
          </w:p>
        </w:tc>
      </w:tr>
      <w:tr w:rsidR="000E46A1" w:rsidTr="00B26960">
        <w:trPr>
          <w:trHeight w:val="113"/>
          <w:tblHeader w:val="0"/>
        </w:trPr>
        <w:tc>
          <w:tcPr>
            <w:tcW w:w="2965" w:type="dxa"/>
          </w:tcPr>
          <w:p w:rsidR="000E46A1" w:rsidRDefault="000E46A1" w:rsidP="000E46A1">
            <w:pPr>
              <w:pStyle w:val="Table-Text"/>
            </w:pPr>
            <w:r>
              <w:t>nameServerInterfaceSetName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associated name server interface set</w:t>
            </w:r>
          </w:p>
        </w:tc>
      </w:tr>
      <w:tr w:rsidR="000E46A1" w:rsidTr="00B26960">
        <w:trPr>
          <w:trHeight w:val="113"/>
          <w:tblHeader w:val="0"/>
        </w:trPr>
        <w:tc>
          <w:tcPr>
            <w:tcW w:w="2965" w:type="dxa"/>
          </w:tcPr>
          <w:p w:rsidR="000E46A1" w:rsidRDefault="000E46A1" w:rsidP="000E46A1">
            <w:pPr>
              <w:pStyle w:val="Table-Text"/>
            </w:pPr>
            <w:r>
              <w:lastRenderedPageBreak/>
              <w:t>planId</w:t>
            </w:r>
          </w:p>
        </w:tc>
        <w:tc>
          <w:tcPr>
            <w:tcW w:w="2175" w:type="dxa"/>
          </w:tcPr>
          <w:p w:rsidR="000E46A1" w:rsidRDefault="000E46A1" w:rsidP="000E46A1">
            <w:pPr>
              <w:pStyle w:val="Table-Text"/>
            </w:pPr>
            <w:r>
              <w:t>uuid</w:t>
            </w:r>
          </w:p>
        </w:tc>
        <w:tc>
          <w:tcPr>
            <w:tcW w:w="3507" w:type="dxa"/>
          </w:tcPr>
          <w:p w:rsidR="000E46A1" w:rsidRDefault="000E46A1" w:rsidP="000E46A1">
            <w:pPr>
              <w:pStyle w:val="Table-Text"/>
            </w:pPr>
            <w:r>
              <w:t>The UUID of the plan that the zone is currently on</w:t>
            </w:r>
          </w:p>
        </w:tc>
      </w:tr>
      <w:tr w:rsidR="000E46A1" w:rsidTr="00B26960">
        <w:trPr>
          <w:trHeight w:val="113"/>
          <w:tblHeader w:val="0"/>
        </w:trPr>
        <w:tc>
          <w:tcPr>
            <w:tcW w:w="2965" w:type="dxa"/>
          </w:tcPr>
          <w:p w:rsidR="000E46A1" w:rsidRDefault="000E46A1" w:rsidP="000E46A1">
            <w:pPr>
              <w:pStyle w:val="Table-Text"/>
            </w:pPr>
            <w:r>
              <w:t>planName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plan that the zone is currently on</w:t>
            </w:r>
          </w:p>
        </w:tc>
      </w:tr>
      <w:tr w:rsidR="000E46A1" w:rsidTr="00B26960">
        <w:trPr>
          <w:trHeight w:val="113"/>
          <w:tblHeader w:val="0"/>
        </w:trPr>
        <w:tc>
          <w:tcPr>
            <w:tcW w:w="2965" w:type="dxa"/>
          </w:tcPr>
          <w:p w:rsidR="000E46A1" w:rsidRDefault="000E46A1" w:rsidP="000E46A1">
            <w:pPr>
              <w:pStyle w:val="Table-Text"/>
            </w:pPr>
            <w:r>
              <w:t>sponsorAccountId</w:t>
            </w:r>
          </w:p>
        </w:tc>
        <w:tc>
          <w:tcPr>
            <w:tcW w:w="2175" w:type="dxa"/>
          </w:tcPr>
          <w:p w:rsidR="000E46A1" w:rsidRDefault="000E46A1" w:rsidP="000E46A1">
            <w:pPr>
              <w:pStyle w:val="Table-Text"/>
            </w:pPr>
            <w:r>
              <w:t>uuid</w:t>
            </w:r>
          </w:p>
        </w:tc>
        <w:tc>
          <w:tcPr>
            <w:tcW w:w="3507" w:type="dxa"/>
          </w:tcPr>
          <w:p w:rsidR="000E46A1" w:rsidRDefault="000E46A1" w:rsidP="000E46A1">
            <w:pPr>
              <w:pStyle w:val="Table-Text"/>
            </w:pPr>
            <w:r>
              <w:t>The UUID of the account which sponsors or ‘owns’ the zone</w:t>
            </w:r>
          </w:p>
        </w:tc>
      </w:tr>
      <w:tr w:rsidR="000E46A1" w:rsidTr="00B26960">
        <w:trPr>
          <w:trHeight w:val="113"/>
          <w:tblHeader w:val="0"/>
        </w:trPr>
        <w:tc>
          <w:tcPr>
            <w:tcW w:w="2965" w:type="dxa"/>
          </w:tcPr>
          <w:p w:rsidR="000E46A1" w:rsidRDefault="000E46A1" w:rsidP="000E46A1">
            <w:pPr>
              <w:pStyle w:val="Table-Text"/>
            </w:pPr>
            <w:r>
              <w:t>sponsorAccountIdentifier</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identifier of the account which sponsors the zone</w:t>
            </w:r>
          </w:p>
        </w:tc>
      </w:tr>
      <w:tr w:rsidR="00AF6C94" w:rsidTr="00B26960">
        <w:trPr>
          <w:trHeight w:val="113"/>
          <w:tblHeader w:val="0"/>
        </w:trPr>
        <w:tc>
          <w:tcPr>
            <w:tcW w:w="2965" w:type="dxa"/>
          </w:tcPr>
          <w:p w:rsidR="00AF6C94" w:rsidRDefault="00AF6C94" w:rsidP="000E46A1">
            <w:pPr>
              <w:pStyle w:val="Table-Text"/>
            </w:pPr>
            <w:r w:rsidRPr="00AF6C94">
              <w:t>delegationResourceRecords</w:t>
            </w:r>
          </w:p>
        </w:tc>
        <w:tc>
          <w:tcPr>
            <w:tcW w:w="2175" w:type="dxa"/>
          </w:tcPr>
          <w:p w:rsidR="00AF6C94" w:rsidRDefault="00AF6C94" w:rsidP="000E46A1">
            <w:pPr>
              <w:pStyle w:val="Table-Text"/>
            </w:pPr>
            <w:r>
              <w:t>ResourceRecord[]</w:t>
            </w:r>
          </w:p>
        </w:tc>
        <w:tc>
          <w:tcPr>
            <w:tcW w:w="3507" w:type="dxa"/>
          </w:tcPr>
          <w:p w:rsidR="00AF6C94" w:rsidRDefault="002D5B4F" w:rsidP="00AF6C94">
            <w:pPr>
              <w:pStyle w:val="Table-Text"/>
            </w:pPr>
            <w:r>
              <w:t>The list of the resource records that are to be provide</w:t>
            </w:r>
            <w:ins w:id="258" w:author="Arnaud Dumont" w:date="2014-02-11T13:50:00Z">
              <w:r w:rsidR="00BD038E">
                <w:t>d</w:t>
              </w:r>
            </w:ins>
            <w:r>
              <w:t xml:space="preserve"> to the parent zone for the child zone delegation. This is typically the NS records and any required glue records</w:t>
            </w:r>
          </w:p>
        </w:tc>
      </w:tr>
      <w:tr w:rsidR="000E46A1" w:rsidTr="00B26960">
        <w:trPr>
          <w:trHeight w:val="113"/>
          <w:tblHeader w:val="0"/>
        </w:trPr>
        <w:tc>
          <w:tcPr>
            <w:tcW w:w="2965" w:type="dxa"/>
          </w:tcPr>
          <w:p w:rsidR="000E46A1" w:rsidRDefault="000E46A1" w:rsidP="000E46A1">
            <w:pPr>
              <w:pStyle w:val="Table-Text"/>
            </w:pPr>
            <w:r>
              <w:t>ddnsResourceRecords</w:t>
            </w:r>
          </w:p>
        </w:tc>
        <w:tc>
          <w:tcPr>
            <w:tcW w:w="2175" w:type="dxa"/>
          </w:tcPr>
          <w:p w:rsidR="000E46A1" w:rsidRDefault="000E46A1" w:rsidP="000E46A1">
            <w:pPr>
              <w:pStyle w:val="Table-Text"/>
            </w:pPr>
            <w:r>
              <w:t>ResourceRecord[]</w:t>
            </w:r>
          </w:p>
        </w:tc>
        <w:tc>
          <w:tcPr>
            <w:tcW w:w="3507" w:type="dxa"/>
          </w:tcPr>
          <w:p w:rsidR="000E46A1" w:rsidRDefault="000E46A1" w:rsidP="000E46A1">
            <w:pPr>
              <w:pStyle w:val="Table-Text"/>
            </w:pPr>
            <w:r>
              <w:t>The list of system generated resource records for the zone. This is typically the SOA and NS records</w:t>
            </w:r>
          </w:p>
        </w:tc>
      </w:tr>
      <w:tr w:rsidR="000E46A1" w:rsidTr="00B26960">
        <w:trPr>
          <w:trHeight w:val="113"/>
          <w:tblHeader w:val="0"/>
        </w:trPr>
        <w:tc>
          <w:tcPr>
            <w:tcW w:w="2965" w:type="dxa"/>
          </w:tcPr>
          <w:p w:rsidR="000E46A1" w:rsidRDefault="000E46A1" w:rsidP="000E46A1">
            <w:pPr>
              <w:pStyle w:val="Table-Text"/>
            </w:pPr>
            <w:r>
              <w:t>resourceRecords</w:t>
            </w:r>
          </w:p>
        </w:tc>
        <w:tc>
          <w:tcPr>
            <w:tcW w:w="2175" w:type="dxa"/>
          </w:tcPr>
          <w:p w:rsidR="000E46A1" w:rsidRDefault="000E46A1" w:rsidP="000E46A1">
            <w:pPr>
              <w:pStyle w:val="Table-Text"/>
            </w:pPr>
            <w:r>
              <w:t>ResourceRecord[]</w:t>
            </w:r>
          </w:p>
        </w:tc>
        <w:tc>
          <w:tcPr>
            <w:tcW w:w="3507" w:type="dxa"/>
          </w:tcPr>
          <w:p w:rsidR="000E46A1" w:rsidRDefault="000E46A1" w:rsidP="000E46A1">
            <w:pPr>
              <w:pStyle w:val="Table-Text"/>
            </w:pPr>
            <w:r>
              <w:t>The list of the user supplied (and modifiable) resource records associated with the zone</w:t>
            </w:r>
          </w:p>
        </w:tc>
      </w:tr>
      <w:tr w:rsidR="000E46A1" w:rsidTr="00B26960">
        <w:trPr>
          <w:trHeight w:val="113"/>
          <w:tblHeader w:val="0"/>
        </w:trPr>
        <w:tc>
          <w:tcPr>
            <w:tcW w:w="2965" w:type="dxa"/>
          </w:tcPr>
          <w:p w:rsidR="000E46A1" w:rsidRDefault="000E46A1" w:rsidP="000E46A1">
            <w:pPr>
              <w:pStyle w:val="Table-Text"/>
            </w:pPr>
            <w:r>
              <w:t>createDate</w:t>
            </w:r>
          </w:p>
        </w:tc>
        <w:tc>
          <w:tcPr>
            <w:tcW w:w="2175" w:type="dxa"/>
          </w:tcPr>
          <w:p w:rsidR="000E46A1" w:rsidRDefault="000E46A1" w:rsidP="000E46A1">
            <w:pPr>
              <w:pStyle w:val="Table-Text"/>
            </w:pPr>
            <w:r>
              <w:t>timestamp</w:t>
            </w:r>
          </w:p>
        </w:tc>
        <w:tc>
          <w:tcPr>
            <w:tcW w:w="3507" w:type="dxa"/>
          </w:tcPr>
          <w:p w:rsidR="000E46A1" w:rsidRDefault="000E46A1" w:rsidP="000E46A1">
            <w:pPr>
              <w:pStyle w:val="Table-Text"/>
            </w:pPr>
            <w:r>
              <w:t>The date and time in UTC that this object was created</w:t>
            </w:r>
          </w:p>
        </w:tc>
      </w:tr>
      <w:tr w:rsidR="000E46A1" w:rsidTr="00B26960">
        <w:trPr>
          <w:trHeight w:val="113"/>
          <w:tblHeader w:val="0"/>
        </w:trPr>
        <w:tc>
          <w:tcPr>
            <w:tcW w:w="2965" w:type="dxa"/>
          </w:tcPr>
          <w:p w:rsidR="000E46A1" w:rsidRDefault="000E46A1" w:rsidP="000E46A1">
            <w:pPr>
              <w:pStyle w:val="Table-Text"/>
            </w:pPr>
            <w:r>
              <w:t>createAccountId</w:t>
            </w:r>
          </w:p>
        </w:tc>
        <w:tc>
          <w:tcPr>
            <w:tcW w:w="2175" w:type="dxa"/>
          </w:tcPr>
          <w:p w:rsidR="000E46A1" w:rsidRDefault="000E46A1" w:rsidP="000E46A1">
            <w:pPr>
              <w:pStyle w:val="Table-Text"/>
            </w:pPr>
            <w:r>
              <w:t>uuid</w:t>
            </w:r>
          </w:p>
        </w:tc>
        <w:tc>
          <w:tcPr>
            <w:tcW w:w="3507" w:type="dxa"/>
          </w:tcPr>
          <w:p w:rsidR="000E46A1" w:rsidRDefault="000E46A1" w:rsidP="000E46A1">
            <w:pPr>
              <w:pStyle w:val="Table-Text"/>
            </w:pPr>
            <w:r>
              <w:t>The UUID of the account which created the object</w:t>
            </w:r>
          </w:p>
        </w:tc>
      </w:tr>
      <w:tr w:rsidR="000E46A1" w:rsidTr="00B26960">
        <w:trPr>
          <w:trHeight w:val="113"/>
          <w:tblHeader w:val="0"/>
        </w:trPr>
        <w:tc>
          <w:tcPr>
            <w:tcW w:w="2965" w:type="dxa"/>
          </w:tcPr>
          <w:p w:rsidR="000E46A1" w:rsidRDefault="000E46A1" w:rsidP="000E46A1">
            <w:pPr>
              <w:pStyle w:val="Table-Text"/>
            </w:pPr>
            <w:r>
              <w:t>createAccountIdentifier</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identifier of the account which created the object</w:t>
            </w:r>
          </w:p>
        </w:tc>
      </w:tr>
      <w:tr w:rsidR="000E46A1" w:rsidTr="00B26960">
        <w:trPr>
          <w:trHeight w:val="113"/>
          <w:tblHeader w:val="0"/>
        </w:trPr>
        <w:tc>
          <w:tcPr>
            <w:tcW w:w="2965" w:type="dxa"/>
          </w:tcPr>
          <w:p w:rsidR="000E46A1" w:rsidRDefault="000E46A1" w:rsidP="000E46A1">
            <w:pPr>
              <w:pStyle w:val="Table-Text"/>
            </w:pPr>
            <w:r>
              <w:t>createUserId</w:t>
            </w:r>
          </w:p>
        </w:tc>
        <w:tc>
          <w:tcPr>
            <w:tcW w:w="2175" w:type="dxa"/>
          </w:tcPr>
          <w:p w:rsidR="000E46A1" w:rsidRDefault="000E46A1" w:rsidP="000E46A1">
            <w:pPr>
              <w:pStyle w:val="Table-Text"/>
            </w:pPr>
            <w:r>
              <w:t>uuid</w:t>
            </w:r>
          </w:p>
        </w:tc>
        <w:tc>
          <w:tcPr>
            <w:tcW w:w="3507" w:type="dxa"/>
          </w:tcPr>
          <w:p w:rsidR="000E46A1" w:rsidRDefault="000E46A1" w:rsidP="000E46A1">
            <w:pPr>
              <w:pStyle w:val="Table-Text"/>
            </w:pPr>
            <w:r>
              <w:t>The UUID of the user which created the object</w:t>
            </w:r>
          </w:p>
        </w:tc>
      </w:tr>
      <w:tr w:rsidR="000E46A1" w:rsidTr="00B26960">
        <w:trPr>
          <w:trHeight w:val="113"/>
          <w:tblHeader w:val="0"/>
        </w:trPr>
        <w:tc>
          <w:tcPr>
            <w:tcW w:w="2965" w:type="dxa"/>
          </w:tcPr>
          <w:p w:rsidR="000E46A1" w:rsidRDefault="000E46A1" w:rsidP="000E46A1">
            <w:pPr>
              <w:pStyle w:val="Table-Text"/>
            </w:pPr>
            <w:r>
              <w:t>createUserName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user which created the object</w:t>
            </w:r>
          </w:p>
        </w:tc>
      </w:tr>
      <w:tr w:rsidR="000E46A1" w:rsidTr="00B26960">
        <w:trPr>
          <w:trHeight w:val="113"/>
          <w:tblHeader w:val="0"/>
        </w:trPr>
        <w:tc>
          <w:tcPr>
            <w:tcW w:w="2965" w:type="dxa"/>
          </w:tcPr>
          <w:p w:rsidR="000E46A1" w:rsidRDefault="000E46A1" w:rsidP="000E46A1">
            <w:pPr>
              <w:pStyle w:val="Table-Text"/>
            </w:pPr>
            <w:r>
              <w:t>lastUpdateDate</w:t>
            </w:r>
          </w:p>
        </w:tc>
        <w:tc>
          <w:tcPr>
            <w:tcW w:w="2175" w:type="dxa"/>
          </w:tcPr>
          <w:p w:rsidR="000E46A1" w:rsidRDefault="000E46A1" w:rsidP="000E46A1">
            <w:pPr>
              <w:pStyle w:val="Table-Text"/>
            </w:pPr>
            <w:r>
              <w:t>timestamp</w:t>
            </w:r>
          </w:p>
        </w:tc>
        <w:tc>
          <w:tcPr>
            <w:tcW w:w="3507" w:type="dxa"/>
          </w:tcPr>
          <w:p w:rsidR="000E46A1" w:rsidRDefault="000E46A1" w:rsidP="000E46A1">
            <w:pPr>
              <w:pStyle w:val="Table-Text"/>
            </w:pPr>
            <w:r>
              <w:t>The date and time in UTC that this object was last updated, null if the object has never been updated</w:t>
            </w:r>
          </w:p>
        </w:tc>
      </w:tr>
      <w:tr w:rsidR="000E46A1" w:rsidTr="00B26960">
        <w:trPr>
          <w:trHeight w:val="113"/>
          <w:tblHeader w:val="0"/>
        </w:trPr>
        <w:tc>
          <w:tcPr>
            <w:tcW w:w="2965" w:type="dxa"/>
          </w:tcPr>
          <w:p w:rsidR="000E46A1" w:rsidRDefault="000E46A1" w:rsidP="000E46A1">
            <w:pPr>
              <w:pStyle w:val="Table-Text"/>
            </w:pPr>
            <w:r>
              <w:t>lastUpdateAccountId</w:t>
            </w:r>
          </w:p>
        </w:tc>
        <w:tc>
          <w:tcPr>
            <w:tcW w:w="2175" w:type="dxa"/>
          </w:tcPr>
          <w:p w:rsidR="000E46A1" w:rsidRDefault="000E46A1" w:rsidP="000E46A1">
            <w:pPr>
              <w:pStyle w:val="Table-Text"/>
            </w:pPr>
            <w:r>
              <w:t>uuid</w:t>
            </w:r>
          </w:p>
        </w:tc>
        <w:tc>
          <w:tcPr>
            <w:tcW w:w="3507" w:type="dxa"/>
          </w:tcPr>
          <w:p w:rsidR="000E46A1" w:rsidRDefault="000E46A1" w:rsidP="000E46A1">
            <w:pPr>
              <w:pStyle w:val="Table-Text"/>
            </w:pPr>
            <w:r>
              <w:t>The UUID of the account which last updated the object, null if the object has never been updated</w:t>
            </w:r>
          </w:p>
        </w:tc>
      </w:tr>
      <w:tr w:rsidR="000E46A1" w:rsidTr="00B26960">
        <w:trPr>
          <w:trHeight w:val="113"/>
          <w:tblHeader w:val="0"/>
        </w:trPr>
        <w:tc>
          <w:tcPr>
            <w:tcW w:w="2965" w:type="dxa"/>
          </w:tcPr>
          <w:p w:rsidR="000E46A1" w:rsidRDefault="000E46A1" w:rsidP="000E46A1">
            <w:pPr>
              <w:pStyle w:val="Table-Text"/>
            </w:pPr>
            <w:r>
              <w:t>lastUpdateAccountIdentifier</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identifier of the account which last updated the object, null if the object has never been updated</w:t>
            </w:r>
          </w:p>
        </w:tc>
      </w:tr>
      <w:tr w:rsidR="000E46A1" w:rsidTr="00B26960">
        <w:trPr>
          <w:trHeight w:val="113"/>
          <w:tblHeader w:val="0"/>
        </w:trPr>
        <w:tc>
          <w:tcPr>
            <w:tcW w:w="2965" w:type="dxa"/>
          </w:tcPr>
          <w:p w:rsidR="000E46A1" w:rsidRDefault="000E46A1" w:rsidP="000E46A1">
            <w:pPr>
              <w:pStyle w:val="Table-Text"/>
            </w:pPr>
            <w:r>
              <w:t>lastUpdateUserId</w:t>
            </w:r>
          </w:p>
        </w:tc>
        <w:tc>
          <w:tcPr>
            <w:tcW w:w="2175" w:type="dxa"/>
          </w:tcPr>
          <w:p w:rsidR="000E46A1" w:rsidRDefault="000E46A1" w:rsidP="000E46A1">
            <w:pPr>
              <w:pStyle w:val="Table-Text"/>
            </w:pPr>
            <w:r>
              <w:t>uuid</w:t>
            </w:r>
          </w:p>
        </w:tc>
        <w:tc>
          <w:tcPr>
            <w:tcW w:w="3507" w:type="dxa"/>
          </w:tcPr>
          <w:p w:rsidR="000E46A1" w:rsidRDefault="000E46A1" w:rsidP="000E46A1">
            <w:pPr>
              <w:pStyle w:val="Table-Text"/>
            </w:pPr>
            <w:r>
              <w:t>The UUID of the user which last updated the object, null if the object has never been updated</w:t>
            </w:r>
          </w:p>
        </w:tc>
      </w:tr>
      <w:tr w:rsidR="000E46A1" w:rsidTr="00B26960">
        <w:trPr>
          <w:trHeight w:val="113"/>
          <w:tblHeader w:val="0"/>
        </w:trPr>
        <w:tc>
          <w:tcPr>
            <w:tcW w:w="2965" w:type="dxa"/>
          </w:tcPr>
          <w:p w:rsidR="000E46A1" w:rsidRDefault="000E46A1" w:rsidP="000E46A1">
            <w:pPr>
              <w:pStyle w:val="Table-Text"/>
            </w:pPr>
            <w:r>
              <w:t>lastUpdateUserName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user which last updated the object, null if the object has never been updated</w:t>
            </w:r>
          </w:p>
        </w:tc>
      </w:tr>
    </w:tbl>
    <w:p w:rsidR="000E46A1" w:rsidRDefault="000E46A1" w:rsidP="000E46A1">
      <w:r>
        <w:t xml:space="preserve">The ResourceRecord object is a ‘super type’ covering all support resource records. Each of the support resource records and </w:t>
      </w:r>
      <w:r w:rsidR="002F0444">
        <w:t>their</w:t>
      </w:r>
      <w:r>
        <w:t xml:space="preserve"> fields are described in the tables below</w:t>
      </w:r>
      <w:r w:rsidR="002D5B4F">
        <w:t>. . These specific formats will be used if the ‘raw’ value was not provided in the rdataFormat query parameter as described above</w:t>
      </w:r>
      <w:r>
        <w:t>:</w:t>
      </w:r>
    </w:p>
    <w:p w:rsidR="000E46A1" w:rsidRDefault="000E46A1" w:rsidP="000E46A1">
      <w:r>
        <w:t>SOA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0E46A1" w:rsidTr="00B26960">
        <w:trPr>
          <w:tblHeader w:val="0"/>
        </w:trPr>
        <w:tc>
          <w:tcPr>
            <w:tcW w:w="2965" w:type="dxa"/>
            <w:shd w:val="clear" w:color="auto" w:fill="BFBFBF" w:themeFill="background1" w:themeFillShade="BF"/>
          </w:tcPr>
          <w:p w:rsidR="000E46A1" w:rsidRPr="00750051" w:rsidRDefault="000E46A1" w:rsidP="00B26960">
            <w:pPr>
              <w:pStyle w:val="Table-Header"/>
            </w:pPr>
            <w:r>
              <w:t>Field Name</w:t>
            </w:r>
          </w:p>
        </w:tc>
        <w:tc>
          <w:tcPr>
            <w:tcW w:w="2175" w:type="dxa"/>
            <w:shd w:val="clear" w:color="auto" w:fill="BFBFBF" w:themeFill="background1" w:themeFillShade="BF"/>
          </w:tcPr>
          <w:p w:rsidR="000E46A1" w:rsidRDefault="000E46A1" w:rsidP="00B26960">
            <w:pPr>
              <w:pStyle w:val="Table-Header"/>
            </w:pPr>
            <w:r>
              <w:t>Type</w:t>
            </w:r>
          </w:p>
        </w:tc>
        <w:tc>
          <w:tcPr>
            <w:tcW w:w="3507" w:type="dxa"/>
            <w:shd w:val="clear" w:color="auto" w:fill="BFBFBF" w:themeFill="background1" w:themeFillShade="BF"/>
          </w:tcPr>
          <w:p w:rsidR="000E46A1" w:rsidRDefault="000E46A1" w:rsidP="00B26960">
            <w:pPr>
              <w:pStyle w:val="Table-Header"/>
            </w:pPr>
            <w:r>
              <w:t>Description</w:t>
            </w:r>
          </w:p>
        </w:tc>
      </w:tr>
      <w:tr w:rsidR="000E46A1" w:rsidTr="00B26960">
        <w:trPr>
          <w:trHeight w:val="113"/>
          <w:tblHeader w:val="0"/>
        </w:trPr>
        <w:tc>
          <w:tcPr>
            <w:tcW w:w="2965" w:type="dxa"/>
          </w:tcPr>
          <w:p w:rsidR="000E46A1" w:rsidRDefault="000E46A1" w:rsidP="000E46A1">
            <w:pPr>
              <w:pStyle w:val="Table-Text"/>
            </w:pPr>
            <w:r>
              <w:t>name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resource record</w:t>
            </w:r>
          </w:p>
        </w:tc>
      </w:tr>
      <w:tr w:rsidR="000E46A1" w:rsidTr="00B26960">
        <w:trPr>
          <w:trHeight w:val="113"/>
          <w:tblHeader w:val="0"/>
        </w:trPr>
        <w:tc>
          <w:tcPr>
            <w:tcW w:w="2965" w:type="dxa"/>
          </w:tcPr>
          <w:p w:rsidR="000E46A1" w:rsidRDefault="000E46A1" w:rsidP="000E46A1">
            <w:pPr>
              <w:pStyle w:val="Table-Text"/>
            </w:pPr>
            <w:r>
              <w:t>class</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class of the resource record, currently the only support class is “IN”</w:t>
            </w:r>
          </w:p>
        </w:tc>
      </w:tr>
      <w:tr w:rsidR="000E46A1" w:rsidTr="00B26960">
        <w:trPr>
          <w:trHeight w:val="113"/>
          <w:tblHeader w:val="0"/>
        </w:trPr>
        <w:tc>
          <w:tcPr>
            <w:tcW w:w="2965" w:type="dxa"/>
          </w:tcPr>
          <w:p w:rsidR="000E46A1" w:rsidRDefault="000E46A1" w:rsidP="000E46A1">
            <w:pPr>
              <w:pStyle w:val="Table-Text"/>
            </w:pPr>
            <w:r>
              <w:lastRenderedPageBreak/>
              <w:t>ttl</w:t>
            </w:r>
          </w:p>
        </w:tc>
        <w:tc>
          <w:tcPr>
            <w:tcW w:w="2175" w:type="dxa"/>
          </w:tcPr>
          <w:p w:rsidR="000E46A1" w:rsidRDefault="000E46A1" w:rsidP="000E46A1">
            <w:pPr>
              <w:pStyle w:val="Table-Text"/>
            </w:pPr>
            <w:r>
              <w:t>integer</w:t>
            </w:r>
          </w:p>
        </w:tc>
        <w:tc>
          <w:tcPr>
            <w:tcW w:w="3507" w:type="dxa"/>
          </w:tcPr>
          <w:p w:rsidR="000E46A1" w:rsidRDefault="000E46A1" w:rsidP="00841E28">
            <w:pPr>
              <w:pStyle w:val="Table-Text"/>
            </w:pPr>
            <w:r>
              <w:t xml:space="preserve">The </w:t>
            </w:r>
            <w:r w:rsidR="00841E28">
              <w:t>ttl</w:t>
            </w:r>
            <w:r>
              <w:t xml:space="preserve"> of the resource record</w:t>
            </w:r>
          </w:p>
        </w:tc>
      </w:tr>
      <w:tr w:rsidR="000E46A1" w:rsidTr="00B26960">
        <w:trPr>
          <w:trHeight w:val="113"/>
          <w:tblHeader w:val="0"/>
        </w:trPr>
        <w:tc>
          <w:tcPr>
            <w:tcW w:w="2965" w:type="dxa"/>
          </w:tcPr>
          <w:p w:rsidR="000E46A1" w:rsidRDefault="000E46A1" w:rsidP="000E46A1">
            <w:pPr>
              <w:pStyle w:val="Table-Text"/>
            </w:pPr>
            <w:r>
              <w:t>type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type of the resource record. For this record type it is the literal value “SOA”</w:t>
            </w:r>
          </w:p>
        </w:tc>
      </w:tr>
      <w:tr w:rsidR="000E46A1" w:rsidTr="00B26960">
        <w:trPr>
          <w:trHeight w:val="113"/>
          <w:tblHeader w:val="0"/>
        </w:trPr>
        <w:tc>
          <w:tcPr>
            <w:tcW w:w="2965" w:type="dxa"/>
          </w:tcPr>
          <w:p w:rsidR="000E46A1" w:rsidRDefault="000E46A1" w:rsidP="000E46A1">
            <w:pPr>
              <w:pStyle w:val="Table-Text"/>
            </w:pPr>
            <w:r>
              <w:t>host</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host field of the SOA</w:t>
            </w:r>
          </w:p>
        </w:tc>
      </w:tr>
      <w:tr w:rsidR="000E46A1" w:rsidTr="00B26960">
        <w:trPr>
          <w:trHeight w:val="113"/>
          <w:tblHeader w:val="0"/>
        </w:trPr>
        <w:tc>
          <w:tcPr>
            <w:tcW w:w="2965" w:type="dxa"/>
          </w:tcPr>
          <w:p w:rsidR="000E46A1" w:rsidRDefault="000E46A1" w:rsidP="000E46A1">
            <w:pPr>
              <w:pStyle w:val="Table-Text"/>
            </w:pPr>
            <w:r>
              <w:t>admin</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email address field of the SOA</w:t>
            </w:r>
          </w:p>
        </w:tc>
      </w:tr>
      <w:tr w:rsidR="000E46A1" w:rsidTr="00B26960">
        <w:trPr>
          <w:trHeight w:val="113"/>
          <w:tblHeader w:val="0"/>
        </w:trPr>
        <w:tc>
          <w:tcPr>
            <w:tcW w:w="2965" w:type="dxa"/>
          </w:tcPr>
          <w:p w:rsidR="000E46A1" w:rsidRDefault="000E46A1" w:rsidP="000E46A1">
            <w:pPr>
              <w:pStyle w:val="Table-Text"/>
            </w:pPr>
            <w:r>
              <w:t>serial</w:t>
            </w:r>
          </w:p>
        </w:tc>
        <w:tc>
          <w:tcPr>
            <w:tcW w:w="2175" w:type="dxa"/>
          </w:tcPr>
          <w:p w:rsidR="000E46A1" w:rsidRDefault="000E46A1" w:rsidP="000E46A1">
            <w:pPr>
              <w:pStyle w:val="Table-Text"/>
            </w:pPr>
            <w:r>
              <w:t>integer</w:t>
            </w:r>
          </w:p>
        </w:tc>
        <w:tc>
          <w:tcPr>
            <w:tcW w:w="3507" w:type="dxa"/>
          </w:tcPr>
          <w:p w:rsidR="000E46A1" w:rsidRDefault="000E46A1" w:rsidP="000E46A1">
            <w:pPr>
              <w:pStyle w:val="Table-Text"/>
            </w:pPr>
            <w:r>
              <w:t>The serial number of the zone</w:t>
            </w:r>
          </w:p>
        </w:tc>
      </w:tr>
      <w:tr w:rsidR="000E46A1" w:rsidTr="00B26960">
        <w:trPr>
          <w:trHeight w:val="113"/>
          <w:tblHeader w:val="0"/>
        </w:trPr>
        <w:tc>
          <w:tcPr>
            <w:tcW w:w="2965" w:type="dxa"/>
          </w:tcPr>
          <w:p w:rsidR="000E46A1" w:rsidRDefault="000E46A1" w:rsidP="000E46A1">
            <w:pPr>
              <w:pStyle w:val="Table-Text"/>
            </w:pPr>
            <w:r>
              <w:t>refresh</w:t>
            </w:r>
          </w:p>
        </w:tc>
        <w:tc>
          <w:tcPr>
            <w:tcW w:w="2175" w:type="dxa"/>
          </w:tcPr>
          <w:p w:rsidR="000E46A1" w:rsidRDefault="000E46A1" w:rsidP="000E46A1">
            <w:pPr>
              <w:pStyle w:val="Table-Text"/>
            </w:pPr>
            <w:r>
              <w:t>integer</w:t>
            </w:r>
          </w:p>
        </w:tc>
        <w:tc>
          <w:tcPr>
            <w:tcW w:w="3507" w:type="dxa"/>
          </w:tcPr>
          <w:p w:rsidR="000E46A1" w:rsidRDefault="000E46A1" w:rsidP="000E46A1">
            <w:pPr>
              <w:pStyle w:val="Table-Text"/>
            </w:pPr>
            <w:r>
              <w:t>The refresh interval of the zone</w:t>
            </w:r>
          </w:p>
        </w:tc>
      </w:tr>
      <w:tr w:rsidR="000E46A1" w:rsidTr="00B26960">
        <w:trPr>
          <w:trHeight w:val="113"/>
          <w:tblHeader w:val="0"/>
        </w:trPr>
        <w:tc>
          <w:tcPr>
            <w:tcW w:w="2965" w:type="dxa"/>
          </w:tcPr>
          <w:p w:rsidR="000E46A1" w:rsidRDefault="000E46A1" w:rsidP="000E46A1">
            <w:pPr>
              <w:pStyle w:val="Table-Text"/>
            </w:pPr>
            <w:r>
              <w:t>retry</w:t>
            </w:r>
          </w:p>
        </w:tc>
        <w:tc>
          <w:tcPr>
            <w:tcW w:w="2175" w:type="dxa"/>
          </w:tcPr>
          <w:p w:rsidR="000E46A1" w:rsidRDefault="000E46A1" w:rsidP="000E46A1">
            <w:pPr>
              <w:pStyle w:val="Table-Text"/>
            </w:pPr>
            <w:r>
              <w:t>integer</w:t>
            </w:r>
          </w:p>
        </w:tc>
        <w:tc>
          <w:tcPr>
            <w:tcW w:w="3507" w:type="dxa"/>
          </w:tcPr>
          <w:p w:rsidR="000E46A1" w:rsidRDefault="000E46A1" w:rsidP="000E46A1">
            <w:pPr>
              <w:pStyle w:val="Table-Text"/>
            </w:pPr>
            <w:r>
              <w:t>The retry interval for the zone</w:t>
            </w:r>
          </w:p>
        </w:tc>
      </w:tr>
      <w:tr w:rsidR="000E46A1" w:rsidTr="00B26960">
        <w:trPr>
          <w:trHeight w:val="113"/>
          <w:tblHeader w:val="0"/>
        </w:trPr>
        <w:tc>
          <w:tcPr>
            <w:tcW w:w="2965" w:type="dxa"/>
          </w:tcPr>
          <w:p w:rsidR="000E46A1" w:rsidRDefault="000E46A1" w:rsidP="000E46A1">
            <w:pPr>
              <w:pStyle w:val="Table-Text"/>
            </w:pPr>
            <w:r>
              <w:t>expire</w:t>
            </w:r>
          </w:p>
        </w:tc>
        <w:tc>
          <w:tcPr>
            <w:tcW w:w="2175" w:type="dxa"/>
          </w:tcPr>
          <w:p w:rsidR="000E46A1" w:rsidRDefault="000E46A1" w:rsidP="000E46A1">
            <w:pPr>
              <w:pStyle w:val="Table-Text"/>
            </w:pPr>
            <w:r>
              <w:t>integer</w:t>
            </w:r>
          </w:p>
        </w:tc>
        <w:tc>
          <w:tcPr>
            <w:tcW w:w="3507" w:type="dxa"/>
          </w:tcPr>
          <w:p w:rsidR="000E46A1" w:rsidRDefault="000E46A1" w:rsidP="000E46A1">
            <w:pPr>
              <w:pStyle w:val="Table-Text"/>
            </w:pPr>
            <w:r>
              <w:t>The expire period for the zone</w:t>
            </w:r>
          </w:p>
        </w:tc>
      </w:tr>
      <w:tr w:rsidR="000E46A1" w:rsidTr="00B26960">
        <w:trPr>
          <w:trHeight w:val="113"/>
          <w:tblHeader w:val="0"/>
        </w:trPr>
        <w:tc>
          <w:tcPr>
            <w:tcW w:w="2965" w:type="dxa"/>
          </w:tcPr>
          <w:p w:rsidR="000E46A1" w:rsidRDefault="000E46A1" w:rsidP="000E46A1">
            <w:pPr>
              <w:pStyle w:val="Table-Text"/>
            </w:pPr>
            <w:r>
              <w:t>minimum</w:t>
            </w:r>
          </w:p>
        </w:tc>
        <w:tc>
          <w:tcPr>
            <w:tcW w:w="2175" w:type="dxa"/>
          </w:tcPr>
          <w:p w:rsidR="000E46A1" w:rsidRDefault="000E46A1" w:rsidP="000E46A1">
            <w:pPr>
              <w:pStyle w:val="Table-Text"/>
            </w:pPr>
            <w:r>
              <w:t>integer</w:t>
            </w:r>
          </w:p>
        </w:tc>
        <w:tc>
          <w:tcPr>
            <w:tcW w:w="3507" w:type="dxa"/>
          </w:tcPr>
          <w:p w:rsidR="000E46A1" w:rsidRDefault="000E46A1" w:rsidP="00841E28">
            <w:pPr>
              <w:pStyle w:val="Table-Text"/>
            </w:pPr>
            <w:r>
              <w:t xml:space="preserve">The minimum </w:t>
            </w:r>
            <w:r w:rsidR="00841E28">
              <w:t>ttl</w:t>
            </w:r>
            <w:r>
              <w:t xml:space="preserve"> for the zone</w:t>
            </w:r>
          </w:p>
        </w:tc>
      </w:tr>
    </w:tbl>
    <w:p w:rsidR="000E46A1" w:rsidRDefault="000E46A1" w:rsidP="000E46A1">
      <w:pPr>
        <w:pStyle w:val="Note"/>
      </w:pPr>
      <w:r w:rsidRPr="000E46A1">
        <w:rPr>
          <w:b/>
        </w:rPr>
        <w:t>Note:</w:t>
      </w:r>
      <w:r>
        <w:tab/>
        <w:t>T</w:t>
      </w:r>
      <w:r w:rsidRPr="000E46A1">
        <w:t xml:space="preserve">he values for the fields in the SOA are ignored by DiscoveryDNS and only useful if there are </w:t>
      </w:r>
      <w:r w:rsidR="00841E28">
        <w:t>third</w:t>
      </w:r>
      <w:r w:rsidRPr="000E46A1">
        <w:t xml:space="preserve"> party secondaries involved.</w:t>
      </w:r>
    </w:p>
    <w:p w:rsidR="000E46A1" w:rsidRDefault="000E46A1" w:rsidP="000E46A1">
      <w:r w:rsidRPr="000E46A1">
        <w:t>NS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0E46A1" w:rsidTr="00B26960">
        <w:trPr>
          <w:tblHeader w:val="0"/>
        </w:trPr>
        <w:tc>
          <w:tcPr>
            <w:tcW w:w="2965" w:type="dxa"/>
            <w:shd w:val="clear" w:color="auto" w:fill="BFBFBF" w:themeFill="background1" w:themeFillShade="BF"/>
          </w:tcPr>
          <w:p w:rsidR="000E46A1" w:rsidRPr="00750051" w:rsidRDefault="000E46A1" w:rsidP="00B26960">
            <w:pPr>
              <w:pStyle w:val="Table-Header"/>
            </w:pPr>
            <w:r>
              <w:t>Field Name</w:t>
            </w:r>
          </w:p>
        </w:tc>
        <w:tc>
          <w:tcPr>
            <w:tcW w:w="2175" w:type="dxa"/>
            <w:shd w:val="clear" w:color="auto" w:fill="BFBFBF" w:themeFill="background1" w:themeFillShade="BF"/>
          </w:tcPr>
          <w:p w:rsidR="000E46A1" w:rsidRDefault="000E46A1" w:rsidP="00B26960">
            <w:pPr>
              <w:pStyle w:val="Table-Header"/>
            </w:pPr>
            <w:r>
              <w:t>Type</w:t>
            </w:r>
          </w:p>
        </w:tc>
        <w:tc>
          <w:tcPr>
            <w:tcW w:w="3507" w:type="dxa"/>
            <w:shd w:val="clear" w:color="auto" w:fill="BFBFBF" w:themeFill="background1" w:themeFillShade="BF"/>
          </w:tcPr>
          <w:p w:rsidR="000E46A1" w:rsidRDefault="000E46A1" w:rsidP="00B26960">
            <w:pPr>
              <w:pStyle w:val="Table-Header"/>
            </w:pPr>
            <w:r>
              <w:t>Description</w:t>
            </w:r>
          </w:p>
        </w:tc>
      </w:tr>
      <w:tr w:rsidR="000E46A1" w:rsidTr="00B26960">
        <w:trPr>
          <w:trHeight w:val="113"/>
          <w:tblHeader w:val="0"/>
        </w:trPr>
        <w:tc>
          <w:tcPr>
            <w:tcW w:w="2965" w:type="dxa"/>
          </w:tcPr>
          <w:p w:rsidR="000E46A1" w:rsidRDefault="000E46A1" w:rsidP="000E46A1">
            <w:pPr>
              <w:pStyle w:val="Table-Text"/>
            </w:pPr>
            <w:r>
              <w:t>name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resource record</w:t>
            </w:r>
          </w:p>
        </w:tc>
      </w:tr>
      <w:tr w:rsidR="000E46A1" w:rsidTr="00B26960">
        <w:trPr>
          <w:trHeight w:val="113"/>
          <w:tblHeader w:val="0"/>
        </w:trPr>
        <w:tc>
          <w:tcPr>
            <w:tcW w:w="2965" w:type="dxa"/>
          </w:tcPr>
          <w:p w:rsidR="000E46A1" w:rsidRDefault="000E46A1" w:rsidP="000E46A1">
            <w:pPr>
              <w:pStyle w:val="Table-Text"/>
            </w:pPr>
            <w:r>
              <w:t>class</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class of the resource record, currently the only support class is “IN”</w:t>
            </w:r>
          </w:p>
        </w:tc>
      </w:tr>
      <w:tr w:rsidR="000E46A1" w:rsidTr="00B26960">
        <w:trPr>
          <w:trHeight w:val="113"/>
          <w:tblHeader w:val="0"/>
        </w:trPr>
        <w:tc>
          <w:tcPr>
            <w:tcW w:w="2965" w:type="dxa"/>
          </w:tcPr>
          <w:p w:rsidR="000E46A1" w:rsidRDefault="000E46A1" w:rsidP="000E46A1">
            <w:pPr>
              <w:pStyle w:val="Table-Text"/>
            </w:pPr>
            <w:r>
              <w:t>ttl</w:t>
            </w:r>
          </w:p>
        </w:tc>
        <w:tc>
          <w:tcPr>
            <w:tcW w:w="2175" w:type="dxa"/>
          </w:tcPr>
          <w:p w:rsidR="000E46A1" w:rsidRDefault="000E46A1" w:rsidP="000E46A1">
            <w:pPr>
              <w:pStyle w:val="Table-Text"/>
            </w:pPr>
            <w:r>
              <w:t>integer</w:t>
            </w:r>
          </w:p>
        </w:tc>
        <w:tc>
          <w:tcPr>
            <w:tcW w:w="3507" w:type="dxa"/>
          </w:tcPr>
          <w:p w:rsidR="000E46A1" w:rsidRDefault="000E46A1" w:rsidP="00841E28">
            <w:pPr>
              <w:pStyle w:val="Table-Text"/>
            </w:pPr>
            <w:r>
              <w:t xml:space="preserve">The </w:t>
            </w:r>
            <w:r w:rsidR="00841E28">
              <w:t>ttl</w:t>
            </w:r>
            <w:r>
              <w:t xml:space="preserve"> of the resource record</w:t>
            </w:r>
          </w:p>
        </w:tc>
      </w:tr>
      <w:tr w:rsidR="000E46A1" w:rsidTr="00B26960">
        <w:trPr>
          <w:trHeight w:val="113"/>
          <w:tblHeader w:val="0"/>
        </w:trPr>
        <w:tc>
          <w:tcPr>
            <w:tcW w:w="2965" w:type="dxa"/>
          </w:tcPr>
          <w:p w:rsidR="000E46A1" w:rsidRDefault="000E46A1" w:rsidP="000E46A1">
            <w:pPr>
              <w:pStyle w:val="Table-Text"/>
            </w:pPr>
            <w:r>
              <w:t>type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type of the resource record. For this record type it is the literal value “NS”</w:t>
            </w:r>
          </w:p>
        </w:tc>
      </w:tr>
      <w:tr w:rsidR="000E46A1" w:rsidTr="00B26960">
        <w:trPr>
          <w:trHeight w:val="113"/>
          <w:tblHeader w:val="0"/>
        </w:trPr>
        <w:tc>
          <w:tcPr>
            <w:tcW w:w="2965" w:type="dxa"/>
          </w:tcPr>
          <w:p w:rsidR="000E46A1" w:rsidRDefault="000E46A1" w:rsidP="000E46A1">
            <w:pPr>
              <w:pStyle w:val="Table-Text"/>
            </w:pPr>
            <w:r>
              <w:t>target</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name server being delegated to</w:t>
            </w:r>
          </w:p>
        </w:tc>
      </w:tr>
    </w:tbl>
    <w:p w:rsidR="000E46A1" w:rsidRDefault="000E46A1" w:rsidP="000E46A1">
      <w:r w:rsidRPr="000E46A1">
        <w:t>A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0E46A1" w:rsidTr="00B26960">
        <w:trPr>
          <w:tblHeader w:val="0"/>
        </w:trPr>
        <w:tc>
          <w:tcPr>
            <w:tcW w:w="2965" w:type="dxa"/>
            <w:shd w:val="clear" w:color="auto" w:fill="BFBFBF" w:themeFill="background1" w:themeFillShade="BF"/>
          </w:tcPr>
          <w:p w:rsidR="000E46A1" w:rsidRPr="00750051" w:rsidRDefault="000E46A1" w:rsidP="00B26960">
            <w:pPr>
              <w:pStyle w:val="Table-Header"/>
            </w:pPr>
            <w:r>
              <w:t>Field Name</w:t>
            </w:r>
          </w:p>
        </w:tc>
        <w:tc>
          <w:tcPr>
            <w:tcW w:w="2175" w:type="dxa"/>
            <w:shd w:val="clear" w:color="auto" w:fill="BFBFBF" w:themeFill="background1" w:themeFillShade="BF"/>
          </w:tcPr>
          <w:p w:rsidR="000E46A1" w:rsidRDefault="000E46A1" w:rsidP="00B26960">
            <w:pPr>
              <w:pStyle w:val="Table-Header"/>
            </w:pPr>
            <w:r>
              <w:t>Type</w:t>
            </w:r>
          </w:p>
        </w:tc>
        <w:tc>
          <w:tcPr>
            <w:tcW w:w="3507" w:type="dxa"/>
            <w:shd w:val="clear" w:color="auto" w:fill="BFBFBF" w:themeFill="background1" w:themeFillShade="BF"/>
          </w:tcPr>
          <w:p w:rsidR="000E46A1" w:rsidRDefault="000E46A1"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841E28">
            <w:pPr>
              <w:pStyle w:val="Table-Text"/>
            </w:pPr>
            <w:r>
              <w:t xml:space="preserve">The </w:t>
            </w:r>
            <w:r w:rsidR="00841E28">
              <w:t>ttl</w:t>
            </w:r>
            <w:r>
              <w:t xml:space="preserve">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“A”</w:t>
            </w:r>
          </w:p>
        </w:tc>
      </w:tr>
      <w:tr w:rsidR="00B26960" w:rsidTr="00B26960">
        <w:trPr>
          <w:trHeight w:val="113"/>
          <w:tblHeader w:val="0"/>
        </w:trPr>
        <w:tc>
          <w:tcPr>
            <w:tcW w:w="2965" w:type="dxa"/>
          </w:tcPr>
          <w:p w:rsidR="00B26960" w:rsidRDefault="00B26960" w:rsidP="00B26960">
            <w:pPr>
              <w:pStyle w:val="Table-Text"/>
            </w:pPr>
            <w:r>
              <w:t>address</w:t>
            </w:r>
          </w:p>
        </w:tc>
        <w:tc>
          <w:tcPr>
            <w:tcW w:w="2175" w:type="dxa"/>
          </w:tcPr>
          <w:p w:rsidR="00B26960" w:rsidRDefault="00B26960" w:rsidP="00B26960">
            <w:pPr>
              <w:pStyle w:val="Table-Text"/>
            </w:pPr>
            <w:r>
              <w:t>ipv4address</w:t>
            </w:r>
          </w:p>
        </w:tc>
        <w:tc>
          <w:tcPr>
            <w:tcW w:w="3507" w:type="dxa"/>
          </w:tcPr>
          <w:p w:rsidR="00B26960" w:rsidRDefault="00B26960" w:rsidP="00841E28">
            <w:pPr>
              <w:pStyle w:val="Table-Text"/>
            </w:pPr>
            <w:r>
              <w:t xml:space="preserve">The </w:t>
            </w:r>
            <w:r w:rsidR="00841E28">
              <w:t>IP</w:t>
            </w:r>
            <w:r>
              <w:t>v4 address for the A record</w:t>
            </w:r>
          </w:p>
        </w:tc>
      </w:tr>
    </w:tbl>
    <w:p w:rsidR="000E46A1" w:rsidRDefault="00B26960" w:rsidP="000E46A1">
      <w:r w:rsidRPr="00B26960">
        <w:t>AAAA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841E28">
            <w:pPr>
              <w:pStyle w:val="Table-Text"/>
            </w:pPr>
            <w:r>
              <w:t xml:space="preserve">The </w:t>
            </w:r>
            <w:r w:rsidR="00841E28">
              <w:t>ttl</w:t>
            </w:r>
            <w:r>
              <w:t xml:space="preserve">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“AAAA”</w:t>
            </w:r>
          </w:p>
        </w:tc>
      </w:tr>
      <w:tr w:rsidR="00B26960" w:rsidTr="00B26960">
        <w:trPr>
          <w:trHeight w:val="113"/>
          <w:tblHeader w:val="0"/>
        </w:trPr>
        <w:tc>
          <w:tcPr>
            <w:tcW w:w="2965" w:type="dxa"/>
          </w:tcPr>
          <w:p w:rsidR="00B26960" w:rsidRDefault="00B26960" w:rsidP="00B26960">
            <w:pPr>
              <w:pStyle w:val="Table-Text"/>
            </w:pPr>
            <w:r>
              <w:t>address</w:t>
            </w:r>
          </w:p>
        </w:tc>
        <w:tc>
          <w:tcPr>
            <w:tcW w:w="2175" w:type="dxa"/>
          </w:tcPr>
          <w:p w:rsidR="00B26960" w:rsidRDefault="00B26960" w:rsidP="00B26960">
            <w:pPr>
              <w:pStyle w:val="Table-Text"/>
            </w:pPr>
            <w:r>
              <w:t>ipv6address</w:t>
            </w:r>
          </w:p>
        </w:tc>
        <w:tc>
          <w:tcPr>
            <w:tcW w:w="3507" w:type="dxa"/>
          </w:tcPr>
          <w:p w:rsidR="00B26960" w:rsidRDefault="00B26960" w:rsidP="00841E28">
            <w:pPr>
              <w:pStyle w:val="Table-Text"/>
            </w:pPr>
            <w:r>
              <w:t xml:space="preserve">The </w:t>
            </w:r>
            <w:r w:rsidR="00841E28">
              <w:t>IP</w:t>
            </w:r>
            <w:r>
              <w:t>v6 address for the AAAA record</w:t>
            </w:r>
          </w:p>
        </w:tc>
      </w:tr>
    </w:tbl>
    <w:p w:rsidR="00B26960" w:rsidRDefault="00B26960" w:rsidP="000E46A1">
      <w:r w:rsidRPr="00B26960">
        <w:t>MX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lastRenderedPageBreak/>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841E28">
            <w:pPr>
              <w:pStyle w:val="Table-Text"/>
            </w:pPr>
            <w:r>
              <w:t xml:space="preserve">The </w:t>
            </w:r>
            <w:r w:rsidR="00841E28">
              <w:t>ttl</w:t>
            </w:r>
            <w:r>
              <w:t xml:space="preserve">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“MX”</w:t>
            </w:r>
          </w:p>
        </w:tc>
      </w:tr>
      <w:tr w:rsidR="00B26960" w:rsidTr="00B26960">
        <w:trPr>
          <w:trHeight w:val="113"/>
          <w:tblHeader w:val="0"/>
        </w:trPr>
        <w:tc>
          <w:tcPr>
            <w:tcW w:w="2965" w:type="dxa"/>
          </w:tcPr>
          <w:p w:rsidR="00B26960" w:rsidRDefault="00B26960" w:rsidP="00B26960">
            <w:pPr>
              <w:pStyle w:val="Table-Text"/>
            </w:pPr>
            <w:r>
              <w:t>priority</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priority for the mail server</w:t>
            </w:r>
          </w:p>
        </w:tc>
      </w:tr>
      <w:tr w:rsidR="00B26960" w:rsidTr="00B26960">
        <w:trPr>
          <w:trHeight w:val="113"/>
          <w:tblHeader w:val="0"/>
        </w:trPr>
        <w:tc>
          <w:tcPr>
            <w:tcW w:w="2965" w:type="dxa"/>
          </w:tcPr>
          <w:p w:rsidR="00B26960" w:rsidRDefault="00B26960" w:rsidP="00B26960">
            <w:pPr>
              <w:pStyle w:val="Table-Text"/>
            </w:pPr>
            <w:r>
              <w:t>target</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mail server</w:t>
            </w:r>
          </w:p>
        </w:tc>
      </w:tr>
    </w:tbl>
    <w:p w:rsidR="00B26960" w:rsidRDefault="00B26960" w:rsidP="000E46A1">
      <w:r w:rsidRPr="00B26960">
        <w:t>CNAME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841E28">
            <w:pPr>
              <w:pStyle w:val="Table-Text"/>
            </w:pPr>
            <w:r>
              <w:t xml:space="preserve">The </w:t>
            </w:r>
            <w:r w:rsidR="00841E28">
              <w:t>ttl</w:t>
            </w:r>
            <w:r>
              <w:t xml:space="preserve">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“CNAME”</w:t>
            </w:r>
          </w:p>
        </w:tc>
      </w:tr>
      <w:tr w:rsidR="00B26960" w:rsidTr="00B26960">
        <w:trPr>
          <w:trHeight w:val="113"/>
          <w:tblHeader w:val="0"/>
        </w:trPr>
        <w:tc>
          <w:tcPr>
            <w:tcW w:w="2965" w:type="dxa"/>
          </w:tcPr>
          <w:p w:rsidR="00B26960" w:rsidRDefault="00B26960" w:rsidP="00B26960">
            <w:pPr>
              <w:pStyle w:val="Table-Text"/>
            </w:pPr>
            <w:r>
              <w:t>target</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target of the CNAME record</w:t>
            </w:r>
          </w:p>
        </w:tc>
      </w:tr>
    </w:tbl>
    <w:p w:rsidR="00B26960" w:rsidRDefault="00B26960" w:rsidP="00FB749C">
      <w:pPr>
        <w:keepNext/>
      </w:pPr>
      <w:r w:rsidRPr="00B26960">
        <w:t>SRV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ttl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“SRV”</w:t>
            </w:r>
          </w:p>
        </w:tc>
      </w:tr>
      <w:tr w:rsidR="00B26960" w:rsidTr="00B26960">
        <w:trPr>
          <w:trHeight w:val="113"/>
          <w:tblHeader w:val="0"/>
        </w:trPr>
        <w:tc>
          <w:tcPr>
            <w:tcW w:w="2965" w:type="dxa"/>
          </w:tcPr>
          <w:p w:rsidR="00B26960" w:rsidRDefault="00B26960" w:rsidP="00B26960">
            <w:pPr>
              <w:pStyle w:val="Table-Text"/>
            </w:pPr>
            <w:r>
              <w:t>priority</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priority for the record</w:t>
            </w:r>
          </w:p>
        </w:tc>
      </w:tr>
      <w:tr w:rsidR="00B26960" w:rsidTr="00B26960">
        <w:trPr>
          <w:trHeight w:val="113"/>
          <w:tblHeader w:val="0"/>
        </w:trPr>
        <w:tc>
          <w:tcPr>
            <w:tcW w:w="2965" w:type="dxa"/>
          </w:tcPr>
          <w:p w:rsidR="00B26960" w:rsidRDefault="00B26960" w:rsidP="00B26960">
            <w:pPr>
              <w:pStyle w:val="Table-Text"/>
            </w:pPr>
            <w:r>
              <w:t>weight</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weight of the record</w:t>
            </w:r>
          </w:p>
        </w:tc>
      </w:tr>
      <w:tr w:rsidR="00B26960" w:rsidTr="00B26960">
        <w:trPr>
          <w:trHeight w:val="113"/>
          <w:tblHeader w:val="0"/>
        </w:trPr>
        <w:tc>
          <w:tcPr>
            <w:tcW w:w="2965" w:type="dxa"/>
          </w:tcPr>
          <w:p w:rsidR="00B26960" w:rsidRDefault="00B26960" w:rsidP="00B26960">
            <w:pPr>
              <w:pStyle w:val="Table-Text"/>
            </w:pPr>
            <w:r>
              <w:t>port</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port of the service</w:t>
            </w:r>
          </w:p>
        </w:tc>
      </w:tr>
      <w:tr w:rsidR="00B26960" w:rsidTr="00B26960">
        <w:trPr>
          <w:trHeight w:val="113"/>
          <w:tblHeader w:val="0"/>
        </w:trPr>
        <w:tc>
          <w:tcPr>
            <w:tcW w:w="2965" w:type="dxa"/>
          </w:tcPr>
          <w:p w:rsidR="00B26960" w:rsidRDefault="00B26960" w:rsidP="00B26960">
            <w:pPr>
              <w:pStyle w:val="Table-Text"/>
            </w:pPr>
            <w:r>
              <w:t>target</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target for the SRV record</w:t>
            </w:r>
          </w:p>
        </w:tc>
      </w:tr>
    </w:tbl>
    <w:p w:rsidR="00B26960" w:rsidRDefault="00B26960" w:rsidP="000E46A1">
      <w:r w:rsidRPr="00B26960">
        <w:t>TXT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ttl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“TXT”</w:t>
            </w:r>
          </w:p>
        </w:tc>
      </w:tr>
      <w:tr w:rsidR="00B26960" w:rsidTr="00B26960">
        <w:trPr>
          <w:trHeight w:val="113"/>
          <w:tblHeader w:val="0"/>
        </w:trPr>
        <w:tc>
          <w:tcPr>
            <w:tcW w:w="2965" w:type="dxa"/>
          </w:tcPr>
          <w:p w:rsidR="00B26960" w:rsidRDefault="00B26960" w:rsidP="00B26960">
            <w:pPr>
              <w:pStyle w:val="Table-Text"/>
            </w:pPr>
            <w:r>
              <w:t>strings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textual value for the record</w:t>
            </w:r>
          </w:p>
        </w:tc>
      </w:tr>
    </w:tbl>
    <w:p w:rsidR="00B26960" w:rsidRDefault="00B26960" w:rsidP="000E46A1">
      <w:r w:rsidRPr="00B26960">
        <w:t>PTR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lastRenderedPageBreak/>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ttl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“PTR”</w:t>
            </w:r>
          </w:p>
        </w:tc>
      </w:tr>
      <w:tr w:rsidR="00B26960" w:rsidTr="00B26960">
        <w:trPr>
          <w:trHeight w:val="113"/>
          <w:tblHeader w:val="0"/>
        </w:trPr>
        <w:tc>
          <w:tcPr>
            <w:tcW w:w="2965" w:type="dxa"/>
          </w:tcPr>
          <w:p w:rsidR="00B26960" w:rsidRDefault="00B26960" w:rsidP="00B26960">
            <w:pPr>
              <w:pStyle w:val="Table-Text"/>
            </w:pPr>
            <w:r>
              <w:t>target</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target of the PTR record</w:t>
            </w:r>
          </w:p>
        </w:tc>
      </w:tr>
    </w:tbl>
    <w:p w:rsidR="00B26960" w:rsidRDefault="00B26960" w:rsidP="000E46A1">
      <w:r w:rsidRPr="00B26960">
        <w:t>DS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ttl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“DS”</w:t>
            </w:r>
          </w:p>
        </w:tc>
      </w:tr>
      <w:tr w:rsidR="00B26960" w:rsidTr="00B26960">
        <w:trPr>
          <w:trHeight w:val="113"/>
          <w:tblHeader w:val="0"/>
        </w:trPr>
        <w:tc>
          <w:tcPr>
            <w:tcW w:w="2965" w:type="dxa"/>
          </w:tcPr>
          <w:p w:rsidR="00B26960" w:rsidRDefault="00B26960" w:rsidP="00B26960">
            <w:pPr>
              <w:pStyle w:val="Table-Text"/>
            </w:pPr>
            <w:r>
              <w:t>footprint</w:t>
            </w:r>
          </w:p>
          <w:p w:rsidR="00B26960" w:rsidRDefault="00B26960" w:rsidP="00B26960">
            <w:pPr>
              <w:pStyle w:val="Table-Text"/>
            </w:pPr>
            <w:r>
              <w:t>(keyTag)*</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keyTag of the DS resource record</w:t>
            </w:r>
          </w:p>
        </w:tc>
      </w:tr>
      <w:tr w:rsidR="00B26960" w:rsidTr="00B26960">
        <w:trPr>
          <w:trHeight w:val="113"/>
          <w:tblHeader w:val="0"/>
        </w:trPr>
        <w:tc>
          <w:tcPr>
            <w:tcW w:w="2965" w:type="dxa"/>
          </w:tcPr>
          <w:p w:rsidR="00B26960" w:rsidRDefault="00B26960" w:rsidP="00B26960">
            <w:pPr>
              <w:pStyle w:val="Table-Text"/>
            </w:pPr>
            <w:r w:rsidRPr="009F42BB">
              <w:t>algorithm</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algorithm for the DS record</w:t>
            </w:r>
          </w:p>
        </w:tc>
      </w:tr>
      <w:tr w:rsidR="00B26960" w:rsidTr="00B26960">
        <w:trPr>
          <w:trHeight w:val="113"/>
          <w:tblHeader w:val="0"/>
        </w:trPr>
        <w:tc>
          <w:tcPr>
            <w:tcW w:w="2965" w:type="dxa"/>
          </w:tcPr>
          <w:p w:rsidR="00B26960" w:rsidRDefault="00B26960" w:rsidP="00B26960">
            <w:pPr>
              <w:pStyle w:val="Table-Text"/>
            </w:pPr>
            <w:r>
              <w:t>digestId</w:t>
            </w:r>
          </w:p>
          <w:p w:rsidR="00B26960" w:rsidRPr="009F42BB" w:rsidRDefault="00B26960" w:rsidP="00B26960">
            <w:pPr>
              <w:pStyle w:val="Table-Text"/>
            </w:pPr>
            <w:r>
              <w:t>(digestType)*</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digest type for the DS record</w:t>
            </w:r>
          </w:p>
        </w:tc>
      </w:tr>
      <w:tr w:rsidR="00B26960" w:rsidTr="00B26960">
        <w:trPr>
          <w:trHeight w:val="113"/>
          <w:tblHeader w:val="0"/>
        </w:trPr>
        <w:tc>
          <w:tcPr>
            <w:tcW w:w="2965" w:type="dxa"/>
          </w:tcPr>
          <w:p w:rsidR="00B26960" w:rsidRPr="009F42BB" w:rsidRDefault="00B26960" w:rsidP="00B26960">
            <w:pPr>
              <w:pStyle w:val="Table-Text"/>
            </w:pPr>
            <w:r w:rsidRPr="009F42BB">
              <w:t>digest</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actual digest value</w:t>
            </w:r>
          </w:p>
        </w:tc>
      </w:tr>
    </w:tbl>
    <w:p w:rsidR="00B26960" w:rsidRDefault="00B26960" w:rsidP="00B26960">
      <w:pPr>
        <w:pStyle w:val="Note"/>
      </w:pPr>
      <w:r w:rsidRPr="00B26960">
        <w:rPr>
          <w:b/>
        </w:rPr>
        <w:t>Note:</w:t>
      </w:r>
      <w:r>
        <w:tab/>
      </w:r>
      <w:r w:rsidR="00044F45">
        <w:t>*</w:t>
      </w:r>
      <w:r>
        <w:t>T</w:t>
      </w:r>
      <w:r w:rsidRPr="00B26960">
        <w:t>he keyTag and digestType field names have been changed to align with the names used by the DNS Java library.</w:t>
      </w:r>
    </w:p>
    <w:p w:rsidR="000E46A1" w:rsidRDefault="00B26960" w:rsidP="000E46A1">
      <w:r w:rsidRPr="00B26960">
        <w:t>CERT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ttl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“CERT”</w:t>
            </w:r>
          </w:p>
        </w:tc>
      </w:tr>
      <w:tr w:rsidR="00B26960" w:rsidTr="00B26960">
        <w:trPr>
          <w:trHeight w:val="113"/>
          <w:tblHeader w:val="0"/>
        </w:trPr>
        <w:tc>
          <w:tcPr>
            <w:tcW w:w="2965" w:type="dxa"/>
          </w:tcPr>
          <w:p w:rsidR="00B26960" w:rsidRDefault="00B26960" w:rsidP="00B26960">
            <w:pPr>
              <w:pStyle w:val="Table-Text"/>
            </w:pPr>
            <w:r>
              <w:t>certType</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type of the CERT resource record</w:t>
            </w:r>
          </w:p>
        </w:tc>
      </w:tr>
      <w:tr w:rsidR="00B26960" w:rsidTr="00B26960">
        <w:trPr>
          <w:trHeight w:val="113"/>
          <w:tblHeader w:val="0"/>
        </w:trPr>
        <w:tc>
          <w:tcPr>
            <w:tcW w:w="2965" w:type="dxa"/>
          </w:tcPr>
          <w:p w:rsidR="00B26960" w:rsidRDefault="00B26960" w:rsidP="00B26960">
            <w:pPr>
              <w:pStyle w:val="Table-Text"/>
            </w:pPr>
            <w:r>
              <w:t>keyTag</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key tag for the CERT resource record</w:t>
            </w:r>
          </w:p>
        </w:tc>
      </w:tr>
      <w:tr w:rsidR="00B26960" w:rsidTr="00B26960">
        <w:trPr>
          <w:trHeight w:val="113"/>
          <w:tblHeader w:val="0"/>
        </w:trPr>
        <w:tc>
          <w:tcPr>
            <w:tcW w:w="2965" w:type="dxa"/>
          </w:tcPr>
          <w:p w:rsidR="00B26960" w:rsidRDefault="00B26960" w:rsidP="00B26960">
            <w:pPr>
              <w:pStyle w:val="Table-Text"/>
            </w:pPr>
            <w:r w:rsidRPr="009F42BB">
              <w:t>algorithm</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algorithm for the CERT record</w:t>
            </w:r>
          </w:p>
        </w:tc>
      </w:tr>
      <w:tr w:rsidR="00B26960" w:rsidTr="00B26960">
        <w:trPr>
          <w:trHeight w:val="113"/>
          <w:tblHeader w:val="0"/>
        </w:trPr>
        <w:tc>
          <w:tcPr>
            <w:tcW w:w="2965" w:type="dxa"/>
          </w:tcPr>
          <w:p w:rsidR="00B26960" w:rsidRPr="009F42BB" w:rsidRDefault="00B26960" w:rsidP="00B26960">
            <w:pPr>
              <w:pStyle w:val="Table-Text"/>
            </w:pPr>
            <w:r>
              <w:t>cert</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actual certificate or CRL value of the CERT record</w:t>
            </w:r>
          </w:p>
        </w:tc>
      </w:tr>
    </w:tbl>
    <w:p w:rsidR="00B26960" w:rsidRDefault="00B26960" w:rsidP="000E46A1">
      <w:r w:rsidRPr="00B26960">
        <w:t>NAPTR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ttl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“NAPTR”</w:t>
            </w:r>
          </w:p>
        </w:tc>
      </w:tr>
      <w:tr w:rsidR="00B26960" w:rsidTr="00B26960">
        <w:trPr>
          <w:trHeight w:val="113"/>
          <w:tblHeader w:val="0"/>
        </w:trPr>
        <w:tc>
          <w:tcPr>
            <w:tcW w:w="2965" w:type="dxa"/>
          </w:tcPr>
          <w:p w:rsidR="00B26960" w:rsidRDefault="00B26960" w:rsidP="00B26960">
            <w:pPr>
              <w:pStyle w:val="Table-Text"/>
            </w:pPr>
            <w:r>
              <w:lastRenderedPageBreak/>
              <w:t>order</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order of the NAPTR record</w:t>
            </w:r>
          </w:p>
        </w:tc>
      </w:tr>
      <w:tr w:rsidR="00B26960" w:rsidTr="00B26960">
        <w:trPr>
          <w:trHeight w:val="113"/>
          <w:tblHeader w:val="0"/>
        </w:trPr>
        <w:tc>
          <w:tcPr>
            <w:tcW w:w="2965" w:type="dxa"/>
          </w:tcPr>
          <w:p w:rsidR="00B26960" w:rsidRDefault="00B26960" w:rsidP="00B26960">
            <w:pPr>
              <w:pStyle w:val="Table-Text"/>
            </w:pPr>
            <w:r>
              <w:t>preference</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preference of the NAPTR record</w:t>
            </w:r>
          </w:p>
        </w:tc>
      </w:tr>
      <w:tr w:rsidR="00B26960" w:rsidTr="00B26960">
        <w:trPr>
          <w:trHeight w:val="113"/>
          <w:tblHeader w:val="0"/>
        </w:trPr>
        <w:tc>
          <w:tcPr>
            <w:tcW w:w="2965" w:type="dxa"/>
          </w:tcPr>
          <w:p w:rsidR="00B26960" w:rsidRDefault="00B26960" w:rsidP="00B26960">
            <w:pPr>
              <w:pStyle w:val="Table-Text"/>
            </w:pPr>
            <w:r>
              <w:t>flags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flags for the NAPTR record</w:t>
            </w:r>
          </w:p>
        </w:tc>
      </w:tr>
      <w:tr w:rsidR="00B26960" w:rsidTr="00B26960">
        <w:trPr>
          <w:trHeight w:val="113"/>
          <w:tblHeader w:val="0"/>
        </w:trPr>
        <w:tc>
          <w:tcPr>
            <w:tcW w:w="2965" w:type="dxa"/>
          </w:tcPr>
          <w:p w:rsidR="00B26960" w:rsidRDefault="00B26960" w:rsidP="00B26960">
            <w:pPr>
              <w:pStyle w:val="Table-Text"/>
            </w:pPr>
            <w:r>
              <w:t>service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service of the NAPTR record</w:t>
            </w:r>
          </w:p>
        </w:tc>
      </w:tr>
      <w:tr w:rsidR="00B26960" w:rsidTr="00B26960">
        <w:trPr>
          <w:trHeight w:val="113"/>
          <w:tblHeader w:val="0"/>
        </w:trPr>
        <w:tc>
          <w:tcPr>
            <w:tcW w:w="2965" w:type="dxa"/>
          </w:tcPr>
          <w:p w:rsidR="00B26960" w:rsidRDefault="00B26960" w:rsidP="00B26960">
            <w:pPr>
              <w:pStyle w:val="Table-Text"/>
            </w:pPr>
            <w:r>
              <w:t>regexp</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regexp for the NAPTR record</w:t>
            </w:r>
          </w:p>
        </w:tc>
      </w:tr>
      <w:tr w:rsidR="00B26960" w:rsidTr="00B26960">
        <w:trPr>
          <w:trHeight w:val="113"/>
          <w:tblHeader w:val="0"/>
        </w:trPr>
        <w:tc>
          <w:tcPr>
            <w:tcW w:w="2965" w:type="dxa"/>
          </w:tcPr>
          <w:p w:rsidR="00B26960" w:rsidRDefault="00B26960" w:rsidP="00B26960">
            <w:pPr>
              <w:pStyle w:val="Table-Text"/>
            </w:pPr>
            <w:r>
              <w:t>replacement</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replacement for the NAPTR record</w:t>
            </w:r>
          </w:p>
        </w:tc>
      </w:tr>
    </w:tbl>
    <w:p w:rsidR="00B26960" w:rsidRDefault="00B26960" w:rsidP="000E46A1">
      <w:r w:rsidRPr="00B26960">
        <w:t>SSHFP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ttl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“SSHFP”</w:t>
            </w:r>
          </w:p>
        </w:tc>
      </w:tr>
      <w:tr w:rsidR="00B26960" w:rsidTr="00B26960">
        <w:trPr>
          <w:trHeight w:val="113"/>
          <w:tblHeader w:val="0"/>
        </w:trPr>
        <w:tc>
          <w:tcPr>
            <w:tcW w:w="2965" w:type="dxa"/>
          </w:tcPr>
          <w:p w:rsidR="00B26960" w:rsidRDefault="00B26960" w:rsidP="00B26960">
            <w:pPr>
              <w:pStyle w:val="Table-Text"/>
            </w:pPr>
            <w:r w:rsidRPr="004C3BBC">
              <w:t>algorithm</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algorithm code for the SSHFP</w:t>
            </w:r>
          </w:p>
        </w:tc>
      </w:tr>
      <w:tr w:rsidR="00B26960" w:rsidTr="00B26960">
        <w:trPr>
          <w:trHeight w:val="113"/>
          <w:tblHeader w:val="0"/>
        </w:trPr>
        <w:tc>
          <w:tcPr>
            <w:tcW w:w="2965" w:type="dxa"/>
          </w:tcPr>
          <w:p w:rsidR="00B26960" w:rsidRPr="004C3BBC" w:rsidRDefault="00B26960" w:rsidP="00B26960">
            <w:pPr>
              <w:pStyle w:val="Table-Text"/>
            </w:pPr>
            <w:r>
              <w:t>digestType</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digest type for the SSHFP</w:t>
            </w:r>
          </w:p>
        </w:tc>
      </w:tr>
      <w:tr w:rsidR="00B26960" w:rsidTr="00B26960">
        <w:trPr>
          <w:trHeight w:val="113"/>
          <w:tblHeader w:val="0"/>
        </w:trPr>
        <w:tc>
          <w:tcPr>
            <w:tcW w:w="2965" w:type="dxa"/>
          </w:tcPr>
          <w:p w:rsidR="00B26960" w:rsidRDefault="00B26960" w:rsidP="00B26960">
            <w:pPr>
              <w:pStyle w:val="Table-Text"/>
            </w:pPr>
            <w:r>
              <w:t>fingerprint</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fingerprint value for the SSHFP</w:t>
            </w:r>
          </w:p>
        </w:tc>
      </w:tr>
    </w:tbl>
    <w:p w:rsidR="00B26960" w:rsidRDefault="00B26960" w:rsidP="00044F45">
      <w:pPr>
        <w:keepNext/>
      </w:pPr>
      <w:r w:rsidRPr="00B26960">
        <w:t>LOC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C81587" w:rsidTr="00A11CBE">
        <w:trPr>
          <w:tblHeader w:val="0"/>
        </w:trPr>
        <w:tc>
          <w:tcPr>
            <w:tcW w:w="2965" w:type="dxa"/>
            <w:shd w:val="clear" w:color="auto" w:fill="BFBFBF" w:themeFill="background1" w:themeFillShade="BF"/>
          </w:tcPr>
          <w:p w:rsidR="00C81587" w:rsidRPr="00750051" w:rsidRDefault="00C81587" w:rsidP="00A11CBE">
            <w:pPr>
              <w:pStyle w:val="Table-Header"/>
            </w:pPr>
            <w:r>
              <w:t>Field Name</w:t>
            </w:r>
          </w:p>
        </w:tc>
        <w:tc>
          <w:tcPr>
            <w:tcW w:w="2175" w:type="dxa"/>
            <w:shd w:val="clear" w:color="auto" w:fill="BFBFBF" w:themeFill="background1" w:themeFillShade="BF"/>
          </w:tcPr>
          <w:p w:rsidR="00C81587" w:rsidRDefault="00C81587" w:rsidP="00A11CBE">
            <w:pPr>
              <w:pStyle w:val="Table-Header"/>
            </w:pPr>
            <w:r>
              <w:t>Type</w:t>
            </w:r>
          </w:p>
        </w:tc>
        <w:tc>
          <w:tcPr>
            <w:tcW w:w="3507" w:type="dxa"/>
            <w:shd w:val="clear" w:color="auto" w:fill="BFBFBF" w:themeFill="background1" w:themeFillShade="BF"/>
          </w:tcPr>
          <w:p w:rsidR="00C81587" w:rsidRDefault="00C81587" w:rsidP="00A11CBE">
            <w:pPr>
              <w:pStyle w:val="Table-Header"/>
            </w:pPr>
            <w:r>
              <w:t>Description</w:t>
            </w:r>
          </w:p>
        </w:tc>
      </w:tr>
      <w:tr w:rsidR="00C81587" w:rsidTr="00A11CBE">
        <w:trPr>
          <w:trHeight w:val="113"/>
          <w:tblHeader w:val="0"/>
        </w:trPr>
        <w:tc>
          <w:tcPr>
            <w:tcW w:w="2965" w:type="dxa"/>
          </w:tcPr>
          <w:p w:rsidR="00C81587" w:rsidRDefault="00C81587" w:rsidP="00C81587">
            <w:pPr>
              <w:pStyle w:val="Table-Text"/>
            </w:pPr>
            <w:r>
              <w:t>name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name of the resource record</w:t>
            </w:r>
          </w:p>
        </w:tc>
      </w:tr>
      <w:tr w:rsidR="00C81587" w:rsidTr="00A11CBE">
        <w:trPr>
          <w:trHeight w:val="113"/>
          <w:tblHeader w:val="0"/>
        </w:trPr>
        <w:tc>
          <w:tcPr>
            <w:tcW w:w="2965" w:type="dxa"/>
          </w:tcPr>
          <w:p w:rsidR="00C81587" w:rsidRDefault="00C81587" w:rsidP="00C81587">
            <w:pPr>
              <w:pStyle w:val="Table-Text"/>
            </w:pPr>
            <w:r>
              <w:t>class</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class of the resource record, currently the only support class is “IN”</w:t>
            </w:r>
          </w:p>
        </w:tc>
      </w:tr>
      <w:tr w:rsidR="00C81587" w:rsidTr="00A11CBE">
        <w:trPr>
          <w:trHeight w:val="113"/>
          <w:tblHeader w:val="0"/>
        </w:trPr>
        <w:tc>
          <w:tcPr>
            <w:tcW w:w="2965" w:type="dxa"/>
          </w:tcPr>
          <w:p w:rsidR="00C81587" w:rsidRDefault="00C81587" w:rsidP="00C81587">
            <w:pPr>
              <w:pStyle w:val="Table-Text"/>
            </w:pPr>
            <w:r>
              <w:t>ttl</w:t>
            </w:r>
          </w:p>
        </w:tc>
        <w:tc>
          <w:tcPr>
            <w:tcW w:w="2175" w:type="dxa"/>
          </w:tcPr>
          <w:p w:rsidR="00C81587" w:rsidRDefault="00C81587" w:rsidP="00C81587">
            <w:pPr>
              <w:pStyle w:val="Table-Text"/>
            </w:pPr>
            <w:r>
              <w:t>integer</w:t>
            </w:r>
          </w:p>
        </w:tc>
        <w:tc>
          <w:tcPr>
            <w:tcW w:w="3507" w:type="dxa"/>
          </w:tcPr>
          <w:p w:rsidR="00C81587" w:rsidRDefault="00C81587" w:rsidP="00C81587">
            <w:pPr>
              <w:pStyle w:val="Table-Text"/>
            </w:pPr>
            <w:r>
              <w:t>The ttl of the resource record</w:t>
            </w:r>
          </w:p>
        </w:tc>
      </w:tr>
      <w:tr w:rsidR="00C81587" w:rsidTr="00A11CBE">
        <w:trPr>
          <w:trHeight w:val="113"/>
          <w:tblHeader w:val="0"/>
        </w:trPr>
        <w:tc>
          <w:tcPr>
            <w:tcW w:w="2965" w:type="dxa"/>
          </w:tcPr>
          <w:p w:rsidR="00C81587" w:rsidRDefault="00C81587" w:rsidP="00C81587">
            <w:pPr>
              <w:pStyle w:val="Table-Text"/>
            </w:pPr>
            <w:r>
              <w:t>type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type of the resource record. For this record type it is the literal value “LOC”</w:t>
            </w:r>
          </w:p>
        </w:tc>
      </w:tr>
      <w:tr w:rsidR="00C81587" w:rsidTr="00A11CBE">
        <w:trPr>
          <w:trHeight w:val="113"/>
          <w:tblHeader w:val="0"/>
        </w:trPr>
        <w:tc>
          <w:tcPr>
            <w:tcW w:w="2965" w:type="dxa"/>
          </w:tcPr>
          <w:p w:rsidR="00C81587" w:rsidRDefault="00C81587" w:rsidP="00C81587">
            <w:pPr>
              <w:pStyle w:val="Table-Text"/>
            </w:pPr>
            <w:r>
              <w:t>size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size value for the LOC record</w:t>
            </w:r>
          </w:p>
        </w:tc>
      </w:tr>
      <w:tr w:rsidR="00C81587" w:rsidTr="00A11CBE">
        <w:trPr>
          <w:trHeight w:val="113"/>
          <w:tblHeader w:val="0"/>
        </w:trPr>
        <w:tc>
          <w:tcPr>
            <w:tcW w:w="2965" w:type="dxa"/>
          </w:tcPr>
          <w:p w:rsidR="00C81587" w:rsidRDefault="00C81587" w:rsidP="00C81587">
            <w:pPr>
              <w:pStyle w:val="Table-Text"/>
            </w:pPr>
            <w:r w:rsidRPr="004C3BBC">
              <w:t>hPrecision</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horizontal precision value for the LOC record</w:t>
            </w:r>
          </w:p>
        </w:tc>
      </w:tr>
      <w:tr w:rsidR="00C81587" w:rsidTr="00A11CBE">
        <w:trPr>
          <w:trHeight w:val="113"/>
          <w:tblHeader w:val="0"/>
        </w:trPr>
        <w:tc>
          <w:tcPr>
            <w:tcW w:w="2965" w:type="dxa"/>
          </w:tcPr>
          <w:p w:rsidR="00C81587" w:rsidRPr="004C3BBC" w:rsidRDefault="00C81587" w:rsidP="00C81587">
            <w:pPr>
              <w:pStyle w:val="Table-Text"/>
            </w:pPr>
            <w:r w:rsidRPr="004C3BBC">
              <w:t>vPrecision</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vertical precision value for the LOC record</w:t>
            </w:r>
          </w:p>
        </w:tc>
      </w:tr>
      <w:tr w:rsidR="00C81587" w:rsidTr="00A11CBE">
        <w:trPr>
          <w:trHeight w:val="113"/>
          <w:tblHeader w:val="0"/>
        </w:trPr>
        <w:tc>
          <w:tcPr>
            <w:tcW w:w="2965" w:type="dxa"/>
          </w:tcPr>
          <w:p w:rsidR="00C81587" w:rsidRPr="004C3BBC" w:rsidRDefault="00C81587" w:rsidP="00C81587">
            <w:pPr>
              <w:pStyle w:val="Table-Text"/>
            </w:pPr>
            <w:r w:rsidRPr="004C3BBC">
              <w:t>latitude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latitude value for the LOC record</w:t>
            </w:r>
          </w:p>
        </w:tc>
      </w:tr>
      <w:tr w:rsidR="00C81587" w:rsidTr="00A11CBE">
        <w:trPr>
          <w:trHeight w:val="113"/>
          <w:tblHeader w:val="0"/>
        </w:trPr>
        <w:tc>
          <w:tcPr>
            <w:tcW w:w="2965" w:type="dxa"/>
          </w:tcPr>
          <w:p w:rsidR="00C81587" w:rsidRPr="004C3BBC" w:rsidRDefault="00C81587" w:rsidP="00C81587">
            <w:pPr>
              <w:pStyle w:val="Table-Text"/>
            </w:pPr>
            <w:r w:rsidRPr="004C3BBC">
              <w:t>longitude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longitude value for the LOC record</w:t>
            </w:r>
          </w:p>
        </w:tc>
      </w:tr>
      <w:tr w:rsidR="00C81587" w:rsidTr="00A11CBE">
        <w:trPr>
          <w:trHeight w:val="113"/>
          <w:tblHeader w:val="0"/>
        </w:trPr>
        <w:tc>
          <w:tcPr>
            <w:tcW w:w="2965" w:type="dxa"/>
          </w:tcPr>
          <w:p w:rsidR="00C81587" w:rsidRPr="004C3BBC" w:rsidRDefault="00C81587" w:rsidP="00C81587">
            <w:pPr>
              <w:pStyle w:val="Table-Text"/>
            </w:pPr>
            <w:r>
              <w:t>altitude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altitude value for the LOC record</w:t>
            </w:r>
          </w:p>
        </w:tc>
      </w:tr>
    </w:tbl>
    <w:p w:rsidR="00C81587" w:rsidRDefault="00C81587" w:rsidP="000E46A1">
      <w:r w:rsidRPr="00C81587">
        <w:t>SPF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C81587" w:rsidTr="00A11CBE">
        <w:trPr>
          <w:tblHeader w:val="0"/>
        </w:trPr>
        <w:tc>
          <w:tcPr>
            <w:tcW w:w="2965" w:type="dxa"/>
            <w:shd w:val="clear" w:color="auto" w:fill="BFBFBF" w:themeFill="background1" w:themeFillShade="BF"/>
          </w:tcPr>
          <w:p w:rsidR="00C81587" w:rsidRPr="00750051" w:rsidRDefault="00C81587" w:rsidP="00A11CBE">
            <w:pPr>
              <w:pStyle w:val="Table-Header"/>
            </w:pPr>
            <w:r>
              <w:t>Field Name</w:t>
            </w:r>
          </w:p>
        </w:tc>
        <w:tc>
          <w:tcPr>
            <w:tcW w:w="2175" w:type="dxa"/>
            <w:shd w:val="clear" w:color="auto" w:fill="BFBFBF" w:themeFill="background1" w:themeFillShade="BF"/>
          </w:tcPr>
          <w:p w:rsidR="00C81587" w:rsidRDefault="00C81587" w:rsidP="00A11CBE">
            <w:pPr>
              <w:pStyle w:val="Table-Header"/>
            </w:pPr>
            <w:r>
              <w:t>Type</w:t>
            </w:r>
          </w:p>
        </w:tc>
        <w:tc>
          <w:tcPr>
            <w:tcW w:w="3507" w:type="dxa"/>
            <w:shd w:val="clear" w:color="auto" w:fill="BFBFBF" w:themeFill="background1" w:themeFillShade="BF"/>
          </w:tcPr>
          <w:p w:rsidR="00C81587" w:rsidRDefault="00C81587" w:rsidP="00A11CBE">
            <w:pPr>
              <w:pStyle w:val="Table-Header"/>
            </w:pPr>
            <w:r>
              <w:t>Description</w:t>
            </w:r>
          </w:p>
        </w:tc>
      </w:tr>
      <w:tr w:rsidR="00C81587" w:rsidTr="00A11CBE">
        <w:trPr>
          <w:trHeight w:val="113"/>
          <w:tblHeader w:val="0"/>
        </w:trPr>
        <w:tc>
          <w:tcPr>
            <w:tcW w:w="2965" w:type="dxa"/>
          </w:tcPr>
          <w:p w:rsidR="00C81587" w:rsidRDefault="00C81587" w:rsidP="00C81587">
            <w:pPr>
              <w:pStyle w:val="Table-Text"/>
            </w:pPr>
            <w:r>
              <w:t>name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name of the resource record</w:t>
            </w:r>
          </w:p>
        </w:tc>
      </w:tr>
      <w:tr w:rsidR="00C81587" w:rsidTr="00A11CBE">
        <w:trPr>
          <w:trHeight w:val="113"/>
          <w:tblHeader w:val="0"/>
        </w:trPr>
        <w:tc>
          <w:tcPr>
            <w:tcW w:w="2965" w:type="dxa"/>
          </w:tcPr>
          <w:p w:rsidR="00C81587" w:rsidRDefault="00C81587" w:rsidP="00C81587">
            <w:pPr>
              <w:pStyle w:val="Table-Text"/>
            </w:pPr>
            <w:r>
              <w:t>class</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class of the resource record, currently the only support class is “IN”</w:t>
            </w:r>
          </w:p>
        </w:tc>
      </w:tr>
      <w:tr w:rsidR="00C81587" w:rsidTr="00A11CBE">
        <w:trPr>
          <w:trHeight w:val="113"/>
          <w:tblHeader w:val="0"/>
        </w:trPr>
        <w:tc>
          <w:tcPr>
            <w:tcW w:w="2965" w:type="dxa"/>
          </w:tcPr>
          <w:p w:rsidR="00C81587" w:rsidRDefault="00C81587" w:rsidP="00C81587">
            <w:pPr>
              <w:pStyle w:val="Table-Text"/>
            </w:pPr>
            <w:r>
              <w:t>ttl</w:t>
            </w:r>
          </w:p>
        </w:tc>
        <w:tc>
          <w:tcPr>
            <w:tcW w:w="2175" w:type="dxa"/>
          </w:tcPr>
          <w:p w:rsidR="00C81587" w:rsidRDefault="00C81587" w:rsidP="00C81587">
            <w:pPr>
              <w:pStyle w:val="Table-Text"/>
            </w:pPr>
            <w:r>
              <w:t>integer</w:t>
            </w:r>
          </w:p>
        </w:tc>
        <w:tc>
          <w:tcPr>
            <w:tcW w:w="3507" w:type="dxa"/>
          </w:tcPr>
          <w:p w:rsidR="00C81587" w:rsidRDefault="00C81587" w:rsidP="00C81587">
            <w:pPr>
              <w:pStyle w:val="Table-Text"/>
            </w:pPr>
            <w:r>
              <w:t>The ttl of the resource record</w:t>
            </w:r>
          </w:p>
        </w:tc>
      </w:tr>
      <w:tr w:rsidR="00C81587" w:rsidTr="00A11CBE">
        <w:trPr>
          <w:trHeight w:val="113"/>
          <w:tblHeader w:val="0"/>
        </w:trPr>
        <w:tc>
          <w:tcPr>
            <w:tcW w:w="2965" w:type="dxa"/>
          </w:tcPr>
          <w:p w:rsidR="00C81587" w:rsidRDefault="00C81587" w:rsidP="00C81587">
            <w:pPr>
              <w:pStyle w:val="Table-Text"/>
            </w:pPr>
            <w:r>
              <w:t>type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type of the resource record. For this record type it is the literal value “SPF”</w:t>
            </w:r>
          </w:p>
        </w:tc>
      </w:tr>
      <w:tr w:rsidR="00C81587" w:rsidTr="00A11CBE">
        <w:trPr>
          <w:trHeight w:val="113"/>
          <w:tblHeader w:val="0"/>
        </w:trPr>
        <w:tc>
          <w:tcPr>
            <w:tcW w:w="2965" w:type="dxa"/>
          </w:tcPr>
          <w:p w:rsidR="00C81587" w:rsidRDefault="00C81587" w:rsidP="00C81587">
            <w:pPr>
              <w:pStyle w:val="Table-Text"/>
            </w:pPr>
            <w:r>
              <w:t>strings</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textual value for the record</w:t>
            </w:r>
          </w:p>
        </w:tc>
      </w:tr>
    </w:tbl>
    <w:p w:rsidR="00775CCB" w:rsidRDefault="00775CCB" w:rsidP="00775CCB">
      <w:pPr>
        <w:rPr>
          <w:ins w:id="259" w:author="Arnaud Dumont" w:date="2014-02-20T11:24:00Z"/>
        </w:rPr>
      </w:pPr>
      <w:ins w:id="260" w:author="Arnaud Dumont" w:date="2014-02-20T11:24:00Z">
        <w:r w:rsidRPr="00C81587">
          <w:t>TLSA Record:</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775CCB" w:rsidTr="00DE117E">
        <w:trPr>
          <w:tblHeader w:val="0"/>
          <w:ins w:id="261" w:author="Arnaud Dumont" w:date="2014-02-20T11:24:00Z"/>
        </w:trPr>
        <w:tc>
          <w:tcPr>
            <w:tcW w:w="2965" w:type="dxa"/>
            <w:shd w:val="clear" w:color="auto" w:fill="BFBFBF" w:themeFill="background1" w:themeFillShade="BF"/>
          </w:tcPr>
          <w:p w:rsidR="00775CCB" w:rsidRPr="00750051" w:rsidRDefault="00775CCB" w:rsidP="00DE117E">
            <w:pPr>
              <w:pStyle w:val="Table-Header"/>
              <w:rPr>
                <w:ins w:id="262" w:author="Arnaud Dumont" w:date="2014-02-20T11:24:00Z"/>
              </w:rPr>
            </w:pPr>
            <w:ins w:id="263" w:author="Arnaud Dumont" w:date="2014-02-20T11:24:00Z">
              <w:r>
                <w:lastRenderedPageBreak/>
                <w:t>Field Name</w:t>
              </w:r>
            </w:ins>
          </w:p>
        </w:tc>
        <w:tc>
          <w:tcPr>
            <w:tcW w:w="2175" w:type="dxa"/>
            <w:shd w:val="clear" w:color="auto" w:fill="BFBFBF" w:themeFill="background1" w:themeFillShade="BF"/>
          </w:tcPr>
          <w:p w:rsidR="00775CCB" w:rsidRDefault="00775CCB" w:rsidP="00DE117E">
            <w:pPr>
              <w:pStyle w:val="Table-Header"/>
              <w:rPr>
                <w:ins w:id="264" w:author="Arnaud Dumont" w:date="2014-02-20T11:24:00Z"/>
              </w:rPr>
            </w:pPr>
            <w:ins w:id="265" w:author="Arnaud Dumont" w:date="2014-02-20T11:24:00Z">
              <w:r>
                <w:t>Type</w:t>
              </w:r>
            </w:ins>
          </w:p>
        </w:tc>
        <w:tc>
          <w:tcPr>
            <w:tcW w:w="3507" w:type="dxa"/>
            <w:shd w:val="clear" w:color="auto" w:fill="BFBFBF" w:themeFill="background1" w:themeFillShade="BF"/>
          </w:tcPr>
          <w:p w:rsidR="00775CCB" w:rsidRDefault="00775CCB" w:rsidP="00DE117E">
            <w:pPr>
              <w:pStyle w:val="Table-Header"/>
              <w:rPr>
                <w:ins w:id="266" w:author="Arnaud Dumont" w:date="2014-02-20T11:24:00Z"/>
              </w:rPr>
            </w:pPr>
            <w:ins w:id="267" w:author="Arnaud Dumont" w:date="2014-02-20T11:24:00Z">
              <w:r>
                <w:t>Description</w:t>
              </w:r>
            </w:ins>
          </w:p>
        </w:tc>
      </w:tr>
      <w:tr w:rsidR="00775CCB" w:rsidTr="00DE117E">
        <w:trPr>
          <w:trHeight w:val="113"/>
          <w:tblHeader w:val="0"/>
          <w:ins w:id="268" w:author="Arnaud Dumont" w:date="2014-02-20T11:24:00Z"/>
        </w:trPr>
        <w:tc>
          <w:tcPr>
            <w:tcW w:w="2965" w:type="dxa"/>
          </w:tcPr>
          <w:p w:rsidR="00775CCB" w:rsidRDefault="00775CCB" w:rsidP="00DE117E">
            <w:pPr>
              <w:pStyle w:val="Table-Text"/>
              <w:rPr>
                <w:ins w:id="269" w:author="Arnaud Dumont" w:date="2014-02-20T11:24:00Z"/>
              </w:rPr>
            </w:pPr>
            <w:ins w:id="270" w:author="Arnaud Dumont" w:date="2014-02-20T11:24:00Z">
              <w:r>
                <w:t>name</w:t>
              </w:r>
            </w:ins>
          </w:p>
        </w:tc>
        <w:tc>
          <w:tcPr>
            <w:tcW w:w="2175" w:type="dxa"/>
          </w:tcPr>
          <w:p w:rsidR="00775CCB" w:rsidRDefault="00775CCB" w:rsidP="00DE117E">
            <w:pPr>
              <w:pStyle w:val="Table-Text"/>
              <w:rPr>
                <w:ins w:id="271" w:author="Arnaud Dumont" w:date="2014-02-20T11:24:00Z"/>
              </w:rPr>
            </w:pPr>
            <w:ins w:id="272" w:author="Arnaud Dumont" w:date="2014-02-20T11:24:00Z">
              <w:r>
                <w:t>string</w:t>
              </w:r>
            </w:ins>
          </w:p>
        </w:tc>
        <w:tc>
          <w:tcPr>
            <w:tcW w:w="3507" w:type="dxa"/>
          </w:tcPr>
          <w:p w:rsidR="00775CCB" w:rsidRDefault="00775CCB" w:rsidP="00DE117E">
            <w:pPr>
              <w:pStyle w:val="Table-Text"/>
              <w:rPr>
                <w:ins w:id="273" w:author="Arnaud Dumont" w:date="2014-02-20T11:24:00Z"/>
              </w:rPr>
            </w:pPr>
            <w:ins w:id="274" w:author="Arnaud Dumont" w:date="2014-02-20T11:24:00Z">
              <w:r>
                <w:t>The name of the resource record</w:t>
              </w:r>
            </w:ins>
          </w:p>
        </w:tc>
      </w:tr>
      <w:tr w:rsidR="00775CCB" w:rsidTr="00DE117E">
        <w:trPr>
          <w:trHeight w:val="113"/>
          <w:tblHeader w:val="0"/>
          <w:ins w:id="275" w:author="Arnaud Dumont" w:date="2014-02-20T11:24:00Z"/>
        </w:trPr>
        <w:tc>
          <w:tcPr>
            <w:tcW w:w="2965" w:type="dxa"/>
          </w:tcPr>
          <w:p w:rsidR="00775CCB" w:rsidRDefault="00775CCB" w:rsidP="00DE117E">
            <w:pPr>
              <w:pStyle w:val="Table-Text"/>
              <w:rPr>
                <w:ins w:id="276" w:author="Arnaud Dumont" w:date="2014-02-20T11:24:00Z"/>
              </w:rPr>
            </w:pPr>
            <w:ins w:id="277" w:author="Arnaud Dumont" w:date="2014-02-20T11:24:00Z">
              <w:r>
                <w:t>class</w:t>
              </w:r>
            </w:ins>
          </w:p>
        </w:tc>
        <w:tc>
          <w:tcPr>
            <w:tcW w:w="2175" w:type="dxa"/>
          </w:tcPr>
          <w:p w:rsidR="00775CCB" w:rsidRDefault="00775CCB" w:rsidP="00DE117E">
            <w:pPr>
              <w:pStyle w:val="Table-Text"/>
              <w:rPr>
                <w:ins w:id="278" w:author="Arnaud Dumont" w:date="2014-02-20T11:24:00Z"/>
              </w:rPr>
            </w:pPr>
            <w:ins w:id="279" w:author="Arnaud Dumont" w:date="2014-02-20T11:24:00Z">
              <w:r>
                <w:t>string</w:t>
              </w:r>
            </w:ins>
          </w:p>
        </w:tc>
        <w:tc>
          <w:tcPr>
            <w:tcW w:w="3507" w:type="dxa"/>
          </w:tcPr>
          <w:p w:rsidR="00775CCB" w:rsidRDefault="00775CCB" w:rsidP="00DE117E">
            <w:pPr>
              <w:pStyle w:val="Table-Text"/>
              <w:rPr>
                <w:ins w:id="280" w:author="Arnaud Dumont" w:date="2014-02-20T11:24:00Z"/>
              </w:rPr>
            </w:pPr>
            <w:ins w:id="281" w:author="Arnaud Dumont" w:date="2014-02-20T11:24:00Z">
              <w:r>
                <w:t>The class of the resource record, currently the only support class is “IN”</w:t>
              </w:r>
            </w:ins>
          </w:p>
        </w:tc>
      </w:tr>
      <w:tr w:rsidR="00775CCB" w:rsidTr="00DE117E">
        <w:trPr>
          <w:trHeight w:val="113"/>
          <w:tblHeader w:val="0"/>
          <w:ins w:id="282" w:author="Arnaud Dumont" w:date="2014-02-20T11:24:00Z"/>
        </w:trPr>
        <w:tc>
          <w:tcPr>
            <w:tcW w:w="2965" w:type="dxa"/>
          </w:tcPr>
          <w:p w:rsidR="00775CCB" w:rsidRDefault="00775CCB" w:rsidP="00DE117E">
            <w:pPr>
              <w:pStyle w:val="Table-Text"/>
              <w:rPr>
                <w:ins w:id="283" w:author="Arnaud Dumont" w:date="2014-02-20T11:24:00Z"/>
              </w:rPr>
            </w:pPr>
            <w:ins w:id="284" w:author="Arnaud Dumont" w:date="2014-02-20T11:24:00Z">
              <w:r>
                <w:t>ttl</w:t>
              </w:r>
            </w:ins>
          </w:p>
        </w:tc>
        <w:tc>
          <w:tcPr>
            <w:tcW w:w="2175" w:type="dxa"/>
          </w:tcPr>
          <w:p w:rsidR="00775CCB" w:rsidRDefault="00775CCB" w:rsidP="00DE117E">
            <w:pPr>
              <w:pStyle w:val="Table-Text"/>
              <w:rPr>
                <w:ins w:id="285" w:author="Arnaud Dumont" w:date="2014-02-20T11:24:00Z"/>
              </w:rPr>
            </w:pPr>
            <w:ins w:id="286" w:author="Arnaud Dumont" w:date="2014-02-20T11:24:00Z">
              <w:r>
                <w:t>integer</w:t>
              </w:r>
            </w:ins>
          </w:p>
        </w:tc>
        <w:tc>
          <w:tcPr>
            <w:tcW w:w="3507" w:type="dxa"/>
          </w:tcPr>
          <w:p w:rsidR="00775CCB" w:rsidRDefault="00775CCB" w:rsidP="00DE117E">
            <w:pPr>
              <w:pStyle w:val="Table-Text"/>
              <w:rPr>
                <w:ins w:id="287" w:author="Arnaud Dumont" w:date="2014-02-20T11:24:00Z"/>
              </w:rPr>
            </w:pPr>
            <w:ins w:id="288" w:author="Arnaud Dumont" w:date="2014-02-20T11:24:00Z">
              <w:r>
                <w:t>The ttl of the resource record</w:t>
              </w:r>
            </w:ins>
          </w:p>
        </w:tc>
      </w:tr>
      <w:tr w:rsidR="00775CCB" w:rsidTr="00DE117E">
        <w:trPr>
          <w:trHeight w:val="113"/>
          <w:tblHeader w:val="0"/>
          <w:ins w:id="289" w:author="Arnaud Dumont" w:date="2014-02-20T11:24:00Z"/>
        </w:trPr>
        <w:tc>
          <w:tcPr>
            <w:tcW w:w="2965" w:type="dxa"/>
          </w:tcPr>
          <w:p w:rsidR="00775CCB" w:rsidRDefault="00775CCB" w:rsidP="00DE117E">
            <w:pPr>
              <w:pStyle w:val="Table-Text"/>
              <w:rPr>
                <w:ins w:id="290" w:author="Arnaud Dumont" w:date="2014-02-20T11:24:00Z"/>
              </w:rPr>
            </w:pPr>
            <w:ins w:id="291" w:author="Arnaud Dumont" w:date="2014-02-20T11:24:00Z">
              <w:r>
                <w:t>type</w:t>
              </w:r>
            </w:ins>
          </w:p>
        </w:tc>
        <w:tc>
          <w:tcPr>
            <w:tcW w:w="2175" w:type="dxa"/>
          </w:tcPr>
          <w:p w:rsidR="00775CCB" w:rsidRDefault="00775CCB" w:rsidP="00DE117E">
            <w:pPr>
              <w:pStyle w:val="Table-Text"/>
              <w:rPr>
                <w:ins w:id="292" w:author="Arnaud Dumont" w:date="2014-02-20T11:24:00Z"/>
              </w:rPr>
            </w:pPr>
            <w:ins w:id="293" w:author="Arnaud Dumont" w:date="2014-02-20T11:24:00Z">
              <w:r>
                <w:t>string</w:t>
              </w:r>
            </w:ins>
          </w:p>
        </w:tc>
        <w:tc>
          <w:tcPr>
            <w:tcW w:w="3507" w:type="dxa"/>
          </w:tcPr>
          <w:p w:rsidR="00775CCB" w:rsidRDefault="00775CCB" w:rsidP="00DE117E">
            <w:pPr>
              <w:pStyle w:val="Table-Text"/>
              <w:rPr>
                <w:ins w:id="294" w:author="Arnaud Dumont" w:date="2014-02-20T11:24:00Z"/>
              </w:rPr>
            </w:pPr>
            <w:ins w:id="295" w:author="Arnaud Dumont" w:date="2014-02-20T11:24:00Z">
              <w:r>
                <w:t>The type of the resource record. For this record type it is the literal value “TLSA”</w:t>
              </w:r>
            </w:ins>
          </w:p>
        </w:tc>
      </w:tr>
      <w:tr w:rsidR="00775CCB" w:rsidTr="00DE117E">
        <w:trPr>
          <w:trHeight w:val="113"/>
          <w:tblHeader w:val="0"/>
          <w:ins w:id="296" w:author="Arnaud Dumont" w:date="2014-02-20T11:24:00Z"/>
        </w:trPr>
        <w:tc>
          <w:tcPr>
            <w:tcW w:w="2965" w:type="dxa"/>
          </w:tcPr>
          <w:p w:rsidR="00775CCB" w:rsidRDefault="00775CCB" w:rsidP="00DE117E">
            <w:pPr>
              <w:pStyle w:val="Table-Text"/>
              <w:rPr>
                <w:ins w:id="297" w:author="Arnaud Dumont" w:date="2014-02-20T11:24:00Z"/>
              </w:rPr>
            </w:pPr>
            <w:ins w:id="298" w:author="Arnaud Dumont" w:date="2014-02-20T11:24:00Z">
              <w:r w:rsidRPr="00A60CE8">
                <w:t>certificateUsage</w:t>
              </w:r>
            </w:ins>
          </w:p>
        </w:tc>
        <w:tc>
          <w:tcPr>
            <w:tcW w:w="2175" w:type="dxa"/>
          </w:tcPr>
          <w:p w:rsidR="00775CCB" w:rsidRDefault="00775CCB" w:rsidP="00DE117E">
            <w:pPr>
              <w:pStyle w:val="Table-Text"/>
              <w:rPr>
                <w:ins w:id="299" w:author="Arnaud Dumont" w:date="2014-02-20T11:24:00Z"/>
              </w:rPr>
            </w:pPr>
            <w:ins w:id="300" w:author="Arnaud Dumont" w:date="2014-02-20T11:24:00Z">
              <w:r>
                <w:t>integer</w:t>
              </w:r>
            </w:ins>
          </w:p>
        </w:tc>
        <w:tc>
          <w:tcPr>
            <w:tcW w:w="3507" w:type="dxa"/>
          </w:tcPr>
          <w:p w:rsidR="00775CCB" w:rsidRDefault="00775CCB" w:rsidP="00DE117E">
            <w:pPr>
              <w:pStyle w:val="Table-Text"/>
              <w:rPr>
                <w:ins w:id="301" w:author="Arnaud Dumont" w:date="2014-02-20T11:24:00Z"/>
              </w:rPr>
            </w:pPr>
            <w:ins w:id="302" w:author="Arnaud Dumont" w:date="2014-02-20T11:24:00Z">
              <w:r>
                <w:t>The certificate usage value for the record</w:t>
              </w:r>
            </w:ins>
          </w:p>
        </w:tc>
      </w:tr>
      <w:tr w:rsidR="00775CCB" w:rsidTr="00DE117E">
        <w:trPr>
          <w:trHeight w:val="113"/>
          <w:tblHeader w:val="0"/>
          <w:ins w:id="303" w:author="Arnaud Dumont" w:date="2014-02-20T11:24:00Z"/>
        </w:trPr>
        <w:tc>
          <w:tcPr>
            <w:tcW w:w="2965" w:type="dxa"/>
          </w:tcPr>
          <w:p w:rsidR="00775CCB" w:rsidRPr="00A60CE8" w:rsidRDefault="00775CCB" w:rsidP="00DE117E">
            <w:pPr>
              <w:pStyle w:val="Table-Text"/>
              <w:rPr>
                <w:ins w:id="304" w:author="Arnaud Dumont" w:date="2014-02-20T11:24:00Z"/>
              </w:rPr>
            </w:pPr>
            <w:ins w:id="305" w:author="Arnaud Dumont" w:date="2014-02-20T11:24:00Z">
              <w:r>
                <w:t>selector</w:t>
              </w:r>
            </w:ins>
          </w:p>
        </w:tc>
        <w:tc>
          <w:tcPr>
            <w:tcW w:w="2175" w:type="dxa"/>
          </w:tcPr>
          <w:p w:rsidR="00775CCB" w:rsidRDefault="00775CCB" w:rsidP="00DE117E">
            <w:pPr>
              <w:pStyle w:val="Table-Text"/>
              <w:rPr>
                <w:ins w:id="306" w:author="Arnaud Dumont" w:date="2014-02-20T11:24:00Z"/>
              </w:rPr>
            </w:pPr>
            <w:ins w:id="307" w:author="Arnaud Dumont" w:date="2014-02-20T11:24:00Z">
              <w:r>
                <w:t>integer</w:t>
              </w:r>
            </w:ins>
          </w:p>
        </w:tc>
        <w:tc>
          <w:tcPr>
            <w:tcW w:w="3507" w:type="dxa"/>
          </w:tcPr>
          <w:p w:rsidR="00775CCB" w:rsidRDefault="00775CCB" w:rsidP="00DE117E">
            <w:pPr>
              <w:pStyle w:val="Table-Text"/>
              <w:rPr>
                <w:ins w:id="308" w:author="Arnaud Dumont" w:date="2014-02-20T11:24:00Z"/>
              </w:rPr>
            </w:pPr>
            <w:ins w:id="309" w:author="Arnaud Dumont" w:date="2014-02-20T11:24:00Z">
              <w:r>
                <w:t>The selector of the TLSA record</w:t>
              </w:r>
            </w:ins>
          </w:p>
        </w:tc>
      </w:tr>
      <w:tr w:rsidR="00775CCB" w:rsidTr="00DE117E">
        <w:trPr>
          <w:trHeight w:val="113"/>
          <w:tblHeader w:val="0"/>
          <w:ins w:id="310" w:author="Arnaud Dumont" w:date="2014-02-20T11:24:00Z"/>
        </w:trPr>
        <w:tc>
          <w:tcPr>
            <w:tcW w:w="2965" w:type="dxa"/>
          </w:tcPr>
          <w:p w:rsidR="00775CCB" w:rsidRDefault="00775CCB" w:rsidP="00DE117E">
            <w:pPr>
              <w:pStyle w:val="Table-Text"/>
              <w:rPr>
                <w:ins w:id="311" w:author="Arnaud Dumont" w:date="2014-02-20T11:24:00Z"/>
              </w:rPr>
            </w:pPr>
            <w:ins w:id="312" w:author="Arnaud Dumont" w:date="2014-02-20T11:24:00Z">
              <w:r>
                <w:t>matchingType</w:t>
              </w:r>
            </w:ins>
          </w:p>
        </w:tc>
        <w:tc>
          <w:tcPr>
            <w:tcW w:w="2175" w:type="dxa"/>
          </w:tcPr>
          <w:p w:rsidR="00775CCB" w:rsidRDefault="00775CCB" w:rsidP="00DE117E">
            <w:pPr>
              <w:pStyle w:val="Table-Text"/>
              <w:rPr>
                <w:ins w:id="313" w:author="Arnaud Dumont" w:date="2014-02-20T11:24:00Z"/>
              </w:rPr>
            </w:pPr>
            <w:ins w:id="314" w:author="Arnaud Dumont" w:date="2014-02-20T11:24:00Z">
              <w:r>
                <w:t>integer</w:t>
              </w:r>
            </w:ins>
          </w:p>
        </w:tc>
        <w:tc>
          <w:tcPr>
            <w:tcW w:w="3507" w:type="dxa"/>
          </w:tcPr>
          <w:p w:rsidR="00775CCB" w:rsidRDefault="00775CCB" w:rsidP="00DE117E">
            <w:pPr>
              <w:pStyle w:val="Table-Text"/>
              <w:rPr>
                <w:ins w:id="315" w:author="Arnaud Dumont" w:date="2014-02-20T11:24:00Z"/>
              </w:rPr>
            </w:pPr>
            <w:ins w:id="316" w:author="Arnaud Dumont" w:date="2014-02-20T11:24:00Z">
              <w:r>
                <w:t>The matching type of the TLSA record</w:t>
              </w:r>
            </w:ins>
          </w:p>
        </w:tc>
      </w:tr>
      <w:tr w:rsidR="00775CCB" w:rsidTr="00DE117E">
        <w:trPr>
          <w:trHeight w:val="113"/>
          <w:tblHeader w:val="0"/>
          <w:ins w:id="317" w:author="Arnaud Dumont" w:date="2014-02-20T11:24:00Z"/>
        </w:trPr>
        <w:tc>
          <w:tcPr>
            <w:tcW w:w="2965" w:type="dxa"/>
          </w:tcPr>
          <w:p w:rsidR="00775CCB" w:rsidRDefault="00775CCB" w:rsidP="00DE117E">
            <w:pPr>
              <w:pStyle w:val="Table-Text"/>
              <w:rPr>
                <w:ins w:id="318" w:author="Arnaud Dumont" w:date="2014-02-20T11:24:00Z"/>
              </w:rPr>
            </w:pPr>
            <w:ins w:id="319" w:author="Arnaud Dumont" w:date="2014-02-20T11:24:00Z">
              <w:r w:rsidRPr="00A60CE8">
                <w:t>certificateAssociationData</w:t>
              </w:r>
            </w:ins>
          </w:p>
        </w:tc>
        <w:tc>
          <w:tcPr>
            <w:tcW w:w="2175" w:type="dxa"/>
          </w:tcPr>
          <w:p w:rsidR="00775CCB" w:rsidRDefault="00775CCB" w:rsidP="00DE117E">
            <w:pPr>
              <w:pStyle w:val="Table-Text"/>
              <w:rPr>
                <w:ins w:id="320" w:author="Arnaud Dumont" w:date="2014-02-20T11:24:00Z"/>
              </w:rPr>
            </w:pPr>
            <w:ins w:id="321" w:author="Arnaud Dumont" w:date="2014-02-20T11:24:00Z">
              <w:r>
                <w:t>string</w:t>
              </w:r>
            </w:ins>
          </w:p>
        </w:tc>
        <w:tc>
          <w:tcPr>
            <w:tcW w:w="3507" w:type="dxa"/>
          </w:tcPr>
          <w:p w:rsidR="00775CCB" w:rsidRDefault="00775CCB" w:rsidP="0084219F">
            <w:pPr>
              <w:pStyle w:val="Table-Text"/>
              <w:rPr>
                <w:ins w:id="322" w:author="Arnaud Dumont" w:date="2014-02-20T11:24:00Z"/>
              </w:rPr>
            </w:pPr>
            <w:ins w:id="323" w:author="Arnaud Dumont" w:date="2014-02-20T11:24:00Z">
              <w:r>
                <w:t>The certificate dat</w:t>
              </w:r>
            </w:ins>
            <w:ins w:id="324" w:author="Arnaud Dumont" w:date="2014-02-20T11:29:00Z">
              <w:r w:rsidR="0084219F">
                <w:t>a</w:t>
              </w:r>
            </w:ins>
            <w:ins w:id="325" w:author="Arnaud Dumont" w:date="2014-02-20T11:24:00Z">
              <w:r>
                <w:t xml:space="preserve"> for the TLSA record</w:t>
              </w:r>
            </w:ins>
          </w:p>
        </w:tc>
      </w:tr>
    </w:tbl>
    <w:p w:rsidR="003516A8" w:rsidRDefault="003516A8" w:rsidP="003516A8">
      <w:pPr>
        <w:rPr>
          <w:ins w:id="326" w:author="Arnaud Dumont" w:date="2014-03-05T10:35:00Z"/>
        </w:rPr>
      </w:pPr>
      <w:ins w:id="327" w:author="Arnaud Dumont" w:date="2014-03-05T10:35:00Z">
        <w:r>
          <w:t>DNSKEY</w:t>
        </w:r>
        <w:r w:rsidRPr="00C81587">
          <w:t xml:space="preserve"> Record:</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3516A8" w:rsidTr="00AB7A56">
        <w:trPr>
          <w:tblHeader w:val="0"/>
          <w:ins w:id="328" w:author="Arnaud Dumont" w:date="2014-03-05T10:35:00Z"/>
        </w:trPr>
        <w:tc>
          <w:tcPr>
            <w:tcW w:w="2965" w:type="dxa"/>
            <w:shd w:val="clear" w:color="auto" w:fill="BFBFBF" w:themeFill="background1" w:themeFillShade="BF"/>
          </w:tcPr>
          <w:p w:rsidR="003516A8" w:rsidRPr="00750051" w:rsidRDefault="003516A8" w:rsidP="00AB7A56">
            <w:pPr>
              <w:pStyle w:val="Table-Header"/>
              <w:rPr>
                <w:ins w:id="329" w:author="Arnaud Dumont" w:date="2014-03-05T10:35:00Z"/>
              </w:rPr>
            </w:pPr>
            <w:ins w:id="330" w:author="Arnaud Dumont" w:date="2014-03-05T10:35:00Z">
              <w:r>
                <w:t>Field Name</w:t>
              </w:r>
            </w:ins>
          </w:p>
        </w:tc>
        <w:tc>
          <w:tcPr>
            <w:tcW w:w="2175" w:type="dxa"/>
            <w:shd w:val="clear" w:color="auto" w:fill="BFBFBF" w:themeFill="background1" w:themeFillShade="BF"/>
          </w:tcPr>
          <w:p w:rsidR="003516A8" w:rsidRDefault="003516A8" w:rsidP="00AB7A56">
            <w:pPr>
              <w:pStyle w:val="Table-Header"/>
              <w:rPr>
                <w:ins w:id="331" w:author="Arnaud Dumont" w:date="2014-03-05T10:35:00Z"/>
              </w:rPr>
            </w:pPr>
            <w:ins w:id="332" w:author="Arnaud Dumont" w:date="2014-03-05T10:35:00Z">
              <w:r>
                <w:t>Type</w:t>
              </w:r>
            </w:ins>
          </w:p>
        </w:tc>
        <w:tc>
          <w:tcPr>
            <w:tcW w:w="3507" w:type="dxa"/>
            <w:shd w:val="clear" w:color="auto" w:fill="BFBFBF" w:themeFill="background1" w:themeFillShade="BF"/>
          </w:tcPr>
          <w:p w:rsidR="003516A8" w:rsidRDefault="003516A8" w:rsidP="00AB7A56">
            <w:pPr>
              <w:pStyle w:val="Table-Header"/>
              <w:rPr>
                <w:ins w:id="333" w:author="Arnaud Dumont" w:date="2014-03-05T10:35:00Z"/>
              </w:rPr>
            </w:pPr>
            <w:ins w:id="334" w:author="Arnaud Dumont" w:date="2014-03-05T10:35:00Z">
              <w:r>
                <w:t>Description</w:t>
              </w:r>
            </w:ins>
          </w:p>
        </w:tc>
      </w:tr>
      <w:tr w:rsidR="003516A8" w:rsidTr="00AB7A56">
        <w:trPr>
          <w:trHeight w:val="113"/>
          <w:tblHeader w:val="0"/>
          <w:ins w:id="335" w:author="Arnaud Dumont" w:date="2014-03-05T10:35:00Z"/>
        </w:trPr>
        <w:tc>
          <w:tcPr>
            <w:tcW w:w="2965" w:type="dxa"/>
          </w:tcPr>
          <w:p w:rsidR="003516A8" w:rsidRDefault="003516A8" w:rsidP="00AB7A56">
            <w:pPr>
              <w:pStyle w:val="Table-Text"/>
              <w:rPr>
                <w:ins w:id="336" w:author="Arnaud Dumont" w:date="2014-03-05T10:35:00Z"/>
              </w:rPr>
            </w:pPr>
            <w:ins w:id="337" w:author="Arnaud Dumont" w:date="2014-03-05T10:35:00Z">
              <w:r>
                <w:t>name</w:t>
              </w:r>
            </w:ins>
          </w:p>
        </w:tc>
        <w:tc>
          <w:tcPr>
            <w:tcW w:w="2175" w:type="dxa"/>
          </w:tcPr>
          <w:p w:rsidR="003516A8" w:rsidRDefault="003516A8" w:rsidP="00AB7A56">
            <w:pPr>
              <w:pStyle w:val="Table-Text"/>
              <w:rPr>
                <w:ins w:id="338" w:author="Arnaud Dumont" w:date="2014-03-05T10:35:00Z"/>
              </w:rPr>
            </w:pPr>
            <w:ins w:id="339" w:author="Arnaud Dumont" w:date="2014-03-05T10:35:00Z">
              <w:r>
                <w:t>string</w:t>
              </w:r>
            </w:ins>
          </w:p>
        </w:tc>
        <w:tc>
          <w:tcPr>
            <w:tcW w:w="3507" w:type="dxa"/>
          </w:tcPr>
          <w:p w:rsidR="003516A8" w:rsidRDefault="003516A8" w:rsidP="00AB7A56">
            <w:pPr>
              <w:pStyle w:val="Table-Text"/>
              <w:rPr>
                <w:ins w:id="340" w:author="Arnaud Dumont" w:date="2014-03-05T10:35:00Z"/>
              </w:rPr>
            </w:pPr>
            <w:ins w:id="341" w:author="Arnaud Dumont" w:date="2014-03-05T10:35:00Z">
              <w:r>
                <w:t>The name of the resource record</w:t>
              </w:r>
            </w:ins>
          </w:p>
        </w:tc>
      </w:tr>
      <w:tr w:rsidR="003516A8" w:rsidTr="00AB7A56">
        <w:trPr>
          <w:trHeight w:val="113"/>
          <w:tblHeader w:val="0"/>
          <w:ins w:id="342" w:author="Arnaud Dumont" w:date="2014-03-05T10:35:00Z"/>
        </w:trPr>
        <w:tc>
          <w:tcPr>
            <w:tcW w:w="2965" w:type="dxa"/>
          </w:tcPr>
          <w:p w:rsidR="003516A8" w:rsidRDefault="003516A8" w:rsidP="00AB7A56">
            <w:pPr>
              <w:pStyle w:val="Table-Text"/>
              <w:rPr>
                <w:ins w:id="343" w:author="Arnaud Dumont" w:date="2014-03-05T10:35:00Z"/>
              </w:rPr>
            </w:pPr>
            <w:ins w:id="344" w:author="Arnaud Dumont" w:date="2014-03-05T10:35:00Z">
              <w:r>
                <w:t>class</w:t>
              </w:r>
            </w:ins>
          </w:p>
        </w:tc>
        <w:tc>
          <w:tcPr>
            <w:tcW w:w="2175" w:type="dxa"/>
          </w:tcPr>
          <w:p w:rsidR="003516A8" w:rsidRDefault="003516A8" w:rsidP="00AB7A56">
            <w:pPr>
              <w:pStyle w:val="Table-Text"/>
              <w:rPr>
                <w:ins w:id="345" w:author="Arnaud Dumont" w:date="2014-03-05T10:35:00Z"/>
              </w:rPr>
            </w:pPr>
            <w:ins w:id="346" w:author="Arnaud Dumont" w:date="2014-03-05T10:35:00Z">
              <w:r>
                <w:t>string</w:t>
              </w:r>
            </w:ins>
          </w:p>
        </w:tc>
        <w:tc>
          <w:tcPr>
            <w:tcW w:w="3507" w:type="dxa"/>
          </w:tcPr>
          <w:p w:rsidR="003516A8" w:rsidRDefault="003516A8" w:rsidP="00AB7A56">
            <w:pPr>
              <w:pStyle w:val="Table-Text"/>
              <w:rPr>
                <w:ins w:id="347" w:author="Arnaud Dumont" w:date="2014-03-05T10:35:00Z"/>
              </w:rPr>
            </w:pPr>
            <w:ins w:id="348" w:author="Arnaud Dumont" w:date="2014-03-05T10:35:00Z">
              <w:r>
                <w:t>The class of the resource record, currently the only support class is “IN”</w:t>
              </w:r>
            </w:ins>
          </w:p>
        </w:tc>
      </w:tr>
      <w:tr w:rsidR="003516A8" w:rsidTr="00AB7A56">
        <w:trPr>
          <w:trHeight w:val="113"/>
          <w:tblHeader w:val="0"/>
          <w:ins w:id="349" w:author="Arnaud Dumont" w:date="2014-03-05T10:35:00Z"/>
        </w:trPr>
        <w:tc>
          <w:tcPr>
            <w:tcW w:w="2965" w:type="dxa"/>
          </w:tcPr>
          <w:p w:rsidR="003516A8" w:rsidRDefault="003516A8" w:rsidP="00AB7A56">
            <w:pPr>
              <w:pStyle w:val="Table-Text"/>
              <w:rPr>
                <w:ins w:id="350" w:author="Arnaud Dumont" w:date="2014-03-05T10:35:00Z"/>
              </w:rPr>
            </w:pPr>
            <w:ins w:id="351" w:author="Arnaud Dumont" w:date="2014-03-05T10:35:00Z">
              <w:r>
                <w:t>ttl</w:t>
              </w:r>
            </w:ins>
          </w:p>
        </w:tc>
        <w:tc>
          <w:tcPr>
            <w:tcW w:w="2175" w:type="dxa"/>
          </w:tcPr>
          <w:p w:rsidR="003516A8" w:rsidRDefault="003516A8" w:rsidP="00AB7A56">
            <w:pPr>
              <w:pStyle w:val="Table-Text"/>
              <w:rPr>
                <w:ins w:id="352" w:author="Arnaud Dumont" w:date="2014-03-05T10:35:00Z"/>
              </w:rPr>
            </w:pPr>
            <w:ins w:id="353" w:author="Arnaud Dumont" w:date="2014-03-05T10:35:00Z">
              <w:r>
                <w:t>integer</w:t>
              </w:r>
            </w:ins>
          </w:p>
        </w:tc>
        <w:tc>
          <w:tcPr>
            <w:tcW w:w="3507" w:type="dxa"/>
          </w:tcPr>
          <w:p w:rsidR="003516A8" w:rsidRDefault="003516A8" w:rsidP="00AB7A56">
            <w:pPr>
              <w:pStyle w:val="Table-Text"/>
              <w:rPr>
                <w:ins w:id="354" w:author="Arnaud Dumont" w:date="2014-03-05T10:35:00Z"/>
              </w:rPr>
            </w:pPr>
            <w:ins w:id="355" w:author="Arnaud Dumont" w:date="2014-03-05T10:35:00Z">
              <w:r>
                <w:t>The ttl of the resource record</w:t>
              </w:r>
            </w:ins>
          </w:p>
        </w:tc>
      </w:tr>
      <w:tr w:rsidR="003516A8" w:rsidTr="00AB7A56">
        <w:trPr>
          <w:trHeight w:val="113"/>
          <w:tblHeader w:val="0"/>
          <w:ins w:id="356" w:author="Arnaud Dumont" w:date="2014-03-05T10:35:00Z"/>
        </w:trPr>
        <w:tc>
          <w:tcPr>
            <w:tcW w:w="2965" w:type="dxa"/>
          </w:tcPr>
          <w:p w:rsidR="003516A8" w:rsidRDefault="003516A8" w:rsidP="00AB7A56">
            <w:pPr>
              <w:pStyle w:val="Table-Text"/>
              <w:rPr>
                <w:ins w:id="357" w:author="Arnaud Dumont" w:date="2014-03-05T10:35:00Z"/>
              </w:rPr>
            </w:pPr>
            <w:ins w:id="358" w:author="Arnaud Dumont" w:date="2014-03-05T10:35:00Z">
              <w:r>
                <w:t>type</w:t>
              </w:r>
            </w:ins>
          </w:p>
        </w:tc>
        <w:tc>
          <w:tcPr>
            <w:tcW w:w="2175" w:type="dxa"/>
          </w:tcPr>
          <w:p w:rsidR="003516A8" w:rsidRDefault="003516A8" w:rsidP="00AB7A56">
            <w:pPr>
              <w:pStyle w:val="Table-Text"/>
              <w:rPr>
                <w:ins w:id="359" w:author="Arnaud Dumont" w:date="2014-03-05T10:35:00Z"/>
              </w:rPr>
            </w:pPr>
            <w:ins w:id="360" w:author="Arnaud Dumont" w:date="2014-03-05T10:35:00Z">
              <w:r>
                <w:t>string</w:t>
              </w:r>
            </w:ins>
          </w:p>
        </w:tc>
        <w:tc>
          <w:tcPr>
            <w:tcW w:w="3507" w:type="dxa"/>
          </w:tcPr>
          <w:p w:rsidR="003516A8" w:rsidRDefault="003516A8" w:rsidP="00AB7A56">
            <w:pPr>
              <w:pStyle w:val="Table-Text"/>
              <w:rPr>
                <w:ins w:id="361" w:author="Arnaud Dumont" w:date="2014-03-05T10:35:00Z"/>
              </w:rPr>
            </w:pPr>
            <w:ins w:id="362" w:author="Arnaud Dumont" w:date="2014-03-05T10:35:00Z">
              <w:r>
                <w:t>The type of the resource record. For this record type it is the literal value “DNSKEY”</w:t>
              </w:r>
            </w:ins>
          </w:p>
        </w:tc>
      </w:tr>
      <w:tr w:rsidR="003516A8" w:rsidTr="00AB7A56">
        <w:trPr>
          <w:trHeight w:val="113"/>
          <w:tblHeader w:val="0"/>
          <w:ins w:id="363" w:author="Arnaud Dumont" w:date="2014-03-05T10:35:00Z"/>
        </w:trPr>
        <w:tc>
          <w:tcPr>
            <w:tcW w:w="2965" w:type="dxa"/>
          </w:tcPr>
          <w:p w:rsidR="003516A8" w:rsidRDefault="003516A8" w:rsidP="00AB7A56">
            <w:pPr>
              <w:pStyle w:val="Table-Text"/>
              <w:rPr>
                <w:ins w:id="364" w:author="Arnaud Dumont" w:date="2014-03-05T10:35:00Z"/>
              </w:rPr>
            </w:pPr>
            <w:ins w:id="365" w:author="Arnaud Dumont" w:date="2014-03-05T10:35:00Z">
              <w:r>
                <w:t>flags</w:t>
              </w:r>
            </w:ins>
          </w:p>
        </w:tc>
        <w:tc>
          <w:tcPr>
            <w:tcW w:w="2175" w:type="dxa"/>
          </w:tcPr>
          <w:p w:rsidR="003516A8" w:rsidRDefault="003516A8" w:rsidP="00AB7A56">
            <w:pPr>
              <w:pStyle w:val="Table-Text"/>
              <w:rPr>
                <w:ins w:id="366" w:author="Arnaud Dumont" w:date="2014-03-05T10:35:00Z"/>
              </w:rPr>
            </w:pPr>
            <w:ins w:id="367" w:author="Arnaud Dumont" w:date="2014-03-05T10:35:00Z">
              <w:r>
                <w:t>integer</w:t>
              </w:r>
            </w:ins>
          </w:p>
        </w:tc>
        <w:tc>
          <w:tcPr>
            <w:tcW w:w="3507" w:type="dxa"/>
          </w:tcPr>
          <w:p w:rsidR="003516A8" w:rsidRDefault="003516A8" w:rsidP="00AB7A56">
            <w:pPr>
              <w:pStyle w:val="Table-Text"/>
              <w:rPr>
                <w:ins w:id="368" w:author="Arnaud Dumont" w:date="2014-03-05T10:35:00Z"/>
              </w:rPr>
            </w:pPr>
            <w:ins w:id="369" w:author="Arnaud Dumont" w:date="2014-03-05T10:35:00Z">
              <w:r>
                <w:t xml:space="preserve">The </w:t>
              </w:r>
              <w:r w:rsidRPr="00775CCB">
                <w:t xml:space="preserve">flags </w:t>
              </w:r>
              <w:r>
                <w:t>for the DNSKEY record</w:t>
              </w:r>
            </w:ins>
          </w:p>
        </w:tc>
      </w:tr>
      <w:tr w:rsidR="003516A8" w:rsidTr="00AB7A56">
        <w:trPr>
          <w:trHeight w:val="113"/>
          <w:tblHeader w:val="0"/>
          <w:ins w:id="370" w:author="Arnaud Dumont" w:date="2014-03-05T10:35:00Z"/>
        </w:trPr>
        <w:tc>
          <w:tcPr>
            <w:tcW w:w="2965" w:type="dxa"/>
          </w:tcPr>
          <w:p w:rsidR="003516A8" w:rsidRPr="00A60CE8" w:rsidRDefault="003516A8" w:rsidP="00AB7A56">
            <w:pPr>
              <w:pStyle w:val="Table-Text"/>
              <w:rPr>
                <w:ins w:id="371" w:author="Arnaud Dumont" w:date="2014-03-05T10:35:00Z"/>
              </w:rPr>
            </w:pPr>
            <w:ins w:id="372" w:author="Arnaud Dumont" w:date="2014-03-05T10:35:00Z">
              <w:r w:rsidRPr="00775CCB">
                <w:t>protocol</w:t>
              </w:r>
            </w:ins>
          </w:p>
        </w:tc>
        <w:tc>
          <w:tcPr>
            <w:tcW w:w="2175" w:type="dxa"/>
          </w:tcPr>
          <w:p w:rsidR="003516A8" w:rsidRDefault="003516A8" w:rsidP="00AB7A56">
            <w:pPr>
              <w:pStyle w:val="Table-Text"/>
              <w:rPr>
                <w:ins w:id="373" w:author="Arnaud Dumont" w:date="2014-03-05T10:35:00Z"/>
              </w:rPr>
            </w:pPr>
            <w:ins w:id="374" w:author="Arnaud Dumont" w:date="2014-03-05T10:35:00Z">
              <w:r>
                <w:t>integer</w:t>
              </w:r>
            </w:ins>
          </w:p>
        </w:tc>
        <w:tc>
          <w:tcPr>
            <w:tcW w:w="3507" w:type="dxa"/>
          </w:tcPr>
          <w:p w:rsidR="003516A8" w:rsidRDefault="003516A8" w:rsidP="00AB7A56">
            <w:pPr>
              <w:pStyle w:val="Table-Text"/>
              <w:rPr>
                <w:ins w:id="375" w:author="Arnaud Dumont" w:date="2014-03-05T10:35:00Z"/>
              </w:rPr>
            </w:pPr>
            <w:ins w:id="376" w:author="Arnaud Dumont" w:date="2014-03-05T10:35:00Z">
              <w:r>
                <w:t xml:space="preserve">The </w:t>
              </w:r>
              <w:r w:rsidRPr="00775CCB">
                <w:t>protocol that the key was created for</w:t>
              </w:r>
              <w:r>
                <w:t>. This is always 3 (</w:t>
              </w:r>
              <w:r w:rsidRPr="0084219F">
                <w:t>DNSSEC</w:t>
              </w:r>
              <w:r>
                <w:t>).</w:t>
              </w:r>
            </w:ins>
          </w:p>
        </w:tc>
      </w:tr>
      <w:tr w:rsidR="003516A8" w:rsidTr="00AB7A56">
        <w:trPr>
          <w:trHeight w:val="113"/>
          <w:tblHeader w:val="0"/>
          <w:ins w:id="377" w:author="Arnaud Dumont" w:date="2014-03-05T10:35:00Z"/>
        </w:trPr>
        <w:tc>
          <w:tcPr>
            <w:tcW w:w="2965" w:type="dxa"/>
          </w:tcPr>
          <w:p w:rsidR="003516A8" w:rsidRDefault="003516A8" w:rsidP="00AB7A56">
            <w:pPr>
              <w:pStyle w:val="Table-Text"/>
              <w:rPr>
                <w:ins w:id="378" w:author="Arnaud Dumont" w:date="2014-03-05T10:35:00Z"/>
              </w:rPr>
            </w:pPr>
            <w:ins w:id="379" w:author="Arnaud Dumont" w:date="2014-03-05T10:35:00Z">
              <w:r w:rsidRPr="00775CCB">
                <w:t>algorithm</w:t>
              </w:r>
            </w:ins>
          </w:p>
        </w:tc>
        <w:tc>
          <w:tcPr>
            <w:tcW w:w="2175" w:type="dxa"/>
          </w:tcPr>
          <w:p w:rsidR="003516A8" w:rsidRDefault="003516A8" w:rsidP="00AB7A56">
            <w:pPr>
              <w:pStyle w:val="Table-Text"/>
              <w:rPr>
                <w:ins w:id="380" w:author="Arnaud Dumont" w:date="2014-03-05T10:35:00Z"/>
              </w:rPr>
            </w:pPr>
            <w:ins w:id="381" w:author="Arnaud Dumont" w:date="2014-03-05T10:35:00Z">
              <w:r>
                <w:t>integer</w:t>
              </w:r>
            </w:ins>
          </w:p>
        </w:tc>
        <w:tc>
          <w:tcPr>
            <w:tcW w:w="3507" w:type="dxa"/>
          </w:tcPr>
          <w:p w:rsidR="003516A8" w:rsidRDefault="003516A8" w:rsidP="00AB7A56">
            <w:pPr>
              <w:pStyle w:val="Table-Text"/>
              <w:rPr>
                <w:ins w:id="382" w:author="Arnaud Dumont" w:date="2014-03-05T10:35:00Z"/>
              </w:rPr>
            </w:pPr>
            <w:ins w:id="383" w:author="Arnaud Dumont" w:date="2014-03-05T10:35:00Z">
              <w:r>
                <w:t xml:space="preserve">The </w:t>
              </w:r>
              <w:r w:rsidRPr="00775CCB">
                <w:t>algorithm</w:t>
              </w:r>
              <w:r>
                <w:t xml:space="preserve"> for the DNSKEY record</w:t>
              </w:r>
            </w:ins>
          </w:p>
        </w:tc>
      </w:tr>
      <w:tr w:rsidR="003516A8" w:rsidTr="00AB7A56">
        <w:trPr>
          <w:trHeight w:val="113"/>
          <w:tblHeader w:val="0"/>
          <w:ins w:id="384" w:author="Arnaud Dumont" w:date="2014-03-05T10:35:00Z"/>
        </w:trPr>
        <w:tc>
          <w:tcPr>
            <w:tcW w:w="2965" w:type="dxa"/>
          </w:tcPr>
          <w:p w:rsidR="003516A8" w:rsidRDefault="003516A8" w:rsidP="00AB7A56">
            <w:pPr>
              <w:pStyle w:val="Table-Text"/>
              <w:rPr>
                <w:ins w:id="385" w:author="Arnaud Dumont" w:date="2014-03-05T10:35:00Z"/>
              </w:rPr>
            </w:pPr>
            <w:ins w:id="386" w:author="Arnaud Dumont" w:date="2014-03-05T10:35:00Z">
              <w:r w:rsidRPr="00775CCB">
                <w:t>key</w:t>
              </w:r>
            </w:ins>
          </w:p>
        </w:tc>
        <w:tc>
          <w:tcPr>
            <w:tcW w:w="2175" w:type="dxa"/>
          </w:tcPr>
          <w:p w:rsidR="003516A8" w:rsidRDefault="003516A8" w:rsidP="00AB7A56">
            <w:pPr>
              <w:pStyle w:val="Table-Text"/>
              <w:rPr>
                <w:ins w:id="387" w:author="Arnaud Dumont" w:date="2014-03-05T10:35:00Z"/>
              </w:rPr>
            </w:pPr>
            <w:ins w:id="388" w:author="Arnaud Dumont" w:date="2014-03-05T10:35:00Z">
              <w:r>
                <w:t>string</w:t>
              </w:r>
            </w:ins>
          </w:p>
        </w:tc>
        <w:tc>
          <w:tcPr>
            <w:tcW w:w="3507" w:type="dxa"/>
          </w:tcPr>
          <w:p w:rsidR="003516A8" w:rsidRDefault="003516A8" w:rsidP="00AB7A56">
            <w:pPr>
              <w:pStyle w:val="Table-Text"/>
              <w:rPr>
                <w:ins w:id="389" w:author="Arnaud Dumont" w:date="2014-03-05T10:35:00Z"/>
              </w:rPr>
            </w:pPr>
            <w:ins w:id="390" w:author="Arnaud Dumont" w:date="2014-03-05T10:35:00Z">
              <w:r>
                <w:t xml:space="preserve">The </w:t>
              </w:r>
              <w:r w:rsidRPr="00775CCB">
                <w:t xml:space="preserve">binary data representing the </w:t>
              </w:r>
              <w:r>
                <w:t xml:space="preserve">public </w:t>
              </w:r>
              <w:r w:rsidRPr="00775CCB">
                <w:t>key</w:t>
              </w:r>
            </w:ins>
          </w:p>
        </w:tc>
      </w:tr>
    </w:tbl>
    <w:p w:rsidR="00B26960" w:rsidRDefault="00C81587" w:rsidP="000E46A1">
      <w:del w:id="391" w:author="Arnaud Dumont" w:date="2014-02-20T11:24:00Z">
        <w:r w:rsidRPr="00C81587" w:rsidDel="00775CCB">
          <w:delText xml:space="preserve">TLSA </w:delText>
        </w:r>
      </w:del>
      <w:ins w:id="392" w:author="Arnaud Dumont" w:date="2014-03-05T10:35:00Z">
        <w:r w:rsidR="003516A8">
          <w:t>ZONECNAME</w:t>
        </w:r>
      </w:ins>
      <w:ins w:id="393" w:author="Arnaud Dumont" w:date="2014-02-20T11:24:00Z">
        <w:r w:rsidR="00775CCB" w:rsidRPr="00C81587">
          <w:t xml:space="preserve"> </w:t>
        </w:r>
      </w:ins>
      <w:r w:rsidRPr="00C81587">
        <w:t>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C81587" w:rsidTr="00A11CBE">
        <w:trPr>
          <w:tblHeader w:val="0"/>
        </w:trPr>
        <w:tc>
          <w:tcPr>
            <w:tcW w:w="2965" w:type="dxa"/>
            <w:shd w:val="clear" w:color="auto" w:fill="BFBFBF" w:themeFill="background1" w:themeFillShade="BF"/>
          </w:tcPr>
          <w:p w:rsidR="00C81587" w:rsidRPr="00750051" w:rsidRDefault="00C81587" w:rsidP="00A11CBE">
            <w:pPr>
              <w:pStyle w:val="Table-Header"/>
            </w:pPr>
            <w:r>
              <w:t>Field Name</w:t>
            </w:r>
          </w:p>
        </w:tc>
        <w:tc>
          <w:tcPr>
            <w:tcW w:w="2175" w:type="dxa"/>
            <w:shd w:val="clear" w:color="auto" w:fill="BFBFBF" w:themeFill="background1" w:themeFillShade="BF"/>
          </w:tcPr>
          <w:p w:rsidR="00C81587" w:rsidRDefault="00C81587" w:rsidP="00A11CBE">
            <w:pPr>
              <w:pStyle w:val="Table-Header"/>
            </w:pPr>
            <w:r>
              <w:t>Type</w:t>
            </w:r>
          </w:p>
        </w:tc>
        <w:tc>
          <w:tcPr>
            <w:tcW w:w="3507" w:type="dxa"/>
            <w:shd w:val="clear" w:color="auto" w:fill="BFBFBF" w:themeFill="background1" w:themeFillShade="BF"/>
          </w:tcPr>
          <w:p w:rsidR="00C81587" w:rsidRDefault="00C81587" w:rsidP="00A11CBE">
            <w:pPr>
              <w:pStyle w:val="Table-Header"/>
            </w:pPr>
            <w:r>
              <w:t>Description</w:t>
            </w:r>
          </w:p>
        </w:tc>
      </w:tr>
      <w:tr w:rsidR="00C81587" w:rsidTr="00A11CBE">
        <w:trPr>
          <w:trHeight w:val="113"/>
          <w:tblHeader w:val="0"/>
        </w:trPr>
        <w:tc>
          <w:tcPr>
            <w:tcW w:w="2965" w:type="dxa"/>
          </w:tcPr>
          <w:p w:rsidR="00C81587" w:rsidRDefault="00C81587" w:rsidP="00C81587">
            <w:pPr>
              <w:pStyle w:val="Table-Text"/>
            </w:pPr>
            <w:r>
              <w:t>name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name of the resource record</w:t>
            </w:r>
          </w:p>
        </w:tc>
      </w:tr>
      <w:tr w:rsidR="00C81587" w:rsidTr="00A11CBE">
        <w:trPr>
          <w:trHeight w:val="113"/>
          <w:tblHeader w:val="0"/>
        </w:trPr>
        <w:tc>
          <w:tcPr>
            <w:tcW w:w="2965" w:type="dxa"/>
          </w:tcPr>
          <w:p w:rsidR="00C81587" w:rsidRDefault="00C81587" w:rsidP="00C81587">
            <w:pPr>
              <w:pStyle w:val="Table-Text"/>
            </w:pPr>
            <w:r>
              <w:t>class</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class of the resource record, currently the only support class is “IN”</w:t>
            </w:r>
          </w:p>
        </w:tc>
      </w:tr>
      <w:tr w:rsidR="00C81587" w:rsidTr="00A11CBE">
        <w:trPr>
          <w:trHeight w:val="113"/>
          <w:tblHeader w:val="0"/>
        </w:trPr>
        <w:tc>
          <w:tcPr>
            <w:tcW w:w="2965" w:type="dxa"/>
          </w:tcPr>
          <w:p w:rsidR="00C81587" w:rsidRDefault="00C81587" w:rsidP="00C81587">
            <w:pPr>
              <w:pStyle w:val="Table-Text"/>
            </w:pPr>
            <w:r>
              <w:t>ttl</w:t>
            </w:r>
          </w:p>
        </w:tc>
        <w:tc>
          <w:tcPr>
            <w:tcW w:w="2175" w:type="dxa"/>
          </w:tcPr>
          <w:p w:rsidR="00C81587" w:rsidRDefault="00C81587" w:rsidP="00C81587">
            <w:pPr>
              <w:pStyle w:val="Table-Text"/>
            </w:pPr>
            <w:r>
              <w:t>integer</w:t>
            </w:r>
          </w:p>
        </w:tc>
        <w:tc>
          <w:tcPr>
            <w:tcW w:w="3507" w:type="dxa"/>
          </w:tcPr>
          <w:p w:rsidR="00C81587" w:rsidRDefault="00C81587" w:rsidP="00C81587">
            <w:pPr>
              <w:pStyle w:val="Table-Text"/>
            </w:pPr>
            <w:r>
              <w:t>The ttl of the resource record</w:t>
            </w:r>
          </w:p>
        </w:tc>
      </w:tr>
      <w:tr w:rsidR="00C81587" w:rsidTr="00A11CBE">
        <w:trPr>
          <w:trHeight w:val="113"/>
          <w:tblHeader w:val="0"/>
        </w:trPr>
        <w:tc>
          <w:tcPr>
            <w:tcW w:w="2965" w:type="dxa"/>
          </w:tcPr>
          <w:p w:rsidR="00C81587" w:rsidRDefault="00C81587" w:rsidP="00C81587">
            <w:pPr>
              <w:pStyle w:val="Table-Text"/>
            </w:pPr>
            <w:r>
              <w:t>type</w:t>
            </w:r>
          </w:p>
        </w:tc>
        <w:tc>
          <w:tcPr>
            <w:tcW w:w="2175" w:type="dxa"/>
          </w:tcPr>
          <w:p w:rsidR="00C81587" w:rsidRDefault="00C81587" w:rsidP="00C81587">
            <w:pPr>
              <w:pStyle w:val="Table-Text"/>
            </w:pPr>
            <w:r>
              <w:t>string</w:t>
            </w:r>
          </w:p>
        </w:tc>
        <w:tc>
          <w:tcPr>
            <w:tcW w:w="3507" w:type="dxa"/>
          </w:tcPr>
          <w:p w:rsidR="00C81587" w:rsidRDefault="00C81587" w:rsidP="00775CCB">
            <w:pPr>
              <w:pStyle w:val="Table-Text"/>
            </w:pPr>
            <w:r>
              <w:t>The type of the resource record. For this record type it is the literal value “</w:t>
            </w:r>
            <w:ins w:id="394" w:author="Arnaud Dumont" w:date="2014-03-05T10:36:00Z">
              <w:r w:rsidR="003516A8">
                <w:t>ZONE</w:t>
              </w:r>
              <w:r w:rsidR="003516A8">
                <w:t>CNAME</w:t>
              </w:r>
            </w:ins>
            <w:del w:id="395" w:author="Arnaud Dumont" w:date="2014-02-20T11:24:00Z">
              <w:r w:rsidDel="00775CCB">
                <w:delText>TLSA</w:delText>
              </w:r>
            </w:del>
            <w:r>
              <w:t>”</w:t>
            </w:r>
          </w:p>
        </w:tc>
      </w:tr>
      <w:tr w:rsidR="003516A8" w:rsidTr="00A11CBE">
        <w:trPr>
          <w:trHeight w:val="113"/>
          <w:tblHeader w:val="0"/>
        </w:trPr>
        <w:tc>
          <w:tcPr>
            <w:tcW w:w="2965" w:type="dxa"/>
          </w:tcPr>
          <w:p w:rsidR="003516A8" w:rsidRDefault="003516A8" w:rsidP="00C81587">
            <w:pPr>
              <w:pStyle w:val="Table-Text"/>
            </w:pPr>
            <w:ins w:id="396" w:author="Arnaud Dumont" w:date="2014-03-05T10:36:00Z">
              <w:r>
                <w:t>target</w:t>
              </w:r>
            </w:ins>
            <w:del w:id="397" w:author="Arnaud Dumont" w:date="2014-02-20T11:24:00Z">
              <w:r w:rsidRPr="00A60CE8" w:rsidDel="00775CCB">
                <w:delText>certificateUsage</w:delText>
              </w:r>
            </w:del>
          </w:p>
        </w:tc>
        <w:tc>
          <w:tcPr>
            <w:tcW w:w="2175" w:type="dxa"/>
          </w:tcPr>
          <w:p w:rsidR="003516A8" w:rsidRDefault="003516A8" w:rsidP="00C81587">
            <w:pPr>
              <w:pStyle w:val="Table-Text"/>
            </w:pPr>
            <w:ins w:id="398" w:author="Arnaud Dumont" w:date="2014-03-05T10:36:00Z">
              <w:r>
                <w:t>string</w:t>
              </w:r>
            </w:ins>
            <w:del w:id="399" w:author="Arnaud Dumont" w:date="2014-03-05T10:36:00Z">
              <w:r w:rsidDel="00A76DC7">
                <w:delText>integer</w:delText>
              </w:r>
            </w:del>
          </w:p>
        </w:tc>
        <w:tc>
          <w:tcPr>
            <w:tcW w:w="3507" w:type="dxa"/>
          </w:tcPr>
          <w:p w:rsidR="003516A8" w:rsidRDefault="003516A8" w:rsidP="0084219F">
            <w:pPr>
              <w:pStyle w:val="Table-Text"/>
            </w:pPr>
            <w:ins w:id="400" w:author="Arnaud Dumont" w:date="2014-03-05T10:36:00Z">
              <w:r>
                <w:t xml:space="preserve">The target of the </w:t>
              </w:r>
              <w:r>
                <w:t>ZONE</w:t>
              </w:r>
              <w:r>
                <w:t>CNAME record</w:t>
              </w:r>
            </w:ins>
            <w:del w:id="401" w:author="Arnaud Dumont" w:date="2014-03-05T10:36:00Z">
              <w:r w:rsidDel="00A76DC7">
                <w:delText xml:space="preserve">The </w:delText>
              </w:r>
            </w:del>
            <w:del w:id="402" w:author="Arnaud Dumont" w:date="2014-02-20T11:27:00Z">
              <w:r w:rsidDel="00775CCB">
                <w:delText>certificate usage value for the record</w:delText>
              </w:r>
            </w:del>
          </w:p>
        </w:tc>
      </w:tr>
    </w:tbl>
    <w:p w:rsidR="00A82BDF" w:rsidRDefault="00A82BDF" w:rsidP="00A82BDF">
      <w:pPr>
        <w:pStyle w:val="Note"/>
        <w:rPr>
          <w:ins w:id="403" w:author="Arnaud Dumont" w:date="2014-03-05T10:38:00Z"/>
        </w:rPr>
      </w:pPr>
      <w:ins w:id="404" w:author="Arnaud Dumont" w:date="2014-03-05T10:38:00Z">
        <w:r w:rsidRPr="000E46A1">
          <w:rPr>
            <w:b/>
          </w:rPr>
          <w:t>Note:</w:t>
        </w:r>
        <w:r>
          <w:tab/>
        </w:r>
        <w:r>
          <w:t>Only one ZONECNAME record is allowed per zone, and it must be at the zone origin level</w:t>
        </w:r>
        <w:r w:rsidRPr="000E46A1">
          <w:t>.</w:t>
        </w:r>
      </w:ins>
    </w:p>
    <w:p w:rsidR="00C81587" w:rsidRDefault="00997F9F" w:rsidP="00FB749C">
      <w:pPr>
        <w:pStyle w:val="Heading3"/>
        <w:pageBreakBefore/>
      </w:pPr>
      <w:r>
        <w:lastRenderedPageBreak/>
        <w:t>Example</w:t>
      </w:r>
    </w:p>
    <w:p w:rsidR="00997F9F" w:rsidRDefault="00997F9F" w:rsidP="00997F9F">
      <w:r>
        <w:t>Below is an example of a zone get command request and response:</w:t>
      </w:r>
    </w:p>
    <w:p w:rsidR="00997F9F" w:rsidRDefault="00997F9F" w:rsidP="00997F9F">
      <w:r>
        <w:t>Request:</w:t>
      </w:r>
    </w:p>
    <w:p w:rsidR="00997F9F" w:rsidRDefault="00997F9F" w:rsidP="00997F9F">
      <w:pPr>
        <w:pStyle w:val="Code"/>
      </w:pPr>
      <w:r>
        <w:t>GET /zones/6d1a66d3-2307-4dde-8077-1ac6f6f3d244 HTTP/1.1</w:t>
      </w:r>
    </w:p>
    <w:p w:rsidR="00997F9F" w:rsidRDefault="00997F9F" w:rsidP="00997F9F">
      <w:pPr>
        <w:pStyle w:val="Code"/>
      </w:pPr>
      <w:r>
        <w:t>Client-Transaction-Id: 9b5cc71b-24ff-40ef-a801-9f9316bed583</w:t>
      </w:r>
    </w:p>
    <w:p w:rsidR="00997F9F" w:rsidRDefault="00997F9F" w:rsidP="00997F9F">
      <w:pPr>
        <w:pStyle w:val="Code"/>
      </w:pPr>
      <w:r>
        <w:t>Accept: application/json</w:t>
      </w:r>
    </w:p>
    <w:p w:rsidR="00997F9F" w:rsidRDefault="00997F9F" w:rsidP="00997F9F">
      <w:pPr>
        <w:pStyle w:val="Code"/>
      </w:pPr>
      <w:r>
        <w:t>User-Agent: Jersey/2.2 (Apache HttpClient 4.2.5)</w:t>
      </w:r>
    </w:p>
    <w:p w:rsidR="00997F9F" w:rsidRDefault="00997F9F" w:rsidP="00997F9F">
      <w:pPr>
        <w:pStyle w:val="Code"/>
      </w:pPr>
      <w:r>
        <w:t>Host: api.discoverydns.com</w:t>
      </w:r>
    </w:p>
    <w:p w:rsidR="00997F9F" w:rsidRDefault="00997F9F" w:rsidP="00997F9F">
      <w:pPr>
        <w:pStyle w:val="Code"/>
      </w:pPr>
      <w:r>
        <w:t>Connection: Keep-Alive</w:t>
      </w:r>
    </w:p>
    <w:p w:rsidR="00997F9F" w:rsidRDefault="00997F9F" w:rsidP="00997F9F">
      <w:pPr>
        <w:pStyle w:val="Code"/>
      </w:pPr>
    </w:p>
    <w:p w:rsidR="00997F9F" w:rsidRDefault="00997F9F" w:rsidP="00997F9F">
      <w:r w:rsidRPr="00997F9F">
        <w:t>Response:</w:t>
      </w:r>
    </w:p>
    <w:p w:rsidR="00997F9F" w:rsidRDefault="00997F9F" w:rsidP="00997F9F">
      <w:pPr>
        <w:pStyle w:val="Code"/>
      </w:pPr>
      <w:r>
        <w:t>HTTP/1.1 200 OK</w:t>
      </w:r>
    </w:p>
    <w:p w:rsidR="00997F9F" w:rsidRDefault="00997F9F" w:rsidP="00997F9F">
      <w:pPr>
        <w:pStyle w:val="Code"/>
      </w:pPr>
      <w:r>
        <w:t>Content-Type: application/json</w:t>
      </w:r>
    </w:p>
    <w:p w:rsidR="00997F9F" w:rsidRDefault="00997F9F" w:rsidP="00997F9F">
      <w:pPr>
        <w:pStyle w:val="Code"/>
      </w:pPr>
      <w:r>
        <w:t>Last-Modified: Sun, 06 Oct 2013 18:39:52 GMT</w:t>
      </w:r>
    </w:p>
    <w:p w:rsidR="00997F9F" w:rsidRDefault="00997F9F" w:rsidP="00997F9F">
      <w:pPr>
        <w:pStyle w:val="Code"/>
      </w:pPr>
      <w:r>
        <w:t>ETag: "0"</w:t>
      </w:r>
    </w:p>
    <w:p w:rsidR="00997F9F" w:rsidRDefault="00997F9F" w:rsidP="00997F9F">
      <w:pPr>
        <w:pStyle w:val="Code"/>
      </w:pPr>
      <w:r>
        <w:t>Cache-Control: private, no-transform, max-age=30</w:t>
      </w:r>
    </w:p>
    <w:p w:rsidR="00997F9F" w:rsidRDefault="00997F9F" w:rsidP="00997F9F">
      <w:pPr>
        <w:pStyle w:val="Code"/>
      </w:pPr>
      <w:r>
        <w:t>Date: Sun, 06 Oct 2013 18:39:52 GMT</w:t>
      </w:r>
    </w:p>
    <w:p w:rsidR="00997F9F" w:rsidRDefault="00997F9F" w:rsidP="00997F9F">
      <w:pPr>
        <w:pStyle w:val="Code"/>
      </w:pPr>
      <w:r>
        <w:t>Server-Transaction-Id: 5e2b0855-831e-4ced-a50f-1a926894ef0f</w:t>
      </w:r>
    </w:p>
    <w:p w:rsidR="00997F9F" w:rsidRDefault="00997F9F" w:rsidP="00997F9F">
      <w:pPr>
        <w:pStyle w:val="Code"/>
      </w:pPr>
      <w:r>
        <w:t>Client-Transaction-Id: 9b5cc71b-24ff-40ef-a801-9f9316bed583</w:t>
      </w:r>
    </w:p>
    <w:p w:rsidR="00997F9F" w:rsidRDefault="00997F9F" w:rsidP="00997F9F">
      <w:pPr>
        <w:pStyle w:val="Code"/>
      </w:pPr>
      <w:r>
        <w:t>Content-Length: 5866</w:t>
      </w:r>
    </w:p>
    <w:p w:rsidR="00997F9F" w:rsidRDefault="00997F9F" w:rsidP="00997F9F">
      <w:pPr>
        <w:pStyle w:val="Code"/>
      </w:pPr>
    </w:p>
    <w:p w:rsidR="00997F9F" w:rsidRDefault="00997F9F" w:rsidP="00997F9F">
      <w:pPr>
        <w:pStyle w:val="Code"/>
      </w:pPr>
      <w:r>
        <w:t>{</w:t>
      </w:r>
    </w:p>
    <w:p w:rsidR="00997F9F" w:rsidRDefault="00997F9F" w:rsidP="00997F9F">
      <w:pPr>
        <w:pStyle w:val="Code"/>
      </w:pPr>
      <w:r>
        <w:t xml:space="preserve">  "zone" : {</w:t>
      </w:r>
    </w:p>
    <w:p w:rsidR="00997F9F" w:rsidRDefault="00997F9F" w:rsidP="00997F9F">
      <w:pPr>
        <w:pStyle w:val="Code"/>
      </w:pPr>
      <w:r>
        <w:t xml:space="preserve">    "@uri" : "https://api.discoverydns.com/zones/6d1a66d3-2307-4dde-8077-1ac6f6f3d244",</w:t>
      </w:r>
    </w:p>
    <w:p w:rsidR="00997F9F" w:rsidRDefault="00997F9F" w:rsidP="00997F9F">
      <w:pPr>
        <w:pStyle w:val="Code"/>
      </w:pPr>
      <w:r>
        <w:t xml:space="preserve">    "id" : "6d1a66d3-2307-4dde-8077-1ac6f6f3d244",</w:t>
      </w:r>
    </w:p>
    <w:p w:rsidR="00997F9F" w:rsidRDefault="00997F9F" w:rsidP="00997F9F">
      <w:pPr>
        <w:pStyle w:val="Code"/>
      </w:pPr>
      <w:r>
        <w:t xml:space="preserve">    "version" : 0,</w:t>
      </w:r>
    </w:p>
    <w:p w:rsidR="00997F9F" w:rsidRDefault="00997F9F" w:rsidP="00997F9F">
      <w:pPr>
        <w:pStyle w:val="Code"/>
      </w:pPr>
      <w:r>
        <w:t xml:space="preserve">    "name" : "example.com.au",</w:t>
      </w:r>
    </w:p>
    <w:p w:rsidR="00997F9F" w:rsidRDefault="00997F9F" w:rsidP="00997F9F">
      <w:pPr>
        <w:pStyle w:val="Code"/>
      </w:pPr>
      <w:r>
        <w:t xml:space="preserve">    "serial" : 1,</w:t>
      </w:r>
    </w:p>
    <w:p w:rsidR="00997F9F" w:rsidRDefault="00997F9F" w:rsidP="00997F9F">
      <w:pPr>
        <w:pStyle w:val="Code"/>
      </w:pPr>
      <w:r>
        <w:t xml:space="preserve">    "brandedNameServers" : false,</w:t>
      </w:r>
    </w:p>
    <w:p w:rsidR="00997F9F" w:rsidRDefault="00997F9F" w:rsidP="00997F9F">
      <w:pPr>
        <w:pStyle w:val="Code"/>
        <w:rPr>
          <w:ins w:id="405" w:author="Arnaud Dumont" w:date="2014-02-11T13:56:00Z"/>
        </w:rPr>
      </w:pPr>
      <w:r>
        <w:t xml:space="preserve">    "dnssecSigned" : true,</w:t>
      </w:r>
    </w:p>
    <w:p w:rsidR="006242A4" w:rsidRDefault="006242A4" w:rsidP="00997F9F">
      <w:pPr>
        <w:pStyle w:val="Code"/>
        <w:rPr>
          <w:ins w:id="406" w:author="Arnaud Dumont" w:date="2014-02-11T13:57:00Z"/>
        </w:rPr>
      </w:pPr>
      <w:ins w:id="407" w:author="Arnaud Dumont" w:date="2014-02-11T13:56:00Z">
        <w:r>
          <w:t xml:space="preserve">    </w:t>
        </w:r>
      </w:ins>
      <w:ins w:id="408" w:author="Arnaud Dumont" w:date="2014-02-11T13:57:00Z">
        <w:r>
          <w:t>"</w:t>
        </w:r>
        <w:r w:rsidRPr="006242A4">
          <w:t>zskRollOverState</w:t>
        </w:r>
        <w:r>
          <w:t>" : "scheduled",</w:t>
        </w:r>
      </w:ins>
    </w:p>
    <w:p w:rsidR="006242A4" w:rsidRDefault="006242A4" w:rsidP="00997F9F">
      <w:pPr>
        <w:pStyle w:val="Code"/>
        <w:rPr>
          <w:ins w:id="409" w:author="Arnaud Dumont" w:date="2014-02-11T13:58:00Z"/>
        </w:rPr>
      </w:pPr>
      <w:ins w:id="410" w:author="Arnaud Dumont" w:date="2014-02-11T13:57:00Z">
        <w:r>
          <w:t xml:space="preserve">    "</w:t>
        </w:r>
      </w:ins>
      <w:ins w:id="411" w:author="Arnaud Dumont" w:date="2014-02-11T13:58:00Z">
        <w:r w:rsidRPr="006242A4">
          <w:t>zskNextActionDate</w:t>
        </w:r>
      </w:ins>
      <w:ins w:id="412" w:author="Arnaud Dumont" w:date="2014-02-11T13:57:00Z">
        <w:r>
          <w:t>" : "</w:t>
        </w:r>
      </w:ins>
      <w:ins w:id="413" w:author="Arnaud Dumont" w:date="2014-02-11T13:58:00Z">
        <w:r w:rsidR="005056E3">
          <w:t>2013-11-07T07:46:29.927</w:t>
        </w:r>
        <w:r>
          <w:t>",</w:t>
        </w:r>
      </w:ins>
    </w:p>
    <w:p w:rsidR="006242A4" w:rsidRDefault="006242A4" w:rsidP="00997F9F">
      <w:pPr>
        <w:pStyle w:val="Code"/>
      </w:pPr>
      <w:ins w:id="414" w:author="Arnaud Dumont" w:date="2014-02-11T13:58:00Z">
        <w:r>
          <w:t xml:space="preserve">    "</w:t>
        </w:r>
        <w:r w:rsidR="005056E3" w:rsidRPr="005056E3">
          <w:t>zskRRSIGRegenerationDate</w:t>
        </w:r>
        <w:r>
          <w:t>" : "</w:t>
        </w:r>
        <w:r w:rsidR="005056E3">
          <w:t>2013-03-07T07:46:29.927</w:t>
        </w:r>
        <w:r>
          <w:t>",</w:t>
        </w:r>
      </w:ins>
    </w:p>
    <w:p w:rsidR="00997F9F" w:rsidRDefault="00997F9F" w:rsidP="00997F9F">
      <w:pPr>
        <w:pStyle w:val="Code"/>
      </w:pPr>
      <w:r>
        <w:t xml:space="preserve">    "group" : "mygroup",</w:t>
      </w:r>
    </w:p>
    <w:p w:rsidR="00997F9F" w:rsidRDefault="00997F9F" w:rsidP="00997F9F">
      <w:pPr>
        <w:pStyle w:val="Code"/>
      </w:pPr>
      <w:r>
        <w:t xml:space="preserve">    "nameServerSetId" : "1646f4e7-36ce-4cb5-b9a0-9853c15fc195",</w:t>
      </w:r>
    </w:p>
    <w:p w:rsidR="00997F9F" w:rsidRDefault="00997F9F" w:rsidP="00997F9F">
      <w:pPr>
        <w:pStyle w:val="Code"/>
      </w:pPr>
      <w:r>
        <w:lastRenderedPageBreak/>
        <w:t xml:space="preserve">    "nameServerSetName" : "Test-ing Name.Server_Set0",</w:t>
      </w:r>
    </w:p>
    <w:p w:rsidR="00997F9F" w:rsidRDefault="00997F9F" w:rsidP="00997F9F">
      <w:pPr>
        <w:pStyle w:val="Code"/>
      </w:pPr>
      <w:r>
        <w:t xml:space="preserve">    "nameServerInterfaceSetId" : "292cf312-2dc4-4f4b-a273-63d072c98f03",</w:t>
      </w:r>
    </w:p>
    <w:p w:rsidR="00997F9F" w:rsidRDefault="00997F9F" w:rsidP="00997F9F">
      <w:pPr>
        <w:pStyle w:val="Code"/>
      </w:pPr>
      <w:r>
        <w:t xml:space="preserve">    "nameServerInterfaceSetName" : "Test-ing NameServer_Interfa.ceSet0",</w:t>
      </w:r>
    </w:p>
    <w:p w:rsidR="00997F9F" w:rsidRDefault="00997F9F" w:rsidP="00997F9F">
      <w:pPr>
        <w:pStyle w:val="Code"/>
      </w:pPr>
      <w:r>
        <w:t xml:space="preserve">    "planId" : "2aa93a2a-914b-4107-9c34-864e991f6c86",</w:t>
      </w:r>
    </w:p>
    <w:p w:rsidR="00997F9F" w:rsidRDefault="00997F9F" w:rsidP="00997F9F">
      <w:pPr>
        <w:pStyle w:val="Code"/>
      </w:pPr>
      <w:r>
        <w:t xml:space="preserve">    "planName" : "testing-plan_.meh la0",</w:t>
      </w:r>
    </w:p>
    <w:p w:rsidR="00997F9F" w:rsidRDefault="00997F9F" w:rsidP="00997F9F">
      <w:pPr>
        <w:pStyle w:val="Code"/>
      </w:pPr>
      <w:r>
        <w:t xml:space="preserve">    "sponsorAccountId" : "f73af262-9531-11e2-9b25-2809b571161a",</w:t>
      </w:r>
    </w:p>
    <w:p w:rsidR="00997F9F" w:rsidRDefault="00997F9F" w:rsidP="00997F9F">
      <w:pPr>
        <w:pStyle w:val="Code"/>
      </w:pPr>
      <w:r>
        <w:t xml:space="preserve">    "sponsorAccountIdentifier" : "system",</w:t>
      </w:r>
    </w:p>
    <w:p w:rsidR="00997F9F" w:rsidRDefault="00997F9F" w:rsidP="00997F9F">
      <w:pPr>
        <w:pStyle w:val="Code"/>
      </w:pPr>
      <w:r>
        <w:t xml:space="preserve">    "createDate" : "2013-10-07T07:46:29.901",</w:t>
      </w:r>
    </w:p>
    <w:p w:rsidR="00997F9F" w:rsidRDefault="00997F9F" w:rsidP="00997F9F">
      <w:pPr>
        <w:pStyle w:val="Code"/>
      </w:pPr>
      <w:r>
        <w:t xml:space="preserve">    "createAccountId" : "f73af262-9531-11e2-9b25-2809b571161a",</w:t>
      </w:r>
    </w:p>
    <w:p w:rsidR="00997F9F" w:rsidRDefault="00997F9F" w:rsidP="00997F9F">
      <w:pPr>
        <w:pStyle w:val="Code"/>
      </w:pPr>
      <w:r>
        <w:t xml:space="preserve">    "createAccountIdentifier" : "system",</w:t>
      </w:r>
    </w:p>
    <w:p w:rsidR="00997F9F" w:rsidRDefault="00997F9F" w:rsidP="00997F9F">
      <w:pPr>
        <w:pStyle w:val="Code"/>
      </w:pPr>
      <w:r>
        <w:t xml:space="preserve">    "createUserId" : "ed848682-c1d9-11e2-86bc-e9b9e1409c4c",</w:t>
      </w:r>
    </w:p>
    <w:p w:rsidR="00997F9F" w:rsidRDefault="00997F9F" w:rsidP="00997F9F">
      <w:pPr>
        <w:pStyle w:val="Code"/>
      </w:pPr>
      <w:r>
        <w:t xml:space="preserve">    "createUserName" : "System Admin",</w:t>
      </w:r>
    </w:p>
    <w:p w:rsidR="00997F9F" w:rsidRDefault="00997F9F" w:rsidP="00997F9F">
      <w:pPr>
        <w:pStyle w:val="Code"/>
      </w:pPr>
      <w:r>
        <w:t xml:space="preserve">    "lastUpdateDate" : "2013-10-07T07:46:29.927",</w:t>
      </w:r>
    </w:p>
    <w:p w:rsidR="00997F9F" w:rsidRDefault="00997F9F" w:rsidP="00997F9F">
      <w:pPr>
        <w:pStyle w:val="Code"/>
      </w:pPr>
      <w:r>
        <w:t xml:space="preserve">    "lastUpdateAccountId" : "f73af262-9531-11e2-9b25-2809b571161a",</w:t>
      </w:r>
    </w:p>
    <w:p w:rsidR="00997F9F" w:rsidRDefault="00997F9F" w:rsidP="00997F9F">
      <w:pPr>
        <w:pStyle w:val="Code"/>
      </w:pPr>
      <w:r>
        <w:t xml:space="preserve">    "lastUpdateAccountIdentifier" : "system",</w:t>
      </w:r>
    </w:p>
    <w:p w:rsidR="00997F9F" w:rsidRDefault="00997F9F" w:rsidP="00997F9F">
      <w:pPr>
        <w:pStyle w:val="Code"/>
      </w:pPr>
      <w:r>
        <w:t xml:space="preserve">    "lastUpdateUserId" : "ed848682-c1d9-11e2-86bc-e9b9e1409c4c",</w:t>
      </w:r>
    </w:p>
    <w:p w:rsidR="00997F9F" w:rsidRDefault="00997F9F" w:rsidP="00997F9F">
      <w:pPr>
        <w:pStyle w:val="Code"/>
      </w:pPr>
      <w:r>
        <w:t xml:space="preserve">    "lastUpdateUserName" : "System Admin",</w:t>
      </w:r>
    </w:p>
    <w:p w:rsidR="0027130A" w:rsidRDefault="0027130A" w:rsidP="0027130A">
      <w:pPr>
        <w:pStyle w:val="Code"/>
      </w:pPr>
      <w:r>
        <w:t xml:space="preserve">    "</w:t>
      </w:r>
      <w:r w:rsidRPr="0027130A">
        <w:t>delegationResourceRecords</w:t>
      </w:r>
      <w:r>
        <w:t>" : [ {      "name" : "www.example.com.au.",</w:t>
      </w:r>
    </w:p>
    <w:p w:rsidR="0027130A" w:rsidRDefault="0027130A" w:rsidP="0027130A">
      <w:pPr>
        <w:pStyle w:val="Code"/>
      </w:pPr>
      <w:r>
        <w:t xml:space="preserve">      "class" : "IN",</w:t>
      </w:r>
    </w:p>
    <w:p w:rsidR="0027130A" w:rsidRDefault="0027130A" w:rsidP="0027130A">
      <w:pPr>
        <w:pStyle w:val="Code"/>
      </w:pPr>
      <w:r>
        <w:t xml:space="preserve">      "ttl" : "3600",</w:t>
      </w:r>
    </w:p>
    <w:p w:rsidR="0027130A" w:rsidRDefault="0027130A" w:rsidP="0027130A">
      <w:pPr>
        <w:pStyle w:val="Code"/>
      </w:pPr>
      <w:r>
        <w:t xml:space="preserve">      "type" : "A",</w:t>
      </w:r>
    </w:p>
    <w:p w:rsidR="0027130A" w:rsidRDefault="0027130A" w:rsidP="0027130A">
      <w:pPr>
        <w:pStyle w:val="Code"/>
      </w:pPr>
      <w:r>
        <w:t xml:space="preserve">      "address" : "127.0.0.2"</w:t>
      </w:r>
    </w:p>
    <w:p w:rsidR="0027130A" w:rsidRDefault="0027130A" w:rsidP="0027130A">
      <w:pPr>
        <w:pStyle w:val="Code"/>
      </w:pPr>
      <w:r>
        <w:t xml:space="preserve">    }, {</w:t>
      </w:r>
    </w:p>
    <w:p w:rsidR="0027130A" w:rsidRDefault="0027130A" w:rsidP="0027130A">
      <w:pPr>
        <w:pStyle w:val="Code"/>
      </w:pPr>
      <w:r>
        <w:t xml:space="preserve">      "name" : "www.example.com.au.",</w:t>
      </w:r>
    </w:p>
    <w:p w:rsidR="0027130A" w:rsidRDefault="0027130A" w:rsidP="0027130A">
      <w:pPr>
        <w:pStyle w:val="Code"/>
      </w:pPr>
      <w:r>
        <w:t xml:space="preserve">      "class" : "IN",</w:t>
      </w:r>
    </w:p>
    <w:p w:rsidR="0027130A" w:rsidRDefault="0027130A" w:rsidP="0027130A">
      <w:pPr>
        <w:pStyle w:val="Code"/>
      </w:pPr>
      <w:r>
        <w:t xml:space="preserve">      "ttl" : "3600",</w:t>
      </w:r>
    </w:p>
    <w:p w:rsidR="0027130A" w:rsidRDefault="0027130A" w:rsidP="0027130A">
      <w:pPr>
        <w:pStyle w:val="Code"/>
      </w:pPr>
      <w:r>
        <w:t xml:space="preserve">      "type" : "NS",</w:t>
      </w:r>
    </w:p>
    <w:p w:rsidR="0027130A" w:rsidRDefault="0027130A" w:rsidP="0027130A">
      <w:pPr>
        <w:pStyle w:val="Code"/>
      </w:pPr>
      <w:r>
        <w:t xml:space="preserve">      "target" : "ns1.hosting.com."</w:t>
      </w:r>
    </w:p>
    <w:p w:rsidR="0027130A" w:rsidRDefault="0027130A" w:rsidP="0027130A">
      <w:pPr>
        <w:pStyle w:val="Code"/>
      </w:pPr>
      <w:r>
        <w:t xml:space="preserve">    }, {</w:t>
      </w:r>
    </w:p>
    <w:p w:rsidR="0027130A" w:rsidRDefault="0027130A" w:rsidP="0027130A">
      <w:pPr>
        <w:pStyle w:val="Code"/>
      </w:pPr>
      <w:r>
        <w:t xml:space="preserve">      "name" : "www.example.com.au.",</w:t>
      </w:r>
    </w:p>
    <w:p w:rsidR="0027130A" w:rsidRDefault="0027130A" w:rsidP="0027130A">
      <w:pPr>
        <w:pStyle w:val="Code"/>
      </w:pPr>
      <w:r>
        <w:t xml:space="preserve">      "class" : "IN",</w:t>
      </w:r>
    </w:p>
    <w:p w:rsidR="0027130A" w:rsidRDefault="0027130A" w:rsidP="0027130A">
      <w:pPr>
        <w:pStyle w:val="Code"/>
      </w:pPr>
      <w:r>
        <w:t xml:space="preserve">      "ttl" : "3600",</w:t>
      </w:r>
    </w:p>
    <w:p w:rsidR="0027130A" w:rsidRDefault="0027130A" w:rsidP="0027130A">
      <w:pPr>
        <w:pStyle w:val="Code"/>
      </w:pPr>
      <w:r>
        <w:t xml:space="preserve">      "type" : "A",</w:t>
      </w:r>
    </w:p>
    <w:p w:rsidR="0027130A" w:rsidRDefault="0027130A" w:rsidP="0027130A">
      <w:pPr>
        <w:pStyle w:val="Code"/>
      </w:pPr>
      <w:r>
        <w:t xml:space="preserve">      "address" : "127.0.0.1"</w:t>
      </w:r>
    </w:p>
    <w:p w:rsidR="0027130A" w:rsidRDefault="0027130A" w:rsidP="0027130A">
      <w:pPr>
        <w:pStyle w:val="Code"/>
      </w:pPr>
      <w:r>
        <w:t xml:space="preserve">    }, {</w:t>
      </w:r>
    </w:p>
    <w:p w:rsidR="0027130A" w:rsidRDefault="0027130A" w:rsidP="0027130A">
      <w:pPr>
        <w:pStyle w:val="Code"/>
      </w:pPr>
      <w:r>
        <w:t xml:space="preserve">      "name" : "www.example.com.au.",</w:t>
      </w:r>
    </w:p>
    <w:p w:rsidR="0027130A" w:rsidRDefault="0027130A" w:rsidP="0027130A">
      <w:pPr>
        <w:pStyle w:val="Code"/>
      </w:pPr>
      <w:r>
        <w:t xml:space="preserve">      "class" : "IN",</w:t>
      </w:r>
    </w:p>
    <w:p w:rsidR="0027130A" w:rsidRDefault="0027130A" w:rsidP="0027130A">
      <w:pPr>
        <w:pStyle w:val="Code"/>
      </w:pPr>
      <w:r>
        <w:t xml:space="preserve">      "ttl" : "3600",</w:t>
      </w:r>
    </w:p>
    <w:p w:rsidR="0027130A" w:rsidRDefault="0027130A" w:rsidP="0027130A">
      <w:pPr>
        <w:pStyle w:val="Code"/>
      </w:pPr>
      <w:r>
        <w:lastRenderedPageBreak/>
        <w:t xml:space="preserve">      "type" : "AAAA",</w:t>
      </w:r>
    </w:p>
    <w:p w:rsidR="0027130A" w:rsidRDefault="0027130A" w:rsidP="0027130A">
      <w:pPr>
        <w:pStyle w:val="Code"/>
      </w:pPr>
      <w:r>
        <w:t xml:space="preserve">      "address" : "2001:dcd:2::5"</w:t>
      </w:r>
    </w:p>
    <w:p w:rsidR="0027130A" w:rsidRDefault="0027130A" w:rsidP="0027130A">
      <w:pPr>
        <w:pStyle w:val="Code"/>
      </w:pPr>
      <w:r>
        <w:t xml:space="preserve">    }, {</w:t>
      </w:r>
    </w:p>
    <w:p w:rsidR="0027130A" w:rsidRDefault="0027130A" w:rsidP="0027130A">
      <w:pPr>
        <w:pStyle w:val="Code"/>
      </w:pPr>
      <w:r>
        <w:t xml:space="preserve">      "name" : "www.example.com.au.",</w:t>
      </w:r>
    </w:p>
    <w:p w:rsidR="0027130A" w:rsidRDefault="0027130A" w:rsidP="0027130A">
      <w:pPr>
        <w:pStyle w:val="Code"/>
      </w:pPr>
      <w:r>
        <w:t xml:space="preserve">      "class" : "IN",</w:t>
      </w:r>
    </w:p>
    <w:p w:rsidR="0027130A" w:rsidRDefault="0027130A" w:rsidP="0027130A">
      <w:pPr>
        <w:pStyle w:val="Code"/>
      </w:pPr>
      <w:r>
        <w:t xml:space="preserve">      "ttl" : "3600",</w:t>
      </w:r>
    </w:p>
    <w:p w:rsidR="0027130A" w:rsidRDefault="0027130A" w:rsidP="0027130A">
      <w:pPr>
        <w:pStyle w:val="Code"/>
      </w:pPr>
      <w:r>
        <w:t xml:space="preserve">      "type" : "AAAA",</w:t>
      </w:r>
    </w:p>
    <w:p w:rsidR="0027130A" w:rsidRDefault="0027130A" w:rsidP="0027130A">
      <w:pPr>
        <w:pStyle w:val="Code"/>
      </w:pPr>
      <w:r>
        <w:t xml:space="preserve">      "address" : "2001:dcd:2::6"</w:t>
      </w:r>
    </w:p>
    <w:p w:rsidR="0027130A" w:rsidRDefault="0027130A" w:rsidP="00997F9F">
      <w:pPr>
        <w:pStyle w:val="Code"/>
      </w:pPr>
      <w:r>
        <w:t xml:space="preserve">    } ],</w:t>
      </w:r>
    </w:p>
    <w:p w:rsidR="00997F9F" w:rsidRDefault="00997F9F" w:rsidP="00997F9F">
      <w:pPr>
        <w:pStyle w:val="Code"/>
      </w:pPr>
      <w:r>
        <w:t xml:space="preserve">    "ddnsResourceRecords" :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"A",</w:t>
      </w:r>
    </w:p>
    <w:p w:rsidR="00997F9F" w:rsidRDefault="00997F9F" w:rsidP="00997F9F">
      <w:pPr>
        <w:pStyle w:val="Code"/>
      </w:pPr>
      <w:r>
        <w:t xml:space="preserve">      "address" : "127.0.0.2"</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"NS",</w:t>
      </w:r>
    </w:p>
    <w:p w:rsidR="00997F9F" w:rsidRDefault="00997F9F" w:rsidP="00997F9F">
      <w:pPr>
        <w:pStyle w:val="Code"/>
      </w:pPr>
      <w:r>
        <w:t xml:space="preserve">      "target" : "ns1.hosting.com."</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"A",</w:t>
      </w:r>
    </w:p>
    <w:p w:rsidR="00997F9F" w:rsidRDefault="00997F9F" w:rsidP="00997F9F">
      <w:pPr>
        <w:pStyle w:val="Code"/>
      </w:pPr>
      <w:r>
        <w:t xml:space="preserve">      "address" : "127.0.0.1"</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"AAAA",</w:t>
      </w:r>
    </w:p>
    <w:p w:rsidR="00997F9F" w:rsidRDefault="00997F9F" w:rsidP="00997F9F">
      <w:pPr>
        <w:pStyle w:val="Code"/>
      </w:pPr>
      <w:r>
        <w:t xml:space="preserve">      "address" : "2001:dcd:2::5"</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"AAAA",</w:t>
      </w:r>
    </w:p>
    <w:p w:rsidR="00997F9F" w:rsidRDefault="00997F9F" w:rsidP="00997F9F">
      <w:pPr>
        <w:pStyle w:val="Code"/>
      </w:pPr>
      <w:r>
        <w:lastRenderedPageBreak/>
        <w:t xml:space="preserve">      "address" : "2001:dcd:2::6"</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"SOA",</w:t>
      </w:r>
    </w:p>
    <w:p w:rsidR="00997F9F" w:rsidRDefault="00997F9F" w:rsidP="00997F9F">
      <w:pPr>
        <w:pStyle w:val="Code"/>
      </w:pPr>
      <w:r>
        <w:t xml:space="preserve">      "host" : "w.au.",</w:t>
      </w:r>
    </w:p>
    <w:p w:rsidR="00997F9F" w:rsidRDefault="00997F9F" w:rsidP="00997F9F">
      <w:pPr>
        <w:pStyle w:val="Code"/>
      </w:pPr>
      <w:r>
        <w:t xml:space="preserve">      "admin" : "dns.ausregistry.net.au.",</w:t>
      </w:r>
    </w:p>
    <w:p w:rsidR="00997F9F" w:rsidRDefault="00997F9F" w:rsidP="00997F9F">
      <w:pPr>
        <w:pStyle w:val="Code"/>
      </w:pPr>
      <w:r>
        <w:t xml:space="preserve">      "serial" : "2061150353",</w:t>
      </w:r>
    </w:p>
    <w:p w:rsidR="00997F9F" w:rsidRDefault="00997F9F" w:rsidP="00997F9F">
      <w:pPr>
        <w:pStyle w:val="Code"/>
      </w:pPr>
      <w:r>
        <w:t xml:space="preserve">      "refresh" : "14400",</w:t>
      </w:r>
    </w:p>
    <w:p w:rsidR="00997F9F" w:rsidRDefault="00997F9F" w:rsidP="00997F9F">
      <w:pPr>
        <w:pStyle w:val="Code"/>
      </w:pPr>
      <w:r>
        <w:t xml:space="preserve">      "retry" : "3600",</w:t>
      </w:r>
    </w:p>
    <w:p w:rsidR="00997F9F" w:rsidRDefault="00997F9F" w:rsidP="00997F9F">
      <w:pPr>
        <w:pStyle w:val="Code"/>
      </w:pPr>
      <w:r>
        <w:t xml:space="preserve">      "expire" : "3600000",</w:t>
      </w:r>
    </w:p>
    <w:p w:rsidR="00997F9F" w:rsidRDefault="00997F9F" w:rsidP="00997F9F">
      <w:pPr>
        <w:pStyle w:val="Code"/>
      </w:pPr>
      <w:r>
        <w:t xml:space="preserve">      "minimum" : "14400"</w:t>
      </w:r>
    </w:p>
    <w:p w:rsidR="00997F9F" w:rsidRDefault="00997F9F" w:rsidP="00997F9F">
      <w:pPr>
        <w:pStyle w:val="Code"/>
      </w:pPr>
      <w:r>
        <w:t xml:space="preserve">    } ],</w:t>
      </w:r>
    </w:p>
    <w:p w:rsidR="00997F9F" w:rsidRDefault="00997F9F" w:rsidP="00997F9F">
      <w:pPr>
        <w:pStyle w:val="Code"/>
      </w:pPr>
      <w:r>
        <w:t xml:space="preserve">    "resourceRecords" :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"DS",</w:t>
      </w:r>
    </w:p>
    <w:p w:rsidR="00997F9F" w:rsidRDefault="00997F9F" w:rsidP="00997F9F">
      <w:pPr>
        <w:pStyle w:val="Code"/>
      </w:pPr>
      <w:r>
        <w:t xml:space="preserve">      "footprint" : "30909",</w:t>
      </w:r>
    </w:p>
    <w:p w:rsidR="00997F9F" w:rsidRDefault="00997F9F" w:rsidP="00997F9F">
      <w:pPr>
        <w:pStyle w:val="Code"/>
      </w:pPr>
      <w:r>
        <w:t xml:space="preserve">      "algorithm" : "8",</w:t>
      </w:r>
    </w:p>
    <w:p w:rsidR="00997F9F" w:rsidRDefault="00997F9F" w:rsidP="00997F9F">
      <w:pPr>
        <w:pStyle w:val="Code"/>
      </w:pPr>
      <w:r>
        <w:t xml:space="preserve">      "digestId" : "2",</w:t>
      </w:r>
    </w:p>
    <w:p w:rsidR="00997F9F" w:rsidRDefault="00997F9F" w:rsidP="00997F9F">
      <w:pPr>
        <w:pStyle w:val="Code"/>
      </w:pPr>
      <w:r>
        <w:t xml:space="preserve">      "digest" : "E2D3C916F6DEEAC73294E8268FB5885044A833FC5459588F4A9184CFC41A5766"</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"CERT",</w:t>
      </w:r>
    </w:p>
    <w:p w:rsidR="00997F9F" w:rsidRDefault="00997F9F" w:rsidP="00997F9F">
      <w:pPr>
        <w:pStyle w:val="Code"/>
      </w:pPr>
      <w:r>
        <w:t xml:space="preserve">      "certType" : "1",</w:t>
      </w:r>
    </w:p>
    <w:p w:rsidR="00997F9F" w:rsidRDefault="00997F9F" w:rsidP="00997F9F">
      <w:pPr>
        <w:pStyle w:val="Code"/>
      </w:pPr>
      <w:r>
        <w:t xml:space="preserve">      "keyTag" : "4761",</w:t>
      </w:r>
    </w:p>
    <w:p w:rsidR="00997F9F" w:rsidRDefault="00997F9F" w:rsidP="00997F9F">
      <w:pPr>
        <w:pStyle w:val="Code"/>
      </w:pPr>
      <w:r>
        <w:t xml:space="preserve">      "algorithm" : "5",</w:t>
      </w:r>
    </w:p>
    <w:p w:rsidR="00997F9F" w:rsidRDefault="00997F9F" w:rsidP="00997F9F">
      <w:pPr>
        <w:pStyle w:val="Code"/>
      </w:pPr>
      <w:r>
        <w:t xml:space="preserve">      "cert" : "MIIFfDCCBGSgAwIBAgICAIgwDQYJKoZIhvcNAQEFBQAwYjELMAkGA1UE"</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"MX",</w:t>
      </w:r>
    </w:p>
    <w:p w:rsidR="00997F9F" w:rsidRDefault="00997F9F" w:rsidP="00997F9F">
      <w:pPr>
        <w:pStyle w:val="Code"/>
      </w:pPr>
      <w:r>
        <w:lastRenderedPageBreak/>
        <w:t xml:space="preserve">      "priority" : "10",</w:t>
      </w:r>
    </w:p>
    <w:p w:rsidR="00997F9F" w:rsidRDefault="00997F9F" w:rsidP="00997F9F">
      <w:pPr>
        <w:pStyle w:val="Code"/>
      </w:pPr>
      <w:r>
        <w:t xml:space="preserve">      "target" : "mx01.ausregistry.net.au."</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"AAAA",</w:t>
      </w:r>
    </w:p>
    <w:p w:rsidR="00997F9F" w:rsidRDefault="00997F9F" w:rsidP="00997F9F">
      <w:pPr>
        <w:pStyle w:val="Code"/>
      </w:pPr>
      <w:r>
        <w:t xml:space="preserve">      "address" : "2001:dcd:2::5"</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"SSHFP",</w:t>
      </w:r>
    </w:p>
    <w:p w:rsidR="00997F9F" w:rsidRDefault="00997F9F" w:rsidP="00997F9F">
      <w:pPr>
        <w:pStyle w:val="Code"/>
      </w:pPr>
      <w:r>
        <w:t xml:space="preserve">      "algorithm" : "2",</w:t>
      </w:r>
    </w:p>
    <w:p w:rsidR="00997F9F" w:rsidRDefault="00997F9F" w:rsidP="00997F9F">
      <w:pPr>
        <w:pStyle w:val="Code"/>
      </w:pPr>
      <w:r>
        <w:t xml:space="preserve">      "digestType" : "1",</w:t>
      </w:r>
    </w:p>
    <w:p w:rsidR="00997F9F" w:rsidRDefault="00997F9F" w:rsidP="00997F9F">
      <w:pPr>
        <w:pStyle w:val="Code"/>
      </w:pPr>
      <w:r>
        <w:t xml:space="preserve">      "fingerprint" : "290E37C5B5DB9A1C455E648A41AF3CC83F99F102"</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"NAPTR",</w:t>
      </w:r>
    </w:p>
    <w:p w:rsidR="00997F9F" w:rsidRDefault="00997F9F" w:rsidP="00997F9F">
      <w:pPr>
        <w:pStyle w:val="Code"/>
      </w:pPr>
      <w:r>
        <w:t xml:space="preserve">      "order" : "10",</w:t>
      </w:r>
    </w:p>
    <w:p w:rsidR="00997F9F" w:rsidRDefault="00997F9F" w:rsidP="00997F9F">
      <w:pPr>
        <w:pStyle w:val="Code"/>
      </w:pPr>
      <w:r>
        <w:t xml:space="preserve">      "preference" : "101",</w:t>
      </w:r>
    </w:p>
    <w:p w:rsidR="00997F9F" w:rsidRDefault="00997F9F" w:rsidP="00997F9F">
      <w:pPr>
        <w:pStyle w:val="Code"/>
      </w:pPr>
      <w:r>
        <w:t xml:space="preserve">      "flags" : "u",</w:t>
      </w:r>
    </w:p>
    <w:p w:rsidR="00997F9F" w:rsidRDefault="00997F9F" w:rsidP="00997F9F">
      <w:pPr>
        <w:pStyle w:val="Code"/>
      </w:pPr>
      <w:r>
        <w:t xml:space="preserve">      "service" : "E2U+h323",</w:t>
      </w:r>
    </w:p>
    <w:p w:rsidR="00997F9F" w:rsidRDefault="00997F9F" w:rsidP="00997F9F">
      <w:pPr>
        <w:pStyle w:val="Code"/>
      </w:pPr>
      <w:r>
        <w:t xml:space="preserve">      "regexp" : "!^.*$!h323:info@example.com!",</w:t>
      </w:r>
    </w:p>
    <w:p w:rsidR="00997F9F" w:rsidRDefault="00997F9F" w:rsidP="00997F9F">
      <w:pPr>
        <w:pStyle w:val="Code"/>
      </w:pPr>
      <w:r>
        <w:t xml:space="preserve">      "replacement" : "."</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"CNAME",</w:t>
      </w:r>
    </w:p>
    <w:p w:rsidR="00997F9F" w:rsidRDefault="00997F9F" w:rsidP="00997F9F">
      <w:pPr>
        <w:pStyle w:val="Code"/>
      </w:pPr>
      <w:r>
        <w:t xml:space="preserve">      "target" : "www.someother.thing.net."</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"LOC",</w:t>
      </w:r>
    </w:p>
    <w:p w:rsidR="00997F9F" w:rsidRDefault="00997F9F" w:rsidP="00997F9F">
      <w:pPr>
        <w:pStyle w:val="Code"/>
      </w:pPr>
      <w:r>
        <w:lastRenderedPageBreak/>
        <w:t xml:space="preserve">      "size" : "0m",</w:t>
      </w:r>
    </w:p>
    <w:p w:rsidR="00997F9F" w:rsidRDefault="00997F9F" w:rsidP="00997F9F">
      <w:pPr>
        <w:pStyle w:val="Code"/>
      </w:pPr>
      <w:r>
        <w:t xml:space="preserve">      "hPrecision" : "0m",</w:t>
      </w:r>
    </w:p>
    <w:p w:rsidR="00997F9F" w:rsidRDefault="00997F9F" w:rsidP="00997F9F">
      <w:pPr>
        <w:pStyle w:val="Code"/>
      </w:pPr>
      <w:r>
        <w:t xml:space="preserve">      "vPrecision" : "0m",</w:t>
      </w:r>
    </w:p>
    <w:p w:rsidR="00997F9F" w:rsidRDefault="00997F9F" w:rsidP="00997F9F">
      <w:pPr>
        <w:pStyle w:val="Code"/>
      </w:pPr>
      <w:r>
        <w:t xml:space="preserve">      "latitude" : "51 30 12.748 N",</w:t>
      </w:r>
    </w:p>
    <w:p w:rsidR="00997F9F" w:rsidRDefault="00997F9F" w:rsidP="00997F9F">
      <w:pPr>
        <w:pStyle w:val="Code"/>
      </w:pPr>
      <w:r>
        <w:t xml:space="preserve">      "longitude" : "0 7 39.611 W",</w:t>
      </w:r>
    </w:p>
    <w:p w:rsidR="00997F9F" w:rsidRDefault="00997F9F" w:rsidP="00997F9F">
      <w:pPr>
        <w:pStyle w:val="Code"/>
      </w:pPr>
      <w:r>
        <w:t xml:space="preserve">      "altitude" : "0m"</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"SOA",</w:t>
      </w:r>
    </w:p>
    <w:p w:rsidR="00997F9F" w:rsidRDefault="00997F9F" w:rsidP="00997F9F">
      <w:pPr>
        <w:pStyle w:val="Code"/>
      </w:pPr>
      <w:r>
        <w:t xml:space="preserve">      "host" : "w.au.",</w:t>
      </w:r>
    </w:p>
    <w:p w:rsidR="00997F9F" w:rsidRDefault="00997F9F" w:rsidP="00997F9F">
      <w:pPr>
        <w:pStyle w:val="Code"/>
      </w:pPr>
      <w:r>
        <w:t xml:space="preserve">      "admin" : "dns.ausregistry.net.au.",</w:t>
      </w:r>
    </w:p>
    <w:p w:rsidR="00997F9F" w:rsidRDefault="00997F9F" w:rsidP="00997F9F">
      <w:pPr>
        <w:pStyle w:val="Code"/>
      </w:pPr>
      <w:r>
        <w:t xml:space="preserve">      "serial" : "2061150353",</w:t>
      </w:r>
    </w:p>
    <w:p w:rsidR="00997F9F" w:rsidRDefault="00997F9F" w:rsidP="00997F9F">
      <w:pPr>
        <w:pStyle w:val="Code"/>
      </w:pPr>
      <w:r>
        <w:t xml:space="preserve">      "refresh" : "14400",</w:t>
      </w:r>
    </w:p>
    <w:p w:rsidR="00997F9F" w:rsidRDefault="00997F9F" w:rsidP="00997F9F">
      <w:pPr>
        <w:pStyle w:val="Code"/>
      </w:pPr>
      <w:r>
        <w:t xml:space="preserve">      "retry" : "3600",</w:t>
      </w:r>
    </w:p>
    <w:p w:rsidR="00997F9F" w:rsidRDefault="00997F9F" w:rsidP="00997F9F">
      <w:pPr>
        <w:pStyle w:val="Code"/>
      </w:pPr>
      <w:r>
        <w:t xml:space="preserve">      "expire" : "3600000",</w:t>
      </w:r>
    </w:p>
    <w:p w:rsidR="00997F9F" w:rsidRDefault="00997F9F" w:rsidP="00997F9F">
      <w:pPr>
        <w:pStyle w:val="Code"/>
      </w:pPr>
      <w:r>
        <w:t xml:space="preserve">      "minimum" : "14400"</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"SRV",</w:t>
      </w:r>
    </w:p>
    <w:p w:rsidR="00997F9F" w:rsidRDefault="00997F9F" w:rsidP="00997F9F">
      <w:pPr>
        <w:pStyle w:val="Code"/>
      </w:pPr>
      <w:r>
        <w:t xml:space="preserve">      "priority" : "0",</w:t>
      </w:r>
    </w:p>
    <w:p w:rsidR="00997F9F" w:rsidRDefault="00997F9F" w:rsidP="00997F9F">
      <w:pPr>
        <w:pStyle w:val="Code"/>
      </w:pPr>
      <w:r>
        <w:t xml:space="preserve">      "weight" : "5",</w:t>
      </w:r>
    </w:p>
    <w:p w:rsidR="00997F9F" w:rsidRDefault="00997F9F" w:rsidP="00997F9F">
      <w:pPr>
        <w:pStyle w:val="Code"/>
      </w:pPr>
      <w:r>
        <w:t xml:space="preserve">      "port" : "5060",</w:t>
      </w:r>
    </w:p>
    <w:p w:rsidR="00997F9F" w:rsidRDefault="00997F9F" w:rsidP="00997F9F">
      <w:pPr>
        <w:pStyle w:val="Code"/>
      </w:pPr>
      <w:r>
        <w:t xml:space="preserve">      "target" : "sipserver.example.com."</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"NS",</w:t>
      </w:r>
    </w:p>
    <w:p w:rsidR="00997F9F" w:rsidRDefault="00997F9F" w:rsidP="00997F9F">
      <w:pPr>
        <w:pStyle w:val="Code"/>
      </w:pPr>
      <w:r>
        <w:t xml:space="preserve">      "target" : "ns1.hosting.com."</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"SPF",</w:t>
      </w:r>
    </w:p>
    <w:p w:rsidR="00997F9F" w:rsidRDefault="00997F9F" w:rsidP="00997F9F">
      <w:pPr>
        <w:pStyle w:val="Code"/>
      </w:pPr>
      <w:r>
        <w:lastRenderedPageBreak/>
        <w:t xml:space="preserve">      "strings" : "v=spf1 ip4:192.0.2.0/24 ip4:198.51.100.123 a -all"</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"TXT",</w:t>
      </w:r>
    </w:p>
    <w:p w:rsidR="00997F9F" w:rsidRDefault="00997F9F" w:rsidP="00997F9F">
      <w:pPr>
        <w:pStyle w:val="Code"/>
      </w:pPr>
      <w:r>
        <w:t xml:space="preserve">      "strings" : "v=spf1 mx include:sendgrid.net include:spf.ausregistry.net.au -all"</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"A",</w:t>
      </w:r>
    </w:p>
    <w:p w:rsidR="00997F9F" w:rsidRDefault="00997F9F" w:rsidP="00997F9F">
      <w:pPr>
        <w:pStyle w:val="Code"/>
      </w:pPr>
      <w:r>
        <w:t xml:space="preserve">      "address" : "127.0.0.1"</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"TLSA",</w:t>
      </w:r>
    </w:p>
    <w:p w:rsidR="00997F9F" w:rsidRDefault="00997F9F" w:rsidP="00997F9F">
      <w:pPr>
        <w:pStyle w:val="Code"/>
      </w:pPr>
      <w:r>
        <w:t xml:space="preserve">      "certificateUsage" : "3",</w:t>
      </w:r>
    </w:p>
    <w:p w:rsidR="00997F9F" w:rsidRDefault="00997F9F" w:rsidP="00997F9F">
      <w:pPr>
        <w:pStyle w:val="Code"/>
      </w:pPr>
      <w:r>
        <w:t xml:space="preserve">      "selector" : "0",</w:t>
      </w:r>
    </w:p>
    <w:p w:rsidR="00997F9F" w:rsidRDefault="00997F9F" w:rsidP="00997F9F">
      <w:pPr>
        <w:pStyle w:val="Code"/>
      </w:pPr>
      <w:r>
        <w:t xml:space="preserve">      "matchingType" : "1",</w:t>
      </w:r>
    </w:p>
    <w:p w:rsidR="00997F9F" w:rsidRDefault="00997F9F" w:rsidP="00997F9F">
      <w:pPr>
        <w:pStyle w:val="Code"/>
      </w:pPr>
      <w:r>
        <w:t xml:space="preserve">      "certificateAssociationData" : "54F3FD877632A41C65B0FF4E50E254DD7D1873486231DC6CD5E9C1C1963DE4E"</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"PTR",</w:t>
      </w:r>
    </w:p>
    <w:p w:rsidR="00997F9F" w:rsidRDefault="00997F9F" w:rsidP="00997F9F">
      <w:pPr>
        <w:pStyle w:val="Code"/>
      </w:pPr>
      <w:r>
        <w:t xml:space="preserve">      "target" : "www.blah.com.au."</w:t>
      </w:r>
    </w:p>
    <w:p w:rsidR="00997F9F" w:rsidRDefault="00997F9F" w:rsidP="00997F9F">
      <w:pPr>
        <w:pStyle w:val="Code"/>
      </w:pPr>
      <w:r>
        <w:t xml:space="preserve">    } ]</w:t>
      </w:r>
    </w:p>
    <w:p w:rsidR="00997F9F" w:rsidRDefault="00997F9F" w:rsidP="00997F9F">
      <w:pPr>
        <w:pStyle w:val="Code"/>
      </w:pPr>
      <w:r>
        <w:t xml:space="preserve">  }</w:t>
      </w:r>
    </w:p>
    <w:p w:rsidR="00997F9F" w:rsidRPr="00997F9F" w:rsidRDefault="00997F9F" w:rsidP="00997F9F">
      <w:pPr>
        <w:pStyle w:val="Code"/>
      </w:pPr>
      <w:r>
        <w:t>}</w:t>
      </w:r>
    </w:p>
    <w:p w:rsidR="004836FD" w:rsidRDefault="004836FD" w:rsidP="003A30DE">
      <w:pPr>
        <w:pStyle w:val="Heading2"/>
      </w:pPr>
      <w:bookmarkStart w:id="415" w:name="_Toc381779319"/>
      <w:r>
        <w:t>Zone List Command</w:t>
      </w:r>
      <w:bookmarkEnd w:id="415"/>
    </w:p>
    <w:p w:rsidR="00323508" w:rsidRDefault="006D6E92" w:rsidP="006D6E92">
      <w:r w:rsidRPr="006D6E92">
        <w:t xml:space="preserve">This command is used to retrieve a list of zone objects provisioned </w:t>
      </w:r>
      <w:r w:rsidR="00BB3EC1">
        <w:t>in</w:t>
      </w:r>
      <w:r w:rsidR="00BB3EC1" w:rsidRPr="006D6E92">
        <w:t xml:space="preserve"> </w:t>
      </w:r>
      <w:r w:rsidRPr="006D6E92">
        <w:t>the system.</w:t>
      </w:r>
    </w:p>
    <w:p w:rsidR="006D6E92" w:rsidRDefault="006D6E92" w:rsidP="006D6E92">
      <w:pPr>
        <w:pStyle w:val="Heading3"/>
      </w:pPr>
      <w:r>
        <w:lastRenderedPageBreak/>
        <w:t>Request</w:t>
      </w:r>
    </w:p>
    <w:p w:rsidR="006D6E92" w:rsidRDefault="006D6E92" w:rsidP="006D6E92">
      <w:r w:rsidRPr="006D6E92">
        <w:t>A request should be made to the specified URI including the indicated headers and, if required, a request body in the format specified.</w:t>
      </w:r>
    </w:p>
    <w:p w:rsidR="006D6E92" w:rsidRDefault="006D6E92" w:rsidP="006D6E92">
      <w:pPr>
        <w:pStyle w:val="FakeHeading4"/>
      </w:pPr>
      <w:r>
        <w:t>URI</w:t>
      </w:r>
    </w:p>
    <w:p w:rsidR="006D6E92" w:rsidRPr="008A0F29" w:rsidRDefault="006D6E92" w:rsidP="006D6E92">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D6E92" w:rsidRPr="00CC22F1" w:rsidTr="00A11CBE">
        <w:trPr>
          <w:tblHeader w:val="0"/>
        </w:trPr>
        <w:tc>
          <w:tcPr>
            <w:tcW w:w="1843" w:type="dxa"/>
            <w:shd w:val="clear" w:color="auto" w:fill="BFBFBF" w:themeFill="background1" w:themeFillShade="BF"/>
          </w:tcPr>
          <w:p w:rsidR="006D6E92" w:rsidRPr="00750051" w:rsidRDefault="006D6E92" w:rsidP="00A11CBE">
            <w:pPr>
              <w:pStyle w:val="Table-Header"/>
            </w:pPr>
            <w:r>
              <w:t>HTTP Method</w:t>
            </w:r>
          </w:p>
        </w:tc>
        <w:tc>
          <w:tcPr>
            <w:tcW w:w="6804" w:type="dxa"/>
            <w:shd w:val="clear" w:color="auto" w:fill="BFBFBF" w:themeFill="background1" w:themeFillShade="BF"/>
          </w:tcPr>
          <w:p w:rsidR="006D6E92" w:rsidRDefault="006D6E92" w:rsidP="00A11CBE">
            <w:pPr>
              <w:pStyle w:val="Table-Header"/>
            </w:pPr>
            <w:r>
              <w:t>Request URI</w:t>
            </w:r>
          </w:p>
        </w:tc>
      </w:tr>
      <w:tr w:rsidR="006D6E92" w:rsidRPr="00CC22F1" w:rsidTr="00A11CBE">
        <w:trPr>
          <w:trHeight w:val="113"/>
          <w:tblHeader w:val="0"/>
        </w:trPr>
        <w:tc>
          <w:tcPr>
            <w:tcW w:w="1843" w:type="dxa"/>
          </w:tcPr>
          <w:p w:rsidR="006D6E92" w:rsidRDefault="006D6E92" w:rsidP="00A11CBE">
            <w:pPr>
              <w:pStyle w:val="Table-Text"/>
            </w:pPr>
            <w:r>
              <w:t>GET</w:t>
            </w:r>
          </w:p>
        </w:tc>
        <w:tc>
          <w:tcPr>
            <w:tcW w:w="6804" w:type="dxa"/>
          </w:tcPr>
          <w:p w:rsidR="006D6E92" w:rsidRDefault="006D6E92" w:rsidP="00A11CBE">
            <w:pPr>
              <w:pStyle w:val="Table-Text"/>
            </w:pPr>
            <w:r w:rsidRPr="006D6E92">
              <w:t>https://{service-address}/zones/</w:t>
            </w:r>
          </w:p>
        </w:tc>
      </w:tr>
    </w:tbl>
    <w:p w:rsidR="006D6E92" w:rsidRDefault="006D6E92" w:rsidP="006D6E92">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D6E92" w:rsidRPr="00CC22F1" w:rsidTr="00A11CBE">
        <w:trPr>
          <w:tblHeader w:val="0"/>
        </w:trPr>
        <w:tc>
          <w:tcPr>
            <w:tcW w:w="1843" w:type="dxa"/>
            <w:shd w:val="clear" w:color="auto" w:fill="BFBFBF" w:themeFill="background1" w:themeFillShade="BF"/>
          </w:tcPr>
          <w:p w:rsidR="006D6E92" w:rsidRPr="00750051" w:rsidRDefault="006D6E92" w:rsidP="00A11CBE">
            <w:pPr>
              <w:pStyle w:val="Table-Header"/>
            </w:pPr>
            <w:r>
              <w:t>Field</w:t>
            </w:r>
          </w:p>
        </w:tc>
        <w:tc>
          <w:tcPr>
            <w:tcW w:w="6804" w:type="dxa"/>
            <w:shd w:val="clear" w:color="auto" w:fill="BFBFBF" w:themeFill="background1" w:themeFillShade="BF"/>
          </w:tcPr>
          <w:p w:rsidR="006D6E92" w:rsidRDefault="006D6E92" w:rsidP="00A11CBE">
            <w:pPr>
              <w:pStyle w:val="Table-Header"/>
            </w:pPr>
            <w:r>
              <w:t>Description</w:t>
            </w:r>
          </w:p>
        </w:tc>
      </w:tr>
      <w:tr w:rsidR="006D6E92" w:rsidRPr="00CC22F1" w:rsidTr="00A11CBE">
        <w:trPr>
          <w:trHeight w:val="113"/>
          <w:tblHeader w:val="0"/>
        </w:trPr>
        <w:tc>
          <w:tcPr>
            <w:tcW w:w="1843" w:type="dxa"/>
          </w:tcPr>
          <w:p w:rsidR="006D6E92" w:rsidRDefault="006D6E92" w:rsidP="00A11CBE">
            <w:pPr>
              <w:pStyle w:val="Table-Text"/>
            </w:pPr>
            <w:r>
              <w:t>service-address</w:t>
            </w:r>
          </w:p>
        </w:tc>
        <w:tc>
          <w:tcPr>
            <w:tcW w:w="6804" w:type="dxa"/>
          </w:tcPr>
          <w:p w:rsidR="006D6E92" w:rsidRDefault="006D6E92" w:rsidP="006351FF">
            <w:pPr>
              <w:pStyle w:val="Table-Text"/>
            </w:pPr>
            <w:r>
              <w:t xml:space="preserve">The service address as described in section </w:t>
            </w:r>
            <w:r w:rsidR="006351FF">
              <w:t>2.2</w:t>
            </w:r>
          </w:p>
        </w:tc>
      </w:tr>
    </w:tbl>
    <w:p w:rsidR="006D6E92" w:rsidRDefault="006D6E92" w:rsidP="006D6E92">
      <w:pPr>
        <w:pStyle w:val="FakeHeading4"/>
      </w:pPr>
      <w:r>
        <w:t>Query Parameters</w:t>
      </w:r>
    </w:p>
    <w:p w:rsidR="006D6E92" w:rsidRDefault="006D6E92" w:rsidP="006D6E92">
      <w:r w:rsidRPr="006D6E92">
        <w:t xml:space="preserve">The query parameters below can be used with this command. All query parameters are optional and if none are specified all </w:t>
      </w:r>
      <w:del w:id="416" w:author="Arnaud Dumont" w:date="2014-02-11T14:01:00Z">
        <w:r w:rsidRPr="006D6E92" w:rsidDel="00144694">
          <w:delText xml:space="preserve">plans </w:delText>
        </w:r>
      </w:del>
      <w:ins w:id="417" w:author="Arnaud Dumont" w:date="2014-02-11T14:01:00Z">
        <w:r w:rsidR="00144694">
          <w:t>zones</w:t>
        </w:r>
        <w:r w:rsidR="00144694" w:rsidRPr="006D6E92">
          <w:t xml:space="preserve"> </w:t>
        </w:r>
      </w:ins>
      <w:r w:rsidRPr="006D6E92">
        <w:t>that are visible to the executing users account will be returned.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92"/>
        <w:gridCol w:w="954"/>
        <w:gridCol w:w="813"/>
        <w:gridCol w:w="3988"/>
      </w:tblGrid>
      <w:tr w:rsidR="006D6E92" w:rsidRPr="00CC22F1" w:rsidTr="006D6E92">
        <w:trPr>
          <w:tblHeader w:val="0"/>
        </w:trPr>
        <w:tc>
          <w:tcPr>
            <w:tcW w:w="2892" w:type="dxa"/>
            <w:shd w:val="clear" w:color="auto" w:fill="BFBFBF" w:themeFill="background1" w:themeFillShade="BF"/>
          </w:tcPr>
          <w:p w:rsidR="006D6E92" w:rsidRPr="00750051" w:rsidRDefault="006D6E92" w:rsidP="00A11CBE">
            <w:pPr>
              <w:pStyle w:val="Table-Header"/>
            </w:pPr>
            <w:r>
              <w:t>Parameter Name</w:t>
            </w:r>
          </w:p>
        </w:tc>
        <w:tc>
          <w:tcPr>
            <w:tcW w:w="954" w:type="dxa"/>
            <w:shd w:val="clear" w:color="auto" w:fill="BFBFBF" w:themeFill="background1" w:themeFillShade="BF"/>
          </w:tcPr>
          <w:p w:rsidR="006D6E92" w:rsidRPr="00750051" w:rsidRDefault="006D6E92" w:rsidP="00A11CBE">
            <w:pPr>
              <w:pStyle w:val="Table-Header"/>
            </w:pPr>
            <w:r>
              <w:t>Optional</w:t>
            </w:r>
          </w:p>
        </w:tc>
        <w:tc>
          <w:tcPr>
            <w:tcW w:w="813" w:type="dxa"/>
            <w:shd w:val="clear" w:color="auto" w:fill="BFBFBF" w:themeFill="background1" w:themeFillShade="BF"/>
          </w:tcPr>
          <w:p w:rsidR="006D6E92" w:rsidRDefault="006D6E92" w:rsidP="00A11CBE">
            <w:pPr>
              <w:pStyle w:val="Table-Header"/>
            </w:pPr>
            <w:r>
              <w:t>Type</w:t>
            </w:r>
          </w:p>
        </w:tc>
        <w:tc>
          <w:tcPr>
            <w:tcW w:w="3988" w:type="dxa"/>
            <w:shd w:val="clear" w:color="auto" w:fill="BFBFBF" w:themeFill="background1" w:themeFillShade="BF"/>
          </w:tcPr>
          <w:p w:rsidR="006D6E92" w:rsidRDefault="006D6E92" w:rsidP="00A11CBE">
            <w:pPr>
              <w:pStyle w:val="Table-Header"/>
            </w:pPr>
            <w:r>
              <w:t>Description</w:t>
            </w:r>
          </w:p>
        </w:tc>
      </w:tr>
      <w:tr w:rsidR="006D6E92" w:rsidRPr="00CC22F1" w:rsidTr="006D6E92">
        <w:trPr>
          <w:trHeight w:val="113"/>
          <w:tblHeader w:val="0"/>
        </w:trPr>
        <w:tc>
          <w:tcPr>
            <w:tcW w:w="2892" w:type="dxa"/>
          </w:tcPr>
          <w:p w:rsidR="006D6E92" w:rsidRDefault="006D6E92" w:rsidP="006D6E92">
            <w:pPr>
              <w:pStyle w:val="Table-Text"/>
            </w:pPr>
            <w:r>
              <w:t>searchName</w:t>
            </w:r>
          </w:p>
        </w:tc>
        <w:tc>
          <w:tcPr>
            <w:tcW w:w="954" w:type="dxa"/>
          </w:tcPr>
          <w:p w:rsidR="006D6E92" w:rsidRDefault="006D6E92" w:rsidP="006D6E92">
            <w:pPr>
              <w:pStyle w:val="Table-Text"/>
            </w:pPr>
            <w:r>
              <w:t>Yes</w:t>
            </w:r>
          </w:p>
        </w:tc>
        <w:tc>
          <w:tcPr>
            <w:tcW w:w="813" w:type="dxa"/>
          </w:tcPr>
          <w:p w:rsidR="006D6E92" w:rsidRDefault="006D6E92" w:rsidP="006D6E92">
            <w:pPr>
              <w:pStyle w:val="Table-Text"/>
            </w:pPr>
            <w:r>
              <w:t>string</w:t>
            </w:r>
          </w:p>
        </w:tc>
        <w:tc>
          <w:tcPr>
            <w:tcW w:w="3988" w:type="dxa"/>
          </w:tcPr>
          <w:p w:rsidR="006D6E92" w:rsidRDefault="006D6E92" w:rsidP="00964E94">
            <w:pPr>
              <w:pStyle w:val="Table-Text"/>
            </w:pPr>
            <w:r>
              <w:t xml:space="preserve">Match all </w:t>
            </w:r>
            <w:r w:rsidR="00964E94">
              <w:t xml:space="preserve">zones </w:t>
            </w:r>
            <w:r>
              <w:t xml:space="preserve">that have a name which </w:t>
            </w:r>
            <w:r w:rsidR="00964E94">
              <w:t>matches the string, depending on the searchNameSearchType.</w:t>
            </w:r>
          </w:p>
        </w:tc>
      </w:tr>
      <w:tr w:rsidR="00964E94" w:rsidRPr="00CC22F1" w:rsidTr="006D6E92">
        <w:trPr>
          <w:trHeight w:val="113"/>
          <w:tblHeader w:val="0"/>
        </w:trPr>
        <w:tc>
          <w:tcPr>
            <w:tcW w:w="2892" w:type="dxa"/>
          </w:tcPr>
          <w:p w:rsidR="00964E94" w:rsidRDefault="00964E94" w:rsidP="006D6E92">
            <w:pPr>
              <w:pStyle w:val="Table-Text"/>
            </w:pPr>
            <w:r>
              <w:t>searchNameSearchType</w:t>
            </w:r>
          </w:p>
        </w:tc>
        <w:tc>
          <w:tcPr>
            <w:tcW w:w="954" w:type="dxa"/>
          </w:tcPr>
          <w:p w:rsidR="00964E94" w:rsidRDefault="00964E94" w:rsidP="006D6E92">
            <w:pPr>
              <w:pStyle w:val="Table-Text"/>
            </w:pPr>
            <w:r>
              <w:t>Yes</w:t>
            </w:r>
          </w:p>
        </w:tc>
        <w:tc>
          <w:tcPr>
            <w:tcW w:w="813" w:type="dxa"/>
          </w:tcPr>
          <w:p w:rsidR="00964E94" w:rsidRDefault="00964E94" w:rsidP="006D6E92">
            <w:pPr>
              <w:pStyle w:val="Table-Text"/>
            </w:pPr>
            <w:r>
              <w:t>string</w:t>
            </w:r>
          </w:p>
        </w:tc>
        <w:tc>
          <w:tcPr>
            <w:tcW w:w="3988" w:type="dxa"/>
          </w:tcPr>
          <w:p w:rsidR="00964E94" w:rsidRDefault="00964E94" w:rsidP="00964E94">
            <w:pPr>
              <w:pStyle w:val="Table-Text"/>
            </w:pPr>
            <w:r>
              <w:t>The type of matching to perform on name. Must be either “exactMatch”, “contains” or “beginsWith”.</w:t>
            </w:r>
          </w:p>
        </w:tc>
      </w:tr>
      <w:tr w:rsidR="00B8724C" w:rsidRPr="00CC22F1" w:rsidTr="006D6E92">
        <w:trPr>
          <w:trHeight w:val="113"/>
          <w:tblHeader w:val="0"/>
        </w:trPr>
        <w:tc>
          <w:tcPr>
            <w:tcW w:w="2892" w:type="dxa"/>
          </w:tcPr>
          <w:p w:rsidR="00B8724C" w:rsidRDefault="00B8724C" w:rsidP="006D6E92">
            <w:pPr>
              <w:pStyle w:val="Table-Text"/>
            </w:pPr>
            <w:r>
              <w:t>searchNameServerSetId</w:t>
            </w:r>
          </w:p>
        </w:tc>
        <w:tc>
          <w:tcPr>
            <w:tcW w:w="954" w:type="dxa"/>
          </w:tcPr>
          <w:p w:rsidR="00B8724C" w:rsidRDefault="00B8724C" w:rsidP="006D6E92">
            <w:pPr>
              <w:pStyle w:val="Table-Text"/>
            </w:pPr>
            <w:r>
              <w:t>Yes</w:t>
            </w:r>
          </w:p>
        </w:tc>
        <w:tc>
          <w:tcPr>
            <w:tcW w:w="813" w:type="dxa"/>
          </w:tcPr>
          <w:p w:rsidR="00B8724C" w:rsidRDefault="00B8724C" w:rsidP="006D6E92">
            <w:pPr>
              <w:pStyle w:val="Table-Text"/>
            </w:pPr>
            <w:r>
              <w:t>uuid</w:t>
            </w:r>
          </w:p>
        </w:tc>
        <w:tc>
          <w:tcPr>
            <w:tcW w:w="3988" w:type="dxa"/>
          </w:tcPr>
          <w:p w:rsidR="00B8724C" w:rsidRDefault="00B8724C" w:rsidP="006D6E92">
            <w:pPr>
              <w:pStyle w:val="Table-Text"/>
            </w:pPr>
            <w:r>
              <w:t>Match all zones that are associated with the name server set with this UUID (exact match)</w:t>
            </w:r>
          </w:p>
        </w:tc>
      </w:tr>
      <w:tr w:rsidR="006D6E92" w:rsidRPr="00CC22F1" w:rsidTr="006D6E92">
        <w:trPr>
          <w:trHeight w:val="113"/>
          <w:tblHeader w:val="0"/>
        </w:trPr>
        <w:tc>
          <w:tcPr>
            <w:tcW w:w="2892" w:type="dxa"/>
          </w:tcPr>
          <w:p w:rsidR="006D6E92" w:rsidRDefault="006D6E92" w:rsidP="006D6E92">
            <w:pPr>
              <w:pStyle w:val="Table-Text"/>
            </w:pPr>
            <w:r>
              <w:t>searchNameServerInterfaceSetId</w:t>
            </w:r>
          </w:p>
        </w:tc>
        <w:tc>
          <w:tcPr>
            <w:tcW w:w="954" w:type="dxa"/>
          </w:tcPr>
          <w:p w:rsidR="006D6E92" w:rsidRDefault="006D6E92" w:rsidP="006D6E92">
            <w:pPr>
              <w:pStyle w:val="Table-Text"/>
            </w:pPr>
            <w:r>
              <w:t>Yes</w:t>
            </w:r>
          </w:p>
        </w:tc>
        <w:tc>
          <w:tcPr>
            <w:tcW w:w="813" w:type="dxa"/>
          </w:tcPr>
          <w:p w:rsidR="006D6E92" w:rsidRDefault="006D6E92" w:rsidP="006D6E92">
            <w:pPr>
              <w:pStyle w:val="Table-Text"/>
            </w:pPr>
            <w:r>
              <w:t>uuid</w:t>
            </w:r>
          </w:p>
        </w:tc>
        <w:tc>
          <w:tcPr>
            <w:tcW w:w="3988" w:type="dxa"/>
          </w:tcPr>
          <w:p w:rsidR="006D6E92" w:rsidRDefault="006D6E92" w:rsidP="006D6E92">
            <w:pPr>
              <w:pStyle w:val="Table-Text"/>
            </w:pPr>
            <w:r>
              <w:t>Match all zones that are associated with the name server interface set with this UUID (exact match)</w:t>
            </w:r>
          </w:p>
        </w:tc>
      </w:tr>
      <w:tr w:rsidR="006D6E92" w:rsidRPr="00CC22F1" w:rsidTr="006D6E92">
        <w:trPr>
          <w:trHeight w:val="113"/>
          <w:tblHeader w:val="0"/>
        </w:trPr>
        <w:tc>
          <w:tcPr>
            <w:tcW w:w="2892" w:type="dxa"/>
          </w:tcPr>
          <w:p w:rsidR="006D6E92" w:rsidRDefault="006D6E92" w:rsidP="006D6E92">
            <w:pPr>
              <w:pStyle w:val="Table-Text"/>
            </w:pPr>
            <w:r>
              <w:t>searchGroup</w:t>
            </w:r>
          </w:p>
        </w:tc>
        <w:tc>
          <w:tcPr>
            <w:tcW w:w="954" w:type="dxa"/>
          </w:tcPr>
          <w:p w:rsidR="006D6E92" w:rsidRDefault="006D6E92" w:rsidP="006D6E92">
            <w:pPr>
              <w:pStyle w:val="Table-Text"/>
            </w:pPr>
            <w:r>
              <w:t>Yes</w:t>
            </w:r>
          </w:p>
        </w:tc>
        <w:tc>
          <w:tcPr>
            <w:tcW w:w="813" w:type="dxa"/>
          </w:tcPr>
          <w:p w:rsidR="006D6E92" w:rsidRDefault="006D6E92" w:rsidP="006D6E92">
            <w:pPr>
              <w:pStyle w:val="Table-Text"/>
            </w:pPr>
            <w:r>
              <w:t>string</w:t>
            </w:r>
          </w:p>
        </w:tc>
        <w:tc>
          <w:tcPr>
            <w:tcW w:w="3988" w:type="dxa"/>
          </w:tcPr>
          <w:p w:rsidR="006D6E92" w:rsidRDefault="006D6E92" w:rsidP="006D6E92">
            <w:pPr>
              <w:pStyle w:val="Table-Text"/>
            </w:pPr>
            <w:r>
              <w:t>Match all zones that use this group name (exact match)</w:t>
            </w:r>
          </w:p>
        </w:tc>
      </w:tr>
      <w:tr w:rsidR="006D6E92" w:rsidRPr="00CC22F1" w:rsidTr="006D6E92">
        <w:trPr>
          <w:trHeight w:val="113"/>
          <w:tblHeader w:val="0"/>
        </w:trPr>
        <w:tc>
          <w:tcPr>
            <w:tcW w:w="2892" w:type="dxa"/>
          </w:tcPr>
          <w:p w:rsidR="006D6E92" w:rsidRDefault="006D6E92" w:rsidP="006D6E92">
            <w:pPr>
              <w:pStyle w:val="Table-Text"/>
            </w:pPr>
            <w:r>
              <w:t>searchBrandedNameServers</w:t>
            </w:r>
          </w:p>
        </w:tc>
        <w:tc>
          <w:tcPr>
            <w:tcW w:w="954" w:type="dxa"/>
          </w:tcPr>
          <w:p w:rsidR="006D6E92" w:rsidRDefault="006D6E92" w:rsidP="006D6E92">
            <w:pPr>
              <w:pStyle w:val="Table-Text"/>
            </w:pPr>
            <w:r>
              <w:t>Yes</w:t>
            </w:r>
          </w:p>
        </w:tc>
        <w:tc>
          <w:tcPr>
            <w:tcW w:w="813" w:type="dxa"/>
          </w:tcPr>
          <w:p w:rsidR="006D6E92" w:rsidRDefault="006D6E92" w:rsidP="006D6E92">
            <w:pPr>
              <w:pStyle w:val="Table-Text"/>
            </w:pPr>
            <w:r>
              <w:t>boolean</w:t>
            </w:r>
          </w:p>
        </w:tc>
        <w:tc>
          <w:tcPr>
            <w:tcW w:w="3988" w:type="dxa"/>
          </w:tcPr>
          <w:p w:rsidR="006D6E92" w:rsidRDefault="006D6E92" w:rsidP="006D6E92">
            <w:pPr>
              <w:pStyle w:val="Table-Text"/>
            </w:pPr>
            <w:r>
              <w:t>Match all zones that use the branded name servers feature</w:t>
            </w:r>
          </w:p>
        </w:tc>
      </w:tr>
      <w:tr w:rsidR="006D6E92" w:rsidRPr="00CC22F1" w:rsidTr="006D6E92">
        <w:trPr>
          <w:trHeight w:val="113"/>
          <w:tblHeader w:val="0"/>
        </w:trPr>
        <w:tc>
          <w:tcPr>
            <w:tcW w:w="2892" w:type="dxa"/>
          </w:tcPr>
          <w:p w:rsidR="006D6E92" w:rsidRDefault="006D6E92" w:rsidP="006D6E92">
            <w:pPr>
              <w:pStyle w:val="Table-Text"/>
            </w:pPr>
            <w:r>
              <w:t>searchDNSSECSigned</w:t>
            </w:r>
          </w:p>
        </w:tc>
        <w:tc>
          <w:tcPr>
            <w:tcW w:w="954" w:type="dxa"/>
          </w:tcPr>
          <w:p w:rsidR="006D6E92" w:rsidRDefault="006D6E92" w:rsidP="006D6E92">
            <w:pPr>
              <w:pStyle w:val="Table-Text"/>
            </w:pPr>
            <w:r>
              <w:t>Yes</w:t>
            </w:r>
          </w:p>
        </w:tc>
        <w:tc>
          <w:tcPr>
            <w:tcW w:w="813" w:type="dxa"/>
          </w:tcPr>
          <w:p w:rsidR="006D6E92" w:rsidRDefault="006D6E92" w:rsidP="006D6E92">
            <w:pPr>
              <w:pStyle w:val="Table-Text"/>
            </w:pPr>
            <w:r>
              <w:t>boolean</w:t>
            </w:r>
          </w:p>
        </w:tc>
        <w:tc>
          <w:tcPr>
            <w:tcW w:w="3988" w:type="dxa"/>
          </w:tcPr>
          <w:p w:rsidR="006D6E92" w:rsidRDefault="006D6E92" w:rsidP="006D6E92">
            <w:pPr>
              <w:pStyle w:val="Table-Text"/>
            </w:pPr>
            <w:r>
              <w:t>Match all zones that use the DNSSEC signing feature</w:t>
            </w:r>
          </w:p>
        </w:tc>
      </w:tr>
    </w:tbl>
    <w:p w:rsidR="006D6E92" w:rsidRDefault="006D6E92" w:rsidP="006D6E92">
      <w:pPr>
        <w:pStyle w:val="FakeHeading4"/>
      </w:pPr>
      <w:r>
        <w:t>Request Headers</w:t>
      </w:r>
    </w:p>
    <w:p w:rsidR="006D6E92" w:rsidRDefault="006D6E92" w:rsidP="006D6E92">
      <w:r w:rsidRPr="006D6E92">
        <w:t xml:space="preserve">Only the standard request headers described in section </w:t>
      </w:r>
      <w:r>
        <w:t>2.6</w:t>
      </w:r>
      <w:r w:rsidRPr="006D6E92">
        <w:t xml:space="preserve"> are supported</w:t>
      </w:r>
      <w:r>
        <w:t>.</w:t>
      </w:r>
    </w:p>
    <w:p w:rsidR="006D6E92" w:rsidRDefault="006D6E92" w:rsidP="006D6E92">
      <w:pPr>
        <w:pStyle w:val="FakeHeading4"/>
      </w:pPr>
      <w:r>
        <w:t>Request Body</w:t>
      </w:r>
    </w:p>
    <w:p w:rsidR="006D6E92" w:rsidRDefault="006D6E92" w:rsidP="006D6E92">
      <w:r w:rsidRPr="006D6E92">
        <w:t>Not allowed for this command</w:t>
      </w:r>
      <w:r>
        <w:t>.</w:t>
      </w:r>
    </w:p>
    <w:p w:rsidR="006D6E92" w:rsidRDefault="006D6E92" w:rsidP="006D6E92">
      <w:pPr>
        <w:pStyle w:val="Heading3"/>
      </w:pPr>
      <w:r>
        <w:lastRenderedPageBreak/>
        <w:t>Response</w:t>
      </w:r>
    </w:p>
    <w:p w:rsidR="006D6E92" w:rsidRDefault="006D6E92" w:rsidP="006D6E92">
      <w:r w:rsidRPr="006D6E92">
        <w:t>The response will include a status code, response headers and in some case a response body encoded according to the relevant header.</w:t>
      </w:r>
    </w:p>
    <w:p w:rsidR="006D6E92" w:rsidRDefault="006D6E92" w:rsidP="006D6E92">
      <w:pPr>
        <w:pStyle w:val="FakeHeading4"/>
      </w:pPr>
      <w:r>
        <w:t>Status Code</w:t>
      </w:r>
    </w:p>
    <w:p w:rsidR="006D6E92" w:rsidRDefault="006D6E92" w:rsidP="006D6E92">
      <w:r w:rsidRPr="006D6E92">
        <w:t>On success this command will return http status code 200 (OK).</w:t>
      </w:r>
    </w:p>
    <w:p w:rsidR="006D6E92" w:rsidRDefault="006D6E92" w:rsidP="006D6E92">
      <w:pPr>
        <w:pStyle w:val="FakeHeading4"/>
      </w:pPr>
      <w:r>
        <w:t>Response Headers</w:t>
      </w:r>
    </w:p>
    <w:p w:rsidR="006D6E92" w:rsidRDefault="006D6E92" w:rsidP="006D6E92">
      <w:r w:rsidRPr="006D6E92">
        <w:t xml:space="preserve">Only the standard response headers described in section </w:t>
      </w:r>
      <w:r>
        <w:t>2.7</w:t>
      </w:r>
      <w:r w:rsidRPr="006D6E92">
        <w:t xml:space="preserve"> are returned.</w:t>
      </w:r>
    </w:p>
    <w:p w:rsidR="006D6E92" w:rsidRDefault="006D6E92" w:rsidP="006D6E92">
      <w:pPr>
        <w:pStyle w:val="FakeHeading4"/>
      </w:pPr>
      <w:r>
        <w:t>Response Body</w:t>
      </w:r>
    </w:p>
    <w:p w:rsidR="006D6E92" w:rsidRDefault="006D6E92" w:rsidP="006D6E92">
      <w:r w:rsidRPr="006D6E92">
        <w:t xml:space="preserve">A JSON representation of the list of </w:t>
      </w:r>
      <w:del w:id="418" w:author="Arnaud Dumont" w:date="2014-02-11T14:01:00Z">
        <w:r w:rsidRPr="006D6E92" w:rsidDel="00144694">
          <w:delText xml:space="preserve">user </w:delText>
        </w:r>
      </w:del>
      <w:ins w:id="419" w:author="Arnaud Dumont" w:date="2014-02-11T14:01:00Z">
        <w:r w:rsidR="00144694">
          <w:t>zone</w:t>
        </w:r>
        <w:r w:rsidR="00144694" w:rsidRPr="006D6E92">
          <w:t xml:space="preserve"> </w:t>
        </w:r>
      </w:ins>
      <w:r w:rsidRPr="006D6E92">
        <w:t>objects that match the search criteria with field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6D6E92" w:rsidTr="00A11CBE">
        <w:trPr>
          <w:tblHeader w:val="0"/>
        </w:trPr>
        <w:tc>
          <w:tcPr>
            <w:tcW w:w="2965" w:type="dxa"/>
            <w:shd w:val="clear" w:color="auto" w:fill="BFBFBF" w:themeFill="background1" w:themeFillShade="BF"/>
          </w:tcPr>
          <w:p w:rsidR="006D6E92" w:rsidRPr="00750051" w:rsidRDefault="006D6E92" w:rsidP="00A11CBE">
            <w:pPr>
              <w:pStyle w:val="Table-Header"/>
            </w:pPr>
            <w:r>
              <w:t>Field Name</w:t>
            </w:r>
          </w:p>
        </w:tc>
        <w:tc>
          <w:tcPr>
            <w:tcW w:w="2175" w:type="dxa"/>
            <w:shd w:val="clear" w:color="auto" w:fill="BFBFBF" w:themeFill="background1" w:themeFillShade="BF"/>
          </w:tcPr>
          <w:p w:rsidR="006D6E92" w:rsidRDefault="006D6E92" w:rsidP="00A11CBE">
            <w:pPr>
              <w:pStyle w:val="Table-Header"/>
            </w:pPr>
            <w:r>
              <w:t>Type</w:t>
            </w:r>
          </w:p>
        </w:tc>
        <w:tc>
          <w:tcPr>
            <w:tcW w:w="3507" w:type="dxa"/>
            <w:shd w:val="clear" w:color="auto" w:fill="BFBFBF" w:themeFill="background1" w:themeFillShade="BF"/>
          </w:tcPr>
          <w:p w:rsidR="006D6E92" w:rsidRDefault="006D6E92" w:rsidP="00A11CBE">
            <w:pPr>
              <w:pStyle w:val="Table-Header"/>
            </w:pPr>
            <w:r>
              <w:t>Description</w:t>
            </w:r>
          </w:p>
        </w:tc>
      </w:tr>
      <w:tr w:rsidR="006D6E92" w:rsidTr="00A11CBE">
        <w:trPr>
          <w:trHeight w:val="113"/>
          <w:tblHeader w:val="0"/>
        </w:trPr>
        <w:tc>
          <w:tcPr>
            <w:tcW w:w="2965" w:type="dxa"/>
          </w:tcPr>
          <w:p w:rsidR="006D6E92" w:rsidRDefault="006D6E92" w:rsidP="006D6E92">
            <w:pPr>
              <w:pStyle w:val="Table-Text"/>
            </w:pPr>
            <w:r>
              <w:t>@uri</w:t>
            </w:r>
          </w:p>
        </w:tc>
        <w:tc>
          <w:tcPr>
            <w:tcW w:w="2175" w:type="dxa"/>
          </w:tcPr>
          <w:p w:rsidR="006D6E92" w:rsidRDefault="006D6E92" w:rsidP="006D6E92">
            <w:pPr>
              <w:pStyle w:val="Table-Text"/>
            </w:pPr>
            <w:r>
              <w:t>string</w:t>
            </w:r>
          </w:p>
        </w:tc>
        <w:tc>
          <w:tcPr>
            <w:tcW w:w="3507" w:type="dxa"/>
          </w:tcPr>
          <w:p w:rsidR="006D6E92" w:rsidRDefault="006D6E92" w:rsidP="00BA7A47">
            <w:pPr>
              <w:pStyle w:val="Table-Text"/>
            </w:pPr>
            <w:r>
              <w:t xml:space="preserve">The </w:t>
            </w:r>
            <w:r w:rsidR="00BA7A47">
              <w:t>URI</w:t>
            </w:r>
            <w:r>
              <w:t xml:space="preserve"> that corresponds to the returned list</w:t>
            </w:r>
          </w:p>
        </w:tc>
      </w:tr>
      <w:tr w:rsidR="006D6E92" w:rsidTr="00A11CBE">
        <w:trPr>
          <w:trHeight w:val="113"/>
          <w:tblHeader w:val="0"/>
        </w:trPr>
        <w:tc>
          <w:tcPr>
            <w:tcW w:w="2965" w:type="dxa"/>
          </w:tcPr>
          <w:p w:rsidR="006D6E92" w:rsidRDefault="006D6E92" w:rsidP="006D6E92">
            <w:pPr>
              <w:pStyle w:val="Table-Text"/>
            </w:pPr>
            <w:r>
              <w:t>zoneList</w:t>
            </w:r>
          </w:p>
        </w:tc>
        <w:tc>
          <w:tcPr>
            <w:tcW w:w="2175" w:type="dxa"/>
          </w:tcPr>
          <w:p w:rsidR="006D6E92" w:rsidRDefault="006D6E92" w:rsidP="006D6E92">
            <w:pPr>
              <w:pStyle w:val="Table-Text"/>
            </w:pPr>
            <w:r>
              <w:t>ZoneRecord[]</w:t>
            </w:r>
          </w:p>
        </w:tc>
        <w:tc>
          <w:tcPr>
            <w:tcW w:w="3507" w:type="dxa"/>
          </w:tcPr>
          <w:p w:rsidR="006D6E92" w:rsidRDefault="006D6E92" w:rsidP="006D6E92">
            <w:pPr>
              <w:pStyle w:val="Table-Text"/>
            </w:pPr>
            <w:r>
              <w:t>A list of the zones that matched the search parameters</w:t>
            </w:r>
          </w:p>
        </w:tc>
      </w:tr>
      <w:tr w:rsidR="006D6E92" w:rsidTr="00A11CBE">
        <w:trPr>
          <w:trHeight w:val="113"/>
          <w:tblHeader w:val="0"/>
        </w:trPr>
        <w:tc>
          <w:tcPr>
            <w:tcW w:w="2965" w:type="dxa"/>
          </w:tcPr>
          <w:p w:rsidR="006D6E92" w:rsidRDefault="006D6E92" w:rsidP="006D6E92">
            <w:pPr>
              <w:pStyle w:val="Table-Text"/>
            </w:pPr>
            <w:r>
              <w:t>totalCount</w:t>
            </w:r>
          </w:p>
        </w:tc>
        <w:tc>
          <w:tcPr>
            <w:tcW w:w="2175" w:type="dxa"/>
          </w:tcPr>
          <w:p w:rsidR="006D6E92" w:rsidRDefault="006D6E92" w:rsidP="006D6E92">
            <w:pPr>
              <w:pStyle w:val="Table-Text"/>
            </w:pPr>
            <w:r>
              <w:t>integer</w:t>
            </w:r>
          </w:p>
        </w:tc>
        <w:tc>
          <w:tcPr>
            <w:tcW w:w="3507" w:type="dxa"/>
          </w:tcPr>
          <w:p w:rsidR="006D6E92" w:rsidRDefault="006D6E92" w:rsidP="006D6E92">
            <w:pPr>
              <w:pStyle w:val="Table-Text"/>
            </w:pPr>
            <w:r>
              <w:t>The total number of records contained in the returned list</w:t>
            </w:r>
          </w:p>
        </w:tc>
      </w:tr>
    </w:tbl>
    <w:p w:rsidR="006D6E92" w:rsidRDefault="006D6E92" w:rsidP="006D6E92">
      <w:r w:rsidRPr="006D6E92">
        <w:t>A ZoneRecord has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6D6E92" w:rsidTr="00A11CBE">
        <w:trPr>
          <w:tblHeader w:val="0"/>
        </w:trPr>
        <w:tc>
          <w:tcPr>
            <w:tcW w:w="2965" w:type="dxa"/>
            <w:shd w:val="clear" w:color="auto" w:fill="BFBFBF" w:themeFill="background1" w:themeFillShade="BF"/>
          </w:tcPr>
          <w:p w:rsidR="006D6E92" w:rsidRPr="00750051" w:rsidRDefault="006D6E92" w:rsidP="00A11CBE">
            <w:pPr>
              <w:pStyle w:val="Table-Header"/>
            </w:pPr>
            <w:r>
              <w:t>Field Name</w:t>
            </w:r>
          </w:p>
        </w:tc>
        <w:tc>
          <w:tcPr>
            <w:tcW w:w="2175" w:type="dxa"/>
            <w:shd w:val="clear" w:color="auto" w:fill="BFBFBF" w:themeFill="background1" w:themeFillShade="BF"/>
          </w:tcPr>
          <w:p w:rsidR="006D6E92" w:rsidRDefault="006D6E92" w:rsidP="00A11CBE">
            <w:pPr>
              <w:pStyle w:val="Table-Header"/>
            </w:pPr>
            <w:r>
              <w:t>Type</w:t>
            </w:r>
          </w:p>
        </w:tc>
        <w:tc>
          <w:tcPr>
            <w:tcW w:w="3507" w:type="dxa"/>
            <w:shd w:val="clear" w:color="auto" w:fill="BFBFBF" w:themeFill="background1" w:themeFillShade="BF"/>
          </w:tcPr>
          <w:p w:rsidR="006D6E92" w:rsidRDefault="006D6E92" w:rsidP="00A11CBE">
            <w:pPr>
              <w:pStyle w:val="Table-Header"/>
            </w:pPr>
            <w:r>
              <w:t>Description</w:t>
            </w:r>
          </w:p>
        </w:tc>
      </w:tr>
      <w:tr w:rsidR="006D6E92" w:rsidTr="00A11CBE">
        <w:trPr>
          <w:trHeight w:val="113"/>
          <w:tblHeader w:val="0"/>
        </w:trPr>
        <w:tc>
          <w:tcPr>
            <w:tcW w:w="2965" w:type="dxa"/>
          </w:tcPr>
          <w:p w:rsidR="006D6E92" w:rsidRDefault="006D6E92" w:rsidP="006D6E92">
            <w:pPr>
              <w:pStyle w:val="Table-Text"/>
            </w:pPr>
            <w:r>
              <w:t>@uri</w:t>
            </w:r>
          </w:p>
        </w:tc>
        <w:tc>
          <w:tcPr>
            <w:tcW w:w="2175" w:type="dxa"/>
          </w:tcPr>
          <w:p w:rsidR="006D6E92" w:rsidRDefault="006D6E92" w:rsidP="006D6E92">
            <w:pPr>
              <w:pStyle w:val="Table-Text"/>
            </w:pPr>
            <w:r>
              <w:t>string</w:t>
            </w:r>
          </w:p>
        </w:tc>
        <w:tc>
          <w:tcPr>
            <w:tcW w:w="3507" w:type="dxa"/>
          </w:tcPr>
          <w:p w:rsidR="006D6E92" w:rsidRDefault="006D6E92" w:rsidP="00BA7A47">
            <w:pPr>
              <w:pStyle w:val="Table-Text"/>
            </w:pPr>
            <w:r>
              <w:t xml:space="preserve">The </w:t>
            </w:r>
            <w:r w:rsidR="00BA7A47">
              <w:t>URI</w:t>
            </w:r>
            <w:r>
              <w:t xml:space="preserve"> that corresponds to the full details of the object</w:t>
            </w:r>
          </w:p>
        </w:tc>
      </w:tr>
      <w:tr w:rsidR="006D6E92" w:rsidTr="00A11CBE">
        <w:trPr>
          <w:trHeight w:val="113"/>
          <w:tblHeader w:val="0"/>
        </w:trPr>
        <w:tc>
          <w:tcPr>
            <w:tcW w:w="2965" w:type="dxa"/>
          </w:tcPr>
          <w:p w:rsidR="006D6E92" w:rsidRDefault="006D6E92" w:rsidP="006D6E92">
            <w:pPr>
              <w:pStyle w:val="Table-Text"/>
            </w:pPr>
            <w:r>
              <w:t>id</w:t>
            </w:r>
          </w:p>
        </w:tc>
        <w:tc>
          <w:tcPr>
            <w:tcW w:w="2175" w:type="dxa"/>
          </w:tcPr>
          <w:p w:rsidR="006D6E92" w:rsidRDefault="006D6E92" w:rsidP="006D6E92">
            <w:pPr>
              <w:pStyle w:val="Table-Text"/>
            </w:pPr>
            <w:r>
              <w:t>uuid</w:t>
            </w:r>
          </w:p>
        </w:tc>
        <w:tc>
          <w:tcPr>
            <w:tcW w:w="3507" w:type="dxa"/>
          </w:tcPr>
          <w:p w:rsidR="006D6E92" w:rsidRDefault="006D6E92" w:rsidP="006D6E92">
            <w:pPr>
              <w:pStyle w:val="Table-Text"/>
            </w:pPr>
            <w:r>
              <w:t>The UUID of the object</w:t>
            </w:r>
          </w:p>
        </w:tc>
      </w:tr>
      <w:tr w:rsidR="006D6E92" w:rsidTr="00A11CBE">
        <w:trPr>
          <w:trHeight w:val="113"/>
          <w:tblHeader w:val="0"/>
        </w:trPr>
        <w:tc>
          <w:tcPr>
            <w:tcW w:w="2965" w:type="dxa"/>
          </w:tcPr>
          <w:p w:rsidR="006D6E92" w:rsidRDefault="006D6E92" w:rsidP="006D6E92">
            <w:pPr>
              <w:pStyle w:val="Table-Text"/>
            </w:pPr>
            <w:r>
              <w:t>name</w:t>
            </w:r>
          </w:p>
        </w:tc>
        <w:tc>
          <w:tcPr>
            <w:tcW w:w="2175" w:type="dxa"/>
          </w:tcPr>
          <w:p w:rsidR="006D6E92" w:rsidRDefault="006D6E92" w:rsidP="006D6E92">
            <w:pPr>
              <w:pStyle w:val="Table-Text"/>
            </w:pPr>
            <w:r>
              <w:t>string</w:t>
            </w:r>
          </w:p>
        </w:tc>
        <w:tc>
          <w:tcPr>
            <w:tcW w:w="3507" w:type="dxa"/>
          </w:tcPr>
          <w:p w:rsidR="006D6E92" w:rsidRDefault="006D6E92" w:rsidP="006D6E92">
            <w:pPr>
              <w:pStyle w:val="Table-Text"/>
            </w:pPr>
            <w:r>
              <w:t>The name of the plan</w:t>
            </w:r>
          </w:p>
        </w:tc>
      </w:tr>
      <w:tr w:rsidR="006D6E92" w:rsidTr="00A11CBE">
        <w:trPr>
          <w:trHeight w:val="113"/>
          <w:tblHeader w:val="0"/>
        </w:trPr>
        <w:tc>
          <w:tcPr>
            <w:tcW w:w="2965" w:type="dxa"/>
          </w:tcPr>
          <w:p w:rsidR="006D6E92" w:rsidRDefault="00CB3AB5" w:rsidP="006D6E92">
            <w:pPr>
              <w:pStyle w:val="Table-Text"/>
            </w:pPr>
            <w:ins w:id="420" w:author="Arnaud Dumont" w:date="2014-02-20T11:38:00Z">
              <w:r w:rsidRPr="00CB3AB5">
                <w:t>brandedNameServers</w:t>
              </w:r>
            </w:ins>
            <w:del w:id="421" w:author="Arnaud Dumont" w:date="2014-02-20T11:38:00Z">
              <w:r w:rsidR="006D6E92" w:rsidDel="00CB3AB5">
                <w:delText>status</w:delText>
              </w:r>
            </w:del>
          </w:p>
        </w:tc>
        <w:tc>
          <w:tcPr>
            <w:tcW w:w="2175" w:type="dxa"/>
          </w:tcPr>
          <w:p w:rsidR="006D6E92" w:rsidRDefault="006D6E92" w:rsidP="006D6E92">
            <w:pPr>
              <w:pStyle w:val="Table-Text"/>
            </w:pPr>
            <w:del w:id="422" w:author="Arnaud Dumont" w:date="2014-02-20T11:38:00Z">
              <w:r w:rsidDel="00CB3AB5">
                <w:delText>string</w:delText>
              </w:r>
            </w:del>
            <w:ins w:id="423" w:author="Arnaud Dumont" w:date="2014-02-20T11:38:00Z">
              <w:r w:rsidR="00CB3AB5">
                <w:t>boolean</w:t>
              </w:r>
            </w:ins>
          </w:p>
        </w:tc>
        <w:tc>
          <w:tcPr>
            <w:tcW w:w="3507" w:type="dxa"/>
          </w:tcPr>
          <w:p w:rsidR="006D6E92" w:rsidRDefault="006D6E92" w:rsidP="006D6E92">
            <w:pPr>
              <w:pStyle w:val="Table-Text"/>
            </w:pPr>
            <w:del w:id="424" w:author="Arnaud Dumont" w:date="2014-02-20T11:38:00Z">
              <w:r w:rsidDel="00CB3AB5">
                <w:delText>The status of the plan</w:delText>
              </w:r>
            </w:del>
            <w:ins w:id="425" w:author="Arnaud Dumont" w:date="2014-02-20T11:38:00Z">
              <w:r w:rsidR="00CB3AB5">
                <w:t>True if the zone uses BrandedNameServers feature, false otherwise</w:t>
              </w:r>
            </w:ins>
          </w:p>
        </w:tc>
      </w:tr>
      <w:tr w:rsidR="00CB3AB5" w:rsidTr="00A11CBE">
        <w:trPr>
          <w:trHeight w:val="113"/>
          <w:tblHeader w:val="0"/>
          <w:ins w:id="426" w:author="Arnaud Dumont" w:date="2014-02-20T11:38:00Z"/>
        </w:trPr>
        <w:tc>
          <w:tcPr>
            <w:tcW w:w="2965" w:type="dxa"/>
          </w:tcPr>
          <w:p w:rsidR="00CB3AB5" w:rsidRPr="00CB3AB5" w:rsidRDefault="00CB3AB5" w:rsidP="006D6E92">
            <w:pPr>
              <w:pStyle w:val="Table-Text"/>
              <w:rPr>
                <w:ins w:id="427" w:author="Arnaud Dumont" w:date="2014-02-20T11:38:00Z"/>
              </w:rPr>
            </w:pPr>
            <w:ins w:id="428" w:author="Arnaud Dumont" w:date="2014-02-20T11:38:00Z">
              <w:r w:rsidRPr="00CB3AB5">
                <w:t>dnssecSigned</w:t>
              </w:r>
            </w:ins>
          </w:p>
        </w:tc>
        <w:tc>
          <w:tcPr>
            <w:tcW w:w="2175" w:type="dxa"/>
          </w:tcPr>
          <w:p w:rsidR="00CB3AB5" w:rsidDel="00CB3AB5" w:rsidRDefault="00CB3AB5" w:rsidP="006D6E92">
            <w:pPr>
              <w:pStyle w:val="Table-Text"/>
              <w:rPr>
                <w:ins w:id="429" w:author="Arnaud Dumont" w:date="2014-02-20T11:38:00Z"/>
              </w:rPr>
            </w:pPr>
            <w:ins w:id="430" w:author="Arnaud Dumont" w:date="2014-02-20T11:38:00Z">
              <w:r>
                <w:t>boolean</w:t>
              </w:r>
            </w:ins>
          </w:p>
        </w:tc>
        <w:tc>
          <w:tcPr>
            <w:tcW w:w="3507" w:type="dxa"/>
          </w:tcPr>
          <w:p w:rsidR="00CB3AB5" w:rsidDel="00CB3AB5" w:rsidRDefault="00CB3AB5" w:rsidP="006D6E92">
            <w:pPr>
              <w:pStyle w:val="Table-Text"/>
              <w:rPr>
                <w:ins w:id="431" w:author="Arnaud Dumont" w:date="2014-02-20T11:38:00Z"/>
              </w:rPr>
            </w:pPr>
            <w:ins w:id="432" w:author="Arnaud Dumont" w:date="2014-02-20T11:39:00Z">
              <w:r>
                <w:t>True if the zone is DNSSEC signed, false otherwise</w:t>
              </w:r>
            </w:ins>
          </w:p>
        </w:tc>
      </w:tr>
      <w:tr w:rsidR="006D6E92" w:rsidTr="00A11CBE">
        <w:trPr>
          <w:trHeight w:val="113"/>
          <w:tblHeader w:val="0"/>
        </w:trPr>
        <w:tc>
          <w:tcPr>
            <w:tcW w:w="2965" w:type="dxa"/>
          </w:tcPr>
          <w:p w:rsidR="006D6E92" w:rsidRDefault="006D6E92" w:rsidP="006D6E92">
            <w:pPr>
              <w:pStyle w:val="Table-Text"/>
            </w:pPr>
            <w:r>
              <w:t>createDate</w:t>
            </w:r>
          </w:p>
        </w:tc>
        <w:tc>
          <w:tcPr>
            <w:tcW w:w="2175" w:type="dxa"/>
          </w:tcPr>
          <w:p w:rsidR="006D6E92" w:rsidRDefault="006D6E92" w:rsidP="006D6E92">
            <w:pPr>
              <w:pStyle w:val="Table-Text"/>
            </w:pPr>
            <w:r>
              <w:t>timestamp</w:t>
            </w:r>
          </w:p>
        </w:tc>
        <w:tc>
          <w:tcPr>
            <w:tcW w:w="3507" w:type="dxa"/>
          </w:tcPr>
          <w:p w:rsidR="006D6E92" w:rsidRDefault="006D6E92" w:rsidP="006D6E92">
            <w:pPr>
              <w:pStyle w:val="Table-Text"/>
            </w:pPr>
            <w:r>
              <w:t>The date and time that the object was created</w:t>
            </w:r>
          </w:p>
        </w:tc>
      </w:tr>
      <w:tr w:rsidR="006D6E92" w:rsidTr="00A11CBE">
        <w:trPr>
          <w:trHeight w:val="113"/>
          <w:tblHeader w:val="0"/>
        </w:trPr>
        <w:tc>
          <w:tcPr>
            <w:tcW w:w="2965" w:type="dxa"/>
          </w:tcPr>
          <w:p w:rsidR="006D6E92" w:rsidRDefault="006D6E92" w:rsidP="006D6E92">
            <w:pPr>
              <w:pStyle w:val="Table-Text"/>
            </w:pPr>
            <w:r>
              <w:t>lastUpdateDate</w:t>
            </w:r>
          </w:p>
        </w:tc>
        <w:tc>
          <w:tcPr>
            <w:tcW w:w="2175" w:type="dxa"/>
          </w:tcPr>
          <w:p w:rsidR="006D6E92" w:rsidRDefault="006D6E92" w:rsidP="006D6E92">
            <w:pPr>
              <w:pStyle w:val="Table-Text"/>
            </w:pPr>
            <w:r>
              <w:t>timestamp</w:t>
            </w:r>
          </w:p>
        </w:tc>
        <w:tc>
          <w:tcPr>
            <w:tcW w:w="3507" w:type="dxa"/>
          </w:tcPr>
          <w:p w:rsidR="006D6E92" w:rsidRDefault="006D6E92" w:rsidP="006D6E92">
            <w:pPr>
              <w:pStyle w:val="Table-Text"/>
            </w:pPr>
            <w:r>
              <w:t>The date and time that object was last updated. This will be null if the object has never been updated</w:t>
            </w:r>
          </w:p>
        </w:tc>
      </w:tr>
    </w:tbl>
    <w:p w:rsidR="006D6E92" w:rsidRDefault="006D6E92" w:rsidP="006D6E92">
      <w:pPr>
        <w:pStyle w:val="Heading3"/>
      </w:pPr>
      <w:r>
        <w:t>Example</w:t>
      </w:r>
    </w:p>
    <w:p w:rsidR="006D6E92" w:rsidRDefault="006D6E92" w:rsidP="006D6E92">
      <w:r>
        <w:t xml:space="preserve">Below is an example of a </w:t>
      </w:r>
      <w:del w:id="433" w:author="Arnaud Dumont" w:date="2014-02-11T14:02:00Z">
        <w:r w:rsidDel="00144694">
          <w:delText xml:space="preserve">user </w:delText>
        </w:r>
      </w:del>
      <w:ins w:id="434" w:author="Arnaud Dumont" w:date="2014-02-11T14:02:00Z">
        <w:r w:rsidR="00144694">
          <w:t xml:space="preserve">zone </w:t>
        </w:r>
      </w:ins>
      <w:r>
        <w:t>list command request and response:</w:t>
      </w:r>
    </w:p>
    <w:p w:rsidR="006D6E92" w:rsidRDefault="006D6E92" w:rsidP="006D6E92">
      <w:r>
        <w:t>Request:</w:t>
      </w:r>
    </w:p>
    <w:p w:rsidR="006D6E92" w:rsidRDefault="006D6E92" w:rsidP="006D6E92">
      <w:pPr>
        <w:pStyle w:val="Code"/>
      </w:pPr>
      <w:r>
        <w:t>GET /zones/?searchBrandedNameServers=false HTTP/1.1</w:t>
      </w:r>
    </w:p>
    <w:p w:rsidR="006D6E92" w:rsidRDefault="006D6E92" w:rsidP="006D6E92">
      <w:pPr>
        <w:pStyle w:val="Code"/>
      </w:pPr>
      <w:r>
        <w:t>Client-Transaction-Id: 4d498ccc-f2aa-4e90-aa91-7feced8bfd23</w:t>
      </w:r>
    </w:p>
    <w:p w:rsidR="006D6E92" w:rsidRDefault="006D6E92" w:rsidP="006D6E92">
      <w:pPr>
        <w:pStyle w:val="Code"/>
      </w:pPr>
      <w:r>
        <w:lastRenderedPageBreak/>
        <w:t>Accept: application/json</w:t>
      </w:r>
    </w:p>
    <w:p w:rsidR="006D6E92" w:rsidRDefault="006D6E92" w:rsidP="006D6E92">
      <w:pPr>
        <w:pStyle w:val="Code"/>
      </w:pPr>
      <w:r>
        <w:t>User-Agent: Jersey/2.2 (Apache HttpClient 4.2.5)</w:t>
      </w:r>
    </w:p>
    <w:p w:rsidR="006D6E92" w:rsidRDefault="006D6E92" w:rsidP="006D6E92">
      <w:pPr>
        <w:pStyle w:val="Code"/>
      </w:pPr>
      <w:r>
        <w:t>Host: api.discoverydns.com</w:t>
      </w:r>
    </w:p>
    <w:p w:rsidR="006D6E92" w:rsidRDefault="006D6E92" w:rsidP="006D6E92">
      <w:pPr>
        <w:pStyle w:val="Code"/>
      </w:pPr>
      <w:r>
        <w:t>Connection: Keep-Alive</w:t>
      </w:r>
    </w:p>
    <w:p w:rsidR="006D6E92" w:rsidRDefault="006D6E92" w:rsidP="006D6E92">
      <w:pPr>
        <w:pStyle w:val="Code"/>
      </w:pPr>
    </w:p>
    <w:p w:rsidR="006D6E92" w:rsidRDefault="006D6E92" w:rsidP="006D6E92">
      <w:r w:rsidRPr="006D6E92">
        <w:t>Response:</w:t>
      </w:r>
    </w:p>
    <w:p w:rsidR="006D6E92" w:rsidRDefault="006D6E92" w:rsidP="006D6E92">
      <w:pPr>
        <w:pStyle w:val="Code"/>
      </w:pPr>
      <w:r>
        <w:t>HTTP/1.1 200 OK</w:t>
      </w:r>
    </w:p>
    <w:p w:rsidR="006D6E92" w:rsidRDefault="006D6E92" w:rsidP="006D6E92">
      <w:pPr>
        <w:pStyle w:val="Code"/>
      </w:pPr>
      <w:r>
        <w:t>Content-Type: application/json</w:t>
      </w:r>
    </w:p>
    <w:p w:rsidR="006D6E92" w:rsidRDefault="006D6E92" w:rsidP="006D6E92">
      <w:pPr>
        <w:pStyle w:val="Code"/>
      </w:pPr>
      <w:r>
        <w:t>Cache-Control: private, no-transform, max-age=30</w:t>
      </w:r>
    </w:p>
    <w:p w:rsidR="006D6E92" w:rsidRDefault="006D6E92" w:rsidP="006D6E92">
      <w:pPr>
        <w:pStyle w:val="Code"/>
      </w:pPr>
      <w:r>
        <w:t>Date: Mon, 07 Oct 2013 13:58:39 GMT</w:t>
      </w:r>
    </w:p>
    <w:p w:rsidR="006D6E92" w:rsidRDefault="006D6E92" w:rsidP="006D6E92">
      <w:pPr>
        <w:pStyle w:val="Code"/>
      </w:pPr>
      <w:r>
        <w:t>Server-Transaction-Id: 563b1d74-9b61-486d-b142-08b07d2d7934</w:t>
      </w:r>
    </w:p>
    <w:p w:rsidR="006D6E92" w:rsidRDefault="006D6E92" w:rsidP="006D6E92">
      <w:pPr>
        <w:pStyle w:val="Code"/>
      </w:pPr>
      <w:r>
        <w:t>Client-Transaction-Id: 4d498ccc-f2aa-4e90-aa91-7feced8bfd23</w:t>
      </w:r>
    </w:p>
    <w:p w:rsidR="006D6E92" w:rsidRDefault="006D6E92" w:rsidP="006D6E92">
      <w:pPr>
        <w:pStyle w:val="Code"/>
      </w:pPr>
      <w:r>
        <w:t>Content-Length: 1085</w:t>
      </w:r>
    </w:p>
    <w:p w:rsidR="006D6E92" w:rsidRDefault="006D6E92" w:rsidP="006D6E92">
      <w:pPr>
        <w:pStyle w:val="Code"/>
      </w:pPr>
    </w:p>
    <w:p w:rsidR="006D6E92" w:rsidRDefault="006D6E92" w:rsidP="006D6E92">
      <w:pPr>
        <w:pStyle w:val="Code"/>
      </w:pPr>
      <w:r>
        <w:t>{</w:t>
      </w:r>
    </w:p>
    <w:p w:rsidR="006D6E92" w:rsidRDefault="006D6E92" w:rsidP="006D6E92">
      <w:pPr>
        <w:pStyle w:val="Code"/>
      </w:pPr>
      <w:r>
        <w:t xml:space="preserve">  "zones" : {</w:t>
      </w:r>
    </w:p>
    <w:p w:rsidR="006D6E92" w:rsidRDefault="006D6E92" w:rsidP="006D6E92">
      <w:pPr>
        <w:pStyle w:val="Code"/>
      </w:pPr>
      <w:r>
        <w:t xml:space="preserve">    "@uri" : "https://api.discoverydns.com/zones/?searchBrandedNameServers=false",</w:t>
      </w:r>
    </w:p>
    <w:p w:rsidR="006D6E92" w:rsidRDefault="006D6E92" w:rsidP="006D6E92">
      <w:pPr>
        <w:pStyle w:val="Code"/>
      </w:pPr>
      <w:r>
        <w:t xml:space="preserve">    "zoneList" : [ {</w:t>
      </w:r>
    </w:p>
    <w:p w:rsidR="006D6E92" w:rsidRDefault="006D6E92" w:rsidP="006D6E92">
      <w:pPr>
        <w:pStyle w:val="Code"/>
      </w:pPr>
      <w:r>
        <w:t xml:space="preserve">      "@uri" : "https://api.discoverydns.com/zones/fbac657e-e280-4a77-8c36-e6d13b6fa663",</w:t>
      </w:r>
    </w:p>
    <w:p w:rsidR="006D6E92" w:rsidRDefault="006D6E92" w:rsidP="006D6E92">
      <w:pPr>
        <w:pStyle w:val="Code"/>
      </w:pPr>
      <w:r>
        <w:t xml:space="preserve">      "id" : "fbac657e-e280-4a77-8c36-e6d13b6fa663",</w:t>
      </w:r>
    </w:p>
    <w:p w:rsidR="006D6E92" w:rsidRDefault="006D6E92" w:rsidP="006D6E92">
      <w:pPr>
        <w:pStyle w:val="Code"/>
      </w:pPr>
      <w:r>
        <w:t xml:space="preserve">      "name" : "testingzone0.com",</w:t>
      </w:r>
    </w:p>
    <w:p w:rsidR="006D6E92" w:rsidRDefault="006D6E92" w:rsidP="006D6E92">
      <w:pPr>
        <w:pStyle w:val="Code"/>
      </w:pPr>
      <w:r>
        <w:t xml:space="preserve">      "brandedNameServers" : false,</w:t>
      </w:r>
    </w:p>
    <w:p w:rsidR="006D6E92" w:rsidRDefault="006D6E92" w:rsidP="006D6E92">
      <w:pPr>
        <w:pStyle w:val="Code"/>
      </w:pPr>
      <w:r>
        <w:t xml:space="preserve">      "dnssecSigned" : true,</w:t>
      </w:r>
    </w:p>
    <w:p w:rsidR="006D6E92" w:rsidRDefault="006D6E92" w:rsidP="006D6E92">
      <w:pPr>
        <w:pStyle w:val="Code"/>
      </w:pPr>
      <w:r>
        <w:t xml:space="preserve">      "createDate" : "2013-10-08T00:58:38.645",</w:t>
      </w:r>
    </w:p>
    <w:p w:rsidR="006D6E92" w:rsidRDefault="006D6E92" w:rsidP="006D6E92">
      <w:pPr>
        <w:pStyle w:val="Code"/>
      </w:pPr>
      <w:r>
        <w:t xml:space="preserve">      "lastUpdateDate" : null</w:t>
      </w:r>
    </w:p>
    <w:p w:rsidR="006D6E92" w:rsidRDefault="006D6E92" w:rsidP="006D6E92">
      <w:pPr>
        <w:pStyle w:val="Code"/>
      </w:pPr>
      <w:r>
        <w:t xml:space="preserve">    }, {</w:t>
      </w:r>
    </w:p>
    <w:p w:rsidR="006D6E92" w:rsidRDefault="006D6E92" w:rsidP="006D6E92">
      <w:pPr>
        <w:pStyle w:val="Code"/>
      </w:pPr>
      <w:r>
        <w:t xml:space="preserve">      "@uri" : "https://api.discoverydns.com/zones/daee0537-8f54-40d3-8dd2-574c430f9256",</w:t>
      </w:r>
    </w:p>
    <w:p w:rsidR="006D6E92" w:rsidRDefault="006D6E92" w:rsidP="006D6E92">
      <w:pPr>
        <w:pStyle w:val="Code"/>
      </w:pPr>
      <w:r>
        <w:t xml:space="preserve">      "id" : "daee0537-8f54-40d3-8dd2-574c430f9256",</w:t>
      </w:r>
    </w:p>
    <w:p w:rsidR="006D6E92" w:rsidRDefault="006D6E92" w:rsidP="006D6E92">
      <w:pPr>
        <w:pStyle w:val="Code"/>
      </w:pPr>
      <w:r>
        <w:t xml:space="preserve">      "name" : "testingzone1.com",</w:t>
      </w:r>
    </w:p>
    <w:p w:rsidR="006D6E92" w:rsidRDefault="006D6E92" w:rsidP="006D6E92">
      <w:pPr>
        <w:pStyle w:val="Code"/>
      </w:pPr>
      <w:r>
        <w:t xml:space="preserve">      "brandedNameServers" : false,</w:t>
      </w:r>
    </w:p>
    <w:p w:rsidR="006D6E92" w:rsidRDefault="006D6E92" w:rsidP="006D6E92">
      <w:pPr>
        <w:pStyle w:val="Code"/>
      </w:pPr>
      <w:r>
        <w:t xml:space="preserve">      "dnssecSigned" : true,</w:t>
      </w:r>
    </w:p>
    <w:p w:rsidR="006D6E92" w:rsidRDefault="006D6E92" w:rsidP="006D6E92">
      <w:pPr>
        <w:pStyle w:val="Code"/>
      </w:pPr>
      <w:r>
        <w:t xml:space="preserve">      "createDate" : "2013-10-08T00:58:38.686",</w:t>
      </w:r>
    </w:p>
    <w:p w:rsidR="006D6E92" w:rsidRDefault="006D6E92" w:rsidP="006D6E92">
      <w:pPr>
        <w:pStyle w:val="Code"/>
      </w:pPr>
      <w:r>
        <w:t xml:space="preserve">      "lastUpdateDate" : null</w:t>
      </w:r>
    </w:p>
    <w:p w:rsidR="006D6E92" w:rsidRDefault="006D6E92" w:rsidP="006D6E92">
      <w:pPr>
        <w:pStyle w:val="Code"/>
      </w:pPr>
      <w:r>
        <w:t xml:space="preserve">    }, {</w:t>
      </w:r>
    </w:p>
    <w:p w:rsidR="006D6E92" w:rsidRDefault="006D6E92" w:rsidP="006D6E92">
      <w:pPr>
        <w:pStyle w:val="Code"/>
      </w:pPr>
      <w:r>
        <w:t xml:space="preserve">      "@uri" : "https://api.discoverydns.com/zones/a0c2c6ab-5bfd-4fad-a90c-06be5eee2bd6",</w:t>
      </w:r>
    </w:p>
    <w:p w:rsidR="006D6E92" w:rsidRDefault="006D6E92" w:rsidP="006D6E92">
      <w:pPr>
        <w:pStyle w:val="Code"/>
      </w:pPr>
      <w:r>
        <w:lastRenderedPageBreak/>
        <w:t xml:space="preserve">      "id" : "a0c2c6ab-5bfd-4fad-a90c-06be5eee2bd6",</w:t>
      </w:r>
    </w:p>
    <w:p w:rsidR="006D6E92" w:rsidRDefault="006D6E92" w:rsidP="006D6E92">
      <w:pPr>
        <w:pStyle w:val="Code"/>
      </w:pPr>
      <w:r>
        <w:t xml:space="preserve">      "name" : "testingzone2.com",</w:t>
      </w:r>
    </w:p>
    <w:p w:rsidR="006D6E92" w:rsidRDefault="006D6E92" w:rsidP="006D6E92">
      <w:pPr>
        <w:pStyle w:val="Code"/>
      </w:pPr>
      <w:r>
        <w:t xml:space="preserve">      "brandedNameServers" : false,</w:t>
      </w:r>
    </w:p>
    <w:p w:rsidR="006D6E92" w:rsidRDefault="006D6E92" w:rsidP="006D6E92">
      <w:pPr>
        <w:pStyle w:val="Code"/>
      </w:pPr>
      <w:r>
        <w:t xml:space="preserve">      "dnssecSigned" : true,</w:t>
      </w:r>
    </w:p>
    <w:p w:rsidR="006D6E92" w:rsidRDefault="006D6E92" w:rsidP="006D6E92">
      <w:pPr>
        <w:pStyle w:val="Code"/>
      </w:pPr>
      <w:r>
        <w:t xml:space="preserve">      "createDate" : "2013-10-08T00:58:38.709",</w:t>
      </w:r>
    </w:p>
    <w:p w:rsidR="006D6E92" w:rsidRDefault="006D6E92" w:rsidP="006D6E92">
      <w:pPr>
        <w:pStyle w:val="Code"/>
      </w:pPr>
      <w:r>
        <w:t xml:space="preserve">      "lastUpdateDate" : null</w:t>
      </w:r>
    </w:p>
    <w:p w:rsidR="006D6E92" w:rsidRDefault="006D6E92" w:rsidP="006D6E92">
      <w:pPr>
        <w:pStyle w:val="Code"/>
      </w:pPr>
      <w:r>
        <w:t xml:space="preserve">    } ],</w:t>
      </w:r>
    </w:p>
    <w:p w:rsidR="006D6E92" w:rsidRDefault="006D6E92" w:rsidP="006D6E92">
      <w:pPr>
        <w:pStyle w:val="Code"/>
      </w:pPr>
      <w:r>
        <w:t xml:space="preserve">    "totalCount" : 3</w:t>
      </w:r>
    </w:p>
    <w:p w:rsidR="006D6E92" w:rsidRDefault="006D6E92" w:rsidP="006D6E92">
      <w:pPr>
        <w:pStyle w:val="Code"/>
      </w:pPr>
      <w:r>
        <w:t xml:space="preserve">  }</w:t>
      </w:r>
    </w:p>
    <w:p w:rsidR="006D6E92" w:rsidRPr="006D6E92" w:rsidRDefault="006D6E92" w:rsidP="006D6E92">
      <w:pPr>
        <w:pStyle w:val="Code"/>
      </w:pPr>
      <w:r>
        <w:t>}</w:t>
      </w:r>
    </w:p>
    <w:p w:rsidR="004836FD" w:rsidRDefault="004836FD" w:rsidP="003A30DE">
      <w:pPr>
        <w:pStyle w:val="Heading2"/>
      </w:pPr>
      <w:bookmarkStart w:id="435" w:name="_Toc381779320"/>
      <w:r>
        <w:t>Zone Create Command</w:t>
      </w:r>
      <w:bookmarkEnd w:id="435"/>
    </w:p>
    <w:p w:rsidR="00323508" w:rsidRDefault="006D6E92" w:rsidP="00323508">
      <w:r w:rsidRPr="006D6E92">
        <w:t xml:space="preserve">This command is used to provision a zone object </w:t>
      </w:r>
      <w:r w:rsidR="00BB3EC1">
        <w:t>in</w:t>
      </w:r>
      <w:r w:rsidR="00BB3EC1" w:rsidRPr="006D6E92">
        <w:t xml:space="preserve"> </w:t>
      </w:r>
      <w:r w:rsidRPr="006D6E92">
        <w:t>the system.</w:t>
      </w:r>
    </w:p>
    <w:p w:rsidR="006D6E92" w:rsidRDefault="006D6E92" w:rsidP="006D6E92">
      <w:pPr>
        <w:pStyle w:val="Heading3"/>
      </w:pPr>
      <w:r>
        <w:t>Request</w:t>
      </w:r>
    </w:p>
    <w:p w:rsidR="006D6E92" w:rsidRDefault="006D6E92" w:rsidP="006D6E92">
      <w:r w:rsidRPr="006D6E92">
        <w:t>A request should be made to the specified URI including the indicated headers</w:t>
      </w:r>
      <w:r w:rsidR="00BA7A47">
        <w:t>,</w:t>
      </w:r>
      <w:r w:rsidRPr="006D6E92">
        <w:t xml:space="preserve"> and if required a request body in the format specified.</w:t>
      </w:r>
    </w:p>
    <w:p w:rsidR="006D6E92" w:rsidRDefault="006D6E92" w:rsidP="006D6E92">
      <w:pPr>
        <w:pStyle w:val="FakeHeading4"/>
      </w:pPr>
      <w:r>
        <w:t>URI</w:t>
      </w:r>
    </w:p>
    <w:p w:rsidR="006D6E92" w:rsidRPr="008A0F29" w:rsidRDefault="006D6E92" w:rsidP="006D6E92">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D6E92" w:rsidRPr="00CC22F1" w:rsidTr="00A11CBE">
        <w:trPr>
          <w:tblHeader w:val="0"/>
        </w:trPr>
        <w:tc>
          <w:tcPr>
            <w:tcW w:w="1843" w:type="dxa"/>
            <w:shd w:val="clear" w:color="auto" w:fill="BFBFBF" w:themeFill="background1" w:themeFillShade="BF"/>
          </w:tcPr>
          <w:p w:rsidR="006D6E92" w:rsidRPr="00750051" w:rsidRDefault="006D6E92" w:rsidP="00A11CBE">
            <w:pPr>
              <w:pStyle w:val="Table-Header"/>
            </w:pPr>
            <w:r>
              <w:t>HTTP Method</w:t>
            </w:r>
          </w:p>
        </w:tc>
        <w:tc>
          <w:tcPr>
            <w:tcW w:w="6804" w:type="dxa"/>
            <w:shd w:val="clear" w:color="auto" w:fill="BFBFBF" w:themeFill="background1" w:themeFillShade="BF"/>
          </w:tcPr>
          <w:p w:rsidR="006D6E92" w:rsidRDefault="006D6E92" w:rsidP="00A11CBE">
            <w:pPr>
              <w:pStyle w:val="Table-Header"/>
            </w:pPr>
            <w:r>
              <w:t>Request URI</w:t>
            </w:r>
          </w:p>
        </w:tc>
      </w:tr>
      <w:tr w:rsidR="006D6E92" w:rsidRPr="00CC22F1" w:rsidTr="00A11CBE">
        <w:trPr>
          <w:trHeight w:val="113"/>
          <w:tblHeader w:val="0"/>
        </w:trPr>
        <w:tc>
          <w:tcPr>
            <w:tcW w:w="1843" w:type="dxa"/>
          </w:tcPr>
          <w:p w:rsidR="006D6E92" w:rsidRDefault="006D6E92" w:rsidP="00A11CBE">
            <w:pPr>
              <w:pStyle w:val="Table-Text"/>
            </w:pPr>
            <w:del w:id="436" w:author="Arnaud Dumont" w:date="2014-02-20T10:43:00Z">
              <w:r w:rsidDel="00F55AAE">
                <w:delText>GET</w:delText>
              </w:r>
            </w:del>
            <w:ins w:id="437" w:author="Arnaud Dumont" w:date="2014-02-20T10:43:00Z">
              <w:r w:rsidR="00F55AAE">
                <w:t>POST</w:t>
              </w:r>
            </w:ins>
          </w:p>
        </w:tc>
        <w:tc>
          <w:tcPr>
            <w:tcW w:w="6804" w:type="dxa"/>
          </w:tcPr>
          <w:p w:rsidR="006D6E92" w:rsidRDefault="006D6E92" w:rsidP="00A11CBE">
            <w:pPr>
              <w:pStyle w:val="Table-Text"/>
            </w:pPr>
            <w:r w:rsidRPr="006D6E92">
              <w:t>https://{service-address}/zones/</w:t>
            </w:r>
          </w:p>
        </w:tc>
      </w:tr>
    </w:tbl>
    <w:p w:rsidR="006D6E92" w:rsidRDefault="006D6E92" w:rsidP="006D6E92">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D6E92" w:rsidRPr="00CC22F1" w:rsidTr="00A11CBE">
        <w:trPr>
          <w:tblHeader w:val="0"/>
        </w:trPr>
        <w:tc>
          <w:tcPr>
            <w:tcW w:w="1843" w:type="dxa"/>
            <w:shd w:val="clear" w:color="auto" w:fill="BFBFBF" w:themeFill="background1" w:themeFillShade="BF"/>
          </w:tcPr>
          <w:p w:rsidR="006D6E92" w:rsidRPr="00750051" w:rsidRDefault="006D6E92" w:rsidP="00A11CBE">
            <w:pPr>
              <w:pStyle w:val="Table-Header"/>
            </w:pPr>
            <w:r>
              <w:t>Field</w:t>
            </w:r>
          </w:p>
        </w:tc>
        <w:tc>
          <w:tcPr>
            <w:tcW w:w="6804" w:type="dxa"/>
            <w:shd w:val="clear" w:color="auto" w:fill="BFBFBF" w:themeFill="background1" w:themeFillShade="BF"/>
          </w:tcPr>
          <w:p w:rsidR="006D6E92" w:rsidRDefault="006D6E92" w:rsidP="00A11CBE">
            <w:pPr>
              <w:pStyle w:val="Table-Header"/>
            </w:pPr>
            <w:r>
              <w:t>Description</w:t>
            </w:r>
          </w:p>
        </w:tc>
      </w:tr>
      <w:tr w:rsidR="006D6E92" w:rsidRPr="00CC22F1" w:rsidTr="00A11CBE">
        <w:trPr>
          <w:trHeight w:val="113"/>
          <w:tblHeader w:val="0"/>
        </w:trPr>
        <w:tc>
          <w:tcPr>
            <w:tcW w:w="1843" w:type="dxa"/>
          </w:tcPr>
          <w:p w:rsidR="006D6E92" w:rsidRDefault="006D6E92" w:rsidP="00A11CBE">
            <w:pPr>
              <w:pStyle w:val="Table-Text"/>
            </w:pPr>
            <w:r>
              <w:t>service-address</w:t>
            </w:r>
          </w:p>
        </w:tc>
        <w:tc>
          <w:tcPr>
            <w:tcW w:w="6804" w:type="dxa"/>
          </w:tcPr>
          <w:p w:rsidR="006D6E92" w:rsidRDefault="006D6E92" w:rsidP="006351FF">
            <w:pPr>
              <w:pStyle w:val="Table-Text"/>
            </w:pPr>
            <w:r>
              <w:t xml:space="preserve">The service address as described in section </w:t>
            </w:r>
            <w:r w:rsidR="006351FF">
              <w:t>2.2</w:t>
            </w:r>
          </w:p>
        </w:tc>
      </w:tr>
    </w:tbl>
    <w:p w:rsidR="006D6E92" w:rsidRDefault="006D6E92" w:rsidP="006D6E92">
      <w:pPr>
        <w:pStyle w:val="FakeHeading4"/>
      </w:pPr>
      <w:r>
        <w:t>Query Parameters</w:t>
      </w:r>
    </w:p>
    <w:p w:rsidR="009D62FC" w:rsidRPr="002E186D" w:rsidRDefault="009D62FC" w:rsidP="009D62FC">
      <w:r w:rsidRPr="00C46067">
        <w:t xml:space="preserve">The query parameters below can be used with this command. All query parameters are optional and if none are specified </w:t>
      </w:r>
      <w:r>
        <w:t>the default representation of the zone’s resource records</w:t>
      </w:r>
      <w:r w:rsidRPr="00C46067">
        <w:t xml:space="preserve"> will be returned</w:t>
      </w:r>
      <w:r>
        <w:t xml:space="preserve"> in the response</w:t>
      </w:r>
      <w:r w:rsidRPr="00C46067">
        <w:t>.</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992"/>
        <w:gridCol w:w="709"/>
        <w:gridCol w:w="5386"/>
      </w:tblGrid>
      <w:tr w:rsidR="009D62FC" w:rsidRPr="00CC22F1" w:rsidTr="0038262C">
        <w:trPr>
          <w:tblHeader w:val="0"/>
        </w:trPr>
        <w:tc>
          <w:tcPr>
            <w:tcW w:w="1560" w:type="dxa"/>
            <w:shd w:val="clear" w:color="auto" w:fill="BFBFBF" w:themeFill="background1" w:themeFillShade="BF"/>
          </w:tcPr>
          <w:p w:rsidR="009D62FC" w:rsidRPr="00750051" w:rsidRDefault="009D62FC" w:rsidP="0038262C">
            <w:pPr>
              <w:pStyle w:val="Table-Header"/>
            </w:pPr>
            <w:r>
              <w:t>Parameter Name</w:t>
            </w:r>
          </w:p>
        </w:tc>
        <w:tc>
          <w:tcPr>
            <w:tcW w:w="992" w:type="dxa"/>
            <w:shd w:val="clear" w:color="auto" w:fill="BFBFBF" w:themeFill="background1" w:themeFillShade="BF"/>
          </w:tcPr>
          <w:p w:rsidR="009D62FC" w:rsidRDefault="009D62FC" w:rsidP="0038262C">
            <w:pPr>
              <w:pStyle w:val="Table-Header"/>
            </w:pPr>
            <w:r>
              <w:t>Optional</w:t>
            </w:r>
          </w:p>
        </w:tc>
        <w:tc>
          <w:tcPr>
            <w:tcW w:w="709" w:type="dxa"/>
            <w:shd w:val="clear" w:color="auto" w:fill="BFBFBF" w:themeFill="background1" w:themeFillShade="BF"/>
          </w:tcPr>
          <w:p w:rsidR="009D62FC" w:rsidRDefault="009D62FC" w:rsidP="0038262C">
            <w:pPr>
              <w:pStyle w:val="Table-Header"/>
            </w:pPr>
            <w:r>
              <w:t>Type</w:t>
            </w:r>
          </w:p>
        </w:tc>
        <w:tc>
          <w:tcPr>
            <w:tcW w:w="5386" w:type="dxa"/>
            <w:shd w:val="clear" w:color="auto" w:fill="BFBFBF" w:themeFill="background1" w:themeFillShade="BF"/>
          </w:tcPr>
          <w:p w:rsidR="009D62FC" w:rsidRDefault="009D62FC" w:rsidP="0038262C">
            <w:pPr>
              <w:pStyle w:val="Table-Header"/>
            </w:pPr>
            <w:r>
              <w:t>Description</w:t>
            </w:r>
          </w:p>
        </w:tc>
      </w:tr>
      <w:tr w:rsidR="009D62FC" w:rsidRPr="00CC22F1" w:rsidTr="0038262C">
        <w:trPr>
          <w:trHeight w:val="113"/>
          <w:tblHeader w:val="0"/>
        </w:trPr>
        <w:tc>
          <w:tcPr>
            <w:tcW w:w="1560" w:type="dxa"/>
          </w:tcPr>
          <w:p w:rsidR="009D62FC" w:rsidRDefault="009D62FC" w:rsidP="0038262C">
            <w:pPr>
              <w:pStyle w:val="Table-Text"/>
            </w:pPr>
            <w:r w:rsidRPr="008952EF">
              <w:t>rdataFormat</w:t>
            </w:r>
          </w:p>
        </w:tc>
        <w:tc>
          <w:tcPr>
            <w:tcW w:w="992" w:type="dxa"/>
          </w:tcPr>
          <w:p w:rsidR="009D62FC" w:rsidRDefault="009D62FC" w:rsidP="0038262C">
            <w:pPr>
              <w:pStyle w:val="Table-Text"/>
            </w:pPr>
            <w:r>
              <w:t>Yes</w:t>
            </w:r>
          </w:p>
        </w:tc>
        <w:tc>
          <w:tcPr>
            <w:tcW w:w="709" w:type="dxa"/>
          </w:tcPr>
          <w:p w:rsidR="009D62FC" w:rsidRDefault="009D62FC" w:rsidP="0038262C">
            <w:pPr>
              <w:pStyle w:val="Table-Text"/>
            </w:pPr>
            <w:r>
              <w:t>string</w:t>
            </w:r>
          </w:p>
        </w:tc>
        <w:tc>
          <w:tcPr>
            <w:tcW w:w="5386" w:type="dxa"/>
          </w:tcPr>
          <w:p w:rsidR="009D62FC" w:rsidRDefault="002D5B4F" w:rsidP="00CB3AB5">
            <w:pPr>
              <w:pStyle w:val="Table-Text"/>
            </w:pPr>
            <w:r>
              <w:t xml:space="preserve">If “raw”, all the type-specific RData fields of each resource record will be returned in a single </w:t>
            </w:r>
            <w:del w:id="438" w:author="Arnaud Dumont" w:date="2014-02-20T11:39:00Z">
              <w:r w:rsidDel="00CB3AB5">
                <w:delText xml:space="preserve"> </w:delText>
              </w:r>
            </w:del>
            <w:r>
              <w:t>string “rdata” field that is as the resource record would be entered into a BIND compati</w:t>
            </w:r>
            <w:del w:id="439" w:author="Arnaud Dumont" w:date="2014-02-20T11:40:00Z">
              <w:r w:rsidDel="00CB3AB5">
                <w:delText>a</w:delText>
              </w:r>
            </w:del>
            <w:r>
              <w:t>ble zone file. Any other value for this parameter (or the absence of this parameter) will return resource records in their type specific format as described below.</w:t>
            </w:r>
          </w:p>
        </w:tc>
      </w:tr>
    </w:tbl>
    <w:p w:rsidR="006D6E92" w:rsidRDefault="006D6E92" w:rsidP="006D6E92">
      <w:pPr>
        <w:pStyle w:val="FakeHeading4"/>
      </w:pPr>
      <w:r>
        <w:lastRenderedPageBreak/>
        <w:t>Request Headers</w:t>
      </w:r>
    </w:p>
    <w:p w:rsidR="006D6E92" w:rsidRDefault="006D6E92" w:rsidP="006D6E92">
      <w:r w:rsidRPr="006D6E92">
        <w:t xml:space="preserve">Aside from the standard request headers described in section </w:t>
      </w:r>
      <w:r w:rsidR="00B513A3">
        <w:t>2.6</w:t>
      </w:r>
      <w:r w:rsidRPr="006D6E92">
        <w:t xml:space="preserve"> the following additional headers are supported: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1984"/>
        <w:gridCol w:w="1418"/>
        <w:gridCol w:w="3685"/>
      </w:tblGrid>
      <w:tr w:rsidR="00B513A3" w:rsidRPr="00CC22F1" w:rsidTr="00B513A3">
        <w:trPr>
          <w:tblHeader w:val="0"/>
        </w:trPr>
        <w:tc>
          <w:tcPr>
            <w:tcW w:w="1560" w:type="dxa"/>
            <w:shd w:val="clear" w:color="auto" w:fill="BFBFBF" w:themeFill="background1" w:themeFillShade="BF"/>
          </w:tcPr>
          <w:p w:rsidR="00B513A3" w:rsidRPr="00750051" w:rsidRDefault="00B513A3" w:rsidP="00A11CBE">
            <w:pPr>
              <w:pStyle w:val="Table-Header"/>
            </w:pPr>
            <w:r>
              <w:t>Header</w:t>
            </w:r>
          </w:p>
        </w:tc>
        <w:tc>
          <w:tcPr>
            <w:tcW w:w="1984" w:type="dxa"/>
            <w:shd w:val="clear" w:color="auto" w:fill="BFBFBF" w:themeFill="background1" w:themeFillShade="BF"/>
          </w:tcPr>
          <w:p w:rsidR="00B513A3" w:rsidRDefault="00B513A3" w:rsidP="00A11CBE">
            <w:pPr>
              <w:pStyle w:val="Table-Header"/>
            </w:pPr>
            <w:r>
              <w:t>Required</w:t>
            </w:r>
          </w:p>
        </w:tc>
        <w:tc>
          <w:tcPr>
            <w:tcW w:w="1418" w:type="dxa"/>
            <w:shd w:val="clear" w:color="auto" w:fill="BFBFBF" w:themeFill="background1" w:themeFillShade="BF"/>
          </w:tcPr>
          <w:p w:rsidR="00B513A3" w:rsidRDefault="00B513A3" w:rsidP="00A11CBE">
            <w:pPr>
              <w:pStyle w:val="Table-Header"/>
            </w:pPr>
            <w:r>
              <w:t>Custom Header</w:t>
            </w:r>
          </w:p>
        </w:tc>
        <w:tc>
          <w:tcPr>
            <w:tcW w:w="3685" w:type="dxa"/>
            <w:shd w:val="clear" w:color="auto" w:fill="BFBFBF" w:themeFill="background1" w:themeFillShade="BF"/>
          </w:tcPr>
          <w:p w:rsidR="00B513A3" w:rsidRDefault="00B513A3" w:rsidP="00A11CBE">
            <w:pPr>
              <w:pStyle w:val="Table-Header"/>
            </w:pPr>
            <w:r>
              <w:t>Description</w:t>
            </w:r>
          </w:p>
        </w:tc>
      </w:tr>
      <w:tr w:rsidR="00B513A3" w:rsidRPr="00CC22F1" w:rsidTr="00B513A3">
        <w:trPr>
          <w:trHeight w:val="113"/>
          <w:tblHeader w:val="0"/>
        </w:trPr>
        <w:tc>
          <w:tcPr>
            <w:tcW w:w="1560" w:type="dxa"/>
          </w:tcPr>
          <w:p w:rsidR="00B513A3" w:rsidRDefault="00B513A3" w:rsidP="00B513A3">
            <w:pPr>
              <w:pStyle w:val="Table-Text"/>
            </w:pPr>
            <w:r w:rsidRPr="00F04EF0">
              <w:t>X-Requested-By</w:t>
            </w:r>
          </w:p>
        </w:tc>
        <w:tc>
          <w:tcPr>
            <w:tcW w:w="1984" w:type="dxa"/>
          </w:tcPr>
          <w:p w:rsidR="00B513A3" w:rsidRDefault="00B513A3" w:rsidP="00B513A3">
            <w:pPr>
              <w:pStyle w:val="Table-Text"/>
            </w:pPr>
            <w:r>
              <w:t>Yes</w:t>
            </w:r>
          </w:p>
        </w:tc>
        <w:tc>
          <w:tcPr>
            <w:tcW w:w="1418" w:type="dxa"/>
          </w:tcPr>
          <w:p w:rsidR="00B513A3" w:rsidRDefault="00B513A3" w:rsidP="00B513A3">
            <w:pPr>
              <w:pStyle w:val="Table-Text"/>
            </w:pPr>
            <w:r>
              <w:t>Yes</w:t>
            </w:r>
          </w:p>
        </w:tc>
        <w:tc>
          <w:tcPr>
            <w:tcW w:w="3685" w:type="dxa"/>
          </w:tcPr>
          <w:p w:rsidR="00B513A3" w:rsidRDefault="00B513A3" w:rsidP="00B513A3">
            <w:pPr>
              <w:pStyle w:val="Table-Text"/>
            </w:pPr>
            <w:r>
              <w:t>This header simply needs to be set to an arbitrary string value. It is used as a measure to help prevent cross site scripting attacks on the API</w:t>
            </w:r>
          </w:p>
        </w:tc>
      </w:tr>
      <w:tr w:rsidR="00B513A3" w:rsidRPr="00CC22F1" w:rsidTr="00B513A3">
        <w:trPr>
          <w:trHeight w:val="113"/>
          <w:tblHeader w:val="0"/>
        </w:trPr>
        <w:tc>
          <w:tcPr>
            <w:tcW w:w="1560" w:type="dxa"/>
          </w:tcPr>
          <w:p w:rsidR="00B513A3" w:rsidRPr="00F04EF0" w:rsidRDefault="00B513A3" w:rsidP="00B513A3">
            <w:pPr>
              <w:pStyle w:val="Table-Text"/>
            </w:pPr>
            <w:r>
              <w:t>Content-Type</w:t>
            </w:r>
          </w:p>
        </w:tc>
        <w:tc>
          <w:tcPr>
            <w:tcW w:w="1984" w:type="dxa"/>
          </w:tcPr>
          <w:p w:rsidR="00B513A3" w:rsidRDefault="00B513A3" w:rsidP="00B513A3">
            <w:pPr>
              <w:pStyle w:val="Table-Text"/>
            </w:pPr>
            <w:r>
              <w:t>Yes</w:t>
            </w:r>
          </w:p>
        </w:tc>
        <w:tc>
          <w:tcPr>
            <w:tcW w:w="1418" w:type="dxa"/>
          </w:tcPr>
          <w:p w:rsidR="00B513A3" w:rsidRDefault="00B513A3" w:rsidP="00B513A3">
            <w:pPr>
              <w:pStyle w:val="Table-Text"/>
            </w:pPr>
            <w:r>
              <w:t>No</w:t>
            </w:r>
          </w:p>
        </w:tc>
        <w:tc>
          <w:tcPr>
            <w:tcW w:w="3685" w:type="dxa"/>
          </w:tcPr>
          <w:p w:rsidR="00B513A3" w:rsidRDefault="00B513A3" w:rsidP="00B513A3">
            <w:pPr>
              <w:pStyle w:val="Table-Text"/>
            </w:pPr>
            <w:r>
              <w:t>This specified the type of the content included in the request body. Currently this must always be ‘application/json’</w:t>
            </w:r>
          </w:p>
        </w:tc>
      </w:tr>
      <w:tr w:rsidR="00B513A3" w:rsidRPr="00CC22F1" w:rsidTr="00B513A3">
        <w:trPr>
          <w:trHeight w:val="113"/>
          <w:tblHeader w:val="0"/>
        </w:trPr>
        <w:tc>
          <w:tcPr>
            <w:tcW w:w="1560" w:type="dxa"/>
          </w:tcPr>
          <w:p w:rsidR="00B513A3" w:rsidRDefault="00B513A3" w:rsidP="00B513A3">
            <w:pPr>
              <w:pStyle w:val="Table-Text"/>
            </w:pPr>
            <w:r w:rsidRPr="0014205C">
              <w:t>Transfer-Encoding</w:t>
            </w:r>
          </w:p>
        </w:tc>
        <w:tc>
          <w:tcPr>
            <w:tcW w:w="1984" w:type="dxa"/>
          </w:tcPr>
          <w:p w:rsidR="00B513A3" w:rsidRDefault="00B513A3" w:rsidP="00B513A3">
            <w:pPr>
              <w:pStyle w:val="Table-Text"/>
            </w:pPr>
            <w:r>
              <w:t>No (Yes if content length not supplied)</w:t>
            </w:r>
          </w:p>
        </w:tc>
        <w:tc>
          <w:tcPr>
            <w:tcW w:w="1418" w:type="dxa"/>
          </w:tcPr>
          <w:p w:rsidR="00B513A3" w:rsidRDefault="00B513A3" w:rsidP="00B513A3">
            <w:pPr>
              <w:pStyle w:val="Table-Text"/>
            </w:pPr>
            <w:r>
              <w:t>No</w:t>
            </w:r>
          </w:p>
        </w:tc>
        <w:tc>
          <w:tcPr>
            <w:tcW w:w="3685" w:type="dxa"/>
          </w:tcPr>
          <w:p w:rsidR="00B513A3" w:rsidRDefault="00B513A3" w:rsidP="00B513A3">
            <w:pPr>
              <w:pStyle w:val="Table-Text"/>
            </w:pPr>
            <w:r>
              <w:t>“chunked” encoding is supported (but not required)</w:t>
            </w:r>
          </w:p>
        </w:tc>
      </w:tr>
      <w:tr w:rsidR="00B513A3" w:rsidRPr="00CC22F1" w:rsidTr="00B513A3">
        <w:trPr>
          <w:trHeight w:val="113"/>
          <w:tblHeader w:val="0"/>
        </w:trPr>
        <w:tc>
          <w:tcPr>
            <w:tcW w:w="1560" w:type="dxa"/>
          </w:tcPr>
          <w:p w:rsidR="00B513A3" w:rsidRPr="0014205C" w:rsidRDefault="00B513A3" w:rsidP="00B513A3">
            <w:pPr>
              <w:pStyle w:val="Table-Text"/>
            </w:pPr>
            <w:r>
              <w:t>Content-Length</w:t>
            </w:r>
          </w:p>
        </w:tc>
        <w:tc>
          <w:tcPr>
            <w:tcW w:w="1984" w:type="dxa"/>
          </w:tcPr>
          <w:p w:rsidR="00B513A3" w:rsidRDefault="00B513A3" w:rsidP="00B513A3">
            <w:pPr>
              <w:pStyle w:val="Table-Text"/>
            </w:pPr>
            <w:r>
              <w:t>No (Yes if chunked encoding not used)</w:t>
            </w:r>
          </w:p>
        </w:tc>
        <w:tc>
          <w:tcPr>
            <w:tcW w:w="1418" w:type="dxa"/>
          </w:tcPr>
          <w:p w:rsidR="00B513A3" w:rsidRDefault="00B513A3" w:rsidP="00B513A3">
            <w:pPr>
              <w:pStyle w:val="Table-Text"/>
            </w:pPr>
            <w:r>
              <w:t>No</w:t>
            </w:r>
          </w:p>
        </w:tc>
        <w:tc>
          <w:tcPr>
            <w:tcW w:w="3685" w:type="dxa"/>
          </w:tcPr>
          <w:p w:rsidR="00B513A3" w:rsidRDefault="00B513A3" w:rsidP="00B513A3">
            <w:pPr>
              <w:pStyle w:val="Table-Text"/>
            </w:pPr>
            <w:r>
              <w:t>The length of the entity body</w:t>
            </w:r>
          </w:p>
        </w:tc>
      </w:tr>
    </w:tbl>
    <w:p w:rsidR="00B513A3" w:rsidRDefault="00B513A3" w:rsidP="00B513A3">
      <w:pPr>
        <w:pStyle w:val="FakeHeading4"/>
      </w:pPr>
      <w:r>
        <w:t>Request Body</w:t>
      </w:r>
    </w:p>
    <w:p w:rsidR="00B513A3" w:rsidRDefault="00B513A3" w:rsidP="00B513A3">
      <w:r w:rsidRPr="00B513A3">
        <w:t>A JSON representation of the details of the zone object that is to be created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985"/>
        <w:gridCol w:w="1873"/>
        <w:gridCol w:w="1364"/>
        <w:gridCol w:w="3425"/>
      </w:tblGrid>
      <w:tr w:rsidR="00B513A3" w:rsidRPr="00CC22F1" w:rsidTr="00B513A3">
        <w:trPr>
          <w:tblHeader w:val="0"/>
        </w:trPr>
        <w:tc>
          <w:tcPr>
            <w:tcW w:w="1985" w:type="dxa"/>
            <w:shd w:val="clear" w:color="auto" w:fill="BFBFBF" w:themeFill="background1" w:themeFillShade="BF"/>
          </w:tcPr>
          <w:p w:rsidR="00B513A3" w:rsidRPr="00750051" w:rsidRDefault="00B513A3" w:rsidP="00A11CBE">
            <w:pPr>
              <w:pStyle w:val="Table-Header"/>
            </w:pPr>
            <w:r>
              <w:t>Field Name</w:t>
            </w:r>
          </w:p>
        </w:tc>
        <w:tc>
          <w:tcPr>
            <w:tcW w:w="1873" w:type="dxa"/>
            <w:shd w:val="clear" w:color="auto" w:fill="BFBFBF" w:themeFill="background1" w:themeFillShade="BF"/>
          </w:tcPr>
          <w:p w:rsidR="00B513A3" w:rsidRDefault="00B513A3" w:rsidP="00A11CBE">
            <w:pPr>
              <w:pStyle w:val="Table-Header"/>
            </w:pPr>
            <w:r>
              <w:t>Optional</w:t>
            </w:r>
          </w:p>
        </w:tc>
        <w:tc>
          <w:tcPr>
            <w:tcW w:w="1364" w:type="dxa"/>
            <w:shd w:val="clear" w:color="auto" w:fill="BFBFBF" w:themeFill="background1" w:themeFillShade="BF"/>
          </w:tcPr>
          <w:p w:rsidR="00B513A3" w:rsidRDefault="00B513A3" w:rsidP="00A11CBE">
            <w:pPr>
              <w:pStyle w:val="Table-Header"/>
            </w:pPr>
            <w:r>
              <w:t>Type</w:t>
            </w:r>
          </w:p>
        </w:tc>
        <w:tc>
          <w:tcPr>
            <w:tcW w:w="3425" w:type="dxa"/>
            <w:shd w:val="clear" w:color="auto" w:fill="BFBFBF" w:themeFill="background1" w:themeFillShade="BF"/>
          </w:tcPr>
          <w:p w:rsidR="00B513A3" w:rsidRDefault="00B513A3" w:rsidP="00A11CBE">
            <w:pPr>
              <w:pStyle w:val="Table-Header"/>
            </w:pPr>
            <w:r>
              <w:t>Description</w:t>
            </w:r>
          </w:p>
        </w:tc>
      </w:tr>
      <w:tr w:rsidR="00B513A3" w:rsidRPr="00CC22F1" w:rsidTr="00B513A3">
        <w:trPr>
          <w:trHeight w:val="113"/>
          <w:tblHeader w:val="0"/>
        </w:trPr>
        <w:tc>
          <w:tcPr>
            <w:tcW w:w="1985" w:type="dxa"/>
          </w:tcPr>
          <w:p w:rsidR="00B513A3" w:rsidRDefault="00B513A3" w:rsidP="00B513A3">
            <w:pPr>
              <w:pStyle w:val="Table-Text"/>
            </w:pPr>
            <w:r>
              <w:t>name</w:t>
            </w:r>
          </w:p>
        </w:tc>
        <w:tc>
          <w:tcPr>
            <w:tcW w:w="1873" w:type="dxa"/>
          </w:tcPr>
          <w:p w:rsidR="00B513A3" w:rsidRDefault="00B513A3" w:rsidP="00B513A3">
            <w:pPr>
              <w:pStyle w:val="Table-Text"/>
            </w:pPr>
            <w:r>
              <w:t>No</w:t>
            </w:r>
          </w:p>
        </w:tc>
        <w:tc>
          <w:tcPr>
            <w:tcW w:w="1364" w:type="dxa"/>
          </w:tcPr>
          <w:p w:rsidR="00B513A3" w:rsidRDefault="00B513A3" w:rsidP="00B513A3">
            <w:pPr>
              <w:pStyle w:val="Table-Text"/>
            </w:pPr>
            <w:r>
              <w:t>string</w:t>
            </w:r>
          </w:p>
        </w:tc>
        <w:tc>
          <w:tcPr>
            <w:tcW w:w="3425" w:type="dxa"/>
          </w:tcPr>
          <w:p w:rsidR="00B513A3" w:rsidRDefault="00B513A3" w:rsidP="00B513A3">
            <w:pPr>
              <w:pStyle w:val="Table-Text"/>
            </w:pPr>
            <w:r>
              <w:t>The name of the zone that is to be created</w:t>
            </w:r>
          </w:p>
        </w:tc>
      </w:tr>
      <w:tr w:rsidR="00CB3AB5" w:rsidRPr="00CC22F1" w:rsidTr="00B513A3">
        <w:trPr>
          <w:trHeight w:val="113"/>
          <w:tblHeader w:val="0"/>
          <w:ins w:id="440" w:author="Arnaud Dumont" w:date="2014-02-20T11:40:00Z"/>
        </w:trPr>
        <w:tc>
          <w:tcPr>
            <w:tcW w:w="1985" w:type="dxa"/>
          </w:tcPr>
          <w:p w:rsidR="00CB3AB5" w:rsidRDefault="00CB3AB5" w:rsidP="00B513A3">
            <w:pPr>
              <w:pStyle w:val="Table-Text"/>
              <w:rPr>
                <w:ins w:id="441" w:author="Arnaud Dumont" w:date="2014-02-20T11:40:00Z"/>
              </w:rPr>
            </w:pPr>
            <w:ins w:id="442" w:author="Arnaud Dumont" w:date="2014-02-20T11:40:00Z">
              <w:r w:rsidRPr="00CB3AB5">
                <w:t>dnssecSigned</w:t>
              </w:r>
            </w:ins>
          </w:p>
        </w:tc>
        <w:tc>
          <w:tcPr>
            <w:tcW w:w="1873" w:type="dxa"/>
          </w:tcPr>
          <w:p w:rsidR="00CB3AB5" w:rsidRDefault="00CB3AB5" w:rsidP="00B513A3">
            <w:pPr>
              <w:pStyle w:val="Table-Text"/>
              <w:rPr>
                <w:ins w:id="443" w:author="Arnaud Dumont" w:date="2014-02-20T11:40:00Z"/>
              </w:rPr>
            </w:pPr>
            <w:ins w:id="444" w:author="Arnaud Dumont" w:date="2014-02-20T11:40:00Z">
              <w:r>
                <w:t>No</w:t>
              </w:r>
            </w:ins>
          </w:p>
        </w:tc>
        <w:tc>
          <w:tcPr>
            <w:tcW w:w="1364" w:type="dxa"/>
          </w:tcPr>
          <w:p w:rsidR="00CB3AB5" w:rsidRDefault="00CB3AB5" w:rsidP="00B513A3">
            <w:pPr>
              <w:pStyle w:val="Table-Text"/>
              <w:rPr>
                <w:ins w:id="445" w:author="Arnaud Dumont" w:date="2014-02-20T11:40:00Z"/>
              </w:rPr>
            </w:pPr>
            <w:ins w:id="446" w:author="Arnaud Dumont" w:date="2014-02-20T11:40:00Z">
              <w:r>
                <w:t>boolean</w:t>
              </w:r>
            </w:ins>
          </w:p>
        </w:tc>
        <w:tc>
          <w:tcPr>
            <w:tcW w:w="3425" w:type="dxa"/>
          </w:tcPr>
          <w:p w:rsidR="00CB3AB5" w:rsidRDefault="00CB3AB5" w:rsidP="00B513A3">
            <w:pPr>
              <w:pStyle w:val="Table-Text"/>
              <w:rPr>
                <w:ins w:id="447" w:author="Arnaud Dumont" w:date="2014-02-20T11:40:00Z"/>
              </w:rPr>
            </w:pPr>
            <w:ins w:id="448" w:author="Arnaud Dumont" w:date="2014-02-20T11:40:00Z">
              <w:r>
                <w:t>W</w:t>
              </w:r>
            </w:ins>
            <w:ins w:id="449" w:author="Arnaud Dumont" w:date="2014-02-20T11:41:00Z">
              <w:r>
                <w:t>h</w:t>
              </w:r>
            </w:ins>
            <w:ins w:id="450" w:author="Arnaud Dumont" w:date="2014-02-20T11:40:00Z">
              <w:r>
                <w:t xml:space="preserve">ether or not the zone should </w:t>
              </w:r>
            </w:ins>
            <w:ins w:id="451" w:author="Arnaud Dumont" w:date="2014-02-20T11:41:00Z">
              <w:r>
                <w:t>be DNSSEC signed</w:t>
              </w:r>
            </w:ins>
          </w:p>
        </w:tc>
      </w:tr>
      <w:tr w:rsidR="00B513A3" w:rsidRPr="00CC22F1" w:rsidTr="00B513A3">
        <w:trPr>
          <w:trHeight w:val="113"/>
          <w:tblHeader w:val="0"/>
        </w:trPr>
        <w:tc>
          <w:tcPr>
            <w:tcW w:w="1985" w:type="dxa"/>
          </w:tcPr>
          <w:p w:rsidR="00B513A3" w:rsidRDefault="00B513A3" w:rsidP="00B513A3">
            <w:pPr>
              <w:pStyle w:val="Table-Text"/>
            </w:pPr>
            <w:r>
              <w:t>brandedNameServers</w:t>
            </w:r>
          </w:p>
        </w:tc>
        <w:tc>
          <w:tcPr>
            <w:tcW w:w="1873" w:type="dxa"/>
          </w:tcPr>
          <w:p w:rsidR="00B513A3" w:rsidRDefault="00B513A3" w:rsidP="00B513A3">
            <w:pPr>
              <w:pStyle w:val="Table-Text"/>
            </w:pPr>
            <w:r>
              <w:t>No</w:t>
            </w:r>
          </w:p>
        </w:tc>
        <w:tc>
          <w:tcPr>
            <w:tcW w:w="1364" w:type="dxa"/>
          </w:tcPr>
          <w:p w:rsidR="00B513A3" w:rsidRDefault="00B513A3" w:rsidP="00B513A3">
            <w:pPr>
              <w:pStyle w:val="Table-Text"/>
            </w:pPr>
            <w:r>
              <w:t>boolean</w:t>
            </w:r>
          </w:p>
        </w:tc>
        <w:tc>
          <w:tcPr>
            <w:tcW w:w="3425" w:type="dxa"/>
          </w:tcPr>
          <w:p w:rsidR="00B513A3" w:rsidRDefault="00B513A3" w:rsidP="00B513A3">
            <w:pPr>
              <w:pStyle w:val="Table-Text"/>
            </w:pPr>
            <w:r>
              <w:t>Whether or not the branded name servers feature is to be used for the zone</w:t>
            </w:r>
          </w:p>
        </w:tc>
      </w:tr>
      <w:tr w:rsidR="00B513A3" w:rsidRPr="00CC22F1" w:rsidTr="00B513A3">
        <w:trPr>
          <w:trHeight w:val="113"/>
          <w:tblHeader w:val="0"/>
        </w:trPr>
        <w:tc>
          <w:tcPr>
            <w:tcW w:w="1985" w:type="dxa"/>
          </w:tcPr>
          <w:p w:rsidR="00B513A3" w:rsidRDefault="00B513A3" w:rsidP="00B513A3">
            <w:pPr>
              <w:pStyle w:val="Table-Text"/>
            </w:pPr>
            <w:r>
              <w:t>planId</w:t>
            </w:r>
          </w:p>
        </w:tc>
        <w:tc>
          <w:tcPr>
            <w:tcW w:w="1873" w:type="dxa"/>
          </w:tcPr>
          <w:p w:rsidR="00B513A3" w:rsidRDefault="00B513A3" w:rsidP="00B513A3">
            <w:pPr>
              <w:pStyle w:val="Table-Text"/>
            </w:pPr>
            <w:r>
              <w:t>No</w:t>
            </w:r>
          </w:p>
        </w:tc>
        <w:tc>
          <w:tcPr>
            <w:tcW w:w="1364" w:type="dxa"/>
          </w:tcPr>
          <w:p w:rsidR="00B513A3" w:rsidRDefault="00B513A3" w:rsidP="00B513A3">
            <w:pPr>
              <w:pStyle w:val="Table-Text"/>
            </w:pPr>
            <w:r>
              <w:t>uuid</w:t>
            </w:r>
          </w:p>
        </w:tc>
        <w:tc>
          <w:tcPr>
            <w:tcW w:w="3425" w:type="dxa"/>
          </w:tcPr>
          <w:p w:rsidR="00B513A3" w:rsidRDefault="00B513A3" w:rsidP="00B513A3">
            <w:pPr>
              <w:pStyle w:val="Table-Text"/>
            </w:pPr>
            <w:r>
              <w:t>The UUID of the plan that is to be linked to the zone</w:t>
            </w:r>
          </w:p>
        </w:tc>
      </w:tr>
      <w:tr w:rsidR="00B513A3" w:rsidRPr="00CC22F1" w:rsidTr="00B513A3">
        <w:trPr>
          <w:trHeight w:val="113"/>
          <w:tblHeader w:val="0"/>
        </w:trPr>
        <w:tc>
          <w:tcPr>
            <w:tcW w:w="1985" w:type="dxa"/>
          </w:tcPr>
          <w:p w:rsidR="00B513A3" w:rsidRDefault="00B513A3" w:rsidP="00B513A3">
            <w:pPr>
              <w:pStyle w:val="Table-Text"/>
            </w:pPr>
            <w:r>
              <w:t>group</w:t>
            </w:r>
          </w:p>
        </w:tc>
        <w:tc>
          <w:tcPr>
            <w:tcW w:w="1873" w:type="dxa"/>
          </w:tcPr>
          <w:p w:rsidR="00B513A3" w:rsidRDefault="00B513A3" w:rsidP="00B513A3">
            <w:pPr>
              <w:pStyle w:val="Table-Text"/>
            </w:pPr>
            <w:r>
              <w:t>Yes</w:t>
            </w:r>
          </w:p>
        </w:tc>
        <w:tc>
          <w:tcPr>
            <w:tcW w:w="1364" w:type="dxa"/>
          </w:tcPr>
          <w:p w:rsidR="00B513A3" w:rsidRDefault="00B513A3" w:rsidP="00B513A3">
            <w:pPr>
              <w:pStyle w:val="Table-Text"/>
            </w:pPr>
            <w:r>
              <w:t>string</w:t>
            </w:r>
          </w:p>
        </w:tc>
        <w:tc>
          <w:tcPr>
            <w:tcW w:w="3425" w:type="dxa"/>
          </w:tcPr>
          <w:p w:rsidR="00B513A3" w:rsidRDefault="00B513A3" w:rsidP="00B513A3">
            <w:pPr>
              <w:pStyle w:val="Table-Text"/>
            </w:pPr>
            <w:r>
              <w:t>The grouping string for the grouping feature of the domain if desired</w:t>
            </w:r>
          </w:p>
        </w:tc>
      </w:tr>
      <w:tr w:rsidR="00B513A3" w:rsidRPr="00CC22F1" w:rsidTr="00B513A3">
        <w:trPr>
          <w:trHeight w:val="113"/>
          <w:tblHeader w:val="0"/>
        </w:trPr>
        <w:tc>
          <w:tcPr>
            <w:tcW w:w="1985" w:type="dxa"/>
          </w:tcPr>
          <w:p w:rsidR="00B513A3" w:rsidRDefault="00B513A3" w:rsidP="00B513A3">
            <w:pPr>
              <w:pStyle w:val="Table-Text"/>
            </w:pPr>
            <w:r>
              <w:t>nameServerSetId</w:t>
            </w:r>
          </w:p>
        </w:tc>
        <w:tc>
          <w:tcPr>
            <w:tcW w:w="1873" w:type="dxa"/>
          </w:tcPr>
          <w:p w:rsidR="00B513A3" w:rsidRDefault="00B513A3" w:rsidP="00B513A3">
            <w:pPr>
              <w:pStyle w:val="Table-Text"/>
            </w:pPr>
            <w:r>
              <w:t>No</w:t>
            </w:r>
          </w:p>
        </w:tc>
        <w:tc>
          <w:tcPr>
            <w:tcW w:w="1364" w:type="dxa"/>
          </w:tcPr>
          <w:p w:rsidR="00B513A3" w:rsidRDefault="00B513A3" w:rsidP="00B513A3">
            <w:pPr>
              <w:pStyle w:val="Table-Text"/>
            </w:pPr>
            <w:r>
              <w:t>uuid</w:t>
            </w:r>
          </w:p>
        </w:tc>
        <w:tc>
          <w:tcPr>
            <w:tcW w:w="3425" w:type="dxa"/>
          </w:tcPr>
          <w:p w:rsidR="00B513A3" w:rsidRDefault="00B513A3" w:rsidP="00B513A3">
            <w:pPr>
              <w:pStyle w:val="Table-Text"/>
            </w:pPr>
            <w:r>
              <w:t>The UUID of the name server set that is to be used for hosting the zone</w:t>
            </w:r>
          </w:p>
        </w:tc>
      </w:tr>
    </w:tbl>
    <w:p w:rsidR="00DB240D" w:rsidRDefault="00DB240D" w:rsidP="00DB240D">
      <w:pPr>
        <w:pStyle w:val="Heading3"/>
      </w:pPr>
      <w:r>
        <w:t>Response</w:t>
      </w:r>
    </w:p>
    <w:p w:rsidR="00B513A3" w:rsidRDefault="00B513A3" w:rsidP="00B513A3">
      <w:r w:rsidRPr="00B513A3">
        <w:t>The response will include a status code, response headers and in some case a response body encoded according to the relevant header.</w:t>
      </w:r>
    </w:p>
    <w:p w:rsidR="00B513A3" w:rsidRDefault="00B513A3" w:rsidP="00B513A3">
      <w:pPr>
        <w:pStyle w:val="FakeHeading4"/>
      </w:pPr>
      <w:r>
        <w:t>Status Code</w:t>
      </w:r>
    </w:p>
    <w:p w:rsidR="00B513A3" w:rsidRDefault="00B513A3" w:rsidP="00B513A3">
      <w:r w:rsidRPr="00B513A3">
        <w:t>On success this command will return http status code 201 (CREATED).</w:t>
      </w:r>
    </w:p>
    <w:p w:rsidR="00B513A3" w:rsidRDefault="00B513A3" w:rsidP="00B513A3">
      <w:pPr>
        <w:pStyle w:val="FakeHeading4"/>
      </w:pPr>
      <w:r>
        <w:t>Response Headers</w:t>
      </w:r>
    </w:p>
    <w:p w:rsidR="00B513A3" w:rsidRPr="00B513A3" w:rsidRDefault="00B513A3" w:rsidP="00B513A3">
      <w:r w:rsidRPr="00B513A3">
        <w:t xml:space="preserve">Only the standard response headers described in section </w:t>
      </w:r>
      <w:r>
        <w:t xml:space="preserve">2.7 </w:t>
      </w:r>
      <w:r w:rsidRPr="00B513A3">
        <w:t>are returned.</w:t>
      </w:r>
    </w:p>
    <w:p w:rsidR="00B513A3" w:rsidRDefault="00B513A3" w:rsidP="00B513A3">
      <w:pPr>
        <w:pStyle w:val="FakeHeading4"/>
      </w:pPr>
      <w:r>
        <w:lastRenderedPageBreak/>
        <w:t>Response Body</w:t>
      </w:r>
    </w:p>
    <w:p w:rsidR="00B513A3" w:rsidRDefault="00B513A3" w:rsidP="006D6E92">
      <w:r w:rsidRPr="00B513A3">
        <w:t>A JSON representation of the created zone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513A3" w:rsidTr="00A11CBE">
        <w:trPr>
          <w:tblHeader w:val="0"/>
        </w:trPr>
        <w:tc>
          <w:tcPr>
            <w:tcW w:w="2965" w:type="dxa"/>
            <w:shd w:val="clear" w:color="auto" w:fill="BFBFBF" w:themeFill="background1" w:themeFillShade="BF"/>
          </w:tcPr>
          <w:p w:rsidR="00B513A3" w:rsidRPr="00750051" w:rsidRDefault="00B513A3" w:rsidP="00A11CBE">
            <w:pPr>
              <w:pStyle w:val="Table-Header"/>
            </w:pPr>
            <w:r>
              <w:t>Field Name</w:t>
            </w:r>
          </w:p>
        </w:tc>
        <w:tc>
          <w:tcPr>
            <w:tcW w:w="2175" w:type="dxa"/>
            <w:shd w:val="clear" w:color="auto" w:fill="BFBFBF" w:themeFill="background1" w:themeFillShade="BF"/>
          </w:tcPr>
          <w:p w:rsidR="00B513A3" w:rsidRDefault="00B513A3" w:rsidP="00A11CBE">
            <w:pPr>
              <w:pStyle w:val="Table-Header"/>
            </w:pPr>
            <w:r>
              <w:t>Type</w:t>
            </w:r>
          </w:p>
        </w:tc>
        <w:tc>
          <w:tcPr>
            <w:tcW w:w="3507" w:type="dxa"/>
            <w:shd w:val="clear" w:color="auto" w:fill="BFBFBF" w:themeFill="background1" w:themeFillShade="BF"/>
          </w:tcPr>
          <w:p w:rsidR="00B513A3" w:rsidRDefault="00B513A3" w:rsidP="00A11CBE">
            <w:pPr>
              <w:pStyle w:val="Table-Header"/>
            </w:pPr>
            <w:r>
              <w:t>Description</w:t>
            </w:r>
          </w:p>
        </w:tc>
      </w:tr>
      <w:tr w:rsidR="00B513A3" w:rsidTr="00A11CBE">
        <w:trPr>
          <w:trHeight w:val="113"/>
          <w:tblHeader w:val="0"/>
        </w:trPr>
        <w:tc>
          <w:tcPr>
            <w:tcW w:w="2965" w:type="dxa"/>
          </w:tcPr>
          <w:p w:rsidR="00B513A3" w:rsidRDefault="00B513A3" w:rsidP="00B513A3">
            <w:pPr>
              <w:pStyle w:val="Table-Text"/>
            </w:pPr>
            <w:r>
              <w:t>@uri</w:t>
            </w:r>
          </w:p>
        </w:tc>
        <w:tc>
          <w:tcPr>
            <w:tcW w:w="2175" w:type="dxa"/>
          </w:tcPr>
          <w:p w:rsidR="00B513A3" w:rsidRDefault="00B513A3" w:rsidP="00B513A3">
            <w:pPr>
              <w:pStyle w:val="Table-Text"/>
            </w:pPr>
            <w:r>
              <w:t>string</w:t>
            </w:r>
          </w:p>
        </w:tc>
        <w:tc>
          <w:tcPr>
            <w:tcW w:w="3507" w:type="dxa"/>
          </w:tcPr>
          <w:p w:rsidR="00B513A3" w:rsidRDefault="00B513A3" w:rsidP="00117D02">
            <w:pPr>
              <w:pStyle w:val="Table-Text"/>
            </w:pPr>
            <w:r>
              <w:t xml:space="preserve">The </w:t>
            </w:r>
            <w:r w:rsidR="00BA7A47">
              <w:t>URI</w:t>
            </w:r>
            <w:r>
              <w:t xml:space="preserve"> that can be used to obtain information about this object</w:t>
            </w:r>
          </w:p>
        </w:tc>
      </w:tr>
      <w:tr w:rsidR="00B513A3" w:rsidTr="00A11CBE">
        <w:trPr>
          <w:trHeight w:val="113"/>
          <w:tblHeader w:val="0"/>
        </w:trPr>
        <w:tc>
          <w:tcPr>
            <w:tcW w:w="2965" w:type="dxa"/>
          </w:tcPr>
          <w:p w:rsidR="00B513A3" w:rsidRDefault="00B513A3" w:rsidP="00B513A3">
            <w:pPr>
              <w:pStyle w:val="Table-Text"/>
            </w:pPr>
            <w:r>
              <w:t>id</w:t>
            </w:r>
          </w:p>
        </w:tc>
        <w:tc>
          <w:tcPr>
            <w:tcW w:w="2175" w:type="dxa"/>
          </w:tcPr>
          <w:p w:rsidR="00B513A3" w:rsidRDefault="00B513A3" w:rsidP="00B513A3">
            <w:pPr>
              <w:pStyle w:val="Table-Text"/>
            </w:pPr>
            <w:r>
              <w:t>uuid</w:t>
            </w:r>
          </w:p>
        </w:tc>
        <w:tc>
          <w:tcPr>
            <w:tcW w:w="3507" w:type="dxa"/>
          </w:tcPr>
          <w:p w:rsidR="00B513A3" w:rsidRDefault="00B513A3" w:rsidP="00B513A3">
            <w:pPr>
              <w:pStyle w:val="Table-Text"/>
            </w:pPr>
            <w:r>
              <w:t>The UUID of the object</w:t>
            </w:r>
          </w:p>
        </w:tc>
      </w:tr>
      <w:tr w:rsidR="00B513A3" w:rsidTr="00A11CBE">
        <w:trPr>
          <w:trHeight w:val="113"/>
          <w:tblHeader w:val="0"/>
        </w:trPr>
        <w:tc>
          <w:tcPr>
            <w:tcW w:w="2965" w:type="dxa"/>
          </w:tcPr>
          <w:p w:rsidR="00B513A3" w:rsidRDefault="00B513A3" w:rsidP="00B513A3">
            <w:pPr>
              <w:pStyle w:val="Table-Text"/>
            </w:pPr>
            <w:r>
              <w:t>version</w:t>
            </w:r>
          </w:p>
        </w:tc>
        <w:tc>
          <w:tcPr>
            <w:tcW w:w="2175" w:type="dxa"/>
          </w:tcPr>
          <w:p w:rsidR="00B513A3" w:rsidRDefault="00B513A3" w:rsidP="00B513A3">
            <w:pPr>
              <w:pStyle w:val="Table-Text"/>
            </w:pPr>
            <w:r>
              <w:t>integer</w:t>
            </w:r>
          </w:p>
        </w:tc>
        <w:tc>
          <w:tcPr>
            <w:tcW w:w="3507" w:type="dxa"/>
          </w:tcPr>
          <w:p w:rsidR="00B513A3" w:rsidRDefault="00117D02" w:rsidP="00B513A3">
            <w:pPr>
              <w:pStyle w:val="Table-Text"/>
            </w:pPr>
            <w:r>
              <w:t>The current version of the object. This should be sent back to the server with any update commands for this object to ensure that concurrent modifications errors do not occur</w:t>
            </w:r>
          </w:p>
        </w:tc>
      </w:tr>
      <w:tr w:rsidR="00B513A3" w:rsidTr="00A11CBE">
        <w:trPr>
          <w:trHeight w:val="113"/>
          <w:tblHeader w:val="0"/>
        </w:trPr>
        <w:tc>
          <w:tcPr>
            <w:tcW w:w="2965" w:type="dxa"/>
          </w:tcPr>
          <w:p w:rsidR="00B513A3" w:rsidRDefault="00B513A3" w:rsidP="00B513A3">
            <w:pPr>
              <w:pStyle w:val="Table-Text"/>
            </w:pPr>
            <w:r>
              <w:t>name</w:t>
            </w:r>
          </w:p>
        </w:tc>
        <w:tc>
          <w:tcPr>
            <w:tcW w:w="2175" w:type="dxa"/>
          </w:tcPr>
          <w:p w:rsidR="00B513A3" w:rsidRDefault="00B513A3" w:rsidP="00B513A3">
            <w:pPr>
              <w:pStyle w:val="Table-Text"/>
            </w:pPr>
            <w:r>
              <w:t>string</w:t>
            </w:r>
          </w:p>
        </w:tc>
        <w:tc>
          <w:tcPr>
            <w:tcW w:w="3507" w:type="dxa"/>
          </w:tcPr>
          <w:p w:rsidR="00B513A3" w:rsidRDefault="00B513A3" w:rsidP="00B513A3">
            <w:pPr>
              <w:pStyle w:val="Table-Text"/>
            </w:pPr>
            <w:r>
              <w:t>The name of the zone</w:t>
            </w:r>
          </w:p>
        </w:tc>
      </w:tr>
      <w:tr w:rsidR="00B513A3" w:rsidTr="00A11CBE">
        <w:trPr>
          <w:trHeight w:val="113"/>
          <w:tblHeader w:val="0"/>
        </w:trPr>
        <w:tc>
          <w:tcPr>
            <w:tcW w:w="2965" w:type="dxa"/>
          </w:tcPr>
          <w:p w:rsidR="00B513A3" w:rsidRDefault="00B513A3" w:rsidP="00B513A3">
            <w:pPr>
              <w:pStyle w:val="Table-Text"/>
            </w:pPr>
            <w:r>
              <w:t>serial</w:t>
            </w:r>
          </w:p>
        </w:tc>
        <w:tc>
          <w:tcPr>
            <w:tcW w:w="2175" w:type="dxa"/>
          </w:tcPr>
          <w:p w:rsidR="00B513A3" w:rsidRDefault="00B513A3" w:rsidP="00B513A3">
            <w:pPr>
              <w:pStyle w:val="Table-Text"/>
            </w:pPr>
            <w:r>
              <w:t>integer</w:t>
            </w:r>
          </w:p>
        </w:tc>
        <w:tc>
          <w:tcPr>
            <w:tcW w:w="3507" w:type="dxa"/>
          </w:tcPr>
          <w:p w:rsidR="00B513A3" w:rsidRDefault="00B513A3" w:rsidP="00B513A3">
            <w:pPr>
              <w:pStyle w:val="Table-Text"/>
            </w:pPr>
            <w:r>
              <w:t>The serial number of the zone</w:t>
            </w:r>
          </w:p>
        </w:tc>
      </w:tr>
      <w:tr w:rsidR="00B513A3" w:rsidTr="00A11CBE">
        <w:trPr>
          <w:trHeight w:val="113"/>
          <w:tblHeader w:val="0"/>
        </w:trPr>
        <w:tc>
          <w:tcPr>
            <w:tcW w:w="2965" w:type="dxa"/>
          </w:tcPr>
          <w:p w:rsidR="00B513A3" w:rsidRDefault="00B513A3" w:rsidP="00B513A3">
            <w:pPr>
              <w:pStyle w:val="Table-Text"/>
            </w:pPr>
            <w:r>
              <w:t>brandedNameServers</w:t>
            </w:r>
          </w:p>
        </w:tc>
        <w:tc>
          <w:tcPr>
            <w:tcW w:w="2175" w:type="dxa"/>
          </w:tcPr>
          <w:p w:rsidR="00B513A3" w:rsidRDefault="00B513A3" w:rsidP="00B513A3">
            <w:pPr>
              <w:pStyle w:val="Table-Text"/>
            </w:pPr>
            <w:r>
              <w:t>boolean</w:t>
            </w:r>
          </w:p>
        </w:tc>
        <w:tc>
          <w:tcPr>
            <w:tcW w:w="3507" w:type="dxa"/>
          </w:tcPr>
          <w:p w:rsidR="00B513A3" w:rsidRDefault="00B513A3" w:rsidP="00B513A3">
            <w:pPr>
              <w:pStyle w:val="Table-Text"/>
            </w:pPr>
            <w:r>
              <w:t>Indicates if the zone is using the branded name server feature or not</w:t>
            </w:r>
          </w:p>
        </w:tc>
      </w:tr>
      <w:tr w:rsidR="00B513A3" w:rsidTr="00A11CBE">
        <w:trPr>
          <w:trHeight w:val="113"/>
          <w:tblHeader w:val="0"/>
        </w:trPr>
        <w:tc>
          <w:tcPr>
            <w:tcW w:w="2965" w:type="dxa"/>
          </w:tcPr>
          <w:p w:rsidR="00B513A3" w:rsidRDefault="00B513A3" w:rsidP="00B513A3">
            <w:pPr>
              <w:pStyle w:val="Table-Text"/>
            </w:pPr>
            <w:r>
              <w:t>dnssecSigned</w:t>
            </w:r>
          </w:p>
        </w:tc>
        <w:tc>
          <w:tcPr>
            <w:tcW w:w="2175" w:type="dxa"/>
          </w:tcPr>
          <w:p w:rsidR="00B513A3" w:rsidRDefault="00B513A3" w:rsidP="00B513A3">
            <w:pPr>
              <w:pStyle w:val="Table-Text"/>
            </w:pPr>
            <w:r>
              <w:t>boolean</w:t>
            </w:r>
          </w:p>
        </w:tc>
        <w:tc>
          <w:tcPr>
            <w:tcW w:w="3507" w:type="dxa"/>
          </w:tcPr>
          <w:p w:rsidR="00B513A3" w:rsidRDefault="00B513A3" w:rsidP="00B513A3">
            <w:pPr>
              <w:pStyle w:val="Table-Text"/>
            </w:pPr>
            <w:r>
              <w:t>Indicates if the zone is using the DNSSEC signing feature or not</w:t>
            </w:r>
          </w:p>
        </w:tc>
      </w:tr>
      <w:tr w:rsidR="00D279A5" w:rsidTr="00A11CBE">
        <w:trPr>
          <w:trHeight w:val="113"/>
          <w:tblHeader w:val="0"/>
          <w:ins w:id="452" w:author="Arnaud Dumont" w:date="2014-02-11T13:55:00Z"/>
        </w:trPr>
        <w:tc>
          <w:tcPr>
            <w:tcW w:w="2965" w:type="dxa"/>
          </w:tcPr>
          <w:p w:rsidR="00D279A5" w:rsidRDefault="00D279A5" w:rsidP="00B513A3">
            <w:pPr>
              <w:pStyle w:val="Table-Text"/>
              <w:rPr>
                <w:ins w:id="453" w:author="Arnaud Dumont" w:date="2014-02-11T13:55:00Z"/>
              </w:rPr>
            </w:pPr>
            <w:ins w:id="454" w:author="Arnaud Dumont" w:date="2014-02-11T13:55:00Z">
              <w:r w:rsidRPr="00BD038E">
                <w:t>zskRollOverState</w:t>
              </w:r>
            </w:ins>
          </w:p>
        </w:tc>
        <w:tc>
          <w:tcPr>
            <w:tcW w:w="2175" w:type="dxa"/>
          </w:tcPr>
          <w:p w:rsidR="00D279A5" w:rsidRDefault="00D279A5" w:rsidP="00B513A3">
            <w:pPr>
              <w:pStyle w:val="Table-Text"/>
              <w:rPr>
                <w:ins w:id="455" w:author="Arnaud Dumont" w:date="2014-02-11T13:55:00Z"/>
              </w:rPr>
            </w:pPr>
            <w:ins w:id="456" w:author="Arnaud Dumont" w:date="2014-02-11T13:55:00Z">
              <w:r>
                <w:t>string</w:t>
              </w:r>
            </w:ins>
          </w:p>
        </w:tc>
        <w:tc>
          <w:tcPr>
            <w:tcW w:w="3507" w:type="dxa"/>
          </w:tcPr>
          <w:p w:rsidR="00D279A5" w:rsidRDefault="00D279A5" w:rsidP="00B513A3">
            <w:pPr>
              <w:pStyle w:val="Table-Text"/>
              <w:rPr>
                <w:ins w:id="457" w:author="Arnaud Dumont" w:date="2014-02-11T13:55:00Z"/>
              </w:rPr>
            </w:pPr>
            <w:ins w:id="458" w:author="Arnaud Dumont" w:date="2014-02-11T13:55:00Z">
              <w:r>
                <w:t xml:space="preserve">The </w:t>
              </w:r>
              <w:r w:rsidRPr="00BD038E">
                <w:t>state of the zone in the ZSK roll over process</w:t>
              </w:r>
              <w:r>
                <w:t>, if the zone is DNSSEC-signed. This enables</w:t>
              </w:r>
              <w:r w:rsidRPr="00BD038E">
                <w:t xml:space="preserve"> the zone's Zone Signing Keys to be replaced after a certain period of time</w:t>
              </w:r>
              <w:r>
                <w:t>, for security purpose</w:t>
              </w:r>
            </w:ins>
          </w:p>
        </w:tc>
      </w:tr>
      <w:tr w:rsidR="00D279A5" w:rsidTr="00A11CBE">
        <w:trPr>
          <w:trHeight w:val="113"/>
          <w:tblHeader w:val="0"/>
          <w:ins w:id="459" w:author="Arnaud Dumont" w:date="2014-02-11T13:55:00Z"/>
        </w:trPr>
        <w:tc>
          <w:tcPr>
            <w:tcW w:w="2965" w:type="dxa"/>
          </w:tcPr>
          <w:p w:rsidR="00D279A5" w:rsidRDefault="00D279A5" w:rsidP="00B513A3">
            <w:pPr>
              <w:pStyle w:val="Table-Text"/>
              <w:rPr>
                <w:ins w:id="460" w:author="Arnaud Dumont" w:date="2014-02-11T13:55:00Z"/>
              </w:rPr>
            </w:pPr>
            <w:ins w:id="461" w:author="Arnaud Dumont" w:date="2014-02-11T13:55:00Z">
              <w:r w:rsidRPr="00BD038E">
                <w:t>zskNextActionDate</w:t>
              </w:r>
            </w:ins>
          </w:p>
        </w:tc>
        <w:tc>
          <w:tcPr>
            <w:tcW w:w="2175" w:type="dxa"/>
          </w:tcPr>
          <w:p w:rsidR="00D279A5" w:rsidRDefault="00D279A5" w:rsidP="00B513A3">
            <w:pPr>
              <w:pStyle w:val="Table-Text"/>
              <w:rPr>
                <w:ins w:id="462" w:author="Arnaud Dumont" w:date="2014-02-11T13:55:00Z"/>
              </w:rPr>
            </w:pPr>
            <w:ins w:id="463" w:author="Arnaud Dumont" w:date="2014-02-11T13:55:00Z">
              <w:r>
                <w:t>timestamp</w:t>
              </w:r>
            </w:ins>
          </w:p>
        </w:tc>
        <w:tc>
          <w:tcPr>
            <w:tcW w:w="3507" w:type="dxa"/>
          </w:tcPr>
          <w:p w:rsidR="00D279A5" w:rsidRDefault="00D279A5" w:rsidP="00B513A3">
            <w:pPr>
              <w:pStyle w:val="Table-Text"/>
              <w:rPr>
                <w:ins w:id="464" w:author="Arnaud Dumont" w:date="2014-02-11T13:55:00Z"/>
              </w:rPr>
            </w:pPr>
            <w:ins w:id="465" w:author="Arnaud Dumont" w:date="2014-02-11T13:55:00Z">
              <w:r w:rsidRPr="00BD038E">
                <w:t>The next date of an action for the zone in the ZSK roll over process, if the zone is DNSSEC-signed</w:t>
              </w:r>
            </w:ins>
          </w:p>
        </w:tc>
      </w:tr>
      <w:tr w:rsidR="00D279A5" w:rsidTr="00A11CBE">
        <w:trPr>
          <w:trHeight w:val="113"/>
          <w:tblHeader w:val="0"/>
          <w:ins w:id="466" w:author="Arnaud Dumont" w:date="2014-02-11T13:55:00Z"/>
        </w:trPr>
        <w:tc>
          <w:tcPr>
            <w:tcW w:w="2965" w:type="dxa"/>
          </w:tcPr>
          <w:p w:rsidR="00D279A5" w:rsidRDefault="00D279A5" w:rsidP="00B513A3">
            <w:pPr>
              <w:pStyle w:val="Table-Text"/>
              <w:rPr>
                <w:ins w:id="467" w:author="Arnaud Dumont" w:date="2014-02-11T13:55:00Z"/>
              </w:rPr>
            </w:pPr>
            <w:ins w:id="468" w:author="Arnaud Dumont" w:date="2014-02-11T13:55:00Z">
              <w:r w:rsidRPr="00BD038E">
                <w:t>zskRRSIGRegenerationDate</w:t>
              </w:r>
            </w:ins>
          </w:p>
        </w:tc>
        <w:tc>
          <w:tcPr>
            <w:tcW w:w="2175" w:type="dxa"/>
          </w:tcPr>
          <w:p w:rsidR="00D279A5" w:rsidRDefault="00D279A5" w:rsidP="00B513A3">
            <w:pPr>
              <w:pStyle w:val="Table-Text"/>
              <w:rPr>
                <w:ins w:id="469" w:author="Arnaud Dumont" w:date="2014-02-11T13:55:00Z"/>
              </w:rPr>
            </w:pPr>
            <w:ins w:id="470" w:author="Arnaud Dumont" w:date="2014-02-11T13:55:00Z">
              <w:r>
                <w:t>timestamp</w:t>
              </w:r>
            </w:ins>
          </w:p>
        </w:tc>
        <w:tc>
          <w:tcPr>
            <w:tcW w:w="3507" w:type="dxa"/>
          </w:tcPr>
          <w:p w:rsidR="00D279A5" w:rsidRDefault="00D279A5" w:rsidP="00B513A3">
            <w:pPr>
              <w:pStyle w:val="Table-Text"/>
              <w:rPr>
                <w:ins w:id="471" w:author="Arnaud Dumont" w:date="2014-02-11T13:55:00Z"/>
              </w:rPr>
            </w:pPr>
            <w:ins w:id="472" w:author="Arnaud Dumont" w:date="2014-02-11T13:55:00Z">
              <w:r w:rsidRPr="00BD038E">
                <w:t>The next date of the zone's RRSIG records re-generation, if the zone is DNSSEC-signed</w:t>
              </w:r>
            </w:ins>
          </w:p>
        </w:tc>
      </w:tr>
      <w:tr w:rsidR="00B513A3" w:rsidTr="00A11CBE">
        <w:trPr>
          <w:trHeight w:val="113"/>
          <w:tblHeader w:val="0"/>
        </w:trPr>
        <w:tc>
          <w:tcPr>
            <w:tcW w:w="2965" w:type="dxa"/>
          </w:tcPr>
          <w:p w:rsidR="00B513A3" w:rsidRDefault="00B513A3" w:rsidP="00B513A3">
            <w:pPr>
              <w:pStyle w:val="Table-Text"/>
            </w:pPr>
            <w:r>
              <w:t>group</w:t>
            </w:r>
          </w:p>
        </w:tc>
        <w:tc>
          <w:tcPr>
            <w:tcW w:w="2175" w:type="dxa"/>
          </w:tcPr>
          <w:p w:rsidR="00B513A3" w:rsidRDefault="00B513A3" w:rsidP="00B513A3">
            <w:pPr>
              <w:pStyle w:val="Table-Text"/>
            </w:pPr>
            <w:r>
              <w:t>string</w:t>
            </w:r>
          </w:p>
        </w:tc>
        <w:tc>
          <w:tcPr>
            <w:tcW w:w="3507" w:type="dxa"/>
          </w:tcPr>
          <w:p w:rsidR="00B513A3" w:rsidRDefault="00B513A3" w:rsidP="00B513A3">
            <w:pPr>
              <w:pStyle w:val="Table-Text"/>
            </w:pPr>
            <w:r>
              <w:t>The zone grouping code</w:t>
            </w:r>
          </w:p>
        </w:tc>
      </w:tr>
      <w:tr w:rsidR="00B513A3" w:rsidTr="00A11CBE">
        <w:trPr>
          <w:trHeight w:val="113"/>
          <w:tblHeader w:val="0"/>
        </w:trPr>
        <w:tc>
          <w:tcPr>
            <w:tcW w:w="2965" w:type="dxa"/>
          </w:tcPr>
          <w:p w:rsidR="00B513A3" w:rsidRDefault="00B513A3" w:rsidP="00B513A3">
            <w:pPr>
              <w:pStyle w:val="Table-Text"/>
            </w:pPr>
            <w:r>
              <w:t>nameServerSetId</w:t>
            </w:r>
          </w:p>
        </w:tc>
        <w:tc>
          <w:tcPr>
            <w:tcW w:w="2175" w:type="dxa"/>
          </w:tcPr>
          <w:p w:rsidR="00B513A3" w:rsidRDefault="00B513A3" w:rsidP="00B513A3">
            <w:pPr>
              <w:pStyle w:val="Table-Text"/>
            </w:pPr>
            <w:r>
              <w:t>uuid</w:t>
            </w:r>
          </w:p>
        </w:tc>
        <w:tc>
          <w:tcPr>
            <w:tcW w:w="3507" w:type="dxa"/>
          </w:tcPr>
          <w:p w:rsidR="00B513A3" w:rsidRDefault="00B513A3" w:rsidP="00B513A3">
            <w:pPr>
              <w:pStyle w:val="Table-Text"/>
            </w:pPr>
            <w:r>
              <w:t>The UUID of the name server set associated with this zone</w:t>
            </w:r>
          </w:p>
        </w:tc>
      </w:tr>
      <w:tr w:rsidR="00B513A3" w:rsidTr="00A11CBE">
        <w:trPr>
          <w:trHeight w:val="113"/>
          <w:tblHeader w:val="0"/>
        </w:trPr>
        <w:tc>
          <w:tcPr>
            <w:tcW w:w="2965" w:type="dxa"/>
          </w:tcPr>
          <w:p w:rsidR="00B513A3" w:rsidRDefault="00B513A3" w:rsidP="00B513A3">
            <w:pPr>
              <w:pStyle w:val="Table-Text"/>
            </w:pPr>
            <w:r>
              <w:t>nameServerSetName</w:t>
            </w:r>
          </w:p>
        </w:tc>
        <w:tc>
          <w:tcPr>
            <w:tcW w:w="2175" w:type="dxa"/>
          </w:tcPr>
          <w:p w:rsidR="00B513A3" w:rsidRDefault="00B513A3" w:rsidP="00B513A3">
            <w:pPr>
              <w:pStyle w:val="Table-Text"/>
            </w:pPr>
            <w:r>
              <w:t>string</w:t>
            </w:r>
          </w:p>
        </w:tc>
        <w:tc>
          <w:tcPr>
            <w:tcW w:w="3507" w:type="dxa"/>
          </w:tcPr>
          <w:p w:rsidR="00B513A3" w:rsidRDefault="00B513A3" w:rsidP="00B513A3">
            <w:pPr>
              <w:pStyle w:val="Table-Text"/>
            </w:pPr>
            <w:r>
              <w:t>The name of the associated name server set</w:t>
            </w:r>
          </w:p>
        </w:tc>
      </w:tr>
      <w:tr w:rsidR="00B513A3" w:rsidTr="00A11CBE">
        <w:trPr>
          <w:trHeight w:val="113"/>
          <w:tblHeader w:val="0"/>
        </w:trPr>
        <w:tc>
          <w:tcPr>
            <w:tcW w:w="2965" w:type="dxa"/>
          </w:tcPr>
          <w:p w:rsidR="00B513A3" w:rsidRDefault="00B513A3" w:rsidP="00B513A3">
            <w:pPr>
              <w:pStyle w:val="Table-Text"/>
            </w:pPr>
            <w:r>
              <w:t>nameServerInterfaceSetId</w:t>
            </w:r>
          </w:p>
        </w:tc>
        <w:tc>
          <w:tcPr>
            <w:tcW w:w="2175" w:type="dxa"/>
          </w:tcPr>
          <w:p w:rsidR="00B513A3" w:rsidRDefault="00B513A3" w:rsidP="00B513A3">
            <w:pPr>
              <w:pStyle w:val="Table-Text"/>
            </w:pPr>
            <w:r>
              <w:t>uuid</w:t>
            </w:r>
          </w:p>
        </w:tc>
        <w:tc>
          <w:tcPr>
            <w:tcW w:w="3507" w:type="dxa"/>
          </w:tcPr>
          <w:p w:rsidR="00B513A3" w:rsidRDefault="00B513A3" w:rsidP="00B513A3">
            <w:pPr>
              <w:pStyle w:val="Table-Text"/>
            </w:pPr>
            <w:r>
              <w:t>The UUID of the name server interface set associated with the zone</w:t>
            </w:r>
          </w:p>
        </w:tc>
      </w:tr>
      <w:tr w:rsidR="00B513A3" w:rsidTr="00A11CBE">
        <w:trPr>
          <w:trHeight w:val="113"/>
          <w:tblHeader w:val="0"/>
        </w:trPr>
        <w:tc>
          <w:tcPr>
            <w:tcW w:w="2965" w:type="dxa"/>
          </w:tcPr>
          <w:p w:rsidR="00B513A3" w:rsidRDefault="00B513A3" w:rsidP="00B513A3">
            <w:pPr>
              <w:pStyle w:val="Table-Text"/>
            </w:pPr>
            <w:r>
              <w:t>nameServerInterfaceSetName</w:t>
            </w:r>
          </w:p>
        </w:tc>
        <w:tc>
          <w:tcPr>
            <w:tcW w:w="2175" w:type="dxa"/>
          </w:tcPr>
          <w:p w:rsidR="00B513A3" w:rsidRDefault="00B513A3" w:rsidP="00B513A3">
            <w:pPr>
              <w:pStyle w:val="Table-Text"/>
            </w:pPr>
            <w:r>
              <w:t>string</w:t>
            </w:r>
          </w:p>
        </w:tc>
        <w:tc>
          <w:tcPr>
            <w:tcW w:w="3507" w:type="dxa"/>
          </w:tcPr>
          <w:p w:rsidR="00B513A3" w:rsidRDefault="00B513A3" w:rsidP="00B513A3">
            <w:pPr>
              <w:pStyle w:val="Table-Text"/>
            </w:pPr>
            <w:r>
              <w:t>The name of the associated name server interface set</w:t>
            </w:r>
          </w:p>
        </w:tc>
      </w:tr>
      <w:tr w:rsidR="00B513A3" w:rsidTr="00A11CBE">
        <w:trPr>
          <w:trHeight w:val="113"/>
          <w:tblHeader w:val="0"/>
        </w:trPr>
        <w:tc>
          <w:tcPr>
            <w:tcW w:w="2965" w:type="dxa"/>
          </w:tcPr>
          <w:p w:rsidR="00B513A3" w:rsidRDefault="00B513A3" w:rsidP="00B513A3">
            <w:pPr>
              <w:pStyle w:val="Table-Text"/>
            </w:pPr>
            <w:r>
              <w:t>planId</w:t>
            </w:r>
          </w:p>
        </w:tc>
        <w:tc>
          <w:tcPr>
            <w:tcW w:w="2175" w:type="dxa"/>
          </w:tcPr>
          <w:p w:rsidR="00B513A3" w:rsidRDefault="00B513A3" w:rsidP="00B513A3">
            <w:pPr>
              <w:pStyle w:val="Table-Text"/>
            </w:pPr>
            <w:r>
              <w:t>uuid</w:t>
            </w:r>
          </w:p>
        </w:tc>
        <w:tc>
          <w:tcPr>
            <w:tcW w:w="3507" w:type="dxa"/>
          </w:tcPr>
          <w:p w:rsidR="00B513A3" w:rsidRDefault="00B513A3" w:rsidP="00B513A3">
            <w:pPr>
              <w:pStyle w:val="Table-Text"/>
            </w:pPr>
            <w:r>
              <w:t>The UUID of the plan that the zone is currently on</w:t>
            </w:r>
          </w:p>
        </w:tc>
      </w:tr>
      <w:tr w:rsidR="00B513A3" w:rsidTr="00A11CBE">
        <w:trPr>
          <w:trHeight w:val="113"/>
          <w:tblHeader w:val="0"/>
        </w:trPr>
        <w:tc>
          <w:tcPr>
            <w:tcW w:w="2965" w:type="dxa"/>
          </w:tcPr>
          <w:p w:rsidR="00B513A3" w:rsidRDefault="00B513A3" w:rsidP="00B513A3">
            <w:pPr>
              <w:pStyle w:val="Table-Text"/>
            </w:pPr>
            <w:r>
              <w:t>planName</w:t>
            </w:r>
          </w:p>
        </w:tc>
        <w:tc>
          <w:tcPr>
            <w:tcW w:w="2175" w:type="dxa"/>
          </w:tcPr>
          <w:p w:rsidR="00B513A3" w:rsidRDefault="00B513A3" w:rsidP="00B513A3">
            <w:pPr>
              <w:pStyle w:val="Table-Text"/>
            </w:pPr>
            <w:r>
              <w:t>string</w:t>
            </w:r>
          </w:p>
        </w:tc>
        <w:tc>
          <w:tcPr>
            <w:tcW w:w="3507" w:type="dxa"/>
          </w:tcPr>
          <w:p w:rsidR="00B513A3" w:rsidRDefault="00B513A3" w:rsidP="00B513A3">
            <w:pPr>
              <w:pStyle w:val="Table-Text"/>
            </w:pPr>
            <w:r>
              <w:t>The name of the plan that the zone is currently on</w:t>
            </w:r>
          </w:p>
        </w:tc>
      </w:tr>
      <w:tr w:rsidR="00B513A3" w:rsidTr="00A11CBE">
        <w:trPr>
          <w:trHeight w:val="113"/>
          <w:tblHeader w:val="0"/>
        </w:trPr>
        <w:tc>
          <w:tcPr>
            <w:tcW w:w="2965" w:type="dxa"/>
          </w:tcPr>
          <w:p w:rsidR="00B513A3" w:rsidRDefault="00B513A3" w:rsidP="00B513A3">
            <w:pPr>
              <w:pStyle w:val="Table-Text"/>
            </w:pPr>
            <w:r>
              <w:t>sponsorAccountId</w:t>
            </w:r>
          </w:p>
        </w:tc>
        <w:tc>
          <w:tcPr>
            <w:tcW w:w="2175" w:type="dxa"/>
          </w:tcPr>
          <w:p w:rsidR="00B513A3" w:rsidRDefault="00B513A3" w:rsidP="00B513A3">
            <w:pPr>
              <w:pStyle w:val="Table-Text"/>
            </w:pPr>
            <w:r>
              <w:t>uuid</w:t>
            </w:r>
          </w:p>
        </w:tc>
        <w:tc>
          <w:tcPr>
            <w:tcW w:w="3507" w:type="dxa"/>
          </w:tcPr>
          <w:p w:rsidR="00B513A3" w:rsidRDefault="00B513A3" w:rsidP="00B513A3">
            <w:pPr>
              <w:pStyle w:val="Table-Text"/>
            </w:pPr>
            <w:r>
              <w:t>The UUID of the account which sponsors or ‘owns’ the zone</w:t>
            </w:r>
          </w:p>
        </w:tc>
      </w:tr>
      <w:tr w:rsidR="00B513A3" w:rsidTr="00A11CBE">
        <w:trPr>
          <w:trHeight w:val="113"/>
          <w:tblHeader w:val="0"/>
        </w:trPr>
        <w:tc>
          <w:tcPr>
            <w:tcW w:w="2965" w:type="dxa"/>
          </w:tcPr>
          <w:p w:rsidR="00B513A3" w:rsidRDefault="00B513A3" w:rsidP="00B513A3">
            <w:pPr>
              <w:pStyle w:val="Table-Text"/>
            </w:pPr>
            <w:r>
              <w:t>sponsorAccountIdentifier</w:t>
            </w:r>
          </w:p>
        </w:tc>
        <w:tc>
          <w:tcPr>
            <w:tcW w:w="2175" w:type="dxa"/>
          </w:tcPr>
          <w:p w:rsidR="00B513A3" w:rsidRDefault="00B513A3" w:rsidP="00B513A3">
            <w:pPr>
              <w:pStyle w:val="Table-Text"/>
            </w:pPr>
            <w:r>
              <w:t>string</w:t>
            </w:r>
          </w:p>
        </w:tc>
        <w:tc>
          <w:tcPr>
            <w:tcW w:w="3507" w:type="dxa"/>
          </w:tcPr>
          <w:p w:rsidR="00B513A3" w:rsidRDefault="00B513A3" w:rsidP="00B513A3">
            <w:pPr>
              <w:pStyle w:val="Table-Text"/>
            </w:pPr>
            <w:r>
              <w:t>The identifier of the account which sponsors the zone</w:t>
            </w:r>
          </w:p>
        </w:tc>
      </w:tr>
      <w:tr w:rsidR="00D6384D" w:rsidTr="00A11CBE">
        <w:trPr>
          <w:trHeight w:val="113"/>
          <w:tblHeader w:val="0"/>
        </w:trPr>
        <w:tc>
          <w:tcPr>
            <w:tcW w:w="2965" w:type="dxa"/>
          </w:tcPr>
          <w:p w:rsidR="00D6384D" w:rsidRDefault="00D6384D" w:rsidP="00B513A3">
            <w:pPr>
              <w:pStyle w:val="Table-Text"/>
            </w:pPr>
            <w:r w:rsidRPr="00AF6C94">
              <w:t>delegationResourceRecords</w:t>
            </w:r>
          </w:p>
        </w:tc>
        <w:tc>
          <w:tcPr>
            <w:tcW w:w="2175" w:type="dxa"/>
          </w:tcPr>
          <w:p w:rsidR="00D6384D" w:rsidRDefault="00D6384D" w:rsidP="00B513A3">
            <w:pPr>
              <w:pStyle w:val="Table-Text"/>
            </w:pPr>
            <w:r>
              <w:t>ResourceRecord[]</w:t>
            </w:r>
          </w:p>
        </w:tc>
        <w:tc>
          <w:tcPr>
            <w:tcW w:w="3507" w:type="dxa"/>
          </w:tcPr>
          <w:p w:rsidR="00D6384D" w:rsidRDefault="002D5B4F" w:rsidP="00B513A3">
            <w:pPr>
              <w:pStyle w:val="Table-Text"/>
            </w:pPr>
            <w:r>
              <w:t>The list of the resource records that are to be provide</w:t>
            </w:r>
            <w:ins w:id="473" w:author="Arnaud Dumont" w:date="2014-02-11T13:50:00Z">
              <w:r w:rsidR="00BD038E">
                <w:t>d</w:t>
              </w:r>
            </w:ins>
            <w:r>
              <w:t xml:space="preserve"> to the parent zone for the child zone delegation. This is typically the NS records and any required glue records</w:t>
            </w:r>
          </w:p>
        </w:tc>
      </w:tr>
      <w:tr w:rsidR="00B513A3" w:rsidTr="00A11CBE">
        <w:trPr>
          <w:trHeight w:val="113"/>
          <w:tblHeader w:val="0"/>
        </w:trPr>
        <w:tc>
          <w:tcPr>
            <w:tcW w:w="2965" w:type="dxa"/>
          </w:tcPr>
          <w:p w:rsidR="00B513A3" w:rsidRDefault="00B513A3" w:rsidP="00B513A3">
            <w:pPr>
              <w:pStyle w:val="Table-Text"/>
            </w:pPr>
            <w:r>
              <w:lastRenderedPageBreak/>
              <w:t>ddnsResourceRecords</w:t>
            </w:r>
          </w:p>
        </w:tc>
        <w:tc>
          <w:tcPr>
            <w:tcW w:w="2175" w:type="dxa"/>
          </w:tcPr>
          <w:p w:rsidR="00B513A3" w:rsidRDefault="00B513A3" w:rsidP="00B513A3">
            <w:pPr>
              <w:pStyle w:val="Table-Text"/>
            </w:pPr>
            <w:r>
              <w:t>ResourceRecord[]</w:t>
            </w:r>
          </w:p>
        </w:tc>
        <w:tc>
          <w:tcPr>
            <w:tcW w:w="3507" w:type="dxa"/>
          </w:tcPr>
          <w:p w:rsidR="00B513A3" w:rsidRDefault="00B513A3" w:rsidP="00B513A3">
            <w:pPr>
              <w:pStyle w:val="Table-Text"/>
            </w:pPr>
            <w:r>
              <w:t>The list of system generated resource records for the zone. This is typically the SOA and NS records</w:t>
            </w:r>
          </w:p>
        </w:tc>
      </w:tr>
      <w:tr w:rsidR="00B513A3" w:rsidTr="00A11CBE">
        <w:trPr>
          <w:trHeight w:val="113"/>
          <w:tblHeader w:val="0"/>
        </w:trPr>
        <w:tc>
          <w:tcPr>
            <w:tcW w:w="2965" w:type="dxa"/>
          </w:tcPr>
          <w:p w:rsidR="00B513A3" w:rsidRDefault="00B513A3" w:rsidP="00B513A3">
            <w:pPr>
              <w:pStyle w:val="Table-Text"/>
            </w:pPr>
            <w:r>
              <w:t>resourceRecords</w:t>
            </w:r>
          </w:p>
        </w:tc>
        <w:tc>
          <w:tcPr>
            <w:tcW w:w="2175" w:type="dxa"/>
          </w:tcPr>
          <w:p w:rsidR="00B513A3" w:rsidRDefault="00B513A3" w:rsidP="00B513A3">
            <w:pPr>
              <w:pStyle w:val="Table-Text"/>
            </w:pPr>
            <w:r>
              <w:t>ResourceRecord[]</w:t>
            </w:r>
          </w:p>
        </w:tc>
        <w:tc>
          <w:tcPr>
            <w:tcW w:w="3507" w:type="dxa"/>
          </w:tcPr>
          <w:p w:rsidR="00B513A3" w:rsidRDefault="00B513A3" w:rsidP="00B513A3">
            <w:pPr>
              <w:pStyle w:val="Table-Text"/>
            </w:pPr>
            <w:r>
              <w:t>The list of the user supplied (and modifiable) resource records associated with the zone</w:t>
            </w:r>
          </w:p>
        </w:tc>
      </w:tr>
      <w:tr w:rsidR="00B513A3" w:rsidTr="00A11CBE">
        <w:trPr>
          <w:trHeight w:val="113"/>
          <w:tblHeader w:val="0"/>
        </w:trPr>
        <w:tc>
          <w:tcPr>
            <w:tcW w:w="2965" w:type="dxa"/>
          </w:tcPr>
          <w:p w:rsidR="00B513A3" w:rsidRDefault="00B513A3" w:rsidP="00B513A3">
            <w:pPr>
              <w:pStyle w:val="Table-Text"/>
            </w:pPr>
            <w:r>
              <w:t>createDate</w:t>
            </w:r>
          </w:p>
        </w:tc>
        <w:tc>
          <w:tcPr>
            <w:tcW w:w="2175" w:type="dxa"/>
          </w:tcPr>
          <w:p w:rsidR="00B513A3" w:rsidRDefault="00B513A3" w:rsidP="00B513A3">
            <w:pPr>
              <w:pStyle w:val="Table-Text"/>
            </w:pPr>
            <w:r>
              <w:t>timestamp</w:t>
            </w:r>
          </w:p>
        </w:tc>
        <w:tc>
          <w:tcPr>
            <w:tcW w:w="3507" w:type="dxa"/>
          </w:tcPr>
          <w:p w:rsidR="00B513A3" w:rsidRDefault="00B513A3" w:rsidP="00B513A3">
            <w:pPr>
              <w:pStyle w:val="Table-Text"/>
            </w:pPr>
            <w:r>
              <w:t>The date and time in UTC that this object was created</w:t>
            </w:r>
          </w:p>
        </w:tc>
      </w:tr>
      <w:tr w:rsidR="00B513A3" w:rsidTr="00A11CBE">
        <w:trPr>
          <w:trHeight w:val="113"/>
          <w:tblHeader w:val="0"/>
        </w:trPr>
        <w:tc>
          <w:tcPr>
            <w:tcW w:w="2965" w:type="dxa"/>
          </w:tcPr>
          <w:p w:rsidR="00B513A3" w:rsidRDefault="00B513A3" w:rsidP="00B513A3">
            <w:pPr>
              <w:pStyle w:val="Table-Text"/>
            </w:pPr>
            <w:r>
              <w:t>createAccountId</w:t>
            </w:r>
          </w:p>
        </w:tc>
        <w:tc>
          <w:tcPr>
            <w:tcW w:w="2175" w:type="dxa"/>
          </w:tcPr>
          <w:p w:rsidR="00B513A3" w:rsidRDefault="00B513A3" w:rsidP="00B513A3">
            <w:pPr>
              <w:pStyle w:val="Table-Text"/>
            </w:pPr>
            <w:r>
              <w:t>uuid</w:t>
            </w:r>
          </w:p>
        </w:tc>
        <w:tc>
          <w:tcPr>
            <w:tcW w:w="3507" w:type="dxa"/>
          </w:tcPr>
          <w:p w:rsidR="00B513A3" w:rsidRDefault="00B513A3" w:rsidP="00B513A3">
            <w:pPr>
              <w:pStyle w:val="Table-Text"/>
            </w:pPr>
            <w:r>
              <w:t>The UUID of the account which created the object</w:t>
            </w:r>
          </w:p>
        </w:tc>
      </w:tr>
      <w:tr w:rsidR="00B513A3" w:rsidTr="00A11CBE">
        <w:trPr>
          <w:trHeight w:val="113"/>
          <w:tblHeader w:val="0"/>
        </w:trPr>
        <w:tc>
          <w:tcPr>
            <w:tcW w:w="2965" w:type="dxa"/>
          </w:tcPr>
          <w:p w:rsidR="00B513A3" w:rsidRDefault="00B513A3" w:rsidP="00B513A3">
            <w:pPr>
              <w:pStyle w:val="Table-Text"/>
            </w:pPr>
            <w:r>
              <w:t>createAccountIdentifier</w:t>
            </w:r>
          </w:p>
        </w:tc>
        <w:tc>
          <w:tcPr>
            <w:tcW w:w="2175" w:type="dxa"/>
          </w:tcPr>
          <w:p w:rsidR="00B513A3" w:rsidRDefault="00B513A3" w:rsidP="00B513A3">
            <w:pPr>
              <w:pStyle w:val="Table-Text"/>
            </w:pPr>
            <w:r>
              <w:t>string</w:t>
            </w:r>
          </w:p>
        </w:tc>
        <w:tc>
          <w:tcPr>
            <w:tcW w:w="3507" w:type="dxa"/>
          </w:tcPr>
          <w:p w:rsidR="00B513A3" w:rsidRDefault="00B513A3" w:rsidP="00B513A3">
            <w:pPr>
              <w:pStyle w:val="Table-Text"/>
            </w:pPr>
            <w:r>
              <w:t>The identifier of the account which created the object</w:t>
            </w:r>
          </w:p>
        </w:tc>
      </w:tr>
      <w:tr w:rsidR="00B513A3" w:rsidTr="00A11CBE">
        <w:trPr>
          <w:trHeight w:val="113"/>
          <w:tblHeader w:val="0"/>
        </w:trPr>
        <w:tc>
          <w:tcPr>
            <w:tcW w:w="2965" w:type="dxa"/>
          </w:tcPr>
          <w:p w:rsidR="00B513A3" w:rsidRDefault="00B513A3" w:rsidP="00B513A3">
            <w:pPr>
              <w:pStyle w:val="Table-Text"/>
            </w:pPr>
            <w:r>
              <w:t>createUserId</w:t>
            </w:r>
          </w:p>
        </w:tc>
        <w:tc>
          <w:tcPr>
            <w:tcW w:w="2175" w:type="dxa"/>
          </w:tcPr>
          <w:p w:rsidR="00B513A3" w:rsidRDefault="00B513A3" w:rsidP="00B513A3">
            <w:pPr>
              <w:pStyle w:val="Table-Text"/>
            </w:pPr>
            <w:r>
              <w:t>uuid</w:t>
            </w:r>
          </w:p>
        </w:tc>
        <w:tc>
          <w:tcPr>
            <w:tcW w:w="3507" w:type="dxa"/>
          </w:tcPr>
          <w:p w:rsidR="00B513A3" w:rsidRDefault="00B513A3" w:rsidP="00B513A3">
            <w:pPr>
              <w:pStyle w:val="Table-Text"/>
            </w:pPr>
            <w:r>
              <w:t>The UUID of the user which created the object</w:t>
            </w:r>
          </w:p>
        </w:tc>
      </w:tr>
      <w:tr w:rsidR="00B513A3" w:rsidTr="00A11CBE">
        <w:trPr>
          <w:trHeight w:val="113"/>
          <w:tblHeader w:val="0"/>
        </w:trPr>
        <w:tc>
          <w:tcPr>
            <w:tcW w:w="2965" w:type="dxa"/>
          </w:tcPr>
          <w:p w:rsidR="00B513A3" w:rsidRDefault="00B513A3" w:rsidP="00B513A3">
            <w:pPr>
              <w:pStyle w:val="Table-Text"/>
            </w:pPr>
            <w:r>
              <w:t>createUserName</w:t>
            </w:r>
          </w:p>
        </w:tc>
        <w:tc>
          <w:tcPr>
            <w:tcW w:w="2175" w:type="dxa"/>
          </w:tcPr>
          <w:p w:rsidR="00B513A3" w:rsidRDefault="00B513A3" w:rsidP="00B513A3">
            <w:pPr>
              <w:pStyle w:val="Table-Text"/>
            </w:pPr>
            <w:r>
              <w:t>string</w:t>
            </w:r>
          </w:p>
        </w:tc>
        <w:tc>
          <w:tcPr>
            <w:tcW w:w="3507" w:type="dxa"/>
          </w:tcPr>
          <w:p w:rsidR="00B513A3" w:rsidRDefault="00B513A3" w:rsidP="00B513A3">
            <w:pPr>
              <w:pStyle w:val="Table-Text"/>
            </w:pPr>
            <w:r>
              <w:t>The name of the user which created the object</w:t>
            </w:r>
          </w:p>
        </w:tc>
      </w:tr>
      <w:tr w:rsidR="00B513A3" w:rsidTr="00A11CBE">
        <w:trPr>
          <w:trHeight w:val="113"/>
          <w:tblHeader w:val="0"/>
        </w:trPr>
        <w:tc>
          <w:tcPr>
            <w:tcW w:w="2965" w:type="dxa"/>
          </w:tcPr>
          <w:p w:rsidR="00B513A3" w:rsidRDefault="00B513A3" w:rsidP="00B513A3">
            <w:pPr>
              <w:pStyle w:val="Table-Text"/>
            </w:pPr>
            <w:r>
              <w:t>lastUpdateDate</w:t>
            </w:r>
          </w:p>
        </w:tc>
        <w:tc>
          <w:tcPr>
            <w:tcW w:w="2175" w:type="dxa"/>
          </w:tcPr>
          <w:p w:rsidR="00B513A3" w:rsidRDefault="00B513A3" w:rsidP="00B513A3">
            <w:pPr>
              <w:pStyle w:val="Table-Text"/>
            </w:pPr>
            <w:r>
              <w:t>timestamp</w:t>
            </w:r>
          </w:p>
        </w:tc>
        <w:tc>
          <w:tcPr>
            <w:tcW w:w="3507" w:type="dxa"/>
          </w:tcPr>
          <w:p w:rsidR="00B513A3" w:rsidRDefault="00B513A3" w:rsidP="00B513A3">
            <w:pPr>
              <w:pStyle w:val="Table-Text"/>
            </w:pPr>
            <w:r>
              <w:t>The date and time in UTC that this object was last updated, null if the object has never been updated</w:t>
            </w:r>
          </w:p>
        </w:tc>
      </w:tr>
      <w:tr w:rsidR="00B513A3" w:rsidTr="00A11CBE">
        <w:trPr>
          <w:trHeight w:val="113"/>
          <w:tblHeader w:val="0"/>
        </w:trPr>
        <w:tc>
          <w:tcPr>
            <w:tcW w:w="2965" w:type="dxa"/>
          </w:tcPr>
          <w:p w:rsidR="00B513A3" w:rsidRDefault="00B513A3" w:rsidP="00B513A3">
            <w:pPr>
              <w:pStyle w:val="Table-Text"/>
            </w:pPr>
            <w:r>
              <w:t>lastUpdateAccountId</w:t>
            </w:r>
          </w:p>
        </w:tc>
        <w:tc>
          <w:tcPr>
            <w:tcW w:w="2175" w:type="dxa"/>
          </w:tcPr>
          <w:p w:rsidR="00B513A3" w:rsidRDefault="00B513A3" w:rsidP="00B513A3">
            <w:pPr>
              <w:pStyle w:val="Table-Text"/>
            </w:pPr>
            <w:r>
              <w:t>uuid</w:t>
            </w:r>
          </w:p>
        </w:tc>
        <w:tc>
          <w:tcPr>
            <w:tcW w:w="3507" w:type="dxa"/>
          </w:tcPr>
          <w:p w:rsidR="00B513A3" w:rsidRDefault="00B513A3" w:rsidP="00B513A3">
            <w:pPr>
              <w:pStyle w:val="Table-Text"/>
            </w:pPr>
            <w:r>
              <w:t>The UUID of the account which last updated the object, null if the object has never been updated</w:t>
            </w:r>
          </w:p>
        </w:tc>
      </w:tr>
      <w:tr w:rsidR="00B513A3" w:rsidTr="00A11CBE">
        <w:trPr>
          <w:trHeight w:val="113"/>
          <w:tblHeader w:val="0"/>
        </w:trPr>
        <w:tc>
          <w:tcPr>
            <w:tcW w:w="2965" w:type="dxa"/>
          </w:tcPr>
          <w:p w:rsidR="00B513A3" w:rsidRDefault="00B513A3" w:rsidP="00B513A3">
            <w:pPr>
              <w:pStyle w:val="Table-Text"/>
            </w:pPr>
            <w:r>
              <w:t>lastUpdateAccountIdentifier</w:t>
            </w:r>
          </w:p>
        </w:tc>
        <w:tc>
          <w:tcPr>
            <w:tcW w:w="2175" w:type="dxa"/>
          </w:tcPr>
          <w:p w:rsidR="00B513A3" w:rsidRDefault="00B513A3" w:rsidP="00B513A3">
            <w:pPr>
              <w:pStyle w:val="Table-Text"/>
            </w:pPr>
            <w:r>
              <w:t>string</w:t>
            </w:r>
          </w:p>
        </w:tc>
        <w:tc>
          <w:tcPr>
            <w:tcW w:w="3507" w:type="dxa"/>
          </w:tcPr>
          <w:p w:rsidR="00B513A3" w:rsidRDefault="00B513A3" w:rsidP="00B513A3">
            <w:pPr>
              <w:pStyle w:val="Table-Text"/>
            </w:pPr>
            <w:r>
              <w:t>The identifier of the account which last updated the object, null if the object has never been updated</w:t>
            </w:r>
          </w:p>
        </w:tc>
      </w:tr>
      <w:tr w:rsidR="00B513A3" w:rsidTr="00A11CBE">
        <w:trPr>
          <w:trHeight w:val="113"/>
          <w:tblHeader w:val="0"/>
        </w:trPr>
        <w:tc>
          <w:tcPr>
            <w:tcW w:w="2965" w:type="dxa"/>
          </w:tcPr>
          <w:p w:rsidR="00B513A3" w:rsidRDefault="00B513A3" w:rsidP="00B513A3">
            <w:pPr>
              <w:pStyle w:val="Table-Text"/>
            </w:pPr>
            <w:r>
              <w:t>lastUpdateUserId</w:t>
            </w:r>
          </w:p>
        </w:tc>
        <w:tc>
          <w:tcPr>
            <w:tcW w:w="2175" w:type="dxa"/>
          </w:tcPr>
          <w:p w:rsidR="00B513A3" w:rsidRDefault="00B513A3" w:rsidP="00B513A3">
            <w:pPr>
              <w:pStyle w:val="Table-Text"/>
            </w:pPr>
            <w:r>
              <w:t>uuid</w:t>
            </w:r>
          </w:p>
        </w:tc>
        <w:tc>
          <w:tcPr>
            <w:tcW w:w="3507" w:type="dxa"/>
          </w:tcPr>
          <w:p w:rsidR="00B513A3" w:rsidRDefault="00B513A3" w:rsidP="00B513A3">
            <w:pPr>
              <w:pStyle w:val="Table-Text"/>
            </w:pPr>
            <w:r>
              <w:t>The UUID of the user which last updated the object, null if the object has never been updated</w:t>
            </w:r>
          </w:p>
        </w:tc>
      </w:tr>
      <w:tr w:rsidR="00B513A3" w:rsidTr="00A11CBE">
        <w:trPr>
          <w:trHeight w:val="113"/>
          <w:tblHeader w:val="0"/>
        </w:trPr>
        <w:tc>
          <w:tcPr>
            <w:tcW w:w="2965" w:type="dxa"/>
          </w:tcPr>
          <w:p w:rsidR="00B513A3" w:rsidRDefault="00B513A3" w:rsidP="00B513A3">
            <w:pPr>
              <w:pStyle w:val="Table-Text"/>
            </w:pPr>
            <w:r>
              <w:t>lastUpdateUserName</w:t>
            </w:r>
          </w:p>
        </w:tc>
        <w:tc>
          <w:tcPr>
            <w:tcW w:w="2175" w:type="dxa"/>
          </w:tcPr>
          <w:p w:rsidR="00B513A3" w:rsidRDefault="00B513A3" w:rsidP="00B513A3">
            <w:pPr>
              <w:pStyle w:val="Table-Text"/>
            </w:pPr>
            <w:r>
              <w:t>string</w:t>
            </w:r>
          </w:p>
        </w:tc>
        <w:tc>
          <w:tcPr>
            <w:tcW w:w="3507" w:type="dxa"/>
          </w:tcPr>
          <w:p w:rsidR="00B513A3" w:rsidRDefault="00B513A3" w:rsidP="00B513A3">
            <w:pPr>
              <w:pStyle w:val="Table-Text"/>
            </w:pPr>
            <w:r>
              <w:t>The name of the user which last updated the object, null if the object has never been updated</w:t>
            </w:r>
          </w:p>
        </w:tc>
      </w:tr>
    </w:tbl>
    <w:p w:rsidR="00B513A3" w:rsidRDefault="00B513A3" w:rsidP="006D6E92">
      <w:r w:rsidRPr="00B513A3">
        <w:t xml:space="preserve">The ResourceRecord object is a ‘super type’ covering all support resource records, it is detailed in the Zone Get Command specified in section </w:t>
      </w:r>
      <w:r w:rsidR="00BA7A47">
        <w:t>8.1</w:t>
      </w:r>
      <w:r w:rsidRPr="00B513A3">
        <w:t>.</w:t>
      </w:r>
    </w:p>
    <w:p w:rsidR="00B513A3" w:rsidRDefault="00B513A3" w:rsidP="00B513A3">
      <w:pPr>
        <w:pStyle w:val="Heading3"/>
      </w:pPr>
      <w:r>
        <w:t>Example</w:t>
      </w:r>
    </w:p>
    <w:p w:rsidR="00B513A3" w:rsidRDefault="00B513A3" w:rsidP="00B513A3">
      <w:r w:rsidRPr="00B513A3">
        <w:t>Below is an example of a zone create command request and response:</w:t>
      </w:r>
    </w:p>
    <w:p w:rsidR="00B513A3" w:rsidRDefault="00B513A3" w:rsidP="00B513A3">
      <w:r w:rsidRPr="00B513A3">
        <w:t>Request:</w:t>
      </w:r>
    </w:p>
    <w:p w:rsidR="00B513A3" w:rsidRDefault="00B513A3" w:rsidP="00B513A3">
      <w:pPr>
        <w:pStyle w:val="Code"/>
      </w:pPr>
      <w:r>
        <w:t>POST /zones/ HTTP/1.1</w:t>
      </w:r>
    </w:p>
    <w:p w:rsidR="00B513A3" w:rsidRDefault="00B513A3" w:rsidP="00B513A3">
      <w:pPr>
        <w:pStyle w:val="Code"/>
      </w:pPr>
      <w:r>
        <w:t>Accept: application/json</w:t>
      </w:r>
    </w:p>
    <w:p w:rsidR="00B513A3" w:rsidRDefault="00B513A3" w:rsidP="00B513A3">
      <w:pPr>
        <w:pStyle w:val="Code"/>
      </w:pPr>
      <w:r>
        <w:t>Client-Transaction-Id: fd0c4e2c-fc72-4242-b0d7-3cc922c9a86b</w:t>
      </w:r>
    </w:p>
    <w:p w:rsidR="00B513A3" w:rsidRDefault="00B513A3" w:rsidP="00B513A3">
      <w:pPr>
        <w:pStyle w:val="Code"/>
      </w:pPr>
      <w:r>
        <w:t>Content-Type: application/json</w:t>
      </w:r>
    </w:p>
    <w:p w:rsidR="00B513A3" w:rsidRDefault="00B513A3" w:rsidP="00B513A3">
      <w:pPr>
        <w:pStyle w:val="Code"/>
      </w:pPr>
      <w:r>
        <w:t>X-Requested-By: DiscoveryDNS Reseller API Client</w:t>
      </w:r>
    </w:p>
    <w:p w:rsidR="00B513A3" w:rsidRDefault="00B513A3" w:rsidP="00B513A3">
      <w:pPr>
        <w:pStyle w:val="Code"/>
      </w:pPr>
      <w:r>
        <w:t>User-Agent: Jersey/2.2 (Apache HttpClient 4.2.5)</w:t>
      </w:r>
    </w:p>
    <w:p w:rsidR="00B513A3" w:rsidRDefault="00B513A3" w:rsidP="00B513A3">
      <w:pPr>
        <w:pStyle w:val="Code"/>
      </w:pPr>
      <w:r>
        <w:t>Host: api.discoverydns.com</w:t>
      </w:r>
    </w:p>
    <w:p w:rsidR="00B513A3" w:rsidRDefault="00B513A3" w:rsidP="00B513A3">
      <w:pPr>
        <w:pStyle w:val="Code"/>
      </w:pPr>
      <w:r>
        <w:t>Connection: Keep-Alive</w:t>
      </w:r>
    </w:p>
    <w:p w:rsidR="00B513A3" w:rsidRDefault="00B513A3" w:rsidP="00B513A3">
      <w:pPr>
        <w:pStyle w:val="Code"/>
      </w:pPr>
      <w:r>
        <w:t>Content-Length: 234</w:t>
      </w:r>
    </w:p>
    <w:p w:rsidR="00B513A3" w:rsidRDefault="00B513A3" w:rsidP="00B513A3">
      <w:pPr>
        <w:pStyle w:val="Code"/>
      </w:pPr>
    </w:p>
    <w:p w:rsidR="00B513A3" w:rsidRDefault="00B513A3" w:rsidP="00B513A3">
      <w:pPr>
        <w:pStyle w:val="Code"/>
      </w:pPr>
      <w:r>
        <w:t>{</w:t>
      </w:r>
    </w:p>
    <w:p w:rsidR="00B513A3" w:rsidRDefault="00B513A3" w:rsidP="00B513A3">
      <w:pPr>
        <w:pStyle w:val="Code"/>
      </w:pPr>
      <w:r>
        <w:t xml:space="preserve">  "zoneCreate" : {</w:t>
      </w:r>
    </w:p>
    <w:p w:rsidR="00B513A3" w:rsidRDefault="00B513A3" w:rsidP="00B513A3">
      <w:pPr>
        <w:pStyle w:val="Code"/>
        <w:rPr>
          <w:ins w:id="474" w:author="Arnaud Dumont" w:date="2014-02-20T11:43:00Z"/>
        </w:rPr>
      </w:pPr>
      <w:r>
        <w:t xml:space="preserve">    "name" : "example.com.au",</w:t>
      </w:r>
    </w:p>
    <w:p w:rsidR="00CB3AB5" w:rsidRDefault="00CB3AB5" w:rsidP="00B513A3">
      <w:pPr>
        <w:pStyle w:val="Code"/>
      </w:pPr>
      <w:ins w:id="475" w:author="Arnaud Dumont" w:date="2014-02-20T11:43:00Z">
        <w:r>
          <w:t xml:space="preserve">    "</w:t>
        </w:r>
        <w:r w:rsidRPr="00CB3AB5">
          <w:t>dnssecSigned</w:t>
        </w:r>
        <w:r>
          <w:t>" : false,</w:t>
        </w:r>
      </w:ins>
    </w:p>
    <w:p w:rsidR="00B513A3" w:rsidRDefault="00B513A3" w:rsidP="00B513A3">
      <w:pPr>
        <w:pStyle w:val="Code"/>
      </w:pPr>
      <w:r>
        <w:t xml:space="preserve">    "brandedNameServers" : true,</w:t>
      </w:r>
    </w:p>
    <w:p w:rsidR="00B513A3" w:rsidRDefault="00B513A3" w:rsidP="00B513A3">
      <w:pPr>
        <w:pStyle w:val="Code"/>
      </w:pPr>
      <w:r>
        <w:t xml:space="preserve">    "group" : "mygroup",</w:t>
      </w:r>
    </w:p>
    <w:p w:rsidR="00B513A3" w:rsidRDefault="00B513A3" w:rsidP="00B513A3">
      <w:pPr>
        <w:pStyle w:val="Code"/>
      </w:pPr>
      <w:r>
        <w:t xml:space="preserve">    "nameServerSetId" : "75dc78a1-97b6-4b72-9a3d-7bf66d48746d",</w:t>
      </w:r>
    </w:p>
    <w:p w:rsidR="00B513A3" w:rsidRDefault="00B513A3" w:rsidP="00B513A3">
      <w:pPr>
        <w:pStyle w:val="Code"/>
      </w:pPr>
      <w:r>
        <w:t xml:space="preserve">    "planId" : "43915703-6bd2-4ba9-af0a-ea590be939db"</w:t>
      </w:r>
    </w:p>
    <w:p w:rsidR="00B513A3" w:rsidRDefault="00B513A3" w:rsidP="00B513A3">
      <w:pPr>
        <w:pStyle w:val="Code"/>
      </w:pPr>
      <w:r>
        <w:t xml:space="preserve">  }</w:t>
      </w:r>
    </w:p>
    <w:p w:rsidR="00B513A3" w:rsidRDefault="00B513A3" w:rsidP="00B513A3">
      <w:pPr>
        <w:pStyle w:val="Code"/>
      </w:pPr>
      <w:r>
        <w:t>}</w:t>
      </w:r>
    </w:p>
    <w:p w:rsidR="00B513A3" w:rsidRDefault="00B513A3" w:rsidP="00B513A3">
      <w:r>
        <w:t>Response:</w:t>
      </w:r>
    </w:p>
    <w:p w:rsidR="00B513A3" w:rsidRDefault="00B513A3" w:rsidP="00B513A3">
      <w:pPr>
        <w:pStyle w:val="Code"/>
      </w:pPr>
      <w:r>
        <w:t>HTTP/1.1 200 OK</w:t>
      </w:r>
    </w:p>
    <w:p w:rsidR="00B513A3" w:rsidRDefault="00B513A3" w:rsidP="00B513A3">
      <w:pPr>
        <w:pStyle w:val="Code"/>
      </w:pPr>
      <w:r>
        <w:t>Content-Type: application/json</w:t>
      </w:r>
    </w:p>
    <w:p w:rsidR="00B513A3" w:rsidRDefault="00B513A3" w:rsidP="00B513A3">
      <w:pPr>
        <w:pStyle w:val="Code"/>
      </w:pPr>
      <w:r>
        <w:t>Last-Modified: Sun, 06 Oct 2013 18:39:52 GMT</w:t>
      </w:r>
    </w:p>
    <w:p w:rsidR="00B513A3" w:rsidRDefault="00B513A3" w:rsidP="00B513A3">
      <w:pPr>
        <w:pStyle w:val="Code"/>
      </w:pPr>
      <w:r>
        <w:t>ETag: "0"</w:t>
      </w:r>
    </w:p>
    <w:p w:rsidR="00B513A3" w:rsidRDefault="00B513A3" w:rsidP="00B513A3">
      <w:pPr>
        <w:pStyle w:val="Code"/>
      </w:pPr>
      <w:r>
        <w:t>Cache-Control: private, no-transform, max-age=30</w:t>
      </w:r>
    </w:p>
    <w:p w:rsidR="00B513A3" w:rsidRDefault="00B513A3" w:rsidP="00B513A3">
      <w:pPr>
        <w:pStyle w:val="Code"/>
      </w:pPr>
      <w:r>
        <w:t>Date: Sun, 06 Oct 2013 18:39:52 GMT</w:t>
      </w:r>
    </w:p>
    <w:p w:rsidR="00B513A3" w:rsidRDefault="00B513A3" w:rsidP="00B513A3">
      <w:pPr>
        <w:pStyle w:val="Code"/>
      </w:pPr>
      <w:r>
        <w:t>Server-Transaction-Id: 5e2b0855-831e-4ced-a50f-1a926894ef0f</w:t>
      </w:r>
    </w:p>
    <w:p w:rsidR="00B513A3" w:rsidRDefault="00B513A3" w:rsidP="00B513A3">
      <w:pPr>
        <w:pStyle w:val="Code"/>
      </w:pPr>
      <w:r>
        <w:t>Client-Transaction-Id: 9b5cc71b-24ff-40ef-a801-9f9316bed583</w:t>
      </w:r>
    </w:p>
    <w:p w:rsidR="00B513A3" w:rsidRDefault="00B513A3" w:rsidP="00B513A3">
      <w:pPr>
        <w:pStyle w:val="Code"/>
      </w:pPr>
      <w:r>
        <w:t>Content-Length: 5866</w:t>
      </w:r>
    </w:p>
    <w:p w:rsidR="00B513A3" w:rsidRDefault="00B513A3" w:rsidP="00B513A3">
      <w:pPr>
        <w:pStyle w:val="Code"/>
      </w:pPr>
    </w:p>
    <w:p w:rsidR="00B513A3" w:rsidRDefault="00B513A3" w:rsidP="00B513A3">
      <w:pPr>
        <w:pStyle w:val="Code"/>
      </w:pPr>
      <w:r>
        <w:t>{</w:t>
      </w:r>
    </w:p>
    <w:p w:rsidR="00B513A3" w:rsidRDefault="00B513A3" w:rsidP="00B513A3">
      <w:pPr>
        <w:pStyle w:val="Code"/>
      </w:pPr>
      <w:r>
        <w:t xml:space="preserve">  "zone" : {</w:t>
      </w:r>
    </w:p>
    <w:p w:rsidR="00B513A3" w:rsidRDefault="00B513A3" w:rsidP="00B513A3">
      <w:pPr>
        <w:pStyle w:val="Code"/>
      </w:pPr>
      <w:r>
        <w:t xml:space="preserve">    "@uri" : "https://api.discoverydns.com/zones/01c7c0eb-3859-43a4-b302-972a42949e2c",</w:t>
      </w:r>
    </w:p>
    <w:p w:rsidR="00B513A3" w:rsidRDefault="00B513A3" w:rsidP="00B513A3">
      <w:pPr>
        <w:pStyle w:val="Code"/>
      </w:pPr>
      <w:r>
        <w:t xml:space="preserve">    "id" : "01c7c0eb-3859-43a4-b302-972a42949e2c",</w:t>
      </w:r>
    </w:p>
    <w:p w:rsidR="00B513A3" w:rsidRDefault="00B513A3" w:rsidP="00B513A3">
      <w:pPr>
        <w:pStyle w:val="Code"/>
      </w:pPr>
      <w:r>
        <w:t xml:space="preserve">    "version" : 0,</w:t>
      </w:r>
    </w:p>
    <w:p w:rsidR="00B513A3" w:rsidRDefault="00B513A3" w:rsidP="00B513A3">
      <w:pPr>
        <w:pStyle w:val="Code"/>
      </w:pPr>
      <w:r>
        <w:t xml:space="preserve">    "name" : "example.com.au",</w:t>
      </w:r>
    </w:p>
    <w:p w:rsidR="00B513A3" w:rsidRDefault="00B513A3" w:rsidP="00B513A3">
      <w:pPr>
        <w:pStyle w:val="Code"/>
      </w:pPr>
      <w:r>
        <w:t xml:space="preserve">    "serial" : 1,</w:t>
      </w:r>
    </w:p>
    <w:p w:rsidR="00B513A3" w:rsidRDefault="00B513A3" w:rsidP="00B513A3">
      <w:pPr>
        <w:pStyle w:val="Code"/>
      </w:pPr>
      <w:r>
        <w:t xml:space="preserve">    "brandedNameServers" : true,</w:t>
      </w:r>
    </w:p>
    <w:p w:rsidR="00EA3CD9" w:rsidRDefault="00B513A3" w:rsidP="00EA3CD9">
      <w:pPr>
        <w:pStyle w:val="Code"/>
        <w:rPr>
          <w:ins w:id="476" w:author="Arnaud Dumont" w:date="2014-02-11T14:00:00Z"/>
        </w:rPr>
      </w:pPr>
      <w:r>
        <w:t xml:space="preserve">    "dnssecSigned" : false,</w:t>
      </w:r>
    </w:p>
    <w:p w:rsidR="00EA3CD9" w:rsidRDefault="00EA3CD9" w:rsidP="00EA3CD9">
      <w:pPr>
        <w:pStyle w:val="Code"/>
        <w:rPr>
          <w:ins w:id="477" w:author="Arnaud Dumont" w:date="2014-02-11T14:00:00Z"/>
        </w:rPr>
      </w:pPr>
      <w:ins w:id="478" w:author="Arnaud Dumont" w:date="2014-02-11T14:00:00Z">
        <w:r>
          <w:t xml:space="preserve">    "</w:t>
        </w:r>
        <w:r w:rsidRPr="006242A4">
          <w:t>zskRollOverState</w:t>
        </w:r>
        <w:r>
          <w:t>" : null,</w:t>
        </w:r>
      </w:ins>
    </w:p>
    <w:p w:rsidR="00EA3CD9" w:rsidRDefault="00EA3CD9" w:rsidP="00EA3CD9">
      <w:pPr>
        <w:pStyle w:val="Code"/>
        <w:rPr>
          <w:ins w:id="479" w:author="Arnaud Dumont" w:date="2014-02-11T14:00:00Z"/>
        </w:rPr>
      </w:pPr>
      <w:ins w:id="480" w:author="Arnaud Dumont" w:date="2014-02-11T14:00:00Z">
        <w:r>
          <w:t xml:space="preserve">    "</w:t>
        </w:r>
        <w:r w:rsidRPr="006242A4">
          <w:t>zskNextActionDate</w:t>
        </w:r>
        <w:r>
          <w:t>" : null,</w:t>
        </w:r>
      </w:ins>
    </w:p>
    <w:p w:rsidR="00B513A3" w:rsidRDefault="00EA3CD9" w:rsidP="00B513A3">
      <w:pPr>
        <w:pStyle w:val="Code"/>
      </w:pPr>
      <w:ins w:id="481" w:author="Arnaud Dumont" w:date="2014-02-11T14:00:00Z">
        <w:r>
          <w:t xml:space="preserve">    "</w:t>
        </w:r>
        <w:r w:rsidRPr="005056E3">
          <w:t>zskRRSIGRegenerationDate</w:t>
        </w:r>
        <w:r>
          <w:t>" : null,</w:t>
        </w:r>
      </w:ins>
    </w:p>
    <w:p w:rsidR="00B513A3" w:rsidRDefault="00B513A3" w:rsidP="00B513A3">
      <w:pPr>
        <w:pStyle w:val="Code"/>
      </w:pPr>
      <w:r>
        <w:t xml:space="preserve">    "group" : "mygroup",</w:t>
      </w:r>
    </w:p>
    <w:p w:rsidR="00B513A3" w:rsidRDefault="00B513A3" w:rsidP="00B513A3">
      <w:pPr>
        <w:pStyle w:val="Code"/>
      </w:pPr>
      <w:r>
        <w:t xml:space="preserve">    "nameServerSetId" : "75dc78a1-97b6-4b72-9a3d-7bf66d48746d",</w:t>
      </w:r>
    </w:p>
    <w:p w:rsidR="00B513A3" w:rsidRDefault="00B513A3" w:rsidP="00B513A3">
      <w:pPr>
        <w:pStyle w:val="Code"/>
      </w:pPr>
      <w:r>
        <w:t xml:space="preserve">    "nameServerSetName" : "Test-ing Name.Server_Set0",</w:t>
      </w:r>
    </w:p>
    <w:p w:rsidR="00B513A3" w:rsidRDefault="00B513A3" w:rsidP="00B513A3">
      <w:pPr>
        <w:pStyle w:val="Code"/>
      </w:pPr>
      <w:r>
        <w:lastRenderedPageBreak/>
        <w:t xml:space="preserve">    "nameServerInterfaceSetId" : "3172a76f-f9f0-40b8-93ea-2fbe4590e293",</w:t>
      </w:r>
    </w:p>
    <w:p w:rsidR="00B513A3" w:rsidRDefault="00B513A3" w:rsidP="00B513A3">
      <w:pPr>
        <w:pStyle w:val="Code"/>
      </w:pPr>
      <w:r>
        <w:t xml:space="preserve">    "nameServerInterfaceSetName" : "Test-ing NameServer_Interfa.ceSet0",</w:t>
      </w:r>
    </w:p>
    <w:p w:rsidR="00B513A3" w:rsidRDefault="00B513A3" w:rsidP="00B513A3">
      <w:pPr>
        <w:pStyle w:val="Code"/>
      </w:pPr>
      <w:r>
        <w:t xml:space="preserve">    "planId" : "43915703-6bd2-4ba9-af0a-ea590be939db",</w:t>
      </w:r>
    </w:p>
    <w:p w:rsidR="00B513A3" w:rsidRDefault="00B513A3" w:rsidP="00B513A3">
      <w:pPr>
        <w:pStyle w:val="Code"/>
      </w:pPr>
      <w:r>
        <w:t xml:space="preserve">    "planName" : "testing-plan_.meh la0",</w:t>
      </w:r>
    </w:p>
    <w:p w:rsidR="00B513A3" w:rsidRDefault="00B513A3" w:rsidP="00B513A3">
      <w:pPr>
        <w:pStyle w:val="Code"/>
      </w:pPr>
      <w:r>
        <w:t xml:space="preserve">    "sponsorAccountId" : "f73af262-9531-11e2-9b25-2809b571161a",</w:t>
      </w:r>
    </w:p>
    <w:p w:rsidR="00B513A3" w:rsidRDefault="00B513A3" w:rsidP="00B513A3">
      <w:pPr>
        <w:pStyle w:val="Code"/>
      </w:pPr>
      <w:r>
        <w:t xml:space="preserve">    "sponsorAccountIdentifier" : "system",</w:t>
      </w:r>
    </w:p>
    <w:p w:rsidR="00B513A3" w:rsidRDefault="00B513A3" w:rsidP="00B513A3">
      <w:pPr>
        <w:pStyle w:val="Code"/>
      </w:pPr>
      <w:r>
        <w:t xml:space="preserve">    "createDate" : "2013-10-08T02:01:05.920",</w:t>
      </w:r>
    </w:p>
    <w:p w:rsidR="00B513A3" w:rsidRDefault="00B513A3" w:rsidP="00B513A3">
      <w:pPr>
        <w:pStyle w:val="Code"/>
      </w:pPr>
      <w:r>
        <w:t xml:space="preserve">    "createAccountId" : "f73af262-9531-11e2-9b25-2809b571161a",</w:t>
      </w:r>
    </w:p>
    <w:p w:rsidR="00B513A3" w:rsidRDefault="00B513A3" w:rsidP="00B513A3">
      <w:pPr>
        <w:pStyle w:val="Code"/>
      </w:pPr>
      <w:r>
        <w:t xml:space="preserve">    "createAccountIdentifier" : "system",</w:t>
      </w:r>
    </w:p>
    <w:p w:rsidR="00B513A3" w:rsidRDefault="00B513A3" w:rsidP="00B513A3">
      <w:pPr>
        <w:pStyle w:val="Code"/>
      </w:pPr>
      <w:r>
        <w:t xml:space="preserve">    "createUserId" : "ed848682-c1d9-11e2-86bc-e9b9e1409c4c",</w:t>
      </w:r>
    </w:p>
    <w:p w:rsidR="00B513A3" w:rsidRDefault="00B513A3" w:rsidP="00B513A3">
      <w:pPr>
        <w:pStyle w:val="Code"/>
      </w:pPr>
      <w:r>
        <w:t xml:space="preserve">    "createUserName" : "System Admin",</w:t>
      </w:r>
    </w:p>
    <w:p w:rsidR="00B513A3" w:rsidRDefault="00B513A3" w:rsidP="00B513A3">
      <w:pPr>
        <w:pStyle w:val="Code"/>
      </w:pPr>
      <w:r>
        <w:t xml:space="preserve">    "lastUpdateDate" : null,</w:t>
      </w:r>
    </w:p>
    <w:p w:rsidR="00B513A3" w:rsidRDefault="00B513A3" w:rsidP="00B513A3">
      <w:pPr>
        <w:pStyle w:val="Code"/>
      </w:pPr>
      <w:r>
        <w:t xml:space="preserve">    "lastUpdateAccountId" : null,</w:t>
      </w:r>
    </w:p>
    <w:p w:rsidR="00B513A3" w:rsidRDefault="00B513A3" w:rsidP="00B513A3">
      <w:pPr>
        <w:pStyle w:val="Code"/>
      </w:pPr>
      <w:r>
        <w:t xml:space="preserve">    "lastUpdateAccountIdentifier" : null,</w:t>
      </w:r>
    </w:p>
    <w:p w:rsidR="00B513A3" w:rsidRDefault="00B513A3" w:rsidP="00B513A3">
      <w:pPr>
        <w:pStyle w:val="Code"/>
      </w:pPr>
      <w:r>
        <w:t xml:space="preserve">    "lastUpdateUserId" : null,</w:t>
      </w:r>
    </w:p>
    <w:p w:rsidR="00B513A3" w:rsidRDefault="00B513A3" w:rsidP="00B513A3">
      <w:pPr>
        <w:pStyle w:val="Code"/>
      </w:pPr>
      <w:r>
        <w:t xml:space="preserve">    "lastUpdateUserName" : null,</w:t>
      </w:r>
    </w:p>
    <w:p w:rsidR="000C492B" w:rsidRDefault="000C492B" w:rsidP="000C492B">
      <w:pPr>
        <w:pStyle w:val="Code"/>
      </w:pPr>
      <w:r>
        <w:t xml:space="preserve">    "</w:t>
      </w:r>
      <w:r w:rsidRPr="0027130A">
        <w:t>delegationResourceRecords</w:t>
      </w:r>
      <w:r>
        <w:t>" :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w:t>
      </w:r>
    </w:p>
    <w:p w:rsidR="000C492B" w:rsidRDefault="000C492B" w:rsidP="000C492B">
      <w:pPr>
        <w:pStyle w:val="Code"/>
      </w:pPr>
      <w:r>
        <w:t xml:space="preserve">      "address" : "127.0.0.2"</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"NS",</w:t>
      </w:r>
    </w:p>
    <w:p w:rsidR="000C492B" w:rsidRDefault="000C492B" w:rsidP="000C492B">
      <w:pPr>
        <w:pStyle w:val="Code"/>
      </w:pPr>
      <w:r>
        <w:t xml:space="preserve">      "target" : "ns1.hosting.com."</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w:t>
      </w:r>
    </w:p>
    <w:p w:rsidR="000C492B" w:rsidRDefault="000C492B" w:rsidP="000C492B">
      <w:pPr>
        <w:pStyle w:val="Code"/>
      </w:pPr>
      <w:r>
        <w:t xml:space="preserve">      "address" : "127.0.0.1"</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lastRenderedPageBreak/>
        <w:t xml:space="preserve">      "type" : "AAAA",</w:t>
      </w:r>
    </w:p>
    <w:p w:rsidR="000C492B" w:rsidRDefault="000C492B" w:rsidP="000C492B">
      <w:pPr>
        <w:pStyle w:val="Code"/>
      </w:pPr>
      <w:r>
        <w:t xml:space="preserve">      "address" : "2001:dcd:2::5"</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"AAAA",</w:t>
      </w:r>
    </w:p>
    <w:p w:rsidR="000C492B" w:rsidRDefault="000C492B" w:rsidP="000C492B">
      <w:pPr>
        <w:pStyle w:val="Code"/>
      </w:pPr>
      <w:r>
        <w:t xml:space="preserve">      "address" : "2001:dcd:2::6"</w:t>
      </w:r>
    </w:p>
    <w:p w:rsidR="000C492B" w:rsidRDefault="000C492B" w:rsidP="00B513A3">
      <w:pPr>
        <w:pStyle w:val="Code"/>
      </w:pPr>
      <w:r>
        <w:t xml:space="preserve">    } ],</w:t>
      </w:r>
    </w:p>
    <w:p w:rsidR="00B513A3" w:rsidRDefault="00B513A3" w:rsidP="00B513A3">
      <w:pPr>
        <w:pStyle w:val="Code"/>
      </w:pPr>
      <w:r>
        <w:t xml:space="preserve">    "ddnsResourceRecords" : [ {</w:t>
      </w:r>
    </w:p>
    <w:p w:rsidR="00B513A3" w:rsidRDefault="00B513A3" w:rsidP="00B513A3">
      <w:pPr>
        <w:pStyle w:val="Code"/>
      </w:pPr>
      <w:r>
        <w:t xml:space="preserve">      "name" : "example.com.au.",</w:t>
      </w:r>
    </w:p>
    <w:p w:rsidR="00B513A3" w:rsidRDefault="00B513A3" w:rsidP="00B513A3">
      <w:pPr>
        <w:pStyle w:val="Code"/>
      </w:pPr>
      <w:r>
        <w:t xml:space="preserve">      "class" : "IN",</w:t>
      </w:r>
    </w:p>
    <w:p w:rsidR="00B513A3" w:rsidRDefault="00B513A3" w:rsidP="00B513A3">
      <w:pPr>
        <w:pStyle w:val="Code"/>
      </w:pPr>
      <w:r>
        <w:t xml:space="preserve">      "ttl" : "3600",</w:t>
      </w:r>
    </w:p>
    <w:p w:rsidR="00B513A3" w:rsidRDefault="00B513A3" w:rsidP="00B513A3">
      <w:pPr>
        <w:pStyle w:val="Code"/>
      </w:pPr>
      <w:r>
        <w:t xml:space="preserve">      "type" : "NS",</w:t>
      </w:r>
    </w:p>
    <w:p w:rsidR="00B513A3" w:rsidRDefault="00B513A3" w:rsidP="00B513A3">
      <w:pPr>
        <w:pStyle w:val="Code"/>
      </w:pPr>
      <w:r>
        <w:t xml:space="preserve">      "target" : "testingprefix2.example.com.au."</w:t>
      </w:r>
    </w:p>
    <w:p w:rsidR="00B513A3" w:rsidRDefault="00B513A3" w:rsidP="00B513A3">
      <w:pPr>
        <w:pStyle w:val="Code"/>
      </w:pPr>
      <w:r>
        <w:t xml:space="preserve">    }, {</w:t>
      </w:r>
    </w:p>
    <w:p w:rsidR="00B513A3" w:rsidRDefault="00B513A3" w:rsidP="00B513A3">
      <w:pPr>
        <w:pStyle w:val="Code"/>
      </w:pPr>
      <w:r>
        <w:t xml:space="preserve">      "name" : "example.com.au.",</w:t>
      </w:r>
    </w:p>
    <w:p w:rsidR="00B513A3" w:rsidRDefault="00B513A3" w:rsidP="00B513A3">
      <w:pPr>
        <w:pStyle w:val="Code"/>
      </w:pPr>
      <w:r>
        <w:t xml:space="preserve">      "class" : "IN",</w:t>
      </w:r>
    </w:p>
    <w:p w:rsidR="00B513A3" w:rsidRDefault="00B513A3" w:rsidP="00B513A3">
      <w:pPr>
        <w:pStyle w:val="Code"/>
      </w:pPr>
      <w:r>
        <w:t xml:space="preserve">      "ttl" : "3600",</w:t>
      </w:r>
    </w:p>
    <w:p w:rsidR="00B513A3" w:rsidRDefault="00B513A3" w:rsidP="00B513A3">
      <w:pPr>
        <w:pStyle w:val="Code"/>
      </w:pPr>
      <w:r>
        <w:t xml:space="preserve">      "type" : "SOA",</w:t>
      </w:r>
    </w:p>
    <w:p w:rsidR="00B513A3" w:rsidRDefault="00B513A3" w:rsidP="00B513A3">
      <w:pPr>
        <w:pStyle w:val="Code"/>
      </w:pPr>
      <w:r>
        <w:t xml:space="preserve">      "host" : "testingprefix1.example.com.au.",</w:t>
      </w:r>
    </w:p>
    <w:p w:rsidR="00B513A3" w:rsidRDefault="00B513A3" w:rsidP="00B513A3">
      <w:pPr>
        <w:pStyle w:val="Code"/>
      </w:pPr>
      <w:r>
        <w:t xml:space="preserve">      "admin" : "dnsmaster.example.com.au.",</w:t>
      </w:r>
    </w:p>
    <w:p w:rsidR="00B513A3" w:rsidRDefault="00B513A3" w:rsidP="00B513A3">
      <w:pPr>
        <w:pStyle w:val="Code"/>
      </w:pPr>
      <w:r>
        <w:t xml:space="preserve">      "serial" : "1",</w:t>
      </w:r>
    </w:p>
    <w:p w:rsidR="00B513A3" w:rsidRDefault="00B513A3" w:rsidP="00B513A3">
      <w:pPr>
        <w:pStyle w:val="Code"/>
      </w:pPr>
      <w:r>
        <w:t xml:space="preserve">      "refresh" : "43200",</w:t>
      </w:r>
    </w:p>
    <w:p w:rsidR="00B513A3" w:rsidRDefault="00B513A3" w:rsidP="00B513A3">
      <w:pPr>
        <w:pStyle w:val="Code"/>
      </w:pPr>
      <w:r>
        <w:t xml:space="preserve">      "retry" : "600",</w:t>
      </w:r>
    </w:p>
    <w:p w:rsidR="00B513A3" w:rsidRDefault="00B513A3" w:rsidP="00B513A3">
      <w:pPr>
        <w:pStyle w:val="Code"/>
      </w:pPr>
      <w:r>
        <w:t xml:space="preserve">      "expire" : "1209600",</w:t>
      </w:r>
    </w:p>
    <w:p w:rsidR="00B513A3" w:rsidRDefault="00B513A3" w:rsidP="00B513A3">
      <w:pPr>
        <w:pStyle w:val="Code"/>
      </w:pPr>
      <w:r>
        <w:t xml:space="preserve">      "minimum" : "600"</w:t>
      </w:r>
    </w:p>
    <w:p w:rsidR="00B513A3" w:rsidRDefault="00B513A3" w:rsidP="00B513A3">
      <w:pPr>
        <w:pStyle w:val="Code"/>
      </w:pPr>
      <w:r>
        <w:t xml:space="preserve">    }, {</w:t>
      </w:r>
    </w:p>
    <w:p w:rsidR="00B513A3" w:rsidRDefault="00B513A3" w:rsidP="00B513A3">
      <w:pPr>
        <w:pStyle w:val="Code"/>
      </w:pPr>
      <w:r>
        <w:t xml:space="preserve">      "name" : "example.com.au.",</w:t>
      </w:r>
    </w:p>
    <w:p w:rsidR="00B513A3" w:rsidRDefault="00B513A3" w:rsidP="00B513A3">
      <w:pPr>
        <w:pStyle w:val="Code"/>
      </w:pPr>
      <w:r>
        <w:t xml:space="preserve">      "class" : "IN",</w:t>
      </w:r>
    </w:p>
    <w:p w:rsidR="00B513A3" w:rsidRDefault="00B513A3" w:rsidP="00B513A3">
      <w:pPr>
        <w:pStyle w:val="Code"/>
      </w:pPr>
      <w:r>
        <w:t xml:space="preserve">      "ttl" : "3600",</w:t>
      </w:r>
    </w:p>
    <w:p w:rsidR="00B513A3" w:rsidRDefault="00B513A3" w:rsidP="00B513A3">
      <w:pPr>
        <w:pStyle w:val="Code"/>
      </w:pPr>
      <w:r>
        <w:t xml:space="preserve">      "type" : "NS",</w:t>
      </w:r>
    </w:p>
    <w:p w:rsidR="00B513A3" w:rsidRDefault="00B513A3" w:rsidP="00B513A3">
      <w:pPr>
        <w:pStyle w:val="Code"/>
      </w:pPr>
      <w:r>
        <w:t xml:space="preserve">      "target" : "testingprefix1.example.com.au."</w:t>
      </w:r>
    </w:p>
    <w:p w:rsidR="00B513A3" w:rsidRDefault="00B513A3" w:rsidP="00B513A3">
      <w:pPr>
        <w:pStyle w:val="Code"/>
      </w:pPr>
      <w:r>
        <w:t xml:space="preserve">    }, {</w:t>
      </w:r>
    </w:p>
    <w:p w:rsidR="00B513A3" w:rsidRDefault="00B513A3" w:rsidP="00B513A3">
      <w:pPr>
        <w:pStyle w:val="Code"/>
      </w:pPr>
      <w:r>
        <w:t xml:space="preserve">      "name" : "testingprefix1.example.com.au.",</w:t>
      </w:r>
    </w:p>
    <w:p w:rsidR="00B513A3" w:rsidRDefault="00B513A3" w:rsidP="00B513A3">
      <w:pPr>
        <w:pStyle w:val="Code"/>
      </w:pPr>
      <w:r>
        <w:t xml:space="preserve">      "class" : "IN",</w:t>
      </w:r>
    </w:p>
    <w:p w:rsidR="00B513A3" w:rsidRDefault="00B513A3" w:rsidP="00B513A3">
      <w:pPr>
        <w:pStyle w:val="Code"/>
      </w:pPr>
      <w:r>
        <w:t xml:space="preserve">      "ttl" : "3600",</w:t>
      </w:r>
    </w:p>
    <w:p w:rsidR="00B513A3" w:rsidRDefault="00B513A3" w:rsidP="00B513A3">
      <w:pPr>
        <w:pStyle w:val="Code"/>
      </w:pPr>
      <w:r>
        <w:t xml:space="preserve">      "type" : "A",</w:t>
      </w:r>
    </w:p>
    <w:p w:rsidR="00B513A3" w:rsidRDefault="00B513A3" w:rsidP="00B513A3">
      <w:pPr>
        <w:pStyle w:val="Code"/>
      </w:pPr>
      <w:r>
        <w:lastRenderedPageBreak/>
        <w:t xml:space="preserve">      "address" : "55.209.212.66"</w:t>
      </w:r>
    </w:p>
    <w:p w:rsidR="00B513A3" w:rsidRDefault="00B513A3" w:rsidP="00B513A3">
      <w:pPr>
        <w:pStyle w:val="Code"/>
      </w:pPr>
      <w:r>
        <w:t xml:space="preserve">    }, {</w:t>
      </w:r>
    </w:p>
    <w:p w:rsidR="00B513A3" w:rsidRDefault="00B513A3" w:rsidP="00B513A3">
      <w:pPr>
        <w:pStyle w:val="Code"/>
      </w:pPr>
      <w:r>
        <w:t xml:space="preserve">      "name" : "testingprefix1.example.com.au.",</w:t>
      </w:r>
    </w:p>
    <w:p w:rsidR="00B513A3" w:rsidRDefault="00B513A3" w:rsidP="00B513A3">
      <w:pPr>
        <w:pStyle w:val="Code"/>
      </w:pPr>
      <w:r>
        <w:t xml:space="preserve">      "class" : "IN",</w:t>
      </w:r>
    </w:p>
    <w:p w:rsidR="00B513A3" w:rsidRDefault="00B513A3" w:rsidP="00B513A3">
      <w:pPr>
        <w:pStyle w:val="Code"/>
      </w:pPr>
      <w:r>
        <w:t xml:space="preserve">      "ttl" : "3600",</w:t>
      </w:r>
    </w:p>
    <w:p w:rsidR="00B513A3" w:rsidRDefault="00B513A3" w:rsidP="00B513A3">
      <w:pPr>
        <w:pStyle w:val="Code"/>
      </w:pPr>
      <w:r>
        <w:t xml:space="preserve">      "type" : "AAAA",</w:t>
      </w:r>
    </w:p>
    <w:p w:rsidR="00B513A3" w:rsidRDefault="00B513A3" w:rsidP="00B513A3">
      <w:pPr>
        <w:pStyle w:val="Code"/>
      </w:pPr>
      <w:r>
        <w:t xml:space="preserve">      "address" : "56d4:b70d:ac63:1add:19e1:2827:6865:1e75"</w:t>
      </w:r>
    </w:p>
    <w:p w:rsidR="00B513A3" w:rsidRDefault="00B513A3" w:rsidP="00B513A3">
      <w:pPr>
        <w:pStyle w:val="Code"/>
      </w:pPr>
      <w:r>
        <w:t xml:space="preserve">    }, {</w:t>
      </w:r>
    </w:p>
    <w:p w:rsidR="00B513A3" w:rsidRDefault="00B513A3" w:rsidP="00B513A3">
      <w:pPr>
        <w:pStyle w:val="Code"/>
      </w:pPr>
      <w:r>
        <w:t xml:space="preserve">      "name" : "testingprefix2.example.com.au.",</w:t>
      </w:r>
    </w:p>
    <w:p w:rsidR="00B513A3" w:rsidRDefault="00B513A3" w:rsidP="00B513A3">
      <w:pPr>
        <w:pStyle w:val="Code"/>
      </w:pPr>
      <w:r>
        <w:t xml:space="preserve">      "class" : "IN",</w:t>
      </w:r>
    </w:p>
    <w:p w:rsidR="00B513A3" w:rsidRDefault="00B513A3" w:rsidP="00B513A3">
      <w:pPr>
        <w:pStyle w:val="Code"/>
      </w:pPr>
      <w:r>
        <w:t xml:space="preserve">      "ttl" : "3600",</w:t>
      </w:r>
    </w:p>
    <w:p w:rsidR="00B513A3" w:rsidRDefault="00B513A3" w:rsidP="00B513A3">
      <w:pPr>
        <w:pStyle w:val="Code"/>
      </w:pPr>
      <w:r>
        <w:t xml:space="preserve">      "type" : "AAAA",</w:t>
      </w:r>
    </w:p>
    <w:p w:rsidR="00B513A3" w:rsidRDefault="00B513A3" w:rsidP="00B513A3">
      <w:pPr>
        <w:pStyle w:val="Code"/>
      </w:pPr>
      <w:r>
        <w:t xml:space="preserve">      "address" : "da30:fbca:cb38:6272:2778:744a:cb7c:c9c1"</w:t>
      </w:r>
    </w:p>
    <w:p w:rsidR="00B513A3" w:rsidRDefault="00B513A3" w:rsidP="00B513A3">
      <w:pPr>
        <w:pStyle w:val="Code"/>
      </w:pPr>
      <w:r>
        <w:t xml:space="preserve">    }, {</w:t>
      </w:r>
    </w:p>
    <w:p w:rsidR="00B513A3" w:rsidRDefault="00B513A3" w:rsidP="00B513A3">
      <w:pPr>
        <w:pStyle w:val="Code"/>
      </w:pPr>
      <w:r>
        <w:t xml:space="preserve">      "name" : "testingprefix2.example.com.au.",</w:t>
      </w:r>
    </w:p>
    <w:p w:rsidR="00B513A3" w:rsidRDefault="00B513A3" w:rsidP="00B513A3">
      <w:pPr>
        <w:pStyle w:val="Code"/>
      </w:pPr>
      <w:r>
        <w:t xml:space="preserve">      "class" : "IN",</w:t>
      </w:r>
    </w:p>
    <w:p w:rsidR="00B513A3" w:rsidRDefault="00B513A3" w:rsidP="00B513A3">
      <w:pPr>
        <w:pStyle w:val="Code"/>
      </w:pPr>
      <w:r>
        <w:t xml:space="preserve">      "ttl" : "3600",</w:t>
      </w:r>
    </w:p>
    <w:p w:rsidR="00B513A3" w:rsidRDefault="00B513A3" w:rsidP="00B513A3">
      <w:pPr>
        <w:pStyle w:val="Code"/>
      </w:pPr>
      <w:r>
        <w:t xml:space="preserve">      "type" : "A",</w:t>
      </w:r>
    </w:p>
    <w:p w:rsidR="00B513A3" w:rsidRDefault="00B513A3" w:rsidP="00B513A3">
      <w:pPr>
        <w:pStyle w:val="Code"/>
      </w:pPr>
      <w:r>
        <w:t xml:space="preserve">      "address" : "35.53.132.162"</w:t>
      </w:r>
    </w:p>
    <w:p w:rsidR="00B513A3" w:rsidRDefault="00B513A3" w:rsidP="00B513A3">
      <w:pPr>
        <w:pStyle w:val="Code"/>
      </w:pPr>
      <w:r>
        <w:t xml:space="preserve">    } ],</w:t>
      </w:r>
    </w:p>
    <w:p w:rsidR="00B513A3" w:rsidRDefault="00B513A3" w:rsidP="00B513A3">
      <w:pPr>
        <w:pStyle w:val="Code"/>
      </w:pPr>
      <w:r>
        <w:t xml:space="preserve">    "resourceRecords" : [ ]</w:t>
      </w:r>
    </w:p>
    <w:p w:rsidR="00B513A3" w:rsidRDefault="00B513A3" w:rsidP="00B513A3">
      <w:pPr>
        <w:pStyle w:val="Code"/>
      </w:pPr>
      <w:r>
        <w:t xml:space="preserve">  }</w:t>
      </w:r>
    </w:p>
    <w:p w:rsidR="00B513A3" w:rsidRPr="00B513A3" w:rsidRDefault="00B513A3" w:rsidP="00B513A3">
      <w:pPr>
        <w:pStyle w:val="Code"/>
      </w:pPr>
      <w:r>
        <w:t>}</w:t>
      </w:r>
    </w:p>
    <w:p w:rsidR="004836FD" w:rsidRDefault="004836FD" w:rsidP="003A30DE">
      <w:pPr>
        <w:pStyle w:val="Heading2"/>
      </w:pPr>
      <w:bookmarkStart w:id="482" w:name="_Toc381779321"/>
      <w:r>
        <w:t>Zone Update Command</w:t>
      </w:r>
      <w:bookmarkEnd w:id="482"/>
    </w:p>
    <w:p w:rsidR="00323508" w:rsidRDefault="008D04CB" w:rsidP="00323508">
      <w:r w:rsidRPr="008D04CB">
        <w:t xml:space="preserve">This command is used to update a zone object that is provisioned </w:t>
      </w:r>
      <w:r w:rsidR="00BB3EC1">
        <w:t>in</w:t>
      </w:r>
      <w:r w:rsidR="00BB3EC1" w:rsidRPr="008D04CB">
        <w:t xml:space="preserve"> </w:t>
      </w:r>
      <w:r w:rsidRPr="008D04CB">
        <w:t>the system.</w:t>
      </w:r>
    </w:p>
    <w:p w:rsidR="008D04CB" w:rsidRDefault="008D04CB" w:rsidP="008D04CB">
      <w:pPr>
        <w:pStyle w:val="Heading3"/>
      </w:pPr>
      <w:r>
        <w:t>Request</w:t>
      </w:r>
    </w:p>
    <w:p w:rsidR="008D04CB" w:rsidRDefault="008D04CB" w:rsidP="008D04CB">
      <w:r w:rsidRPr="008D04CB">
        <w:t>A request should be made to the specified URI including the indicated headers and, if required, a request body in the format specified.</w:t>
      </w:r>
    </w:p>
    <w:p w:rsidR="008D04CB" w:rsidRDefault="008D04CB" w:rsidP="008D04CB">
      <w:pPr>
        <w:pStyle w:val="FakeHeading4"/>
      </w:pPr>
      <w:r>
        <w:t>URI</w:t>
      </w:r>
    </w:p>
    <w:p w:rsidR="008D04CB" w:rsidRPr="008A0F29" w:rsidRDefault="008D04CB" w:rsidP="008D04CB">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8D04CB" w:rsidRPr="00CC22F1" w:rsidTr="00A11CBE">
        <w:trPr>
          <w:tblHeader w:val="0"/>
        </w:trPr>
        <w:tc>
          <w:tcPr>
            <w:tcW w:w="1843" w:type="dxa"/>
            <w:shd w:val="clear" w:color="auto" w:fill="BFBFBF" w:themeFill="background1" w:themeFillShade="BF"/>
          </w:tcPr>
          <w:p w:rsidR="008D04CB" w:rsidRPr="00750051" w:rsidRDefault="008D04CB" w:rsidP="00A11CBE">
            <w:pPr>
              <w:pStyle w:val="Table-Header"/>
            </w:pPr>
            <w:r>
              <w:t>HTTP Method</w:t>
            </w:r>
          </w:p>
        </w:tc>
        <w:tc>
          <w:tcPr>
            <w:tcW w:w="6804" w:type="dxa"/>
            <w:shd w:val="clear" w:color="auto" w:fill="BFBFBF" w:themeFill="background1" w:themeFillShade="BF"/>
          </w:tcPr>
          <w:p w:rsidR="008D04CB" w:rsidRDefault="008D04CB" w:rsidP="00A11CBE">
            <w:pPr>
              <w:pStyle w:val="Table-Header"/>
            </w:pPr>
            <w:r>
              <w:t>Request URI</w:t>
            </w:r>
          </w:p>
        </w:tc>
      </w:tr>
      <w:tr w:rsidR="008D04CB" w:rsidRPr="00CC22F1" w:rsidTr="00A11CBE">
        <w:trPr>
          <w:trHeight w:val="113"/>
          <w:tblHeader w:val="0"/>
        </w:trPr>
        <w:tc>
          <w:tcPr>
            <w:tcW w:w="1843" w:type="dxa"/>
          </w:tcPr>
          <w:p w:rsidR="008D04CB" w:rsidRDefault="008D04CB" w:rsidP="00A11CBE">
            <w:pPr>
              <w:pStyle w:val="Table-Text"/>
            </w:pPr>
            <w:del w:id="483" w:author="Arnaud Dumont" w:date="2014-02-20T10:43:00Z">
              <w:r w:rsidDel="00960CE1">
                <w:delText>GET</w:delText>
              </w:r>
            </w:del>
            <w:ins w:id="484" w:author="Arnaud Dumont" w:date="2014-02-20T10:43:00Z">
              <w:r w:rsidR="00960CE1">
                <w:t>PUT</w:t>
              </w:r>
            </w:ins>
          </w:p>
        </w:tc>
        <w:tc>
          <w:tcPr>
            <w:tcW w:w="6804" w:type="dxa"/>
          </w:tcPr>
          <w:p w:rsidR="008D04CB" w:rsidRDefault="00A11CBE" w:rsidP="00A11CBE">
            <w:pPr>
              <w:pStyle w:val="Table-Text"/>
            </w:pPr>
            <w:r w:rsidRPr="00A11CBE">
              <w:t>https://{service-address}/zones/{id}</w:t>
            </w:r>
          </w:p>
        </w:tc>
      </w:tr>
    </w:tbl>
    <w:p w:rsidR="008D04CB" w:rsidRDefault="008D04CB" w:rsidP="008D04CB">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8D04CB" w:rsidRPr="00CC22F1" w:rsidTr="00A11CBE">
        <w:trPr>
          <w:tblHeader w:val="0"/>
        </w:trPr>
        <w:tc>
          <w:tcPr>
            <w:tcW w:w="1843" w:type="dxa"/>
            <w:shd w:val="clear" w:color="auto" w:fill="BFBFBF" w:themeFill="background1" w:themeFillShade="BF"/>
          </w:tcPr>
          <w:p w:rsidR="008D04CB" w:rsidRPr="00750051" w:rsidRDefault="008D04CB" w:rsidP="00A11CBE">
            <w:pPr>
              <w:pStyle w:val="Table-Header"/>
            </w:pPr>
            <w:r>
              <w:lastRenderedPageBreak/>
              <w:t>Field</w:t>
            </w:r>
          </w:p>
        </w:tc>
        <w:tc>
          <w:tcPr>
            <w:tcW w:w="6804" w:type="dxa"/>
            <w:shd w:val="clear" w:color="auto" w:fill="BFBFBF" w:themeFill="background1" w:themeFillShade="BF"/>
          </w:tcPr>
          <w:p w:rsidR="008D04CB" w:rsidRDefault="008D04CB" w:rsidP="00A11CBE">
            <w:pPr>
              <w:pStyle w:val="Table-Header"/>
            </w:pPr>
            <w:r>
              <w:t>Description</w:t>
            </w:r>
          </w:p>
        </w:tc>
      </w:tr>
      <w:tr w:rsidR="00A11CBE" w:rsidRPr="00CC22F1" w:rsidTr="00A11CBE">
        <w:trPr>
          <w:trHeight w:val="113"/>
          <w:tblHeader w:val="0"/>
        </w:trPr>
        <w:tc>
          <w:tcPr>
            <w:tcW w:w="1843" w:type="dxa"/>
          </w:tcPr>
          <w:p w:rsidR="00A11CBE" w:rsidRDefault="00A11CBE" w:rsidP="00A11CBE">
            <w:pPr>
              <w:pStyle w:val="Table-Text"/>
            </w:pPr>
            <w:r>
              <w:t>service-address</w:t>
            </w:r>
          </w:p>
        </w:tc>
        <w:tc>
          <w:tcPr>
            <w:tcW w:w="6804" w:type="dxa"/>
          </w:tcPr>
          <w:p w:rsidR="00A11CBE" w:rsidRDefault="00A11CBE" w:rsidP="006351FF">
            <w:pPr>
              <w:pStyle w:val="Table-Text"/>
            </w:pPr>
            <w:r>
              <w:t xml:space="preserve">The service address as described in section </w:t>
            </w:r>
            <w:r w:rsidR="006351FF">
              <w:t>2.2</w:t>
            </w:r>
          </w:p>
        </w:tc>
      </w:tr>
      <w:tr w:rsidR="00A11CBE" w:rsidRPr="00CC22F1" w:rsidTr="00A11CBE">
        <w:trPr>
          <w:trHeight w:val="113"/>
          <w:tblHeader w:val="0"/>
        </w:trPr>
        <w:tc>
          <w:tcPr>
            <w:tcW w:w="1843" w:type="dxa"/>
          </w:tcPr>
          <w:p w:rsidR="00A11CBE" w:rsidRDefault="00A11CBE" w:rsidP="00A11CBE">
            <w:pPr>
              <w:pStyle w:val="Table-Text"/>
            </w:pPr>
            <w:r>
              <w:t>id</w:t>
            </w:r>
          </w:p>
        </w:tc>
        <w:tc>
          <w:tcPr>
            <w:tcW w:w="6804" w:type="dxa"/>
          </w:tcPr>
          <w:p w:rsidR="00A11CBE" w:rsidRDefault="00A11CBE" w:rsidP="00BA7A47">
            <w:pPr>
              <w:pStyle w:val="Table-Text"/>
            </w:pPr>
            <w:r>
              <w:t xml:space="preserve">The id of the zone </w:t>
            </w:r>
            <w:r w:rsidR="00BA7A47">
              <w:t>for which</w:t>
            </w:r>
            <w:r>
              <w:t xml:space="preserve"> details you want to update</w:t>
            </w:r>
          </w:p>
        </w:tc>
      </w:tr>
    </w:tbl>
    <w:p w:rsidR="008D04CB" w:rsidRDefault="00A11CBE" w:rsidP="00A11CBE">
      <w:pPr>
        <w:pStyle w:val="FakeHeading4"/>
      </w:pPr>
      <w:r>
        <w:t>Query Parameters</w:t>
      </w:r>
    </w:p>
    <w:p w:rsidR="009D62FC" w:rsidRPr="002E186D" w:rsidRDefault="009D62FC" w:rsidP="009D62FC">
      <w:r w:rsidRPr="00C46067">
        <w:t xml:space="preserve">The query parameters below can be used with this command. All query parameters are optional and if none are specified </w:t>
      </w:r>
      <w:r>
        <w:t>the default representation of the zone’s resource records</w:t>
      </w:r>
      <w:r w:rsidRPr="00C46067">
        <w:t xml:space="preserve"> will be returned</w:t>
      </w:r>
      <w:r>
        <w:t xml:space="preserve"> in the response</w:t>
      </w:r>
      <w:r w:rsidRPr="00C46067">
        <w:t>.</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992"/>
        <w:gridCol w:w="709"/>
        <w:gridCol w:w="5386"/>
      </w:tblGrid>
      <w:tr w:rsidR="009D62FC" w:rsidRPr="00CC22F1" w:rsidTr="0038262C">
        <w:trPr>
          <w:tblHeader w:val="0"/>
        </w:trPr>
        <w:tc>
          <w:tcPr>
            <w:tcW w:w="1560" w:type="dxa"/>
            <w:shd w:val="clear" w:color="auto" w:fill="BFBFBF" w:themeFill="background1" w:themeFillShade="BF"/>
          </w:tcPr>
          <w:p w:rsidR="009D62FC" w:rsidRPr="00750051" w:rsidRDefault="009D62FC" w:rsidP="0038262C">
            <w:pPr>
              <w:pStyle w:val="Table-Header"/>
            </w:pPr>
            <w:r>
              <w:t>Parameter Name</w:t>
            </w:r>
          </w:p>
        </w:tc>
        <w:tc>
          <w:tcPr>
            <w:tcW w:w="992" w:type="dxa"/>
            <w:shd w:val="clear" w:color="auto" w:fill="BFBFBF" w:themeFill="background1" w:themeFillShade="BF"/>
          </w:tcPr>
          <w:p w:rsidR="009D62FC" w:rsidRDefault="009D62FC" w:rsidP="0038262C">
            <w:pPr>
              <w:pStyle w:val="Table-Header"/>
            </w:pPr>
            <w:r>
              <w:t>Optional</w:t>
            </w:r>
          </w:p>
        </w:tc>
        <w:tc>
          <w:tcPr>
            <w:tcW w:w="709" w:type="dxa"/>
            <w:shd w:val="clear" w:color="auto" w:fill="BFBFBF" w:themeFill="background1" w:themeFillShade="BF"/>
          </w:tcPr>
          <w:p w:rsidR="009D62FC" w:rsidRDefault="009D62FC" w:rsidP="0038262C">
            <w:pPr>
              <w:pStyle w:val="Table-Header"/>
            </w:pPr>
            <w:r>
              <w:t>Type</w:t>
            </w:r>
          </w:p>
        </w:tc>
        <w:tc>
          <w:tcPr>
            <w:tcW w:w="5386" w:type="dxa"/>
            <w:shd w:val="clear" w:color="auto" w:fill="BFBFBF" w:themeFill="background1" w:themeFillShade="BF"/>
          </w:tcPr>
          <w:p w:rsidR="009D62FC" w:rsidRDefault="009D62FC" w:rsidP="0038262C">
            <w:pPr>
              <w:pStyle w:val="Table-Header"/>
            </w:pPr>
            <w:r>
              <w:t>Description</w:t>
            </w:r>
          </w:p>
        </w:tc>
      </w:tr>
      <w:tr w:rsidR="009D62FC" w:rsidRPr="00CC22F1" w:rsidTr="0038262C">
        <w:trPr>
          <w:trHeight w:val="113"/>
          <w:tblHeader w:val="0"/>
        </w:trPr>
        <w:tc>
          <w:tcPr>
            <w:tcW w:w="1560" w:type="dxa"/>
          </w:tcPr>
          <w:p w:rsidR="009D62FC" w:rsidRDefault="009D62FC" w:rsidP="0038262C">
            <w:pPr>
              <w:pStyle w:val="Table-Text"/>
            </w:pPr>
            <w:r w:rsidRPr="008952EF">
              <w:t>rdataFormat</w:t>
            </w:r>
          </w:p>
        </w:tc>
        <w:tc>
          <w:tcPr>
            <w:tcW w:w="992" w:type="dxa"/>
          </w:tcPr>
          <w:p w:rsidR="009D62FC" w:rsidRDefault="009D62FC" w:rsidP="0038262C">
            <w:pPr>
              <w:pStyle w:val="Table-Text"/>
            </w:pPr>
            <w:r>
              <w:t>Yes</w:t>
            </w:r>
          </w:p>
        </w:tc>
        <w:tc>
          <w:tcPr>
            <w:tcW w:w="709" w:type="dxa"/>
          </w:tcPr>
          <w:p w:rsidR="009D62FC" w:rsidRDefault="009D62FC" w:rsidP="0038262C">
            <w:pPr>
              <w:pStyle w:val="Table-Text"/>
            </w:pPr>
            <w:r>
              <w:t>string</w:t>
            </w:r>
          </w:p>
        </w:tc>
        <w:tc>
          <w:tcPr>
            <w:tcW w:w="5386" w:type="dxa"/>
          </w:tcPr>
          <w:p w:rsidR="009D62FC" w:rsidRDefault="002D5B4F" w:rsidP="00225335">
            <w:pPr>
              <w:pStyle w:val="Table-Text"/>
            </w:pPr>
            <w:r>
              <w:t>If “raw”, all the type-specific RData fields of each resource record will be returned in a single</w:t>
            </w:r>
            <w:del w:id="485" w:author="Arnaud Dumont" w:date="2014-02-20T11:43:00Z">
              <w:r w:rsidDel="00225335">
                <w:delText xml:space="preserve"> </w:delText>
              </w:r>
            </w:del>
            <w:r>
              <w:t xml:space="preserve"> string “rdata” field that is as the resource record would be entered into a BIND compati</w:t>
            </w:r>
            <w:del w:id="486" w:author="Arnaud Dumont" w:date="2014-02-20T11:43:00Z">
              <w:r w:rsidDel="00225335">
                <w:delText>a</w:delText>
              </w:r>
            </w:del>
            <w:r>
              <w:t>ble zone file. Any other value for this parameter (or the absence of this parameter) will return resource records in their type specific format as described below.</w:t>
            </w:r>
          </w:p>
        </w:tc>
      </w:tr>
    </w:tbl>
    <w:p w:rsidR="00A11CBE" w:rsidRDefault="00A11CBE" w:rsidP="00A11CBE"/>
    <w:p w:rsidR="00A11CBE" w:rsidRDefault="00A11CBE" w:rsidP="00A11CBE">
      <w:pPr>
        <w:pStyle w:val="FakeHeading4"/>
      </w:pPr>
      <w:r>
        <w:t>Request Headers</w:t>
      </w:r>
    </w:p>
    <w:p w:rsidR="00A11CBE" w:rsidRDefault="00A11CBE" w:rsidP="00A11CBE">
      <w:r w:rsidRPr="00A11CBE">
        <w:t xml:space="preserve">Aside from the standard request headers described in section </w:t>
      </w:r>
      <w:r>
        <w:t>2.6</w:t>
      </w:r>
      <w:r w:rsidRPr="00A11CBE">
        <w:t xml:space="preserve"> the following additional headers are supported: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1984"/>
        <w:gridCol w:w="1418"/>
        <w:gridCol w:w="3685"/>
      </w:tblGrid>
      <w:tr w:rsidR="00A11CBE" w:rsidRPr="00CC22F1" w:rsidTr="00A11CBE">
        <w:trPr>
          <w:tblHeader w:val="0"/>
        </w:trPr>
        <w:tc>
          <w:tcPr>
            <w:tcW w:w="1560" w:type="dxa"/>
            <w:shd w:val="clear" w:color="auto" w:fill="BFBFBF" w:themeFill="background1" w:themeFillShade="BF"/>
          </w:tcPr>
          <w:p w:rsidR="00A11CBE" w:rsidRPr="00750051" w:rsidRDefault="00A11CBE" w:rsidP="00A11CBE">
            <w:pPr>
              <w:pStyle w:val="Table-Header"/>
            </w:pPr>
            <w:r>
              <w:t>Header</w:t>
            </w:r>
          </w:p>
        </w:tc>
        <w:tc>
          <w:tcPr>
            <w:tcW w:w="1984" w:type="dxa"/>
            <w:shd w:val="clear" w:color="auto" w:fill="BFBFBF" w:themeFill="background1" w:themeFillShade="BF"/>
          </w:tcPr>
          <w:p w:rsidR="00A11CBE" w:rsidRDefault="00A11CBE" w:rsidP="00A11CBE">
            <w:pPr>
              <w:pStyle w:val="Table-Header"/>
            </w:pPr>
            <w:r>
              <w:t>Required</w:t>
            </w:r>
          </w:p>
        </w:tc>
        <w:tc>
          <w:tcPr>
            <w:tcW w:w="1418" w:type="dxa"/>
            <w:shd w:val="clear" w:color="auto" w:fill="BFBFBF" w:themeFill="background1" w:themeFillShade="BF"/>
          </w:tcPr>
          <w:p w:rsidR="00A11CBE" w:rsidRDefault="00A11CBE" w:rsidP="00A11CBE">
            <w:pPr>
              <w:pStyle w:val="Table-Header"/>
            </w:pPr>
            <w:r>
              <w:t>Custom Header</w:t>
            </w:r>
          </w:p>
        </w:tc>
        <w:tc>
          <w:tcPr>
            <w:tcW w:w="3685" w:type="dxa"/>
            <w:shd w:val="clear" w:color="auto" w:fill="BFBFBF" w:themeFill="background1" w:themeFillShade="BF"/>
          </w:tcPr>
          <w:p w:rsidR="00A11CBE" w:rsidRDefault="00A11CBE" w:rsidP="00A11CBE">
            <w:pPr>
              <w:pStyle w:val="Table-Header"/>
            </w:pPr>
            <w:r>
              <w:t>Description</w:t>
            </w:r>
          </w:p>
        </w:tc>
      </w:tr>
      <w:tr w:rsidR="00A11CBE" w:rsidRPr="00CC22F1" w:rsidTr="00A11CBE">
        <w:trPr>
          <w:trHeight w:val="113"/>
          <w:tblHeader w:val="0"/>
        </w:trPr>
        <w:tc>
          <w:tcPr>
            <w:tcW w:w="1560" w:type="dxa"/>
          </w:tcPr>
          <w:p w:rsidR="00A11CBE" w:rsidRDefault="00A11CBE" w:rsidP="00A11CBE">
            <w:pPr>
              <w:pStyle w:val="Table-Text"/>
            </w:pPr>
            <w:r w:rsidRPr="00F04EF0">
              <w:t>X-Requested-By</w:t>
            </w:r>
          </w:p>
        </w:tc>
        <w:tc>
          <w:tcPr>
            <w:tcW w:w="1984" w:type="dxa"/>
          </w:tcPr>
          <w:p w:rsidR="00A11CBE" w:rsidRDefault="00A11CBE" w:rsidP="00A11CBE">
            <w:pPr>
              <w:pStyle w:val="Table-Text"/>
            </w:pPr>
            <w:r>
              <w:t>Yes</w:t>
            </w:r>
          </w:p>
        </w:tc>
        <w:tc>
          <w:tcPr>
            <w:tcW w:w="1418" w:type="dxa"/>
          </w:tcPr>
          <w:p w:rsidR="00A11CBE" w:rsidRDefault="00A11CBE" w:rsidP="00A11CBE">
            <w:pPr>
              <w:pStyle w:val="Table-Text"/>
            </w:pPr>
            <w:r>
              <w:t>Yes</w:t>
            </w:r>
          </w:p>
        </w:tc>
        <w:tc>
          <w:tcPr>
            <w:tcW w:w="3685" w:type="dxa"/>
          </w:tcPr>
          <w:p w:rsidR="00A11CBE" w:rsidRDefault="00A11CBE" w:rsidP="00A11CBE">
            <w:pPr>
              <w:pStyle w:val="Table-Text"/>
            </w:pPr>
            <w:r>
              <w:t>This header simply needs to be set to an arbitrary string value. It is used as a measure to help prevent cross site scripting attacks on the API</w:t>
            </w:r>
          </w:p>
        </w:tc>
      </w:tr>
      <w:tr w:rsidR="00A11CBE" w:rsidRPr="00CC22F1" w:rsidTr="00A11CBE">
        <w:trPr>
          <w:trHeight w:val="113"/>
          <w:tblHeader w:val="0"/>
        </w:trPr>
        <w:tc>
          <w:tcPr>
            <w:tcW w:w="1560" w:type="dxa"/>
          </w:tcPr>
          <w:p w:rsidR="00A11CBE" w:rsidRPr="00F04EF0" w:rsidRDefault="00A11CBE" w:rsidP="00A11CBE">
            <w:pPr>
              <w:pStyle w:val="Table-Text"/>
            </w:pPr>
            <w:r>
              <w:t>Content-Type</w:t>
            </w:r>
          </w:p>
        </w:tc>
        <w:tc>
          <w:tcPr>
            <w:tcW w:w="1984" w:type="dxa"/>
          </w:tcPr>
          <w:p w:rsidR="00A11CBE" w:rsidRDefault="00A11CBE" w:rsidP="00A11CBE">
            <w:pPr>
              <w:pStyle w:val="Table-Text"/>
            </w:pPr>
            <w:r>
              <w:t>Yes</w:t>
            </w:r>
          </w:p>
        </w:tc>
        <w:tc>
          <w:tcPr>
            <w:tcW w:w="1418" w:type="dxa"/>
          </w:tcPr>
          <w:p w:rsidR="00A11CBE" w:rsidRDefault="00A11CBE" w:rsidP="00A11CBE">
            <w:pPr>
              <w:pStyle w:val="Table-Text"/>
            </w:pPr>
            <w:r>
              <w:t>No</w:t>
            </w:r>
          </w:p>
        </w:tc>
        <w:tc>
          <w:tcPr>
            <w:tcW w:w="3685" w:type="dxa"/>
          </w:tcPr>
          <w:p w:rsidR="00A11CBE" w:rsidRDefault="00A11CBE" w:rsidP="00A11CBE">
            <w:pPr>
              <w:pStyle w:val="Table-Text"/>
            </w:pPr>
            <w:r>
              <w:t>This specified the type of the content included in the request body. Currently this must always be ‘application/json’</w:t>
            </w:r>
          </w:p>
        </w:tc>
      </w:tr>
      <w:tr w:rsidR="00A11CBE" w:rsidRPr="00CC22F1" w:rsidTr="00A11CBE">
        <w:trPr>
          <w:trHeight w:val="113"/>
          <w:tblHeader w:val="0"/>
        </w:trPr>
        <w:tc>
          <w:tcPr>
            <w:tcW w:w="1560" w:type="dxa"/>
          </w:tcPr>
          <w:p w:rsidR="00A11CBE" w:rsidRDefault="00A11CBE" w:rsidP="00A11CBE">
            <w:pPr>
              <w:pStyle w:val="Table-Text"/>
            </w:pPr>
            <w:r w:rsidRPr="0014205C">
              <w:t>Transfer-Encoding</w:t>
            </w:r>
          </w:p>
        </w:tc>
        <w:tc>
          <w:tcPr>
            <w:tcW w:w="1984" w:type="dxa"/>
          </w:tcPr>
          <w:p w:rsidR="00A11CBE" w:rsidRDefault="00A11CBE" w:rsidP="00A11CBE">
            <w:pPr>
              <w:pStyle w:val="Table-Text"/>
            </w:pPr>
            <w:r>
              <w:t>No (Yes if content length not supplied)</w:t>
            </w:r>
          </w:p>
        </w:tc>
        <w:tc>
          <w:tcPr>
            <w:tcW w:w="1418" w:type="dxa"/>
          </w:tcPr>
          <w:p w:rsidR="00A11CBE" w:rsidRDefault="00A11CBE" w:rsidP="00A11CBE">
            <w:pPr>
              <w:pStyle w:val="Table-Text"/>
            </w:pPr>
            <w:r>
              <w:t>No</w:t>
            </w:r>
          </w:p>
        </w:tc>
        <w:tc>
          <w:tcPr>
            <w:tcW w:w="3685" w:type="dxa"/>
          </w:tcPr>
          <w:p w:rsidR="00A11CBE" w:rsidRDefault="00A11CBE" w:rsidP="00A11CBE">
            <w:pPr>
              <w:pStyle w:val="Table-Text"/>
            </w:pPr>
            <w:r>
              <w:t>“chunked” encoding is supported (but not required)</w:t>
            </w:r>
          </w:p>
        </w:tc>
      </w:tr>
      <w:tr w:rsidR="00A11CBE" w:rsidRPr="00CC22F1" w:rsidTr="00A11CBE">
        <w:trPr>
          <w:trHeight w:val="113"/>
          <w:tblHeader w:val="0"/>
        </w:trPr>
        <w:tc>
          <w:tcPr>
            <w:tcW w:w="1560" w:type="dxa"/>
          </w:tcPr>
          <w:p w:rsidR="00A11CBE" w:rsidRPr="0014205C" w:rsidRDefault="00A11CBE" w:rsidP="00A11CBE">
            <w:pPr>
              <w:pStyle w:val="Table-Text"/>
            </w:pPr>
            <w:r>
              <w:t>Content-Length</w:t>
            </w:r>
          </w:p>
        </w:tc>
        <w:tc>
          <w:tcPr>
            <w:tcW w:w="1984" w:type="dxa"/>
          </w:tcPr>
          <w:p w:rsidR="00A11CBE" w:rsidRDefault="00A11CBE" w:rsidP="00A11CBE">
            <w:pPr>
              <w:pStyle w:val="Table-Text"/>
            </w:pPr>
            <w:r>
              <w:t>No (Yes if chunked encoding not used)</w:t>
            </w:r>
          </w:p>
        </w:tc>
        <w:tc>
          <w:tcPr>
            <w:tcW w:w="1418" w:type="dxa"/>
          </w:tcPr>
          <w:p w:rsidR="00A11CBE" w:rsidRDefault="00A11CBE" w:rsidP="00A11CBE">
            <w:pPr>
              <w:pStyle w:val="Table-Text"/>
            </w:pPr>
            <w:r>
              <w:t>No</w:t>
            </w:r>
          </w:p>
        </w:tc>
        <w:tc>
          <w:tcPr>
            <w:tcW w:w="3685" w:type="dxa"/>
          </w:tcPr>
          <w:p w:rsidR="00A11CBE" w:rsidRDefault="00A11CBE" w:rsidP="00A11CBE">
            <w:pPr>
              <w:pStyle w:val="Table-Text"/>
            </w:pPr>
            <w:r>
              <w:t>The length of the entity body</w:t>
            </w:r>
          </w:p>
        </w:tc>
      </w:tr>
    </w:tbl>
    <w:p w:rsidR="00A11CBE" w:rsidRDefault="00A11CBE" w:rsidP="00A11CBE">
      <w:pPr>
        <w:pStyle w:val="FakeHeading4"/>
      </w:pPr>
      <w:r>
        <w:t>Request Body</w:t>
      </w:r>
    </w:p>
    <w:p w:rsidR="00A11CBE" w:rsidRDefault="00A11CBE" w:rsidP="00A11CBE">
      <w:r w:rsidRPr="00A11CBE">
        <w:t>A JSON representation of the details of the zone object that are to be updated with the fields specified below. It is important to remember that this is a replace, so all fields will be updated to those supplied, with ‘nulls’ being assumed for fields not provided.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09"/>
        <w:gridCol w:w="1920"/>
        <w:gridCol w:w="1383"/>
        <w:gridCol w:w="3535"/>
      </w:tblGrid>
      <w:tr w:rsidR="00A11CBE" w:rsidRPr="00CC22F1" w:rsidTr="00A11CBE">
        <w:trPr>
          <w:tblHeader w:val="0"/>
        </w:trPr>
        <w:tc>
          <w:tcPr>
            <w:tcW w:w="1809" w:type="dxa"/>
            <w:shd w:val="clear" w:color="auto" w:fill="BFBFBF" w:themeFill="background1" w:themeFillShade="BF"/>
          </w:tcPr>
          <w:p w:rsidR="00A11CBE" w:rsidRPr="00750051" w:rsidRDefault="00A11CBE" w:rsidP="00A11CBE">
            <w:pPr>
              <w:pStyle w:val="Table-Header"/>
            </w:pPr>
            <w:r>
              <w:t>Header</w:t>
            </w:r>
          </w:p>
        </w:tc>
        <w:tc>
          <w:tcPr>
            <w:tcW w:w="1920" w:type="dxa"/>
            <w:shd w:val="clear" w:color="auto" w:fill="BFBFBF" w:themeFill="background1" w:themeFillShade="BF"/>
          </w:tcPr>
          <w:p w:rsidR="00A11CBE" w:rsidRDefault="00A11CBE" w:rsidP="00A11CBE">
            <w:pPr>
              <w:pStyle w:val="Table-Header"/>
            </w:pPr>
            <w:r>
              <w:t>Optional</w:t>
            </w:r>
          </w:p>
        </w:tc>
        <w:tc>
          <w:tcPr>
            <w:tcW w:w="1383" w:type="dxa"/>
            <w:shd w:val="clear" w:color="auto" w:fill="BFBFBF" w:themeFill="background1" w:themeFillShade="BF"/>
          </w:tcPr>
          <w:p w:rsidR="00A11CBE" w:rsidRDefault="00A11CBE" w:rsidP="00A11CBE">
            <w:pPr>
              <w:pStyle w:val="Table-Header"/>
            </w:pPr>
            <w:r>
              <w:t>Type</w:t>
            </w:r>
          </w:p>
        </w:tc>
        <w:tc>
          <w:tcPr>
            <w:tcW w:w="3535" w:type="dxa"/>
            <w:shd w:val="clear" w:color="auto" w:fill="BFBFBF" w:themeFill="background1" w:themeFillShade="BF"/>
          </w:tcPr>
          <w:p w:rsidR="00A11CBE" w:rsidRDefault="00A11CBE" w:rsidP="00A11CBE">
            <w:pPr>
              <w:pStyle w:val="Table-Header"/>
            </w:pPr>
            <w:r>
              <w:t>Description</w:t>
            </w:r>
          </w:p>
        </w:tc>
      </w:tr>
      <w:tr w:rsidR="00A11CBE" w:rsidRPr="00CC22F1" w:rsidTr="00A11CBE">
        <w:trPr>
          <w:trHeight w:val="113"/>
          <w:tblHeader w:val="0"/>
        </w:trPr>
        <w:tc>
          <w:tcPr>
            <w:tcW w:w="1809" w:type="dxa"/>
          </w:tcPr>
          <w:p w:rsidR="00A11CBE" w:rsidRDefault="00A11CBE" w:rsidP="00A11CBE">
            <w:pPr>
              <w:pStyle w:val="Table-Text"/>
            </w:pPr>
            <w:r>
              <w:t>id</w:t>
            </w:r>
          </w:p>
        </w:tc>
        <w:tc>
          <w:tcPr>
            <w:tcW w:w="1920" w:type="dxa"/>
          </w:tcPr>
          <w:p w:rsidR="00A11CBE" w:rsidRDefault="00A11CBE" w:rsidP="00A11CBE">
            <w:pPr>
              <w:pStyle w:val="Table-Text"/>
            </w:pPr>
            <w:r>
              <w:t>No</w:t>
            </w:r>
          </w:p>
        </w:tc>
        <w:tc>
          <w:tcPr>
            <w:tcW w:w="1383" w:type="dxa"/>
          </w:tcPr>
          <w:p w:rsidR="00A11CBE" w:rsidRDefault="00A11CBE" w:rsidP="00A11CBE">
            <w:pPr>
              <w:pStyle w:val="Table-Text"/>
            </w:pPr>
            <w:r>
              <w:t>uuid</w:t>
            </w:r>
          </w:p>
        </w:tc>
        <w:tc>
          <w:tcPr>
            <w:tcW w:w="3535" w:type="dxa"/>
          </w:tcPr>
          <w:p w:rsidR="00A11CBE" w:rsidRDefault="00A11CBE" w:rsidP="00A11CBE">
            <w:pPr>
              <w:pStyle w:val="Table-Text"/>
            </w:pPr>
            <w:r>
              <w:t>The name of the zone that is to be created</w:t>
            </w:r>
          </w:p>
        </w:tc>
      </w:tr>
      <w:tr w:rsidR="00A11CBE" w:rsidRPr="00CC22F1" w:rsidTr="00A11CBE">
        <w:trPr>
          <w:trHeight w:val="113"/>
          <w:tblHeader w:val="0"/>
        </w:trPr>
        <w:tc>
          <w:tcPr>
            <w:tcW w:w="1809" w:type="dxa"/>
          </w:tcPr>
          <w:p w:rsidR="00A11CBE" w:rsidRDefault="00A11CBE" w:rsidP="00A11CBE">
            <w:pPr>
              <w:pStyle w:val="Table-Text"/>
            </w:pPr>
            <w:r>
              <w:t>version</w:t>
            </w:r>
          </w:p>
        </w:tc>
        <w:tc>
          <w:tcPr>
            <w:tcW w:w="1920" w:type="dxa"/>
          </w:tcPr>
          <w:p w:rsidR="00A11CBE" w:rsidRDefault="00A11CBE" w:rsidP="00A11CBE">
            <w:pPr>
              <w:pStyle w:val="Table-Text"/>
            </w:pPr>
            <w:r>
              <w:t>No</w:t>
            </w:r>
          </w:p>
        </w:tc>
        <w:tc>
          <w:tcPr>
            <w:tcW w:w="1383" w:type="dxa"/>
          </w:tcPr>
          <w:p w:rsidR="00A11CBE" w:rsidRDefault="00A11CBE" w:rsidP="00A11CBE">
            <w:pPr>
              <w:pStyle w:val="Table-Text"/>
            </w:pPr>
            <w:r>
              <w:t>integer</w:t>
            </w:r>
          </w:p>
        </w:tc>
        <w:tc>
          <w:tcPr>
            <w:tcW w:w="3535" w:type="dxa"/>
          </w:tcPr>
          <w:p w:rsidR="00A11CBE" w:rsidRDefault="00A11CBE" w:rsidP="00A11CBE">
            <w:pPr>
              <w:pStyle w:val="Table-Text"/>
            </w:pPr>
            <w:r>
              <w:t>The version of the zone object you intend to update</w:t>
            </w:r>
          </w:p>
        </w:tc>
      </w:tr>
      <w:tr w:rsidR="00225335" w:rsidRPr="00CC22F1" w:rsidTr="00A11CBE">
        <w:trPr>
          <w:trHeight w:val="113"/>
          <w:tblHeader w:val="0"/>
          <w:ins w:id="487" w:author="Arnaud Dumont" w:date="2014-02-20T11:44:00Z"/>
        </w:trPr>
        <w:tc>
          <w:tcPr>
            <w:tcW w:w="1809" w:type="dxa"/>
          </w:tcPr>
          <w:p w:rsidR="00225335" w:rsidRDefault="00225335" w:rsidP="00A11CBE">
            <w:pPr>
              <w:pStyle w:val="Table-Text"/>
              <w:rPr>
                <w:ins w:id="488" w:author="Arnaud Dumont" w:date="2014-02-20T11:44:00Z"/>
              </w:rPr>
            </w:pPr>
            <w:ins w:id="489" w:author="Arnaud Dumont" w:date="2014-02-20T11:44:00Z">
              <w:r w:rsidRPr="00CB3AB5">
                <w:t>dnssecSigned</w:t>
              </w:r>
            </w:ins>
          </w:p>
        </w:tc>
        <w:tc>
          <w:tcPr>
            <w:tcW w:w="1920" w:type="dxa"/>
          </w:tcPr>
          <w:p w:rsidR="00225335" w:rsidRDefault="00225335" w:rsidP="00A11CBE">
            <w:pPr>
              <w:pStyle w:val="Table-Text"/>
              <w:rPr>
                <w:ins w:id="490" w:author="Arnaud Dumont" w:date="2014-02-20T11:44:00Z"/>
              </w:rPr>
            </w:pPr>
            <w:ins w:id="491" w:author="Arnaud Dumont" w:date="2014-02-20T11:44:00Z">
              <w:r>
                <w:t>No</w:t>
              </w:r>
            </w:ins>
          </w:p>
        </w:tc>
        <w:tc>
          <w:tcPr>
            <w:tcW w:w="1383" w:type="dxa"/>
          </w:tcPr>
          <w:p w:rsidR="00225335" w:rsidRDefault="00225335" w:rsidP="00A11CBE">
            <w:pPr>
              <w:pStyle w:val="Table-Text"/>
              <w:rPr>
                <w:ins w:id="492" w:author="Arnaud Dumont" w:date="2014-02-20T11:44:00Z"/>
              </w:rPr>
            </w:pPr>
            <w:ins w:id="493" w:author="Arnaud Dumont" w:date="2014-02-20T11:44:00Z">
              <w:r>
                <w:t>boolean</w:t>
              </w:r>
            </w:ins>
          </w:p>
        </w:tc>
        <w:tc>
          <w:tcPr>
            <w:tcW w:w="3535" w:type="dxa"/>
          </w:tcPr>
          <w:p w:rsidR="00225335" w:rsidRDefault="00225335" w:rsidP="00A11CBE">
            <w:pPr>
              <w:pStyle w:val="Table-Text"/>
              <w:rPr>
                <w:ins w:id="494" w:author="Arnaud Dumont" w:date="2014-02-20T11:44:00Z"/>
              </w:rPr>
            </w:pPr>
            <w:ins w:id="495" w:author="Arnaud Dumont" w:date="2014-02-20T11:44:00Z">
              <w:r>
                <w:t>Whether or not the zone should be DNSSEC signed</w:t>
              </w:r>
            </w:ins>
          </w:p>
        </w:tc>
      </w:tr>
      <w:tr w:rsidR="00225335" w:rsidRPr="00CC22F1" w:rsidTr="00A11CBE">
        <w:trPr>
          <w:trHeight w:val="113"/>
          <w:tblHeader w:val="0"/>
        </w:trPr>
        <w:tc>
          <w:tcPr>
            <w:tcW w:w="1809" w:type="dxa"/>
          </w:tcPr>
          <w:p w:rsidR="00225335" w:rsidRDefault="00225335" w:rsidP="00A11CBE">
            <w:pPr>
              <w:pStyle w:val="Table-Text"/>
            </w:pPr>
            <w:r>
              <w:t>brandedNameServers</w:t>
            </w:r>
          </w:p>
        </w:tc>
        <w:tc>
          <w:tcPr>
            <w:tcW w:w="1920" w:type="dxa"/>
          </w:tcPr>
          <w:p w:rsidR="00225335" w:rsidRDefault="00225335" w:rsidP="00A11CBE">
            <w:pPr>
              <w:pStyle w:val="Table-Text"/>
            </w:pPr>
            <w:r>
              <w:t>No</w:t>
            </w:r>
          </w:p>
        </w:tc>
        <w:tc>
          <w:tcPr>
            <w:tcW w:w="1383" w:type="dxa"/>
          </w:tcPr>
          <w:p w:rsidR="00225335" w:rsidRDefault="00225335" w:rsidP="00A11CBE">
            <w:pPr>
              <w:pStyle w:val="Table-Text"/>
            </w:pPr>
            <w:r>
              <w:t>boolean</w:t>
            </w:r>
          </w:p>
        </w:tc>
        <w:tc>
          <w:tcPr>
            <w:tcW w:w="3535" w:type="dxa"/>
          </w:tcPr>
          <w:p w:rsidR="00225335" w:rsidRDefault="00225335" w:rsidP="00A11CBE">
            <w:pPr>
              <w:pStyle w:val="Table-Text"/>
            </w:pPr>
            <w:r>
              <w:t>Whether or not the branded name servers feature is to be used for the zone</w:t>
            </w:r>
          </w:p>
        </w:tc>
      </w:tr>
      <w:tr w:rsidR="00225335" w:rsidRPr="00CC22F1" w:rsidTr="00A11CBE">
        <w:trPr>
          <w:trHeight w:val="113"/>
          <w:tblHeader w:val="0"/>
        </w:trPr>
        <w:tc>
          <w:tcPr>
            <w:tcW w:w="1809" w:type="dxa"/>
          </w:tcPr>
          <w:p w:rsidR="00225335" w:rsidRDefault="00225335" w:rsidP="00A11CBE">
            <w:pPr>
              <w:pStyle w:val="Table-Text"/>
            </w:pPr>
            <w:r>
              <w:lastRenderedPageBreak/>
              <w:t>planId</w:t>
            </w:r>
          </w:p>
        </w:tc>
        <w:tc>
          <w:tcPr>
            <w:tcW w:w="1920" w:type="dxa"/>
          </w:tcPr>
          <w:p w:rsidR="00225335" w:rsidRDefault="00225335" w:rsidP="00A11CBE">
            <w:pPr>
              <w:pStyle w:val="Table-Text"/>
            </w:pPr>
            <w:r>
              <w:t>No</w:t>
            </w:r>
          </w:p>
        </w:tc>
        <w:tc>
          <w:tcPr>
            <w:tcW w:w="1383" w:type="dxa"/>
          </w:tcPr>
          <w:p w:rsidR="00225335" w:rsidRDefault="00225335" w:rsidP="00A11CBE">
            <w:pPr>
              <w:pStyle w:val="Table-Text"/>
            </w:pPr>
            <w:r>
              <w:t>uuid</w:t>
            </w:r>
          </w:p>
        </w:tc>
        <w:tc>
          <w:tcPr>
            <w:tcW w:w="3535" w:type="dxa"/>
          </w:tcPr>
          <w:p w:rsidR="00225335" w:rsidRDefault="00225335" w:rsidP="00A11CBE">
            <w:pPr>
              <w:pStyle w:val="Table-Text"/>
            </w:pPr>
            <w:r>
              <w:t>The UUID of the plan that is to be linked to the zone</w:t>
            </w:r>
          </w:p>
        </w:tc>
      </w:tr>
      <w:tr w:rsidR="00225335" w:rsidRPr="00CC22F1" w:rsidTr="00A11CBE">
        <w:trPr>
          <w:trHeight w:val="113"/>
          <w:tblHeader w:val="0"/>
        </w:trPr>
        <w:tc>
          <w:tcPr>
            <w:tcW w:w="1809" w:type="dxa"/>
          </w:tcPr>
          <w:p w:rsidR="00225335" w:rsidRDefault="00225335" w:rsidP="00A11CBE">
            <w:pPr>
              <w:pStyle w:val="Table-Text"/>
            </w:pPr>
            <w:r>
              <w:t>group</w:t>
            </w:r>
          </w:p>
        </w:tc>
        <w:tc>
          <w:tcPr>
            <w:tcW w:w="1920" w:type="dxa"/>
          </w:tcPr>
          <w:p w:rsidR="00225335" w:rsidRDefault="00225335" w:rsidP="00A11CBE">
            <w:pPr>
              <w:pStyle w:val="Table-Text"/>
            </w:pPr>
            <w:r>
              <w:t>Yes</w:t>
            </w:r>
          </w:p>
        </w:tc>
        <w:tc>
          <w:tcPr>
            <w:tcW w:w="1383" w:type="dxa"/>
          </w:tcPr>
          <w:p w:rsidR="00225335" w:rsidRDefault="00225335" w:rsidP="00A11CBE">
            <w:pPr>
              <w:pStyle w:val="Table-Text"/>
            </w:pPr>
            <w:r>
              <w:t>string</w:t>
            </w:r>
          </w:p>
        </w:tc>
        <w:tc>
          <w:tcPr>
            <w:tcW w:w="3535" w:type="dxa"/>
          </w:tcPr>
          <w:p w:rsidR="00225335" w:rsidRDefault="00225335" w:rsidP="00A11CBE">
            <w:pPr>
              <w:pStyle w:val="Table-Text"/>
            </w:pPr>
            <w:r>
              <w:t>The grouping string for the grouping feature of the domain if desired</w:t>
            </w:r>
          </w:p>
        </w:tc>
      </w:tr>
      <w:tr w:rsidR="00225335" w:rsidRPr="00CC22F1" w:rsidTr="00A11CBE">
        <w:trPr>
          <w:trHeight w:val="113"/>
          <w:tblHeader w:val="0"/>
        </w:trPr>
        <w:tc>
          <w:tcPr>
            <w:tcW w:w="1809" w:type="dxa"/>
          </w:tcPr>
          <w:p w:rsidR="00225335" w:rsidRDefault="00225335" w:rsidP="00A11CBE">
            <w:pPr>
              <w:pStyle w:val="Table-Text"/>
            </w:pPr>
            <w:r>
              <w:t>nameServerSetId</w:t>
            </w:r>
          </w:p>
        </w:tc>
        <w:tc>
          <w:tcPr>
            <w:tcW w:w="1920" w:type="dxa"/>
          </w:tcPr>
          <w:p w:rsidR="00225335" w:rsidRDefault="00225335" w:rsidP="00A11CBE">
            <w:pPr>
              <w:pStyle w:val="Table-Text"/>
            </w:pPr>
            <w:r>
              <w:t>No</w:t>
            </w:r>
          </w:p>
        </w:tc>
        <w:tc>
          <w:tcPr>
            <w:tcW w:w="1383" w:type="dxa"/>
          </w:tcPr>
          <w:p w:rsidR="00225335" w:rsidRDefault="00225335" w:rsidP="00A11CBE">
            <w:pPr>
              <w:pStyle w:val="Table-Text"/>
            </w:pPr>
            <w:r>
              <w:t>uuid</w:t>
            </w:r>
          </w:p>
        </w:tc>
        <w:tc>
          <w:tcPr>
            <w:tcW w:w="3535" w:type="dxa"/>
          </w:tcPr>
          <w:p w:rsidR="00225335" w:rsidRDefault="00225335" w:rsidP="00A11CBE">
            <w:pPr>
              <w:pStyle w:val="Table-Text"/>
            </w:pPr>
            <w:r>
              <w:t>The UUID of the name server set that is to be used for hosting the zone</w:t>
            </w:r>
          </w:p>
        </w:tc>
      </w:tr>
    </w:tbl>
    <w:p w:rsidR="00A11CBE" w:rsidRDefault="00A11CBE" w:rsidP="00A11CBE">
      <w:pPr>
        <w:pStyle w:val="Heading3"/>
      </w:pPr>
      <w:r>
        <w:t>Response</w:t>
      </w:r>
    </w:p>
    <w:p w:rsidR="00A11CBE" w:rsidRDefault="00A11CBE" w:rsidP="00A11CBE">
      <w:r w:rsidRPr="00A11CBE">
        <w:t>The response will include a status code, response headers and in some case a response body encoded according to the relevant header.</w:t>
      </w:r>
    </w:p>
    <w:p w:rsidR="00A11CBE" w:rsidRDefault="00A11CBE" w:rsidP="00A11CBE">
      <w:pPr>
        <w:pStyle w:val="FakeHeading4"/>
      </w:pPr>
      <w:r>
        <w:t>Status Code</w:t>
      </w:r>
    </w:p>
    <w:p w:rsidR="00A11CBE" w:rsidRDefault="00A11CBE" w:rsidP="00A11CBE">
      <w:r w:rsidRPr="00A11CBE">
        <w:t>On success this command will return http status code 200 (OK).</w:t>
      </w:r>
    </w:p>
    <w:p w:rsidR="00A11CBE" w:rsidRDefault="00A11CBE" w:rsidP="00A11CBE">
      <w:pPr>
        <w:pStyle w:val="FakeHeading4"/>
      </w:pPr>
      <w:r>
        <w:t>Response Headers</w:t>
      </w:r>
    </w:p>
    <w:p w:rsidR="00A11CBE" w:rsidRPr="00A11CBE" w:rsidRDefault="00A11CBE" w:rsidP="00A11CBE">
      <w:r w:rsidRPr="00A11CBE">
        <w:t xml:space="preserve">Only the standard response headers described in section </w:t>
      </w:r>
      <w:r>
        <w:t>2.7</w:t>
      </w:r>
      <w:r w:rsidRPr="00A11CBE">
        <w:t xml:space="preserve"> are returned.</w:t>
      </w:r>
    </w:p>
    <w:p w:rsidR="00A11CBE" w:rsidRDefault="00A11CBE" w:rsidP="00A11CBE">
      <w:pPr>
        <w:pStyle w:val="FakeHeading4"/>
      </w:pPr>
      <w:r>
        <w:t>Response Body</w:t>
      </w:r>
    </w:p>
    <w:p w:rsidR="00A11CBE" w:rsidRDefault="00A11CBE" w:rsidP="00A11CBE">
      <w:r w:rsidRPr="00A11CBE">
        <w:t xml:space="preserve">A JSON representation of the </w:t>
      </w:r>
      <w:r w:rsidR="004D73FB">
        <w:t>updated</w:t>
      </w:r>
      <w:r w:rsidR="004D73FB" w:rsidRPr="00A11CBE">
        <w:t xml:space="preserve"> </w:t>
      </w:r>
      <w:r w:rsidRPr="00A11CBE">
        <w:t>zone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A11CBE" w:rsidTr="00A11CBE">
        <w:trPr>
          <w:tblHeader w:val="0"/>
        </w:trPr>
        <w:tc>
          <w:tcPr>
            <w:tcW w:w="2965" w:type="dxa"/>
            <w:shd w:val="clear" w:color="auto" w:fill="BFBFBF" w:themeFill="background1" w:themeFillShade="BF"/>
          </w:tcPr>
          <w:p w:rsidR="00A11CBE" w:rsidRPr="00750051" w:rsidRDefault="00A11CBE" w:rsidP="00A11CBE">
            <w:pPr>
              <w:pStyle w:val="Table-Header"/>
            </w:pPr>
            <w:r>
              <w:t>Field Name</w:t>
            </w:r>
          </w:p>
        </w:tc>
        <w:tc>
          <w:tcPr>
            <w:tcW w:w="2175" w:type="dxa"/>
            <w:shd w:val="clear" w:color="auto" w:fill="BFBFBF" w:themeFill="background1" w:themeFillShade="BF"/>
          </w:tcPr>
          <w:p w:rsidR="00A11CBE" w:rsidRDefault="00A11CBE" w:rsidP="00A11CBE">
            <w:pPr>
              <w:pStyle w:val="Table-Header"/>
            </w:pPr>
            <w:r>
              <w:t>Type</w:t>
            </w:r>
          </w:p>
        </w:tc>
        <w:tc>
          <w:tcPr>
            <w:tcW w:w="3507" w:type="dxa"/>
            <w:shd w:val="clear" w:color="auto" w:fill="BFBFBF" w:themeFill="background1" w:themeFillShade="BF"/>
          </w:tcPr>
          <w:p w:rsidR="00A11CBE" w:rsidRDefault="00A11CBE" w:rsidP="00A11CBE">
            <w:pPr>
              <w:pStyle w:val="Table-Header"/>
            </w:pPr>
            <w:r>
              <w:t>Description</w:t>
            </w:r>
          </w:p>
        </w:tc>
      </w:tr>
      <w:tr w:rsidR="00A11CBE" w:rsidTr="00A11CBE">
        <w:trPr>
          <w:trHeight w:val="113"/>
          <w:tblHeader w:val="0"/>
        </w:trPr>
        <w:tc>
          <w:tcPr>
            <w:tcW w:w="2965" w:type="dxa"/>
          </w:tcPr>
          <w:p w:rsidR="00A11CBE" w:rsidRDefault="00A11CBE" w:rsidP="00A11CBE">
            <w:pPr>
              <w:pStyle w:val="Table-Text"/>
            </w:pPr>
            <w:r>
              <w:t>@uri</w:t>
            </w:r>
          </w:p>
        </w:tc>
        <w:tc>
          <w:tcPr>
            <w:tcW w:w="2175" w:type="dxa"/>
          </w:tcPr>
          <w:p w:rsidR="00A11CBE" w:rsidRDefault="00A11CBE" w:rsidP="00A11CBE">
            <w:pPr>
              <w:pStyle w:val="Table-Text"/>
            </w:pPr>
            <w:r>
              <w:t>string</w:t>
            </w:r>
          </w:p>
        </w:tc>
        <w:tc>
          <w:tcPr>
            <w:tcW w:w="3507" w:type="dxa"/>
          </w:tcPr>
          <w:p w:rsidR="00A11CBE" w:rsidRDefault="00A11CBE" w:rsidP="00117D02">
            <w:pPr>
              <w:pStyle w:val="Table-Text"/>
            </w:pPr>
            <w:r>
              <w:t xml:space="preserve">The </w:t>
            </w:r>
            <w:r w:rsidR="00BA7A47">
              <w:t>URI</w:t>
            </w:r>
            <w:r>
              <w:t xml:space="preserve"> that can be used to obtain information about this object</w:t>
            </w:r>
          </w:p>
        </w:tc>
      </w:tr>
      <w:tr w:rsidR="00A11CBE" w:rsidTr="00A11CBE">
        <w:trPr>
          <w:trHeight w:val="113"/>
          <w:tblHeader w:val="0"/>
        </w:trPr>
        <w:tc>
          <w:tcPr>
            <w:tcW w:w="2965" w:type="dxa"/>
          </w:tcPr>
          <w:p w:rsidR="00A11CBE" w:rsidRDefault="00A11CBE" w:rsidP="00A11CBE">
            <w:pPr>
              <w:pStyle w:val="Table-Text"/>
            </w:pPr>
            <w:r>
              <w:t>id</w:t>
            </w:r>
          </w:p>
        </w:tc>
        <w:tc>
          <w:tcPr>
            <w:tcW w:w="2175" w:type="dxa"/>
          </w:tcPr>
          <w:p w:rsidR="00A11CBE" w:rsidRDefault="00A11CBE" w:rsidP="00A11CBE">
            <w:pPr>
              <w:pStyle w:val="Table-Text"/>
            </w:pPr>
            <w:r>
              <w:t>uuid</w:t>
            </w:r>
          </w:p>
        </w:tc>
        <w:tc>
          <w:tcPr>
            <w:tcW w:w="3507" w:type="dxa"/>
          </w:tcPr>
          <w:p w:rsidR="00A11CBE" w:rsidRDefault="00A11CBE" w:rsidP="00A11CBE">
            <w:pPr>
              <w:pStyle w:val="Table-Text"/>
            </w:pPr>
            <w:r>
              <w:t>The UUID of the object</w:t>
            </w:r>
          </w:p>
        </w:tc>
      </w:tr>
      <w:tr w:rsidR="00A11CBE" w:rsidTr="00A11CBE">
        <w:trPr>
          <w:trHeight w:val="113"/>
          <w:tblHeader w:val="0"/>
        </w:trPr>
        <w:tc>
          <w:tcPr>
            <w:tcW w:w="2965" w:type="dxa"/>
          </w:tcPr>
          <w:p w:rsidR="00A11CBE" w:rsidRDefault="00A11CBE" w:rsidP="00A11CBE">
            <w:pPr>
              <w:pStyle w:val="Table-Text"/>
            </w:pPr>
            <w:r>
              <w:t>version</w:t>
            </w:r>
          </w:p>
        </w:tc>
        <w:tc>
          <w:tcPr>
            <w:tcW w:w="2175" w:type="dxa"/>
          </w:tcPr>
          <w:p w:rsidR="00A11CBE" w:rsidRDefault="00A11CBE" w:rsidP="00A11CBE">
            <w:pPr>
              <w:pStyle w:val="Table-Text"/>
            </w:pPr>
            <w:r>
              <w:t>integer</w:t>
            </w:r>
          </w:p>
        </w:tc>
        <w:tc>
          <w:tcPr>
            <w:tcW w:w="3507" w:type="dxa"/>
          </w:tcPr>
          <w:p w:rsidR="00A11CBE" w:rsidRDefault="00117D02" w:rsidP="00A11CBE">
            <w:pPr>
              <w:pStyle w:val="Table-Text"/>
            </w:pPr>
            <w:r>
              <w:t>The current version of the object. This should be sent back to the server with any update commands for this object to ensure that concurrent modifications errors do not occur</w:t>
            </w:r>
          </w:p>
        </w:tc>
      </w:tr>
      <w:tr w:rsidR="00A11CBE" w:rsidTr="00A11CBE">
        <w:trPr>
          <w:trHeight w:val="113"/>
          <w:tblHeader w:val="0"/>
        </w:trPr>
        <w:tc>
          <w:tcPr>
            <w:tcW w:w="2965" w:type="dxa"/>
          </w:tcPr>
          <w:p w:rsidR="00A11CBE" w:rsidRDefault="00A11CBE" w:rsidP="00A11CBE">
            <w:pPr>
              <w:pStyle w:val="Table-Text"/>
            </w:pPr>
            <w:r>
              <w:t>name</w:t>
            </w:r>
          </w:p>
        </w:tc>
        <w:tc>
          <w:tcPr>
            <w:tcW w:w="2175" w:type="dxa"/>
          </w:tcPr>
          <w:p w:rsidR="00A11CBE" w:rsidRDefault="00A11CBE" w:rsidP="00A11CBE">
            <w:pPr>
              <w:pStyle w:val="Table-Text"/>
            </w:pPr>
            <w:r>
              <w:t>string</w:t>
            </w:r>
          </w:p>
        </w:tc>
        <w:tc>
          <w:tcPr>
            <w:tcW w:w="3507" w:type="dxa"/>
          </w:tcPr>
          <w:p w:rsidR="00A11CBE" w:rsidRDefault="00A11CBE" w:rsidP="00A11CBE">
            <w:pPr>
              <w:pStyle w:val="Table-Text"/>
            </w:pPr>
            <w:r>
              <w:t>The name of the zone</w:t>
            </w:r>
          </w:p>
        </w:tc>
      </w:tr>
      <w:tr w:rsidR="00A11CBE" w:rsidTr="00A11CBE">
        <w:trPr>
          <w:trHeight w:val="113"/>
          <w:tblHeader w:val="0"/>
        </w:trPr>
        <w:tc>
          <w:tcPr>
            <w:tcW w:w="2965" w:type="dxa"/>
          </w:tcPr>
          <w:p w:rsidR="00A11CBE" w:rsidRDefault="00A11CBE" w:rsidP="00A11CBE">
            <w:pPr>
              <w:pStyle w:val="Table-Text"/>
            </w:pPr>
            <w:r>
              <w:t>serial</w:t>
            </w:r>
          </w:p>
        </w:tc>
        <w:tc>
          <w:tcPr>
            <w:tcW w:w="2175" w:type="dxa"/>
          </w:tcPr>
          <w:p w:rsidR="00A11CBE" w:rsidRDefault="00A11CBE" w:rsidP="00A11CBE">
            <w:pPr>
              <w:pStyle w:val="Table-Text"/>
            </w:pPr>
            <w:r>
              <w:t>integer</w:t>
            </w:r>
          </w:p>
        </w:tc>
        <w:tc>
          <w:tcPr>
            <w:tcW w:w="3507" w:type="dxa"/>
          </w:tcPr>
          <w:p w:rsidR="00A11CBE" w:rsidRDefault="00A11CBE" w:rsidP="00A11CBE">
            <w:pPr>
              <w:pStyle w:val="Table-Text"/>
            </w:pPr>
            <w:r>
              <w:t>The serial number of the zone</w:t>
            </w:r>
          </w:p>
        </w:tc>
      </w:tr>
      <w:tr w:rsidR="00A11CBE" w:rsidTr="00A11CBE">
        <w:trPr>
          <w:trHeight w:val="113"/>
          <w:tblHeader w:val="0"/>
        </w:trPr>
        <w:tc>
          <w:tcPr>
            <w:tcW w:w="2965" w:type="dxa"/>
          </w:tcPr>
          <w:p w:rsidR="00A11CBE" w:rsidRDefault="00A11CBE" w:rsidP="00A11CBE">
            <w:pPr>
              <w:pStyle w:val="Table-Text"/>
            </w:pPr>
            <w:r>
              <w:t>brandedNameServers</w:t>
            </w:r>
          </w:p>
        </w:tc>
        <w:tc>
          <w:tcPr>
            <w:tcW w:w="2175" w:type="dxa"/>
          </w:tcPr>
          <w:p w:rsidR="00A11CBE" w:rsidRDefault="00A11CBE" w:rsidP="00A11CBE">
            <w:pPr>
              <w:pStyle w:val="Table-Text"/>
            </w:pPr>
            <w:r>
              <w:t>boolean</w:t>
            </w:r>
          </w:p>
        </w:tc>
        <w:tc>
          <w:tcPr>
            <w:tcW w:w="3507" w:type="dxa"/>
          </w:tcPr>
          <w:p w:rsidR="00A11CBE" w:rsidRDefault="00A11CBE" w:rsidP="00A11CBE">
            <w:pPr>
              <w:pStyle w:val="Table-Text"/>
            </w:pPr>
            <w:r>
              <w:t>Indicates if the zone is using the branded name server feature or not</w:t>
            </w:r>
          </w:p>
        </w:tc>
      </w:tr>
      <w:tr w:rsidR="00A11CBE" w:rsidTr="00A11CBE">
        <w:trPr>
          <w:trHeight w:val="113"/>
          <w:tblHeader w:val="0"/>
        </w:trPr>
        <w:tc>
          <w:tcPr>
            <w:tcW w:w="2965" w:type="dxa"/>
          </w:tcPr>
          <w:p w:rsidR="00A11CBE" w:rsidRDefault="00A11CBE" w:rsidP="00A11CBE">
            <w:pPr>
              <w:pStyle w:val="Table-Text"/>
            </w:pPr>
            <w:r>
              <w:t>dnssecSigned</w:t>
            </w:r>
          </w:p>
        </w:tc>
        <w:tc>
          <w:tcPr>
            <w:tcW w:w="2175" w:type="dxa"/>
          </w:tcPr>
          <w:p w:rsidR="00A11CBE" w:rsidRDefault="00A11CBE" w:rsidP="00A11CBE">
            <w:pPr>
              <w:pStyle w:val="Table-Text"/>
            </w:pPr>
            <w:r>
              <w:t>boolean</w:t>
            </w:r>
          </w:p>
        </w:tc>
        <w:tc>
          <w:tcPr>
            <w:tcW w:w="3507" w:type="dxa"/>
          </w:tcPr>
          <w:p w:rsidR="00A11CBE" w:rsidRDefault="00A11CBE" w:rsidP="00A11CBE">
            <w:pPr>
              <w:pStyle w:val="Table-Text"/>
            </w:pPr>
            <w:r>
              <w:t>Indicates if the zone is using the DNSSEC signing feature or not</w:t>
            </w:r>
          </w:p>
        </w:tc>
      </w:tr>
      <w:tr w:rsidR="00D279A5" w:rsidTr="00A11CBE">
        <w:trPr>
          <w:trHeight w:val="113"/>
          <w:tblHeader w:val="0"/>
          <w:ins w:id="496" w:author="Arnaud Dumont" w:date="2014-02-11T13:55:00Z"/>
        </w:trPr>
        <w:tc>
          <w:tcPr>
            <w:tcW w:w="2965" w:type="dxa"/>
          </w:tcPr>
          <w:p w:rsidR="00D279A5" w:rsidRDefault="00D279A5" w:rsidP="00A11CBE">
            <w:pPr>
              <w:pStyle w:val="Table-Text"/>
              <w:rPr>
                <w:ins w:id="497" w:author="Arnaud Dumont" w:date="2014-02-11T13:55:00Z"/>
              </w:rPr>
            </w:pPr>
            <w:ins w:id="498" w:author="Arnaud Dumont" w:date="2014-02-11T13:55:00Z">
              <w:r w:rsidRPr="00BD038E">
                <w:t>zskRollOverState</w:t>
              </w:r>
            </w:ins>
          </w:p>
        </w:tc>
        <w:tc>
          <w:tcPr>
            <w:tcW w:w="2175" w:type="dxa"/>
          </w:tcPr>
          <w:p w:rsidR="00D279A5" w:rsidRDefault="00D279A5" w:rsidP="00A11CBE">
            <w:pPr>
              <w:pStyle w:val="Table-Text"/>
              <w:rPr>
                <w:ins w:id="499" w:author="Arnaud Dumont" w:date="2014-02-11T13:55:00Z"/>
              </w:rPr>
            </w:pPr>
            <w:ins w:id="500" w:author="Arnaud Dumont" w:date="2014-02-11T13:55:00Z">
              <w:r>
                <w:t>string</w:t>
              </w:r>
            </w:ins>
          </w:p>
        </w:tc>
        <w:tc>
          <w:tcPr>
            <w:tcW w:w="3507" w:type="dxa"/>
          </w:tcPr>
          <w:p w:rsidR="00D279A5" w:rsidRDefault="00D279A5" w:rsidP="00A11CBE">
            <w:pPr>
              <w:pStyle w:val="Table-Text"/>
              <w:rPr>
                <w:ins w:id="501" w:author="Arnaud Dumont" w:date="2014-02-11T13:55:00Z"/>
              </w:rPr>
            </w:pPr>
            <w:ins w:id="502" w:author="Arnaud Dumont" w:date="2014-02-11T13:55:00Z">
              <w:r>
                <w:t xml:space="preserve">The </w:t>
              </w:r>
              <w:r w:rsidRPr="00BD038E">
                <w:t>state of the zone in the ZSK roll over process</w:t>
              </w:r>
              <w:r>
                <w:t>, if the zone is DNSSEC-signed. This enables</w:t>
              </w:r>
              <w:r w:rsidRPr="00BD038E">
                <w:t xml:space="preserve"> the zone's Zone Signing Keys to be replaced after a certain period of time</w:t>
              </w:r>
              <w:r>
                <w:t>, for security purpose</w:t>
              </w:r>
            </w:ins>
          </w:p>
        </w:tc>
      </w:tr>
      <w:tr w:rsidR="00D279A5" w:rsidTr="00A11CBE">
        <w:trPr>
          <w:trHeight w:val="113"/>
          <w:tblHeader w:val="0"/>
          <w:ins w:id="503" w:author="Arnaud Dumont" w:date="2014-02-11T13:55:00Z"/>
        </w:trPr>
        <w:tc>
          <w:tcPr>
            <w:tcW w:w="2965" w:type="dxa"/>
          </w:tcPr>
          <w:p w:rsidR="00D279A5" w:rsidRDefault="00D279A5" w:rsidP="00A11CBE">
            <w:pPr>
              <w:pStyle w:val="Table-Text"/>
              <w:rPr>
                <w:ins w:id="504" w:author="Arnaud Dumont" w:date="2014-02-11T13:55:00Z"/>
              </w:rPr>
            </w:pPr>
            <w:ins w:id="505" w:author="Arnaud Dumont" w:date="2014-02-11T13:55:00Z">
              <w:r w:rsidRPr="00BD038E">
                <w:t>zskNextActionDate</w:t>
              </w:r>
            </w:ins>
          </w:p>
        </w:tc>
        <w:tc>
          <w:tcPr>
            <w:tcW w:w="2175" w:type="dxa"/>
          </w:tcPr>
          <w:p w:rsidR="00D279A5" w:rsidRDefault="00D279A5" w:rsidP="00A11CBE">
            <w:pPr>
              <w:pStyle w:val="Table-Text"/>
              <w:rPr>
                <w:ins w:id="506" w:author="Arnaud Dumont" w:date="2014-02-11T13:55:00Z"/>
              </w:rPr>
            </w:pPr>
            <w:ins w:id="507" w:author="Arnaud Dumont" w:date="2014-02-11T13:55:00Z">
              <w:r>
                <w:t>timestamp</w:t>
              </w:r>
            </w:ins>
          </w:p>
        </w:tc>
        <w:tc>
          <w:tcPr>
            <w:tcW w:w="3507" w:type="dxa"/>
          </w:tcPr>
          <w:p w:rsidR="00D279A5" w:rsidRDefault="00D279A5" w:rsidP="00A11CBE">
            <w:pPr>
              <w:pStyle w:val="Table-Text"/>
              <w:rPr>
                <w:ins w:id="508" w:author="Arnaud Dumont" w:date="2014-02-11T13:55:00Z"/>
              </w:rPr>
            </w:pPr>
            <w:ins w:id="509" w:author="Arnaud Dumont" w:date="2014-02-11T13:55:00Z">
              <w:r w:rsidRPr="00BD038E">
                <w:t>The next date of an action for the zone in the ZSK roll over process, if the zone is DNSSEC-signed</w:t>
              </w:r>
            </w:ins>
          </w:p>
        </w:tc>
      </w:tr>
      <w:tr w:rsidR="00D279A5" w:rsidTr="00A11CBE">
        <w:trPr>
          <w:trHeight w:val="113"/>
          <w:tblHeader w:val="0"/>
          <w:ins w:id="510" w:author="Arnaud Dumont" w:date="2014-02-11T13:55:00Z"/>
        </w:trPr>
        <w:tc>
          <w:tcPr>
            <w:tcW w:w="2965" w:type="dxa"/>
          </w:tcPr>
          <w:p w:rsidR="00D279A5" w:rsidRDefault="00D279A5" w:rsidP="00A11CBE">
            <w:pPr>
              <w:pStyle w:val="Table-Text"/>
              <w:rPr>
                <w:ins w:id="511" w:author="Arnaud Dumont" w:date="2014-02-11T13:55:00Z"/>
              </w:rPr>
            </w:pPr>
            <w:ins w:id="512" w:author="Arnaud Dumont" w:date="2014-02-11T13:55:00Z">
              <w:r w:rsidRPr="00BD038E">
                <w:t>zskRRSIGRegenerationDate</w:t>
              </w:r>
            </w:ins>
          </w:p>
        </w:tc>
        <w:tc>
          <w:tcPr>
            <w:tcW w:w="2175" w:type="dxa"/>
          </w:tcPr>
          <w:p w:rsidR="00D279A5" w:rsidRDefault="00D279A5" w:rsidP="00A11CBE">
            <w:pPr>
              <w:pStyle w:val="Table-Text"/>
              <w:rPr>
                <w:ins w:id="513" w:author="Arnaud Dumont" w:date="2014-02-11T13:55:00Z"/>
              </w:rPr>
            </w:pPr>
            <w:ins w:id="514" w:author="Arnaud Dumont" w:date="2014-02-11T13:55:00Z">
              <w:r>
                <w:t>timestamp</w:t>
              </w:r>
            </w:ins>
          </w:p>
        </w:tc>
        <w:tc>
          <w:tcPr>
            <w:tcW w:w="3507" w:type="dxa"/>
          </w:tcPr>
          <w:p w:rsidR="00D279A5" w:rsidRDefault="00D279A5" w:rsidP="00A11CBE">
            <w:pPr>
              <w:pStyle w:val="Table-Text"/>
              <w:rPr>
                <w:ins w:id="515" w:author="Arnaud Dumont" w:date="2014-02-11T13:55:00Z"/>
              </w:rPr>
            </w:pPr>
            <w:ins w:id="516" w:author="Arnaud Dumont" w:date="2014-02-11T13:55:00Z">
              <w:r w:rsidRPr="00BD038E">
                <w:t>The next date of the zone's RRSIG records re-generation, if the zone is DNSSEC-signed</w:t>
              </w:r>
            </w:ins>
          </w:p>
        </w:tc>
      </w:tr>
      <w:tr w:rsidR="00A11CBE" w:rsidTr="00A11CBE">
        <w:trPr>
          <w:trHeight w:val="113"/>
          <w:tblHeader w:val="0"/>
        </w:trPr>
        <w:tc>
          <w:tcPr>
            <w:tcW w:w="2965" w:type="dxa"/>
          </w:tcPr>
          <w:p w:rsidR="00A11CBE" w:rsidRDefault="00A11CBE" w:rsidP="00A11CBE">
            <w:pPr>
              <w:pStyle w:val="Table-Text"/>
            </w:pPr>
            <w:r>
              <w:lastRenderedPageBreak/>
              <w:t>group</w:t>
            </w:r>
          </w:p>
        </w:tc>
        <w:tc>
          <w:tcPr>
            <w:tcW w:w="2175" w:type="dxa"/>
          </w:tcPr>
          <w:p w:rsidR="00A11CBE" w:rsidRDefault="00A11CBE" w:rsidP="00A11CBE">
            <w:pPr>
              <w:pStyle w:val="Table-Text"/>
            </w:pPr>
            <w:r>
              <w:t>string</w:t>
            </w:r>
          </w:p>
        </w:tc>
        <w:tc>
          <w:tcPr>
            <w:tcW w:w="3507" w:type="dxa"/>
          </w:tcPr>
          <w:p w:rsidR="00A11CBE" w:rsidRDefault="00A11CBE" w:rsidP="00A11CBE">
            <w:pPr>
              <w:pStyle w:val="Table-Text"/>
            </w:pPr>
            <w:r>
              <w:t>The zone grouping code</w:t>
            </w:r>
          </w:p>
        </w:tc>
      </w:tr>
      <w:tr w:rsidR="00A11CBE" w:rsidTr="00A11CBE">
        <w:trPr>
          <w:trHeight w:val="113"/>
          <w:tblHeader w:val="0"/>
        </w:trPr>
        <w:tc>
          <w:tcPr>
            <w:tcW w:w="2965" w:type="dxa"/>
          </w:tcPr>
          <w:p w:rsidR="00A11CBE" w:rsidRDefault="00A11CBE" w:rsidP="00A11CBE">
            <w:pPr>
              <w:pStyle w:val="Table-Text"/>
            </w:pPr>
            <w:r>
              <w:t>nameServerSetId</w:t>
            </w:r>
          </w:p>
        </w:tc>
        <w:tc>
          <w:tcPr>
            <w:tcW w:w="2175" w:type="dxa"/>
          </w:tcPr>
          <w:p w:rsidR="00A11CBE" w:rsidRDefault="00A11CBE" w:rsidP="00A11CBE">
            <w:pPr>
              <w:pStyle w:val="Table-Text"/>
            </w:pPr>
            <w:r>
              <w:t>uuid</w:t>
            </w:r>
          </w:p>
        </w:tc>
        <w:tc>
          <w:tcPr>
            <w:tcW w:w="3507" w:type="dxa"/>
          </w:tcPr>
          <w:p w:rsidR="00A11CBE" w:rsidRDefault="00A11CBE" w:rsidP="00A11CBE">
            <w:pPr>
              <w:pStyle w:val="Table-Text"/>
            </w:pPr>
            <w:r>
              <w:t>The UUID of the name server set associated with this zone</w:t>
            </w:r>
          </w:p>
        </w:tc>
      </w:tr>
      <w:tr w:rsidR="00A11CBE" w:rsidTr="00A11CBE">
        <w:trPr>
          <w:trHeight w:val="113"/>
          <w:tblHeader w:val="0"/>
        </w:trPr>
        <w:tc>
          <w:tcPr>
            <w:tcW w:w="2965" w:type="dxa"/>
          </w:tcPr>
          <w:p w:rsidR="00A11CBE" w:rsidRDefault="00A11CBE" w:rsidP="00A11CBE">
            <w:pPr>
              <w:pStyle w:val="Table-Text"/>
            </w:pPr>
            <w:r>
              <w:t>nameServerSetName</w:t>
            </w:r>
          </w:p>
        </w:tc>
        <w:tc>
          <w:tcPr>
            <w:tcW w:w="2175" w:type="dxa"/>
          </w:tcPr>
          <w:p w:rsidR="00A11CBE" w:rsidRDefault="00A11CBE" w:rsidP="00A11CBE">
            <w:pPr>
              <w:pStyle w:val="Table-Text"/>
            </w:pPr>
            <w:r>
              <w:t>string</w:t>
            </w:r>
          </w:p>
        </w:tc>
        <w:tc>
          <w:tcPr>
            <w:tcW w:w="3507" w:type="dxa"/>
          </w:tcPr>
          <w:p w:rsidR="00A11CBE" w:rsidRDefault="00A11CBE" w:rsidP="00A11CBE">
            <w:pPr>
              <w:pStyle w:val="Table-Text"/>
            </w:pPr>
            <w:r>
              <w:t>The name of the associated name server set</w:t>
            </w:r>
          </w:p>
        </w:tc>
      </w:tr>
      <w:tr w:rsidR="00A11CBE" w:rsidTr="00A11CBE">
        <w:trPr>
          <w:trHeight w:val="113"/>
          <w:tblHeader w:val="0"/>
        </w:trPr>
        <w:tc>
          <w:tcPr>
            <w:tcW w:w="2965" w:type="dxa"/>
          </w:tcPr>
          <w:p w:rsidR="00A11CBE" w:rsidRDefault="00A11CBE" w:rsidP="00A11CBE">
            <w:pPr>
              <w:pStyle w:val="Table-Text"/>
            </w:pPr>
            <w:r>
              <w:t>nameServerInterfaceSetId</w:t>
            </w:r>
          </w:p>
        </w:tc>
        <w:tc>
          <w:tcPr>
            <w:tcW w:w="2175" w:type="dxa"/>
          </w:tcPr>
          <w:p w:rsidR="00A11CBE" w:rsidRDefault="00A11CBE" w:rsidP="00A11CBE">
            <w:pPr>
              <w:pStyle w:val="Table-Text"/>
            </w:pPr>
            <w:r>
              <w:t>uuid</w:t>
            </w:r>
          </w:p>
        </w:tc>
        <w:tc>
          <w:tcPr>
            <w:tcW w:w="3507" w:type="dxa"/>
          </w:tcPr>
          <w:p w:rsidR="00A11CBE" w:rsidRDefault="00A11CBE" w:rsidP="00A11CBE">
            <w:pPr>
              <w:pStyle w:val="Table-Text"/>
            </w:pPr>
            <w:r>
              <w:t>The UUID of the name server interface set associated with the zone</w:t>
            </w:r>
          </w:p>
        </w:tc>
      </w:tr>
      <w:tr w:rsidR="00A11CBE" w:rsidTr="00A11CBE">
        <w:trPr>
          <w:trHeight w:val="113"/>
          <w:tblHeader w:val="0"/>
        </w:trPr>
        <w:tc>
          <w:tcPr>
            <w:tcW w:w="2965" w:type="dxa"/>
          </w:tcPr>
          <w:p w:rsidR="00A11CBE" w:rsidRDefault="00A11CBE" w:rsidP="00A11CBE">
            <w:pPr>
              <w:pStyle w:val="Table-Text"/>
            </w:pPr>
            <w:r>
              <w:t>nameServerInterfaceSetName</w:t>
            </w:r>
          </w:p>
        </w:tc>
        <w:tc>
          <w:tcPr>
            <w:tcW w:w="2175" w:type="dxa"/>
          </w:tcPr>
          <w:p w:rsidR="00A11CBE" w:rsidRDefault="00A11CBE" w:rsidP="00A11CBE">
            <w:pPr>
              <w:pStyle w:val="Table-Text"/>
            </w:pPr>
            <w:r>
              <w:t>string</w:t>
            </w:r>
          </w:p>
        </w:tc>
        <w:tc>
          <w:tcPr>
            <w:tcW w:w="3507" w:type="dxa"/>
          </w:tcPr>
          <w:p w:rsidR="00A11CBE" w:rsidRDefault="00A11CBE" w:rsidP="00A11CBE">
            <w:pPr>
              <w:pStyle w:val="Table-Text"/>
            </w:pPr>
            <w:r>
              <w:t>The name of the associated name server interface set</w:t>
            </w:r>
          </w:p>
        </w:tc>
      </w:tr>
      <w:tr w:rsidR="00A11CBE" w:rsidTr="00A11CBE">
        <w:trPr>
          <w:trHeight w:val="113"/>
          <w:tblHeader w:val="0"/>
        </w:trPr>
        <w:tc>
          <w:tcPr>
            <w:tcW w:w="2965" w:type="dxa"/>
          </w:tcPr>
          <w:p w:rsidR="00A11CBE" w:rsidRDefault="00A11CBE" w:rsidP="00A11CBE">
            <w:pPr>
              <w:pStyle w:val="Table-Text"/>
            </w:pPr>
            <w:r>
              <w:t>planId</w:t>
            </w:r>
          </w:p>
        </w:tc>
        <w:tc>
          <w:tcPr>
            <w:tcW w:w="2175" w:type="dxa"/>
          </w:tcPr>
          <w:p w:rsidR="00A11CBE" w:rsidRDefault="00A11CBE" w:rsidP="00A11CBE">
            <w:pPr>
              <w:pStyle w:val="Table-Text"/>
            </w:pPr>
            <w:r>
              <w:t>uuid</w:t>
            </w:r>
          </w:p>
        </w:tc>
        <w:tc>
          <w:tcPr>
            <w:tcW w:w="3507" w:type="dxa"/>
          </w:tcPr>
          <w:p w:rsidR="00A11CBE" w:rsidRDefault="00A11CBE" w:rsidP="00A11CBE">
            <w:pPr>
              <w:pStyle w:val="Table-Text"/>
            </w:pPr>
            <w:r>
              <w:t>The UUID of the plan that the zone is currently on</w:t>
            </w:r>
          </w:p>
        </w:tc>
      </w:tr>
      <w:tr w:rsidR="00A11CBE" w:rsidTr="00A11CBE">
        <w:trPr>
          <w:trHeight w:val="113"/>
          <w:tblHeader w:val="0"/>
        </w:trPr>
        <w:tc>
          <w:tcPr>
            <w:tcW w:w="2965" w:type="dxa"/>
          </w:tcPr>
          <w:p w:rsidR="00A11CBE" w:rsidRDefault="00A11CBE" w:rsidP="00A11CBE">
            <w:pPr>
              <w:pStyle w:val="Table-Text"/>
            </w:pPr>
            <w:r>
              <w:t>planName</w:t>
            </w:r>
          </w:p>
        </w:tc>
        <w:tc>
          <w:tcPr>
            <w:tcW w:w="2175" w:type="dxa"/>
          </w:tcPr>
          <w:p w:rsidR="00A11CBE" w:rsidRDefault="00A11CBE" w:rsidP="00A11CBE">
            <w:pPr>
              <w:pStyle w:val="Table-Text"/>
            </w:pPr>
            <w:r>
              <w:t>string</w:t>
            </w:r>
          </w:p>
        </w:tc>
        <w:tc>
          <w:tcPr>
            <w:tcW w:w="3507" w:type="dxa"/>
          </w:tcPr>
          <w:p w:rsidR="00A11CBE" w:rsidRDefault="00A11CBE" w:rsidP="00A11CBE">
            <w:pPr>
              <w:pStyle w:val="Table-Text"/>
            </w:pPr>
            <w:r>
              <w:t>The name of the plan that the zone is currently on</w:t>
            </w:r>
          </w:p>
        </w:tc>
      </w:tr>
      <w:tr w:rsidR="00A11CBE" w:rsidTr="00A11CBE">
        <w:trPr>
          <w:trHeight w:val="113"/>
          <w:tblHeader w:val="0"/>
        </w:trPr>
        <w:tc>
          <w:tcPr>
            <w:tcW w:w="2965" w:type="dxa"/>
          </w:tcPr>
          <w:p w:rsidR="00A11CBE" w:rsidRDefault="00A11CBE" w:rsidP="00A11CBE">
            <w:pPr>
              <w:pStyle w:val="Table-Text"/>
            </w:pPr>
            <w:r>
              <w:t>sponsorAccountId</w:t>
            </w:r>
          </w:p>
        </w:tc>
        <w:tc>
          <w:tcPr>
            <w:tcW w:w="2175" w:type="dxa"/>
          </w:tcPr>
          <w:p w:rsidR="00A11CBE" w:rsidRDefault="00A11CBE" w:rsidP="00A11CBE">
            <w:pPr>
              <w:pStyle w:val="Table-Text"/>
            </w:pPr>
            <w:r>
              <w:t>uuid</w:t>
            </w:r>
          </w:p>
        </w:tc>
        <w:tc>
          <w:tcPr>
            <w:tcW w:w="3507" w:type="dxa"/>
          </w:tcPr>
          <w:p w:rsidR="00A11CBE" w:rsidRDefault="00A11CBE" w:rsidP="00A11CBE">
            <w:pPr>
              <w:pStyle w:val="Table-Text"/>
            </w:pPr>
            <w:r>
              <w:t>The UUID of the account which sponsors or ‘owns’ the zone</w:t>
            </w:r>
          </w:p>
        </w:tc>
      </w:tr>
      <w:tr w:rsidR="00A11CBE" w:rsidTr="00A11CBE">
        <w:trPr>
          <w:trHeight w:val="113"/>
          <w:tblHeader w:val="0"/>
        </w:trPr>
        <w:tc>
          <w:tcPr>
            <w:tcW w:w="2965" w:type="dxa"/>
          </w:tcPr>
          <w:p w:rsidR="00A11CBE" w:rsidRDefault="00A11CBE" w:rsidP="00A11CBE">
            <w:pPr>
              <w:pStyle w:val="Table-Text"/>
            </w:pPr>
            <w:r>
              <w:t>sponsorAccountIdentifier</w:t>
            </w:r>
          </w:p>
        </w:tc>
        <w:tc>
          <w:tcPr>
            <w:tcW w:w="2175" w:type="dxa"/>
          </w:tcPr>
          <w:p w:rsidR="00A11CBE" w:rsidRDefault="00A11CBE" w:rsidP="00A11CBE">
            <w:pPr>
              <w:pStyle w:val="Table-Text"/>
            </w:pPr>
            <w:r>
              <w:t>string</w:t>
            </w:r>
          </w:p>
        </w:tc>
        <w:tc>
          <w:tcPr>
            <w:tcW w:w="3507" w:type="dxa"/>
          </w:tcPr>
          <w:p w:rsidR="00A11CBE" w:rsidRDefault="00A11CBE" w:rsidP="00A11CBE">
            <w:pPr>
              <w:pStyle w:val="Table-Text"/>
            </w:pPr>
            <w:r>
              <w:t>The identifier of the account which sponsors the zone</w:t>
            </w:r>
          </w:p>
        </w:tc>
      </w:tr>
      <w:tr w:rsidR="00D6384D" w:rsidTr="00A11CBE">
        <w:trPr>
          <w:trHeight w:val="113"/>
          <w:tblHeader w:val="0"/>
        </w:trPr>
        <w:tc>
          <w:tcPr>
            <w:tcW w:w="2965" w:type="dxa"/>
          </w:tcPr>
          <w:p w:rsidR="00D6384D" w:rsidRDefault="00D6384D" w:rsidP="00A11CBE">
            <w:pPr>
              <w:pStyle w:val="Table-Text"/>
            </w:pPr>
            <w:r w:rsidRPr="00AF6C94">
              <w:t>delegationResourceRecords</w:t>
            </w:r>
          </w:p>
        </w:tc>
        <w:tc>
          <w:tcPr>
            <w:tcW w:w="2175" w:type="dxa"/>
          </w:tcPr>
          <w:p w:rsidR="00D6384D" w:rsidRDefault="00D6384D" w:rsidP="00A11CBE">
            <w:pPr>
              <w:pStyle w:val="Table-Text"/>
            </w:pPr>
            <w:r>
              <w:t>ResourceRecord[]</w:t>
            </w:r>
          </w:p>
        </w:tc>
        <w:tc>
          <w:tcPr>
            <w:tcW w:w="3507" w:type="dxa"/>
          </w:tcPr>
          <w:p w:rsidR="00D6384D" w:rsidRDefault="002D5B4F" w:rsidP="00A11CBE">
            <w:pPr>
              <w:pStyle w:val="Table-Text"/>
            </w:pPr>
            <w:r>
              <w:t>The list of the resource records that are to be provide</w:t>
            </w:r>
            <w:ins w:id="517" w:author="Arnaud Dumont" w:date="2014-02-11T13:50:00Z">
              <w:r w:rsidR="00BD038E">
                <w:t>d</w:t>
              </w:r>
            </w:ins>
            <w:r>
              <w:t xml:space="preserve"> to the parent zone for the child zone delegation. This is typically the NS records and any required glue records</w:t>
            </w:r>
          </w:p>
        </w:tc>
      </w:tr>
      <w:tr w:rsidR="00A11CBE" w:rsidTr="00A11CBE">
        <w:trPr>
          <w:trHeight w:val="113"/>
          <w:tblHeader w:val="0"/>
        </w:trPr>
        <w:tc>
          <w:tcPr>
            <w:tcW w:w="2965" w:type="dxa"/>
          </w:tcPr>
          <w:p w:rsidR="00A11CBE" w:rsidRDefault="00A11CBE" w:rsidP="00A11CBE">
            <w:pPr>
              <w:pStyle w:val="Table-Text"/>
            </w:pPr>
            <w:r>
              <w:t>ddnsResourceRecords</w:t>
            </w:r>
          </w:p>
        </w:tc>
        <w:tc>
          <w:tcPr>
            <w:tcW w:w="2175" w:type="dxa"/>
          </w:tcPr>
          <w:p w:rsidR="00A11CBE" w:rsidRDefault="00A11CBE" w:rsidP="00A11CBE">
            <w:pPr>
              <w:pStyle w:val="Table-Text"/>
            </w:pPr>
            <w:r>
              <w:t>ResourceRecord[]</w:t>
            </w:r>
          </w:p>
        </w:tc>
        <w:tc>
          <w:tcPr>
            <w:tcW w:w="3507" w:type="dxa"/>
          </w:tcPr>
          <w:p w:rsidR="00A11CBE" w:rsidRDefault="00A11CBE" w:rsidP="00A11CBE">
            <w:pPr>
              <w:pStyle w:val="Table-Text"/>
            </w:pPr>
            <w:r>
              <w:t>The list of system generated resource records for the zone. This is typically the SOA and NS records</w:t>
            </w:r>
          </w:p>
        </w:tc>
      </w:tr>
      <w:tr w:rsidR="00A11CBE" w:rsidTr="00A11CBE">
        <w:trPr>
          <w:trHeight w:val="113"/>
          <w:tblHeader w:val="0"/>
        </w:trPr>
        <w:tc>
          <w:tcPr>
            <w:tcW w:w="2965" w:type="dxa"/>
          </w:tcPr>
          <w:p w:rsidR="00A11CBE" w:rsidRDefault="00A11CBE" w:rsidP="00A11CBE">
            <w:pPr>
              <w:pStyle w:val="Table-Text"/>
            </w:pPr>
            <w:r>
              <w:t>resourceRecords</w:t>
            </w:r>
          </w:p>
        </w:tc>
        <w:tc>
          <w:tcPr>
            <w:tcW w:w="2175" w:type="dxa"/>
          </w:tcPr>
          <w:p w:rsidR="00A11CBE" w:rsidRDefault="00A11CBE" w:rsidP="00A11CBE">
            <w:pPr>
              <w:pStyle w:val="Table-Text"/>
            </w:pPr>
            <w:r>
              <w:t>ResourceRecord[]</w:t>
            </w:r>
          </w:p>
        </w:tc>
        <w:tc>
          <w:tcPr>
            <w:tcW w:w="3507" w:type="dxa"/>
          </w:tcPr>
          <w:p w:rsidR="00A11CBE" w:rsidRDefault="00A11CBE" w:rsidP="00A11CBE">
            <w:pPr>
              <w:pStyle w:val="Table-Text"/>
            </w:pPr>
            <w:r>
              <w:t>The list of the user supplied (and modifiable) resource records associated with the zone</w:t>
            </w:r>
          </w:p>
        </w:tc>
      </w:tr>
      <w:tr w:rsidR="00A11CBE" w:rsidTr="00A11CBE">
        <w:trPr>
          <w:trHeight w:val="113"/>
          <w:tblHeader w:val="0"/>
        </w:trPr>
        <w:tc>
          <w:tcPr>
            <w:tcW w:w="2965" w:type="dxa"/>
          </w:tcPr>
          <w:p w:rsidR="00A11CBE" w:rsidRDefault="00A11CBE" w:rsidP="00A11CBE">
            <w:pPr>
              <w:pStyle w:val="Table-Text"/>
            </w:pPr>
            <w:r>
              <w:t>createDate</w:t>
            </w:r>
          </w:p>
        </w:tc>
        <w:tc>
          <w:tcPr>
            <w:tcW w:w="2175" w:type="dxa"/>
          </w:tcPr>
          <w:p w:rsidR="00A11CBE" w:rsidRDefault="00A11CBE" w:rsidP="00A11CBE">
            <w:pPr>
              <w:pStyle w:val="Table-Text"/>
            </w:pPr>
            <w:r>
              <w:t>timestamp</w:t>
            </w:r>
          </w:p>
        </w:tc>
        <w:tc>
          <w:tcPr>
            <w:tcW w:w="3507" w:type="dxa"/>
          </w:tcPr>
          <w:p w:rsidR="00A11CBE" w:rsidRDefault="00A11CBE" w:rsidP="00A11CBE">
            <w:pPr>
              <w:pStyle w:val="Table-Text"/>
            </w:pPr>
            <w:r>
              <w:t>The date and time in UTC that this object was created</w:t>
            </w:r>
          </w:p>
        </w:tc>
      </w:tr>
      <w:tr w:rsidR="00A11CBE" w:rsidTr="00A11CBE">
        <w:trPr>
          <w:trHeight w:val="113"/>
          <w:tblHeader w:val="0"/>
        </w:trPr>
        <w:tc>
          <w:tcPr>
            <w:tcW w:w="2965" w:type="dxa"/>
          </w:tcPr>
          <w:p w:rsidR="00A11CBE" w:rsidRDefault="00A11CBE" w:rsidP="00A11CBE">
            <w:pPr>
              <w:pStyle w:val="Table-Text"/>
            </w:pPr>
            <w:r>
              <w:t>createAccountId</w:t>
            </w:r>
          </w:p>
        </w:tc>
        <w:tc>
          <w:tcPr>
            <w:tcW w:w="2175" w:type="dxa"/>
          </w:tcPr>
          <w:p w:rsidR="00A11CBE" w:rsidRDefault="00A11CBE" w:rsidP="00A11CBE">
            <w:pPr>
              <w:pStyle w:val="Table-Text"/>
            </w:pPr>
            <w:r>
              <w:t>uuid</w:t>
            </w:r>
          </w:p>
        </w:tc>
        <w:tc>
          <w:tcPr>
            <w:tcW w:w="3507" w:type="dxa"/>
          </w:tcPr>
          <w:p w:rsidR="00A11CBE" w:rsidRDefault="00A11CBE" w:rsidP="00A11CBE">
            <w:pPr>
              <w:pStyle w:val="Table-Text"/>
            </w:pPr>
            <w:r>
              <w:t>The UUID of the account which created the object</w:t>
            </w:r>
          </w:p>
        </w:tc>
      </w:tr>
      <w:tr w:rsidR="00A11CBE" w:rsidTr="00A11CBE">
        <w:trPr>
          <w:trHeight w:val="113"/>
          <w:tblHeader w:val="0"/>
        </w:trPr>
        <w:tc>
          <w:tcPr>
            <w:tcW w:w="2965" w:type="dxa"/>
          </w:tcPr>
          <w:p w:rsidR="00A11CBE" w:rsidRDefault="00A11CBE" w:rsidP="00A11CBE">
            <w:pPr>
              <w:pStyle w:val="Table-Text"/>
            </w:pPr>
            <w:r>
              <w:t>createAccountIdentifier</w:t>
            </w:r>
          </w:p>
        </w:tc>
        <w:tc>
          <w:tcPr>
            <w:tcW w:w="2175" w:type="dxa"/>
          </w:tcPr>
          <w:p w:rsidR="00A11CBE" w:rsidRDefault="00A11CBE" w:rsidP="00A11CBE">
            <w:pPr>
              <w:pStyle w:val="Table-Text"/>
            </w:pPr>
            <w:r>
              <w:t>string</w:t>
            </w:r>
          </w:p>
        </w:tc>
        <w:tc>
          <w:tcPr>
            <w:tcW w:w="3507" w:type="dxa"/>
          </w:tcPr>
          <w:p w:rsidR="00A11CBE" w:rsidRDefault="00A11CBE" w:rsidP="00A11CBE">
            <w:pPr>
              <w:pStyle w:val="Table-Text"/>
            </w:pPr>
            <w:r>
              <w:t>The identifier of the account which created the object</w:t>
            </w:r>
          </w:p>
        </w:tc>
      </w:tr>
      <w:tr w:rsidR="00A11CBE" w:rsidTr="00A11CBE">
        <w:trPr>
          <w:trHeight w:val="113"/>
          <w:tblHeader w:val="0"/>
        </w:trPr>
        <w:tc>
          <w:tcPr>
            <w:tcW w:w="2965" w:type="dxa"/>
          </w:tcPr>
          <w:p w:rsidR="00A11CBE" w:rsidRDefault="00A11CBE" w:rsidP="00A11CBE">
            <w:pPr>
              <w:pStyle w:val="Table-Text"/>
            </w:pPr>
            <w:r>
              <w:t>createUserId</w:t>
            </w:r>
          </w:p>
        </w:tc>
        <w:tc>
          <w:tcPr>
            <w:tcW w:w="2175" w:type="dxa"/>
          </w:tcPr>
          <w:p w:rsidR="00A11CBE" w:rsidRDefault="00A11CBE" w:rsidP="00A11CBE">
            <w:pPr>
              <w:pStyle w:val="Table-Text"/>
            </w:pPr>
            <w:r>
              <w:t>uuid</w:t>
            </w:r>
          </w:p>
        </w:tc>
        <w:tc>
          <w:tcPr>
            <w:tcW w:w="3507" w:type="dxa"/>
          </w:tcPr>
          <w:p w:rsidR="00A11CBE" w:rsidRDefault="00A11CBE" w:rsidP="00A11CBE">
            <w:pPr>
              <w:pStyle w:val="Table-Text"/>
            </w:pPr>
            <w:r>
              <w:t>The UUID of the user which created the object</w:t>
            </w:r>
          </w:p>
        </w:tc>
      </w:tr>
      <w:tr w:rsidR="00A11CBE" w:rsidTr="00A11CBE">
        <w:trPr>
          <w:trHeight w:val="113"/>
          <w:tblHeader w:val="0"/>
        </w:trPr>
        <w:tc>
          <w:tcPr>
            <w:tcW w:w="2965" w:type="dxa"/>
          </w:tcPr>
          <w:p w:rsidR="00A11CBE" w:rsidRDefault="00A11CBE" w:rsidP="00A11CBE">
            <w:pPr>
              <w:pStyle w:val="Table-Text"/>
            </w:pPr>
            <w:r>
              <w:t>createUserName</w:t>
            </w:r>
          </w:p>
        </w:tc>
        <w:tc>
          <w:tcPr>
            <w:tcW w:w="2175" w:type="dxa"/>
          </w:tcPr>
          <w:p w:rsidR="00A11CBE" w:rsidRDefault="00A11CBE" w:rsidP="00A11CBE">
            <w:pPr>
              <w:pStyle w:val="Table-Text"/>
            </w:pPr>
            <w:r>
              <w:t>string</w:t>
            </w:r>
          </w:p>
        </w:tc>
        <w:tc>
          <w:tcPr>
            <w:tcW w:w="3507" w:type="dxa"/>
          </w:tcPr>
          <w:p w:rsidR="00A11CBE" w:rsidRDefault="00A11CBE" w:rsidP="00A11CBE">
            <w:pPr>
              <w:pStyle w:val="Table-Text"/>
            </w:pPr>
            <w:r>
              <w:t>The name of the user which created the object</w:t>
            </w:r>
          </w:p>
        </w:tc>
      </w:tr>
      <w:tr w:rsidR="00A11CBE" w:rsidTr="00A11CBE">
        <w:trPr>
          <w:trHeight w:val="113"/>
          <w:tblHeader w:val="0"/>
        </w:trPr>
        <w:tc>
          <w:tcPr>
            <w:tcW w:w="2965" w:type="dxa"/>
          </w:tcPr>
          <w:p w:rsidR="00A11CBE" w:rsidRDefault="00A11CBE" w:rsidP="00A11CBE">
            <w:pPr>
              <w:pStyle w:val="Table-Text"/>
            </w:pPr>
            <w:r>
              <w:t>lastUpdateDate</w:t>
            </w:r>
          </w:p>
        </w:tc>
        <w:tc>
          <w:tcPr>
            <w:tcW w:w="2175" w:type="dxa"/>
          </w:tcPr>
          <w:p w:rsidR="00A11CBE" w:rsidRDefault="00A11CBE" w:rsidP="00A11CBE">
            <w:pPr>
              <w:pStyle w:val="Table-Text"/>
            </w:pPr>
            <w:r>
              <w:t>timestamp</w:t>
            </w:r>
          </w:p>
        </w:tc>
        <w:tc>
          <w:tcPr>
            <w:tcW w:w="3507" w:type="dxa"/>
          </w:tcPr>
          <w:p w:rsidR="00A11CBE" w:rsidRDefault="00A11CBE" w:rsidP="00A11CBE">
            <w:pPr>
              <w:pStyle w:val="Table-Text"/>
            </w:pPr>
            <w:r>
              <w:t>The date and time in UTC that this object was last updated, null if the object has never been updated</w:t>
            </w:r>
          </w:p>
        </w:tc>
      </w:tr>
      <w:tr w:rsidR="00A11CBE" w:rsidTr="00A11CBE">
        <w:trPr>
          <w:trHeight w:val="113"/>
          <w:tblHeader w:val="0"/>
        </w:trPr>
        <w:tc>
          <w:tcPr>
            <w:tcW w:w="2965" w:type="dxa"/>
          </w:tcPr>
          <w:p w:rsidR="00A11CBE" w:rsidRDefault="00A11CBE" w:rsidP="00A11CBE">
            <w:pPr>
              <w:pStyle w:val="Table-Text"/>
            </w:pPr>
            <w:r>
              <w:t>lastUpdateAccountId</w:t>
            </w:r>
          </w:p>
        </w:tc>
        <w:tc>
          <w:tcPr>
            <w:tcW w:w="2175" w:type="dxa"/>
          </w:tcPr>
          <w:p w:rsidR="00A11CBE" w:rsidRDefault="00A11CBE" w:rsidP="00A11CBE">
            <w:pPr>
              <w:pStyle w:val="Table-Text"/>
            </w:pPr>
            <w:r>
              <w:t>uuid</w:t>
            </w:r>
          </w:p>
        </w:tc>
        <w:tc>
          <w:tcPr>
            <w:tcW w:w="3507" w:type="dxa"/>
          </w:tcPr>
          <w:p w:rsidR="00A11CBE" w:rsidRDefault="00A11CBE" w:rsidP="00A11CBE">
            <w:pPr>
              <w:pStyle w:val="Table-Text"/>
            </w:pPr>
            <w:r>
              <w:t>The UUID of the account which last updated the object, null if the object has never been updated</w:t>
            </w:r>
          </w:p>
        </w:tc>
      </w:tr>
      <w:tr w:rsidR="00A11CBE" w:rsidTr="00A11CBE">
        <w:trPr>
          <w:trHeight w:val="113"/>
          <w:tblHeader w:val="0"/>
        </w:trPr>
        <w:tc>
          <w:tcPr>
            <w:tcW w:w="2965" w:type="dxa"/>
          </w:tcPr>
          <w:p w:rsidR="00A11CBE" w:rsidRDefault="00A11CBE" w:rsidP="00A11CBE">
            <w:pPr>
              <w:pStyle w:val="Table-Text"/>
            </w:pPr>
            <w:r>
              <w:t>lastUpdateAccountIdentifier</w:t>
            </w:r>
          </w:p>
        </w:tc>
        <w:tc>
          <w:tcPr>
            <w:tcW w:w="2175" w:type="dxa"/>
          </w:tcPr>
          <w:p w:rsidR="00A11CBE" w:rsidRDefault="00A11CBE" w:rsidP="00A11CBE">
            <w:pPr>
              <w:pStyle w:val="Table-Text"/>
            </w:pPr>
            <w:r>
              <w:t>string</w:t>
            </w:r>
          </w:p>
        </w:tc>
        <w:tc>
          <w:tcPr>
            <w:tcW w:w="3507" w:type="dxa"/>
          </w:tcPr>
          <w:p w:rsidR="00A11CBE" w:rsidRDefault="00A11CBE" w:rsidP="00A11CBE">
            <w:pPr>
              <w:pStyle w:val="Table-Text"/>
            </w:pPr>
            <w:r>
              <w:t>The identifier of the account which last updated the object, null if the object has never been updated</w:t>
            </w:r>
          </w:p>
        </w:tc>
      </w:tr>
      <w:tr w:rsidR="00A11CBE" w:rsidTr="00A11CBE">
        <w:trPr>
          <w:trHeight w:val="113"/>
          <w:tblHeader w:val="0"/>
        </w:trPr>
        <w:tc>
          <w:tcPr>
            <w:tcW w:w="2965" w:type="dxa"/>
          </w:tcPr>
          <w:p w:rsidR="00A11CBE" w:rsidRDefault="00A11CBE" w:rsidP="00A11CBE">
            <w:pPr>
              <w:pStyle w:val="Table-Text"/>
            </w:pPr>
            <w:r>
              <w:t>lastUpdateUserId</w:t>
            </w:r>
          </w:p>
        </w:tc>
        <w:tc>
          <w:tcPr>
            <w:tcW w:w="2175" w:type="dxa"/>
          </w:tcPr>
          <w:p w:rsidR="00A11CBE" w:rsidRDefault="00A11CBE" w:rsidP="00A11CBE">
            <w:pPr>
              <w:pStyle w:val="Table-Text"/>
            </w:pPr>
            <w:r>
              <w:t>uuid</w:t>
            </w:r>
          </w:p>
        </w:tc>
        <w:tc>
          <w:tcPr>
            <w:tcW w:w="3507" w:type="dxa"/>
          </w:tcPr>
          <w:p w:rsidR="00A11CBE" w:rsidRDefault="00A11CBE" w:rsidP="00A11CBE">
            <w:pPr>
              <w:pStyle w:val="Table-Text"/>
            </w:pPr>
            <w:r>
              <w:t>The UUID of the user which last updated the object, null if the object has never been updated</w:t>
            </w:r>
          </w:p>
        </w:tc>
      </w:tr>
      <w:tr w:rsidR="00A11CBE" w:rsidTr="00A11CBE">
        <w:trPr>
          <w:trHeight w:val="113"/>
          <w:tblHeader w:val="0"/>
        </w:trPr>
        <w:tc>
          <w:tcPr>
            <w:tcW w:w="2965" w:type="dxa"/>
          </w:tcPr>
          <w:p w:rsidR="00A11CBE" w:rsidRDefault="00A11CBE" w:rsidP="00A11CBE">
            <w:pPr>
              <w:pStyle w:val="Table-Text"/>
            </w:pPr>
            <w:r>
              <w:t>lastUpdateUserName</w:t>
            </w:r>
          </w:p>
        </w:tc>
        <w:tc>
          <w:tcPr>
            <w:tcW w:w="2175" w:type="dxa"/>
          </w:tcPr>
          <w:p w:rsidR="00A11CBE" w:rsidRDefault="00A11CBE" w:rsidP="00A11CBE">
            <w:pPr>
              <w:pStyle w:val="Table-Text"/>
            </w:pPr>
            <w:r>
              <w:t>string</w:t>
            </w:r>
          </w:p>
        </w:tc>
        <w:tc>
          <w:tcPr>
            <w:tcW w:w="3507" w:type="dxa"/>
          </w:tcPr>
          <w:p w:rsidR="00A11CBE" w:rsidRDefault="00A11CBE" w:rsidP="00A11CBE">
            <w:pPr>
              <w:pStyle w:val="Table-Text"/>
            </w:pPr>
            <w:r>
              <w:t>The name of the user which last updated the object, null if the object has never been updated</w:t>
            </w:r>
          </w:p>
        </w:tc>
      </w:tr>
    </w:tbl>
    <w:p w:rsidR="00A11CBE" w:rsidRDefault="00A11CBE" w:rsidP="00A11CBE">
      <w:r w:rsidRPr="00A11CBE">
        <w:lastRenderedPageBreak/>
        <w:t xml:space="preserve">The ResourceRecord object is a ‘super type’ covering all support resource </w:t>
      </w:r>
      <w:r w:rsidR="00BA7A47" w:rsidRPr="00A11CBE">
        <w:t>records;</w:t>
      </w:r>
      <w:r w:rsidRPr="00A11CBE">
        <w:t xml:space="preserve"> it is detailed in the Zone Get Command specified in section </w:t>
      </w:r>
      <w:r w:rsidR="00BA7A47">
        <w:t>8.1</w:t>
      </w:r>
      <w:r w:rsidRPr="00A11CBE">
        <w:t>.</w:t>
      </w:r>
    </w:p>
    <w:p w:rsidR="00A11CBE" w:rsidRDefault="00A11CBE" w:rsidP="00A11CBE">
      <w:pPr>
        <w:pStyle w:val="Heading3"/>
      </w:pPr>
      <w:r>
        <w:t>Example</w:t>
      </w:r>
    </w:p>
    <w:p w:rsidR="00A11CBE" w:rsidRDefault="00A11CBE" w:rsidP="00A11CBE">
      <w:r>
        <w:t>Below is an example of a zone update command request and response:</w:t>
      </w:r>
    </w:p>
    <w:p w:rsidR="00A11CBE" w:rsidRDefault="00A11CBE" w:rsidP="00BA7A47">
      <w:pPr>
        <w:keepNext/>
      </w:pPr>
      <w:r>
        <w:t>Request:</w:t>
      </w:r>
    </w:p>
    <w:p w:rsidR="00A11CBE" w:rsidRDefault="00A11CBE" w:rsidP="00A11CBE">
      <w:pPr>
        <w:pStyle w:val="Code"/>
      </w:pPr>
      <w:r>
        <w:t>PUT /zones/73bb9df3-191b-4ad6-9e6b-ed9eaf68d8ea HTTP/1.1</w:t>
      </w:r>
    </w:p>
    <w:p w:rsidR="00A11CBE" w:rsidRDefault="00A11CBE" w:rsidP="00A11CBE">
      <w:pPr>
        <w:pStyle w:val="Code"/>
      </w:pPr>
      <w:r>
        <w:t>Accept: application/json</w:t>
      </w:r>
    </w:p>
    <w:p w:rsidR="00A11CBE" w:rsidRDefault="00A11CBE" w:rsidP="00A11CBE">
      <w:pPr>
        <w:pStyle w:val="Code"/>
      </w:pPr>
      <w:r>
        <w:t>Client-Transaction-Id: bb43ab62-a093-475c-8252-1abac0eb8ec7</w:t>
      </w:r>
    </w:p>
    <w:p w:rsidR="00A11CBE" w:rsidRDefault="00A11CBE" w:rsidP="00A11CBE">
      <w:pPr>
        <w:pStyle w:val="Code"/>
      </w:pPr>
      <w:r>
        <w:t>Content-Type: application/json</w:t>
      </w:r>
    </w:p>
    <w:p w:rsidR="00A11CBE" w:rsidRDefault="00A11CBE" w:rsidP="00A11CBE">
      <w:pPr>
        <w:pStyle w:val="Code"/>
      </w:pPr>
      <w:r>
        <w:t>X-Requested-By: DiscoveryDNS Reseller API Client</w:t>
      </w:r>
    </w:p>
    <w:p w:rsidR="00A11CBE" w:rsidRDefault="00A11CBE" w:rsidP="00A11CBE">
      <w:pPr>
        <w:pStyle w:val="Code"/>
      </w:pPr>
      <w:r>
        <w:t>User-Agent: Jersey/2.2 (Apache HttpClient 4.2.5)</w:t>
      </w:r>
    </w:p>
    <w:p w:rsidR="00A11CBE" w:rsidRDefault="00A11CBE" w:rsidP="00A11CBE">
      <w:pPr>
        <w:pStyle w:val="Code"/>
      </w:pPr>
      <w:r>
        <w:t>Host: api.discoverydns.com</w:t>
      </w:r>
    </w:p>
    <w:p w:rsidR="00A11CBE" w:rsidRDefault="00A11CBE" w:rsidP="00A11CBE">
      <w:pPr>
        <w:pStyle w:val="Code"/>
      </w:pPr>
      <w:r>
        <w:t>Connection: Keep-Alive</w:t>
      </w:r>
    </w:p>
    <w:p w:rsidR="00A11CBE" w:rsidRDefault="00A11CBE" w:rsidP="00A11CBE">
      <w:pPr>
        <w:pStyle w:val="Code"/>
      </w:pPr>
      <w:r>
        <w:t>Content-Length: 222</w:t>
      </w:r>
    </w:p>
    <w:p w:rsidR="00A11CBE" w:rsidRDefault="00A11CBE" w:rsidP="00A11CBE">
      <w:pPr>
        <w:pStyle w:val="Code"/>
      </w:pPr>
    </w:p>
    <w:p w:rsidR="00A11CBE" w:rsidRDefault="00A11CBE" w:rsidP="00A11CBE">
      <w:pPr>
        <w:pStyle w:val="Code"/>
      </w:pPr>
      <w:r>
        <w:t>{</w:t>
      </w:r>
    </w:p>
    <w:p w:rsidR="00A11CBE" w:rsidRDefault="00A11CBE" w:rsidP="00A11CBE">
      <w:pPr>
        <w:pStyle w:val="Code"/>
      </w:pPr>
      <w:r>
        <w:t xml:space="preserve">  "zoneUpdate" : {</w:t>
      </w:r>
    </w:p>
    <w:p w:rsidR="00A11CBE" w:rsidRDefault="00A11CBE" w:rsidP="00A11CBE">
      <w:pPr>
        <w:pStyle w:val="Code"/>
        <w:rPr>
          <w:ins w:id="518" w:author="Arnaud Dumont" w:date="2014-02-20T11:44:00Z"/>
        </w:rPr>
      </w:pPr>
      <w:r>
        <w:t xml:space="preserve">    "version" : 0,</w:t>
      </w:r>
    </w:p>
    <w:p w:rsidR="00225335" w:rsidRDefault="00225335" w:rsidP="00A11CBE">
      <w:pPr>
        <w:pStyle w:val="Code"/>
      </w:pPr>
      <w:ins w:id="519" w:author="Arnaud Dumont" w:date="2014-02-20T11:44:00Z">
        <w:r>
          <w:t xml:space="preserve">    "</w:t>
        </w:r>
      </w:ins>
      <w:ins w:id="520" w:author="Arnaud Dumont" w:date="2014-02-20T11:45:00Z">
        <w:r w:rsidRPr="00CB3AB5">
          <w:t>dnssecSigned</w:t>
        </w:r>
      </w:ins>
      <w:ins w:id="521" w:author="Arnaud Dumont" w:date="2014-02-20T11:44:00Z">
        <w:r>
          <w:t xml:space="preserve">" : </w:t>
        </w:r>
      </w:ins>
      <w:ins w:id="522" w:author="Arnaud Dumont" w:date="2014-02-20T11:45:00Z">
        <w:r>
          <w:t>false</w:t>
        </w:r>
      </w:ins>
      <w:ins w:id="523" w:author="Arnaud Dumont" w:date="2014-02-20T11:44:00Z">
        <w:r>
          <w:t>,</w:t>
        </w:r>
      </w:ins>
    </w:p>
    <w:p w:rsidR="00A11CBE" w:rsidRDefault="00A11CBE" w:rsidP="00A11CBE">
      <w:pPr>
        <w:pStyle w:val="Code"/>
      </w:pPr>
      <w:r>
        <w:t xml:space="preserve">    "brandedNameServers" : true,</w:t>
      </w:r>
    </w:p>
    <w:p w:rsidR="00A11CBE" w:rsidRDefault="00A11CBE" w:rsidP="00A11CBE">
      <w:pPr>
        <w:pStyle w:val="Code"/>
      </w:pPr>
      <w:r>
        <w:t xml:space="preserve">    "group" : "mygroup",</w:t>
      </w:r>
    </w:p>
    <w:p w:rsidR="00A11CBE" w:rsidRDefault="00A11CBE" w:rsidP="00A11CBE">
      <w:pPr>
        <w:pStyle w:val="Code"/>
      </w:pPr>
      <w:r>
        <w:t xml:space="preserve">    "nameServerSetId" : "a2624aec-b186-4323-b8b5-2e27645cce03",</w:t>
      </w:r>
    </w:p>
    <w:p w:rsidR="00A11CBE" w:rsidRDefault="00A11CBE" w:rsidP="00A11CBE">
      <w:pPr>
        <w:pStyle w:val="Code"/>
      </w:pPr>
      <w:r>
        <w:t xml:space="preserve">    "planId" : "cef85578-ee5a-4b0f-b77a-e45d713bccb7"</w:t>
      </w:r>
    </w:p>
    <w:p w:rsidR="00A11CBE" w:rsidRDefault="00A11CBE" w:rsidP="00A11CBE">
      <w:pPr>
        <w:pStyle w:val="Code"/>
      </w:pPr>
      <w:r>
        <w:t xml:space="preserve">  }</w:t>
      </w:r>
    </w:p>
    <w:p w:rsidR="00A11CBE" w:rsidRDefault="00A11CBE" w:rsidP="00A11CBE">
      <w:pPr>
        <w:pStyle w:val="Code"/>
      </w:pPr>
      <w:r>
        <w:t>}</w:t>
      </w:r>
    </w:p>
    <w:p w:rsidR="00A11CBE" w:rsidRDefault="00A11CBE" w:rsidP="00A11CBE">
      <w:r w:rsidRPr="00A11CBE">
        <w:t>Response:</w:t>
      </w:r>
    </w:p>
    <w:p w:rsidR="00A11CBE" w:rsidRDefault="00A11CBE" w:rsidP="00A11CBE">
      <w:pPr>
        <w:pStyle w:val="Code"/>
      </w:pPr>
      <w:r>
        <w:t>HTTP/1.1 200 OK</w:t>
      </w:r>
    </w:p>
    <w:p w:rsidR="00A11CBE" w:rsidRDefault="00A11CBE" w:rsidP="00A11CBE">
      <w:pPr>
        <w:pStyle w:val="Code"/>
      </w:pPr>
      <w:r>
        <w:t>Content-Type: application/json</w:t>
      </w:r>
    </w:p>
    <w:p w:rsidR="00A11CBE" w:rsidRDefault="00A11CBE" w:rsidP="00A11CBE">
      <w:pPr>
        <w:pStyle w:val="Code"/>
      </w:pPr>
      <w:r>
        <w:t>Last-Modified: Mon, 07 Oct 2013 15:39:35 GMT</w:t>
      </w:r>
    </w:p>
    <w:p w:rsidR="00A11CBE" w:rsidRDefault="00A11CBE" w:rsidP="00A11CBE">
      <w:pPr>
        <w:pStyle w:val="Code"/>
      </w:pPr>
      <w:r>
        <w:t>ETag: "1"</w:t>
      </w:r>
    </w:p>
    <w:p w:rsidR="00A11CBE" w:rsidRDefault="00A11CBE" w:rsidP="00A11CBE">
      <w:pPr>
        <w:pStyle w:val="Code"/>
      </w:pPr>
      <w:r>
        <w:t>Cache-Control: private, no-transform, max-age=30</w:t>
      </w:r>
    </w:p>
    <w:p w:rsidR="00A11CBE" w:rsidRDefault="00A11CBE" w:rsidP="00A11CBE">
      <w:pPr>
        <w:pStyle w:val="Code"/>
      </w:pPr>
      <w:r>
        <w:t>Date: Mon, 07 Oct 2013 15:39:35 GMT</w:t>
      </w:r>
    </w:p>
    <w:p w:rsidR="00A11CBE" w:rsidRDefault="00A11CBE" w:rsidP="00A11CBE">
      <w:pPr>
        <w:pStyle w:val="Code"/>
      </w:pPr>
      <w:r>
        <w:t>Server-Transaction-Id: 6bd22485-a8fa-4beb-8aee-3dc9ea02e7b8</w:t>
      </w:r>
    </w:p>
    <w:p w:rsidR="00A11CBE" w:rsidRDefault="00A11CBE" w:rsidP="00A11CBE">
      <w:pPr>
        <w:pStyle w:val="Code"/>
      </w:pPr>
      <w:r>
        <w:t>Client-Transaction-Id: bb43ab62-a093-475c-8252-1abac0eb8ec7</w:t>
      </w:r>
    </w:p>
    <w:p w:rsidR="00A11CBE" w:rsidRDefault="00A11CBE" w:rsidP="00A11CBE">
      <w:pPr>
        <w:pStyle w:val="Code"/>
      </w:pPr>
      <w:r>
        <w:t>Content-Length: 2988</w:t>
      </w:r>
    </w:p>
    <w:p w:rsidR="00A11CBE" w:rsidRDefault="00A11CBE" w:rsidP="00A11CBE">
      <w:pPr>
        <w:pStyle w:val="Code"/>
      </w:pPr>
    </w:p>
    <w:p w:rsidR="00A11CBE" w:rsidRDefault="00A11CBE" w:rsidP="00A11CBE">
      <w:pPr>
        <w:pStyle w:val="Code"/>
      </w:pPr>
      <w:r>
        <w:lastRenderedPageBreak/>
        <w:t>{</w:t>
      </w:r>
    </w:p>
    <w:p w:rsidR="00A11CBE" w:rsidRDefault="00A11CBE" w:rsidP="00A11CBE">
      <w:pPr>
        <w:pStyle w:val="Code"/>
      </w:pPr>
      <w:r>
        <w:t xml:space="preserve">  "zone" : {</w:t>
      </w:r>
    </w:p>
    <w:p w:rsidR="00A11CBE" w:rsidRDefault="00A11CBE" w:rsidP="00A11CBE">
      <w:pPr>
        <w:pStyle w:val="Code"/>
      </w:pPr>
      <w:r>
        <w:t xml:space="preserve">    "@uri" : "https://api.discoverydns.com/zones/73bb9df3-191b-4ad6-9e6b-ed9eaf68d8ea",</w:t>
      </w:r>
    </w:p>
    <w:p w:rsidR="00A11CBE" w:rsidRDefault="00A11CBE" w:rsidP="00A11CBE">
      <w:pPr>
        <w:pStyle w:val="Code"/>
      </w:pPr>
      <w:r>
        <w:t xml:space="preserve">    "id" : "73bb9df3-191b-4ad6-9e6b-ed9eaf68d8ea",</w:t>
      </w:r>
    </w:p>
    <w:p w:rsidR="00A11CBE" w:rsidRDefault="00A11CBE" w:rsidP="00A11CBE">
      <w:pPr>
        <w:pStyle w:val="Code"/>
      </w:pPr>
      <w:r>
        <w:t xml:space="preserve">    "version" : 1,</w:t>
      </w:r>
    </w:p>
    <w:p w:rsidR="00A11CBE" w:rsidRDefault="00A11CBE" w:rsidP="00A11CBE">
      <w:pPr>
        <w:pStyle w:val="Code"/>
      </w:pPr>
      <w:r>
        <w:t xml:space="preserve">    "name" : "testingzone0.com",</w:t>
      </w:r>
    </w:p>
    <w:p w:rsidR="00A11CBE" w:rsidRDefault="00A11CBE" w:rsidP="00A11CBE">
      <w:pPr>
        <w:pStyle w:val="Code"/>
      </w:pPr>
      <w:r>
        <w:t xml:space="preserve">    "serial" : 2,</w:t>
      </w:r>
    </w:p>
    <w:p w:rsidR="00A11CBE" w:rsidRDefault="00A11CBE" w:rsidP="00A11CBE">
      <w:pPr>
        <w:pStyle w:val="Code"/>
      </w:pPr>
      <w:r>
        <w:t xml:space="preserve">    "brandedNameServers" : true,</w:t>
      </w:r>
    </w:p>
    <w:p w:rsidR="00EA3CD9" w:rsidRDefault="00A11CBE" w:rsidP="00EA3CD9">
      <w:pPr>
        <w:pStyle w:val="Code"/>
        <w:rPr>
          <w:ins w:id="524" w:author="Arnaud Dumont" w:date="2014-02-11T14:00:00Z"/>
        </w:rPr>
      </w:pPr>
      <w:r>
        <w:t xml:space="preserve">    "dnssecSigned" : false,</w:t>
      </w:r>
    </w:p>
    <w:p w:rsidR="00EA3CD9" w:rsidRDefault="00EA3CD9" w:rsidP="00EA3CD9">
      <w:pPr>
        <w:pStyle w:val="Code"/>
        <w:rPr>
          <w:ins w:id="525" w:author="Arnaud Dumont" w:date="2014-02-11T14:00:00Z"/>
        </w:rPr>
      </w:pPr>
      <w:ins w:id="526" w:author="Arnaud Dumont" w:date="2014-02-11T14:00:00Z">
        <w:r>
          <w:t xml:space="preserve">    "</w:t>
        </w:r>
        <w:r w:rsidRPr="006242A4">
          <w:t>zskRollOverState</w:t>
        </w:r>
        <w:r>
          <w:t>" : null,</w:t>
        </w:r>
      </w:ins>
    </w:p>
    <w:p w:rsidR="00EA3CD9" w:rsidRDefault="00EA3CD9" w:rsidP="00EA3CD9">
      <w:pPr>
        <w:pStyle w:val="Code"/>
        <w:rPr>
          <w:ins w:id="527" w:author="Arnaud Dumont" w:date="2014-02-11T14:00:00Z"/>
        </w:rPr>
      </w:pPr>
      <w:ins w:id="528" w:author="Arnaud Dumont" w:date="2014-02-11T14:00:00Z">
        <w:r>
          <w:t xml:space="preserve">    "</w:t>
        </w:r>
        <w:r w:rsidRPr="006242A4">
          <w:t>zskNextActionDate</w:t>
        </w:r>
        <w:r>
          <w:t>" : null,</w:t>
        </w:r>
      </w:ins>
    </w:p>
    <w:p w:rsidR="00A11CBE" w:rsidRDefault="00EA3CD9" w:rsidP="00A11CBE">
      <w:pPr>
        <w:pStyle w:val="Code"/>
      </w:pPr>
      <w:ins w:id="529" w:author="Arnaud Dumont" w:date="2014-02-11T14:00:00Z">
        <w:r>
          <w:t xml:space="preserve">    "</w:t>
        </w:r>
        <w:r w:rsidRPr="005056E3">
          <w:t>zskRRSIGRegenerationDate</w:t>
        </w:r>
        <w:r>
          <w:t>" : null,</w:t>
        </w:r>
      </w:ins>
    </w:p>
    <w:p w:rsidR="00A11CBE" w:rsidRDefault="00A11CBE" w:rsidP="00A11CBE">
      <w:pPr>
        <w:pStyle w:val="Code"/>
      </w:pPr>
      <w:r>
        <w:t xml:space="preserve">    "group" : "mygroup",</w:t>
      </w:r>
    </w:p>
    <w:p w:rsidR="00A11CBE" w:rsidRDefault="00A11CBE" w:rsidP="00A11CBE">
      <w:pPr>
        <w:pStyle w:val="Code"/>
      </w:pPr>
      <w:r>
        <w:t xml:space="preserve">    "nameServerSetId" : "a2624aec-b186-4323-b8b5-2e27645cce03",</w:t>
      </w:r>
    </w:p>
    <w:p w:rsidR="00A11CBE" w:rsidRDefault="00A11CBE" w:rsidP="00A11CBE">
      <w:pPr>
        <w:pStyle w:val="Code"/>
      </w:pPr>
      <w:r>
        <w:t xml:space="preserve">    "nameServerSetName" : "Test-ing Name.Server_Set2",</w:t>
      </w:r>
    </w:p>
    <w:p w:rsidR="00A11CBE" w:rsidRDefault="00A11CBE" w:rsidP="00A11CBE">
      <w:pPr>
        <w:pStyle w:val="Code"/>
      </w:pPr>
      <w:r>
        <w:t xml:space="preserve">    "nameServerInterfaceSetId" : "8b9b3487-9e3b-4f65-a453-b18cf3fea033",</w:t>
      </w:r>
    </w:p>
    <w:p w:rsidR="00A11CBE" w:rsidRDefault="00A11CBE" w:rsidP="00A11CBE">
      <w:pPr>
        <w:pStyle w:val="Code"/>
      </w:pPr>
      <w:r>
        <w:t xml:space="preserve">    "nameServerInterfaceSetName" : "Test-ing NameServer_Interfa.ceSet0",</w:t>
      </w:r>
    </w:p>
    <w:p w:rsidR="00A11CBE" w:rsidRDefault="00A11CBE" w:rsidP="00A11CBE">
      <w:pPr>
        <w:pStyle w:val="Code"/>
      </w:pPr>
      <w:r>
        <w:t xml:space="preserve">    "planId" : "cef85578-ee5a-4b0f-b77a-e45d713bccb7",</w:t>
      </w:r>
    </w:p>
    <w:p w:rsidR="00A11CBE" w:rsidRDefault="00A11CBE" w:rsidP="00A11CBE">
      <w:pPr>
        <w:pStyle w:val="Code"/>
      </w:pPr>
      <w:r>
        <w:t xml:space="preserve">    "planName" : "testing-plan_.meh la1",</w:t>
      </w:r>
    </w:p>
    <w:p w:rsidR="00A11CBE" w:rsidRDefault="00A11CBE" w:rsidP="00A11CBE">
      <w:pPr>
        <w:pStyle w:val="Code"/>
      </w:pPr>
      <w:r>
        <w:t xml:space="preserve">    "sponsorAccountId" : "f73af262-9531-11e2-9b25-2809b571161a",</w:t>
      </w:r>
    </w:p>
    <w:p w:rsidR="00A11CBE" w:rsidRDefault="00A11CBE" w:rsidP="00A11CBE">
      <w:pPr>
        <w:pStyle w:val="Code"/>
      </w:pPr>
      <w:r>
        <w:t xml:space="preserve">    "sponsorAccountIdentifier" : "system",</w:t>
      </w:r>
    </w:p>
    <w:p w:rsidR="00A11CBE" w:rsidRDefault="00A11CBE" w:rsidP="00A11CBE">
      <w:pPr>
        <w:pStyle w:val="Code"/>
      </w:pPr>
      <w:r>
        <w:t xml:space="preserve">    "createDate" : "2013-10-08T02:39:34.229",</w:t>
      </w:r>
    </w:p>
    <w:p w:rsidR="00A11CBE" w:rsidRDefault="00A11CBE" w:rsidP="00A11CBE">
      <w:pPr>
        <w:pStyle w:val="Code"/>
      </w:pPr>
      <w:r>
        <w:t xml:space="preserve">    "createAccountId" : "f73af262-9531-11e2-9b25-2809b571161a",</w:t>
      </w:r>
    </w:p>
    <w:p w:rsidR="00A11CBE" w:rsidRDefault="00A11CBE" w:rsidP="00A11CBE">
      <w:pPr>
        <w:pStyle w:val="Code"/>
      </w:pPr>
      <w:r>
        <w:t xml:space="preserve">    "createAccountIdentifier" : "system",</w:t>
      </w:r>
    </w:p>
    <w:p w:rsidR="00A11CBE" w:rsidRDefault="00A11CBE" w:rsidP="00A11CBE">
      <w:pPr>
        <w:pStyle w:val="Code"/>
      </w:pPr>
      <w:r>
        <w:t xml:space="preserve">    "createUserId" : "ed848682-c1d9-11e2-86bc-e9b9e1409c4c",</w:t>
      </w:r>
    </w:p>
    <w:p w:rsidR="00A11CBE" w:rsidRDefault="00A11CBE" w:rsidP="00A11CBE">
      <w:pPr>
        <w:pStyle w:val="Code"/>
      </w:pPr>
      <w:r>
        <w:t xml:space="preserve">    "createUserName" : "System Admin",</w:t>
      </w:r>
    </w:p>
    <w:p w:rsidR="00A11CBE" w:rsidRDefault="00A11CBE" w:rsidP="00A11CBE">
      <w:pPr>
        <w:pStyle w:val="Code"/>
      </w:pPr>
      <w:r>
        <w:t xml:space="preserve">    "lastUpdateDate" : "2013-10-08T02:39:35.030",</w:t>
      </w:r>
    </w:p>
    <w:p w:rsidR="00A11CBE" w:rsidRDefault="00A11CBE" w:rsidP="00A11CBE">
      <w:pPr>
        <w:pStyle w:val="Code"/>
      </w:pPr>
      <w:r>
        <w:t xml:space="preserve">    "lastUpdateAccountId" : "f73af262-9531-11e2-9b25-2809b571161a",</w:t>
      </w:r>
    </w:p>
    <w:p w:rsidR="00A11CBE" w:rsidRDefault="00A11CBE" w:rsidP="00A11CBE">
      <w:pPr>
        <w:pStyle w:val="Code"/>
      </w:pPr>
      <w:r>
        <w:t xml:space="preserve">    "lastUpdateAccountIdentifier" : "system",</w:t>
      </w:r>
    </w:p>
    <w:p w:rsidR="00A11CBE" w:rsidRDefault="00A11CBE" w:rsidP="00A11CBE">
      <w:pPr>
        <w:pStyle w:val="Code"/>
      </w:pPr>
      <w:r>
        <w:t xml:space="preserve">    "lastUpdateUserId" : "ed848682-c1d9-11e2-86bc-e9b9e1409c4c",</w:t>
      </w:r>
    </w:p>
    <w:p w:rsidR="00A11CBE" w:rsidRDefault="00A11CBE" w:rsidP="00A11CBE">
      <w:pPr>
        <w:pStyle w:val="Code"/>
      </w:pPr>
      <w:r>
        <w:t xml:space="preserve">    "lastUpdateUserName" : "System Admin",</w:t>
      </w:r>
    </w:p>
    <w:p w:rsidR="000C492B" w:rsidRDefault="000C492B" w:rsidP="000C492B">
      <w:pPr>
        <w:pStyle w:val="Code"/>
      </w:pPr>
      <w:r>
        <w:t xml:space="preserve">    "</w:t>
      </w:r>
      <w:r w:rsidRPr="0027130A">
        <w:t>delegationResourceRecords</w:t>
      </w:r>
      <w:r>
        <w:t>" :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w:t>
      </w:r>
    </w:p>
    <w:p w:rsidR="000C492B" w:rsidRDefault="000C492B" w:rsidP="000C492B">
      <w:pPr>
        <w:pStyle w:val="Code"/>
      </w:pPr>
      <w:r>
        <w:t xml:space="preserve">      "address" : "127.0.0.2"</w:t>
      </w:r>
    </w:p>
    <w:p w:rsidR="000C492B" w:rsidRDefault="000C492B" w:rsidP="000C492B">
      <w:pPr>
        <w:pStyle w:val="Code"/>
      </w:pPr>
      <w:r>
        <w:lastRenderedPageBreak/>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"NS",</w:t>
      </w:r>
    </w:p>
    <w:p w:rsidR="000C492B" w:rsidRDefault="000C492B" w:rsidP="000C492B">
      <w:pPr>
        <w:pStyle w:val="Code"/>
      </w:pPr>
      <w:r>
        <w:t xml:space="preserve">      "target" : "ns1.hosting.com."</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w:t>
      </w:r>
    </w:p>
    <w:p w:rsidR="000C492B" w:rsidRDefault="000C492B" w:rsidP="000C492B">
      <w:pPr>
        <w:pStyle w:val="Code"/>
      </w:pPr>
      <w:r>
        <w:t xml:space="preserve">      "address" : "127.0.0.1"</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"AAAA",</w:t>
      </w:r>
    </w:p>
    <w:p w:rsidR="000C492B" w:rsidRDefault="000C492B" w:rsidP="000C492B">
      <w:pPr>
        <w:pStyle w:val="Code"/>
      </w:pPr>
      <w:r>
        <w:t xml:space="preserve">      "address" : "2001:dcd:2::5"</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"AAAA",</w:t>
      </w:r>
    </w:p>
    <w:p w:rsidR="000C492B" w:rsidRDefault="000C492B" w:rsidP="000C492B">
      <w:pPr>
        <w:pStyle w:val="Code"/>
      </w:pPr>
      <w:r>
        <w:t xml:space="preserve">      "address" : "2001:dcd:2::6"</w:t>
      </w:r>
    </w:p>
    <w:p w:rsidR="000C492B" w:rsidRDefault="000C492B" w:rsidP="00A11CBE">
      <w:pPr>
        <w:pStyle w:val="Code"/>
      </w:pPr>
      <w:r>
        <w:t xml:space="preserve">    } ],</w:t>
      </w:r>
    </w:p>
    <w:p w:rsidR="00A11CBE" w:rsidRDefault="00A11CBE" w:rsidP="00A11CBE">
      <w:pPr>
        <w:pStyle w:val="Code"/>
      </w:pPr>
      <w:r>
        <w:t xml:space="preserve">    "ddnsResourceRecords" : [ {</w:t>
      </w:r>
    </w:p>
    <w:p w:rsidR="00A11CBE" w:rsidRDefault="00A11CBE" w:rsidP="00A11CBE">
      <w:pPr>
        <w:pStyle w:val="Code"/>
      </w:pPr>
      <w:r>
        <w:t xml:space="preserve">      "name" : "testingprefix2.testingzone0.com.",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"A",</w:t>
      </w:r>
    </w:p>
    <w:p w:rsidR="00A11CBE" w:rsidRDefault="00A11CBE" w:rsidP="00A11CBE">
      <w:pPr>
        <w:pStyle w:val="Code"/>
      </w:pPr>
      <w:r>
        <w:t xml:space="preserve">      "address" : "28.139.29.213"</w:t>
      </w:r>
    </w:p>
    <w:p w:rsidR="00A11CBE" w:rsidRDefault="00A11CBE" w:rsidP="00A11CBE">
      <w:pPr>
        <w:pStyle w:val="Code"/>
      </w:pPr>
      <w:r>
        <w:t xml:space="preserve">    }, {</w:t>
      </w:r>
    </w:p>
    <w:p w:rsidR="00A11CBE" w:rsidRDefault="00A11CBE" w:rsidP="00A11CBE">
      <w:pPr>
        <w:pStyle w:val="Code"/>
      </w:pPr>
      <w:r>
        <w:t xml:space="preserve">      "name" : "testingprefix2.testingzone0.com.",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"AAAA",</w:t>
      </w:r>
    </w:p>
    <w:p w:rsidR="00A11CBE" w:rsidRDefault="00A11CBE" w:rsidP="00A11CBE">
      <w:pPr>
        <w:pStyle w:val="Code"/>
      </w:pPr>
      <w:r>
        <w:t xml:space="preserve">      "address" : "e9af:3538:61b9:aabd:e0d0:d063:299e:50de"</w:t>
      </w:r>
    </w:p>
    <w:p w:rsidR="00A11CBE" w:rsidRDefault="00A11CBE" w:rsidP="00A11CBE">
      <w:pPr>
        <w:pStyle w:val="Code"/>
      </w:pPr>
      <w:r>
        <w:t xml:space="preserve">    }, {</w:t>
      </w:r>
    </w:p>
    <w:p w:rsidR="00A11CBE" w:rsidRDefault="00A11CBE" w:rsidP="00A11CBE">
      <w:pPr>
        <w:pStyle w:val="Code"/>
      </w:pPr>
      <w:r>
        <w:lastRenderedPageBreak/>
        <w:t xml:space="preserve">      "name" : "testingzone0.com.",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"SOA",</w:t>
      </w:r>
    </w:p>
    <w:p w:rsidR="00A11CBE" w:rsidRDefault="00A11CBE" w:rsidP="00A11CBE">
      <w:pPr>
        <w:pStyle w:val="Code"/>
      </w:pPr>
      <w:r>
        <w:t xml:space="preserve">      "host" : "testingprefix1.testingzone0.com.",</w:t>
      </w:r>
    </w:p>
    <w:p w:rsidR="00A11CBE" w:rsidRDefault="00A11CBE" w:rsidP="00A11CBE">
      <w:pPr>
        <w:pStyle w:val="Code"/>
      </w:pPr>
      <w:r>
        <w:t xml:space="preserve">      "admin" : "dnsmaster.testingzone0.com.",</w:t>
      </w:r>
    </w:p>
    <w:p w:rsidR="00A11CBE" w:rsidRDefault="00A11CBE" w:rsidP="00A11CBE">
      <w:pPr>
        <w:pStyle w:val="Code"/>
      </w:pPr>
      <w:r>
        <w:t xml:space="preserve">      "serial" : "2",</w:t>
      </w:r>
    </w:p>
    <w:p w:rsidR="00A11CBE" w:rsidRDefault="00A11CBE" w:rsidP="00A11CBE">
      <w:pPr>
        <w:pStyle w:val="Code"/>
      </w:pPr>
      <w:r>
        <w:t xml:space="preserve">      "refresh" : "43200",</w:t>
      </w:r>
    </w:p>
    <w:p w:rsidR="00A11CBE" w:rsidRDefault="00A11CBE" w:rsidP="00A11CBE">
      <w:pPr>
        <w:pStyle w:val="Code"/>
      </w:pPr>
      <w:r>
        <w:t xml:space="preserve">      "retry" : "600",</w:t>
      </w:r>
    </w:p>
    <w:p w:rsidR="00A11CBE" w:rsidRDefault="00A11CBE" w:rsidP="00A11CBE">
      <w:pPr>
        <w:pStyle w:val="Code"/>
      </w:pPr>
      <w:r>
        <w:t xml:space="preserve">      "expire" : "1209600",</w:t>
      </w:r>
    </w:p>
    <w:p w:rsidR="00A11CBE" w:rsidRDefault="00A11CBE" w:rsidP="00A11CBE">
      <w:pPr>
        <w:pStyle w:val="Code"/>
      </w:pPr>
      <w:r>
        <w:t xml:space="preserve">      "minimum" : "600"</w:t>
      </w:r>
    </w:p>
    <w:p w:rsidR="00A11CBE" w:rsidRDefault="00A11CBE" w:rsidP="00A11CBE">
      <w:pPr>
        <w:pStyle w:val="Code"/>
      </w:pPr>
      <w:r>
        <w:t xml:space="preserve">    }, {</w:t>
      </w:r>
    </w:p>
    <w:p w:rsidR="00A11CBE" w:rsidRDefault="00A11CBE" w:rsidP="00A11CBE">
      <w:pPr>
        <w:pStyle w:val="Code"/>
      </w:pPr>
      <w:r>
        <w:t xml:space="preserve">      "name" : "testingzone0.com.",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"NS",</w:t>
      </w:r>
    </w:p>
    <w:p w:rsidR="00A11CBE" w:rsidRDefault="00A11CBE" w:rsidP="00A11CBE">
      <w:pPr>
        <w:pStyle w:val="Code"/>
      </w:pPr>
      <w:r>
        <w:t xml:space="preserve">      "target" : "testingprefix1.testingzone0.com.</w:t>
      </w:r>
    </w:p>
    <w:p w:rsidR="00A11CBE" w:rsidRDefault="00A11CBE" w:rsidP="00A11CBE">
      <w:pPr>
        <w:pStyle w:val="Code"/>
      </w:pPr>
      <w:r>
        <w:t xml:space="preserve">    }, {</w:t>
      </w:r>
    </w:p>
    <w:p w:rsidR="00A11CBE" w:rsidRDefault="00A11CBE" w:rsidP="00A11CBE">
      <w:pPr>
        <w:pStyle w:val="Code"/>
      </w:pPr>
      <w:r>
        <w:t xml:space="preserve">      "name" : "testingprefix1.testingzone0.com.",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"A",</w:t>
      </w:r>
    </w:p>
    <w:p w:rsidR="00A11CBE" w:rsidRDefault="00A11CBE" w:rsidP="00A11CBE">
      <w:pPr>
        <w:pStyle w:val="Code"/>
      </w:pPr>
      <w:r>
        <w:t xml:space="preserve">      "address" : "253.23.114.37"</w:t>
      </w:r>
    </w:p>
    <w:p w:rsidR="00A11CBE" w:rsidRDefault="00A11CBE" w:rsidP="00A11CBE">
      <w:pPr>
        <w:pStyle w:val="Code"/>
      </w:pPr>
      <w:r>
        <w:t xml:space="preserve">    }, {</w:t>
      </w:r>
    </w:p>
    <w:p w:rsidR="00A11CBE" w:rsidRDefault="00A11CBE" w:rsidP="00A11CBE">
      <w:pPr>
        <w:pStyle w:val="Code"/>
      </w:pPr>
      <w:r>
        <w:t xml:space="preserve">      "name" : "testingprefix1.testingzone0.com.",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"AAAA",</w:t>
      </w:r>
    </w:p>
    <w:p w:rsidR="00A11CBE" w:rsidRDefault="00A11CBE" w:rsidP="00A11CBE">
      <w:pPr>
        <w:pStyle w:val="Code"/>
      </w:pPr>
      <w:r>
        <w:t xml:space="preserve">      "address" : "c1aa:8615:d789:a43e:bc5a:7cab:361a:47f7"</w:t>
      </w:r>
    </w:p>
    <w:p w:rsidR="00A11CBE" w:rsidRDefault="00A11CBE" w:rsidP="00A11CBE">
      <w:pPr>
        <w:pStyle w:val="Code"/>
      </w:pPr>
      <w:r>
        <w:t xml:space="preserve">    }, {</w:t>
      </w:r>
    </w:p>
    <w:p w:rsidR="00A11CBE" w:rsidRDefault="00A11CBE" w:rsidP="00A11CBE">
      <w:pPr>
        <w:pStyle w:val="Code"/>
      </w:pPr>
      <w:r>
        <w:t xml:space="preserve">      "name" : "testingzone0.com.",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"NS",</w:t>
      </w:r>
    </w:p>
    <w:p w:rsidR="00A11CBE" w:rsidRDefault="00A11CBE" w:rsidP="00A11CBE">
      <w:pPr>
        <w:pStyle w:val="Code"/>
      </w:pPr>
      <w:r>
        <w:t xml:space="preserve">      "target" : "testingprefix2.testingzone0.com."</w:t>
      </w:r>
    </w:p>
    <w:p w:rsidR="00A11CBE" w:rsidRDefault="00A11CBE" w:rsidP="00A11CBE">
      <w:pPr>
        <w:pStyle w:val="Code"/>
      </w:pPr>
      <w:r>
        <w:t xml:space="preserve">    } ],</w:t>
      </w:r>
    </w:p>
    <w:p w:rsidR="00A11CBE" w:rsidRDefault="00A11CBE" w:rsidP="00A11CBE">
      <w:pPr>
        <w:pStyle w:val="Code"/>
      </w:pPr>
      <w:r>
        <w:t xml:space="preserve">    "resourceRecords" : [ {</w:t>
      </w:r>
    </w:p>
    <w:p w:rsidR="00A11CBE" w:rsidRDefault="00A11CBE" w:rsidP="00A11CBE">
      <w:pPr>
        <w:pStyle w:val="Code"/>
      </w:pPr>
      <w:r>
        <w:t xml:space="preserve">      "name" : "testingzone0.com.",</w:t>
      </w:r>
    </w:p>
    <w:p w:rsidR="00A11CBE" w:rsidRDefault="00A11CBE" w:rsidP="00A11CBE">
      <w:pPr>
        <w:pStyle w:val="Code"/>
      </w:pPr>
      <w:r>
        <w:lastRenderedPageBreak/>
        <w:t xml:space="preserve">      "class" : "IN",</w:t>
      </w:r>
    </w:p>
    <w:p w:rsidR="00A11CBE" w:rsidRDefault="00A11CBE" w:rsidP="00A11CBE">
      <w:pPr>
        <w:pStyle w:val="Code"/>
      </w:pPr>
      <w:r>
        <w:t xml:space="preserve">      "ttl" : "3600",</w:t>
      </w:r>
    </w:p>
    <w:p w:rsidR="00A11CBE" w:rsidRDefault="00A11CBE" w:rsidP="00A11CBE">
      <w:pPr>
        <w:pStyle w:val="Code"/>
      </w:pPr>
      <w:r>
        <w:t xml:space="preserve">      "type" : "A",</w:t>
      </w:r>
    </w:p>
    <w:p w:rsidR="00A11CBE" w:rsidRDefault="00A11CBE" w:rsidP="00A11CBE">
      <w:pPr>
        <w:pStyle w:val="Code"/>
      </w:pPr>
      <w:r>
        <w:t xml:space="preserve">      "address" : "1.2.3.4"</w:t>
      </w:r>
    </w:p>
    <w:p w:rsidR="00A11CBE" w:rsidRDefault="00A11CBE" w:rsidP="00A11CBE">
      <w:pPr>
        <w:pStyle w:val="Code"/>
      </w:pPr>
      <w:r>
        <w:t xml:space="preserve">    }, {</w:t>
      </w:r>
    </w:p>
    <w:p w:rsidR="00A11CBE" w:rsidRDefault="00A11CBE" w:rsidP="00A11CBE">
      <w:pPr>
        <w:pStyle w:val="Code"/>
      </w:pPr>
      <w:r>
        <w:t xml:space="preserve">      "name" : "testingzone0.com.",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"NS",</w:t>
      </w:r>
    </w:p>
    <w:p w:rsidR="00A11CBE" w:rsidRDefault="00A11CBE" w:rsidP="00A11CBE">
      <w:pPr>
        <w:pStyle w:val="Code"/>
      </w:pPr>
      <w:r>
        <w:t xml:space="preserve">      "target" : "target.com."</w:t>
      </w:r>
    </w:p>
    <w:p w:rsidR="00A11CBE" w:rsidRDefault="00A11CBE" w:rsidP="00A11CBE">
      <w:pPr>
        <w:pStyle w:val="Code"/>
      </w:pPr>
      <w:r>
        <w:t xml:space="preserve">    } ]</w:t>
      </w:r>
    </w:p>
    <w:p w:rsidR="00A11CBE" w:rsidRDefault="00A11CBE" w:rsidP="00A11CBE">
      <w:pPr>
        <w:pStyle w:val="Code"/>
      </w:pPr>
      <w:r>
        <w:t xml:space="preserve">  }</w:t>
      </w:r>
    </w:p>
    <w:p w:rsidR="00A11CBE" w:rsidRPr="00A11CBE" w:rsidRDefault="00A11CBE" w:rsidP="00A11CBE">
      <w:pPr>
        <w:pStyle w:val="Code"/>
      </w:pPr>
      <w:r>
        <w:t>}</w:t>
      </w:r>
    </w:p>
    <w:p w:rsidR="004836FD" w:rsidRDefault="004836FD" w:rsidP="003A30DE">
      <w:pPr>
        <w:pStyle w:val="Heading2"/>
      </w:pPr>
      <w:bookmarkStart w:id="530" w:name="_Toc381779322"/>
      <w:r>
        <w:t>Zone Update Resource Records Command</w:t>
      </w:r>
      <w:bookmarkEnd w:id="530"/>
    </w:p>
    <w:p w:rsidR="00323508" w:rsidRDefault="00A11CBE" w:rsidP="00323508">
      <w:r w:rsidRPr="00A11CBE">
        <w:t xml:space="preserve">This command is used to update the resource records associated with a zone object that is provisioned </w:t>
      </w:r>
      <w:r w:rsidR="00BB3EC1">
        <w:t>in</w:t>
      </w:r>
      <w:r w:rsidR="00BB3EC1" w:rsidRPr="00A11CBE">
        <w:t xml:space="preserve"> </w:t>
      </w:r>
      <w:r w:rsidRPr="00A11CBE">
        <w:t>the system.</w:t>
      </w:r>
    </w:p>
    <w:p w:rsidR="00485F3E" w:rsidRDefault="00485F3E" w:rsidP="00485F3E">
      <w:pPr>
        <w:pStyle w:val="Heading3"/>
      </w:pPr>
      <w:r>
        <w:t>Request</w:t>
      </w:r>
    </w:p>
    <w:p w:rsidR="00A11CBE" w:rsidRDefault="00A11CBE" w:rsidP="00A11CBE">
      <w:r w:rsidRPr="00A11CBE">
        <w:t>A request should be made to the specified URI including the indicated headers</w:t>
      </w:r>
      <w:r w:rsidR="00BA7A47">
        <w:t>,</w:t>
      </w:r>
      <w:r w:rsidRPr="00A11CBE">
        <w:t xml:space="preserve"> and if required a request body in the format specified.</w:t>
      </w:r>
    </w:p>
    <w:p w:rsidR="00A11CBE" w:rsidRDefault="00A11CBE" w:rsidP="00A11CBE">
      <w:pPr>
        <w:pStyle w:val="FakeHeading4"/>
      </w:pPr>
      <w:r>
        <w:t>URI</w:t>
      </w:r>
    </w:p>
    <w:p w:rsidR="00A11CBE" w:rsidRPr="008A0F29" w:rsidRDefault="00A11CBE" w:rsidP="00A11CBE">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A11CBE" w:rsidRPr="00CC22F1" w:rsidTr="00A11CBE">
        <w:trPr>
          <w:tblHeader w:val="0"/>
        </w:trPr>
        <w:tc>
          <w:tcPr>
            <w:tcW w:w="1843" w:type="dxa"/>
            <w:shd w:val="clear" w:color="auto" w:fill="BFBFBF" w:themeFill="background1" w:themeFillShade="BF"/>
          </w:tcPr>
          <w:p w:rsidR="00A11CBE" w:rsidRPr="00750051" w:rsidRDefault="00A11CBE" w:rsidP="00A11CBE">
            <w:pPr>
              <w:pStyle w:val="Table-Header"/>
            </w:pPr>
            <w:r>
              <w:t>HTTP Method</w:t>
            </w:r>
          </w:p>
        </w:tc>
        <w:tc>
          <w:tcPr>
            <w:tcW w:w="6804" w:type="dxa"/>
            <w:shd w:val="clear" w:color="auto" w:fill="BFBFBF" w:themeFill="background1" w:themeFillShade="BF"/>
          </w:tcPr>
          <w:p w:rsidR="00A11CBE" w:rsidRDefault="00A11CBE" w:rsidP="00A11CBE">
            <w:pPr>
              <w:pStyle w:val="Table-Header"/>
            </w:pPr>
            <w:r>
              <w:t>Request URI</w:t>
            </w:r>
          </w:p>
        </w:tc>
      </w:tr>
      <w:tr w:rsidR="00A11CBE" w:rsidRPr="00CC22F1" w:rsidTr="00A11CBE">
        <w:trPr>
          <w:trHeight w:val="113"/>
          <w:tblHeader w:val="0"/>
        </w:trPr>
        <w:tc>
          <w:tcPr>
            <w:tcW w:w="1843" w:type="dxa"/>
          </w:tcPr>
          <w:p w:rsidR="00A11CBE" w:rsidRDefault="00A11CBE" w:rsidP="00A11CBE">
            <w:pPr>
              <w:pStyle w:val="Table-Text"/>
            </w:pPr>
            <w:del w:id="531" w:author="Arnaud Dumont" w:date="2014-02-20T10:43:00Z">
              <w:r w:rsidDel="00960CE1">
                <w:delText>GET</w:delText>
              </w:r>
            </w:del>
            <w:ins w:id="532" w:author="Arnaud Dumont" w:date="2014-02-20T10:43:00Z">
              <w:r w:rsidR="00960CE1">
                <w:t>PUT</w:t>
              </w:r>
            </w:ins>
          </w:p>
        </w:tc>
        <w:tc>
          <w:tcPr>
            <w:tcW w:w="6804" w:type="dxa"/>
          </w:tcPr>
          <w:p w:rsidR="00A11CBE" w:rsidRDefault="00A11CBE" w:rsidP="00A11CBE">
            <w:pPr>
              <w:pStyle w:val="Table-Text"/>
            </w:pPr>
            <w:r w:rsidRPr="00A11CBE">
              <w:t>https://{service-address}/zones/{id}/resourcerecords/</w:t>
            </w:r>
          </w:p>
        </w:tc>
      </w:tr>
    </w:tbl>
    <w:p w:rsidR="00A11CBE" w:rsidRDefault="00A11CBE" w:rsidP="00A11CBE">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A11CBE" w:rsidRPr="00CC22F1" w:rsidTr="00A11CBE">
        <w:trPr>
          <w:tblHeader w:val="0"/>
        </w:trPr>
        <w:tc>
          <w:tcPr>
            <w:tcW w:w="1843" w:type="dxa"/>
            <w:shd w:val="clear" w:color="auto" w:fill="BFBFBF" w:themeFill="background1" w:themeFillShade="BF"/>
          </w:tcPr>
          <w:p w:rsidR="00A11CBE" w:rsidRPr="00750051" w:rsidRDefault="00A11CBE" w:rsidP="00A11CBE">
            <w:pPr>
              <w:pStyle w:val="Table-Header"/>
            </w:pPr>
            <w:r>
              <w:t>Field</w:t>
            </w:r>
          </w:p>
        </w:tc>
        <w:tc>
          <w:tcPr>
            <w:tcW w:w="6804" w:type="dxa"/>
            <w:shd w:val="clear" w:color="auto" w:fill="BFBFBF" w:themeFill="background1" w:themeFillShade="BF"/>
          </w:tcPr>
          <w:p w:rsidR="00A11CBE" w:rsidRDefault="00A11CBE" w:rsidP="00A11CBE">
            <w:pPr>
              <w:pStyle w:val="Table-Header"/>
            </w:pPr>
            <w:r>
              <w:t>Description</w:t>
            </w:r>
          </w:p>
        </w:tc>
      </w:tr>
      <w:tr w:rsidR="00A11CBE" w:rsidRPr="00CC22F1" w:rsidTr="00A11CBE">
        <w:trPr>
          <w:trHeight w:val="113"/>
          <w:tblHeader w:val="0"/>
        </w:trPr>
        <w:tc>
          <w:tcPr>
            <w:tcW w:w="1843" w:type="dxa"/>
          </w:tcPr>
          <w:p w:rsidR="00A11CBE" w:rsidRDefault="00A11CBE" w:rsidP="00A11CBE">
            <w:pPr>
              <w:pStyle w:val="Table-Text"/>
            </w:pPr>
            <w:r>
              <w:t>service-address</w:t>
            </w:r>
          </w:p>
        </w:tc>
        <w:tc>
          <w:tcPr>
            <w:tcW w:w="6804" w:type="dxa"/>
          </w:tcPr>
          <w:p w:rsidR="00A11CBE" w:rsidRDefault="00A11CBE" w:rsidP="006351FF">
            <w:pPr>
              <w:pStyle w:val="Table-Text"/>
            </w:pPr>
            <w:r>
              <w:t xml:space="preserve">The service address as described in section </w:t>
            </w:r>
            <w:r w:rsidR="006351FF">
              <w:t>2.2</w:t>
            </w:r>
          </w:p>
        </w:tc>
      </w:tr>
      <w:tr w:rsidR="00A11CBE" w:rsidRPr="00CC22F1" w:rsidTr="00A11CBE">
        <w:trPr>
          <w:trHeight w:val="113"/>
          <w:tblHeader w:val="0"/>
        </w:trPr>
        <w:tc>
          <w:tcPr>
            <w:tcW w:w="1843" w:type="dxa"/>
          </w:tcPr>
          <w:p w:rsidR="00A11CBE" w:rsidRDefault="00A11CBE" w:rsidP="00A11CBE">
            <w:pPr>
              <w:pStyle w:val="Table-Text"/>
            </w:pPr>
            <w:r>
              <w:t>id</w:t>
            </w:r>
          </w:p>
        </w:tc>
        <w:tc>
          <w:tcPr>
            <w:tcW w:w="6804" w:type="dxa"/>
          </w:tcPr>
          <w:p w:rsidR="00A11CBE" w:rsidRDefault="00A11CBE" w:rsidP="00A11CBE">
            <w:pPr>
              <w:pStyle w:val="Table-Text"/>
            </w:pPr>
            <w:r>
              <w:t>The id of the zone whose resource records you want to update</w:t>
            </w:r>
          </w:p>
        </w:tc>
      </w:tr>
    </w:tbl>
    <w:p w:rsidR="00A11CBE" w:rsidRDefault="00A11CBE" w:rsidP="00A11CBE">
      <w:pPr>
        <w:pStyle w:val="FakeHeading4"/>
      </w:pPr>
      <w:r>
        <w:t>Query Parameters</w:t>
      </w:r>
    </w:p>
    <w:p w:rsidR="009D62FC" w:rsidRPr="002E186D" w:rsidRDefault="009D62FC" w:rsidP="009D62FC">
      <w:r w:rsidRPr="00C46067">
        <w:t xml:space="preserve">The query parameters below can be used with this command. All query parameters are optional and if none are specified </w:t>
      </w:r>
      <w:r>
        <w:t>the default representation of the zone’s resource records</w:t>
      </w:r>
      <w:r w:rsidRPr="00C46067">
        <w:t xml:space="preserve"> will be returned</w:t>
      </w:r>
      <w:r>
        <w:t xml:space="preserve"> in the response</w:t>
      </w:r>
      <w:r w:rsidRPr="00C46067">
        <w:t>.</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992"/>
        <w:gridCol w:w="709"/>
        <w:gridCol w:w="5386"/>
      </w:tblGrid>
      <w:tr w:rsidR="009D62FC" w:rsidRPr="00CC22F1" w:rsidTr="0038262C">
        <w:trPr>
          <w:tblHeader w:val="0"/>
        </w:trPr>
        <w:tc>
          <w:tcPr>
            <w:tcW w:w="1560" w:type="dxa"/>
            <w:shd w:val="clear" w:color="auto" w:fill="BFBFBF" w:themeFill="background1" w:themeFillShade="BF"/>
          </w:tcPr>
          <w:p w:rsidR="009D62FC" w:rsidRPr="00750051" w:rsidRDefault="009D62FC" w:rsidP="0038262C">
            <w:pPr>
              <w:pStyle w:val="Table-Header"/>
            </w:pPr>
            <w:r>
              <w:lastRenderedPageBreak/>
              <w:t>Parameter Name</w:t>
            </w:r>
          </w:p>
        </w:tc>
        <w:tc>
          <w:tcPr>
            <w:tcW w:w="992" w:type="dxa"/>
            <w:shd w:val="clear" w:color="auto" w:fill="BFBFBF" w:themeFill="background1" w:themeFillShade="BF"/>
          </w:tcPr>
          <w:p w:rsidR="009D62FC" w:rsidRDefault="009D62FC" w:rsidP="0038262C">
            <w:pPr>
              <w:pStyle w:val="Table-Header"/>
            </w:pPr>
            <w:r>
              <w:t>Optional</w:t>
            </w:r>
          </w:p>
        </w:tc>
        <w:tc>
          <w:tcPr>
            <w:tcW w:w="709" w:type="dxa"/>
            <w:shd w:val="clear" w:color="auto" w:fill="BFBFBF" w:themeFill="background1" w:themeFillShade="BF"/>
          </w:tcPr>
          <w:p w:rsidR="009D62FC" w:rsidRDefault="009D62FC" w:rsidP="0038262C">
            <w:pPr>
              <w:pStyle w:val="Table-Header"/>
            </w:pPr>
            <w:r>
              <w:t>Type</w:t>
            </w:r>
          </w:p>
        </w:tc>
        <w:tc>
          <w:tcPr>
            <w:tcW w:w="5386" w:type="dxa"/>
            <w:shd w:val="clear" w:color="auto" w:fill="BFBFBF" w:themeFill="background1" w:themeFillShade="BF"/>
          </w:tcPr>
          <w:p w:rsidR="009D62FC" w:rsidRDefault="009D62FC" w:rsidP="0038262C">
            <w:pPr>
              <w:pStyle w:val="Table-Header"/>
            </w:pPr>
            <w:r>
              <w:t>Description</w:t>
            </w:r>
          </w:p>
        </w:tc>
      </w:tr>
      <w:tr w:rsidR="009D62FC" w:rsidRPr="00CC22F1" w:rsidTr="0038262C">
        <w:trPr>
          <w:trHeight w:val="113"/>
          <w:tblHeader w:val="0"/>
        </w:trPr>
        <w:tc>
          <w:tcPr>
            <w:tcW w:w="1560" w:type="dxa"/>
          </w:tcPr>
          <w:p w:rsidR="009D62FC" w:rsidRDefault="009D62FC" w:rsidP="0038262C">
            <w:pPr>
              <w:pStyle w:val="Table-Text"/>
            </w:pPr>
            <w:r w:rsidRPr="008952EF">
              <w:t>rdataFormat</w:t>
            </w:r>
          </w:p>
        </w:tc>
        <w:tc>
          <w:tcPr>
            <w:tcW w:w="992" w:type="dxa"/>
          </w:tcPr>
          <w:p w:rsidR="009D62FC" w:rsidRDefault="009D62FC" w:rsidP="0038262C">
            <w:pPr>
              <w:pStyle w:val="Table-Text"/>
            </w:pPr>
            <w:r>
              <w:t>Yes</w:t>
            </w:r>
          </w:p>
        </w:tc>
        <w:tc>
          <w:tcPr>
            <w:tcW w:w="709" w:type="dxa"/>
          </w:tcPr>
          <w:p w:rsidR="009D62FC" w:rsidRDefault="009D62FC" w:rsidP="0038262C">
            <w:pPr>
              <w:pStyle w:val="Table-Text"/>
            </w:pPr>
            <w:r>
              <w:t>string</w:t>
            </w:r>
          </w:p>
        </w:tc>
        <w:tc>
          <w:tcPr>
            <w:tcW w:w="5386" w:type="dxa"/>
          </w:tcPr>
          <w:p w:rsidR="009D62FC" w:rsidRDefault="002D5B4F" w:rsidP="00225335">
            <w:pPr>
              <w:pStyle w:val="Table-Text"/>
            </w:pPr>
            <w:r>
              <w:t xml:space="preserve">If “raw”, all the type-specific RData fields of each resource record will be returned in a single </w:t>
            </w:r>
            <w:del w:id="533" w:author="Arnaud Dumont" w:date="2014-02-20T11:45:00Z">
              <w:r w:rsidDel="00225335">
                <w:delText xml:space="preserve"> </w:delText>
              </w:r>
            </w:del>
            <w:r>
              <w:t>string “rdata” field that is as the resource record would be entered into a BIND compati</w:t>
            </w:r>
            <w:del w:id="534" w:author="Arnaud Dumont" w:date="2014-02-20T11:45:00Z">
              <w:r w:rsidDel="00225335">
                <w:delText>a</w:delText>
              </w:r>
            </w:del>
            <w:r>
              <w:t>ble zone file. Any other value for this parameter (or the absence of this parameter) will return resource records in their type specific format as described below.</w:t>
            </w:r>
          </w:p>
        </w:tc>
      </w:tr>
    </w:tbl>
    <w:p w:rsidR="00A11CBE" w:rsidRDefault="00A11CBE" w:rsidP="00A11CBE"/>
    <w:p w:rsidR="00A11CBE" w:rsidRDefault="00A11CBE" w:rsidP="00FB749C">
      <w:pPr>
        <w:pStyle w:val="FakeHeading4"/>
        <w:pageBreakBefore/>
      </w:pPr>
      <w:r>
        <w:lastRenderedPageBreak/>
        <w:t>Request Headers</w:t>
      </w:r>
    </w:p>
    <w:p w:rsidR="00A11CBE" w:rsidRDefault="00A11CBE" w:rsidP="00A11CBE">
      <w:r w:rsidRPr="00A11CBE">
        <w:t xml:space="preserve">Aside from the standard request headers described in section </w:t>
      </w:r>
      <w:r w:rsidR="00BA7A47">
        <w:t>2.6</w:t>
      </w:r>
      <w:r w:rsidRPr="00A11CBE">
        <w:t xml:space="preserve"> the following additional headers are supported: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1984"/>
        <w:gridCol w:w="1418"/>
        <w:gridCol w:w="3685"/>
      </w:tblGrid>
      <w:tr w:rsidR="00216AA9" w:rsidRPr="00CC22F1" w:rsidTr="006351FF">
        <w:trPr>
          <w:tblHeader w:val="0"/>
        </w:trPr>
        <w:tc>
          <w:tcPr>
            <w:tcW w:w="1560" w:type="dxa"/>
            <w:shd w:val="clear" w:color="auto" w:fill="BFBFBF" w:themeFill="background1" w:themeFillShade="BF"/>
          </w:tcPr>
          <w:p w:rsidR="00216AA9" w:rsidRPr="00750051" w:rsidRDefault="00216AA9" w:rsidP="006351FF">
            <w:pPr>
              <w:pStyle w:val="Table-Header"/>
            </w:pPr>
            <w:r>
              <w:t>Header</w:t>
            </w:r>
          </w:p>
        </w:tc>
        <w:tc>
          <w:tcPr>
            <w:tcW w:w="1984" w:type="dxa"/>
            <w:shd w:val="clear" w:color="auto" w:fill="BFBFBF" w:themeFill="background1" w:themeFillShade="BF"/>
          </w:tcPr>
          <w:p w:rsidR="00216AA9" w:rsidRDefault="00216AA9" w:rsidP="006351FF">
            <w:pPr>
              <w:pStyle w:val="Table-Header"/>
            </w:pPr>
            <w:r>
              <w:t>Required</w:t>
            </w:r>
          </w:p>
        </w:tc>
        <w:tc>
          <w:tcPr>
            <w:tcW w:w="1418" w:type="dxa"/>
            <w:shd w:val="clear" w:color="auto" w:fill="BFBFBF" w:themeFill="background1" w:themeFillShade="BF"/>
          </w:tcPr>
          <w:p w:rsidR="00216AA9" w:rsidRDefault="00216AA9" w:rsidP="006351FF">
            <w:pPr>
              <w:pStyle w:val="Table-Header"/>
            </w:pPr>
            <w:r>
              <w:t>Custom Header</w:t>
            </w:r>
          </w:p>
        </w:tc>
        <w:tc>
          <w:tcPr>
            <w:tcW w:w="3685" w:type="dxa"/>
            <w:shd w:val="clear" w:color="auto" w:fill="BFBFBF" w:themeFill="background1" w:themeFillShade="BF"/>
          </w:tcPr>
          <w:p w:rsidR="00216AA9" w:rsidRDefault="00216AA9" w:rsidP="006351FF">
            <w:pPr>
              <w:pStyle w:val="Table-Header"/>
            </w:pPr>
            <w:r>
              <w:t>Description</w:t>
            </w:r>
          </w:p>
        </w:tc>
      </w:tr>
      <w:tr w:rsidR="00216AA9" w:rsidRPr="00CC22F1" w:rsidTr="006351FF">
        <w:trPr>
          <w:trHeight w:val="113"/>
          <w:tblHeader w:val="0"/>
        </w:trPr>
        <w:tc>
          <w:tcPr>
            <w:tcW w:w="1560" w:type="dxa"/>
          </w:tcPr>
          <w:p w:rsidR="00216AA9" w:rsidRDefault="00216AA9" w:rsidP="00216AA9">
            <w:pPr>
              <w:pStyle w:val="Table-Text"/>
            </w:pPr>
            <w:r w:rsidRPr="00F04EF0">
              <w:t>X-Requested-By</w:t>
            </w:r>
          </w:p>
        </w:tc>
        <w:tc>
          <w:tcPr>
            <w:tcW w:w="1984" w:type="dxa"/>
          </w:tcPr>
          <w:p w:rsidR="00216AA9" w:rsidRDefault="00216AA9" w:rsidP="00216AA9">
            <w:pPr>
              <w:pStyle w:val="Table-Text"/>
            </w:pPr>
            <w:r>
              <w:t>Yes</w:t>
            </w:r>
          </w:p>
        </w:tc>
        <w:tc>
          <w:tcPr>
            <w:tcW w:w="1418" w:type="dxa"/>
          </w:tcPr>
          <w:p w:rsidR="00216AA9" w:rsidRDefault="00216AA9" w:rsidP="00216AA9">
            <w:pPr>
              <w:pStyle w:val="Table-Text"/>
            </w:pPr>
            <w:r>
              <w:t>Yes</w:t>
            </w:r>
          </w:p>
        </w:tc>
        <w:tc>
          <w:tcPr>
            <w:tcW w:w="3685" w:type="dxa"/>
          </w:tcPr>
          <w:p w:rsidR="00216AA9" w:rsidRDefault="00216AA9" w:rsidP="00216AA9">
            <w:pPr>
              <w:pStyle w:val="Table-Text"/>
            </w:pPr>
            <w:r>
              <w:t>This header simply needs to be set to an arbitrary string value. It is used as a measure to help prevent cross site scripting attacks on the API</w:t>
            </w:r>
          </w:p>
        </w:tc>
      </w:tr>
      <w:tr w:rsidR="00216AA9" w:rsidRPr="00CC22F1" w:rsidTr="006351FF">
        <w:trPr>
          <w:trHeight w:val="113"/>
          <w:tblHeader w:val="0"/>
        </w:trPr>
        <w:tc>
          <w:tcPr>
            <w:tcW w:w="1560" w:type="dxa"/>
          </w:tcPr>
          <w:p w:rsidR="00216AA9" w:rsidRPr="00F04EF0" w:rsidRDefault="00216AA9" w:rsidP="00216AA9">
            <w:pPr>
              <w:pStyle w:val="Table-Text"/>
            </w:pPr>
            <w:r>
              <w:t>Content-Type</w:t>
            </w:r>
          </w:p>
        </w:tc>
        <w:tc>
          <w:tcPr>
            <w:tcW w:w="1984" w:type="dxa"/>
          </w:tcPr>
          <w:p w:rsidR="00216AA9" w:rsidRDefault="00216AA9" w:rsidP="00216AA9">
            <w:pPr>
              <w:pStyle w:val="Table-Text"/>
            </w:pPr>
            <w:r>
              <w:t>Yes</w:t>
            </w:r>
          </w:p>
        </w:tc>
        <w:tc>
          <w:tcPr>
            <w:tcW w:w="1418" w:type="dxa"/>
          </w:tcPr>
          <w:p w:rsidR="00216AA9" w:rsidRDefault="00216AA9" w:rsidP="00216AA9">
            <w:pPr>
              <w:pStyle w:val="Table-Text"/>
            </w:pPr>
            <w:r>
              <w:t>No</w:t>
            </w:r>
          </w:p>
        </w:tc>
        <w:tc>
          <w:tcPr>
            <w:tcW w:w="3685" w:type="dxa"/>
          </w:tcPr>
          <w:p w:rsidR="00216AA9" w:rsidRDefault="00216AA9" w:rsidP="00216AA9">
            <w:pPr>
              <w:pStyle w:val="Table-Text"/>
            </w:pPr>
            <w:r>
              <w:t>This specified the type of the content included in the request body. Currently this must always be ‘application/json’</w:t>
            </w:r>
          </w:p>
        </w:tc>
      </w:tr>
      <w:tr w:rsidR="00216AA9" w:rsidRPr="00CC22F1" w:rsidTr="006351FF">
        <w:trPr>
          <w:trHeight w:val="113"/>
          <w:tblHeader w:val="0"/>
        </w:trPr>
        <w:tc>
          <w:tcPr>
            <w:tcW w:w="1560" w:type="dxa"/>
          </w:tcPr>
          <w:p w:rsidR="00216AA9" w:rsidRDefault="00216AA9" w:rsidP="00216AA9">
            <w:pPr>
              <w:pStyle w:val="Table-Text"/>
            </w:pPr>
            <w:r w:rsidRPr="0014205C">
              <w:t>Transfer-Encoding</w:t>
            </w:r>
          </w:p>
        </w:tc>
        <w:tc>
          <w:tcPr>
            <w:tcW w:w="1984" w:type="dxa"/>
          </w:tcPr>
          <w:p w:rsidR="00216AA9" w:rsidRDefault="00216AA9" w:rsidP="00216AA9">
            <w:pPr>
              <w:pStyle w:val="Table-Text"/>
            </w:pPr>
            <w:r>
              <w:t>No (Yes if content length not supplied)</w:t>
            </w:r>
          </w:p>
        </w:tc>
        <w:tc>
          <w:tcPr>
            <w:tcW w:w="1418" w:type="dxa"/>
          </w:tcPr>
          <w:p w:rsidR="00216AA9" w:rsidRDefault="00216AA9" w:rsidP="00216AA9">
            <w:pPr>
              <w:pStyle w:val="Table-Text"/>
            </w:pPr>
            <w:r>
              <w:t>No</w:t>
            </w:r>
          </w:p>
        </w:tc>
        <w:tc>
          <w:tcPr>
            <w:tcW w:w="3685" w:type="dxa"/>
          </w:tcPr>
          <w:p w:rsidR="00216AA9" w:rsidRDefault="00216AA9" w:rsidP="00216AA9">
            <w:pPr>
              <w:pStyle w:val="Table-Text"/>
            </w:pPr>
            <w:r>
              <w:t>“chunked” encoding is supported (but not required)</w:t>
            </w:r>
          </w:p>
        </w:tc>
      </w:tr>
      <w:tr w:rsidR="00216AA9" w:rsidRPr="00CC22F1" w:rsidTr="006351FF">
        <w:trPr>
          <w:trHeight w:val="113"/>
          <w:tblHeader w:val="0"/>
        </w:trPr>
        <w:tc>
          <w:tcPr>
            <w:tcW w:w="1560" w:type="dxa"/>
          </w:tcPr>
          <w:p w:rsidR="00216AA9" w:rsidRPr="0014205C" w:rsidRDefault="00216AA9" w:rsidP="00216AA9">
            <w:pPr>
              <w:pStyle w:val="Table-Text"/>
            </w:pPr>
            <w:r>
              <w:t>Content-Length</w:t>
            </w:r>
          </w:p>
        </w:tc>
        <w:tc>
          <w:tcPr>
            <w:tcW w:w="1984" w:type="dxa"/>
          </w:tcPr>
          <w:p w:rsidR="00216AA9" w:rsidRDefault="00216AA9" w:rsidP="00216AA9">
            <w:pPr>
              <w:pStyle w:val="Table-Text"/>
            </w:pPr>
            <w:r>
              <w:t>No (Yes if chunked encoding not used)</w:t>
            </w:r>
          </w:p>
        </w:tc>
        <w:tc>
          <w:tcPr>
            <w:tcW w:w="1418" w:type="dxa"/>
          </w:tcPr>
          <w:p w:rsidR="00216AA9" w:rsidRDefault="00216AA9" w:rsidP="00216AA9">
            <w:pPr>
              <w:pStyle w:val="Table-Text"/>
            </w:pPr>
            <w:r>
              <w:t>No</w:t>
            </w:r>
          </w:p>
        </w:tc>
        <w:tc>
          <w:tcPr>
            <w:tcW w:w="3685" w:type="dxa"/>
          </w:tcPr>
          <w:p w:rsidR="00216AA9" w:rsidRDefault="00216AA9" w:rsidP="00216AA9">
            <w:pPr>
              <w:pStyle w:val="Table-Text"/>
            </w:pPr>
            <w:r>
              <w:t>The length of the entity body</w:t>
            </w:r>
          </w:p>
        </w:tc>
      </w:tr>
    </w:tbl>
    <w:p w:rsidR="00A11CBE" w:rsidRDefault="00216AA9" w:rsidP="00216AA9">
      <w:pPr>
        <w:pStyle w:val="FakeHeading4"/>
      </w:pPr>
      <w:r>
        <w:t>Request Body</w:t>
      </w:r>
    </w:p>
    <w:p w:rsidR="00216AA9" w:rsidRDefault="00216AA9" w:rsidP="00A11CBE">
      <w:r w:rsidRPr="00216AA9">
        <w:t>A JSON representation of the resource records that are to be set on the zone object using the fields specified below. It is important to remember that this is a replace, so all user resource records will be updated to those supplied.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792"/>
        <w:gridCol w:w="1841"/>
        <w:gridCol w:w="1663"/>
        <w:gridCol w:w="3351"/>
      </w:tblGrid>
      <w:tr w:rsidR="00216AA9" w:rsidRPr="00CC22F1" w:rsidTr="00216AA9">
        <w:trPr>
          <w:tblHeader w:val="0"/>
        </w:trPr>
        <w:tc>
          <w:tcPr>
            <w:tcW w:w="1792" w:type="dxa"/>
            <w:shd w:val="clear" w:color="auto" w:fill="BFBFBF" w:themeFill="background1" w:themeFillShade="BF"/>
          </w:tcPr>
          <w:p w:rsidR="00216AA9" w:rsidRPr="00750051" w:rsidRDefault="00216AA9" w:rsidP="006351FF">
            <w:pPr>
              <w:pStyle w:val="Table-Header"/>
            </w:pPr>
            <w:r>
              <w:t>Field Name</w:t>
            </w:r>
          </w:p>
        </w:tc>
        <w:tc>
          <w:tcPr>
            <w:tcW w:w="1841" w:type="dxa"/>
            <w:shd w:val="clear" w:color="auto" w:fill="BFBFBF" w:themeFill="background1" w:themeFillShade="BF"/>
          </w:tcPr>
          <w:p w:rsidR="00216AA9" w:rsidRDefault="00216AA9" w:rsidP="006351FF">
            <w:pPr>
              <w:pStyle w:val="Table-Header"/>
            </w:pPr>
            <w:r>
              <w:t>Optional</w:t>
            </w:r>
          </w:p>
        </w:tc>
        <w:tc>
          <w:tcPr>
            <w:tcW w:w="1663" w:type="dxa"/>
            <w:shd w:val="clear" w:color="auto" w:fill="BFBFBF" w:themeFill="background1" w:themeFillShade="BF"/>
          </w:tcPr>
          <w:p w:rsidR="00216AA9" w:rsidRDefault="00216AA9" w:rsidP="006351FF">
            <w:pPr>
              <w:pStyle w:val="Table-Header"/>
            </w:pPr>
            <w:r>
              <w:t>Type</w:t>
            </w:r>
          </w:p>
        </w:tc>
        <w:tc>
          <w:tcPr>
            <w:tcW w:w="3351" w:type="dxa"/>
            <w:shd w:val="clear" w:color="auto" w:fill="BFBFBF" w:themeFill="background1" w:themeFillShade="BF"/>
          </w:tcPr>
          <w:p w:rsidR="00216AA9" w:rsidRDefault="00216AA9" w:rsidP="006351FF">
            <w:pPr>
              <w:pStyle w:val="Table-Header"/>
            </w:pPr>
            <w:r>
              <w:t>Description</w:t>
            </w:r>
          </w:p>
        </w:tc>
      </w:tr>
      <w:tr w:rsidR="00216AA9" w:rsidRPr="00CC22F1" w:rsidTr="00216AA9">
        <w:trPr>
          <w:trHeight w:val="113"/>
          <w:tblHeader w:val="0"/>
        </w:trPr>
        <w:tc>
          <w:tcPr>
            <w:tcW w:w="1792" w:type="dxa"/>
          </w:tcPr>
          <w:p w:rsidR="00216AA9" w:rsidRDefault="00216AA9" w:rsidP="00216AA9">
            <w:pPr>
              <w:pStyle w:val="Table-Text"/>
            </w:pPr>
            <w:r>
              <w:t>version</w:t>
            </w:r>
          </w:p>
        </w:tc>
        <w:tc>
          <w:tcPr>
            <w:tcW w:w="1841" w:type="dxa"/>
          </w:tcPr>
          <w:p w:rsidR="00216AA9" w:rsidRDefault="00216AA9" w:rsidP="00216AA9">
            <w:pPr>
              <w:pStyle w:val="Table-Text"/>
            </w:pPr>
            <w:r>
              <w:t>No</w:t>
            </w:r>
          </w:p>
        </w:tc>
        <w:tc>
          <w:tcPr>
            <w:tcW w:w="1663" w:type="dxa"/>
          </w:tcPr>
          <w:p w:rsidR="00216AA9" w:rsidRDefault="00216AA9" w:rsidP="00216AA9">
            <w:pPr>
              <w:pStyle w:val="Table-Text"/>
            </w:pPr>
            <w:r>
              <w:t>integer</w:t>
            </w:r>
          </w:p>
        </w:tc>
        <w:tc>
          <w:tcPr>
            <w:tcW w:w="3351" w:type="dxa"/>
          </w:tcPr>
          <w:p w:rsidR="00216AA9" w:rsidRDefault="00216AA9" w:rsidP="00216AA9">
            <w:pPr>
              <w:pStyle w:val="Table-Text"/>
            </w:pPr>
            <w:r>
              <w:t>The version of the zone object you intend to update</w:t>
            </w:r>
          </w:p>
        </w:tc>
      </w:tr>
      <w:tr w:rsidR="00216AA9" w:rsidRPr="00CC22F1" w:rsidTr="00216AA9">
        <w:trPr>
          <w:trHeight w:val="113"/>
          <w:tblHeader w:val="0"/>
        </w:trPr>
        <w:tc>
          <w:tcPr>
            <w:tcW w:w="1792" w:type="dxa"/>
          </w:tcPr>
          <w:p w:rsidR="00216AA9" w:rsidRDefault="00216AA9" w:rsidP="00216AA9">
            <w:pPr>
              <w:pStyle w:val="Table-Text"/>
            </w:pPr>
            <w:r>
              <w:t>resourceRecords</w:t>
            </w:r>
          </w:p>
        </w:tc>
        <w:tc>
          <w:tcPr>
            <w:tcW w:w="1841" w:type="dxa"/>
          </w:tcPr>
          <w:p w:rsidR="00216AA9" w:rsidRDefault="00216AA9" w:rsidP="00216AA9">
            <w:pPr>
              <w:pStyle w:val="Table-Text"/>
            </w:pPr>
            <w:r>
              <w:t>No</w:t>
            </w:r>
          </w:p>
        </w:tc>
        <w:tc>
          <w:tcPr>
            <w:tcW w:w="1663" w:type="dxa"/>
          </w:tcPr>
          <w:p w:rsidR="00216AA9" w:rsidRDefault="00216AA9" w:rsidP="00216AA9">
            <w:pPr>
              <w:pStyle w:val="Table-Text"/>
            </w:pPr>
            <w:r>
              <w:t>ResourceRecord[]</w:t>
            </w:r>
          </w:p>
        </w:tc>
        <w:tc>
          <w:tcPr>
            <w:tcW w:w="3351" w:type="dxa"/>
          </w:tcPr>
          <w:p w:rsidR="00216AA9" w:rsidRDefault="00216AA9" w:rsidP="00216AA9">
            <w:pPr>
              <w:pStyle w:val="Table-Text"/>
            </w:pPr>
            <w:r>
              <w:t>The new set of use resource records you want to be associated with the zone</w:t>
            </w:r>
          </w:p>
        </w:tc>
      </w:tr>
    </w:tbl>
    <w:p w:rsidR="00216AA9" w:rsidRDefault="00216AA9" w:rsidP="00A11CBE">
      <w:r w:rsidRPr="00216AA9">
        <w:t xml:space="preserve">The ResourceRecord object is a ‘super type’ covering all support resource </w:t>
      </w:r>
      <w:r w:rsidR="00BA7A47" w:rsidRPr="00216AA9">
        <w:t>records;</w:t>
      </w:r>
      <w:r w:rsidRPr="00216AA9">
        <w:t xml:space="preserve"> it is detailed in the Zone Get Command specified in section </w:t>
      </w:r>
      <w:r w:rsidR="00BA7A47">
        <w:t>8.1</w:t>
      </w:r>
      <w:r w:rsidRPr="00216AA9">
        <w:t>.</w:t>
      </w:r>
    </w:p>
    <w:p w:rsidR="00216AA9" w:rsidRDefault="00216AA9" w:rsidP="00216AA9">
      <w:pPr>
        <w:pStyle w:val="Heading3"/>
      </w:pPr>
      <w:r>
        <w:t>Response</w:t>
      </w:r>
    </w:p>
    <w:p w:rsidR="001C310D" w:rsidRDefault="001C310D" w:rsidP="001C310D">
      <w:r w:rsidRPr="001C310D">
        <w:t>The response will include a status code, response headers and in some case a response body encoded according to the relevant header.</w:t>
      </w:r>
    </w:p>
    <w:p w:rsidR="001C310D" w:rsidRDefault="001C310D" w:rsidP="001C310D">
      <w:pPr>
        <w:pStyle w:val="FakeHeading4"/>
      </w:pPr>
      <w:r>
        <w:t>Status Code</w:t>
      </w:r>
    </w:p>
    <w:p w:rsidR="001C310D" w:rsidRDefault="001C310D" w:rsidP="001C310D">
      <w:r w:rsidRPr="001C310D">
        <w:t>On success this command will return http status code 200 (OK).</w:t>
      </w:r>
    </w:p>
    <w:p w:rsidR="001C310D" w:rsidRDefault="001C310D" w:rsidP="001C310D">
      <w:pPr>
        <w:pStyle w:val="FakeHeading4"/>
      </w:pPr>
      <w:r>
        <w:t>Response Headers</w:t>
      </w:r>
    </w:p>
    <w:p w:rsidR="001C310D" w:rsidRDefault="001C310D" w:rsidP="001C310D">
      <w:r w:rsidRPr="001C310D">
        <w:t xml:space="preserve">Only the standard response headers described in section </w:t>
      </w:r>
      <w:r>
        <w:t>2.7</w:t>
      </w:r>
      <w:r w:rsidRPr="001C310D">
        <w:t xml:space="preserve"> are returned.</w:t>
      </w:r>
    </w:p>
    <w:p w:rsidR="001C310D" w:rsidRDefault="001C310D" w:rsidP="00FB749C">
      <w:pPr>
        <w:pStyle w:val="FakeHeading4"/>
        <w:pageBreakBefore/>
      </w:pPr>
      <w:r>
        <w:lastRenderedPageBreak/>
        <w:t>Response Body</w:t>
      </w:r>
    </w:p>
    <w:p w:rsidR="001C310D" w:rsidRDefault="001C310D" w:rsidP="001C310D">
      <w:r w:rsidRPr="001C310D">
        <w:t xml:space="preserve">A JSON representation of the </w:t>
      </w:r>
      <w:r w:rsidR="004D73FB">
        <w:t>updated</w:t>
      </w:r>
      <w:r w:rsidR="004D73FB" w:rsidRPr="001C310D">
        <w:t xml:space="preserve"> </w:t>
      </w:r>
      <w:r w:rsidRPr="001C310D">
        <w:t>zone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1C310D" w:rsidTr="006351FF">
        <w:trPr>
          <w:tblHeader w:val="0"/>
        </w:trPr>
        <w:tc>
          <w:tcPr>
            <w:tcW w:w="2965" w:type="dxa"/>
            <w:shd w:val="clear" w:color="auto" w:fill="BFBFBF" w:themeFill="background1" w:themeFillShade="BF"/>
          </w:tcPr>
          <w:p w:rsidR="001C310D" w:rsidRPr="00750051" w:rsidRDefault="001C310D" w:rsidP="006351FF">
            <w:pPr>
              <w:pStyle w:val="Table-Header"/>
            </w:pPr>
            <w:r>
              <w:t>Field Name</w:t>
            </w:r>
          </w:p>
        </w:tc>
        <w:tc>
          <w:tcPr>
            <w:tcW w:w="2175" w:type="dxa"/>
            <w:shd w:val="clear" w:color="auto" w:fill="BFBFBF" w:themeFill="background1" w:themeFillShade="BF"/>
          </w:tcPr>
          <w:p w:rsidR="001C310D" w:rsidRDefault="001C310D" w:rsidP="006351FF">
            <w:pPr>
              <w:pStyle w:val="Table-Header"/>
            </w:pPr>
            <w:r>
              <w:t>Type</w:t>
            </w:r>
          </w:p>
        </w:tc>
        <w:tc>
          <w:tcPr>
            <w:tcW w:w="3507" w:type="dxa"/>
            <w:shd w:val="clear" w:color="auto" w:fill="BFBFBF" w:themeFill="background1" w:themeFillShade="BF"/>
          </w:tcPr>
          <w:p w:rsidR="001C310D" w:rsidRDefault="001C310D" w:rsidP="006351FF">
            <w:pPr>
              <w:pStyle w:val="Table-Header"/>
            </w:pPr>
            <w:r>
              <w:t>Description</w:t>
            </w:r>
          </w:p>
        </w:tc>
      </w:tr>
      <w:tr w:rsidR="001C310D" w:rsidTr="006351FF">
        <w:trPr>
          <w:trHeight w:val="113"/>
          <w:tblHeader w:val="0"/>
        </w:trPr>
        <w:tc>
          <w:tcPr>
            <w:tcW w:w="2965" w:type="dxa"/>
          </w:tcPr>
          <w:p w:rsidR="001C310D" w:rsidRDefault="001C310D" w:rsidP="001C310D">
            <w:pPr>
              <w:pStyle w:val="Table-Text"/>
            </w:pPr>
            <w:r>
              <w:t>@uri</w:t>
            </w:r>
          </w:p>
        </w:tc>
        <w:tc>
          <w:tcPr>
            <w:tcW w:w="2175" w:type="dxa"/>
          </w:tcPr>
          <w:p w:rsidR="001C310D" w:rsidRDefault="001C310D" w:rsidP="001C310D">
            <w:pPr>
              <w:pStyle w:val="Table-Text"/>
            </w:pPr>
            <w:r>
              <w:t>string</w:t>
            </w:r>
          </w:p>
        </w:tc>
        <w:tc>
          <w:tcPr>
            <w:tcW w:w="3507" w:type="dxa"/>
          </w:tcPr>
          <w:p w:rsidR="001C310D" w:rsidRDefault="001C310D" w:rsidP="00BA7A47">
            <w:pPr>
              <w:pStyle w:val="Table-Text"/>
            </w:pPr>
            <w:r>
              <w:t xml:space="preserve">The </w:t>
            </w:r>
            <w:r w:rsidR="00BA7A47">
              <w:t>URI</w:t>
            </w:r>
            <w:r>
              <w:t xml:space="preserve"> that can be used to obtain the information about this object</w:t>
            </w:r>
          </w:p>
        </w:tc>
      </w:tr>
      <w:tr w:rsidR="001C310D" w:rsidTr="006351FF">
        <w:trPr>
          <w:trHeight w:val="113"/>
          <w:tblHeader w:val="0"/>
        </w:trPr>
        <w:tc>
          <w:tcPr>
            <w:tcW w:w="2965" w:type="dxa"/>
          </w:tcPr>
          <w:p w:rsidR="001C310D" w:rsidRDefault="001C310D" w:rsidP="001C310D">
            <w:pPr>
              <w:pStyle w:val="Table-Text"/>
            </w:pPr>
            <w:r>
              <w:t>id</w:t>
            </w:r>
          </w:p>
        </w:tc>
        <w:tc>
          <w:tcPr>
            <w:tcW w:w="2175" w:type="dxa"/>
          </w:tcPr>
          <w:p w:rsidR="001C310D" w:rsidRDefault="001C310D" w:rsidP="001C310D">
            <w:pPr>
              <w:pStyle w:val="Table-Text"/>
            </w:pPr>
            <w:r>
              <w:t>uuid</w:t>
            </w:r>
          </w:p>
        </w:tc>
        <w:tc>
          <w:tcPr>
            <w:tcW w:w="3507" w:type="dxa"/>
          </w:tcPr>
          <w:p w:rsidR="001C310D" w:rsidRDefault="001C310D" w:rsidP="001C310D">
            <w:pPr>
              <w:pStyle w:val="Table-Text"/>
            </w:pPr>
            <w:r>
              <w:t>The UUID of the object</w:t>
            </w:r>
          </w:p>
        </w:tc>
      </w:tr>
      <w:tr w:rsidR="001C310D" w:rsidTr="006351FF">
        <w:trPr>
          <w:trHeight w:val="113"/>
          <w:tblHeader w:val="0"/>
        </w:trPr>
        <w:tc>
          <w:tcPr>
            <w:tcW w:w="2965" w:type="dxa"/>
          </w:tcPr>
          <w:p w:rsidR="001C310D" w:rsidRDefault="001C310D" w:rsidP="001C310D">
            <w:pPr>
              <w:pStyle w:val="Table-Text"/>
            </w:pPr>
            <w:r>
              <w:t>version</w:t>
            </w:r>
          </w:p>
        </w:tc>
        <w:tc>
          <w:tcPr>
            <w:tcW w:w="2175" w:type="dxa"/>
          </w:tcPr>
          <w:p w:rsidR="001C310D" w:rsidRDefault="001C310D" w:rsidP="001C310D">
            <w:pPr>
              <w:pStyle w:val="Table-Text"/>
            </w:pPr>
            <w:r>
              <w:t>integer</w:t>
            </w:r>
          </w:p>
        </w:tc>
        <w:tc>
          <w:tcPr>
            <w:tcW w:w="3507" w:type="dxa"/>
          </w:tcPr>
          <w:p w:rsidR="001C310D" w:rsidRDefault="006A67D6" w:rsidP="001C310D">
            <w:pPr>
              <w:pStyle w:val="Table-Text"/>
            </w:pPr>
            <w:r>
              <w:t>The current version of the object. This should be sent back to the server with any update commands for this object to ensure that concurrent modifications errors do not occur</w:t>
            </w:r>
          </w:p>
        </w:tc>
      </w:tr>
      <w:tr w:rsidR="001C310D" w:rsidTr="006351FF">
        <w:trPr>
          <w:trHeight w:val="113"/>
          <w:tblHeader w:val="0"/>
        </w:trPr>
        <w:tc>
          <w:tcPr>
            <w:tcW w:w="2965" w:type="dxa"/>
          </w:tcPr>
          <w:p w:rsidR="001C310D" w:rsidRDefault="001C310D" w:rsidP="001C310D">
            <w:pPr>
              <w:pStyle w:val="Table-Text"/>
            </w:pPr>
            <w:r>
              <w:t>name</w:t>
            </w:r>
          </w:p>
        </w:tc>
        <w:tc>
          <w:tcPr>
            <w:tcW w:w="2175" w:type="dxa"/>
          </w:tcPr>
          <w:p w:rsidR="001C310D" w:rsidRDefault="001C310D" w:rsidP="001C310D">
            <w:pPr>
              <w:pStyle w:val="Table-Text"/>
            </w:pPr>
            <w:r>
              <w:t>string</w:t>
            </w:r>
          </w:p>
        </w:tc>
        <w:tc>
          <w:tcPr>
            <w:tcW w:w="3507" w:type="dxa"/>
          </w:tcPr>
          <w:p w:rsidR="001C310D" w:rsidRDefault="001C310D" w:rsidP="001C310D">
            <w:pPr>
              <w:pStyle w:val="Table-Text"/>
            </w:pPr>
            <w:r>
              <w:t>The name of the zone</w:t>
            </w:r>
          </w:p>
        </w:tc>
      </w:tr>
      <w:tr w:rsidR="001C310D" w:rsidTr="006351FF">
        <w:trPr>
          <w:trHeight w:val="113"/>
          <w:tblHeader w:val="0"/>
        </w:trPr>
        <w:tc>
          <w:tcPr>
            <w:tcW w:w="2965" w:type="dxa"/>
          </w:tcPr>
          <w:p w:rsidR="001C310D" w:rsidRDefault="001C310D" w:rsidP="001C310D">
            <w:pPr>
              <w:pStyle w:val="Table-Text"/>
            </w:pPr>
            <w:r>
              <w:t>serial</w:t>
            </w:r>
          </w:p>
        </w:tc>
        <w:tc>
          <w:tcPr>
            <w:tcW w:w="2175" w:type="dxa"/>
          </w:tcPr>
          <w:p w:rsidR="001C310D" w:rsidRDefault="001C310D" w:rsidP="001C310D">
            <w:pPr>
              <w:pStyle w:val="Table-Text"/>
            </w:pPr>
            <w:r>
              <w:t>integer</w:t>
            </w:r>
          </w:p>
        </w:tc>
        <w:tc>
          <w:tcPr>
            <w:tcW w:w="3507" w:type="dxa"/>
          </w:tcPr>
          <w:p w:rsidR="001C310D" w:rsidRDefault="001C310D" w:rsidP="001C310D">
            <w:pPr>
              <w:pStyle w:val="Table-Text"/>
            </w:pPr>
            <w:r>
              <w:t>The serial number of the zone</w:t>
            </w:r>
          </w:p>
        </w:tc>
      </w:tr>
      <w:tr w:rsidR="001C310D" w:rsidTr="006351FF">
        <w:trPr>
          <w:trHeight w:val="113"/>
          <w:tblHeader w:val="0"/>
        </w:trPr>
        <w:tc>
          <w:tcPr>
            <w:tcW w:w="2965" w:type="dxa"/>
          </w:tcPr>
          <w:p w:rsidR="001C310D" w:rsidRDefault="001C310D" w:rsidP="001C310D">
            <w:pPr>
              <w:pStyle w:val="Table-Text"/>
            </w:pPr>
            <w:r>
              <w:t>brandedNameServers</w:t>
            </w:r>
          </w:p>
        </w:tc>
        <w:tc>
          <w:tcPr>
            <w:tcW w:w="2175" w:type="dxa"/>
          </w:tcPr>
          <w:p w:rsidR="001C310D" w:rsidRDefault="001C310D" w:rsidP="001C310D">
            <w:pPr>
              <w:pStyle w:val="Table-Text"/>
            </w:pPr>
            <w:r>
              <w:t>boolean</w:t>
            </w:r>
          </w:p>
        </w:tc>
        <w:tc>
          <w:tcPr>
            <w:tcW w:w="3507" w:type="dxa"/>
          </w:tcPr>
          <w:p w:rsidR="001C310D" w:rsidRDefault="001C310D" w:rsidP="001C310D">
            <w:pPr>
              <w:pStyle w:val="Table-Text"/>
            </w:pPr>
            <w:r>
              <w:t>Indicates if the zone is using the branded name server feature or not</w:t>
            </w:r>
          </w:p>
        </w:tc>
      </w:tr>
      <w:tr w:rsidR="001C310D" w:rsidTr="006351FF">
        <w:trPr>
          <w:trHeight w:val="113"/>
          <w:tblHeader w:val="0"/>
        </w:trPr>
        <w:tc>
          <w:tcPr>
            <w:tcW w:w="2965" w:type="dxa"/>
          </w:tcPr>
          <w:p w:rsidR="001C310D" w:rsidRDefault="001C310D" w:rsidP="001C310D">
            <w:pPr>
              <w:pStyle w:val="Table-Text"/>
            </w:pPr>
            <w:r>
              <w:t>dnssecSigned</w:t>
            </w:r>
          </w:p>
        </w:tc>
        <w:tc>
          <w:tcPr>
            <w:tcW w:w="2175" w:type="dxa"/>
          </w:tcPr>
          <w:p w:rsidR="001C310D" w:rsidRDefault="001C310D" w:rsidP="001C310D">
            <w:pPr>
              <w:pStyle w:val="Table-Text"/>
            </w:pPr>
            <w:r>
              <w:t>boolean</w:t>
            </w:r>
          </w:p>
        </w:tc>
        <w:tc>
          <w:tcPr>
            <w:tcW w:w="3507" w:type="dxa"/>
          </w:tcPr>
          <w:p w:rsidR="001C310D" w:rsidRDefault="001C310D" w:rsidP="001C310D">
            <w:pPr>
              <w:pStyle w:val="Table-Text"/>
            </w:pPr>
            <w:r>
              <w:t>Indicates if the zone is using the DNSSEC signing feature or not</w:t>
            </w:r>
          </w:p>
        </w:tc>
      </w:tr>
      <w:tr w:rsidR="00D279A5" w:rsidTr="006351FF">
        <w:trPr>
          <w:trHeight w:val="113"/>
          <w:tblHeader w:val="0"/>
          <w:ins w:id="535" w:author="Arnaud Dumont" w:date="2014-02-11T13:55:00Z"/>
        </w:trPr>
        <w:tc>
          <w:tcPr>
            <w:tcW w:w="2965" w:type="dxa"/>
          </w:tcPr>
          <w:p w:rsidR="00D279A5" w:rsidRDefault="00D279A5" w:rsidP="001C310D">
            <w:pPr>
              <w:pStyle w:val="Table-Text"/>
              <w:rPr>
                <w:ins w:id="536" w:author="Arnaud Dumont" w:date="2014-02-11T13:55:00Z"/>
              </w:rPr>
            </w:pPr>
            <w:ins w:id="537" w:author="Arnaud Dumont" w:date="2014-02-11T13:55:00Z">
              <w:r w:rsidRPr="00BD038E">
                <w:t>zskRollOverState</w:t>
              </w:r>
            </w:ins>
          </w:p>
        </w:tc>
        <w:tc>
          <w:tcPr>
            <w:tcW w:w="2175" w:type="dxa"/>
          </w:tcPr>
          <w:p w:rsidR="00D279A5" w:rsidRDefault="00D279A5" w:rsidP="001C310D">
            <w:pPr>
              <w:pStyle w:val="Table-Text"/>
              <w:rPr>
                <w:ins w:id="538" w:author="Arnaud Dumont" w:date="2014-02-11T13:55:00Z"/>
              </w:rPr>
            </w:pPr>
            <w:ins w:id="539" w:author="Arnaud Dumont" w:date="2014-02-11T13:55:00Z">
              <w:r>
                <w:t>string</w:t>
              </w:r>
            </w:ins>
          </w:p>
        </w:tc>
        <w:tc>
          <w:tcPr>
            <w:tcW w:w="3507" w:type="dxa"/>
          </w:tcPr>
          <w:p w:rsidR="00D279A5" w:rsidRDefault="00D279A5" w:rsidP="001C310D">
            <w:pPr>
              <w:pStyle w:val="Table-Text"/>
              <w:rPr>
                <w:ins w:id="540" w:author="Arnaud Dumont" w:date="2014-02-11T13:55:00Z"/>
              </w:rPr>
            </w:pPr>
            <w:ins w:id="541" w:author="Arnaud Dumont" w:date="2014-02-11T13:55:00Z">
              <w:r>
                <w:t xml:space="preserve">The </w:t>
              </w:r>
              <w:r w:rsidRPr="00BD038E">
                <w:t>state of the zone in the ZSK roll over process</w:t>
              </w:r>
              <w:r>
                <w:t>, if the zone is DNSSEC-signed. This enables</w:t>
              </w:r>
              <w:r w:rsidRPr="00BD038E">
                <w:t xml:space="preserve"> the zone's Zone Signing Keys to be replaced after a certain period of time</w:t>
              </w:r>
              <w:r>
                <w:t>, for security purpose</w:t>
              </w:r>
            </w:ins>
          </w:p>
        </w:tc>
      </w:tr>
      <w:tr w:rsidR="00D279A5" w:rsidTr="006351FF">
        <w:trPr>
          <w:trHeight w:val="113"/>
          <w:tblHeader w:val="0"/>
          <w:ins w:id="542" w:author="Arnaud Dumont" w:date="2014-02-11T13:55:00Z"/>
        </w:trPr>
        <w:tc>
          <w:tcPr>
            <w:tcW w:w="2965" w:type="dxa"/>
          </w:tcPr>
          <w:p w:rsidR="00D279A5" w:rsidRDefault="00D279A5" w:rsidP="001C310D">
            <w:pPr>
              <w:pStyle w:val="Table-Text"/>
              <w:rPr>
                <w:ins w:id="543" w:author="Arnaud Dumont" w:date="2014-02-11T13:55:00Z"/>
              </w:rPr>
            </w:pPr>
            <w:ins w:id="544" w:author="Arnaud Dumont" w:date="2014-02-11T13:55:00Z">
              <w:r w:rsidRPr="00BD038E">
                <w:t>zskNextActionDate</w:t>
              </w:r>
            </w:ins>
          </w:p>
        </w:tc>
        <w:tc>
          <w:tcPr>
            <w:tcW w:w="2175" w:type="dxa"/>
          </w:tcPr>
          <w:p w:rsidR="00D279A5" w:rsidRDefault="00D279A5" w:rsidP="001C310D">
            <w:pPr>
              <w:pStyle w:val="Table-Text"/>
              <w:rPr>
                <w:ins w:id="545" w:author="Arnaud Dumont" w:date="2014-02-11T13:55:00Z"/>
              </w:rPr>
            </w:pPr>
            <w:ins w:id="546" w:author="Arnaud Dumont" w:date="2014-02-11T13:55:00Z">
              <w:r>
                <w:t>timestamp</w:t>
              </w:r>
            </w:ins>
          </w:p>
        </w:tc>
        <w:tc>
          <w:tcPr>
            <w:tcW w:w="3507" w:type="dxa"/>
          </w:tcPr>
          <w:p w:rsidR="00D279A5" w:rsidRDefault="00D279A5" w:rsidP="001C310D">
            <w:pPr>
              <w:pStyle w:val="Table-Text"/>
              <w:rPr>
                <w:ins w:id="547" w:author="Arnaud Dumont" w:date="2014-02-11T13:55:00Z"/>
              </w:rPr>
            </w:pPr>
            <w:ins w:id="548" w:author="Arnaud Dumont" w:date="2014-02-11T13:55:00Z">
              <w:r w:rsidRPr="00BD038E">
                <w:t>The next date of an action for the zone in the ZSK roll over process, if the zone is DNSSEC-signed</w:t>
              </w:r>
            </w:ins>
          </w:p>
        </w:tc>
      </w:tr>
      <w:tr w:rsidR="00D279A5" w:rsidTr="006351FF">
        <w:trPr>
          <w:trHeight w:val="113"/>
          <w:tblHeader w:val="0"/>
          <w:ins w:id="549" w:author="Arnaud Dumont" w:date="2014-02-11T13:55:00Z"/>
        </w:trPr>
        <w:tc>
          <w:tcPr>
            <w:tcW w:w="2965" w:type="dxa"/>
          </w:tcPr>
          <w:p w:rsidR="00D279A5" w:rsidRDefault="00D279A5" w:rsidP="001C310D">
            <w:pPr>
              <w:pStyle w:val="Table-Text"/>
              <w:rPr>
                <w:ins w:id="550" w:author="Arnaud Dumont" w:date="2014-02-11T13:55:00Z"/>
              </w:rPr>
            </w:pPr>
            <w:ins w:id="551" w:author="Arnaud Dumont" w:date="2014-02-11T13:55:00Z">
              <w:r w:rsidRPr="00BD038E">
                <w:t>zskRRSIGRegenerationDate</w:t>
              </w:r>
            </w:ins>
          </w:p>
        </w:tc>
        <w:tc>
          <w:tcPr>
            <w:tcW w:w="2175" w:type="dxa"/>
          </w:tcPr>
          <w:p w:rsidR="00D279A5" w:rsidRDefault="00D279A5" w:rsidP="001C310D">
            <w:pPr>
              <w:pStyle w:val="Table-Text"/>
              <w:rPr>
                <w:ins w:id="552" w:author="Arnaud Dumont" w:date="2014-02-11T13:55:00Z"/>
              </w:rPr>
            </w:pPr>
            <w:ins w:id="553" w:author="Arnaud Dumont" w:date="2014-02-11T13:55:00Z">
              <w:r>
                <w:t>timestamp</w:t>
              </w:r>
            </w:ins>
          </w:p>
        </w:tc>
        <w:tc>
          <w:tcPr>
            <w:tcW w:w="3507" w:type="dxa"/>
          </w:tcPr>
          <w:p w:rsidR="00D279A5" w:rsidRDefault="00D279A5" w:rsidP="001C310D">
            <w:pPr>
              <w:pStyle w:val="Table-Text"/>
              <w:rPr>
                <w:ins w:id="554" w:author="Arnaud Dumont" w:date="2014-02-11T13:55:00Z"/>
              </w:rPr>
            </w:pPr>
            <w:ins w:id="555" w:author="Arnaud Dumont" w:date="2014-02-11T13:55:00Z">
              <w:r w:rsidRPr="00BD038E">
                <w:t>The next date of the zone's RRSIG records re-generation, if the zone is DNSSEC-signed</w:t>
              </w:r>
            </w:ins>
          </w:p>
        </w:tc>
      </w:tr>
      <w:tr w:rsidR="001C310D" w:rsidTr="006351FF">
        <w:trPr>
          <w:trHeight w:val="113"/>
          <w:tblHeader w:val="0"/>
        </w:trPr>
        <w:tc>
          <w:tcPr>
            <w:tcW w:w="2965" w:type="dxa"/>
          </w:tcPr>
          <w:p w:rsidR="001C310D" w:rsidRDefault="001C310D" w:rsidP="001C310D">
            <w:pPr>
              <w:pStyle w:val="Table-Text"/>
            </w:pPr>
            <w:r>
              <w:t>group</w:t>
            </w:r>
          </w:p>
        </w:tc>
        <w:tc>
          <w:tcPr>
            <w:tcW w:w="2175" w:type="dxa"/>
          </w:tcPr>
          <w:p w:rsidR="001C310D" w:rsidRDefault="001C310D" w:rsidP="001C310D">
            <w:pPr>
              <w:pStyle w:val="Table-Text"/>
            </w:pPr>
            <w:r>
              <w:t>string</w:t>
            </w:r>
          </w:p>
        </w:tc>
        <w:tc>
          <w:tcPr>
            <w:tcW w:w="3507" w:type="dxa"/>
          </w:tcPr>
          <w:p w:rsidR="001C310D" w:rsidRDefault="001C310D" w:rsidP="001C310D">
            <w:pPr>
              <w:pStyle w:val="Table-Text"/>
            </w:pPr>
            <w:r>
              <w:t>The zone grouping code</w:t>
            </w:r>
          </w:p>
        </w:tc>
      </w:tr>
      <w:tr w:rsidR="001C310D" w:rsidTr="006351FF">
        <w:trPr>
          <w:trHeight w:val="113"/>
          <w:tblHeader w:val="0"/>
        </w:trPr>
        <w:tc>
          <w:tcPr>
            <w:tcW w:w="2965" w:type="dxa"/>
          </w:tcPr>
          <w:p w:rsidR="001C310D" w:rsidRDefault="001C310D" w:rsidP="001C310D">
            <w:pPr>
              <w:pStyle w:val="Table-Text"/>
            </w:pPr>
            <w:r>
              <w:t>nameServerSetId</w:t>
            </w:r>
          </w:p>
        </w:tc>
        <w:tc>
          <w:tcPr>
            <w:tcW w:w="2175" w:type="dxa"/>
          </w:tcPr>
          <w:p w:rsidR="001C310D" w:rsidRDefault="001C310D" w:rsidP="001C310D">
            <w:pPr>
              <w:pStyle w:val="Table-Text"/>
            </w:pPr>
            <w:r>
              <w:t>uuid</w:t>
            </w:r>
          </w:p>
        </w:tc>
        <w:tc>
          <w:tcPr>
            <w:tcW w:w="3507" w:type="dxa"/>
          </w:tcPr>
          <w:p w:rsidR="001C310D" w:rsidRDefault="001C310D" w:rsidP="001C310D">
            <w:pPr>
              <w:pStyle w:val="Table-Text"/>
            </w:pPr>
            <w:r>
              <w:t>The UUID of the name server set associated with this zone</w:t>
            </w:r>
          </w:p>
        </w:tc>
      </w:tr>
      <w:tr w:rsidR="001C310D" w:rsidTr="006351FF">
        <w:trPr>
          <w:trHeight w:val="113"/>
          <w:tblHeader w:val="0"/>
        </w:trPr>
        <w:tc>
          <w:tcPr>
            <w:tcW w:w="2965" w:type="dxa"/>
          </w:tcPr>
          <w:p w:rsidR="001C310D" w:rsidRDefault="001C310D" w:rsidP="001C310D">
            <w:pPr>
              <w:pStyle w:val="Table-Text"/>
            </w:pPr>
            <w:r>
              <w:t>nameServerSetName</w:t>
            </w:r>
          </w:p>
        </w:tc>
        <w:tc>
          <w:tcPr>
            <w:tcW w:w="2175" w:type="dxa"/>
          </w:tcPr>
          <w:p w:rsidR="001C310D" w:rsidRDefault="001C310D" w:rsidP="001C310D">
            <w:pPr>
              <w:pStyle w:val="Table-Text"/>
            </w:pPr>
            <w:r>
              <w:t>string</w:t>
            </w:r>
          </w:p>
        </w:tc>
        <w:tc>
          <w:tcPr>
            <w:tcW w:w="3507" w:type="dxa"/>
          </w:tcPr>
          <w:p w:rsidR="001C310D" w:rsidRDefault="001C310D" w:rsidP="001C310D">
            <w:pPr>
              <w:pStyle w:val="Table-Text"/>
            </w:pPr>
            <w:r>
              <w:t>The name of the associated name server set</w:t>
            </w:r>
          </w:p>
        </w:tc>
      </w:tr>
      <w:tr w:rsidR="001C310D" w:rsidTr="006351FF">
        <w:trPr>
          <w:trHeight w:val="113"/>
          <w:tblHeader w:val="0"/>
        </w:trPr>
        <w:tc>
          <w:tcPr>
            <w:tcW w:w="2965" w:type="dxa"/>
          </w:tcPr>
          <w:p w:rsidR="001C310D" w:rsidRDefault="001C310D" w:rsidP="001C310D">
            <w:pPr>
              <w:pStyle w:val="Table-Text"/>
            </w:pPr>
            <w:r>
              <w:t>nameServerInterfaceSetId</w:t>
            </w:r>
          </w:p>
        </w:tc>
        <w:tc>
          <w:tcPr>
            <w:tcW w:w="2175" w:type="dxa"/>
          </w:tcPr>
          <w:p w:rsidR="001C310D" w:rsidRDefault="001C310D" w:rsidP="001C310D">
            <w:pPr>
              <w:pStyle w:val="Table-Text"/>
            </w:pPr>
            <w:r>
              <w:t>uuid</w:t>
            </w:r>
          </w:p>
        </w:tc>
        <w:tc>
          <w:tcPr>
            <w:tcW w:w="3507" w:type="dxa"/>
          </w:tcPr>
          <w:p w:rsidR="001C310D" w:rsidRDefault="001C310D" w:rsidP="001C310D">
            <w:pPr>
              <w:pStyle w:val="Table-Text"/>
            </w:pPr>
            <w:r>
              <w:t>The UUID of the name server interface set associated with the zone</w:t>
            </w:r>
          </w:p>
        </w:tc>
      </w:tr>
      <w:tr w:rsidR="001C310D" w:rsidTr="006351FF">
        <w:trPr>
          <w:trHeight w:val="113"/>
          <w:tblHeader w:val="0"/>
        </w:trPr>
        <w:tc>
          <w:tcPr>
            <w:tcW w:w="2965" w:type="dxa"/>
          </w:tcPr>
          <w:p w:rsidR="001C310D" w:rsidRDefault="001C310D" w:rsidP="001C310D">
            <w:pPr>
              <w:pStyle w:val="Table-Text"/>
            </w:pPr>
            <w:r>
              <w:t>nameServerInterfaceSetName</w:t>
            </w:r>
          </w:p>
        </w:tc>
        <w:tc>
          <w:tcPr>
            <w:tcW w:w="2175" w:type="dxa"/>
          </w:tcPr>
          <w:p w:rsidR="001C310D" w:rsidRDefault="001C310D" w:rsidP="001C310D">
            <w:pPr>
              <w:pStyle w:val="Table-Text"/>
            </w:pPr>
            <w:r>
              <w:t>string</w:t>
            </w:r>
          </w:p>
        </w:tc>
        <w:tc>
          <w:tcPr>
            <w:tcW w:w="3507" w:type="dxa"/>
          </w:tcPr>
          <w:p w:rsidR="001C310D" w:rsidRDefault="001C310D" w:rsidP="001C310D">
            <w:pPr>
              <w:pStyle w:val="Table-Text"/>
            </w:pPr>
            <w:r>
              <w:t>The name of the associated name server interface set</w:t>
            </w:r>
          </w:p>
        </w:tc>
      </w:tr>
      <w:tr w:rsidR="001C310D" w:rsidTr="006351FF">
        <w:trPr>
          <w:trHeight w:val="113"/>
          <w:tblHeader w:val="0"/>
        </w:trPr>
        <w:tc>
          <w:tcPr>
            <w:tcW w:w="2965" w:type="dxa"/>
          </w:tcPr>
          <w:p w:rsidR="001C310D" w:rsidRDefault="001C310D" w:rsidP="001C310D">
            <w:pPr>
              <w:pStyle w:val="Table-Text"/>
            </w:pPr>
            <w:r>
              <w:t>planId</w:t>
            </w:r>
          </w:p>
        </w:tc>
        <w:tc>
          <w:tcPr>
            <w:tcW w:w="2175" w:type="dxa"/>
          </w:tcPr>
          <w:p w:rsidR="001C310D" w:rsidRDefault="001C310D" w:rsidP="001C310D">
            <w:pPr>
              <w:pStyle w:val="Table-Text"/>
            </w:pPr>
            <w:r>
              <w:t>uuid</w:t>
            </w:r>
          </w:p>
        </w:tc>
        <w:tc>
          <w:tcPr>
            <w:tcW w:w="3507" w:type="dxa"/>
          </w:tcPr>
          <w:p w:rsidR="001C310D" w:rsidRDefault="001C310D" w:rsidP="001C310D">
            <w:pPr>
              <w:pStyle w:val="Table-Text"/>
            </w:pPr>
            <w:r>
              <w:t>The UUID of the plan that the zone is currently on</w:t>
            </w:r>
          </w:p>
        </w:tc>
      </w:tr>
      <w:tr w:rsidR="001C310D" w:rsidTr="006351FF">
        <w:trPr>
          <w:trHeight w:val="113"/>
          <w:tblHeader w:val="0"/>
        </w:trPr>
        <w:tc>
          <w:tcPr>
            <w:tcW w:w="2965" w:type="dxa"/>
          </w:tcPr>
          <w:p w:rsidR="001C310D" w:rsidRDefault="001C310D" w:rsidP="001C310D">
            <w:pPr>
              <w:pStyle w:val="Table-Text"/>
            </w:pPr>
            <w:r>
              <w:t>planName</w:t>
            </w:r>
          </w:p>
        </w:tc>
        <w:tc>
          <w:tcPr>
            <w:tcW w:w="2175" w:type="dxa"/>
          </w:tcPr>
          <w:p w:rsidR="001C310D" w:rsidRDefault="001C310D" w:rsidP="001C310D">
            <w:pPr>
              <w:pStyle w:val="Table-Text"/>
            </w:pPr>
            <w:r>
              <w:t>string</w:t>
            </w:r>
          </w:p>
        </w:tc>
        <w:tc>
          <w:tcPr>
            <w:tcW w:w="3507" w:type="dxa"/>
          </w:tcPr>
          <w:p w:rsidR="001C310D" w:rsidRDefault="001C310D" w:rsidP="001C310D">
            <w:pPr>
              <w:pStyle w:val="Table-Text"/>
            </w:pPr>
            <w:r>
              <w:t>The name of the plan that the zone is currently on</w:t>
            </w:r>
          </w:p>
        </w:tc>
      </w:tr>
      <w:tr w:rsidR="001C310D" w:rsidTr="006351FF">
        <w:trPr>
          <w:trHeight w:val="113"/>
          <w:tblHeader w:val="0"/>
        </w:trPr>
        <w:tc>
          <w:tcPr>
            <w:tcW w:w="2965" w:type="dxa"/>
          </w:tcPr>
          <w:p w:rsidR="001C310D" w:rsidRDefault="001C310D" w:rsidP="001C310D">
            <w:pPr>
              <w:pStyle w:val="Table-Text"/>
            </w:pPr>
            <w:r>
              <w:t>sponsorAccountId</w:t>
            </w:r>
          </w:p>
        </w:tc>
        <w:tc>
          <w:tcPr>
            <w:tcW w:w="2175" w:type="dxa"/>
          </w:tcPr>
          <w:p w:rsidR="001C310D" w:rsidRDefault="001C310D" w:rsidP="001C310D">
            <w:pPr>
              <w:pStyle w:val="Table-Text"/>
            </w:pPr>
            <w:r>
              <w:t>uuid</w:t>
            </w:r>
          </w:p>
        </w:tc>
        <w:tc>
          <w:tcPr>
            <w:tcW w:w="3507" w:type="dxa"/>
          </w:tcPr>
          <w:p w:rsidR="001C310D" w:rsidRDefault="001C310D" w:rsidP="001C310D">
            <w:pPr>
              <w:pStyle w:val="Table-Text"/>
            </w:pPr>
            <w:r>
              <w:t>The UUID of the account which sponsors or ‘owns’ the zone</w:t>
            </w:r>
          </w:p>
        </w:tc>
      </w:tr>
      <w:tr w:rsidR="001C310D" w:rsidTr="006351FF">
        <w:trPr>
          <w:trHeight w:val="113"/>
          <w:tblHeader w:val="0"/>
        </w:trPr>
        <w:tc>
          <w:tcPr>
            <w:tcW w:w="2965" w:type="dxa"/>
          </w:tcPr>
          <w:p w:rsidR="001C310D" w:rsidRDefault="001C310D" w:rsidP="001C310D">
            <w:pPr>
              <w:pStyle w:val="Table-Text"/>
            </w:pPr>
            <w:r>
              <w:t>sponsorAccountIdentifier</w:t>
            </w:r>
          </w:p>
        </w:tc>
        <w:tc>
          <w:tcPr>
            <w:tcW w:w="2175" w:type="dxa"/>
          </w:tcPr>
          <w:p w:rsidR="001C310D" w:rsidRDefault="001C310D" w:rsidP="001C310D">
            <w:pPr>
              <w:pStyle w:val="Table-Text"/>
            </w:pPr>
            <w:r>
              <w:t>string</w:t>
            </w:r>
          </w:p>
        </w:tc>
        <w:tc>
          <w:tcPr>
            <w:tcW w:w="3507" w:type="dxa"/>
          </w:tcPr>
          <w:p w:rsidR="001C310D" w:rsidRDefault="001C310D" w:rsidP="001C310D">
            <w:pPr>
              <w:pStyle w:val="Table-Text"/>
            </w:pPr>
            <w:r>
              <w:t>The identifier of the account which sponsors the zone</w:t>
            </w:r>
          </w:p>
        </w:tc>
      </w:tr>
      <w:tr w:rsidR="00D6384D" w:rsidTr="006351FF">
        <w:trPr>
          <w:trHeight w:val="113"/>
          <w:tblHeader w:val="0"/>
        </w:trPr>
        <w:tc>
          <w:tcPr>
            <w:tcW w:w="2965" w:type="dxa"/>
          </w:tcPr>
          <w:p w:rsidR="00D6384D" w:rsidRDefault="00D6384D" w:rsidP="001C310D">
            <w:pPr>
              <w:pStyle w:val="Table-Text"/>
            </w:pPr>
            <w:r w:rsidRPr="00AF6C94">
              <w:t>delegationResourceRecords</w:t>
            </w:r>
          </w:p>
        </w:tc>
        <w:tc>
          <w:tcPr>
            <w:tcW w:w="2175" w:type="dxa"/>
          </w:tcPr>
          <w:p w:rsidR="00D6384D" w:rsidRDefault="00D6384D" w:rsidP="001C310D">
            <w:pPr>
              <w:pStyle w:val="Table-Text"/>
            </w:pPr>
            <w:r>
              <w:t>ResourceRecord[]</w:t>
            </w:r>
          </w:p>
        </w:tc>
        <w:tc>
          <w:tcPr>
            <w:tcW w:w="3507" w:type="dxa"/>
          </w:tcPr>
          <w:p w:rsidR="00D6384D" w:rsidRDefault="002D5B4F" w:rsidP="001C310D">
            <w:pPr>
              <w:pStyle w:val="Table-Text"/>
            </w:pPr>
            <w:r>
              <w:t>The list of the resource records that are to be provide</w:t>
            </w:r>
            <w:ins w:id="556" w:author="Arnaud Dumont" w:date="2014-02-11T13:50:00Z">
              <w:r w:rsidR="00BD038E">
                <w:t>d</w:t>
              </w:r>
            </w:ins>
            <w:r>
              <w:t xml:space="preserve"> to the parent zone for the child zone delegation. This is typically the NS records and any required glue records</w:t>
            </w:r>
          </w:p>
        </w:tc>
      </w:tr>
      <w:tr w:rsidR="001C310D" w:rsidTr="006351FF">
        <w:trPr>
          <w:trHeight w:val="113"/>
          <w:tblHeader w:val="0"/>
        </w:trPr>
        <w:tc>
          <w:tcPr>
            <w:tcW w:w="2965" w:type="dxa"/>
          </w:tcPr>
          <w:p w:rsidR="001C310D" w:rsidRDefault="001C310D" w:rsidP="001C310D">
            <w:pPr>
              <w:pStyle w:val="Table-Text"/>
            </w:pPr>
            <w:r>
              <w:lastRenderedPageBreak/>
              <w:t>ddnsResourceRecords</w:t>
            </w:r>
          </w:p>
        </w:tc>
        <w:tc>
          <w:tcPr>
            <w:tcW w:w="2175" w:type="dxa"/>
          </w:tcPr>
          <w:p w:rsidR="001C310D" w:rsidRDefault="001C310D" w:rsidP="001C310D">
            <w:pPr>
              <w:pStyle w:val="Table-Text"/>
            </w:pPr>
            <w:r>
              <w:t>ResourceRecord[]</w:t>
            </w:r>
          </w:p>
        </w:tc>
        <w:tc>
          <w:tcPr>
            <w:tcW w:w="3507" w:type="dxa"/>
          </w:tcPr>
          <w:p w:rsidR="001C310D" w:rsidRDefault="001C310D" w:rsidP="001C310D">
            <w:pPr>
              <w:pStyle w:val="Table-Text"/>
            </w:pPr>
            <w:r>
              <w:t>The list of system generated resource records for the zone. This is typically the SOA and NS records</w:t>
            </w:r>
          </w:p>
        </w:tc>
      </w:tr>
      <w:tr w:rsidR="001C310D" w:rsidTr="006351FF">
        <w:trPr>
          <w:trHeight w:val="113"/>
          <w:tblHeader w:val="0"/>
        </w:trPr>
        <w:tc>
          <w:tcPr>
            <w:tcW w:w="2965" w:type="dxa"/>
          </w:tcPr>
          <w:p w:rsidR="001C310D" w:rsidRDefault="001C310D" w:rsidP="001C310D">
            <w:pPr>
              <w:pStyle w:val="Table-Text"/>
            </w:pPr>
            <w:r>
              <w:t>resourceRecords</w:t>
            </w:r>
          </w:p>
        </w:tc>
        <w:tc>
          <w:tcPr>
            <w:tcW w:w="2175" w:type="dxa"/>
          </w:tcPr>
          <w:p w:rsidR="001C310D" w:rsidRDefault="001C310D" w:rsidP="001C310D">
            <w:pPr>
              <w:pStyle w:val="Table-Text"/>
            </w:pPr>
            <w:r>
              <w:t>ResourceRecord[]</w:t>
            </w:r>
          </w:p>
        </w:tc>
        <w:tc>
          <w:tcPr>
            <w:tcW w:w="3507" w:type="dxa"/>
          </w:tcPr>
          <w:p w:rsidR="001C310D" w:rsidRDefault="001C310D" w:rsidP="001C310D">
            <w:pPr>
              <w:pStyle w:val="Table-Text"/>
            </w:pPr>
            <w:r>
              <w:t>The list of the user supplied (and modifiable) resource records associated with the zone</w:t>
            </w:r>
          </w:p>
        </w:tc>
      </w:tr>
      <w:tr w:rsidR="001C310D" w:rsidTr="006351FF">
        <w:trPr>
          <w:trHeight w:val="113"/>
          <w:tblHeader w:val="0"/>
        </w:trPr>
        <w:tc>
          <w:tcPr>
            <w:tcW w:w="2965" w:type="dxa"/>
          </w:tcPr>
          <w:p w:rsidR="001C310D" w:rsidRDefault="001C310D" w:rsidP="001C310D">
            <w:pPr>
              <w:pStyle w:val="Table-Text"/>
            </w:pPr>
            <w:r>
              <w:t>createDate</w:t>
            </w:r>
          </w:p>
        </w:tc>
        <w:tc>
          <w:tcPr>
            <w:tcW w:w="2175" w:type="dxa"/>
          </w:tcPr>
          <w:p w:rsidR="001C310D" w:rsidRDefault="001C310D" w:rsidP="001C310D">
            <w:pPr>
              <w:pStyle w:val="Table-Text"/>
            </w:pPr>
            <w:r>
              <w:t>timestamp</w:t>
            </w:r>
          </w:p>
        </w:tc>
        <w:tc>
          <w:tcPr>
            <w:tcW w:w="3507" w:type="dxa"/>
          </w:tcPr>
          <w:p w:rsidR="001C310D" w:rsidRDefault="001C310D" w:rsidP="001C310D">
            <w:pPr>
              <w:pStyle w:val="Table-Text"/>
            </w:pPr>
            <w:r>
              <w:t>The date and time in UTC that this object was created</w:t>
            </w:r>
          </w:p>
        </w:tc>
      </w:tr>
      <w:tr w:rsidR="001C310D" w:rsidTr="006351FF">
        <w:trPr>
          <w:trHeight w:val="113"/>
          <w:tblHeader w:val="0"/>
        </w:trPr>
        <w:tc>
          <w:tcPr>
            <w:tcW w:w="2965" w:type="dxa"/>
          </w:tcPr>
          <w:p w:rsidR="001C310D" w:rsidRDefault="001C310D" w:rsidP="001C310D">
            <w:pPr>
              <w:pStyle w:val="Table-Text"/>
            </w:pPr>
            <w:r>
              <w:t>createAccountId</w:t>
            </w:r>
          </w:p>
        </w:tc>
        <w:tc>
          <w:tcPr>
            <w:tcW w:w="2175" w:type="dxa"/>
          </w:tcPr>
          <w:p w:rsidR="001C310D" w:rsidRDefault="001C310D" w:rsidP="001C310D">
            <w:pPr>
              <w:pStyle w:val="Table-Text"/>
            </w:pPr>
            <w:r>
              <w:t>uuid</w:t>
            </w:r>
          </w:p>
        </w:tc>
        <w:tc>
          <w:tcPr>
            <w:tcW w:w="3507" w:type="dxa"/>
          </w:tcPr>
          <w:p w:rsidR="001C310D" w:rsidRDefault="001C310D" w:rsidP="001C310D">
            <w:pPr>
              <w:pStyle w:val="Table-Text"/>
            </w:pPr>
            <w:r>
              <w:t>The UUID of the account which created the object</w:t>
            </w:r>
          </w:p>
        </w:tc>
      </w:tr>
      <w:tr w:rsidR="001C310D" w:rsidTr="006351FF">
        <w:trPr>
          <w:trHeight w:val="113"/>
          <w:tblHeader w:val="0"/>
        </w:trPr>
        <w:tc>
          <w:tcPr>
            <w:tcW w:w="2965" w:type="dxa"/>
          </w:tcPr>
          <w:p w:rsidR="001C310D" w:rsidRDefault="001C310D" w:rsidP="001C310D">
            <w:pPr>
              <w:pStyle w:val="Table-Text"/>
            </w:pPr>
            <w:r>
              <w:t>createAccountIdentifier</w:t>
            </w:r>
          </w:p>
        </w:tc>
        <w:tc>
          <w:tcPr>
            <w:tcW w:w="2175" w:type="dxa"/>
          </w:tcPr>
          <w:p w:rsidR="001C310D" w:rsidRDefault="001C310D" w:rsidP="001C310D">
            <w:pPr>
              <w:pStyle w:val="Table-Text"/>
            </w:pPr>
            <w:r>
              <w:t>string</w:t>
            </w:r>
          </w:p>
        </w:tc>
        <w:tc>
          <w:tcPr>
            <w:tcW w:w="3507" w:type="dxa"/>
          </w:tcPr>
          <w:p w:rsidR="001C310D" w:rsidRDefault="001C310D" w:rsidP="001C310D">
            <w:pPr>
              <w:pStyle w:val="Table-Text"/>
            </w:pPr>
            <w:r>
              <w:t>The identifier of the account which created the object</w:t>
            </w:r>
          </w:p>
        </w:tc>
      </w:tr>
      <w:tr w:rsidR="001C310D" w:rsidTr="006351FF">
        <w:trPr>
          <w:trHeight w:val="113"/>
          <w:tblHeader w:val="0"/>
        </w:trPr>
        <w:tc>
          <w:tcPr>
            <w:tcW w:w="2965" w:type="dxa"/>
          </w:tcPr>
          <w:p w:rsidR="001C310D" w:rsidRDefault="001C310D" w:rsidP="001C310D">
            <w:pPr>
              <w:pStyle w:val="Table-Text"/>
            </w:pPr>
            <w:r>
              <w:t>createUserId</w:t>
            </w:r>
          </w:p>
        </w:tc>
        <w:tc>
          <w:tcPr>
            <w:tcW w:w="2175" w:type="dxa"/>
          </w:tcPr>
          <w:p w:rsidR="001C310D" w:rsidRDefault="001C310D" w:rsidP="001C310D">
            <w:pPr>
              <w:pStyle w:val="Table-Text"/>
            </w:pPr>
            <w:r>
              <w:t>uuid</w:t>
            </w:r>
          </w:p>
        </w:tc>
        <w:tc>
          <w:tcPr>
            <w:tcW w:w="3507" w:type="dxa"/>
          </w:tcPr>
          <w:p w:rsidR="001C310D" w:rsidRDefault="001C310D" w:rsidP="001C310D">
            <w:pPr>
              <w:pStyle w:val="Table-Text"/>
            </w:pPr>
            <w:r>
              <w:t>The UUID of the user which created the object</w:t>
            </w:r>
          </w:p>
        </w:tc>
      </w:tr>
      <w:tr w:rsidR="001C310D" w:rsidTr="006351FF">
        <w:trPr>
          <w:trHeight w:val="113"/>
          <w:tblHeader w:val="0"/>
        </w:trPr>
        <w:tc>
          <w:tcPr>
            <w:tcW w:w="2965" w:type="dxa"/>
          </w:tcPr>
          <w:p w:rsidR="001C310D" w:rsidRDefault="001C310D" w:rsidP="001C310D">
            <w:pPr>
              <w:pStyle w:val="Table-Text"/>
            </w:pPr>
            <w:r>
              <w:t>createUserName</w:t>
            </w:r>
          </w:p>
        </w:tc>
        <w:tc>
          <w:tcPr>
            <w:tcW w:w="2175" w:type="dxa"/>
          </w:tcPr>
          <w:p w:rsidR="001C310D" w:rsidRDefault="001C310D" w:rsidP="001C310D">
            <w:pPr>
              <w:pStyle w:val="Table-Text"/>
            </w:pPr>
            <w:r>
              <w:t>string</w:t>
            </w:r>
          </w:p>
        </w:tc>
        <w:tc>
          <w:tcPr>
            <w:tcW w:w="3507" w:type="dxa"/>
          </w:tcPr>
          <w:p w:rsidR="001C310D" w:rsidRDefault="001C310D" w:rsidP="001C310D">
            <w:pPr>
              <w:pStyle w:val="Table-Text"/>
            </w:pPr>
            <w:r>
              <w:t>The name of the user which created the object</w:t>
            </w:r>
          </w:p>
        </w:tc>
      </w:tr>
      <w:tr w:rsidR="001C310D" w:rsidTr="006351FF">
        <w:trPr>
          <w:trHeight w:val="113"/>
          <w:tblHeader w:val="0"/>
        </w:trPr>
        <w:tc>
          <w:tcPr>
            <w:tcW w:w="2965" w:type="dxa"/>
          </w:tcPr>
          <w:p w:rsidR="001C310D" w:rsidRDefault="001C310D" w:rsidP="001C310D">
            <w:pPr>
              <w:pStyle w:val="Table-Text"/>
            </w:pPr>
            <w:r>
              <w:t>lastUpdateDate</w:t>
            </w:r>
          </w:p>
        </w:tc>
        <w:tc>
          <w:tcPr>
            <w:tcW w:w="2175" w:type="dxa"/>
          </w:tcPr>
          <w:p w:rsidR="001C310D" w:rsidRDefault="001C310D" w:rsidP="001C310D">
            <w:pPr>
              <w:pStyle w:val="Table-Text"/>
            </w:pPr>
            <w:r>
              <w:t>timestamp</w:t>
            </w:r>
          </w:p>
        </w:tc>
        <w:tc>
          <w:tcPr>
            <w:tcW w:w="3507" w:type="dxa"/>
          </w:tcPr>
          <w:p w:rsidR="001C310D" w:rsidRDefault="001C310D" w:rsidP="001C310D">
            <w:pPr>
              <w:pStyle w:val="Table-Text"/>
            </w:pPr>
            <w:r>
              <w:t>The date and time in UTC that this object was last updated, null if the object has never been updated</w:t>
            </w:r>
          </w:p>
        </w:tc>
      </w:tr>
      <w:tr w:rsidR="001C310D" w:rsidTr="006351FF">
        <w:trPr>
          <w:trHeight w:val="113"/>
          <w:tblHeader w:val="0"/>
        </w:trPr>
        <w:tc>
          <w:tcPr>
            <w:tcW w:w="2965" w:type="dxa"/>
          </w:tcPr>
          <w:p w:rsidR="001C310D" w:rsidRDefault="001C310D" w:rsidP="001C310D">
            <w:pPr>
              <w:pStyle w:val="Table-Text"/>
            </w:pPr>
            <w:r>
              <w:t>lastUpdateAccountId</w:t>
            </w:r>
          </w:p>
        </w:tc>
        <w:tc>
          <w:tcPr>
            <w:tcW w:w="2175" w:type="dxa"/>
          </w:tcPr>
          <w:p w:rsidR="001C310D" w:rsidRDefault="001C310D" w:rsidP="001C310D">
            <w:pPr>
              <w:pStyle w:val="Table-Text"/>
            </w:pPr>
            <w:r>
              <w:t>uuid</w:t>
            </w:r>
          </w:p>
        </w:tc>
        <w:tc>
          <w:tcPr>
            <w:tcW w:w="3507" w:type="dxa"/>
          </w:tcPr>
          <w:p w:rsidR="001C310D" w:rsidRDefault="001C310D" w:rsidP="001C310D">
            <w:pPr>
              <w:pStyle w:val="Table-Text"/>
            </w:pPr>
            <w:r>
              <w:t>The UUID of the account which last updated the object, null if the object has never been updated</w:t>
            </w:r>
          </w:p>
        </w:tc>
      </w:tr>
      <w:tr w:rsidR="001C310D" w:rsidTr="006351FF">
        <w:trPr>
          <w:trHeight w:val="113"/>
          <w:tblHeader w:val="0"/>
        </w:trPr>
        <w:tc>
          <w:tcPr>
            <w:tcW w:w="2965" w:type="dxa"/>
          </w:tcPr>
          <w:p w:rsidR="001C310D" w:rsidRDefault="001C310D" w:rsidP="001C310D">
            <w:pPr>
              <w:pStyle w:val="Table-Text"/>
            </w:pPr>
            <w:r>
              <w:t>lastUpdateAccountIdentifier</w:t>
            </w:r>
          </w:p>
        </w:tc>
        <w:tc>
          <w:tcPr>
            <w:tcW w:w="2175" w:type="dxa"/>
          </w:tcPr>
          <w:p w:rsidR="001C310D" w:rsidRDefault="001C310D" w:rsidP="001C310D">
            <w:pPr>
              <w:pStyle w:val="Table-Text"/>
            </w:pPr>
            <w:r>
              <w:t>string</w:t>
            </w:r>
          </w:p>
        </w:tc>
        <w:tc>
          <w:tcPr>
            <w:tcW w:w="3507" w:type="dxa"/>
          </w:tcPr>
          <w:p w:rsidR="001C310D" w:rsidRDefault="001C310D" w:rsidP="001C310D">
            <w:pPr>
              <w:pStyle w:val="Table-Text"/>
            </w:pPr>
            <w:r>
              <w:t>The identifier of the account which last updated the object, null if the object has never been updated</w:t>
            </w:r>
          </w:p>
        </w:tc>
      </w:tr>
      <w:tr w:rsidR="001C310D" w:rsidTr="006351FF">
        <w:trPr>
          <w:trHeight w:val="113"/>
          <w:tblHeader w:val="0"/>
        </w:trPr>
        <w:tc>
          <w:tcPr>
            <w:tcW w:w="2965" w:type="dxa"/>
          </w:tcPr>
          <w:p w:rsidR="001C310D" w:rsidRDefault="001C310D" w:rsidP="001C310D">
            <w:pPr>
              <w:pStyle w:val="Table-Text"/>
            </w:pPr>
            <w:r>
              <w:t>lastUpdateUserId</w:t>
            </w:r>
          </w:p>
        </w:tc>
        <w:tc>
          <w:tcPr>
            <w:tcW w:w="2175" w:type="dxa"/>
          </w:tcPr>
          <w:p w:rsidR="001C310D" w:rsidRDefault="001C310D" w:rsidP="001C310D">
            <w:pPr>
              <w:pStyle w:val="Table-Text"/>
            </w:pPr>
            <w:r>
              <w:t>uuid</w:t>
            </w:r>
          </w:p>
        </w:tc>
        <w:tc>
          <w:tcPr>
            <w:tcW w:w="3507" w:type="dxa"/>
          </w:tcPr>
          <w:p w:rsidR="001C310D" w:rsidRDefault="001C310D" w:rsidP="001C310D">
            <w:pPr>
              <w:pStyle w:val="Table-Text"/>
            </w:pPr>
            <w:r>
              <w:t>The UUID of the user which last updated the object, null if the object has never been updated</w:t>
            </w:r>
          </w:p>
        </w:tc>
      </w:tr>
      <w:tr w:rsidR="001C310D" w:rsidTr="006351FF">
        <w:trPr>
          <w:trHeight w:val="113"/>
          <w:tblHeader w:val="0"/>
        </w:trPr>
        <w:tc>
          <w:tcPr>
            <w:tcW w:w="2965" w:type="dxa"/>
          </w:tcPr>
          <w:p w:rsidR="001C310D" w:rsidRDefault="001C310D" w:rsidP="001C310D">
            <w:pPr>
              <w:pStyle w:val="Table-Text"/>
            </w:pPr>
            <w:r>
              <w:t>lastUpdateUserName</w:t>
            </w:r>
          </w:p>
        </w:tc>
        <w:tc>
          <w:tcPr>
            <w:tcW w:w="2175" w:type="dxa"/>
          </w:tcPr>
          <w:p w:rsidR="001C310D" w:rsidRDefault="001C310D" w:rsidP="001C310D">
            <w:pPr>
              <w:pStyle w:val="Table-Text"/>
            </w:pPr>
            <w:r>
              <w:t>string</w:t>
            </w:r>
          </w:p>
        </w:tc>
        <w:tc>
          <w:tcPr>
            <w:tcW w:w="3507" w:type="dxa"/>
          </w:tcPr>
          <w:p w:rsidR="001C310D" w:rsidRDefault="001C310D" w:rsidP="001C310D">
            <w:pPr>
              <w:pStyle w:val="Table-Text"/>
            </w:pPr>
            <w:r>
              <w:t>The name of the user which last updated the object, null if the object has never been updated</w:t>
            </w:r>
          </w:p>
        </w:tc>
      </w:tr>
    </w:tbl>
    <w:p w:rsidR="001C310D" w:rsidRDefault="001C310D" w:rsidP="001C310D">
      <w:r w:rsidRPr="001C310D">
        <w:t xml:space="preserve">The ResourceRecord object is a ‘super type’ covering all support resource </w:t>
      </w:r>
      <w:r w:rsidR="00BA7A47" w:rsidRPr="001C310D">
        <w:t>records;</w:t>
      </w:r>
      <w:r w:rsidRPr="001C310D">
        <w:t xml:space="preserve"> it is detailed in the Zone Get Command specified in section </w:t>
      </w:r>
      <w:r w:rsidR="00BA7A47">
        <w:t>8.1</w:t>
      </w:r>
      <w:r w:rsidRPr="001C310D">
        <w:t>.</w:t>
      </w:r>
    </w:p>
    <w:p w:rsidR="001C310D" w:rsidRDefault="001C310D" w:rsidP="001C310D">
      <w:pPr>
        <w:pStyle w:val="Heading3"/>
      </w:pPr>
      <w:r>
        <w:t>Example</w:t>
      </w:r>
    </w:p>
    <w:p w:rsidR="001C310D" w:rsidRDefault="001C310D" w:rsidP="001C310D">
      <w:r>
        <w:t>Below is an example of a zone update</w:t>
      </w:r>
      <w:ins w:id="557" w:author="Arnaud Dumont" w:date="2014-02-20T11:47:00Z">
        <w:r w:rsidR="00464582">
          <w:t xml:space="preserve"> resource records</w:t>
        </w:r>
      </w:ins>
      <w:r>
        <w:t xml:space="preserve"> command request and response:</w:t>
      </w:r>
    </w:p>
    <w:p w:rsidR="001C310D" w:rsidRDefault="001C310D" w:rsidP="001C310D">
      <w:r>
        <w:t>Request:</w:t>
      </w:r>
    </w:p>
    <w:p w:rsidR="001C310D" w:rsidRDefault="001C310D" w:rsidP="001C310D">
      <w:pPr>
        <w:pStyle w:val="Code"/>
      </w:pPr>
      <w:r>
        <w:t>PUT /zones/41a6fe5c-96f2-427f-908d-55f0ba30331a/resourcerecords/ HTTP/1.1</w:t>
      </w:r>
    </w:p>
    <w:p w:rsidR="001C310D" w:rsidRDefault="001C310D" w:rsidP="001C310D">
      <w:pPr>
        <w:pStyle w:val="Code"/>
      </w:pPr>
      <w:r>
        <w:t>Accept: application/json,application/json</w:t>
      </w:r>
    </w:p>
    <w:p w:rsidR="001C310D" w:rsidRDefault="001C310D" w:rsidP="001C310D">
      <w:pPr>
        <w:pStyle w:val="Code"/>
      </w:pPr>
      <w:r>
        <w:t>Client-Transaction-Id: 21e88a2f-17bb-43f6-a5ad-04fe513878fd</w:t>
      </w:r>
    </w:p>
    <w:p w:rsidR="001C310D" w:rsidRDefault="001C310D" w:rsidP="001C310D">
      <w:pPr>
        <w:pStyle w:val="Code"/>
      </w:pPr>
      <w:r>
        <w:t>Content-Type: application/json</w:t>
      </w:r>
    </w:p>
    <w:p w:rsidR="001C310D" w:rsidRDefault="001C310D" w:rsidP="001C310D">
      <w:pPr>
        <w:pStyle w:val="Code"/>
      </w:pPr>
      <w:r>
        <w:t>X-Requested-By: DiscoveryDNS Reseller API Client</w:t>
      </w:r>
    </w:p>
    <w:p w:rsidR="001C310D" w:rsidRDefault="001C310D" w:rsidP="001C310D">
      <w:pPr>
        <w:pStyle w:val="Code"/>
      </w:pPr>
      <w:r>
        <w:t>User-Agent: Jersey/2.2 (Apache HttpClient 4.2.5)</w:t>
      </w:r>
    </w:p>
    <w:p w:rsidR="001C310D" w:rsidRDefault="001C310D" w:rsidP="001C310D">
      <w:pPr>
        <w:pStyle w:val="Code"/>
      </w:pPr>
      <w:r>
        <w:t>Transfer-Encoding: chunked</w:t>
      </w:r>
    </w:p>
    <w:p w:rsidR="001C310D" w:rsidRDefault="001C310D" w:rsidP="001C310D">
      <w:pPr>
        <w:pStyle w:val="Code"/>
      </w:pPr>
      <w:r>
        <w:t>Host: api.discoverydns.com</w:t>
      </w:r>
    </w:p>
    <w:p w:rsidR="001C310D" w:rsidRDefault="001C310D" w:rsidP="001C310D">
      <w:pPr>
        <w:pStyle w:val="Code"/>
      </w:pPr>
      <w:r>
        <w:t>Connection: Keep-Alive</w:t>
      </w:r>
    </w:p>
    <w:p w:rsidR="001C310D" w:rsidRDefault="001C310D" w:rsidP="001C310D">
      <w:pPr>
        <w:pStyle w:val="Code"/>
      </w:pPr>
      <w:r>
        <w:lastRenderedPageBreak/>
        <w:t>Content-Length: 526</w:t>
      </w:r>
    </w:p>
    <w:p w:rsidR="001C310D" w:rsidRDefault="001C310D" w:rsidP="001C310D">
      <w:pPr>
        <w:pStyle w:val="Code"/>
      </w:pPr>
    </w:p>
    <w:p w:rsidR="001C310D" w:rsidRDefault="001C310D" w:rsidP="001C310D">
      <w:pPr>
        <w:pStyle w:val="Code"/>
      </w:pPr>
      <w:r>
        <w:t>{</w:t>
      </w:r>
    </w:p>
    <w:p w:rsidR="001C310D" w:rsidRDefault="001C310D" w:rsidP="001C310D">
      <w:pPr>
        <w:pStyle w:val="Code"/>
      </w:pPr>
      <w:r>
        <w:t xml:space="preserve">  "zoneUpdateResourceRecords" : {</w:t>
      </w:r>
    </w:p>
    <w:p w:rsidR="001C310D" w:rsidRDefault="001C310D" w:rsidP="001C310D">
      <w:pPr>
        <w:pStyle w:val="Code"/>
      </w:pPr>
      <w:r>
        <w:t xml:space="preserve">    "version" : 0,</w:t>
      </w:r>
    </w:p>
    <w:p w:rsidR="001C310D" w:rsidRDefault="001C310D" w:rsidP="001C310D">
      <w:pPr>
        <w:pStyle w:val="Code"/>
      </w:pPr>
      <w:r>
        <w:t xml:space="preserve">    "resourceRecords" : [ {</w:t>
      </w:r>
    </w:p>
    <w:p w:rsidR="001C310D" w:rsidRDefault="001C310D" w:rsidP="001C310D">
      <w:pPr>
        <w:pStyle w:val="Code"/>
      </w:pPr>
      <w:r>
        <w:t xml:space="preserve">      "name" : "blah.example.com.au.",</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"NS",</w:t>
      </w:r>
    </w:p>
    <w:p w:rsidR="001C310D" w:rsidRDefault="001C310D" w:rsidP="001C310D">
      <w:pPr>
        <w:pStyle w:val="Code"/>
      </w:pPr>
      <w:r>
        <w:t xml:space="preserve">      "target" : "ns1.hosting.com."</w:t>
      </w:r>
    </w:p>
    <w:p w:rsidR="001C310D" w:rsidRDefault="001C310D" w:rsidP="001C310D">
      <w:pPr>
        <w:pStyle w:val="Code"/>
      </w:pPr>
      <w:r>
        <w:t xml:space="preserve">    }, {</w:t>
      </w:r>
    </w:p>
    <w:p w:rsidR="001C310D" w:rsidRDefault="001C310D" w:rsidP="001C310D">
      <w:pPr>
        <w:pStyle w:val="Code"/>
      </w:pPr>
      <w:r>
        <w:t xml:space="preserve">      "name" : "www.example.com.au.",</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"AAAA",</w:t>
      </w:r>
    </w:p>
    <w:p w:rsidR="001C310D" w:rsidRDefault="001C310D" w:rsidP="001C310D">
      <w:pPr>
        <w:pStyle w:val="Code"/>
      </w:pPr>
      <w:r>
        <w:t xml:space="preserve">      "address" : "2001:dcd:2::5"</w:t>
      </w:r>
    </w:p>
    <w:p w:rsidR="001C310D" w:rsidRDefault="001C310D" w:rsidP="001C310D">
      <w:pPr>
        <w:pStyle w:val="Code"/>
      </w:pPr>
      <w:r>
        <w:t xml:space="preserve">    }, {</w:t>
      </w:r>
    </w:p>
    <w:p w:rsidR="001C310D" w:rsidRDefault="001C310D" w:rsidP="001C310D">
      <w:pPr>
        <w:pStyle w:val="Code"/>
      </w:pPr>
      <w:r>
        <w:t xml:space="preserve">      "name" : "www.example.com.au.",</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"A",</w:t>
      </w:r>
    </w:p>
    <w:p w:rsidR="001C310D" w:rsidRDefault="001C310D" w:rsidP="001C310D">
      <w:pPr>
        <w:pStyle w:val="Code"/>
      </w:pPr>
      <w:r>
        <w:t xml:space="preserve">      "address" : "127.0.0.1"</w:t>
      </w:r>
    </w:p>
    <w:p w:rsidR="001C310D" w:rsidRDefault="001C310D" w:rsidP="001C310D">
      <w:pPr>
        <w:pStyle w:val="Code"/>
      </w:pPr>
      <w:r>
        <w:t xml:space="preserve">    } ]</w:t>
      </w:r>
    </w:p>
    <w:p w:rsidR="001C310D" w:rsidRDefault="001C310D" w:rsidP="001C310D">
      <w:pPr>
        <w:pStyle w:val="Code"/>
      </w:pPr>
      <w:r>
        <w:t xml:space="preserve">  }</w:t>
      </w:r>
    </w:p>
    <w:p w:rsidR="001C310D" w:rsidRDefault="001C310D" w:rsidP="001C310D">
      <w:pPr>
        <w:pStyle w:val="Code"/>
      </w:pPr>
      <w:r>
        <w:t>}</w:t>
      </w:r>
    </w:p>
    <w:p w:rsidR="001C310D" w:rsidRDefault="001C310D" w:rsidP="001C310D">
      <w:r>
        <w:t>Response:</w:t>
      </w:r>
    </w:p>
    <w:p w:rsidR="001C310D" w:rsidRDefault="001C310D" w:rsidP="001C310D">
      <w:pPr>
        <w:pStyle w:val="Code"/>
      </w:pPr>
      <w:r>
        <w:t>HTTP/1.1 200 OK</w:t>
      </w:r>
    </w:p>
    <w:p w:rsidR="001C310D" w:rsidRDefault="001C310D" w:rsidP="001C310D">
      <w:pPr>
        <w:pStyle w:val="Code"/>
      </w:pPr>
      <w:r>
        <w:t>Content-Type: application/json</w:t>
      </w:r>
    </w:p>
    <w:p w:rsidR="001C310D" w:rsidRDefault="001C310D" w:rsidP="001C310D">
      <w:pPr>
        <w:pStyle w:val="Code"/>
      </w:pPr>
      <w:r>
        <w:t>Last-Modified: Mon, 07 Oct 2013 15:56:01 GMT</w:t>
      </w:r>
    </w:p>
    <w:p w:rsidR="001C310D" w:rsidRDefault="001C310D" w:rsidP="001C310D">
      <w:pPr>
        <w:pStyle w:val="Code"/>
      </w:pPr>
      <w:r>
        <w:t>ETag: "1"</w:t>
      </w:r>
    </w:p>
    <w:p w:rsidR="001C310D" w:rsidRDefault="001C310D" w:rsidP="001C310D">
      <w:pPr>
        <w:pStyle w:val="Code"/>
      </w:pPr>
      <w:r>
        <w:t>Cache-Control: private, no-transform, max-age=30</w:t>
      </w:r>
    </w:p>
    <w:p w:rsidR="001C310D" w:rsidRDefault="001C310D" w:rsidP="001C310D">
      <w:pPr>
        <w:pStyle w:val="Code"/>
      </w:pPr>
      <w:r>
        <w:t>Date: Mon, 07 Oct 2013 15:56:01 GMT</w:t>
      </w:r>
    </w:p>
    <w:p w:rsidR="001C310D" w:rsidRDefault="001C310D" w:rsidP="001C310D">
      <w:pPr>
        <w:pStyle w:val="Code"/>
      </w:pPr>
      <w:r>
        <w:t>Server-Transaction-Id: 2ff4d20a-b719-4605-8346-318943fbedfa</w:t>
      </w:r>
    </w:p>
    <w:p w:rsidR="001C310D" w:rsidRDefault="001C310D" w:rsidP="001C310D">
      <w:pPr>
        <w:pStyle w:val="Code"/>
      </w:pPr>
      <w:r>
        <w:t>Client-Transaction-Id: 21e88a2f-17bb-43f6-a5ad-04fe513878fd</w:t>
      </w:r>
    </w:p>
    <w:p w:rsidR="001C310D" w:rsidRDefault="001C310D" w:rsidP="001C310D">
      <w:pPr>
        <w:pStyle w:val="Code"/>
      </w:pPr>
      <w:r>
        <w:t>Content-Length: 2219</w:t>
      </w:r>
    </w:p>
    <w:p w:rsidR="001C310D" w:rsidRDefault="001C310D" w:rsidP="001C310D">
      <w:pPr>
        <w:pStyle w:val="Code"/>
      </w:pPr>
    </w:p>
    <w:p w:rsidR="001C310D" w:rsidRDefault="001C310D" w:rsidP="001C310D">
      <w:pPr>
        <w:pStyle w:val="Code"/>
      </w:pPr>
      <w:r>
        <w:t>{</w:t>
      </w:r>
    </w:p>
    <w:p w:rsidR="001C310D" w:rsidRDefault="001C310D" w:rsidP="001C310D">
      <w:pPr>
        <w:pStyle w:val="Code"/>
      </w:pPr>
      <w:r>
        <w:lastRenderedPageBreak/>
        <w:t xml:space="preserve">  "zone" : {</w:t>
      </w:r>
    </w:p>
    <w:p w:rsidR="001C310D" w:rsidRDefault="001C310D" w:rsidP="001C310D">
      <w:pPr>
        <w:pStyle w:val="Code"/>
      </w:pPr>
      <w:r>
        <w:t xml:space="preserve">    "@uri" : "https://api.discoverydns.com/zones/41a6fe5c-96f2-427f-908d-55f0ba30331a",</w:t>
      </w:r>
    </w:p>
    <w:p w:rsidR="001C310D" w:rsidRDefault="001C310D" w:rsidP="001C310D">
      <w:pPr>
        <w:pStyle w:val="Code"/>
      </w:pPr>
      <w:r>
        <w:t xml:space="preserve">    "id" : "41a6fe5c-96f2-427f-908d-55f0ba30331a",</w:t>
      </w:r>
    </w:p>
    <w:p w:rsidR="001C310D" w:rsidRDefault="001C310D" w:rsidP="001C310D">
      <w:pPr>
        <w:pStyle w:val="Code"/>
      </w:pPr>
      <w:r>
        <w:t xml:space="preserve">    "version" : 1,</w:t>
      </w:r>
    </w:p>
    <w:p w:rsidR="001C310D" w:rsidRDefault="001C310D" w:rsidP="001C310D">
      <w:pPr>
        <w:pStyle w:val="Code"/>
      </w:pPr>
      <w:r>
        <w:t xml:space="preserve">    "name" : "example.com.au",</w:t>
      </w:r>
    </w:p>
    <w:p w:rsidR="001C310D" w:rsidRDefault="001C310D" w:rsidP="001C310D">
      <w:pPr>
        <w:pStyle w:val="Code"/>
      </w:pPr>
      <w:r>
        <w:t xml:space="preserve">    "serial" : 2,</w:t>
      </w:r>
    </w:p>
    <w:p w:rsidR="001C310D" w:rsidRDefault="001C310D" w:rsidP="001C310D">
      <w:pPr>
        <w:pStyle w:val="Code"/>
      </w:pPr>
      <w:r>
        <w:t xml:space="preserve">    "brandedNameServers" : false,</w:t>
      </w:r>
    </w:p>
    <w:p w:rsidR="00616D35" w:rsidRDefault="001C310D" w:rsidP="00616D35">
      <w:pPr>
        <w:pStyle w:val="Code"/>
        <w:rPr>
          <w:ins w:id="558" w:author="Arnaud Dumont" w:date="2014-02-11T13:59:00Z"/>
        </w:rPr>
      </w:pPr>
      <w:r>
        <w:t xml:space="preserve">    "dnssecSigned" : true,</w:t>
      </w:r>
    </w:p>
    <w:p w:rsidR="00616D35" w:rsidRDefault="00616D35" w:rsidP="00616D35">
      <w:pPr>
        <w:pStyle w:val="Code"/>
        <w:rPr>
          <w:ins w:id="559" w:author="Arnaud Dumont" w:date="2014-02-11T13:59:00Z"/>
        </w:rPr>
      </w:pPr>
      <w:ins w:id="560" w:author="Arnaud Dumont" w:date="2014-02-11T13:59:00Z">
        <w:r>
          <w:t xml:space="preserve">    "</w:t>
        </w:r>
        <w:r w:rsidRPr="006242A4">
          <w:t>zskRollOverState</w:t>
        </w:r>
        <w:r>
          <w:t>" : "scheduled",</w:t>
        </w:r>
      </w:ins>
    </w:p>
    <w:p w:rsidR="00616D35" w:rsidRDefault="00616D35" w:rsidP="00616D35">
      <w:pPr>
        <w:pStyle w:val="Code"/>
        <w:rPr>
          <w:ins w:id="561" w:author="Arnaud Dumont" w:date="2014-02-11T13:59:00Z"/>
        </w:rPr>
      </w:pPr>
      <w:ins w:id="562" w:author="Arnaud Dumont" w:date="2014-02-11T13:59:00Z">
        <w:r>
          <w:t xml:space="preserve">    "</w:t>
        </w:r>
        <w:r w:rsidRPr="006242A4">
          <w:t>zskNextActionDate</w:t>
        </w:r>
        <w:r>
          <w:t>" : "2013-11-07T07:46:29.927",</w:t>
        </w:r>
      </w:ins>
    </w:p>
    <w:p w:rsidR="001C310D" w:rsidRDefault="00616D35" w:rsidP="001C310D">
      <w:pPr>
        <w:pStyle w:val="Code"/>
      </w:pPr>
      <w:ins w:id="563" w:author="Arnaud Dumont" w:date="2014-02-11T13:59:00Z">
        <w:r>
          <w:t xml:space="preserve">    "</w:t>
        </w:r>
        <w:r w:rsidRPr="005056E3">
          <w:t>zskRRSIGRegenerationDate</w:t>
        </w:r>
        <w:r>
          <w:t>" : "2013-03-07T07:46:29.927",</w:t>
        </w:r>
      </w:ins>
    </w:p>
    <w:p w:rsidR="001C310D" w:rsidRDefault="001C310D" w:rsidP="001C310D">
      <w:pPr>
        <w:pStyle w:val="Code"/>
      </w:pPr>
      <w:r>
        <w:t xml:space="preserve">    "group" : "mygroup",</w:t>
      </w:r>
    </w:p>
    <w:p w:rsidR="001C310D" w:rsidRDefault="001C310D" w:rsidP="001C310D">
      <w:pPr>
        <w:pStyle w:val="Code"/>
      </w:pPr>
      <w:r>
        <w:t xml:space="preserve">    "nameServerSetId" : "72e316bb-42b3-41b6-ac39-62b37f5d6a8c",</w:t>
      </w:r>
    </w:p>
    <w:p w:rsidR="001C310D" w:rsidRDefault="001C310D" w:rsidP="001C310D">
      <w:pPr>
        <w:pStyle w:val="Code"/>
      </w:pPr>
      <w:r>
        <w:t xml:space="preserve">    "nameServerSetName" : "Test-ing Name.Server_Set0",</w:t>
      </w:r>
    </w:p>
    <w:p w:rsidR="001C310D" w:rsidRDefault="001C310D" w:rsidP="001C310D">
      <w:pPr>
        <w:pStyle w:val="Code"/>
      </w:pPr>
      <w:r>
        <w:t xml:space="preserve">    "nameServerInterfaceSetId" : "9cbb4446-f3ca-4996-9100-7a8d6e16e3db",</w:t>
      </w:r>
    </w:p>
    <w:p w:rsidR="001C310D" w:rsidRDefault="001C310D" w:rsidP="001C310D">
      <w:pPr>
        <w:pStyle w:val="Code"/>
      </w:pPr>
      <w:r>
        <w:t xml:space="preserve">    "nameServerInterfaceSetName" : "Test-ing NameServer_Interfa.ceSet0",</w:t>
      </w:r>
    </w:p>
    <w:p w:rsidR="001C310D" w:rsidRDefault="001C310D" w:rsidP="001C310D">
      <w:pPr>
        <w:pStyle w:val="Code"/>
      </w:pPr>
      <w:r>
        <w:t xml:space="preserve">    "planId" : "34d70aa6-aaab-4392-b786-8835f208c30a",</w:t>
      </w:r>
    </w:p>
    <w:p w:rsidR="001C310D" w:rsidRDefault="001C310D" w:rsidP="001C310D">
      <w:pPr>
        <w:pStyle w:val="Code"/>
      </w:pPr>
      <w:r>
        <w:t xml:space="preserve">    "planName" : "testing-plan_.meh la0",</w:t>
      </w:r>
    </w:p>
    <w:p w:rsidR="001C310D" w:rsidRDefault="001C310D" w:rsidP="001C310D">
      <w:pPr>
        <w:pStyle w:val="Code"/>
      </w:pPr>
      <w:r>
        <w:t xml:space="preserve">    "sponsorAccountId" : "f73af262-9531-11e2-9b25-2809b571161a",</w:t>
      </w:r>
    </w:p>
    <w:p w:rsidR="001C310D" w:rsidRDefault="001C310D" w:rsidP="001C310D">
      <w:pPr>
        <w:pStyle w:val="Code"/>
      </w:pPr>
      <w:r>
        <w:t xml:space="preserve">    "sponsorAccountIdentifier" : "system",</w:t>
      </w:r>
    </w:p>
    <w:p w:rsidR="001C310D" w:rsidRDefault="001C310D" w:rsidP="001C310D">
      <w:pPr>
        <w:pStyle w:val="Code"/>
      </w:pPr>
      <w:r>
        <w:t xml:space="preserve">    "createDate" : "2013-10-08T02:56:00.383",</w:t>
      </w:r>
    </w:p>
    <w:p w:rsidR="001C310D" w:rsidRDefault="001C310D" w:rsidP="001C310D">
      <w:pPr>
        <w:pStyle w:val="Code"/>
      </w:pPr>
      <w:r>
        <w:t xml:space="preserve">    "createAccountId" : "f73af262-9531-11e2-9b25-2809b571161a",</w:t>
      </w:r>
    </w:p>
    <w:p w:rsidR="001C310D" w:rsidRDefault="001C310D" w:rsidP="001C310D">
      <w:pPr>
        <w:pStyle w:val="Code"/>
      </w:pPr>
      <w:r>
        <w:t xml:space="preserve">    "createAccountIdentifier" : "system",</w:t>
      </w:r>
    </w:p>
    <w:p w:rsidR="001C310D" w:rsidRDefault="001C310D" w:rsidP="001C310D">
      <w:pPr>
        <w:pStyle w:val="Code"/>
      </w:pPr>
      <w:r>
        <w:t xml:space="preserve">    "createUserId" : "ed848682-c1d9-11e2-86bc-e9b9e1409c4c",</w:t>
      </w:r>
    </w:p>
    <w:p w:rsidR="001C310D" w:rsidRDefault="001C310D" w:rsidP="001C310D">
      <w:pPr>
        <w:pStyle w:val="Code"/>
      </w:pPr>
      <w:r>
        <w:t xml:space="preserve">    "createUserName" : "System Admin",</w:t>
      </w:r>
    </w:p>
    <w:p w:rsidR="001C310D" w:rsidRDefault="001C310D" w:rsidP="001C310D">
      <w:pPr>
        <w:pStyle w:val="Code"/>
      </w:pPr>
      <w:r>
        <w:t xml:space="preserve">    "lastUpdateDate" : "2013-10-08T02:56:01.255",</w:t>
      </w:r>
    </w:p>
    <w:p w:rsidR="001C310D" w:rsidRDefault="001C310D" w:rsidP="001C310D">
      <w:pPr>
        <w:pStyle w:val="Code"/>
      </w:pPr>
      <w:r>
        <w:t xml:space="preserve">    "lastUpdateAccountId" : "f73af262-9531-11e2-9b25-2809b571161a",</w:t>
      </w:r>
    </w:p>
    <w:p w:rsidR="001C310D" w:rsidRDefault="001C310D" w:rsidP="001C310D">
      <w:pPr>
        <w:pStyle w:val="Code"/>
      </w:pPr>
      <w:r>
        <w:t xml:space="preserve">    "lastUpdateAccountIdentifier" : "system",</w:t>
      </w:r>
    </w:p>
    <w:p w:rsidR="001C310D" w:rsidRDefault="001C310D" w:rsidP="001C310D">
      <w:pPr>
        <w:pStyle w:val="Code"/>
      </w:pPr>
      <w:r>
        <w:t xml:space="preserve">    "lastUpdateUserId" : "ed848682-c1d9-11e2-86bc-e9b9e1409c4c",</w:t>
      </w:r>
    </w:p>
    <w:p w:rsidR="001C310D" w:rsidRDefault="001C310D" w:rsidP="001C310D">
      <w:pPr>
        <w:pStyle w:val="Code"/>
      </w:pPr>
      <w:r>
        <w:t xml:space="preserve">    "lastUpdateUserName" : "System Admin",</w:t>
      </w:r>
    </w:p>
    <w:p w:rsidR="000C492B" w:rsidRDefault="000C492B" w:rsidP="000C492B">
      <w:pPr>
        <w:pStyle w:val="Code"/>
      </w:pPr>
      <w:r>
        <w:t xml:space="preserve">    "</w:t>
      </w:r>
      <w:r w:rsidRPr="0027130A">
        <w:t>delegationResourceRecords</w:t>
      </w:r>
      <w:r>
        <w:t>" :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w:t>
      </w:r>
    </w:p>
    <w:p w:rsidR="000C492B" w:rsidRDefault="000C492B" w:rsidP="000C492B">
      <w:pPr>
        <w:pStyle w:val="Code"/>
      </w:pPr>
      <w:r>
        <w:t xml:space="preserve">      "address" : "127.0.0.2"</w:t>
      </w:r>
    </w:p>
    <w:p w:rsidR="000C492B" w:rsidRDefault="000C492B" w:rsidP="000C492B">
      <w:pPr>
        <w:pStyle w:val="Code"/>
      </w:pPr>
      <w:r>
        <w:t xml:space="preserve">    }, {</w:t>
      </w:r>
    </w:p>
    <w:p w:rsidR="000C492B" w:rsidRDefault="000C492B" w:rsidP="000C492B">
      <w:pPr>
        <w:pStyle w:val="Code"/>
      </w:pPr>
      <w:r>
        <w:lastRenderedPageBreak/>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"NS",</w:t>
      </w:r>
    </w:p>
    <w:p w:rsidR="000C492B" w:rsidRDefault="000C492B" w:rsidP="000C492B">
      <w:pPr>
        <w:pStyle w:val="Code"/>
      </w:pPr>
      <w:r>
        <w:t xml:space="preserve">      "target" : "ns1.hosting.com."</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w:t>
      </w:r>
    </w:p>
    <w:p w:rsidR="000C492B" w:rsidRDefault="000C492B" w:rsidP="000C492B">
      <w:pPr>
        <w:pStyle w:val="Code"/>
      </w:pPr>
      <w:r>
        <w:t xml:space="preserve">      "address" : "127.0.0.1"</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"AAAA",</w:t>
      </w:r>
    </w:p>
    <w:p w:rsidR="000C492B" w:rsidRDefault="000C492B" w:rsidP="000C492B">
      <w:pPr>
        <w:pStyle w:val="Code"/>
      </w:pPr>
      <w:r>
        <w:t xml:space="preserve">      "address" : "2001:dcd:2::5"</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"AAAA",</w:t>
      </w:r>
    </w:p>
    <w:p w:rsidR="000C492B" w:rsidRDefault="000C492B" w:rsidP="000C492B">
      <w:pPr>
        <w:pStyle w:val="Code"/>
      </w:pPr>
      <w:r>
        <w:t xml:space="preserve">      "address" : "2001:dcd:2::6"</w:t>
      </w:r>
    </w:p>
    <w:p w:rsidR="000C492B" w:rsidRDefault="000C492B" w:rsidP="001C310D">
      <w:pPr>
        <w:pStyle w:val="Code"/>
      </w:pPr>
      <w:r>
        <w:t xml:space="preserve">    } ],</w:t>
      </w:r>
    </w:p>
    <w:p w:rsidR="001C310D" w:rsidRDefault="001C310D" w:rsidP="001C310D">
      <w:pPr>
        <w:pStyle w:val="Code"/>
      </w:pPr>
      <w:r>
        <w:t xml:space="preserve">    "ddnsResourceRecords" : [ {</w:t>
      </w:r>
    </w:p>
    <w:p w:rsidR="001C310D" w:rsidRDefault="001C310D" w:rsidP="001C310D">
      <w:pPr>
        <w:pStyle w:val="Code"/>
      </w:pPr>
      <w:r>
        <w:t xml:space="preserve">      "name" : "testingzone0.com.",</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"SOA",</w:t>
      </w:r>
    </w:p>
    <w:p w:rsidR="001C310D" w:rsidRDefault="001C310D" w:rsidP="001C310D">
      <w:pPr>
        <w:pStyle w:val="Code"/>
      </w:pPr>
      <w:r>
        <w:t xml:space="preserve">      "host" : "host.com.",</w:t>
      </w:r>
    </w:p>
    <w:p w:rsidR="001C310D" w:rsidRDefault="001C310D" w:rsidP="001C310D">
      <w:pPr>
        <w:pStyle w:val="Code"/>
      </w:pPr>
      <w:r>
        <w:t xml:space="preserve">      "admin" : "mail.com.",</w:t>
      </w:r>
    </w:p>
    <w:p w:rsidR="001C310D" w:rsidRDefault="001C310D" w:rsidP="001C310D">
      <w:pPr>
        <w:pStyle w:val="Code"/>
      </w:pPr>
      <w:r>
        <w:t xml:space="preserve">      "serial" : "1",</w:t>
      </w:r>
    </w:p>
    <w:p w:rsidR="001C310D" w:rsidRDefault="001C310D" w:rsidP="001C310D">
      <w:pPr>
        <w:pStyle w:val="Code"/>
      </w:pPr>
      <w:r>
        <w:t xml:space="preserve">      "refresh" : "2",</w:t>
      </w:r>
    </w:p>
    <w:p w:rsidR="001C310D" w:rsidRDefault="001C310D" w:rsidP="001C310D">
      <w:pPr>
        <w:pStyle w:val="Code"/>
      </w:pPr>
      <w:r>
        <w:t xml:space="preserve">      "retry" : "3",</w:t>
      </w:r>
    </w:p>
    <w:p w:rsidR="001C310D" w:rsidRDefault="001C310D" w:rsidP="001C310D">
      <w:pPr>
        <w:pStyle w:val="Code"/>
      </w:pPr>
      <w:r>
        <w:t xml:space="preserve">      "expire" : "4",</w:t>
      </w:r>
    </w:p>
    <w:p w:rsidR="001C310D" w:rsidRDefault="001C310D" w:rsidP="001C310D">
      <w:pPr>
        <w:pStyle w:val="Code"/>
      </w:pPr>
      <w:r>
        <w:t xml:space="preserve">      "minimum" : "5"</w:t>
      </w:r>
    </w:p>
    <w:p w:rsidR="001C310D" w:rsidRDefault="001C310D" w:rsidP="001C310D">
      <w:pPr>
        <w:pStyle w:val="Code"/>
      </w:pPr>
      <w:r>
        <w:t xml:space="preserve">    }, {</w:t>
      </w:r>
    </w:p>
    <w:p w:rsidR="001C310D" w:rsidRDefault="001C310D" w:rsidP="001C310D">
      <w:pPr>
        <w:pStyle w:val="Code"/>
      </w:pPr>
      <w:r>
        <w:t xml:space="preserve">      "name" : "testingzone0.com.",</w:t>
      </w:r>
    </w:p>
    <w:p w:rsidR="001C310D" w:rsidRDefault="001C310D" w:rsidP="001C310D">
      <w:pPr>
        <w:pStyle w:val="Code"/>
      </w:pPr>
      <w:r>
        <w:lastRenderedPageBreak/>
        <w:t xml:space="preserve">      "class" : "IN",</w:t>
      </w:r>
    </w:p>
    <w:p w:rsidR="001C310D" w:rsidRDefault="001C310D" w:rsidP="001C310D">
      <w:pPr>
        <w:pStyle w:val="Code"/>
      </w:pPr>
      <w:r>
        <w:t xml:space="preserve">      "ttl" : "3600",</w:t>
      </w:r>
    </w:p>
    <w:p w:rsidR="001C310D" w:rsidRDefault="001C310D" w:rsidP="001C310D">
      <w:pPr>
        <w:pStyle w:val="Code"/>
      </w:pPr>
      <w:r>
        <w:t xml:space="preserve">      "type" : "NS",</w:t>
      </w:r>
    </w:p>
    <w:p w:rsidR="001C310D" w:rsidRDefault="001C310D" w:rsidP="001C310D">
      <w:pPr>
        <w:pStyle w:val="Code"/>
      </w:pPr>
      <w:r>
        <w:t xml:space="preserve">      "target" : "target2.com."</w:t>
      </w:r>
    </w:p>
    <w:p w:rsidR="001C310D" w:rsidRDefault="001C310D" w:rsidP="001C310D">
      <w:pPr>
        <w:pStyle w:val="Code"/>
      </w:pPr>
      <w:r>
        <w:t xml:space="preserve">    } ],</w:t>
      </w:r>
    </w:p>
    <w:p w:rsidR="001C310D" w:rsidRDefault="001C310D" w:rsidP="001C310D">
      <w:pPr>
        <w:pStyle w:val="Code"/>
      </w:pPr>
      <w:r>
        <w:t xml:space="preserve">    "resourceRecords" : [ {</w:t>
      </w:r>
    </w:p>
    <w:p w:rsidR="001C310D" w:rsidRDefault="001C310D" w:rsidP="001C310D">
      <w:pPr>
        <w:pStyle w:val="Code"/>
      </w:pPr>
      <w:r>
        <w:t xml:space="preserve">      "name" : "blah.example.com.au.",</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"NS",</w:t>
      </w:r>
    </w:p>
    <w:p w:rsidR="001C310D" w:rsidRDefault="001C310D" w:rsidP="001C310D">
      <w:pPr>
        <w:pStyle w:val="Code"/>
      </w:pPr>
      <w:r>
        <w:t xml:space="preserve">      "target" : "ns1.hosting.com."</w:t>
      </w:r>
    </w:p>
    <w:p w:rsidR="001C310D" w:rsidRDefault="001C310D" w:rsidP="001C310D">
      <w:pPr>
        <w:pStyle w:val="Code"/>
      </w:pPr>
      <w:r>
        <w:t xml:space="preserve">    }, {</w:t>
      </w:r>
    </w:p>
    <w:p w:rsidR="001C310D" w:rsidRDefault="001C310D" w:rsidP="001C310D">
      <w:pPr>
        <w:pStyle w:val="Code"/>
      </w:pPr>
      <w:r>
        <w:t xml:space="preserve">      "name" : "www.example.com.au.",</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"A",</w:t>
      </w:r>
    </w:p>
    <w:p w:rsidR="001C310D" w:rsidRDefault="001C310D" w:rsidP="001C310D">
      <w:pPr>
        <w:pStyle w:val="Code"/>
      </w:pPr>
      <w:r>
        <w:t xml:space="preserve">      "address" : "127.0.0.1"</w:t>
      </w:r>
    </w:p>
    <w:p w:rsidR="001C310D" w:rsidRDefault="001C310D" w:rsidP="001C310D">
      <w:pPr>
        <w:pStyle w:val="Code"/>
      </w:pPr>
      <w:r>
        <w:t xml:space="preserve">    }, {</w:t>
      </w:r>
    </w:p>
    <w:p w:rsidR="001C310D" w:rsidRDefault="001C310D" w:rsidP="001C310D">
      <w:pPr>
        <w:pStyle w:val="Code"/>
      </w:pPr>
      <w:r>
        <w:t xml:space="preserve">      "name" : "www.example.com.au.",</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"AAAA",</w:t>
      </w:r>
    </w:p>
    <w:p w:rsidR="001C310D" w:rsidRDefault="001C310D" w:rsidP="001C310D">
      <w:pPr>
        <w:pStyle w:val="Code"/>
      </w:pPr>
      <w:r>
        <w:t xml:space="preserve">      "address" : "2001:dcd:2::5"</w:t>
      </w:r>
    </w:p>
    <w:p w:rsidR="001C310D" w:rsidRDefault="001C310D" w:rsidP="001C310D">
      <w:pPr>
        <w:pStyle w:val="Code"/>
      </w:pPr>
      <w:r>
        <w:t xml:space="preserve">    } ]</w:t>
      </w:r>
    </w:p>
    <w:p w:rsidR="001C310D" w:rsidRDefault="001C310D" w:rsidP="001C310D">
      <w:pPr>
        <w:pStyle w:val="Code"/>
      </w:pPr>
      <w:r>
        <w:t xml:space="preserve">  }</w:t>
      </w:r>
    </w:p>
    <w:p w:rsidR="001C310D" w:rsidRPr="001C310D" w:rsidRDefault="001C310D" w:rsidP="001C310D">
      <w:pPr>
        <w:pStyle w:val="Code"/>
      </w:pPr>
      <w:r>
        <w:t>}</w:t>
      </w:r>
    </w:p>
    <w:p w:rsidR="003A30DE" w:rsidRDefault="004836FD" w:rsidP="003A30DE">
      <w:pPr>
        <w:pStyle w:val="Heading2"/>
      </w:pPr>
      <w:bookmarkStart w:id="564" w:name="_Toc381779323"/>
      <w:r>
        <w:t>Zone Delete Command</w:t>
      </w:r>
      <w:bookmarkEnd w:id="564"/>
    </w:p>
    <w:p w:rsidR="001C310D" w:rsidRDefault="001C310D" w:rsidP="001C310D">
      <w:r w:rsidRPr="001C310D">
        <w:t xml:space="preserve">This command is used to delete a zone object provisioned </w:t>
      </w:r>
      <w:r w:rsidR="00BB3EC1">
        <w:t>in</w:t>
      </w:r>
      <w:r w:rsidR="00BB3EC1" w:rsidRPr="001C310D">
        <w:t xml:space="preserve"> </w:t>
      </w:r>
      <w:r w:rsidRPr="001C310D">
        <w:t>the system.</w:t>
      </w:r>
    </w:p>
    <w:p w:rsidR="001C310D" w:rsidRDefault="001C310D" w:rsidP="001C310D">
      <w:pPr>
        <w:pStyle w:val="Heading3"/>
      </w:pPr>
      <w:r>
        <w:t>Request</w:t>
      </w:r>
    </w:p>
    <w:p w:rsidR="001C310D" w:rsidRDefault="001C310D" w:rsidP="001C310D">
      <w:r w:rsidRPr="001C310D">
        <w:t>A request should be made to the specified URI including the indicated headers</w:t>
      </w:r>
      <w:r w:rsidR="00BA7A47">
        <w:t>,</w:t>
      </w:r>
      <w:r w:rsidRPr="001C310D">
        <w:t xml:space="preserve"> and if required a request body in the format specified.</w:t>
      </w:r>
    </w:p>
    <w:p w:rsidR="001C310D" w:rsidRDefault="001C310D" w:rsidP="001C310D">
      <w:pPr>
        <w:pStyle w:val="FakeHeading4"/>
      </w:pPr>
      <w:r>
        <w:t>URI</w:t>
      </w:r>
    </w:p>
    <w:p w:rsidR="001C310D" w:rsidRPr="008A0F29" w:rsidRDefault="001C310D" w:rsidP="001C310D">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1C310D" w:rsidRPr="00CC22F1" w:rsidTr="006351FF">
        <w:trPr>
          <w:tblHeader w:val="0"/>
        </w:trPr>
        <w:tc>
          <w:tcPr>
            <w:tcW w:w="1843" w:type="dxa"/>
            <w:shd w:val="clear" w:color="auto" w:fill="BFBFBF" w:themeFill="background1" w:themeFillShade="BF"/>
          </w:tcPr>
          <w:p w:rsidR="001C310D" w:rsidRPr="00750051" w:rsidRDefault="001C310D" w:rsidP="006351FF">
            <w:pPr>
              <w:pStyle w:val="Table-Header"/>
            </w:pPr>
            <w:r>
              <w:lastRenderedPageBreak/>
              <w:t>HTTP Method</w:t>
            </w:r>
          </w:p>
        </w:tc>
        <w:tc>
          <w:tcPr>
            <w:tcW w:w="6804" w:type="dxa"/>
            <w:shd w:val="clear" w:color="auto" w:fill="BFBFBF" w:themeFill="background1" w:themeFillShade="BF"/>
          </w:tcPr>
          <w:p w:rsidR="001C310D" w:rsidRDefault="001C310D" w:rsidP="006351FF">
            <w:pPr>
              <w:pStyle w:val="Table-Header"/>
            </w:pPr>
            <w:r>
              <w:t>Request URI</w:t>
            </w:r>
          </w:p>
        </w:tc>
      </w:tr>
      <w:tr w:rsidR="001C310D" w:rsidRPr="00CC22F1" w:rsidTr="006351FF">
        <w:trPr>
          <w:trHeight w:val="113"/>
          <w:tblHeader w:val="0"/>
        </w:trPr>
        <w:tc>
          <w:tcPr>
            <w:tcW w:w="1843" w:type="dxa"/>
          </w:tcPr>
          <w:p w:rsidR="001C310D" w:rsidRDefault="001C310D" w:rsidP="006351FF">
            <w:pPr>
              <w:pStyle w:val="Table-Text"/>
            </w:pPr>
            <w:r>
              <w:t>DELETE</w:t>
            </w:r>
          </w:p>
        </w:tc>
        <w:tc>
          <w:tcPr>
            <w:tcW w:w="6804" w:type="dxa"/>
          </w:tcPr>
          <w:p w:rsidR="001C310D" w:rsidRDefault="001C310D" w:rsidP="006351FF">
            <w:pPr>
              <w:pStyle w:val="Table-Text"/>
            </w:pPr>
            <w:r w:rsidRPr="001C310D">
              <w:t>https://{service-address}/zones/{id}</w:t>
            </w:r>
          </w:p>
        </w:tc>
      </w:tr>
    </w:tbl>
    <w:p w:rsidR="001C310D" w:rsidRDefault="001C310D" w:rsidP="001C310D">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1C310D" w:rsidRPr="00CC22F1" w:rsidTr="006351FF">
        <w:trPr>
          <w:tblHeader w:val="0"/>
        </w:trPr>
        <w:tc>
          <w:tcPr>
            <w:tcW w:w="1843" w:type="dxa"/>
            <w:shd w:val="clear" w:color="auto" w:fill="BFBFBF" w:themeFill="background1" w:themeFillShade="BF"/>
          </w:tcPr>
          <w:p w:rsidR="001C310D" w:rsidRPr="00750051" w:rsidRDefault="001C310D" w:rsidP="006351FF">
            <w:pPr>
              <w:pStyle w:val="Table-Header"/>
            </w:pPr>
            <w:r>
              <w:t>Field</w:t>
            </w:r>
          </w:p>
        </w:tc>
        <w:tc>
          <w:tcPr>
            <w:tcW w:w="6804" w:type="dxa"/>
            <w:shd w:val="clear" w:color="auto" w:fill="BFBFBF" w:themeFill="background1" w:themeFillShade="BF"/>
          </w:tcPr>
          <w:p w:rsidR="001C310D" w:rsidRDefault="001C310D" w:rsidP="006351FF">
            <w:pPr>
              <w:pStyle w:val="Table-Header"/>
            </w:pPr>
            <w:r>
              <w:t>Description</w:t>
            </w:r>
          </w:p>
        </w:tc>
      </w:tr>
      <w:tr w:rsidR="001C310D" w:rsidRPr="00CC22F1" w:rsidTr="006351FF">
        <w:trPr>
          <w:trHeight w:val="113"/>
          <w:tblHeader w:val="0"/>
        </w:trPr>
        <w:tc>
          <w:tcPr>
            <w:tcW w:w="1843" w:type="dxa"/>
          </w:tcPr>
          <w:p w:rsidR="001C310D" w:rsidRDefault="001C310D" w:rsidP="001C310D">
            <w:pPr>
              <w:pStyle w:val="Table-Text"/>
            </w:pPr>
            <w:r>
              <w:t>service-address</w:t>
            </w:r>
          </w:p>
        </w:tc>
        <w:tc>
          <w:tcPr>
            <w:tcW w:w="6804" w:type="dxa"/>
          </w:tcPr>
          <w:p w:rsidR="001C310D" w:rsidRDefault="001C310D" w:rsidP="006351FF">
            <w:pPr>
              <w:pStyle w:val="Table-Text"/>
            </w:pPr>
            <w:r>
              <w:t xml:space="preserve">The service address as described in section </w:t>
            </w:r>
            <w:r w:rsidR="006351FF">
              <w:t>2.2</w:t>
            </w:r>
          </w:p>
        </w:tc>
      </w:tr>
      <w:tr w:rsidR="001C310D" w:rsidRPr="00CC22F1" w:rsidTr="006351FF">
        <w:trPr>
          <w:trHeight w:val="113"/>
          <w:tblHeader w:val="0"/>
        </w:trPr>
        <w:tc>
          <w:tcPr>
            <w:tcW w:w="1843" w:type="dxa"/>
          </w:tcPr>
          <w:p w:rsidR="001C310D" w:rsidRDefault="001C310D" w:rsidP="001C310D">
            <w:pPr>
              <w:pStyle w:val="Table-Text"/>
            </w:pPr>
            <w:r>
              <w:t>id</w:t>
            </w:r>
          </w:p>
        </w:tc>
        <w:tc>
          <w:tcPr>
            <w:tcW w:w="6804" w:type="dxa"/>
          </w:tcPr>
          <w:p w:rsidR="001C310D" w:rsidRDefault="001C310D" w:rsidP="001C310D">
            <w:pPr>
              <w:pStyle w:val="Table-Text"/>
            </w:pPr>
            <w:r>
              <w:t>The id of the zone that you want to delete</w:t>
            </w:r>
          </w:p>
        </w:tc>
      </w:tr>
    </w:tbl>
    <w:p w:rsidR="003A30DE" w:rsidRDefault="001C310D" w:rsidP="001C310D">
      <w:pPr>
        <w:pStyle w:val="FakeHeading4"/>
      </w:pPr>
      <w:r>
        <w:t>Query Parameters</w:t>
      </w:r>
    </w:p>
    <w:p w:rsidR="001C310D" w:rsidRDefault="001C310D" w:rsidP="001C310D">
      <w:r w:rsidRPr="001C310D">
        <w:t>Not allowed for this command</w:t>
      </w:r>
    </w:p>
    <w:p w:rsidR="001C310D" w:rsidRDefault="001C310D" w:rsidP="001C310D">
      <w:pPr>
        <w:pStyle w:val="FakeHeading4"/>
      </w:pPr>
      <w:r>
        <w:t>Request Headers</w:t>
      </w:r>
    </w:p>
    <w:p w:rsidR="001C310D" w:rsidRDefault="001C310D" w:rsidP="001C310D">
      <w:r w:rsidRPr="001C310D">
        <w:t xml:space="preserve">Aside from the standard request headers described in section </w:t>
      </w:r>
      <w:r w:rsidR="00BA7A47">
        <w:t>2.6</w:t>
      </w:r>
      <w:r w:rsidRPr="001C310D">
        <w:t xml:space="preserve"> the following additional headers are supported: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1984"/>
        <w:gridCol w:w="1418"/>
        <w:gridCol w:w="3685"/>
      </w:tblGrid>
      <w:tr w:rsidR="001C310D" w:rsidRPr="00CC22F1" w:rsidTr="006351FF">
        <w:trPr>
          <w:tblHeader w:val="0"/>
        </w:trPr>
        <w:tc>
          <w:tcPr>
            <w:tcW w:w="1560" w:type="dxa"/>
            <w:shd w:val="clear" w:color="auto" w:fill="BFBFBF" w:themeFill="background1" w:themeFillShade="BF"/>
          </w:tcPr>
          <w:p w:rsidR="001C310D" w:rsidRPr="00750051" w:rsidRDefault="001C310D" w:rsidP="006351FF">
            <w:pPr>
              <w:pStyle w:val="Table-Header"/>
            </w:pPr>
            <w:r>
              <w:t>Header</w:t>
            </w:r>
          </w:p>
        </w:tc>
        <w:tc>
          <w:tcPr>
            <w:tcW w:w="1984" w:type="dxa"/>
            <w:shd w:val="clear" w:color="auto" w:fill="BFBFBF" w:themeFill="background1" w:themeFillShade="BF"/>
          </w:tcPr>
          <w:p w:rsidR="001C310D" w:rsidRDefault="001C310D" w:rsidP="006351FF">
            <w:pPr>
              <w:pStyle w:val="Table-Header"/>
            </w:pPr>
            <w:r>
              <w:t>Required</w:t>
            </w:r>
          </w:p>
        </w:tc>
        <w:tc>
          <w:tcPr>
            <w:tcW w:w="1418" w:type="dxa"/>
            <w:shd w:val="clear" w:color="auto" w:fill="BFBFBF" w:themeFill="background1" w:themeFillShade="BF"/>
          </w:tcPr>
          <w:p w:rsidR="001C310D" w:rsidRDefault="001C310D" w:rsidP="006351FF">
            <w:pPr>
              <w:pStyle w:val="Table-Header"/>
            </w:pPr>
            <w:r>
              <w:t>Custom Header</w:t>
            </w:r>
          </w:p>
        </w:tc>
        <w:tc>
          <w:tcPr>
            <w:tcW w:w="3685" w:type="dxa"/>
            <w:shd w:val="clear" w:color="auto" w:fill="BFBFBF" w:themeFill="background1" w:themeFillShade="BF"/>
          </w:tcPr>
          <w:p w:rsidR="001C310D" w:rsidRDefault="001C310D" w:rsidP="006351FF">
            <w:pPr>
              <w:pStyle w:val="Table-Header"/>
            </w:pPr>
            <w:r>
              <w:t>Description</w:t>
            </w:r>
          </w:p>
        </w:tc>
      </w:tr>
      <w:tr w:rsidR="001C310D" w:rsidRPr="00CC22F1" w:rsidTr="006351FF">
        <w:trPr>
          <w:trHeight w:val="113"/>
          <w:tblHeader w:val="0"/>
        </w:trPr>
        <w:tc>
          <w:tcPr>
            <w:tcW w:w="1560" w:type="dxa"/>
          </w:tcPr>
          <w:p w:rsidR="001C310D" w:rsidRDefault="001C310D" w:rsidP="001C310D">
            <w:pPr>
              <w:pStyle w:val="Table-Text"/>
            </w:pPr>
            <w:r w:rsidRPr="00F04EF0">
              <w:t>X-Requested-By</w:t>
            </w:r>
          </w:p>
        </w:tc>
        <w:tc>
          <w:tcPr>
            <w:tcW w:w="1984" w:type="dxa"/>
          </w:tcPr>
          <w:p w:rsidR="001C310D" w:rsidRDefault="001C310D" w:rsidP="001C310D">
            <w:pPr>
              <w:pStyle w:val="Table-Text"/>
            </w:pPr>
            <w:r>
              <w:t>Yes</w:t>
            </w:r>
          </w:p>
        </w:tc>
        <w:tc>
          <w:tcPr>
            <w:tcW w:w="1418" w:type="dxa"/>
          </w:tcPr>
          <w:p w:rsidR="001C310D" w:rsidRDefault="001C310D" w:rsidP="001C310D">
            <w:pPr>
              <w:pStyle w:val="Table-Text"/>
            </w:pPr>
            <w:r>
              <w:t>Yes</w:t>
            </w:r>
          </w:p>
        </w:tc>
        <w:tc>
          <w:tcPr>
            <w:tcW w:w="3685" w:type="dxa"/>
          </w:tcPr>
          <w:p w:rsidR="001C310D" w:rsidRDefault="001C310D" w:rsidP="001C310D">
            <w:pPr>
              <w:pStyle w:val="Table-Text"/>
            </w:pPr>
            <w:r>
              <w:t>This header simply needs to be set to an arbitrary string value. It is used as a measure to help prevent cross site scripting attacks on the API</w:t>
            </w:r>
          </w:p>
        </w:tc>
      </w:tr>
    </w:tbl>
    <w:p w:rsidR="001C310D" w:rsidRDefault="001C310D" w:rsidP="001C310D">
      <w:pPr>
        <w:pStyle w:val="FakeHeading4"/>
      </w:pPr>
      <w:r>
        <w:t>Request Body</w:t>
      </w:r>
    </w:p>
    <w:p w:rsidR="001C310D" w:rsidRDefault="001C310D" w:rsidP="001C310D">
      <w:r w:rsidRPr="001C310D">
        <w:t>Not allowed for this command</w:t>
      </w:r>
      <w:r>
        <w:t>.</w:t>
      </w:r>
    </w:p>
    <w:p w:rsidR="001C310D" w:rsidRDefault="001C310D" w:rsidP="001C310D">
      <w:pPr>
        <w:pStyle w:val="Heading3"/>
      </w:pPr>
      <w:r>
        <w:t>Response</w:t>
      </w:r>
    </w:p>
    <w:p w:rsidR="001C310D" w:rsidRDefault="001C310D" w:rsidP="001C310D">
      <w:r w:rsidRPr="001C310D">
        <w:t>The response will include a status code, response headers and in some case a response body encoded according to the relevant header.</w:t>
      </w:r>
    </w:p>
    <w:p w:rsidR="001C310D" w:rsidRDefault="001C310D" w:rsidP="001C310D">
      <w:pPr>
        <w:pStyle w:val="FakeHeading4"/>
      </w:pPr>
      <w:r>
        <w:t>Status Code</w:t>
      </w:r>
    </w:p>
    <w:p w:rsidR="001C310D" w:rsidRDefault="001C310D" w:rsidP="001C310D">
      <w:r w:rsidRPr="001C310D">
        <w:t>On success this command will return http status code 204 (NO CONTENT).</w:t>
      </w:r>
    </w:p>
    <w:p w:rsidR="00914A26" w:rsidRDefault="00914A26" w:rsidP="00914A26">
      <w:pPr>
        <w:pStyle w:val="FakeHeading4"/>
      </w:pPr>
      <w:r>
        <w:t>Response Headers</w:t>
      </w:r>
    </w:p>
    <w:p w:rsidR="00914A26" w:rsidRDefault="00914A26" w:rsidP="001C310D">
      <w:r w:rsidRPr="00914A26">
        <w:t xml:space="preserve">Only the standard response headers described in section </w:t>
      </w:r>
      <w:r>
        <w:t>2.7</w:t>
      </w:r>
      <w:r w:rsidRPr="00914A26">
        <w:t xml:space="preserve"> are returned.</w:t>
      </w:r>
    </w:p>
    <w:p w:rsidR="00914A26" w:rsidRPr="001C310D" w:rsidRDefault="00914A26" w:rsidP="00914A26">
      <w:pPr>
        <w:pStyle w:val="FakeHeading4"/>
      </w:pPr>
      <w:r>
        <w:t>Response Body</w:t>
      </w:r>
    </w:p>
    <w:p w:rsidR="001C310D" w:rsidRDefault="00B76AC6" w:rsidP="001C310D">
      <w:r w:rsidRPr="00B76AC6">
        <w:t>Not required for this command.</w:t>
      </w:r>
    </w:p>
    <w:p w:rsidR="00B76AC6" w:rsidRDefault="00B76AC6" w:rsidP="00B76AC6">
      <w:pPr>
        <w:pStyle w:val="Heading3"/>
      </w:pPr>
      <w:r>
        <w:t>Example</w:t>
      </w:r>
    </w:p>
    <w:p w:rsidR="00B76AC6" w:rsidRDefault="00B76AC6" w:rsidP="00B76AC6">
      <w:r>
        <w:t xml:space="preserve">Below is an example of a zone </w:t>
      </w:r>
      <w:del w:id="565" w:author="Arnaud Dumont" w:date="2014-02-20T11:46:00Z">
        <w:r w:rsidDel="00464582">
          <w:delText xml:space="preserve">get </w:delText>
        </w:r>
      </w:del>
      <w:ins w:id="566" w:author="Arnaud Dumont" w:date="2014-02-20T11:46:00Z">
        <w:r w:rsidR="00464582">
          <w:t xml:space="preserve">delete </w:t>
        </w:r>
      </w:ins>
      <w:r>
        <w:t>command request and response:</w:t>
      </w:r>
    </w:p>
    <w:p w:rsidR="00B76AC6" w:rsidRDefault="00B76AC6" w:rsidP="00B76AC6">
      <w:r>
        <w:lastRenderedPageBreak/>
        <w:t>Request:</w:t>
      </w:r>
    </w:p>
    <w:p w:rsidR="00B76AC6" w:rsidRDefault="00B76AC6" w:rsidP="00B76AC6">
      <w:pPr>
        <w:pStyle w:val="Code"/>
      </w:pPr>
      <w:r>
        <w:t>DELETE /zones/94f1f3fb-d4a9-482c-9d74-7e95e647bbe2 HTTP/1.1</w:t>
      </w:r>
    </w:p>
    <w:p w:rsidR="00B76AC6" w:rsidRDefault="00B76AC6" w:rsidP="00B76AC6">
      <w:pPr>
        <w:pStyle w:val="Code"/>
      </w:pPr>
      <w:r>
        <w:t>Client-Transaction-Id: ba7b4e7d-843c-4217-b868-ab6274ff57ba</w:t>
      </w:r>
    </w:p>
    <w:p w:rsidR="00B76AC6" w:rsidRDefault="00B76AC6" w:rsidP="00B76AC6">
      <w:pPr>
        <w:pStyle w:val="Code"/>
      </w:pPr>
      <w:r>
        <w:t>X-Requested-By: DiscoveryDNS Reseller API Client</w:t>
      </w:r>
    </w:p>
    <w:p w:rsidR="00B76AC6" w:rsidRDefault="00B76AC6" w:rsidP="00B76AC6">
      <w:pPr>
        <w:pStyle w:val="Code"/>
      </w:pPr>
      <w:r>
        <w:t>User-Agent: Jersey/2.2 (Apache HttpClient 4.2.5)</w:t>
      </w:r>
    </w:p>
    <w:p w:rsidR="00B76AC6" w:rsidRDefault="00B76AC6" w:rsidP="00B76AC6">
      <w:pPr>
        <w:pStyle w:val="Code"/>
      </w:pPr>
      <w:r>
        <w:t>Host: api.discoverydns.com</w:t>
      </w:r>
    </w:p>
    <w:p w:rsidR="00B76AC6" w:rsidRDefault="00B76AC6" w:rsidP="00B76AC6">
      <w:pPr>
        <w:pStyle w:val="Code"/>
      </w:pPr>
      <w:r>
        <w:t>Connection: Keep-Alive</w:t>
      </w:r>
    </w:p>
    <w:p w:rsidR="00B76AC6" w:rsidRPr="00B76AC6" w:rsidRDefault="00B76AC6" w:rsidP="00B76AC6">
      <w:pPr>
        <w:pStyle w:val="Code"/>
      </w:pPr>
    </w:p>
    <w:p w:rsidR="001C310D" w:rsidRDefault="00B76AC6">
      <w:pPr>
        <w:spacing w:before="0" w:after="200"/>
      </w:pPr>
      <w:r w:rsidRPr="00B76AC6">
        <w:t>Response:</w:t>
      </w:r>
    </w:p>
    <w:p w:rsidR="00B76AC6" w:rsidRDefault="00B76AC6" w:rsidP="00B76AC6">
      <w:pPr>
        <w:pStyle w:val="Code"/>
      </w:pPr>
      <w:r>
        <w:t>HTTP/1.1 204 No Content</w:t>
      </w:r>
    </w:p>
    <w:p w:rsidR="00B76AC6" w:rsidRDefault="00B76AC6" w:rsidP="00B76AC6">
      <w:pPr>
        <w:pStyle w:val="Code"/>
      </w:pPr>
      <w:r>
        <w:t>Cache-Control: private, no-transform, max-age=30</w:t>
      </w:r>
    </w:p>
    <w:p w:rsidR="00B76AC6" w:rsidRDefault="00B76AC6" w:rsidP="00B76AC6">
      <w:pPr>
        <w:pStyle w:val="Code"/>
      </w:pPr>
      <w:r>
        <w:t>Date: Mon, 07 Oct 2013 16:34:09 GMT</w:t>
      </w:r>
    </w:p>
    <w:p w:rsidR="00B76AC6" w:rsidRDefault="00B76AC6" w:rsidP="00B76AC6">
      <w:pPr>
        <w:pStyle w:val="Code"/>
      </w:pPr>
      <w:r>
        <w:t>Server-Transaction-Id: 486e426e-7406-4b39-984b-b2ab8b4188a7</w:t>
      </w:r>
    </w:p>
    <w:p w:rsidR="00B76AC6" w:rsidRDefault="00B76AC6" w:rsidP="00B76AC6">
      <w:pPr>
        <w:pStyle w:val="Code"/>
      </w:pPr>
      <w:r>
        <w:t>Client-Transaction-Id: ba7b4e7d-843c-4217-b868-ab6274ff57ba</w:t>
      </w:r>
    </w:p>
    <w:p w:rsidR="00B76AC6" w:rsidRDefault="00B76AC6" w:rsidP="00B76AC6">
      <w:pPr>
        <w:pStyle w:val="Code"/>
      </w:pPr>
    </w:p>
    <w:p w:rsidR="00485F3E" w:rsidRDefault="00485F3E" w:rsidP="00485F3E">
      <w:pPr>
        <w:pStyle w:val="Heading2"/>
      </w:pPr>
      <w:bookmarkStart w:id="567" w:name="_Toc381779324"/>
      <w:r>
        <w:t>Zone Get Query Usage Command</w:t>
      </w:r>
      <w:bookmarkEnd w:id="567"/>
    </w:p>
    <w:p w:rsidR="00485F3E" w:rsidRDefault="00485F3E" w:rsidP="00485F3E">
      <w:r w:rsidRPr="00A11CBE">
        <w:t xml:space="preserve">This command is used </w:t>
      </w:r>
      <w:r>
        <w:t>to get the query usage</w:t>
      </w:r>
      <w:r w:rsidRPr="00A11CBE">
        <w:t xml:space="preserve"> records </w:t>
      </w:r>
      <w:r>
        <w:t>of</w:t>
      </w:r>
      <w:r w:rsidRPr="00A11CBE">
        <w:t xml:space="preserve"> a zone object that is provisioned </w:t>
      </w:r>
      <w:r>
        <w:t>in</w:t>
      </w:r>
      <w:r w:rsidRPr="00A11CBE">
        <w:t xml:space="preserve"> the system</w:t>
      </w:r>
      <w:r>
        <w:t xml:space="preserve"> over a certain period of time</w:t>
      </w:r>
      <w:r w:rsidRPr="00A11CBE">
        <w:t>.</w:t>
      </w:r>
    </w:p>
    <w:p w:rsidR="00485F3E" w:rsidRDefault="00485F3E" w:rsidP="00485F3E">
      <w:pPr>
        <w:pStyle w:val="Heading3"/>
      </w:pPr>
      <w:r>
        <w:t>Request</w:t>
      </w:r>
    </w:p>
    <w:p w:rsidR="00485F3E" w:rsidRDefault="00485F3E" w:rsidP="00485F3E">
      <w:r w:rsidRPr="00A11CBE">
        <w:t>A request should be made to the specified URI including the indicated headers.</w:t>
      </w:r>
    </w:p>
    <w:p w:rsidR="00485F3E" w:rsidRDefault="00485F3E" w:rsidP="00485F3E">
      <w:pPr>
        <w:pStyle w:val="FakeHeading4"/>
      </w:pPr>
      <w:r>
        <w:t>URI</w:t>
      </w:r>
    </w:p>
    <w:p w:rsidR="00485F3E" w:rsidRPr="008A0F29" w:rsidRDefault="00485F3E" w:rsidP="00485F3E">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485F3E" w:rsidRPr="00CC22F1" w:rsidTr="00485F3E">
        <w:trPr>
          <w:tblHeader w:val="0"/>
        </w:trPr>
        <w:tc>
          <w:tcPr>
            <w:tcW w:w="1843" w:type="dxa"/>
            <w:shd w:val="clear" w:color="auto" w:fill="BFBFBF" w:themeFill="background1" w:themeFillShade="BF"/>
          </w:tcPr>
          <w:p w:rsidR="00485F3E" w:rsidRPr="00750051" w:rsidRDefault="00485F3E" w:rsidP="00485F3E">
            <w:pPr>
              <w:pStyle w:val="Table-Header"/>
            </w:pPr>
            <w:r>
              <w:t>HTTP Method</w:t>
            </w:r>
          </w:p>
        </w:tc>
        <w:tc>
          <w:tcPr>
            <w:tcW w:w="6804" w:type="dxa"/>
            <w:shd w:val="clear" w:color="auto" w:fill="BFBFBF" w:themeFill="background1" w:themeFillShade="BF"/>
          </w:tcPr>
          <w:p w:rsidR="00485F3E" w:rsidRDefault="00485F3E" w:rsidP="00485F3E">
            <w:pPr>
              <w:pStyle w:val="Table-Header"/>
            </w:pPr>
            <w:r>
              <w:t>Request URI</w:t>
            </w:r>
          </w:p>
        </w:tc>
      </w:tr>
      <w:tr w:rsidR="00485F3E" w:rsidRPr="00CC22F1" w:rsidTr="00485F3E">
        <w:trPr>
          <w:trHeight w:val="113"/>
          <w:tblHeader w:val="0"/>
        </w:trPr>
        <w:tc>
          <w:tcPr>
            <w:tcW w:w="1843" w:type="dxa"/>
          </w:tcPr>
          <w:p w:rsidR="00485F3E" w:rsidRDefault="00485F3E" w:rsidP="00485F3E">
            <w:pPr>
              <w:pStyle w:val="Table-Text"/>
            </w:pPr>
            <w:r>
              <w:t>GET</w:t>
            </w:r>
          </w:p>
        </w:tc>
        <w:tc>
          <w:tcPr>
            <w:tcW w:w="6804" w:type="dxa"/>
          </w:tcPr>
          <w:p w:rsidR="00485F3E" w:rsidRDefault="00485F3E" w:rsidP="00485F3E">
            <w:pPr>
              <w:pStyle w:val="Table-Text"/>
            </w:pPr>
            <w:r w:rsidRPr="00A11CBE">
              <w:t>https://{service-address}/zones/{id}/</w:t>
            </w:r>
            <w:r w:rsidRPr="00485F3E">
              <w:t>queryUsage</w:t>
            </w:r>
            <w:r w:rsidRPr="00A11CBE">
              <w:t>/</w:t>
            </w:r>
          </w:p>
        </w:tc>
      </w:tr>
    </w:tbl>
    <w:p w:rsidR="00485F3E" w:rsidRDefault="00485F3E" w:rsidP="00485F3E">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485F3E" w:rsidRPr="00CC22F1" w:rsidTr="00485F3E">
        <w:trPr>
          <w:tblHeader w:val="0"/>
        </w:trPr>
        <w:tc>
          <w:tcPr>
            <w:tcW w:w="1843" w:type="dxa"/>
            <w:shd w:val="clear" w:color="auto" w:fill="BFBFBF" w:themeFill="background1" w:themeFillShade="BF"/>
          </w:tcPr>
          <w:p w:rsidR="00485F3E" w:rsidRPr="00750051" w:rsidRDefault="00485F3E" w:rsidP="00485F3E">
            <w:pPr>
              <w:pStyle w:val="Table-Header"/>
            </w:pPr>
            <w:r>
              <w:t>Field</w:t>
            </w:r>
          </w:p>
        </w:tc>
        <w:tc>
          <w:tcPr>
            <w:tcW w:w="6804" w:type="dxa"/>
            <w:shd w:val="clear" w:color="auto" w:fill="BFBFBF" w:themeFill="background1" w:themeFillShade="BF"/>
          </w:tcPr>
          <w:p w:rsidR="00485F3E" w:rsidRDefault="00485F3E" w:rsidP="00485F3E">
            <w:pPr>
              <w:pStyle w:val="Table-Header"/>
            </w:pPr>
            <w:r>
              <w:t>Description</w:t>
            </w:r>
          </w:p>
        </w:tc>
      </w:tr>
      <w:tr w:rsidR="00485F3E" w:rsidRPr="00CC22F1" w:rsidTr="00485F3E">
        <w:trPr>
          <w:trHeight w:val="113"/>
          <w:tblHeader w:val="0"/>
        </w:trPr>
        <w:tc>
          <w:tcPr>
            <w:tcW w:w="1843" w:type="dxa"/>
          </w:tcPr>
          <w:p w:rsidR="00485F3E" w:rsidRDefault="00485F3E" w:rsidP="00485F3E">
            <w:pPr>
              <w:pStyle w:val="Table-Text"/>
            </w:pPr>
            <w:r>
              <w:t>service-address</w:t>
            </w:r>
          </w:p>
        </w:tc>
        <w:tc>
          <w:tcPr>
            <w:tcW w:w="6804" w:type="dxa"/>
          </w:tcPr>
          <w:p w:rsidR="00485F3E" w:rsidRDefault="00485F3E" w:rsidP="00485F3E">
            <w:pPr>
              <w:pStyle w:val="Table-Text"/>
            </w:pPr>
            <w:r>
              <w:t>The service address as described in section 2.2</w:t>
            </w:r>
          </w:p>
        </w:tc>
      </w:tr>
      <w:tr w:rsidR="00485F3E" w:rsidRPr="00CC22F1" w:rsidTr="00485F3E">
        <w:trPr>
          <w:trHeight w:val="113"/>
          <w:tblHeader w:val="0"/>
        </w:trPr>
        <w:tc>
          <w:tcPr>
            <w:tcW w:w="1843" w:type="dxa"/>
          </w:tcPr>
          <w:p w:rsidR="00485F3E" w:rsidRDefault="00485F3E" w:rsidP="00485F3E">
            <w:pPr>
              <w:pStyle w:val="Table-Text"/>
            </w:pPr>
            <w:r>
              <w:t>id</w:t>
            </w:r>
          </w:p>
        </w:tc>
        <w:tc>
          <w:tcPr>
            <w:tcW w:w="6804" w:type="dxa"/>
          </w:tcPr>
          <w:p w:rsidR="00485F3E" w:rsidRDefault="00485F3E" w:rsidP="00485F3E">
            <w:pPr>
              <w:pStyle w:val="Table-Text"/>
            </w:pPr>
            <w:r>
              <w:t>The id of the zone whose query usage you want to get</w:t>
            </w:r>
          </w:p>
        </w:tc>
      </w:tr>
    </w:tbl>
    <w:p w:rsidR="00485F3E" w:rsidRDefault="00485F3E" w:rsidP="00485F3E">
      <w:pPr>
        <w:pStyle w:val="FakeHeading4"/>
      </w:pPr>
      <w:r>
        <w:t>Query Parameters</w:t>
      </w:r>
    </w:p>
    <w:p w:rsidR="00485F3E" w:rsidRDefault="00485F3E" w:rsidP="00485F3E">
      <w:r w:rsidRPr="006D6E92">
        <w:t>The query parameters below can be used with this command.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60"/>
        <w:gridCol w:w="949"/>
        <w:gridCol w:w="1007"/>
        <w:gridCol w:w="3831"/>
      </w:tblGrid>
      <w:tr w:rsidR="00485F3E" w:rsidRPr="00CC22F1" w:rsidTr="00485F3E">
        <w:trPr>
          <w:tblHeader w:val="0"/>
        </w:trPr>
        <w:tc>
          <w:tcPr>
            <w:tcW w:w="2860" w:type="dxa"/>
            <w:shd w:val="clear" w:color="auto" w:fill="BFBFBF" w:themeFill="background1" w:themeFillShade="BF"/>
          </w:tcPr>
          <w:p w:rsidR="00485F3E" w:rsidRPr="00750051" w:rsidRDefault="00485F3E" w:rsidP="00485F3E">
            <w:pPr>
              <w:pStyle w:val="Table-Header"/>
            </w:pPr>
            <w:r>
              <w:lastRenderedPageBreak/>
              <w:t>Parameter Name</w:t>
            </w:r>
          </w:p>
        </w:tc>
        <w:tc>
          <w:tcPr>
            <w:tcW w:w="949" w:type="dxa"/>
            <w:shd w:val="clear" w:color="auto" w:fill="BFBFBF" w:themeFill="background1" w:themeFillShade="BF"/>
          </w:tcPr>
          <w:p w:rsidR="00485F3E" w:rsidRPr="00750051" w:rsidRDefault="00485F3E" w:rsidP="00485F3E">
            <w:pPr>
              <w:pStyle w:val="Table-Header"/>
            </w:pPr>
            <w:r>
              <w:t>Optional</w:t>
            </w:r>
          </w:p>
        </w:tc>
        <w:tc>
          <w:tcPr>
            <w:tcW w:w="1007" w:type="dxa"/>
            <w:shd w:val="clear" w:color="auto" w:fill="BFBFBF" w:themeFill="background1" w:themeFillShade="BF"/>
          </w:tcPr>
          <w:p w:rsidR="00485F3E" w:rsidRDefault="00485F3E" w:rsidP="00485F3E">
            <w:pPr>
              <w:pStyle w:val="Table-Header"/>
            </w:pPr>
            <w:r>
              <w:t>Type</w:t>
            </w:r>
          </w:p>
        </w:tc>
        <w:tc>
          <w:tcPr>
            <w:tcW w:w="3831" w:type="dxa"/>
            <w:shd w:val="clear" w:color="auto" w:fill="BFBFBF" w:themeFill="background1" w:themeFillShade="BF"/>
          </w:tcPr>
          <w:p w:rsidR="00485F3E" w:rsidRDefault="00485F3E" w:rsidP="00485F3E">
            <w:pPr>
              <w:pStyle w:val="Table-Header"/>
            </w:pPr>
            <w:r>
              <w:t>Description</w:t>
            </w:r>
          </w:p>
        </w:tc>
      </w:tr>
      <w:tr w:rsidR="00485F3E" w:rsidRPr="00CC22F1" w:rsidTr="00485F3E">
        <w:trPr>
          <w:trHeight w:val="113"/>
          <w:tblHeader w:val="0"/>
        </w:trPr>
        <w:tc>
          <w:tcPr>
            <w:tcW w:w="2860" w:type="dxa"/>
          </w:tcPr>
          <w:p w:rsidR="00485F3E" w:rsidRDefault="00485F3E" w:rsidP="00485F3E">
            <w:pPr>
              <w:pStyle w:val="Table-Text"/>
            </w:pPr>
            <w:r w:rsidRPr="00485F3E">
              <w:t>searchStartDate</w:t>
            </w:r>
          </w:p>
        </w:tc>
        <w:tc>
          <w:tcPr>
            <w:tcW w:w="949" w:type="dxa"/>
          </w:tcPr>
          <w:p w:rsidR="00485F3E" w:rsidRDefault="008869F1" w:rsidP="00485F3E">
            <w:pPr>
              <w:pStyle w:val="Table-Text"/>
            </w:pPr>
            <w:r>
              <w:t>No</w:t>
            </w:r>
          </w:p>
        </w:tc>
        <w:tc>
          <w:tcPr>
            <w:tcW w:w="1007" w:type="dxa"/>
          </w:tcPr>
          <w:p w:rsidR="00485F3E" w:rsidRDefault="00485F3E" w:rsidP="00485F3E">
            <w:pPr>
              <w:pStyle w:val="Table-Text"/>
            </w:pPr>
            <w:r>
              <w:t>timestamp</w:t>
            </w:r>
          </w:p>
        </w:tc>
        <w:tc>
          <w:tcPr>
            <w:tcW w:w="3831" w:type="dxa"/>
          </w:tcPr>
          <w:p w:rsidR="00485F3E" w:rsidRDefault="00485F3E" w:rsidP="00547C1B">
            <w:pPr>
              <w:pStyle w:val="Table-Text"/>
            </w:pPr>
            <w:r>
              <w:t xml:space="preserve">The start date </w:t>
            </w:r>
            <w:r w:rsidR="00547C1B">
              <w:t xml:space="preserve">(inclusive) </w:t>
            </w:r>
            <w:r>
              <w:t>of the period over which the zone query usage must be retrieved</w:t>
            </w:r>
          </w:p>
        </w:tc>
      </w:tr>
      <w:tr w:rsidR="00485F3E" w:rsidRPr="00CC22F1" w:rsidTr="00485F3E">
        <w:trPr>
          <w:trHeight w:val="113"/>
          <w:tblHeader w:val="0"/>
        </w:trPr>
        <w:tc>
          <w:tcPr>
            <w:tcW w:w="2860" w:type="dxa"/>
          </w:tcPr>
          <w:p w:rsidR="00485F3E" w:rsidRDefault="00485F3E" w:rsidP="00485F3E">
            <w:pPr>
              <w:pStyle w:val="Table-Text"/>
            </w:pPr>
            <w:r w:rsidRPr="00485F3E">
              <w:t>searchEndDate</w:t>
            </w:r>
          </w:p>
        </w:tc>
        <w:tc>
          <w:tcPr>
            <w:tcW w:w="949" w:type="dxa"/>
          </w:tcPr>
          <w:p w:rsidR="00485F3E" w:rsidRDefault="008869F1" w:rsidP="00485F3E">
            <w:pPr>
              <w:pStyle w:val="Table-Text"/>
            </w:pPr>
            <w:r>
              <w:t>No</w:t>
            </w:r>
          </w:p>
        </w:tc>
        <w:tc>
          <w:tcPr>
            <w:tcW w:w="1007" w:type="dxa"/>
          </w:tcPr>
          <w:p w:rsidR="00485F3E" w:rsidRDefault="00485F3E" w:rsidP="00485F3E">
            <w:pPr>
              <w:pStyle w:val="Table-Text"/>
            </w:pPr>
            <w:r>
              <w:t>timestamp</w:t>
            </w:r>
          </w:p>
        </w:tc>
        <w:tc>
          <w:tcPr>
            <w:tcW w:w="3831" w:type="dxa"/>
          </w:tcPr>
          <w:p w:rsidR="00485F3E" w:rsidRDefault="00485F3E" w:rsidP="00485F3E">
            <w:pPr>
              <w:pStyle w:val="Table-Text"/>
            </w:pPr>
            <w:r>
              <w:t xml:space="preserve">The end date </w:t>
            </w:r>
            <w:r w:rsidR="00547C1B">
              <w:t xml:space="preserve">(inclusive) </w:t>
            </w:r>
            <w:r>
              <w:t>of the period over which the zone query usage must be retrieved</w:t>
            </w:r>
          </w:p>
        </w:tc>
      </w:tr>
      <w:tr w:rsidR="00485F3E" w:rsidRPr="00CC22F1" w:rsidTr="00485F3E">
        <w:trPr>
          <w:trHeight w:val="113"/>
          <w:tblHeader w:val="0"/>
        </w:trPr>
        <w:tc>
          <w:tcPr>
            <w:tcW w:w="2860" w:type="dxa"/>
          </w:tcPr>
          <w:p w:rsidR="00485F3E" w:rsidRDefault="00485F3E" w:rsidP="00485F3E">
            <w:pPr>
              <w:pStyle w:val="Table-Text"/>
            </w:pPr>
            <w:r w:rsidRPr="00485F3E">
              <w:t>searchGranularity</w:t>
            </w:r>
          </w:p>
        </w:tc>
        <w:tc>
          <w:tcPr>
            <w:tcW w:w="949" w:type="dxa"/>
          </w:tcPr>
          <w:p w:rsidR="00485F3E" w:rsidRDefault="008869F1" w:rsidP="00485F3E">
            <w:pPr>
              <w:pStyle w:val="Table-Text"/>
            </w:pPr>
            <w:r>
              <w:t>No</w:t>
            </w:r>
          </w:p>
        </w:tc>
        <w:tc>
          <w:tcPr>
            <w:tcW w:w="1007" w:type="dxa"/>
          </w:tcPr>
          <w:p w:rsidR="00485F3E" w:rsidRDefault="0095085A" w:rsidP="00485F3E">
            <w:pPr>
              <w:pStyle w:val="Table-Text"/>
            </w:pPr>
            <w:r>
              <w:t>string</w:t>
            </w:r>
          </w:p>
        </w:tc>
        <w:tc>
          <w:tcPr>
            <w:tcW w:w="3831" w:type="dxa"/>
          </w:tcPr>
          <w:p w:rsidR="00485F3E" w:rsidRDefault="008869F1" w:rsidP="00485F3E">
            <w:pPr>
              <w:pStyle w:val="Table-Text"/>
            </w:pPr>
            <w:r>
              <w:t>The granularity of the search. Must be either “hourly”, “daily” or “monthly”</w:t>
            </w:r>
          </w:p>
        </w:tc>
      </w:tr>
      <w:tr w:rsidR="00485F3E" w:rsidRPr="00CC22F1" w:rsidTr="00485F3E">
        <w:trPr>
          <w:trHeight w:val="113"/>
          <w:tblHeader w:val="0"/>
        </w:trPr>
        <w:tc>
          <w:tcPr>
            <w:tcW w:w="2860" w:type="dxa"/>
          </w:tcPr>
          <w:p w:rsidR="00485F3E" w:rsidRDefault="00485F3E" w:rsidP="00485F3E">
            <w:pPr>
              <w:pStyle w:val="Table-Text"/>
            </w:pPr>
            <w:r w:rsidRPr="00485F3E">
              <w:t>searchGroupUsage</w:t>
            </w:r>
          </w:p>
        </w:tc>
        <w:tc>
          <w:tcPr>
            <w:tcW w:w="949" w:type="dxa"/>
          </w:tcPr>
          <w:p w:rsidR="00485F3E" w:rsidRDefault="00485F3E" w:rsidP="00485F3E">
            <w:pPr>
              <w:pStyle w:val="Table-Text"/>
            </w:pPr>
            <w:r>
              <w:t>Yes</w:t>
            </w:r>
          </w:p>
        </w:tc>
        <w:tc>
          <w:tcPr>
            <w:tcW w:w="1007" w:type="dxa"/>
          </w:tcPr>
          <w:p w:rsidR="00485F3E" w:rsidRDefault="00485F3E" w:rsidP="00485F3E">
            <w:pPr>
              <w:pStyle w:val="Table-Text"/>
            </w:pPr>
            <w:r>
              <w:t>boolean</w:t>
            </w:r>
          </w:p>
        </w:tc>
        <w:tc>
          <w:tcPr>
            <w:tcW w:w="3831" w:type="dxa"/>
          </w:tcPr>
          <w:p w:rsidR="00485F3E" w:rsidRDefault="008869F1" w:rsidP="00485F3E">
            <w:pPr>
              <w:pStyle w:val="Table-Text"/>
            </w:pPr>
            <w:r>
              <w:t>If true and the zone belongs to a zone group, the search will be made against the whole group</w:t>
            </w:r>
          </w:p>
        </w:tc>
      </w:tr>
    </w:tbl>
    <w:p w:rsidR="004D73FB" w:rsidRDefault="004D73FB" w:rsidP="004D73FB">
      <w:pPr>
        <w:pStyle w:val="FakeHeading4"/>
      </w:pPr>
      <w:r>
        <w:t>Request Headers</w:t>
      </w:r>
    </w:p>
    <w:p w:rsidR="004D73FB" w:rsidRDefault="004D73FB" w:rsidP="004D73FB">
      <w:r w:rsidRPr="000E46A1">
        <w:t xml:space="preserve">Only the standard request headers described in section </w:t>
      </w:r>
      <w:r>
        <w:t>2.6</w:t>
      </w:r>
      <w:r w:rsidRPr="000E46A1">
        <w:t xml:space="preserve"> are supported</w:t>
      </w:r>
      <w:r>
        <w:t>.</w:t>
      </w:r>
    </w:p>
    <w:p w:rsidR="004D73FB" w:rsidRDefault="004D73FB" w:rsidP="004D73FB">
      <w:pPr>
        <w:pStyle w:val="FakeHeading4"/>
      </w:pPr>
      <w:r>
        <w:t>Request Body</w:t>
      </w:r>
    </w:p>
    <w:p w:rsidR="004D73FB" w:rsidRDefault="004D73FB" w:rsidP="004D73FB">
      <w:r w:rsidRPr="000E46A1">
        <w:t>Not allowed for this command</w:t>
      </w:r>
      <w:r>
        <w:t>.</w:t>
      </w:r>
    </w:p>
    <w:p w:rsidR="00485F3E" w:rsidRDefault="00485F3E" w:rsidP="00485F3E">
      <w:pPr>
        <w:pStyle w:val="Heading3"/>
      </w:pPr>
      <w:r>
        <w:t>Response</w:t>
      </w:r>
    </w:p>
    <w:p w:rsidR="00485F3E" w:rsidRDefault="00485F3E" w:rsidP="00485F3E">
      <w:r w:rsidRPr="001C310D">
        <w:t>The response will include a status code, response headers and a response body encoded according to the relevant header.</w:t>
      </w:r>
    </w:p>
    <w:p w:rsidR="00485F3E" w:rsidRDefault="00485F3E" w:rsidP="00485F3E">
      <w:pPr>
        <w:pStyle w:val="FakeHeading4"/>
      </w:pPr>
      <w:r>
        <w:t>Status Code</w:t>
      </w:r>
    </w:p>
    <w:p w:rsidR="00485F3E" w:rsidRDefault="00485F3E" w:rsidP="00485F3E">
      <w:r w:rsidRPr="001C310D">
        <w:t>On success this command will return http status code 200 (OK).</w:t>
      </w:r>
    </w:p>
    <w:p w:rsidR="00485F3E" w:rsidRDefault="00485F3E" w:rsidP="00485F3E">
      <w:pPr>
        <w:pStyle w:val="FakeHeading4"/>
      </w:pPr>
      <w:r>
        <w:t>Response Headers</w:t>
      </w:r>
    </w:p>
    <w:p w:rsidR="00485F3E" w:rsidRDefault="00485F3E" w:rsidP="00485F3E">
      <w:r w:rsidRPr="001C310D">
        <w:t xml:space="preserve">Only the standard response headers described in section </w:t>
      </w:r>
      <w:r>
        <w:t>2.7</w:t>
      </w:r>
      <w:r w:rsidRPr="001C310D">
        <w:t xml:space="preserve"> are returned.</w:t>
      </w:r>
    </w:p>
    <w:p w:rsidR="00485F3E" w:rsidRDefault="00485F3E" w:rsidP="004D73FB">
      <w:pPr>
        <w:pStyle w:val="FakeHeading4"/>
      </w:pPr>
      <w:r>
        <w:t>Response Body</w:t>
      </w:r>
    </w:p>
    <w:p w:rsidR="00485F3E" w:rsidRDefault="00485F3E" w:rsidP="00485F3E">
      <w:r w:rsidRPr="001C310D">
        <w:t xml:space="preserve">A JSON representation of the zone </w:t>
      </w:r>
      <w:r w:rsidR="004D73FB">
        <w:t xml:space="preserve">query usage </w:t>
      </w:r>
      <w:r w:rsidRPr="001C310D">
        <w:t>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485F3E" w:rsidTr="00485F3E">
        <w:trPr>
          <w:tblHeader w:val="0"/>
        </w:trPr>
        <w:tc>
          <w:tcPr>
            <w:tcW w:w="2965" w:type="dxa"/>
            <w:shd w:val="clear" w:color="auto" w:fill="BFBFBF" w:themeFill="background1" w:themeFillShade="BF"/>
          </w:tcPr>
          <w:p w:rsidR="00485F3E" w:rsidRPr="00750051" w:rsidRDefault="00485F3E" w:rsidP="00485F3E">
            <w:pPr>
              <w:pStyle w:val="Table-Header"/>
            </w:pPr>
            <w:r>
              <w:t>Field Name</w:t>
            </w:r>
          </w:p>
        </w:tc>
        <w:tc>
          <w:tcPr>
            <w:tcW w:w="2175" w:type="dxa"/>
            <w:shd w:val="clear" w:color="auto" w:fill="BFBFBF" w:themeFill="background1" w:themeFillShade="BF"/>
          </w:tcPr>
          <w:p w:rsidR="00485F3E" w:rsidRDefault="00485F3E" w:rsidP="00485F3E">
            <w:pPr>
              <w:pStyle w:val="Table-Header"/>
            </w:pPr>
            <w:r>
              <w:t>Type</w:t>
            </w:r>
          </w:p>
        </w:tc>
        <w:tc>
          <w:tcPr>
            <w:tcW w:w="3507" w:type="dxa"/>
            <w:shd w:val="clear" w:color="auto" w:fill="BFBFBF" w:themeFill="background1" w:themeFillShade="BF"/>
          </w:tcPr>
          <w:p w:rsidR="00485F3E" w:rsidRDefault="00485F3E" w:rsidP="00485F3E">
            <w:pPr>
              <w:pStyle w:val="Table-Header"/>
            </w:pPr>
            <w:r>
              <w:t>Description</w:t>
            </w:r>
          </w:p>
        </w:tc>
      </w:tr>
      <w:tr w:rsidR="00485F3E" w:rsidTr="00485F3E">
        <w:trPr>
          <w:trHeight w:val="113"/>
          <w:tblHeader w:val="0"/>
        </w:trPr>
        <w:tc>
          <w:tcPr>
            <w:tcW w:w="2965" w:type="dxa"/>
          </w:tcPr>
          <w:p w:rsidR="00485F3E" w:rsidRDefault="00485F3E" w:rsidP="00485F3E">
            <w:pPr>
              <w:pStyle w:val="Table-Text"/>
            </w:pPr>
            <w:r>
              <w:t>@uri</w:t>
            </w:r>
          </w:p>
        </w:tc>
        <w:tc>
          <w:tcPr>
            <w:tcW w:w="2175" w:type="dxa"/>
          </w:tcPr>
          <w:p w:rsidR="00485F3E" w:rsidRDefault="00485F3E" w:rsidP="00485F3E">
            <w:pPr>
              <w:pStyle w:val="Table-Text"/>
            </w:pPr>
            <w:r>
              <w:t>string</w:t>
            </w:r>
          </w:p>
        </w:tc>
        <w:tc>
          <w:tcPr>
            <w:tcW w:w="3507" w:type="dxa"/>
          </w:tcPr>
          <w:p w:rsidR="00485F3E" w:rsidRDefault="00485F3E" w:rsidP="00485F3E">
            <w:pPr>
              <w:pStyle w:val="Table-Text"/>
            </w:pPr>
            <w:r>
              <w:t>The URI that can be used to obtain the information about this object</w:t>
            </w:r>
            <w:r w:rsidR="004D73FB">
              <w:t>’s query usage</w:t>
            </w:r>
          </w:p>
        </w:tc>
      </w:tr>
      <w:tr w:rsidR="00485F3E" w:rsidTr="00485F3E">
        <w:trPr>
          <w:trHeight w:val="113"/>
          <w:tblHeader w:val="0"/>
        </w:trPr>
        <w:tc>
          <w:tcPr>
            <w:tcW w:w="2965" w:type="dxa"/>
          </w:tcPr>
          <w:p w:rsidR="00485F3E" w:rsidRDefault="00485F3E" w:rsidP="00485F3E">
            <w:pPr>
              <w:pStyle w:val="Table-Text"/>
            </w:pPr>
            <w:r>
              <w:t>id</w:t>
            </w:r>
          </w:p>
        </w:tc>
        <w:tc>
          <w:tcPr>
            <w:tcW w:w="2175" w:type="dxa"/>
          </w:tcPr>
          <w:p w:rsidR="00485F3E" w:rsidRDefault="00485F3E" w:rsidP="00485F3E">
            <w:pPr>
              <w:pStyle w:val="Table-Text"/>
            </w:pPr>
            <w:r>
              <w:t>uuid</w:t>
            </w:r>
          </w:p>
        </w:tc>
        <w:tc>
          <w:tcPr>
            <w:tcW w:w="3507" w:type="dxa"/>
          </w:tcPr>
          <w:p w:rsidR="00485F3E" w:rsidRDefault="00485F3E" w:rsidP="004D73FB">
            <w:pPr>
              <w:pStyle w:val="Table-Text"/>
            </w:pPr>
            <w:r>
              <w:t xml:space="preserve">The UUID of the </w:t>
            </w:r>
            <w:r w:rsidR="004D73FB">
              <w:t>zone</w:t>
            </w:r>
          </w:p>
        </w:tc>
      </w:tr>
      <w:tr w:rsidR="00485F3E" w:rsidTr="00485F3E">
        <w:trPr>
          <w:trHeight w:val="113"/>
          <w:tblHeader w:val="0"/>
        </w:trPr>
        <w:tc>
          <w:tcPr>
            <w:tcW w:w="2965" w:type="dxa"/>
          </w:tcPr>
          <w:p w:rsidR="00485F3E" w:rsidRDefault="004D73FB" w:rsidP="00485F3E">
            <w:pPr>
              <w:pStyle w:val="Table-Text"/>
            </w:pPr>
            <w:r w:rsidRPr="004D73FB">
              <w:t>totalRecordCount</w:t>
            </w:r>
          </w:p>
        </w:tc>
        <w:tc>
          <w:tcPr>
            <w:tcW w:w="2175" w:type="dxa"/>
          </w:tcPr>
          <w:p w:rsidR="00485F3E" w:rsidRDefault="00485F3E" w:rsidP="00485F3E">
            <w:pPr>
              <w:pStyle w:val="Table-Text"/>
            </w:pPr>
            <w:r>
              <w:t>integer</w:t>
            </w:r>
          </w:p>
        </w:tc>
        <w:tc>
          <w:tcPr>
            <w:tcW w:w="3507" w:type="dxa"/>
          </w:tcPr>
          <w:p w:rsidR="00485F3E" w:rsidRDefault="00485F3E" w:rsidP="004D73FB">
            <w:pPr>
              <w:pStyle w:val="Table-Text"/>
            </w:pPr>
            <w:r>
              <w:t xml:space="preserve">The </w:t>
            </w:r>
            <w:r w:rsidR="004D73FB" w:rsidRPr="004D73FB">
              <w:t xml:space="preserve">total count of retrieved query usage records for the </w:t>
            </w:r>
            <w:r w:rsidR="004D73FB">
              <w:t>z</w:t>
            </w:r>
            <w:r w:rsidR="004D73FB" w:rsidRPr="004D73FB">
              <w:t>one</w:t>
            </w:r>
          </w:p>
        </w:tc>
      </w:tr>
      <w:tr w:rsidR="00485F3E" w:rsidTr="00485F3E">
        <w:trPr>
          <w:trHeight w:val="113"/>
          <w:tblHeader w:val="0"/>
        </w:trPr>
        <w:tc>
          <w:tcPr>
            <w:tcW w:w="2965" w:type="dxa"/>
          </w:tcPr>
          <w:p w:rsidR="00485F3E" w:rsidRDefault="004D73FB" w:rsidP="00485F3E">
            <w:pPr>
              <w:pStyle w:val="Table-Text"/>
            </w:pPr>
            <w:r w:rsidRPr="004D73FB">
              <w:t>zoneQueryUsageRecords</w:t>
            </w:r>
          </w:p>
        </w:tc>
        <w:tc>
          <w:tcPr>
            <w:tcW w:w="2175" w:type="dxa"/>
          </w:tcPr>
          <w:p w:rsidR="00485F3E" w:rsidRDefault="004D73FB" w:rsidP="00485F3E">
            <w:pPr>
              <w:pStyle w:val="Table-Text"/>
            </w:pPr>
            <w:r w:rsidRPr="004D73FB">
              <w:t>ZoneQueryUsageRecord</w:t>
            </w:r>
            <w:r>
              <w:t>[]</w:t>
            </w:r>
          </w:p>
        </w:tc>
        <w:tc>
          <w:tcPr>
            <w:tcW w:w="3507" w:type="dxa"/>
          </w:tcPr>
          <w:p w:rsidR="00485F3E" w:rsidRDefault="00485F3E" w:rsidP="004D73FB">
            <w:pPr>
              <w:pStyle w:val="Table-Text"/>
            </w:pPr>
            <w:r>
              <w:t xml:space="preserve">The </w:t>
            </w:r>
            <w:r w:rsidR="004D73FB" w:rsidRPr="004D73FB">
              <w:t xml:space="preserve">list of retrieved query usage records for the </w:t>
            </w:r>
            <w:r w:rsidR="004D73FB">
              <w:t>z</w:t>
            </w:r>
            <w:r w:rsidR="004D73FB" w:rsidRPr="004D73FB">
              <w:t>one</w:t>
            </w:r>
          </w:p>
        </w:tc>
      </w:tr>
    </w:tbl>
    <w:p w:rsidR="004D73FB" w:rsidRDefault="004D73FB" w:rsidP="004D73FB">
      <w:r>
        <w:t xml:space="preserve">The </w:t>
      </w:r>
      <w:r w:rsidRPr="004D73FB">
        <w:t>ZoneQueryUsageRecord</w:t>
      </w:r>
      <w:r>
        <w:t xml:space="preserve"> object is a special type, which fields are described in the table below:</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4D73FB" w:rsidTr="0038262C">
        <w:trPr>
          <w:tblHeader w:val="0"/>
        </w:trPr>
        <w:tc>
          <w:tcPr>
            <w:tcW w:w="2965" w:type="dxa"/>
            <w:shd w:val="clear" w:color="auto" w:fill="BFBFBF" w:themeFill="background1" w:themeFillShade="BF"/>
          </w:tcPr>
          <w:p w:rsidR="004D73FB" w:rsidRPr="00750051" w:rsidRDefault="004D73FB" w:rsidP="0038262C">
            <w:pPr>
              <w:pStyle w:val="Table-Header"/>
            </w:pPr>
            <w:r>
              <w:t>Field Name</w:t>
            </w:r>
          </w:p>
        </w:tc>
        <w:tc>
          <w:tcPr>
            <w:tcW w:w="2175" w:type="dxa"/>
            <w:shd w:val="clear" w:color="auto" w:fill="BFBFBF" w:themeFill="background1" w:themeFillShade="BF"/>
          </w:tcPr>
          <w:p w:rsidR="004D73FB" w:rsidRDefault="004D73FB" w:rsidP="0038262C">
            <w:pPr>
              <w:pStyle w:val="Table-Header"/>
            </w:pPr>
            <w:r>
              <w:t>Type</w:t>
            </w:r>
          </w:p>
        </w:tc>
        <w:tc>
          <w:tcPr>
            <w:tcW w:w="3507" w:type="dxa"/>
            <w:shd w:val="clear" w:color="auto" w:fill="BFBFBF" w:themeFill="background1" w:themeFillShade="BF"/>
          </w:tcPr>
          <w:p w:rsidR="004D73FB" w:rsidRDefault="004D73FB" w:rsidP="0038262C">
            <w:pPr>
              <w:pStyle w:val="Table-Header"/>
            </w:pPr>
            <w:r>
              <w:t>Description</w:t>
            </w:r>
          </w:p>
        </w:tc>
      </w:tr>
      <w:tr w:rsidR="004D73FB" w:rsidTr="0038262C">
        <w:trPr>
          <w:trHeight w:val="113"/>
          <w:tblHeader w:val="0"/>
        </w:trPr>
        <w:tc>
          <w:tcPr>
            <w:tcW w:w="2965" w:type="dxa"/>
          </w:tcPr>
          <w:p w:rsidR="004D73FB" w:rsidRDefault="004D73FB" w:rsidP="0038262C">
            <w:pPr>
              <w:pStyle w:val="Table-Text"/>
            </w:pPr>
            <w:r w:rsidRPr="004D73FB">
              <w:t>timestamp</w:t>
            </w:r>
          </w:p>
        </w:tc>
        <w:tc>
          <w:tcPr>
            <w:tcW w:w="2175" w:type="dxa"/>
          </w:tcPr>
          <w:p w:rsidR="004D73FB" w:rsidRDefault="004D73FB" w:rsidP="0038262C">
            <w:pPr>
              <w:pStyle w:val="Table-Text"/>
            </w:pPr>
            <w:r w:rsidRPr="004D73FB">
              <w:t>timestamp</w:t>
            </w:r>
          </w:p>
        </w:tc>
        <w:tc>
          <w:tcPr>
            <w:tcW w:w="3507" w:type="dxa"/>
          </w:tcPr>
          <w:p w:rsidR="004D73FB" w:rsidRDefault="004D73FB" w:rsidP="0038262C">
            <w:pPr>
              <w:pStyle w:val="Table-Text"/>
            </w:pPr>
            <w:r w:rsidRPr="004D73FB">
              <w:t>The start date of the time period the query usage record is for</w:t>
            </w:r>
          </w:p>
        </w:tc>
      </w:tr>
      <w:tr w:rsidR="004D73FB" w:rsidTr="0038262C">
        <w:trPr>
          <w:trHeight w:val="113"/>
          <w:tblHeader w:val="0"/>
        </w:trPr>
        <w:tc>
          <w:tcPr>
            <w:tcW w:w="2965" w:type="dxa"/>
          </w:tcPr>
          <w:p w:rsidR="004D73FB" w:rsidRDefault="004D73FB" w:rsidP="0038262C">
            <w:pPr>
              <w:pStyle w:val="Table-Text"/>
            </w:pPr>
            <w:r w:rsidRPr="004D73FB">
              <w:lastRenderedPageBreak/>
              <w:t>count</w:t>
            </w:r>
          </w:p>
        </w:tc>
        <w:tc>
          <w:tcPr>
            <w:tcW w:w="2175" w:type="dxa"/>
          </w:tcPr>
          <w:p w:rsidR="004D73FB" w:rsidRDefault="004D73FB" w:rsidP="0038262C">
            <w:pPr>
              <w:pStyle w:val="Table-Text"/>
            </w:pPr>
            <w:r>
              <w:t>integer</w:t>
            </w:r>
          </w:p>
        </w:tc>
        <w:tc>
          <w:tcPr>
            <w:tcW w:w="3507" w:type="dxa"/>
          </w:tcPr>
          <w:p w:rsidR="004D73FB" w:rsidRDefault="004D73FB" w:rsidP="0038262C">
            <w:pPr>
              <w:pStyle w:val="Table-Text"/>
            </w:pPr>
            <w:r>
              <w:t xml:space="preserve">The </w:t>
            </w:r>
            <w:r w:rsidR="00F42047" w:rsidRPr="00F42047">
              <w:t>count of queries for this zone received by the system during the time period</w:t>
            </w:r>
          </w:p>
        </w:tc>
      </w:tr>
    </w:tbl>
    <w:p w:rsidR="00485F3E" w:rsidRDefault="00485F3E" w:rsidP="00485F3E">
      <w:pPr>
        <w:pStyle w:val="Heading3"/>
      </w:pPr>
      <w:r>
        <w:t>Example</w:t>
      </w:r>
    </w:p>
    <w:p w:rsidR="00485F3E" w:rsidRDefault="00485F3E" w:rsidP="00485F3E">
      <w:r>
        <w:t>Below is an example of a zone get query usage command request and response:</w:t>
      </w:r>
    </w:p>
    <w:p w:rsidR="00485F3E" w:rsidRDefault="00485F3E" w:rsidP="00485F3E">
      <w:r>
        <w:t>Request:</w:t>
      </w:r>
    </w:p>
    <w:p w:rsidR="00485F3E" w:rsidRDefault="00F42047" w:rsidP="00485F3E">
      <w:pPr>
        <w:pStyle w:val="Code"/>
      </w:pPr>
      <w:r>
        <w:t>GE</w:t>
      </w:r>
      <w:r w:rsidR="00485F3E">
        <w:t>T /zones/41a6fe5c-96f2-427f-908d-55f0ba30331a/</w:t>
      </w:r>
      <w:r w:rsidRPr="00F42047">
        <w:t>queryUsage?searchStartDate=2013-12-20T00:00:00.000&amp;searchEndDate=2013-12-2</w:t>
      </w:r>
      <w:r w:rsidR="00547C1B">
        <w:t>0</w:t>
      </w:r>
      <w:r w:rsidRPr="00F42047">
        <w:t>T00:00:00.000&amp;searchGranularity=hourly&amp;searchGroupUsage=false</w:t>
      </w:r>
      <w:r w:rsidR="00485F3E">
        <w:t xml:space="preserve"> HTTP/1.1</w:t>
      </w:r>
    </w:p>
    <w:p w:rsidR="00547C1B" w:rsidRDefault="00547C1B" w:rsidP="00547C1B">
      <w:pPr>
        <w:pStyle w:val="Code"/>
      </w:pPr>
      <w:r>
        <w:t>Client-Transaction-Id: 9b5cc71b-24ff-40ef-a801-9f9316bed583</w:t>
      </w:r>
    </w:p>
    <w:p w:rsidR="00547C1B" w:rsidRDefault="00547C1B" w:rsidP="00547C1B">
      <w:pPr>
        <w:pStyle w:val="Code"/>
      </w:pPr>
      <w:r>
        <w:t>Accept: application/json</w:t>
      </w:r>
    </w:p>
    <w:p w:rsidR="00547C1B" w:rsidRDefault="00547C1B" w:rsidP="00547C1B">
      <w:pPr>
        <w:pStyle w:val="Code"/>
      </w:pPr>
      <w:r>
        <w:t>User-Agent: Jersey/2.2 (Apache HttpClient 4.2.5)</w:t>
      </w:r>
    </w:p>
    <w:p w:rsidR="00547C1B" w:rsidRDefault="00547C1B" w:rsidP="00547C1B">
      <w:pPr>
        <w:pStyle w:val="Code"/>
      </w:pPr>
      <w:r>
        <w:t>Host: api.discoverydns.com</w:t>
      </w:r>
    </w:p>
    <w:p w:rsidR="00547C1B" w:rsidRDefault="00547C1B" w:rsidP="00547C1B">
      <w:pPr>
        <w:pStyle w:val="Code"/>
      </w:pPr>
      <w:r>
        <w:t>Connection: Keep-Alive</w:t>
      </w:r>
    </w:p>
    <w:p w:rsidR="00547C1B" w:rsidRDefault="00547C1B" w:rsidP="00547C1B">
      <w:pPr>
        <w:pStyle w:val="Code"/>
      </w:pPr>
    </w:p>
    <w:p w:rsidR="00485F3E" w:rsidRDefault="00485F3E" w:rsidP="00485F3E">
      <w:r>
        <w:t>Response:</w:t>
      </w:r>
    </w:p>
    <w:p w:rsidR="00485F3E" w:rsidRDefault="00485F3E" w:rsidP="00485F3E">
      <w:pPr>
        <w:pStyle w:val="Code"/>
      </w:pPr>
      <w:r>
        <w:t>HTTP/1.1 200 OK</w:t>
      </w:r>
    </w:p>
    <w:p w:rsidR="00547C1B" w:rsidRDefault="00547C1B" w:rsidP="00547C1B">
      <w:pPr>
        <w:pStyle w:val="Code"/>
      </w:pPr>
      <w:r>
        <w:t>Content-Type: application/json</w:t>
      </w:r>
    </w:p>
    <w:p w:rsidR="00547C1B" w:rsidRDefault="00547C1B" w:rsidP="00547C1B">
      <w:pPr>
        <w:pStyle w:val="Code"/>
      </w:pPr>
      <w:r>
        <w:t>Cache-Control: private, no-transform, max-age=30</w:t>
      </w:r>
    </w:p>
    <w:p w:rsidR="00547C1B" w:rsidRDefault="00547C1B" w:rsidP="00547C1B">
      <w:pPr>
        <w:pStyle w:val="Code"/>
      </w:pPr>
      <w:r>
        <w:t>Date: Sun, 06 Oct 2013 18:39:52 GMT</w:t>
      </w:r>
    </w:p>
    <w:p w:rsidR="00547C1B" w:rsidRDefault="00547C1B" w:rsidP="00547C1B">
      <w:pPr>
        <w:pStyle w:val="Code"/>
      </w:pPr>
      <w:r>
        <w:t>Server-Transaction-Id: 5e2b0855-831e-4ced-a50f-1a926894ef0f</w:t>
      </w:r>
    </w:p>
    <w:p w:rsidR="00547C1B" w:rsidRDefault="00547C1B" w:rsidP="00547C1B">
      <w:pPr>
        <w:pStyle w:val="Code"/>
      </w:pPr>
      <w:r>
        <w:t>Client-Transaction-Id: 9b5cc71b-24ff-40ef-a801-9f9316bed583</w:t>
      </w:r>
    </w:p>
    <w:p w:rsidR="00547C1B" w:rsidRDefault="00547C1B" w:rsidP="00547C1B">
      <w:pPr>
        <w:pStyle w:val="Code"/>
      </w:pPr>
      <w:r>
        <w:t>Content-Length: 5866</w:t>
      </w:r>
    </w:p>
    <w:p w:rsidR="00485F3E" w:rsidRDefault="00485F3E" w:rsidP="00485F3E">
      <w:pPr>
        <w:pStyle w:val="Code"/>
      </w:pPr>
    </w:p>
    <w:p w:rsidR="00547C1B" w:rsidRPr="00547C1B" w:rsidRDefault="00547C1B" w:rsidP="00547C1B">
      <w:pPr>
        <w:pStyle w:val="Code"/>
      </w:pPr>
      <w:r w:rsidRPr="00547C1B">
        <w:t>{</w:t>
      </w:r>
    </w:p>
    <w:p w:rsidR="00547C1B" w:rsidRPr="00547C1B" w:rsidRDefault="00547C1B" w:rsidP="00547C1B">
      <w:pPr>
        <w:pStyle w:val="Code"/>
      </w:pPr>
      <w:r w:rsidRPr="00547C1B">
        <w:t xml:space="preserve">  "zoneGetQueryUsage" : {</w:t>
      </w:r>
    </w:p>
    <w:p w:rsidR="00547C1B" w:rsidRDefault="00547C1B" w:rsidP="00547C1B">
      <w:pPr>
        <w:pStyle w:val="Code"/>
      </w:pPr>
      <w:r w:rsidRPr="00547C1B">
        <w:t xml:space="preserve">    "id" : "a5e086bc-78a9-41a2-ac71-20a5bebc44eb",</w:t>
      </w:r>
    </w:p>
    <w:p w:rsidR="00547C1B" w:rsidRPr="00547C1B" w:rsidRDefault="00547C1B" w:rsidP="00547C1B">
      <w:pPr>
        <w:pStyle w:val="Code"/>
      </w:pPr>
      <w:r w:rsidRPr="00547C1B">
        <w:t xml:space="preserve">    "totalRecordCount" : </w:t>
      </w:r>
      <w:r>
        <w:t>24</w:t>
      </w:r>
      <w:r w:rsidRPr="00547C1B">
        <w:t>,</w:t>
      </w:r>
    </w:p>
    <w:p w:rsidR="00547C1B" w:rsidRPr="00547C1B" w:rsidRDefault="00547C1B" w:rsidP="00547C1B">
      <w:pPr>
        <w:pStyle w:val="Code"/>
      </w:pPr>
      <w:r w:rsidRPr="00547C1B">
        <w:t xml:space="preserve">    "@uri" : </w:t>
      </w:r>
      <w:hyperlink r:id="rId15" w:history="1">
        <w:r w:rsidRPr="0014325F">
          <w:rPr>
            <w:rStyle w:val="Hyperlink"/>
          </w:rPr>
          <w:t>https://127.0.0.1:18443/zones/a5e086bc-78a9-41a2-ac71-20a5bebc44eb/queryUsage?searchEndDate=2013-12-20&amp;searchGranularity=hourly&amp;searchStartDate=2013-12-20&amp;searchGroupUsage=false</w:t>
        </w:r>
      </w:hyperlink>
      <w:r>
        <w:t>,</w:t>
      </w:r>
    </w:p>
    <w:p w:rsidR="00547C1B" w:rsidRPr="00547C1B" w:rsidRDefault="00547C1B" w:rsidP="00547C1B">
      <w:pPr>
        <w:pStyle w:val="Code"/>
      </w:pPr>
      <w:r w:rsidRPr="00547C1B">
        <w:t xml:space="preserve">    "zoneQueryUsageRecords" : [ {</w:t>
      </w:r>
    </w:p>
    <w:p w:rsidR="00547C1B" w:rsidRPr="00547C1B" w:rsidRDefault="00547C1B" w:rsidP="00547C1B">
      <w:pPr>
        <w:pStyle w:val="Code"/>
      </w:pPr>
      <w:r w:rsidRPr="00547C1B">
        <w:t xml:space="preserve">      "timestamp" : "2013-12-20</w:t>
      </w:r>
      <w:r w:rsidR="00964E94">
        <w:t>T</w:t>
      </w:r>
      <w:r w:rsidRPr="00547C1B">
        <w:t>00:00:00</w:t>
      </w:r>
      <w:r w:rsidR="00964E94">
        <w:t>.000</w:t>
      </w:r>
      <w:r w:rsidRPr="00547C1B">
        <w:t>",</w:t>
      </w:r>
    </w:p>
    <w:p w:rsidR="00547C1B" w:rsidRPr="00547C1B" w:rsidRDefault="00547C1B" w:rsidP="00547C1B">
      <w:pPr>
        <w:pStyle w:val="Code"/>
      </w:pPr>
      <w:r w:rsidRPr="00547C1B">
        <w:t xml:space="preserve">      "count" : 3000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01:00:00</w:t>
      </w:r>
      <w:r w:rsidR="00964E94">
        <w:t>.000</w:t>
      </w:r>
      <w:r w:rsidRPr="00547C1B">
        <w:t>",</w:t>
      </w:r>
    </w:p>
    <w:p w:rsidR="00547C1B" w:rsidRPr="00547C1B" w:rsidRDefault="00547C1B" w:rsidP="00547C1B">
      <w:pPr>
        <w:pStyle w:val="Code"/>
      </w:pPr>
      <w:r w:rsidRPr="00547C1B">
        <w:t xml:space="preserve">      "count" : 7000</w:t>
      </w:r>
    </w:p>
    <w:p w:rsidR="00547C1B" w:rsidRPr="00547C1B" w:rsidRDefault="00547C1B" w:rsidP="00547C1B">
      <w:pPr>
        <w:pStyle w:val="Code"/>
      </w:pPr>
      <w:r w:rsidRPr="00547C1B">
        <w:lastRenderedPageBreak/>
        <w:t xml:space="preserve">    }, {</w:t>
      </w:r>
    </w:p>
    <w:p w:rsidR="00547C1B" w:rsidRPr="00547C1B" w:rsidRDefault="00547C1B" w:rsidP="00547C1B">
      <w:pPr>
        <w:pStyle w:val="Code"/>
      </w:pPr>
      <w:r w:rsidRPr="00547C1B">
        <w:t xml:space="preserve">      "timestamp" : "2013-12-20</w:t>
      </w:r>
      <w:r w:rsidR="00964E94">
        <w:t>T</w:t>
      </w:r>
      <w:r w:rsidRPr="00547C1B">
        <w:t>02:00:00</w:t>
      </w:r>
      <w:r w:rsidR="00964E94">
        <w:t>.000</w:t>
      </w:r>
      <w:r w:rsidRPr="00547C1B">
        <w:t>",</w:t>
      </w:r>
    </w:p>
    <w:p w:rsidR="00547C1B" w:rsidRPr="00547C1B" w:rsidRDefault="00547C1B" w:rsidP="00547C1B">
      <w:pPr>
        <w:pStyle w:val="Code"/>
      </w:pPr>
      <w:r w:rsidRPr="00547C1B">
        <w:t xml:space="preserve">      "count" : 11000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03:00:00</w:t>
      </w:r>
      <w:r w:rsidR="00964E94">
        <w:t>.000</w:t>
      </w:r>
      <w:r w:rsidRPr="00547C1B">
        <w:t>",</w:t>
      </w:r>
    </w:p>
    <w:p w:rsidR="00547C1B" w:rsidRPr="00547C1B" w:rsidRDefault="00547C1B" w:rsidP="00547C1B">
      <w:pPr>
        <w:pStyle w:val="Code"/>
      </w:pPr>
      <w:r w:rsidRPr="00547C1B">
        <w:t xml:space="preserve">      "count"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04:00:00</w:t>
      </w:r>
      <w:r w:rsidR="00964E94">
        <w:t>.000</w:t>
      </w:r>
      <w:r w:rsidRPr="00547C1B">
        <w:t>",</w:t>
      </w:r>
    </w:p>
    <w:p w:rsidR="00547C1B" w:rsidRPr="00547C1B" w:rsidRDefault="00547C1B" w:rsidP="00547C1B">
      <w:pPr>
        <w:pStyle w:val="Code"/>
      </w:pPr>
      <w:r w:rsidRPr="00547C1B">
        <w:t xml:space="preserve">      "count"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05:00:00</w:t>
      </w:r>
      <w:r w:rsidR="00964E94">
        <w:t>.000</w:t>
      </w:r>
      <w:r w:rsidRPr="00547C1B">
        <w:t>",</w:t>
      </w:r>
    </w:p>
    <w:p w:rsidR="00547C1B" w:rsidRPr="00547C1B" w:rsidRDefault="00547C1B" w:rsidP="00547C1B">
      <w:pPr>
        <w:pStyle w:val="Code"/>
      </w:pPr>
      <w:r w:rsidRPr="00547C1B">
        <w:t xml:space="preserve">      "count" : 18000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06:00:00</w:t>
      </w:r>
      <w:r w:rsidR="00964E94">
        <w:t>.00</w:t>
      </w:r>
      <w:r w:rsidRPr="00547C1B">
        <w:t>",</w:t>
      </w:r>
    </w:p>
    <w:p w:rsidR="00547C1B" w:rsidRPr="00547C1B" w:rsidRDefault="00547C1B" w:rsidP="00547C1B">
      <w:pPr>
        <w:pStyle w:val="Code"/>
      </w:pPr>
      <w:r w:rsidRPr="00547C1B">
        <w:t xml:space="preserve">      "count"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07:00:00</w:t>
      </w:r>
      <w:r w:rsidR="00964E94">
        <w:t>.000</w:t>
      </w:r>
      <w:r w:rsidRPr="00547C1B">
        <w:t>",</w:t>
      </w:r>
    </w:p>
    <w:p w:rsidR="00547C1B" w:rsidRPr="00547C1B" w:rsidRDefault="00547C1B" w:rsidP="00547C1B">
      <w:pPr>
        <w:pStyle w:val="Code"/>
      </w:pPr>
      <w:r w:rsidRPr="00547C1B">
        <w:t xml:space="preserve">      "count"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08:00:00</w:t>
      </w:r>
      <w:r w:rsidR="00964E94">
        <w:t>.000</w:t>
      </w:r>
      <w:r w:rsidRPr="00547C1B">
        <w:t>",</w:t>
      </w:r>
    </w:p>
    <w:p w:rsidR="00547C1B" w:rsidRPr="00547C1B" w:rsidRDefault="00547C1B" w:rsidP="00547C1B">
      <w:pPr>
        <w:pStyle w:val="Code"/>
      </w:pPr>
      <w:r w:rsidRPr="00547C1B">
        <w:t xml:space="preserve">      "count" : 12000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09:00:00</w:t>
      </w:r>
      <w:r w:rsidR="00964E94">
        <w:t>.000</w:t>
      </w:r>
      <w:r w:rsidRPr="00547C1B">
        <w:t>",</w:t>
      </w:r>
    </w:p>
    <w:p w:rsidR="00547C1B" w:rsidRPr="00547C1B" w:rsidRDefault="00547C1B" w:rsidP="00547C1B">
      <w:pPr>
        <w:pStyle w:val="Code"/>
      </w:pPr>
      <w:r w:rsidRPr="00547C1B">
        <w:t xml:space="preserve">      "count" : 26000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10:00:00</w:t>
      </w:r>
      <w:r w:rsidR="00964E94">
        <w:t>.000</w:t>
      </w:r>
      <w:r w:rsidRPr="00547C1B">
        <w:t>",</w:t>
      </w:r>
    </w:p>
    <w:p w:rsidR="00547C1B" w:rsidRPr="00547C1B" w:rsidRDefault="00547C1B" w:rsidP="00547C1B">
      <w:pPr>
        <w:pStyle w:val="Code"/>
      </w:pPr>
      <w:r w:rsidRPr="00547C1B">
        <w:t xml:space="preserve">      "count" : 14000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11:00:00</w:t>
      </w:r>
      <w:r w:rsidR="00964E94">
        <w:t>.000</w:t>
      </w:r>
      <w:r w:rsidRPr="00547C1B">
        <w:t>",</w:t>
      </w:r>
    </w:p>
    <w:p w:rsidR="00547C1B" w:rsidRPr="00547C1B" w:rsidRDefault="00547C1B" w:rsidP="00547C1B">
      <w:pPr>
        <w:pStyle w:val="Code"/>
      </w:pPr>
      <w:r w:rsidRPr="00547C1B">
        <w:t xml:space="preserve">      "count"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12:00:00</w:t>
      </w:r>
      <w:r w:rsidR="00964E94">
        <w:t>.000</w:t>
      </w:r>
      <w:r w:rsidRPr="00547C1B">
        <w:t>",</w:t>
      </w:r>
    </w:p>
    <w:p w:rsidR="00547C1B" w:rsidRPr="00547C1B" w:rsidRDefault="00547C1B" w:rsidP="00547C1B">
      <w:pPr>
        <w:pStyle w:val="Code"/>
      </w:pPr>
      <w:r w:rsidRPr="00547C1B">
        <w:t xml:space="preserve">      "count" : 16000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13:00:00</w:t>
      </w:r>
      <w:r w:rsidR="00964E94">
        <w:t>.000</w:t>
      </w:r>
      <w:r w:rsidRPr="00547C1B">
        <w:t>",</w:t>
      </w:r>
    </w:p>
    <w:p w:rsidR="00547C1B" w:rsidRPr="00547C1B" w:rsidRDefault="00547C1B" w:rsidP="00547C1B">
      <w:pPr>
        <w:pStyle w:val="Code"/>
      </w:pPr>
      <w:r w:rsidRPr="00547C1B">
        <w:t xml:space="preserve">      "count"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14:00:00</w:t>
      </w:r>
      <w:r w:rsidR="00964E94">
        <w:t>.000</w:t>
      </w:r>
      <w:r w:rsidRPr="00547C1B">
        <w:t>",</w:t>
      </w:r>
    </w:p>
    <w:p w:rsidR="00547C1B" w:rsidRPr="00547C1B" w:rsidRDefault="00547C1B" w:rsidP="00547C1B">
      <w:pPr>
        <w:pStyle w:val="Code"/>
      </w:pPr>
      <w:r w:rsidRPr="00547C1B">
        <w:lastRenderedPageBreak/>
        <w:t xml:space="preserve">      "count"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15:00:00</w:t>
      </w:r>
      <w:r w:rsidR="00964E94">
        <w:t>.000</w:t>
      </w:r>
      <w:r w:rsidRPr="00547C1B">
        <w:t>",</w:t>
      </w:r>
    </w:p>
    <w:p w:rsidR="00547C1B" w:rsidRPr="00547C1B" w:rsidRDefault="00547C1B" w:rsidP="00547C1B">
      <w:pPr>
        <w:pStyle w:val="Code"/>
      </w:pPr>
      <w:r w:rsidRPr="00547C1B">
        <w:t xml:space="preserve">      "count" : 14000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16:00:00</w:t>
      </w:r>
      <w:r w:rsidR="00964E94">
        <w:t>.000</w:t>
      </w:r>
      <w:r w:rsidRPr="00547C1B">
        <w:t>",</w:t>
      </w:r>
    </w:p>
    <w:p w:rsidR="00547C1B" w:rsidRPr="00547C1B" w:rsidRDefault="00547C1B" w:rsidP="00547C1B">
      <w:pPr>
        <w:pStyle w:val="Code"/>
      </w:pPr>
      <w:r w:rsidRPr="00547C1B">
        <w:t xml:space="preserve">      "count" : 11000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17:00:00</w:t>
      </w:r>
      <w:r w:rsidR="00964E94">
        <w:t>.000</w:t>
      </w:r>
      <w:r w:rsidRPr="00547C1B">
        <w:t>",</w:t>
      </w:r>
    </w:p>
    <w:p w:rsidR="00547C1B" w:rsidRPr="00547C1B" w:rsidRDefault="00547C1B" w:rsidP="00547C1B">
      <w:pPr>
        <w:pStyle w:val="Code"/>
      </w:pPr>
      <w:r w:rsidRPr="00547C1B">
        <w:t xml:space="preserve">      "count"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18:00:00</w:t>
      </w:r>
      <w:r w:rsidR="00964E94">
        <w:t>.000</w:t>
      </w:r>
      <w:r w:rsidRPr="00547C1B">
        <w:t>",</w:t>
      </w:r>
    </w:p>
    <w:p w:rsidR="00547C1B" w:rsidRPr="00547C1B" w:rsidRDefault="00547C1B" w:rsidP="00547C1B">
      <w:pPr>
        <w:pStyle w:val="Code"/>
      </w:pPr>
      <w:r w:rsidRPr="00547C1B">
        <w:t xml:space="preserve">      "count" : 2000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19:00:00</w:t>
      </w:r>
      <w:r w:rsidR="00964E94">
        <w:t>.000</w:t>
      </w:r>
      <w:r w:rsidRPr="00547C1B">
        <w:t>",</w:t>
      </w:r>
    </w:p>
    <w:p w:rsidR="00547C1B" w:rsidRPr="00547C1B" w:rsidRDefault="00547C1B" w:rsidP="00547C1B">
      <w:pPr>
        <w:pStyle w:val="Code"/>
      </w:pPr>
      <w:r w:rsidRPr="00547C1B">
        <w:t xml:space="preserve">      "count" : 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20:00:00</w:t>
      </w:r>
      <w:r w:rsidR="00964E94">
        <w:t>.000</w:t>
      </w:r>
      <w:r w:rsidRPr="00547C1B">
        <w:t>",</w:t>
      </w:r>
    </w:p>
    <w:p w:rsidR="00547C1B" w:rsidRPr="00547C1B" w:rsidRDefault="00547C1B" w:rsidP="00547C1B">
      <w:pPr>
        <w:pStyle w:val="Code"/>
      </w:pPr>
      <w:r w:rsidRPr="00547C1B">
        <w:t xml:space="preserve">      "count"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21:00:00</w:t>
      </w:r>
      <w:r w:rsidR="00964E94">
        <w:t>.000</w:t>
      </w:r>
      <w:r w:rsidRPr="00547C1B">
        <w:t>",</w:t>
      </w:r>
    </w:p>
    <w:p w:rsidR="00547C1B" w:rsidRPr="00547C1B" w:rsidRDefault="00547C1B" w:rsidP="00547C1B">
      <w:pPr>
        <w:pStyle w:val="Code"/>
      </w:pPr>
      <w:r w:rsidRPr="00547C1B">
        <w:t xml:space="preserve">      "count"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22:00:00</w:t>
      </w:r>
      <w:r w:rsidR="00964E94">
        <w:t>.000</w:t>
      </w:r>
      <w:r w:rsidRPr="00547C1B">
        <w:t>",</w:t>
      </w:r>
    </w:p>
    <w:p w:rsidR="00547C1B" w:rsidRPr="00547C1B" w:rsidRDefault="00547C1B" w:rsidP="00547C1B">
      <w:pPr>
        <w:pStyle w:val="Code"/>
      </w:pPr>
      <w:r w:rsidRPr="00547C1B">
        <w:t xml:space="preserve">      "count" : 3000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23:00:00</w:t>
      </w:r>
      <w:r w:rsidR="00964E94">
        <w:t>.000</w:t>
      </w:r>
      <w:r w:rsidRPr="00547C1B">
        <w:t>",</w:t>
      </w:r>
    </w:p>
    <w:p w:rsidR="00547C1B" w:rsidRPr="00547C1B" w:rsidRDefault="00547C1B" w:rsidP="00547C1B">
      <w:pPr>
        <w:pStyle w:val="Code"/>
      </w:pPr>
      <w:r w:rsidRPr="00547C1B">
        <w:t xml:space="preserve">      "count" : 8000</w:t>
      </w:r>
    </w:p>
    <w:p w:rsidR="00547C1B" w:rsidRDefault="00547C1B" w:rsidP="00547C1B">
      <w:pPr>
        <w:pStyle w:val="Code"/>
      </w:pPr>
      <w:r w:rsidRPr="00547C1B">
        <w:t xml:space="preserve">    }</w:t>
      </w:r>
      <w:r>
        <w:t xml:space="preserve"> ]</w:t>
      </w:r>
    </w:p>
    <w:p w:rsidR="00547C1B" w:rsidRPr="00547C1B" w:rsidRDefault="00547C1B" w:rsidP="00547C1B">
      <w:pPr>
        <w:pStyle w:val="Code"/>
      </w:pPr>
      <w:r w:rsidRPr="00547C1B">
        <w:t xml:space="preserve">  }</w:t>
      </w:r>
    </w:p>
    <w:p w:rsidR="00547C1B" w:rsidRPr="00547C1B" w:rsidRDefault="00547C1B" w:rsidP="00547C1B">
      <w:pPr>
        <w:pStyle w:val="Code"/>
      </w:pPr>
      <w:r w:rsidRPr="00547C1B">
        <w:t>}</w:t>
      </w:r>
    </w:p>
    <w:p w:rsidR="009451C4" w:rsidRDefault="009451C4" w:rsidP="009451C4">
      <w:pPr>
        <w:pStyle w:val="Heading2"/>
        <w:rPr>
          <w:ins w:id="568" w:author="Arnaud Dumont" w:date="2014-02-14T09:41:00Z"/>
        </w:rPr>
      </w:pPr>
      <w:bookmarkStart w:id="569" w:name="_Toc381779325"/>
      <w:ins w:id="570" w:author="Arnaud Dumont" w:date="2014-02-14T09:41:00Z">
        <w:r>
          <w:t xml:space="preserve">Zone Get </w:t>
        </w:r>
      </w:ins>
      <w:ins w:id="571" w:author="Arnaud Dumont" w:date="2014-02-14T09:42:00Z">
        <w:r>
          <w:t>Zone File</w:t>
        </w:r>
      </w:ins>
      <w:ins w:id="572" w:author="Arnaud Dumont" w:date="2014-02-14T09:41:00Z">
        <w:r>
          <w:t xml:space="preserve"> Command</w:t>
        </w:r>
        <w:bookmarkEnd w:id="569"/>
      </w:ins>
    </w:p>
    <w:p w:rsidR="009451C4" w:rsidRDefault="009451C4" w:rsidP="009451C4">
      <w:pPr>
        <w:rPr>
          <w:ins w:id="573" w:author="Arnaud Dumont" w:date="2014-02-14T09:41:00Z"/>
        </w:rPr>
      </w:pPr>
      <w:ins w:id="574" w:author="Arnaud Dumont" w:date="2014-02-14T09:41:00Z">
        <w:r>
          <w:t>This command is used to get the full zone file of the zone.</w:t>
        </w:r>
      </w:ins>
    </w:p>
    <w:p w:rsidR="009451C4" w:rsidRDefault="009451C4" w:rsidP="009451C4">
      <w:pPr>
        <w:pStyle w:val="Heading3"/>
        <w:numPr>
          <w:ilvl w:val="2"/>
          <w:numId w:val="29"/>
        </w:numPr>
        <w:ind w:left="0"/>
        <w:rPr>
          <w:ins w:id="575" w:author="Arnaud Dumont" w:date="2014-02-14T09:41:00Z"/>
        </w:rPr>
      </w:pPr>
      <w:ins w:id="576" w:author="Arnaud Dumont" w:date="2014-02-14T09:41:00Z">
        <w:r>
          <w:lastRenderedPageBreak/>
          <w:t>Request</w:t>
        </w:r>
      </w:ins>
    </w:p>
    <w:p w:rsidR="009451C4" w:rsidRDefault="009451C4" w:rsidP="009451C4">
      <w:pPr>
        <w:rPr>
          <w:ins w:id="577" w:author="Arnaud Dumont" w:date="2014-02-14T09:41:00Z"/>
        </w:rPr>
      </w:pPr>
      <w:ins w:id="578" w:author="Arnaud Dumont" w:date="2014-02-14T09:41:00Z">
        <w:r>
          <w:t>A request should be made to the specified URI including the indicated headers.</w:t>
        </w:r>
      </w:ins>
    </w:p>
    <w:p w:rsidR="009451C4" w:rsidRDefault="009451C4" w:rsidP="009451C4">
      <w:pPr>
        <w:pStyle w:val="FakeHeading4"/>
        <w:rPr>
          <w:ins w:id="579" w:author="Arnaud Dumont" w:date="2014-02-14T09:41:00Z"/>
        </w:rPr>
      </w:pPr>
      <w:ins w:id="580" w:author="Arnaud Dumont" w:date="2014-02-14T09:41:00Z">
        <w:r>
          <w:t>URI</w:t>
        </w:r>
      </w:ins>
    </w:p>
    <w:p w:rsidR="009451C4" w:rsidRDefault="009451C4" w:rsidP="009451C4">
      <w:pPr>
        <w:rPr>
          <w:ins w:id="581" w:author="Arnaud Dumont" w:date="2014-02-14T09:41:00Z"/>
        </w:rPr>
      </w:pPr>
      <w:ins w:id="582" w:author="Arnaud Dumont" w:date="2014-02-14T09:41:00Z">
        <w:r>
          <w:t>The request URI is specified as follows:</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9451C4" w:rsidTr="009451C4">
        <w:trPr>
          <w:ins w:id="583" w:author="Arnaud Dumont" w:date="2014-02-14T09:41:00Z"/>
        </w:trPr>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rPr>
                <w:ins w:id="584" w:author="Arnaud Dumont" w:date="2014-02-14T09:41:00Z"/>
              </w:rPr>
            </w:pPr>
            <w:ins w:id="585" w:author="Arnaud Dumont" w:date="2014-02-14T09:41:00Z">
              <w:r>
                <w:t>HTTP Method</w:t>
              </w:r>
            </w:ins>
          </w:p>
        </w:tc>
        <w:tc>
          <w:tcPr>
            <w:tcW w:w="680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rPr>
                <w:ins w:id="586" w:author="Arnaud Dumont" w:date="2014-02-14T09:41:00Z"/>
              </w:rPr>
            </w:pPr>
            <w:ins w:id="587" w:author="Arnaud Dumont" w:date="2014-02-14T09:41:00Z">
              <w:r>
                <w:t>Request URI</w:t>
              </w:r>
            </w:ins>
          </w:p>
        </w:tc>
      </w:tr>
      <w:tr w:rsidR="009451C4" w:rsidTr="009451C4">
        <w:trPr>
          <w:trHeight w:val="113"/>
          <w:ins w:id="588" w:author="Arnaud Dumont" w:date="2014-02-14T09:41:00Z"/>
        </w:trPr>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rPr>
                <w:ins w:id="589" w:author="Arnaud Dumont" w:date="2014-02-14T09:41:00Z"/>
              </w:rPr>
            </w:pPr>
            <w:ins w:id="590" w:author="Arnaud Dumont" w:date="2014-02-14T09:41:00Z">
              <w:r>
                <w:t>GET</w:t>
              </w:r>
            </w:ins>
          </w:p>
        </w:tc>
        <w:tc>
          <w:tcPr>
            <w:tcW w:w="680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rPr>
                <w:ins w:id="591" w:author="Arnaud Dumont" w:date="2014-02-14T09:41:00Z"/>
              </w:rPr>
            </w:pPr>
            <w:ins w:id="592" w:author="Arnaud Dumont" w:date="2014-02-14T09:41:00Z">
              <w:r>
                <w:t>https://{service-address}/zones/{id}/zoneFile/</w:t>
              </w:r>
            </w:ins>
          </w:p>
        </w:tc>
      </w:tr>
    </w:tbl>
    <w:p w:rsidR="009451C4" w:rsidRDefault="009451C4" w:rsidP="009451C4">
      <w:pPr>
        <w:rPr>
          <w:ins w:id="593" w:author="Arnaud Dumont" w:date="2014-02-14T09:41:00Z"/>
        </w:rPr>
      </w:pPr>
      <w:ins w:id="594" w:author="Arnaud Dumont" w:date="2014-02-14T09:41:00Z">
        <w:r>
          <w:t>Where:</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9451C4" w:rsidTr="009451C4">
        <w:trPr>
          <w:ins w:id="595" w:author="Arnaud Dumont" w:date="2014-02-14T09:41:00Z"/>
        </w:trPr>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rPr>
                <w:ins w:id="596" w:author="Arnaud Dumont" w:date="2014-02-14T09:41:00Z"/>
              </w:rPr>
            </w:pPr>
            <w:ins w:id="597" w:author="Arnaud Dumont" w:date="2014-02-14T09:41:00Z">
              <w:r>
                <w:t>Field</w:t>
              </w:r>
            </w:ins>
          </w:p>
        </w:tc>
        <w:tc>
          <w:tcPr>
            <w:tcW w:w="680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rPr>
                <w:ins w:id="598" w:author="Arnaud Dumont" w:date="2014-02-14T09:41:00Z"/>
              </w:rPr>
            </w:pPr>
            <w:ins w:id="599" w:author="Arnaud Dumont" w:date="2014-02-14T09:41:00Z">
              <w:r>
                <w:t>Description</w:t>
              </w:r>
            </w:ins>
          </w:p>
        </w:tc>
      </w:tr>
      <w:tr w:rsidR="009451C4" w:rsidTr="009451C4">
        <w:trPr>
          <w:trHeight w:val="113"/>
          <w:ins w:id="600" w:author="Arnaud Dumont" w:date="2014-02-14T09:41:00Z"/>
        </w:trPr>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rPr>
                <w:ins w:id="601" w:author="Arnaud Dumont" w:date="2014-02-14T09:41:00Z"/>
              </w:rPr>
            </w:pPr>
            <w:ins w:id="602" w:author="Arnaud Dumont" w:date="2014-02-14T09:41:00Z">
              <w:r>
                <w:t>service-address</w:t>
              </w:r>
            </w:ins>
          </w:p>
        </w:tc>
        <w:tc>
          <w:tcPr>
            <w:tcW w:w="680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rPr>
                <w:ins w:id="603" w:author="Arnaud Dumont" w:date="2014-02-14T09:41:00Z"/>
              </w:rPr>
            </w:pPr>
            <w:ins w:id="604" w:author="Arnaud Dumont" w:date="2014-02-14T09:41:00Z">
              <w:r>
                <w:t>The service address as described in section 2.2</w:t>
              </w:r>
            </w:ins>
          </w:p>
        </w:tc>
      </w:tr>
      <w:tr w:rsidR="009451C4" w:rsidTr="009451C4">
        <w:trPr>
          <w:trHeight w:val="113"/>
          <w:ins w:id="605" w:author="Arnaud Dumont" w:date="2014-02-14T09:41:00Z"/>
        </w:trPr>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rPr>
                <w:ins w:id="606" w:author="Arnaud Dumont" w:date="2014-02-14T09:41:00Z"/>
              </w:rPr>
            </w:pPr>
            <w:ins w:id="607" w:author="Arnaud Dumont" w:date="2014-02-14T09:41:00Z">
              <w:r>
                <w:t>id</w:t>
              </w:r>
            </w:ins>
          </w:p>
        </w:tc>
        <w:tc>
          <w:tcPr>
            <w:tcW w:w="680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rPr>
                <w:ins w:id="608" w:author="Arnaud Dumont" w:date="2014-02-14T09:41:00Z"/>
              </w:rPr>
            </w:pPr>
            <w:ins w:id="609" w:author="Arnaud Dumont" w:date="2014-02-14T09:41:00Z">
              <w:r>
                <w:t>The id of the zone whose zone file you want to get</w:t>
              </w:r>
            </w:ins>
          </w:p>
        </w:tc>
      </w:tr>
    </w:tbl>
    <w:p w:rsidR="009451C4" w:rsidRDefault="009451C4" w:rsidP="009451C4">
      <w:pPr>
        <w:pStyle w:val="FakeHeading4"/>
        <w:rPr>
          <w:ins w:id="610" w:author="Arnaud Dumont" w:date="2014-02-14T09:41:00Z"/>
        </w:rPr>
      </w:pPr>
      <w:ins w:id="611" w:author="Arnaud Dumont" w:date="2014-02-14T09:41:00Z">
        <w:r>
          <w:t>Query Parameters</w:t>
        </w:r>
      </w:ins>
    </w:p>
    <w:p w:rsidR="009451C4" w:rsidRDefault="009451C4" w:rsidP="009451C4">
      <w:pPr>
        <w:rPr>
          <w:ins w:id="612" w:author="Arnaud Dumont" w:date="2014-02-14T09:41:00Z"/>
        </w:rPr>
      </w:pPr>
      <w:ins w:id="613" w:author="Arnaud Dumont" w:date="2014-02-14T09:41:00Z">
        <w:r>
          <w:t>Not allowed for this command</w:t>
        </w:r>
      </w:ins>
    </w:p>
    <w:p w:rsidR="009451C4" w:rsidRDefault="009451C4" w:rsidP="009451C4">
      <w:pPr>
        <w:pStyle w:val="FakeHeading4"/>
        <w:rPr>
          <w:ins w:id="614" w:author="Arnaud Dumont" w:date="2014-02-14T09:41:00Z"/>
        </w:rPr>
      </w:pPr>
      <w:ins w:id="615" w:author="Arnaud Dumont" w:date="2014-02-14T09:41:00Z">
        <w:r>
          <w:t>Request Headers</w:t>
        </w:r>
      </w:ins>
    </w:p>
    <w:p w:rsidR="009451C4" w:rsidRDefault="00944786" w:rsidP="009451C4">
      <w:pPr>
        <w:rPr>
          <w:ins w:id="616" w:author="Arnaud Dumont" w:date="2014-02-14T09:41:00Z"/>
        </w:rPr>
      </w:pPr>
      <w:ins w:id="617" w:author="Arnaud Dumont" w:date="2014-02-14T09:43:00Z">
        <w:r w:rsidRPr="000E46A1">
          <w:t xml:space="preserve">Only the standard request headers described in section </w:t>
        </w:r>
        <w:r>
          <w:t>2.6</w:t>
        </w:r>
        <w:r w:rsidRPr="000E46A1">
          <w:t xml:space="preserve"> are supported</w:t>
        </w:r>
        <w:r>
          <w:t>, apart from the following, which should be replaced</w:t>
        </w:r>
      </w:ins>
      <w:ins w:id="618" w:author="Arnaud Dumont" w:date="2014-02-14T09:41:00Z">
        <w:r w:rsidR="009451C4">
          <w:t>:</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1984"/>
        <w:gridCol w:w="1418"/>
        <w:gridCol w:w="3685"/>
      </w:tblGrid>
      <w:tr w:rsidR="009451C4" w:rsidTr="009451C4">
        <w:trPr>
          <w:ins w:id="619" w:author="Arnaud Dumont" w:date="2014-02-14T09:41:00Z"/>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rPr>
                <w:ins w:id="620" w:author="Arnaud Dumont" w:date="2014-02-14T09:41:00Z"/>
              </w:rPr>
            </w:pPr>
            <w:ins w:id="621" w:author="Arnaud Dumont" w:date="2014-02-14T09:41:00Z">
              <w:r>
                <w:t>Header</w:t>
              </w:r>
            </w:ins>
          </w:p>
        </w:tc>
        <w:tc>
          <w:tcPr>
            <w:tcW w:w="198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rPr>
                <w:ins w:id="622" w:author="Arnaud Dumont" w:date="2014-02-14T09:41:00Z"/>
              </w:rPr>
            </w:pPr>
            <w:ins w:id="623" w:author="Arnaud Dumont" w:date="2014-02-14T09:41:00Z">
              <w:r>
                <w:t>Required</w:t>
              </w:r>
            </w:ins>
          </w:p>
        </w:tc>
        <w:tc>
          <w:tcPr>
            <w:tcW w:w="141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rPr>
                <w:ins w:id="624" w:author="Arnaud Dumont" w:date="2014-02-14T09:41:00Z"/>
              </w:rPr>
            </w:pPr>
            <w:ins w:id="625" w:author="Arnaud Dumont" w:date="2014-02-14T09:41:00Z">
              <w:r>
                <w:t>Custom Header</w:t>
              </w:r>
            </w:ins>
          </w:p>
        </w:tc>
        <w:tc>
          <w:tcPr>
            <w:tcW w:w="368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rPr>
                <w:ins w:id="626" w:author="Arnaud Dumont" w:date="2014-02-14T09:41:00Z"/>
              </w:rPr>
            </w:pPr>
            <w:ins w:id="627" w:author="Arnaud Dumont" w:date="2014-02-14T09:41:00Z">
              <w:r>
                <w:t>Description</w:t>
              </w:r>
            </w:ins>
          </w:p>
        </w:tc>
      </w:tr>
      <w:tr w:rsidR="00944786" w:rsidTr="009451C4">
        <w:trPr>
          <w:trHeight w:val="113"/>
          <w:ins w:id="628" w:author="Arnaud Dumont" w:date="2014-02-14T09:41:00Z"/>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4786" w:rsidRDefault="00944786">
            <w:pPr>
              <w:pStyle w:val="Table-Text"/>
              <w:rPr>
                <w:ins w:id="629" w:author="Arnaud Dumont" w:date="2014-02-14T09:41:00Z"/>
              </w:rPr>
            </w:pPr>
            <w:ins w:id="630" w:author="Arnaud Dumont" w:date="2014-02-14T09:44:00Z">
              <w:r>
                <w:t>Accept</w:t>
              </w:r>
            </w:ins>
          </w:p>
        </w:tc>
        <w:tc>
          <w:tcPr>
            <w:tcW w:w="198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4786" w:rsidRDefault="00944786">
            <w:pPr>
              <w:pStyle w:val="Table-Text"/>
              <w:rPr>
                <w:ins w:id="631" w:author="Arnaud Dumont" w:date="2014-02-14T09:41:00Z"/>
              </w:rPr>
            </w:pPr>
            <w:ins w:id="632" w:author="Arnaud Dumont" w:date="2014-02-14T09:44:00Z">
              <w:r>
                <w:t>Yes</w:t>
              </w:r>
            </w:ins>
          </w:p>
        </w:tc>
        <w:tc>
          <w:tcPr>
            <w:tcW w:w="141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4786" w:rsidRDefault="00944786">
            <w:pPr>
              <w:pStyle w:val="Table-Text"/>
              <w:rPr>
                <w:ins w:id="633" w:author="Arnaud Dumont" w:date="2014-02-14T09:41:00Z"/>
              </w:rPr>
            </w:pPr>
            <w:ins w:id="634" w:author="Arnaud Dumont" w:date="2014-02-14T09:44:00Z">
              <w:r>
                <w:t>No</w:t>
              </w:r>
            </w:ins>
          </w:p>
        </w:tc>
        <w:tc>
          <w:tcPr>
            <w:tcW w:w="368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4786" w:rsidRDefault="00944786" w:rsidP="00944786">
            <w:pPr>
              <w:pStyle w:val="Table-Text"/>
              <w:rPr>
                <w:ins w:id="635" w:author="Arnaud Dumont" w:date="2014-02-14T09:41:00Z"/>
              </w:rPr>
            </w:pPr>
            <w:ins w:id="636" w:author="Arnaud Dumont" w:date="2014-02-14T09:44:00Z">
              <w:r>
                <w:t>The content type to accept in the response. Set this to ‘text/dns’.</w:t>
              </w:r>
            </w:ins>
          </w:p>
        </w:tc>
      </w:tr>
    </w:tbl>
    <w:p w:rsidR="009451C4" w:rsidRDefault="009451C4" w:rsidP="009451C4">
      <w:pPr>
        <w:pStyle w:val="FakeHeading4"/>
        <w:rPr>
          <w:ins w:id="637" w:author="Arnaud Dumont" w:date="2014-02-14T09:41:00Z"/>
        </w:rPr>
      </w:pPr>
      <w:ins w:id="638" w:author="Arnaud Dumont" w:date="2014-02-14T09:41:00Z">
        <w:r>
          <w:t>Request Body</w:t>
        </w:r>
      </w:ins>
    </w:p>
    <w:p w:rsidR="009451C4" w:rsidRDefault="009451C4" w:rsidP="009451C4">
      <w:pPr>
        <w:rPr>
          <w:ins w:id="639" w:author="Arnaud Dumont" w:date="2014-02-14T09:41:00Z"/>
        </w:rPr>
      </w:pPr>
      <w:ins w:id="640" w:author="Arnaud Dumont" w:date="2014-02-14T09:41:00Z">
        <w:r>
          <w:t>Not allowed for this command.</w:t>
        </w:r>
      </w:ins>
    </w:p>
    <w:p w:rsidR="009451C4" w:rsidRDefault="009451C4" w:rsidP="009451C4">
      <w:pPr>
        <w:pStyle w:val="Heading3"/>
        <w:numPr>
          <w:ilvl w:val="2"/>
          <w:numId w:val="29"/>
        </w:numPr>
        <w:ind w:left="0"/>
        <w:rPr>
          <w:ins w:id="641" w:author="Arnaud Dumont" w:date="2014-02-14T09:41:00Z"/>
        </w:rPr>
      </w:pPr>
      <w:ins w:id="642" w:author="Arnaud Dumont" w:date="2014-02-14T09:41:00Z">
        <w:r>
          <w:t>Response</w:t>
        </w:r>
      </w:ins>
    </w:p>
    <w:p w:rsidR="009451C4" w:rsidRDefault="009451C4" w:rsidP="009451C4">
      <w:pPr>
        <w:rPr>
          <w:ins w:id="643" w:author="Arnaud Dumont" w:date="2014-02-14T09:41:00Z"/>
        </w:rPr>
      </w:pPr>
      <w:ins w:id="644" w:author="Arnaud Dumont" w:date="2014-02-14T09:41:00Z">
        <w:r>
          <w:t>The response will include a status code, response headers and a response body encoded according to the relevant header.</w:t>
        </w:r>
      </w:ins>
    </w:p>
    <w:p w:rsidR="009451C4" w:rsidRDefault="009451C4" w:rsidP="009451C4">
      <w:pPr>
        <w:pStyle w:val="FakeHeading4"/>
        <w:rPr>
          <w:ins w:id="645" w:author="Arnaud Dumont" w:date="2014-02-14T09:41:00Z"/>
        </w:rPr>
      </w:pPr>
      <w:ins w:id="646" w:author="Arnaud Dumont" w:date="2014-02-14T09:41:00Z">
        <w:r>
          <w:t>Status Code</w:t>
        </w:r>
      </w:ins>
    </w:p>
    <w:p w:rsidR="009451C4" w:rsidRDefault="009451C4" w:rsidP="009451C4">
      <w:pPr>
        <w:rPr>
          <w:ins w:id="647" w:author="Arnaud Dumont" w:date="2014-02-14T09:41:00Z"/>
        </w:rPr>
      </w:pPr>
      <w:ins w:id="648" w:author="Arnaud Dumont" w:date="2014-02-14T09:41:00Z">
        <w:r>
          <w:t>On success this command will return http status code 200 (OK).</w:t>
        </w:r>
      </w:ins>
    </w:p>
    <w:p w:rsidR="009451C4" w:rsidRDefault="009451C4" w:rsidP="009451C4">
      <w:pPr>
        <w:pStyle w:val="FakeHeading4"/>
        <w:rPr>
          <w:ins w:id="649" w:author="Arnaud Dumont" w:date="2014-02-14T09:41:00Z"/>
        </w:rPr>
      </w:pPr>
      <w:ins w:id="650" w:author="Arnaud Dumont" w:date="2014-02-14T09:41:00Z">
        <w:r>
          <w:t>Response Headers</w:t>
        </w:r>
      </w:ins>
    </w:p>
    <w:p w:rsidR="009451C4" w:rsidRDefault="009451C4" w:rsidP="009451C4">
      <w:pPr>
        <w:rPr>
          <w:ins w:id="651" w:author="Arnaud Dumont" w:date="2014-02-14T09:48:00Z"/>
        </w:rPr>
      </w:pPr>
      <w:ins w:id="652" w:author="Arnaud Dumont" w:date="2014-02-14T09:41:00Z">
        <w:r>
          <w:t>Only the standard response headers described in section 2.7 are returned</w:t>
        </w:r>
      </w:ins>
      <w:ins w:id="653" w:author="Arnaud Dumont" w:date="2014-02-14T09:48:00Z">
        <w:r w:rsidR="004E2AC6">
          <w:t>, apart for the following one, which is replaced:</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1418"/>
        <w:gridCol w:w="5386"/>
      </w:tblGrid>
      <w:tr w:rsidR="004E2AC6" w:rsidRPr="00CC22F1" w:rsidTr="002D7CF7">
        <w:trPr>
          <w:tblHeader w:val="0"/>
          <w:ins w:id="654" w:author="Arnaud Dumont" w:date="2014-02-14T09:48:00Z"/>
        </w:trPr>
        <w:tc>
          <w:tcPr>
            <w:tcW w:w="1843" w:type="dxa"/>
            <w:shd w:val="clear" w:color="auto" w:fill="BFBFBF" w:themeFill="background1" w:themeFillShade="BF"/>
          </w:tcPr>
          <w:p w:rsidR="004E2AC6" w:rsidRPr="00750051" w:rsidRDefault="004E2AC6" w:rsidP="002D7CF7">
            <w:pPr>
              <w:pStyle w:val="Table-Header"/>
              <w:rPr>
                <w:ins w:id="655" w:author="Arnaud Dumont" w:date="2014-02-14T09:48:00Z"/>
              </w:rPr>
            </w:pPr>
            <w:ins w:id="656" w:author="Arnaud Dumont" w:date="2014-02-14T09:48:00Z">
              <w:r>
                <w:lastRenderedPageBreak/>
                <w:t>Header</w:t>
              </w:r>
            </w:ins>
          </w:p>
        </w:tc>
        <w:tc>
          <w:tcPr>
            <w:tcW w:w="1418" w:type="dxa"/>
            <w:shd w:val="clear" w:color="auto" w:fill="BFBFBF" w:themeFill="background1" w:themeFillShade="BF"/>
          </w:tcPr>
          <w:p w:rsidR="004E2AC6" w:rsidRPr="00750051" w:rsidRDefault="004E2AC6" w:rsidP="002D7CF7">
            <w:pPr>
              <w:pStyle w:val="Table-Header"/>
              <w:rPr>
                <w:ins w:id="657" w:author="Arnaud Dumont" w:date="2014-02-14T09:48:00Z"/>
              </w:rPr>
            </w:pPr>
            <w:ins w:id="658" w:author="Arnaud Dumont" w:date="2014-02-14T09:48:00Z">
              <w:r>
                <w:t>Custom Header</w:t>
              </w:r>
            </w:ins>
          </w:p>
        </w:tc>
        <w:tc>
          <w:tcPr>
            <w:tcW w:w="5386" w:type="dxa"/>
            <w:shd w:val="clear" w:color="auto" w:fill="BFBFBF" w:themeFill="background1" w:themeFillShade="BF"/>
          </w:tcPr>
          <w:p w:rsidR="004E2AC6" w:rsidRDefault="004E2AC6" w:rsidP="002D7CF7">
            <w:pPr>
              <w:pStyle w:val="Table-Header"/>
              <w:rPr>
                <w:ins w:id="659" w:author="Arnaud Dumont" w:date="2014-02-14T09:48:00Z"/>
              </w:rPr>
            </w:pPr>
            <w:ins w:id="660" w:author="Arnaud Dumont" w:date="2014-02-14T09:48:00Z">
              <w:r>
                <w:t>Description</w:t>
              </w:r>
            </w:ins>
          </w:p>
        </w:tc>
      </w:tr>
      <w:tr w:rsidR="004E2AC6" w:rsidRPr="00CC22F1" w:rsidTr="002D7CF7">
        <w:trPr>
          <w:trHeight w:val="113"/>
          <w:tblHeader w:val="0"/>
          <w:ins w:id="661" w:author="Arnaud Dumont" w:date="2014-02-14T09:48:00Z"/>
        </w:trPr>
        <w:tc>
          <w:tcPr>
            <w:tcW w:w="1843" w:type="dxa"/>
          </w:tcPr>
          <w:p w:rsidR="004E2AC6" w:rsidRDefault="004E2AC6" w:rsidP="002D7CF7">
            <w:pPr>
              <w:pStyle w:val="Table-Text"/>
              <w:rPr>
                <w:ins w:id="662" w:author="Arnaud Dumont" w:date="2014-02-14T09:48:00Z"/>
              </w:rPr>
            </w:pPr>
            <w:ins w:id="663" w:author="Arnaud Dumont" w:date="2014-02-14T09:48:00Z">
              <w:r>
                <w:t>Content-Type</w:t>
              </w:r>
            </w:ins>
          </w:p>
        </w:tc>
        <w:tc>
          <w:tcPr>
            <w:tcW w:w="1418" w:type="dxa"/>
          </w:tcPr>
          <w:p w:rsidR="004E2AC6" w:rsidRDefault="004E2AC6" w:rsidP="002D7CF7">
            <w:pPr>
              <w:pStyle w:val="Table-Text"/>
              <w:rPr>
                <w:ins w:id="664" w:author="Arnaud Dumont" w:date="2014-02-14T09:48:00Z"/>
              </w:rPr>
            </w:pPr>
            <w:ins w:id="665" w:author="Arnaud Dumont" w:date="2014-02-14T09:48:00Z">
              <w:r>
                <w:t>No</w:t>
              </w:r>
            </w:ins>
          </w:p>
        </w:tc>
        <w:tc>
          <w:tcPr>
            <w:tcW w:w="5386" w:type="dxa"/>
          </w:tcPr>
          <w:p w:rsidR="004E2AC6" w:rsidRDefault="004E2AC6" w:rsidP="004E2AC6">
            <w:pPr>
              <w:pStyle w:val="Table-Text"/>
              <w:rPr>
                <w:ins w:id="666" w:author="Arnaud Dumont" w:date="2014-02-14T09:48:00Z"/>
              </w:rPr>
            </w:pPr>
            <w:ins w:id="667" w:author="Arnaud Dumont" w:date="2014-02-14T09:49:00Z">
              <w:r>
                <w:t>T</w:t>
              </w:r>
            </w:ins>
            <w:ins w:id="668" w:author="Arnaud Dumont" w:date="2014-02-14T09:48:00Z">
              <w:r>
                <w:t>his will be ‘</w:t>
              </w:r>
            </w:ins>
            <w:ins w:id="669" w:author="Arnaud Dumont" w:date="2014-02-14T09:49:00Z">
              <w:r>
                <w:t>text/dns</w:t>
              </w:r>
            </w:ins>
            <w:ins w:id="670" w:author="Arnaud Dumont" w:date="2014-02-14T09:48:00Z">
              <w:r>
                <w:t>’ only.</w:t>
              </w:r>
            </w:ins>
          </w:p>
        </w:tc>
      </w:tr>
    </w:tbl>
    <w:p w:rsidR="009451C4" w:rsidRDefault="009451C4" w:rsidP="009451C4">
      <w:pPr>
        <w:pStyle w:val="FakeHeading4"/>
        <w:rPr>
          <w:ins w:id="671" w:author="Arnaud Dumont" w:date="2014-02-14T09:41:00Z"/>
        </w:rPr>
      </w:pPr>
      <w:ins w:id="672" w:author="Arnaud Dumont" w:date="2014-02-14T09:41:00Z">
        <w:r>
          <w:t>Response Body</w:t>
        </w:r>
      </w:ins>
    </w:p>
    <w:p w:rsidR="009451C4" w:rsidRDefault="009451C4" w:rsidP="009451C4">
      <w:pPr>
        <w:rPr>
          <w:ins w:id="673" w:author="Arnaud Dumont" w:date="2014-02-14T09:41:00Z"/>
        </w:rPr>
      </w:pPr>
      <w:ins w:id="674" w:author="Arnaud Dumont" w:date="2014-02-14T09:41:00Z">
        <w:r>
          <w:t xml:space="preserve">A </w:t>
        </w:r>
      </w:ins>
      <w:ins w:id="675" w:author="Arnaud Dumont" w:date="2014-02-14T09:50:00Z">
        <w:r w:rsidR="00E067D5">
          <w:t>zone file</w:t>
        </w:r>
      </w:ins>
      <w:ins w:id="676" w:author="Arnaud Dumont" w:date="2014-02-14T09:41:00Z">
        <w:r>
          <w:t xml:space="preserve"> representation</w:t>
        </w:r>
      </w:ins>
      <w:ins w:id="677" w:author="Arnaud Dumont" w:date="2014-02-14T09:50:00Z">
        <w:r w:rsidR="00E067D5">
          <w:t xml:space="preserve">, as described in </w:t>
        </w:r>
      </w:ins>
      <w:ins w:id="678" w:author="Arnaud Dumont" w:date="2014-02-14T09:52:00Z">
        <w:r w:rsidR="00463574" w:rsidRPr="00463574">
          <w:t>RFC 1035 (section 5)</w:t>
        </w:r>
        <w:r w:rsidR="00463574">
          <w:t>.</w:t>
        </w:r>
      </w:ins>
    </w:p>
    <w:p w:rsidR="009451C4" w:rsidRDefault="009451C4" w:rsidP="009451C4">
      <w:pPr>
        <w:pStyle w:val="Heading3"/>
        <w:numPr>
          <w:ilvl w:val="2"/>
          <w:numId w:val="29"/>
        </w:numPr>
        <w:ind w:left="0"/>
        <w:rPr>
          <w:ins w:id="679" w:author="Arnaud Dumont" w:date="2014-02-14T09:41:00Z"/>
        </w:rPr>
      </w:pPr>
      <w:ins w:id="680" w:author="Arnaud Dumont" w:date="2014-02-14T09:41:00Z">
        <w:r>
          <w:t>Example</w:t>
        </w:r>
      </w:ins>
    </w:p>
    <w:p w:rsidR="009451C4" w:rsidRDefault="009451C4" w:rsidP="009451C4">
      <w:pPr>
        <w:rPr>
          <w:ins w:id="681" w:author="Arnaud Dumont" w:date="2014-02-14T09:41:00Z"/>
        </w:rPr>
      </w:pPr>
      <w:ins w:id="682" w:author="Arnaud Dumont" w:date="2014-02-14T09:41:00Z">
        <w:r>
          <w:t>Below is an example of a zone get query usage command request and response:</w:t>
        </w:r>
      </w:ins>
    </w:p>
    <w:p w:rsidR="009451C4" w:rsidRDefault="009451C4" w:rsidP="009451C4">
      <w:pPr>
        <w:rPr>
          <w:ins w:id="683" w:author="Arnaud Dumont" w:date="2014-02-14T09:41:00Z"/>
        </w:rPr>
      </w:pPr>
      <w:ins w:id="684" w:author="Arnaud Dumont" w:date="2014-02-14T09:41:00Z">
        <w:r>
          <w:t>Request:</w:t>
        </w:r>
      </w:ins>
    </w:p>
    <w:p w:rsidR="009451C4" w:rsidRDefault="009451C4" w:rsidP="009451C4">
      <w:pPr>
        <w:pStyle w:val="Code"/>
        <w:rPr>
          <w:ins w:id="685" w:author="Arnaud Dumont" w:date="2014-02-14T09:41:00Z"/>
        </w:rPr>
      </w:pPr>
      <w:ins w:id="686" w:author="Arnaud Dumont" w:date="2014-02-14T09:41:00Z">
        <w:r>
          <w:t>GET /zones/41a6fe5c-96f2-427f-908d-55f0ba30331a/</w:t>
        </w:r>
      </w:ins>
      <w:ins w:id="687" w:author="Arnaud Dumont" w:date="2014-02-14T09:52:00Z">
        <w:r w:rsidR="008D4CC9">
          <w:t>zoneFile</w:t>
        </w:r>
      </w:ins>
      <w:ins w:id="688" w:author="Arnaud Dumont" w:date="2014-02-14T09:41:00Z">
        <w:r>
          <w:t xml:space="preserve"> HTTP/1.1</w:t>
        </w:r>
      </w:ins>
    </w:p>
    <w:p w:rsidR="009451C4" w:rsidRDefault="009451C4" w:rsidP="009451C4">
      <w:pPr>
        <w:pStyle w:val="Code"/>
        <w:rPr>
          <w:ins w:id="689" w:author="Arnaud Dumont" w:date="2014-02-14T09:41:00Z"/>
        </w:rPr>
      </w:pPr>
      <w:ins w:id="690" w:author="Arnaud Dumont" w:date="2014-02-14T09:41:00Z">
        <w:r>
          <w:t>Client-Transaction-Id: 9b5cc71b-24ff-40ef-a801-9f9316bed583</w:t>
        </w:r>
      </w:ins>
    </w:p>
    <w:p w:rsidR="009451C4" w:rsidRDefault="009451C4" w:rsidP="009451C4">
      <w:pPr>
        <w:pStyle w:val="Code"/>
        <w:rPr>
          <w:ins w:id="691" w:author="Arnaud Dumont" w:date="2014-02-14T09:41:00Z"/>
        </w:rPr>
      </w:pPr>
      <w:ins w:id="692" w:author="Arnaud Dumont" w:date="2014-02-14T09:41:00Z">
        <w:r>
          <w:t xml:space="preserve">Accept: </w:t>
        </w:r>
      </w:ins>
      <w:ins w:id="693" w:author="Arnaud Dumont" w:date="2014-02-14T09:53:00Z">
        <w:r w:rsidR="00B91080">
          <w:t>text/dns</w:t>
        </w:r>
      </w:ins>
    </w:p>
    <w:p w:rsidR="009451C4" w:rsidRDefault="009451C4" w:rsidP="009451C4">
      <w:pPr>
        <w:pStyle w:val="Code"/>
        <w:rPr>
          <w:ins w:id="694" w:author="Arnaud Dumont" w:date="2014-02-14T09:41:00Z"/>
        </w:rPr>
      </w:pPr>
      <w:ins w:id="695" w:author="Arnaud Dumont" w:date="2014-02-14T09:41:00Z">
        <w:r>
          <w:t>User-Agent: Jersey/2.2 (Apache HttpClient 4.2.5)</w:t>
        </w:r>
      </w:ins>
    </w:p>
    <w:p w:rsidR="009451C4" w:rsidRDefault="009451C4" w:rsidP="009451C4">
      <w:pPr>
        <w:pStyle w:val="Code"/>
        <w:rPr>
          <w:ins w:id="696" w:author="Arnaud Dumont" w:date="2014-02-14T09:41:00Z"/>
        </w:rPr>
      </w:pPr>
      <w:ins w:id="697" w:author="Arnaud Dumont" w:date="2014-02-14T09:41:00Z">
        <w:r>
          <w:t>Host: api.discoverydns.com</w:t>
        </w:r>
      </w:ins>
    </w:p>
    <w:p w:rsidR="009451C4" w:rsidRDefault="009451C4" w:rsidP="009451C4">
      <w:pPr>
        <w:pStyle w:val="Code"/>
        <w:rPr>
          <w:ins w:id="698" w:author="Arnaud Dumont" w:date="2014-02-14T09:41:00Z"/>
        </w:rPr>
      </w:pPr>
      <w:ins w:id="699" w:author="Arnaud Dumont" w:date="2014-02-14T09:41:00Z">
        <w:r>
          <w:t>Connection: Keep-Alive</w:t>
        </w:r>
      </w:ins>
    </w:p>
    <w:p w:rsidR="009451C4" w:rsidRDefault="009451C4" w:rsidP="009451C4">
      <w:pPr>
        <w:pStyle w:val="Code"/>
        <w:rPr>
          <w:ins w:id="700" w:author="Arnaud Dumont" w:date="2014-02-14T09:41:00Z"/>
        </w:rPr>
      </w:pPr>
    </w:p>
    <w:p w:rsidR="009451C4" w:rsidRDefault="009451C4" w:rsidP="009451C4">
      <w:pPr>
        <w:rPr>
          <w:ins w:id="701" w:author="Arnaud Dumont" w:date="2014-02-14T09:41:00Z"/>
        </w:rPr>
      </w:pPr>
      <w:ins w:id="702" w:author="Arnaud Dumont" w:date="2014-02-14T09:41:00Z">
        <w:r>
          <w:t>Response:</w:t>
        </w:r>
      </w:ins>
    </w:p>
    <w:p w:rsidR="009451C4" w:rsidRDefault="009451C4" w:rsidP="009451C4">
      <w:pPr>
        <w:pStyle w:val="Code"/>
        <w:rPr>
          <w:ins w:id="703" w:author="Arnaud Dumont" w:date="2014-02-14T09:41:00Z"/>
        </w:rPr>
      </w:pPr>
      <w:ins w:id="704" w:author="Arnaud Dumont" w:date="2014-02-14T09:41:00Z">
        <w:r>
          <w:t>HTTP/1.1 200 OK</w:t>
        </w:r>
      </w:ins>
    </w:p>
    <w:p w:rsidR="009451C4" w:rsidRDefault="009451C4" w:rsidP="009451C4">
      <w:pPr>
        <w:pStyle w:val="Code"/>
        <w:rPr>
          <w:ins w:id="705" w:author="Arnaud Dumont" w:date="2014-02-14T09:41:00Z"/>
        </w:rPr>
      </w:pPr>
      <w:ins w:id="706" w:author="Arnaud Dumont" w:date="2014-02-14T09:41:00Z">
        <w:r>
          <w:t xml:space="preserve">Content-Type: </w:t>
        </w:r>
      </w:ins>
      <w:ins w:id="707" w:author="Arnaud Dumont" w:date="2014-02-14T09:53:00Z">
        <w:r w:rsidR="00B91080">
          <w:t>text/dns</w:t>
        </w:r>
      </w:ins>
    </w:p>
    <w:p w:rsidR="009451C4" w:rsidRDefault="009451C4" w:rsidP="009451C4">
      <w:pPr>
        <w:pStyle w:val="Code"/>
        <w:rPr>
          <w:ins w:id="708" w:author="Arnaud Dumont" w:date="2014-02-14T09:41:00Z"/>
        </w:rPr>
      </w:pPr>
      <w:ins w:id="709" w:author="Arnaud Dumont" w:date="2014-02-14T09:41:00Z">
        <w:r>
          <w:t>Cache-Control: private, no-transform, max-age=30</w:t>
        </w:r>
      </w:ins>
    </w:p>
    <w:p w:rsidR="009451C4" w:rsidRDefault="009451C4" w:rsidP="009451C4">
      <w:pPr>
        <w:pStyle w:val="Code"/>
        <w:rPr>
          <w:ins w:id="710" w:author="Arnaud Dumont" w:date="2014-02-14T09:41:00Z"/>
        </w:rPr>
      </w:pPr>
      <w:ins w:id="711" w:author="Arnaud Dumont" w:date="2014-02-14T09:41:00Z">
        <w:r>
          <w:t>Date: Sun, 06 Oct 2013 18:39:52 GMT</w:t>
        </w:r>
      </w:ins>
    </w:p>
    <w:p w:rsidR="009451C4" w:rsidRDefault="009451C4" w:rsidP="009451C4">
      <w:pPr>
        <w:pStyle w:val="Code"/>
        <w:rPr>
          <w:ins w:id="712" w:author="Arnaud Dumont" w:date="2014-02-14T09:41:00Z"/>
        </w:rPr>
      </w:pPr>
      <w:ins w:id="713" w:author="Arnaud Dumont" w:date="2014-02-14T09:41:00Z">
        <w:r>
          <w:t>Server-Transaction-Id: 5e2b0855-831e-4ced-a50f-1a926894ef0f</w:t>
        </w:r>
      </w:ins>
    </w:p>
    <w:p w:rsidR="009451C4" w:rsidRDefault="009451C4" w:rsidP="009451C4">
      <w:pPr>
        <w:pStyle w:val="Code"/>
        <w:rPr>
          <w:ins w:id="714" w:author="Arnaud Dumont" w:date="2014-02-14T09:41:00Z"/>
        </w:rPr>
      </w:pPr>
      <w:ins w:id="715" w:author="Arnaud Dumont" w:date="2014-02-14T09:41:00Z">
        <w:r>
          <w:t>Client-Transaction-Id: 9b5cc71b-24ff-40ef-a801-9f9316bed583</w:t>
        </w:r>
      </w:ins>
    </w:p>
    <w:p w:rsidR="009451C4" w:rsidRDefault="009451C4" w:rsidP="009451C4">
      <w:pPr>
        <w:pStyle w:val="Code"/>
        <w:rPr>
          <w:ins w:id="716" w:author="Arnaud Dumont" w:date="2014-02-14T09:53:00Z"/>
        </w:rPr>
      </w:pPr>
      <w:ins w:id="717" w:author="Arnaud Dumont" w:date="2014-02-14T09:41:00Z">
        <w:r>
          <w:t>Content-Length: 5866</w:t>
        </w:r>
      </w:ins>
    </w:p>
    <w:p w:rsidR="00B91080" w:rsidRDefault="00B91080" w:rsidP="009451C4">
      <w:pPr>
        <w:pStyle w:val="Code"/>
        <w:rPr>
          <w:ins w:id="718" w:author="Arnaud Dumont" w:date="2014-02-14T09:53:00Z"/>
        </w:rPr>
      </w:pPr>
    </w:p>
    <w:p w:rsidR="00D87DAD" w:rsidRDefault="00D87DAD" w:rsidP="00D87DAD">
      <w:pPr>
        <w:pStyle w:val="Code"/>
        <w:rPr>
          <w:ins w:id="719" w:author="Arnaud Dumont" w:date="2014-02-14T11:42:00Z"/>
        </w:rPr>
      </w:pPr>
      <w:ins w:id="720" w:author="Arnaud Dumont" w:date="2014-02-14T11:42:00Z">
        <w:r>
          <w:t>domain.com</w:t>
        </w:r>
        <w:r>
          <w:tab/>
          <w:t>3600</w:t>
        </w:r>
        <w:r>
          <w:tab/>
          <w:t>IN</w:t>
        </w:r>
        <w:r>
          <w:tab/>
          <w:t>SOA</w:t>
        </w:r>
        <w:r>
          <w:tab/>
          <w:t>dns1.discoverydns.com. dnsadmin.discoverydns.com. 1 43200 600 1209600 600</w:t>
        </w:r>
      </w:ins>
    </w:p>
    <w:p w:rsidR="00D87DAD" w:rsidRDefault="00D87DAD" w:rsidP="00D87DAD">
      <w:pPr>
        <w:pStyle w:val="Code"/>
        <w:rPr>
          <w:ins w:id="721" w:author="Arnaud Dumont" w:date="2014-02-14T11:42:00Z"/>
        </w:rPr>
      </w:pPr>
      <w:ins w:id="722" w:author="Arnaud Dumont" w:date="2014-02-14T11:42:00Z">
        <w:r>
          <w:t>domain.com</w:t>
        </w:r>
        <w:r>
          <w:tab/>
          <w:t>3600</w:t>
        </w:r>
        <w:r>
          <w:tab/>
          <w:t>IN</w:t>
        </w:r>
        <w:r>
          <w:tab/>
          <w:t>NS</w:t>
        </w:r>
        <w:r>
          <w:tab/>
          <w:t>dns1.discoverydns.com.</w:t>
        </w:r>
      </w:ins>
    </w:p>
    <w:p w:rsidR="00B91080" w:rsidRDefault="00D87DAD" w:rsidP="00D87DAD">
      <w:pPr>
        <w:pStyle w:val="Code"/>
        <w:rPr>
          <w:ins w:id="723" w:author="Arnaud Dumont" w:date="2014-02-14T09:41:00Z"/>
        </w:rPr>
      </w:pPr>
      <w:ins w:id="724" w:author="Arnaud Dumont" w:date="2014-02-14T11:42:00Z">
        <w:r>
          <w:t>domain.com</w:t>
        </w:r>
        <w:r>
          <w:tab/>
          <w:t>3600</w:t>
        </w:r>
        <w:r>
          <w:tab/>
          <w:t>IN</w:t>
        </w:r>
        <w:r>
          <w:tab/>
          <w:t>NS</w:t>
        </w:r>
        <w:r>
          <w:tab/>
          <w:t>dns2.discoverydns.com.</w:t>
        </w:r>
      </w:ins>
    </w:p>
    <w:p w:rsidR="00DE117E" w:rsidRDefault="00DE117E">
      <w:pPr>
        <w:spacing w:before="0" w:after="200"/>
        <w:rPr>
          <w:ins w:id="725" w:author="Arnaud Dumont" w:date="2014-02-24T15:06:00Z"/>
        </w:rPr>
      </w:pPr>
      <w:ins w:id="726" w:author="Arnaud Dumont" w:date="2014-02-24T15:06:00Z">
        <w:r>
          <w:br w:type="page"/>
        </w:r>
      </w:ins>
    </w:p>
    <w:p w:rsidR="00DE117E" w:rsidRDefault="00DE117E" w:rsidP="00DE117E">
      <w:pPr>
        <w:pStyle w:val="Heading1"/>
        <w:rPr>
          <w:ins w:id="727" w:author="Arnaud Dumont" w:date="2014-02-24T15:06:00Z"/>
        </w:rPr>
      </w:pPr>
      <w:bookmarkStart w:id="728" w:name="_Toc381779326"/>
      <w:ins w:id="729" w:author="Arnaud Dumont" w:date="2014-02-24T15:06:00Z">
        <w:r>
          <w:lastRenderedPageBreak/>
          <w:t>Message Commands</w:t>
        </w:r>
        <w:bookmarkEnd w:id="728"/>
      </w:ins>
    </w:p>
    <w:p w:rsidR="00DE117E" w:rsidRDefault="00DE117E" w:rsidP="00DE117E">
      <w:pPr>
        <w:pStyle w:val="Heading2"/>
        <w:rPr>
          <w:ins w:id="730" w:author="Arnaud Dumont" w:date="2014-02-24T15:06:00Z"/>
        </w:rPr>
      </w:pPr>
      <w:bookmarkStart w:id="731" w:name="_Toc381779327"/>
      <w:ins w:id="732" w:author="Arnaud Dumont" w:date="2014-02-24T15:06:00Z">
        <w:r>
          <w:t>Message Poll Command</w:t>
        </w:r>
        <w:bookmarkEnd w:id="731"/>
      </w:ins>
    </w:p>
    <w:p w:rsidR="00DE117E" w:rsidRDefault="00DE117E" w:rsidP="00DE117E">
      <w:pPr>
        <w:rPr>
          <w:ins w:id="733" w:author="Arnaud Dumont" w:date="2014-02-24T15:06:00Z"/>
        </w:rPr>
      </w:pPr>
      <w:ins w:id="734" w:author="Arnaud Dumont" w:date="2014-02-24T15:06:00Z">
        <w:r w:rsidRPr="00C45DEE">
          <w:t xml:space="preserve">This command is used to retrieve the details of </w:t>
        </w:r>
      </w:ins>
      <w:ins w:id="735" w:author="Arnaud Dumont" w:date="2014-02-24T15:07:00Z">
        <w:r>
          <w:t xml:space="preserve">the oldest </w:t>
        </w:r>
      </w:ins>
      <w:ins w:id="736" w:author="Arnaud Dumont" w:date="2014-02-25T13:38:00Z">
        <w:r w:rsidR="001071FC">
          <w:t>outstanding</w:t>
        </w:r>
      </w:ins>
      <w:ins w:id="737" w:author="Arnaud Dumont" w:date="2014-02-24T15:06:00Z">
        <w:r w:rsidRPr="00C45DEE">
          <w:t xml:space="preserve"> </w:t>
        </w:r>
      </w:ins>
      <w:ins w:id="738" w:author="Arnaud Dumont" w:date="2014-02-24T15:07:00Z">
        <w:r>
          <w:t>message</w:t>
        </w:r>
      </w:ins>
      <w:ins w:id="739" w:author="Arnaud Dumont" w:date="2014-02-24T15:06:00Z">
        <w:r w:rsidRPr="00C45DEE">
          <w:t xml:space="preserve"> object provisioned</w:t>
        </w:r>
      </w:ins>
      <w:ins w:id="740" w:author="Arnaud Dumont" w:date="2014-02-24T15:08:00Z">
        <w:r>
          <w:t xml:space="preserve"> in the account’s message queue</w:t>
        </w:r>
      </w:ins>
      <w:ins w:id="741" w:author="Arnaud Dumont" w:date="2014-02-24T15:06:00Z">
        <w:r w:rsidRPr="00C45DEE">
          <w:t xml:space="preserve"> </w:t>
        </w:r>
        <w:r>
          <w:t>in</w:t>
        </w:r>
        <w:r w:rsidRPr="00C45DEE">
          <w:t xml:space="preserve"> the system</w:t>
        </w:r>
      </w:ins>
      <w:ins w:id="742" w:author="Arnaud Dumont" w:date="2014-02-24T15:07:00Z">
        <w:r>
          <w:t xml:space="preserve"> that match the given search criteria</w:t>
        </w:r>
      </w:ins>
      <w:ins w:id="743" w:author="Arnaud Dumont" w:date="2014-02-24T15:06:00Z">
        <w:r w:rsidRPr="00C45DEE">
          <w:t>.</w:t>
        </w:r>
      </w:ins>
    </w:p>
    <w:p w:rsidR="00DE117E" w:rsidRDefault="00DE117E" w:rsidP="00DE117E">
      <w:pPr>
        <w:pStyle w:val="Heading3"/>
        <w:rPr>
          <w:ins w:id="744" w:author="Arnaud Dumont" w:date="2014-02-24T15:06:00Z"/>
        </w:rPr>
      </w:pPr>
      <w:ins w:id="745" w:author="Arnaud Dumont" w:date="2014-02-24T15:06:00Z">
        <w:r>
          <w:t>Request</w:t>
        </w:r>
      </w:ins>
    </w:p>
    <w:p w:rsidR="00DE117E" w:rsidRDefault="00DE117E" w:rsidP="00DE117E">
      <w:pPr>
        <w:rPr>
          <w:ins w:id="746" w:author="Arnaud Dumont" w:date="2014-02-24T15:06:00Z"/>
        </w:rPr>
      </w:pPr>
      <w:ins w:id="747" w:author="Arnaud Dumont" w:date="2014-02-24T15:06:00Z">
        <w:r w:rsidRPr="00C45DEE">
          <w:t>A request should be made to the specified URI including the indicated headers</w:t>
        </w:r>
        <w:r>
          <w:t>,</w:t>
        </w:r>
        <w:r w:rsidRPr="00C45DEE">
          <w:t xml:space="preserve"> and if required a request body in the format specified.</w:t>
        </w:r>
      </w:ins>
    </w:p>
    <w:p w:rsidR="00DE117E" w:rsidRDefault="00DE117E" w:rsidP="00DE117E">
      <w:pPr>
        <w:pStyle w:val="FakeHeading4"/>
        <w:rPr>
          <w:ins w:id="748" w:author="Arnaud Dumont" w:date="2014-02-24T15:06:00Z"/>
        </w:rPr>
      </w:pPr>
      <w:ins w:id="749" w:author="Arnaud Dumont" w:date="2014-02-24T15:06:00Z">
        <w:r>
          <w:t>URI</w:t>
        </w:r>
      </w:ins>
    </w:p>
    <w:p w:rsidR="00DE117E" w:rsidRPr="002E186D" w:rsidRDefault="00DE117E" w:rsidP="00DE117E">
      <w:pPr>
        <w:rPr>
          <w:ins w:id="750" w:author="Arnaud Dumont" w:date="2014-02-24T15:06:00Z"/>
        </w:rPr>
      </w:pPr>
      <w:ins w:id="751" w:author="Arnaud Dumont" w:date="2014-02-24T15:06:00Z">
        <w:r w:rsidRPr="002E186D">
          <w:t>The request URI is specified as follows:</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DE117E" w:rsidRPr="00CC22F1" w:rsidTr="00DE117E">
        <w:trPr>
          <w:tblHeader w:val="0"/>
          <w:ins w:id="752" w:author="Arnaud Dumont" w:date="2014-02-24T15:06:00Z"/>
        </w:trPr>
        <w:tc>
          <w:tcPr>
            <w:tcW w:w="1843" w:type="dxa"/>
            <w:shd w:val="clear" w:color="auto" w:fill="BFBFBF" w:themeFill="background1" w:themeFillShade="BF"/>
          </w:tcPr>
          <w:p w:rsidR="00DE117E" w:rsidRPr="00750051" w:rsidRDefault="00DE117E" w:rsidP="00DE117E">
            <w:pPr>
              <w:pStyle w:val="Table-Header"/>
              <w:rPr>
                <w:ins w:id="753" w:author="Arnaud Dumont" w:date="2014-02-24T15:06:00Z"/>
              </w:rPr>
            </w:pPr>
            <w:ins w:id="754" w:author="Arnaud Dumont" w:date="2014-02-24T15:06:00Z">
              <w:r>
                <w:t>HTTP Method</w:t>
              </w:r>
            </w:ins>
          </w:p>
        </w:tc>
        <w:tc>
          <w:tcPr>
            <w:tcW w:w="6804" w:type="dxa"/>
            <w:shd w:val="clear" w:color="auto" w:fill="BFBFBF" w:themeFill="background1" w:themeFillShade="BF"/>
          </w:tcPr>
          <w:p w:rsidR="00DE117E" w:rsidRDefault="00DE117E" w:rsidP="00DE117E">
            <w:pPr>
              <w:pStyle w:val="Table-Header"/>
              <w:rPr>
                <w:ins w:id="755" w:author="Arnaud Dumont" w:date="2014-02-24T15:06:00Z"/>
              </w:rPr>
            </w:pPr>
            <w:ins w:id="756" w:author="Arnaud Dumont" w:date="2014-02-24T15:06:00Z">
              <w:r>
                <w:t>Request URI</w:t>
              </w:r>
            </w:ins>
          </w:p>
        </w:tc>
      </w:tr>
      <w:tr w:rsidR="00DE117E" w:rsidRPr="00CC22F1" w:rsidTr="00DE117E">
        <w:trPr>
          <w:trHeight w:val="113"/>
          <w:tblHeader w:val="0"/>
          <w:ins w:id="757" w:author="Arnaud Dumont" w:date="2014-02-24T15:06:00Z"/>
        </w:trPr>
        <w:tc>
          <w:tcPr>
            <w:tcW w:w="1843" w:type="dxa"/>
          </w:tcPr>
          <w:p w:rsidR="00DE117E" w:rsidRDefault="00DE117E" w:rsidP="00DE117E">
            <w:pPr>
              <w:pStyle w:val="Table-Text"/>
              <w:rPr>
                <w:ins w:id="758" w:author="Arnaud Dumont" w:date="2014-02-24T15:06:00Z"/>
              </w:rPr>
            </w:pPr>
            <w:ins w:id="759" w:author="Arnaud Dumont" w:date="2014-02-24T15:06:00Z">
              <w:r>
                <w:t>GET</w:t>
              </w:r>
            </w:ins>
          </w:p>
        </w:tc>
        <w:tc>
          <w:tcPr>
            <w:tcW w:w="6804" w:type="dxa"/>
          </w:tcPr>
          <w:p w:rsidR="00DE117E" w:rsidRDefault="00DE117E" w:rsidP="00DE117E">
            <w:pPr>
              <w:pStyle w:val="Table-Text"/>
              <w:rPr>
                <w:ins w:id="760" w:author="Arnaud Dumont" w:date="2014-02-24T15:06:00Z"/>
              </w:rPr>
            </w:pPr>
            <w:ins w:id="761" w:author="Arnaud Dumont" w:date="2014-02-24T15:06:00Z">
              <w:r w:rsidRPr="00C45DEE">
                <w:t>https://{service-address}/</w:t>
              </w:r>
            </w:ins>
            <w:ins w:id="762" w:author="Arnaud Dumont" w:date="2014-02-24T15:07:00Z">
              <w:r>
                <w:t>messages</w:t>
              </w:r>
            </w:ins>
          </w:p>
        </w:tc>
      </w:tr>
    </w:tbl>
    <w:p w:rsidR="00DE117E" w:rsidRDefault="00DE117E" w:rsidP="00DE117E">
      <w:pPr>
        <w:rPr>
          <w:ins w:id="763" w:author="Arnaud Dumont" w:date="2014-02-24T15:06:00Z"/>
        </w:rPr>
      </w:pPr>
      <w:ins w:id="764" w:author="Arnaud Dumont" w:date="2014-02-24T15:06:00Z">
        <w:r>
          <w:t>Where:</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DE117E" w:rsidRPr="00CC22F1" w:rsidTr="00DE117E">
        <w:trPr>
          <w:tblHeader w:val="0"/>
          <w:ins w:id="765" w:author="Arnaud Dumont" w:date="2014-02-24T15:06:00Z"/>
        </w:trPr>
        <w:tc>
          <w:tcPr>
            <w:tcW w:w="1843" w:type="dxa"/>
            <w:shd w:val="clear" w:color="auto" w:fill="BFBFBF" w:themeFill="background1" w:themeFillShade="BF"/>
          </w:tcPr>
          <w:p w:rsidR="00DE117E" w:rsidRPr="00750051" w:rsidRDefault="00DE117E" w:rsidP="00DE117E">
            <w:pPr>
              <w:pStyle w:val="Table-Header"/>
              <w:rPr>
                <w:ins w:id="766" w:author="Arnaud Dumont" w:date="2014-02-24T15:06:00Z"/>
              </w:rPr>
            </w:pPr>
            <w:ins w:id="767" w:author="Arnaud Dumont" w:date="2014-02-24T15:06:00Z">
              <w:r>
                <w:t>Field</w:t>
              </w:r>
            </w:ins>
          </w:p>
        </w:tc>
        <w:tc>
          <w:tcPr>
            <w:tcW w:w="6804" w:type="dxa"/>
            <w:shd w:val="clear" w:color="auto" w:fill="BFBFBF" w:themeFill="background1" w:themeFillShade="BF"/>
          </w:tcPr>
          <w:p w:rsidR="00DE117E" w:rsidRDefault="00DE117E" w:rsidP="00DE117E">
            <w:pPr>
              <w:pStyle w:val="Table-Header"/>
              <w:rPr>
                <w:ins w:id="768" w:author="Arnaud Dumont" w:date="2014-02-24T15:06:00Z"/>
              </w:rPr>
            </w:pPr>
            <w:ins w:id="769" w:author="Arnaud Dumont" w:date="2014-02-24T15:06:00Z">
              <w:r>
                <w:t>Description</w:t>
              </w:r>
            </w:ins>
          </w:p>
        </w:tc>
      </w:tr>
      <w:tr w:rsidR="00DE117E" w:rsidRPr="00CC22F1" w:rsidTr="00DE117E">
        <w:trPr>
          <w:trHeight w:val="113"/>
          <w:tblHeader w:val="0"/>
          <w:ins w:id="770" w:author="Arnaud Dumont" w:date="2014-02-24T15:06:00Z"/>
        </w:trPr>
        <w:tc>
          <w:tcPr>
            <w:tcW w:w="1843" w:type="dxa"/>
          </w:tcPr>
          <w:p w:rsidR="00DE117E" w:rsidRDefault="00DE117E" w:rsidP="00DE117E">
            <w:pPr>
              <w:pStyle w:val="Table-Text"/>
              <w:rPr>
                <w:ins w:id="771" w:author="Arnaud Dumont" w:date="2014-02-24T15:06:00Z"/>
              </w:rPr>
            </w:pPr>
            <w:ins w:id="772" w:author="Arnaud Dumont" w:date="2014-02-24T15:06:00Z">
              <w:r>
                <w:t>service-address</w:t>
              </w:r>
            </w:ins>
          </w:p>
        </w:tc>
        <w:tc>
          <w:tcPr>
            <w:tcW w:w="6804" w:type="dxa"/>
          </w:tcPr>
          <w:p w:rsidR="00DE117E" w:rsidRDefault="00DE117E" w:rsidP="00DE117E">
            <w:pPr>
              <w:pStyle w:val="Table-Text"/>
              <w:rPr>
                <w:ins w:id="773" w:author="Arnaud Dumont" w:date="2014-02-24T15:06:00Z"/>
              </w:rPr>
            </w:pPr>
            <w:ins w:id="774" w:author="Arnaud Dumont" w:date="2014-02-24T15:06:00Z">
              <w:r>
                <w:t>The service address as described in section 2.2</w:t>
              </w:r>
            </w:ins>
          </w:p>
        </w:tc>
      </w:tr>
    </w:tbl>
    <w:p w:rsidR="00DE117E" w:rsidRDefault="00DE117E" w:rsidP="00DE117E">
      <w:pPr>
        <w:pStyle w:val="FakeHeading4"/>
        <w:rPr>
          <w:ins w:id="775" w:author="Arnaud Dumont" w:date="2014-02-24T15:06:00Z"/>
        </w:rPr>
      </w:pPr>
      <w:ins w:id="776" w:author="Arnaud Dumont" w:date="2014-02-24T15:06:00Z">
        <w:r>
          <w:t>Query Parameters</w:t>
        </w:r>
      </w:ins>
    </w:p>
    <w:p w:rsidR="00DE117E" w:rsidRDefault="00DE117E" w:rsidP="00DE117E">
      <w:pPr>
        <w:rPr>
          <w:ins w:id="777" w:author="Arnaud Dumont" w:date="2014-02-24T15:08:00Z"/>
        </w:rPr>
      </w:pPr>
      <w:ins w:id="778" w:author="Arnaud Dumont" w:date="2014-02-24T15:08:00Z">
        <w:r w:rsidRPr="006D6E92">
          <w:t xml:space="preserve">The query parameters below can be used with this command. All query parameters are optional and if none are specified </w:t>
        </w:r>
      </w:ins>
      <w:ins w:id="779" w:author="Arnaud Dumont" w:date="2014-02-24T15:09:00Z">
        <w:r>
          <w:t>the oldest message of any type</w:t>
        </w:r>
      </w:ins>
      <w:ins w:id="780" w:author="Arnaud Dumont" w:date="2014-02-24T15:08:00Z">
        <w:r w:rsidRPr="006D6E92">
          <w:t xml:space="preserve"> will be returned.</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92"/>
        <w:gridCol w:w="954"/>
        <w:gridCol w:w="813"/>
        <w:gridCol w:w="3988"/>
      </w:tblGrid>
      <w:tr w:rsidR="00DE117E" w:rsidRPr="00CC22F1" w:rsidTr="00DE117E">
        <w:trPr>
          <w:tblHeader w:val="0"/>
          <w:ins w:id="781" w:author="Arnaud Dumont" w:date="2014-02-24T15:08:00Z"/>
        </w:trPr>
        <w:tc>
          <w:tcPr>
            <w:tcW w:w="2892" w:type="dxa"/>
            <w:shd w:val="clear" w:color="auto" w:fill="BFBFBF" w:themeFill="background1" w:themeFillShade="BF"/>
          </w:tcPr>
          <w:p w:rsidR="00DE117E" w:rsidRPr="00750051" w:rsidRDefault="00DE117E" w:rsidP="00DE117E">
            <w:pPr>
              <w:pStyle w:val="Table-Header"/>
              <w:rPr>
                <w:ins w:id="782" w:author="Arnaud Dumont" w:date="2014-02-24T15:08:00Z"/>
              </w:rPr>
            </w:pPr>
            <w:ins w:id="783" w:author="Arnaud Dumont" w:date="2014-02-24T15:08:00Z">
              <w:r>
                <w:t>Parameter Name</w:t>
              </w:r>
            </w:ins>
          </w:p>
        </w:tc>
        <w:tc>
          <w:tcPr>
            <w:tcW w:w="954" w:type="dxa"/>
            <w:shd w:val="clear" w:color="auto" w:fill="BFBFBF" w:themeFill="background1" w:themeFillShade="BF"/>
          </w:tcPr>
          <w:p w:rsidR="00DE117E" w:rsidRPr="00750051" w:rsidRDefault="00DE117E" w:rsidP="00DE117E">
            <w:pPr>
              <w:pStyle w:val="Table-Header"/>
              <w:rPr>
                <w:ins w:id="784" w:author="Arnaud Dumont" w:date="2014-02-24T15:08:00Z"/>
              </w:rPr>
            </w:pPr>
            <w:ins w:id="785" w:author="Arnaud Dumont" w:date="2014-02-24T15:08:00Z">
              <w:r>
                <w:t>Optional</w:t>
              </w:r>
            </w:ins>
          </w:p>
        </w:tc>
        <w:tc>
          <w:tcPr>
            <w:tcW w:w="813" w:type="dxa"/>
            <w:shd w:val="clear" w:color="auto" w:fill="BFBFBF" w:themeFill="background1" w:themeFillShade="BF"/>
          </w:tcPr>
          <w:p w:rsidR="00DE117E" w:rsidRDefault="00DE117E" w:rsidP="00DE117E">
            <w:pPr>
              <w:pStyle w:val="Table-Header"/>
              <w:rPr>
                <w:ins w:id="786" w:author="Arnaud Dumont" w:date="2014-02-24T15:08:00Z"/>
              </w:rPr>
            </w:pPr>
            <w:ins w:id="787" w:author="Arnaud Dumont" w:date="2014-02-24T15:08:00Z">
              <w:r>
                <w:t>Type</w:t>
              </w:r>
            </w:ins>
          </w:p>
        </w:tc>
        <w:tc>
          <w:tcPr>
            <w:tcW w:w="3988" w:type="dxa"/>
            <w:shd w:val="clear" w:color="auto" w:fill="BFBFBF" w:themeFill="background1" w:themeFillShade="BF"/>
          </w:tcPr>
          <w:p w:rsidR="00DE117E" w:rsidRDefault="00DE117E" w:rsidP="00DE117E">
            <w:pPr>
              <w:pStyle w:val="Table-Header"/>
              <w:rPr>
                <w:ins w:id="788" w:author="Arnaud Dumont" w:date="2014-02-24T15:08:00Z"/>
              </w:rPr>
            </w:pPr>
            <w:ins w:id="789" w:author="Arnaud Dumont" w:date="2014-02-24T15:08:00Z">
              <w:r>
                <w:t>Description</w:t>
              </w:r>
            </w:ins>
          </w:p>
        </w:tc>
      </w:tr>
      <w:tr w:rsidR="00DE117E" w:rsidRPr="00CC22F1" w:rsidTr="00DE117E">
        <w:trPr>
          <w:trHeight w:val="113"/>
          <w:tblHeader w:val="0"/>
          <w:ins w:id="790" w:author="Arnaud Dumont" w:date="2014-02-24T15:08:00Z"/>
        </w:trPr>
        <w:tc>
          <w:tcPr>
            <w:tcW w:w="2892" w:type="dxa"/>
          </w:tcPr>
          <w:p w:rsidR="00DE117E" w:rsidRDefault="00DE117E" w:rsidP="00DE117E">
            <w:pPr>
              <w:pStyle w:val="Table-Text"/>
              <w:rPr>
                <w:ins w:id="791" w:author="Arnaud Dumont" w:date="2014-02-24T15:08:00Z"/>
              </w:rPr>
            </w:pPr>
            <w:ins w:id="792" w:author="Arnaud Dumont" w:date="2014-02-24T15:09:00Z">
              <w:r w:rsidRPr="00DE117E">
                <w:t>searchMessageType</w:t>
              </w:r>
            </w:ins>
          </w:p>
        </w:tc>
        <w:tc>
          <w:tcPr>
            <w:tcW w:w="954" w:type="dxa"/>
          </w:tcPr>
          <w:p w:rsidR="00DE117E" w:rsidRDefault="00DE117E" w:rsidP="00DE117E">
            <w:pPr>
              <w:pStyle w:val="Table-Text"/>
              <w:rPr>
                <w:ins w:id="793" w:author="Arnaud Dumont" w:date="2014-02-24T15:08:00Z"/>
              </w:rPr>
            </w:pPr>
            <w:ins w:id="794" w:author="Arnaud Dumont" w:date="2014-02-24T15:08:00Z">
              <w:r>
                <w:t>Yes</w:t>
              </w:r>
            </w:ins>
          </w:p>
        </w:tc>
        <w:tc>
          <w:tcPr>
            <w:tcW w:w="813" w:type="dxa"/>
          </w:tcPr>
          <w:p w:rsidR="00DE117E" w:rsidRDefault="00DE117E" w:rsidP="00DE117E">
            <w:pPr>
              <w:pStyle w:val="Table-Text"/>
              <w:rPr>
                <w:ins w:id="795" w:author="Arnaud Dumont" w:date="2014-02-24T15:08:00Z"/>
              </w:rPr>
            </w:pPr>
            <w:ins w:id="796" w:author="Arnaud Dumont" w:date="2014-02-24T15:08:00Z">
              <w:r>
                <w:t>string</w:t>
              </w:r>
            </w:ins>
          </w:p>
        </w:tc>
        <w:tc>
          <w:tcPr>
            <w:tcW w:w="3988" w:type="dxa"/>
          </w:tcPr>
          <w:p w:rsidR="00DE117E" w:rsidRDefault="00DE117E" w:rsidP="00DE117E">
            <w:pPr>
              <w:pStyle w:val="Table-Text"/>
              <w:rPr>
                <w:ins w:id="797" w:author="Arnaud Dumont" w:date="2014-02-24T15:08:00Z"/>
              </w:rPr>
            </w:pPr>
            <w:ins w:id="798" w:author="Arnaud Dumont" w:date="2014-02-24T15:08:00Z">
              <w:r>
                <w:t xml:space="preserve">Match all </w:t>
              </w:r>
            </w:ins>
            <w:ins w:id="799" w:author="Arnaud Dumont" w:date="2014-02-24T15:10:00Z">
              <w:r>
                <w:t>messages of this type. Must be one of the types described below</w:t>
              </w:r>
            </w:ins>
            <w:ins w:id="800" w:author="Arnaud Dumont" w:date="2014-02-24T15:08:00Z">
              <w:r>
                <w:t>.</w:t>
              </w:r>
            </w:ins>
          </w:p>
        </w:tc>
      </w:tr>
      <w:tr w:rsidR="00DE117E" w:rsidRPr="00CC22F1" w:rsidTr="00DE117E">
        <w:trPr>
          <w:trHeight w:val="113"/>
          <w:tblHeader w:val="0"/>
          <w:ins w:id="801" w:author="Arnaud Dumont" w:date="2014-02-24T15:08:00Z"/>
        </w:trPr>
        <w:tc>
          <w:tcPr>
            <w:tcW w:w="2892" w:type="dxa"/>
          </w:tcPr>
          <w:p w:rsidR="00DE117E" w:rsidRDefault="00DE117E" w:rsidP="00DE117E">
            <w:pPr>
              <w:pStyle w:val="Table-Text"/>
              <w:rPr>
                <w:ins w:id="802" w:author="Arnaud Dumont" w:date="2014-02-24T15:08:00Z"/>
              </w:rPr>
            </w:pPr>
            <w:ins w:id="803" w:author="Arnaud Dumont" w:date="2014-02-24T15:10:00Z">
              <w:r w:rsidRPr="00DE117E">
                <w:t>searchRelatedObjectId</w:t>
              </w:r>
            </w:ins>
          </w:p>
        </w:tc>
        <w:tc>
          <w:tcPr>
            <w:tcW w:w="954" w:type="dxa"/>
          </w:tcPr>
          <w:p w:rsidR="00DE117E" w:rsidRDefault="00DE117E" w:rsidP="00DE117E">
            <w:pPr>
              <w:pStyle w:val="Table-Text"/>
              <w:rPr>
                <w:ins w:id="804" w:author="Arnaud Dumont" w:date="2014-02-24T15:08:00Z"/>
              </w:rPr>
            </w:pPr>
            <w:ins w:id="805" w:author="Arnaud Dumont" w:date="2014-02-24T15:08:00Z">
              <w:r>
                <w:t>Yes</w:t>
              </w:r>
            </w:ins>
          </w:p>
        </w:tc>
        <w:tc>
          <w:tcPr>
            <w:tcW w:w="813" w:type="dxa"/>
          </w:tcPr>
          <w:p w:rsidR="00DE117E" w:rsidRDefault="001071FC" w:rsidP="00DE117E">
            <w:pPr>
              <w:pStyle w:val="Table-Text"/>
              <w:rPr>
                <w:ins w:id="806" w:author="Arnaud Dumont" w:date="2014-02-24T15:08:00Z"/>
              </w:rPr>
            </w:pPr>
            <w:ins w:id="807" w:author="Arnaud Dumont" w:date="2014-02-25T13:37:00Z">
              <w:r>
                <w:t>string</w:t>
              </w:r>
            </w:ins>
          </w:p>
        </w:tc>
        <w:tc>
          <w:tcPr>
            <w:tcW w:w="3988" w:type="dxa"/>
          </w:tcPr>
          <w:p w:rsidR="00DE117E" w:rsidRDefault="00DE117E" w:rsidP="001071FC">
            <w:pPr>
              <w:pStyle w:val="Table-Text"/>
              <w:rPr>
                <w:ins w:id="808" w:author="Arnaud Dumont" w:date="2014-02-24T15:08:00Z"/>
              </w:rPr>
            </w:pPr>
            <w:ins w:id="809" w:author="Arnaud Dumont" w:date="2014-02-24T15:11:00Z">
              <w:r>
                <w:t xml:space="preserve">Match all messages which are related to this object’s </w:t>
              </w:r>
            </w:ins>
            <w:ins w:id="810" w:author="Arnaud Dumont" w:date="2014-02-25T13:37:00Z">
              <w:r w:rsidR="001071FC">
                <w:t>identifier</w:t>
              </w:r>
            </w:ins>
            <w:ins w:id="811" w:author="Arnaud Dumont" w:date="2014-02-24T15:08:00Z">
              <w:r>
                <w:t>.</w:t>
              </w:r>
            </w:ins>
          </w:p>
        </w:tc>
      </w:tr>
    </w:tbl>
    <w:p w:rsidR="00DE117E" w:rsidRPr="00C45DEE" w:rsidRDefault="00DE117E" w:rsidP="00DE117E">
      <w:pPr>
        <w:pStyle w:val="FakeHeading4"/>
        <w:rPr>
          <w:ins w:id="812" w:author="Arnaud Dumont" w:date="2014-02-24T15:06:00Z"/>
        </w:rPr>
      </w:pPr>
      <w:ins w:id="813" w:author="Arnaud Dumont" w:date="2014-02-24T15:06:00Z">
        <w:r w:rsidRPr="00C45DEE">
          <w:t>Request Headers</w:t>
        </w:r>
      </w:ins>
    </w:p>
    <w:p w:rsidR="00DE117E" w:rsidRPr="00C45DEE" w:rsidRDefault="00DE117E" w:rsidP="00DE117E">
      <w:pPr>
        <w:rPr>
          <w:ins w:id="814" w:author="Arnaud Dumont" w:date="2014-02-24T15:06:00Z"/>
        </w:rPr>
      </w:pPr>
      <w:ins w:id="815" w:author="Arnaud Dumont" w:date="2014-02-24T15:06:00Z">
        <w:r w:rsidRPr="00C45DEE">
          <w:t xml:space="preserve">Only the standard request headers described in section </w:t>
        </w:r>
        <w:r w:rsidRPr="005375DB">
          <w:t>2.6 a</w:t>
        </w:r>
        <w:r w:rsidRPr="00C45DEE">
          <w:t>re supported</w:t>
        </w:r>
        <w:r>
          <w:t>.</w:t>
        </w:r>
      </w:ins>
    </w:p>
    <w:p w:rsidR="00DE117E" w:rsidRPr="00C45DEE" w:rsidRDefault="00DE117E" w:rsidP="00DE117E">
      <w:pPr>
        <w:pStyle w:val="FakeHeading4"/>
        <w:rPr>
          <w:ins w:id="816" w:author="Arnaud Dumont" w:date="2014-02-24T15:06:00Z"/>
        </w:rPr>
      </w:pPr>
      <w:ins w:id="817" w:author="Arnaud Dumont" w:date="2014-02-24T15:06:00Z">
        <w:r w:rsidRPr="00C45DEE">
          <w:t>Request Body</w:t>
        </w:r>
      </w:ins>
    </w:p>
    <w:p w:rsidR="00DE117E" w:rsidRPr="00C45DEE" w:rsidRDefault="00DE117E" w:rsidP="00DE117E">
      <w:pPr>
        <w:rPr>
          <w:ins w:id="818" w:author="Arnaud Dumont" w:date="2014-02-24T15:06:00Z"/>
        </w:rPr>
      </w:pPr>
      <w:ins w:id="819" w:author="Arnaud Dumont" w:date="2014-02-24T15:06:00Z">
        <w:r w:rsidRPr="00C45DEE">
          <w:t>Not allowed for this command</w:t>
        </w:r>
        <w:r>
          <w:t>.</w:t>
        </w:r>
      </w:ins>
    </w:p>
    <w:p w:rsidR="00DE117E" w:rsidRPr="00C45DEE" w:rsidRDefault="00DE117E" w:rsidP="00DE117E">
      <w:pPr>
        <w:pStyle w:val="Heading3"/>
        <w:rPr>
          <w:ins w:id="820" w:author="Arnaud Dumont" w:date="2014-02-24T15:06:00Z"/>
          <w:rFonts w:eastAsiaTheme="minorHAnsi"/>
        </w:rPr>
      </w:pPr>
      <w:ins w:id="821" w:author="Arnaud Dumont" w:date="2014-02-24T15:06:00Z">
        <w:r w:rsidRPr="00C45DEE">
          <w:rPr>
            <w:rFonts w:eastAsiaTheme="minorHAnsi"/>
          </w:rPr>
          <w:lastRenderedPageBreak/>
          <w:t>Response</w:t>
        </w:r>
      </w:ins>
    </w:p>
    <w:p w:rsidR="00DE117E" w:rsidRPr="00C45DEE" w:rsidRDefault="00DE117E" w:rsidP="00DE117E">
      <w:pPr>
        <w:rPr>
          <w:ins w:id="822" w:author="Arnaud Dumont" w:date="2014-02-24T15:06:00Z"/>
        </w:rPr>
      </w:pPr>
      <w:ins w:id="823" w:author="Arnaud Dumont" w:date="2014-02-24T15:06:00Z">
        <w:r w:rsidRPr="00C45DEE">
          <w:t>The response will include a status code, response headers and a response body encoded according to the relevant header.</w:t>
        </w:r>
      </w:ins>
    </w:p>
    <w:p w:rsidR="00DE117E" w:rsidRPr="00C45DEE" w:rsidRDefault="00DE117E" w:rsidP="00DE117E">
      <w:pPr>
        <w:pStyle w:val="FakeHeading4"/>
        <w:rPr>
          <w:ins w:id="824" w:author="Arnaud Dumont" w:date="2014-02-24T15:06:00Z"/>
        </w:rPr>
      </w:pPr>
      <w:ins w:id="825" w:author="Arnaud Dumont" w:date="2014-02-24T15:06:00Z">
        <w:r w:rsidRPr="00C45DEE">
          <w:t>Status Code</w:t>
        </w:r>
      </w:ins>
    </w:p>
    <w:p w:rsidR="00DE117E" w:rsidRPr="00C45DEE" w:rsidRDefault="00DE117E" w:rsidP="00DE117E">
      <w:pPr>
        <w:rPr>
          <w:ins w:id="826" w:author="Arnaud Dumont" w:date="2014-02-24T15:06:00Z"/>
        </w:rPr>
      </w:pPr>
      <w:ins w:id="827" w:author="Arnaud Dumont" w:date="2014-02-24T15:06:00Z">
        <w:r w:rsidRPr="00C45DEE">
          <w:t>On success this command will return http status code 200 (OK).</w:t>
        </w:r>
      </w:ins>
    </w:p>
    <w:p w:rsidR="00DE117E" w:rsidRPr="00C45DEE" w:rsidRDefault="00DE117E" w:rsidP="00DE117E">
      <w:pPr>
        <w:pStyle w:val="FakeHeading4"/>
        <w:rPr>
          <w:ins w:id="828" w:author="Arnaud Dumont" w:date="2014-02-24T15:06:00Z"/>
        </w:rPr>
      </w:pPr>
      <w:ins w:id="829" w:author="Arnaud Dumont" w:date="2014-02-24T15:06:00Z">
        <w:r w:rsidRPr="00C45DEE">
          <w:t>Response Headers</w:t>
        </w:r>
      </w:ins>
    </w:p>
    <w:p w:rsidR="00DE117E" w:rsidRPr="00C45DEE" w:rsidRDefault="00DE117E" w:rsidP="00DE117E">
      <w:pPr>
        <w:rPr>
          <w:ins w:id="830" w:author="Arnaud Dumont" w:date="2014-02-24T15:06:00Z"/>
        </w:rPr>
      </w:pPr>
      <w:ins w:id="831" w:author="Arnaud Dumont" w:date="2014-02-24T15:06:00Z">
        <w:r w:rsidRPr="00C45DEE">
          <w:t xml:space="preserve">Only the standard response headers described in section </w:t>
        </w:r>
        <w:r>
          <w:t>2.7</w:t>
        </w:r>
        <w:r w:rsidRPr="00C45DEE">
          <w:t xml:space="preserve"> are returned.</w:t>
        </w:r>
      </w:ins>
    </w:p>
    <w:p w:rsidR="00DE117E" w:rsidRDefault="00DE117E" w:rsidP="00DE117E">
      <w:pPr>
        <w:pStyle w:val="FakeHeading4"/>
        <w:rPr>
          <w:ins w:id="832" w:author="Arnaud Dumont" w:date="2014-02-24T15:06:00Z"/>
        </w:rPr>
      </w:pPr>
      <w:ins w:id="833" w:author="Arnaud Dumont" w:date="2014-02-24T15:06:00Z">
        <w:r w:rsidRPr="00C45DEE">
          <w:t>Response Body</w:t>
        </w:r>
      </w:ins>
    </w:p>
    <w:p w:rsidR="00DE117E" w:rsidRDefault="00DE117E" w:rsidP="00DE117E">
      <w:pPr>
        <w:rPr>
          <w:ins w:id="834" w:author="Arnaud Dumont" w:date="2014-02-25T13:29:00Z"/>
        </w:rPr>
      </w:pPr>
      <w:ins w:id="835" w:author="Arnaud Dumont" w:date="2014-02-24T15:06:00Z">
        <w:r w:rsidRPr="00C45DEE">
          <w:t xml:space="preserve">A JSON representation of the </w:t>
        </w:r>
      </w:ins>
      <w:ins w:id="836" w:author="Arnaud Dumont" w:date="2014-02-24T15:12:00Z">
        <w:r>
          <w:t>message</w:t>
        </w:r>
      </w:ins>
      <w:ins w:id="837" w:author="Arnaud Dumont" w:date="2014-02-24T15:06:00Z">
        <w:r w:rsidRPr="00C45DEE">
          <w:t xml:space="preserve"> </w:t>
        </w:r>
      </w:ins>
      <w:ins w:id="838" w:author="Arnaud Dumont" w:date="2014-02-25T13:30:00Z">
        <w:r w:rsidR="001217ED">
          <w:t>poll response</w:t>
        </w:r>
      </w:ins>
      <w:ins w:id="839" w:author="Arnaud Dumont" w:date="2014-02-24T15:06:00Z">
        <w:r w:rsidRPr="00C45DEE">
          <w:t xml:space="preserve"> with the following fields:</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05"/>
        <w:gridCol w:w="1561"/>
        <w:gridCol w:w="4281"/>
      </w:tblGrid>
      <w:tr w:rsidR="001217ED" w:rsidTr="001217ED">
        <w:trPr>
          <w:tblHeader w:val="0"/>
          <w:ins w:id="840" w:author="Arnaud Dumont" w:date="2014-02-25T13:29:00Z"/>
        </w:trPr>
        <w:tc>
          <w:tcPr>
            <w:tcW w:w="2805" w:type="dxa"/>
            <w:shd w:val="clear" w:color="auto" w:fill="BFBFBF" w:themeFill="background1" w:themeFillShade="BF"/>
          </w:tcPr>
          <w:p w:rsidR="001217ED" w:rsidRPr="00750051" w:rsidRDefault="001217ED" w:rsidP="001217ED">
            <w:pPr>
              <w:pStyle w:val="Table-Header"/>
              <w:rPr>
                <w:ins w:id="841" w:author="Arnaud Dumont" w:date="2014-02-25T13:29:00Z"/>
              </w:rPr>
            </w:pPr>
            <w:ins w:id="842" w:author="Arnaud Dumont" w:date="2014-02-25T13:29:00Z">
              <w:r>
                <w:t>Field Name</w:t>
              </w:r>
            </w:ins>
          </w:p>
        </w:tc>
        <w:tc>
          <w:tcPr>
            <w:tcW w:w="1561" w:type="dxa"/>
            <w:shd w:val="clear" w:color="auto" w:fill="BFBFBF" w:themeFill="background1" w:themeFillShade="BF"/>
          </w:tcPr>
          <w:p w:rsidR="001217ED" w:rsidRDefault="001217ED" w:rsidP="001217ED">
            <w:pPr>
              <w:pStyle w:val="Table-Header"/>
              <w:rPr>
                <w:ins w:id="843" w:author="Arnaud Dumont" w:date="2014-02-25T13:29:00Z"/>
              </w:rPr>
            </w:pPr>
            <w:ins w:id="844" w:author="Arnaud Dumont" w:date="2014-02-25T13:29:00Z">
              <w:r>
                <w:t>Type</w:t>
              </w:r>
            </w:ins>
          </w:p>
        </w:tc>
        <w:tc>
          <w:tcPr>
            <w:tcW w:w="4281" w:type="dxa"/>
            <w:shd w:val="clear" w:color="auto" w:fill="BFBFBF" w:themeFill="background1" w:themeFillShade="BF"/>
          </w:tcPr>
          <w:p w:rsidR="001217ED" w:rsidRDefault="001217ED" w:rsidP="001217ED">
            <w:pPr>
              <w:pStyle w:val="Table-Header"/>
              <w:rPr>
                <w:ins w:id="845" w:author="Arnaud Dumont" w:date="2014-02-25T13:29:00Z"/>
              </w:rPr>
            </w:pPr>
            <w:ins w:id="846" w:author="Arnaud Dumont" w:date="2014-02-25T13:29:00Z">
              <w:r>
                <w:t>Description</w:t>
              </w:r>
            </w:ins>
          </w:p>
        </w:tc>
      </w:tr>
      <w:tr w:rsidR="001217ED" w:rsidTr="001217ED">
        <w:trPr>
          <w:trHeight w:val="113"/>
          <w:tblHeader w:val="0"/>
          <w:ins w:id="847" w:author="Arnaud Dumont" w:date="2014-02-25T13:29:00Z"/>
        </w:trPr>
        <w:tc>
          <w:tcPr>
            <w:tcW w:w="2805" w:type="dxa"/>
          </w:tcPr>
          <w:p w:rsidR="001217ED" w:rsidRDefault="001217ED" w:rsidP="001217ED">
            <w:pPr>
              <w:pStyle w:val="Table-Text"/>
              <w:rPr>
                <w:ins w:id="848" w:author="Arnaud Dumont" w:date="2014-02-25T13:29:00Z"/>
              </w:rPr>
            </w:pPr>
            <w:ins w:id="849" w:author="Arnaud Dumont" w:date="2014-02-25T13:29:00Z">
              <w:r>
                <w:t>message</w:t>
              </w:r>
            </w:ins>
          </w:p>
        </w:tc>
        <w:tc>
          <w:tcPr>
            <w:tcW w:w="1561" w:type="dxa"/>
          </w:tcPr>
          <w:p w:rsidR="001217ED" w:rsidRDefault="001217ED" w:rsidP="001217ED">
            <w:pPr>
              <w:pStyle w:val="Table-Text"/>
              <w:rPr>
                <w:ins w:id="850" w:author="Arnaud Dumont" w:date="2014-02-25T13:29:00Z"/>
              </w:rPr>
            </w:pPr>
            <w:ins w:id="851" w:author="Arnaud Dumont" w:date="2014-02-25T13:29:00Z">
              <w:r>
                <w:t>Message</w:t>
              </w:r>
            </w:ins>
          </w:p>
        </w:tc>
        <w:tc>
          <w:tcPr>
            <w:tcW w:w="4281" w:type="dxa"/>
          </w:tcPr>
          <w:p w:rsidR="001217ED" w:rsidRDefault="001217ED" w:rsidP="001217ED">
            <w:pPr>
              <w:pStyle w:val="Table-Text"/>
              <w:rPr>
                <w:ins w:id="852" w:author="Arnaud Dumont" w:date="2014-02-25T13:29:00Z"/>
              </w:rPr>
            </w:pPr>
            <w:ins w:id="853" w:author="Arnaud Dumont" w:date="2014-02-25T13:29:00Z">
              <w:r>
                <w:t>A message object, as described below</w:t>
              </w:r>
            </w:ins>
            <w:ins w:id="854" w:author="Arnaud Dumont" w:date="2014-02-25T13:38:00Z">
              <w:r w:rsidR="001071FC">
                <w:t>, or null if no message was found</w:t>
              </w:r>
            </w:ins>
          </w:p>
        </w:tc>
      </w:tr>
      <w:tr w:rsidR="001217ED" w:rsidTr="001217ED">
        <w:trPr>
          <w:trHeight w:val="113"/>
          <w:tblHeader w:val="0"/>
          <w:ins w:id="855" w:author="Arnaud Dumont" w:date="2014-02-25T13:29:00Z"/>
        </w:trPr>
        <w:tc>
          <w:tcPr>
            <w:tcW w:w="2805" w:type="dxa"/>
          </w:tcPr>
          <w:p w:rsidR="001217ED" w:rsidRDefault="001217ED" w:rsidP="001217ED">
            <w:pPr>
              <w:pStyle w:val="Table-Text"/>
              <w:rPr>
                <w:ins w:id="856" w:author="Arnaud Dumont" w:date="2014-02-25T13:29:00Z"/>
              </w:rPr>
            </w:pPr>
            <w:ins w:id="857" w:author="Arnaud Dumont" w:date="2014-02-25T13:31:00Z">
              <w:r w:rsidRPr="001217ED">
                <w:t>outstandingMessagesCount</w:t>
              </w:r>
            </w:ins>
          </w:p>
        </w:tc>
        <w:tc>
          <w:tcPr>
            <w:tcW w:w="1561" w:type="dxa"/>
          </w:tcPr>
          <w:p w:rsidR="001217ED" w:rsidRDefault="001217ED" w:rsidP="001217ED">
            <w:pPr>
              <w:pStyle w:val="Table-Text"/>
              <w:rPr>
                <w:ins w:id="858" w:author="Arnaud Dumont" w:date="2014-02-25T13:29:00Z"/>
              </w:rPr>
            </w:pPr>
            <w:ins w:id="859" w:author="Arnaud Dumont" w:date="2014-02-25T13:31:00Z">
              <w:r>
                <w:t>integer</w:t>
              </w:r>
            </w:ins>
          </w:p>
        </w:tc>
        <w:tc>
          <w:tcPr>
            <w:tcW w:w="4281" w:type="dxa"/>
          </w:tcPr>
          <w:p w:rsidR="001217ED" w:rsidRDefault="001217ED" w:rsidP="00367B7D">
            <w:pPr>
              <w:pStyle w:val="Table-Text"/>
              <w:rPr>
                <w:ins w:id="860" w:author="Arnaud Dumont" w:date="2014-02-25T13:29:00Z"/>
              </w:rPr>
            </w:pPr>
            <w:ins w:id="861" w:author="Arnaud Dumont" w:date="2014-02-25T13:31:00Z">
              <w:r>
                <w:t xml:space="preserve">The number of </w:t>
              </w:r>
            </w:ins>
            <w:ins w:id="862" w:author="Arnaud Dumont" w:date="2014-02-25T13:38:00Z">
              <w:r w:rsidR="00367B7D">
                <w:t>outstanding</w:t>
              </w:r>
            </w:ins>
            <w:ins w:id="863" w:author="Arnaud Dumont" w:date="2014-02-25T13:31:00Z">
              <w:r>
                <w:t xml:space="preserve"> messages in the </w:t>
              </w:r>
            </w:ins>
            <w:ins w:id="864" w:author="Arnaud Dumont" w:date="2014-02-25T13:32:00Z">
              <w:r>
                <w:t>a</w:t>
              </w:r>
            </w:ins>
            <w:ins w:id="865" w:author="Arnaud Dumont" w:date="2014-02-25T13:31:00Z">
              <w:r>
                <w:t>ccount</w:t>
              </w:r>
            </w:ins>
            <w:ins w:id="866" w:author="Arnaud Dumont" w:date="2014-02-25T13:32:00Z">
              <w:r>
                <w:t>’s message queue</w:t>
              </w:r>
            </w:ins>
          </w:p>
        </w:tc>
      </w:tr>
    </w:tbl>
    <w:p w:rsidR="001217ED" w:rsidRDefault="001217ED" w:rsidP="00DE117E">
      <w:pPr>
        <w:rPr>
          <w:ins w:id="867" w:author="Arnaud Dumont" w:date="2014-02-24T15:06:00Z"/>
        </w:rPr>
      </w:pPr>
      <w:ins w:id="868" w:author="Arnaud Dumont" w:date="2014-02-25T13:30:00Z">
        <w:r>
          <w:t xml:space="preserve">The Message type is a </w:t>
        </w:r>
        <w:r w:rsidRPr="00C45DEE">
          <w:t xml:space="preserve">JSON representation of the </w:t>
        </w:r>
        <w:r>
          <w:t>message</w:t>
        </w:r>
        <w:r w:rsidRPr="00C45DEE">
          <w:t xml:space="preserve"> object with the following fields:</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05"/>
        <w:gridCol w:w="1561"/>
        <w:gridCol w:w="4281"/>
      </w:tblGrid>
      <w:tr w:rsidR="00DE117E" w:rsidRPr="00CC22F1" w:rsidTr="00C42B62">
        <w:trPr>
          <w:tblHeader w:val="0"/>
          <w:ins w:id="869" w:author="Arnaud Dumont" w:date="2014-02-24T15:06:00Z"/>
        </w:trPr>
        <w:tc>
          <w:tcPr>
            <w:tcW w:w="2805" w:type="dxa"/>
            <w:shd w:val="clear" w:color="auto" w:fill="BFBFBF" w:themeFill="background1" w:themeFillShade="BF"/>
          </w:tcPr>
          <w:p w:rsidR="00DE117E" w:rsidRPr="00750051" w:rsidRDefault="00DE117E" w:rsidP="00DE117E">
            <w:pPr>
              <w:pStyle w:val="Table-Header"/>
              <w:rPr>
                <w:ins w:id="870" w:author="Arnaud Dumont" w:date="2014-02-24T15:06:00Z"/>
              </w:rPr>
            </w:pPr>
            <w:ins w:id="871" w:author="Arnaud Dumont" w:date="2014-02-24T15:06:00Z">
              <w:r>
                <w:t>Field Name</w:t>
              </w:r>
            </w:ins>
          </w:p>
        </w:tc>
        <w:tc>
          <w:tcPr>
            <w:tcW w:w="1561" w:type="dxa"/>
            <w:shd w:val="clear" w:color="auto" w:fill="BFBFBF" w:themeFill="background1" w:themeFillShade="BF"/>
          </w:tcPr>
          <w:p w:rsidR="00DE117E" w:rsidRDefault="00DE117E" w:rsidP="00DE117E">
            <w:pPr>
              <w:pStyle w:val="Table-Header"/>
              <w:rPr>
                <w:ins w:id="872" w:author="Arnaud Dumont" w:date="2014-02-24T15:06:00Z"/>
              </w:rPr>
            </w:pPr>
            <w:ins w:id="873" w:author="Arnaud Dumont" w:date="2014-02-24T15:06:00Z">
              <w:r>
                <w:t>Type</w:t>
              </w:r>
            </w:ins>
          </w:p>
        </w:tc>
        <w:tc>
          <w:tcPr>
            <w:tcW w:w="4281" w:type="dxa"/>
            <w:shd w:val="clear" w:color="auto" w:fill="BFBFBF" w:themeFill="background1" w:themeFillShade="BF"/>
          </w:tcPr>
          <w:p w:rsidR="00DE117E" w:rsidRDefault="00DE117E" w:rsidP="00DE117E">
            <w:pPr>
              <w:pStyle w:val="Table-Header"/>
              <w:rPr>
                <w:ins w:id="874" w:author="Arnaud Dumont" w:date="2014-02-24T15:06:00Z"/>
              </w:rPr>
            </w:pPr>
            <w:ins w:id="875" w:author="Arnaud Dumont" w:date="2014-02-24T15:06:00Z">
              <w:r>
                <w:t>Description</w:t>
              </w:r>
            </w:ins>
          </w:p>
        </w:tc>
      </w:tr>
      <w:tr w:rsidR="00DE117E" w:rsidRPr="00CC22F1" w:rsidTr="00C42B62">
        <w:trPr>
          <w:trHeight w:val="113"/>
          <w:tblHeader w:val="0"/>
          <w:ins w:id="876" w:author="Arnaud Dumont" w:date="2014-02-24T15:06:00Z"/>
        </w:trPr>
        <w:tc>
          <w:tcPr>
            <w:tcW w:w="2805" w:type="dxa"/>
          </w:tcPr>
          <w:p w:rsidR="00DE117E" w:rsidRDefault="00DE117E" w:rsidP="00DE117E">
            <w:pPr>
              <w:pStyle w:val="Table-Text"/>
              <w:rPr>
                <w:ins w:id="877" w:author="Arnaud Dumont" w:date="2014-02-24T15:06:00Z"/>
              </w:rPr>
            </w:pPr>
            <w:ins w:id="878" w:author="Arnaud Dumont" w:date="2014-02-24T15:06:00Z">
              <w:r>
                <w:t>id</w:t>
              </w:r>
            </w:ins>
          </w:p>
        </w:tc>
        <w:tc>
          <w:tcPr>
            <w:tcW w:w="1561" w:type="dxa"/>
          </w:tcPr>
          <w:p w:rsidR="00DE117E" w:rsidRDefault="00DE117E" w:rsidP="00DE117E">
            <w:pPr>
              <w:pStyle w:val="Table-Text"/>
              <w:rPr>
                <w:ins w:id="879" w:author="Arnaud Dumont" w:date="2014-02-24T15:06:00Z"/>
              </w:rPr>
            </w:pPr>
            <w:ins w:id="880" w:author="Arnaud Dumont" w:date="2014-02-24T15:06:00Z">
              <w:r>
                <w:t>uuid</w:t>
              </w:r>
            </w:ins>
          </w:p>
        </w:tc>
        <w:tc>
          <w:tcPr>
            <w:tcW w:w="4281" w:type="dxa"/>
          </w:tcPr>
          <w:p w:rsidR="00DE117E" w:rsidRDefault="00DE117E" w:rsidP="00DE117E">
            <w:pPr>
              <w:pStyle w:val="Table-Text"/>
              <w:rPr>
                <w:ins w:id="881" w:author="Arnaud Dumont" w:date="2014-02-24T15:06:00Z"/>
              </w:rPr>
            </w:pPr>
            <w:ins w:id="882" w:author="Arnaud Dumont" w:date="2014-02-24T15:06:00Z">
              <w:r>
                <w:t>The UUID of the object</w:t>
              </w:r>
            </w:ins>
          </w:p>
        </w:tc>
      </w:tr>
      <w:tr w:rsidR="00DE117E" w:rsidRPr="00CC22F1" w:rsidTr="00C42B62">
        <w:trPr>
          <w:trHeight w:val="113"/>
          <w:tblHeader w:val="0"/>
          <w:ins w:id="883" w:author="Arnaud Dumont" w:date="2014-02-24T15:06:00Z"/>
        </w:trPr>
        <w:tc>
          <w:tcPr>
            <w:tcW w:w="2805" w:type="dxa"/>
          </w:tcPr>
          <w:p w:rsidR="00DE117E" w:rsidRDefault="00DE117E" w:rsidP="00DE117E">
            <w:pPr>
              <w:pStyle w:val="Table-Text"/>
              <w:rPr>
                <w:ins w:id="884" w:author="Arnaud Dumont" w:date="2014-02-24T15:06:00Z"/>
              </w:rPr>
            </w:pPr>
            <w:ins w:id="885" w:author="Arnaud Dumont" w:date="2014-02-24T15:12:00Z">
              <w:r w:rsidRPr="00DE117E">
                <w:t>messageType</w:t>
              </w:r>
            </w:ins>
          </w:p>
        </w:tc>
        <w:tc>
          <w:tcPr>
            <w:tcW w:w="1561" w:type="dxa"/>
          </w:tcPr>
          <w:p w:rsidR="00DE117E" w:rsidRDefault="00DE117E" w:rsidP="00DE117E">
            <w:pPr>
              <w:pStyle w:val="Table-Text"/>
              <w:rPr>
                <w:ins w:id="886" w:author="Arnaud Dumont" w:date="2014-02-24T15:06:00Z"/>
              </w:rPr>
            </w:pPr>
            <w:ins w:id="887" w:author="Arnaud Dumont" w:date="2014-02-24T15:12:00Z">
              <w:r>
                <w:t>string</w:t>
              </w:r>
            </w:ins>
          </w:p>
        </w:tc>
        <w:tc>
          <w:tcPr>
            <w:tcW w:w="4281" w:type="dxa"/>
          </w:tcPr>
          <w:p w:rsidR="00DE117E" w:rsidRDefault="00DE117E" w:rsidP="00DE117E">
            <w:pPr>
              <w:pStyle w:val="Table-Text"/>
              <w:rPr>
                <w:ins w:id="888" w:author="Arnaud Dumont" w:date="2014-02-24T15:06:00Z"/>
              </w:rPr>
            </w:pPr>
            <w:ins w:id="889" w:author="Arnaud Dumont" w:date="2014-02-24T15:06:00Z">
              <w:r>
                <w:t xml:space="preserve">The </w:t>
              </w:r>
            </w:ins>
            <w:ins w:id="890" w:author="Arnaud Dumont" w:date="2014-02-24T15:12:00Z">
              <w:r>
                <w:t>type of the message. See list of types provided below.</w:t>
              </w:r>
            </w:ins>
          </w:p>
        </w:tc>
      </w:tr>
      <w:tr w:rsidR="00DE117E" w:rsidRPr="00CC22F1" w:rsidTr="00C42B62">
        <w:trPr>
          <w:trHeight w:val="113"/>
          <w:tblHeader w:val="0"/>
          <w:ins w:id="891" w:author="Arnaud Dumont" w:date="2014-02-24T15:06:00Z"/>
        </w:trPr>
        <w:tc>
          <w:tcPr>
            <w:tcW w:w="2805" w:type="dxa"/>
          </w:tcPr>
          <w:p w:rsidR="00DE117E" w:rsidRDefault="00DE117E" w:rsidP="00DE117E">
            <w:pPr>
              <w:pStyle w:val="Table-Text"/>
              <w:rPr>
                <w:ins w:id="892" w:author="Arnaud Dumont" w:date="2014-02-24T15:06:00Z"/>
              </w:rPr>
            </w:pPr>
            <w:ins w:id="893" w:author="Arnaud Dumont" w:date="2014-02-24T15:12:00Z">
              <w:r w:rsidRPr="00DE117E">
                <w:t>relatedObjectId</w:t>
              </w:r>
            </w:ins>
          </w:p>
        </w:tc>
        <w:tc>
          <w:tcPr>
            <w:tcW w:w="1561" w:type="dxa"/>
          </w:tcPr>
          <w:p w:rsidR="00DE117E" w:rsidRDefault="00C42B62" w:rsidP="00DE117E">
            <w:pPr>
              <w:pStyle w:val="Table-Text"/>
              <w:rPr>
                <w:ins w:id="894" w:author="Arnaud Dumont" w:date="2014-02-24T15:06:00Z"/>
              </w:rPr>
            </w:pPr>
            <w:ins w:id="895" w:author="Arnaud Dumont" w:date="2014-02-25T13:25:00Z">
              <w:r>
                <w:t>string</w:t>
              </w:r>
            </w:ins>
          </w:p>
        </w:tc>
        <w:tc>
          <w:tcPr>
            <w:tcW w:w="4281" w:type="dxa"/>
          </w:tcPr>
          <w:p w:rsidR="00DE117E" w:rsidRDefault="00DE117E" w:rsidP="00C42B62">
            <w:pPr>
              <w:pStyle w:val="Table-Text"/>
              <w:rPr>
                <w:ins w:id="896" w:author="Arnaud Dumont" w:date="2014-02-24T15:06:00Z"/>
              </w:rPr>
            </w:pPr>
            <w:ins w:id="897" w:author="Arnaud Dumont" w:date="2014-02-24T15:06:00Z">
              <w:r>
                <w:t xml:space="preserve">The </w:t>
              </w:r>
            </w:ins>
            <w:ins w:id="898" w:author="Arnaud Dumont" w:date="2014-02-25T13:25:00Z">
              <w:r w:rsidR="00C42B62">
                <w:t>identifier</w:t>
              </w:r>
            </w:ins>
            <w:ins w:id="899" w:author="Arnaud Dumont" w:date="2014-02-24T15:13:00Z">
              <w:r>
                <w:t xml:space="preserve"> of the object related to this message, if any. The nature of the object depends on the message type.</w:t>
              </w:r>
            </w:ins>
          </w:p>
        </w:tc>
      </w:tr>
      <w:tr w:rsidR="00DE117E" w:rsidRPr="00CC22F1" w:rsidTr="00C42B62">
        <w:trPr>
          <w:trHeight w:val="113"/>
          <w:tblHeader w:val="0"/>
          <w:ins w:id="900" w:author="Arnaud Dumont" w:date="2014-02-24T15:06:00Z"/>
        </w:trPr>
        <w:tc>
          <w:tcPr>
            <w:tcW w:w="2805" w:type="dxa"/>
          </w:tcPr>
          <w:p w:rsidR="00DE117E" w:rsidRDefault="00DE117E" w:rsidP="00DE117E">
            <w:pPr>
              <w:pStyle w:val="Table-Text"/>
              <w:rPr>
                <w:ins w:id="901" w:author="Arnaud Dumont" w:date="2014-02-24T15:06:00Z"/>
              </w:rPr>
            </w:pPr>
            <w:ins w:id="902" w:author="Arnaud Dumont" w:date="2014-02-24T15:13:00Z">
              <w:r w:rsidRPr="00DE117E">
                <w:t>sponsorAccountId</w:t>
              </w:r>
            </w:ins>
          </w:p>
        </w:tc>
        <w:tc>
          <w:tcPr>
            <w:tcW w:w="1561" w:type="dxa"/>
          </w:tcPr>
          <w:p w:rsidR="00DE117E" w:rsidRDefault="00DE117E" w:rsidP="00DE117E">
            <w:pPr>
              <w:pStyle w:val="Table-Text"/>
              <w:rPr>
                <w:ins w:id="903" w:author="Arnaud Dumont" w:date="2014-02-24T15:06:00Z"/>
              </w:rPr>
            </w:pPr>
            <w:ins w:id="904" w:author="Arnaud Dumont" w:date="2014-02-24T15:13:00Z">
              <w:r>
                <w:t>uuid</w:t>
              </w:r>
            </w:ins>
          </w:p>
        </w:tc>
        <w:tc>
          <w:tcPr>
            <w:tcW w:w="4281" w:type="dxa"/>
          </w:tcPr>
          <w:p w:rsidR="00DE117E" w:rsidRDefault="00DE117E" w:rsidP="00DE117E">
            <w:pPr>
              <w:pStyle w:val="Table-Text"/>
              <w:rPr>
                <w:ins w:id="905" w:author="Arnaud Dumont" w:date="2014-02-24T15:06:00Z"/>
              </w:rPr>
            </w:pPr>
            <w:ins w:id="906" w:author="Arnaud Dumont" w:date="2014-02-24T15:06:00Z">
              <w:r>
                <w:t xml:space="preserve">The </w:t>
              </w:r>
            </w:ins>
            <w:ins w:id="907" w:author="Arnaud Dumont" w:date="2014-02-24T15:13:00Z">
              <w:r>
                <w:t>UUID of</w:t>
              </w:r>
            </w:ins>
            <w:ins w:id="908" w:author="Arnaud Dumont" w:date="2014-02-24T15:06:00Z">
              <w:r>
                <w:t xml:space="preserve"> the account</w:t>
              </w:r>
            </w:ins>
            <w:ins w:id="909" w:author="Arnaud Dumont" w:date="2014-02-24T15:13:00Z">
              <w:r>
                <w:t xml:space="preserve"> this message is for</w:t>
              </w:r>
            </w:ins>
          </w:p>
        </w:tc>
      </w:tr>
      <w:tr w:rsidR="00DE117E" w:rsidRPr="00CC22F1" w:rsidTr="00C42B62">
        <w:trPr>
          <w:trHeight w:val="113"/>
          <w:tblHeader w:val="0"/>
          <w:ins w:id="910" w:author="Arnaud Dumont" w:date="2014-02-24T15:06:00Z"/>
        </w:trPr>
        <w:tc>
          <w:tcPr>
            <w:tcW w:w="2805" w:type="dxa"/>
          </w:tcPr>
          <w:p w:rsidR="00DE117E" w:rsidRDefault="00DE117E" w:rsidP="00DE117E">
            <w:pPr>
              <w:pStyle w:val="Table-Text"/>
              <w:rPr>
                <w:ins w:id="911" w:author="Arnaud Dumont" w:date="2014-02-24T15:06:00Z"/>
              </w:rPr>
            </w:pPr>
            <w:ins w:id="912" w:author="Arnaud Dumont" w:date="2014-02-24T15:06:00Z">
              <w:r>
                <w:t>createDate</w:t>
              </w:r>
            </w:ins>
          </w:p>
        </w:tc>
        <w:tc>
          <w:tcPr>
            <w:tcW w:w="1561" w:type="dxa"/>
          </w:tcPr>
          <w:p w:rsidR="00DE117E" w:rsidRDefault="00DE117E" w:rsidP="00DE117E">
            <w:pPr>
              <w:pStyle w:val="Table-Text"/>
              <w:rPr>
                <w:ins w:id="913" w:author="Arnaud Dumont" w:date="2014-02-24T15:06:00Z"/>
              </w:rPr>
            </w:pPr>
            <w:ins w:id="914" w:author="Arnaud Dumont" w:date="2014-02-24T15:06:00Z">
              <w:r>
                <w:t>timestamp</w:t>
              </w:r>
            </w:ins>
          </w:p>
        </w:tc>
        <w:tc>
          <w:tcPr>
            <w:tcW w:w="4281" w:type="dxa"/>
          </w:tcPr>
          <w:p w:rsidR="00DE117E" w:rsidRDefault="00DE117E" w:rsidP="00DE117E">
            <w:pPr>
              <w:pStyle w:val="Table-Text"/>
              <w:rPr>
                <w:ins w:id="915" w:author="Arnaud Dumont" w:date="2014-02-24T15:06:00Z"/>
              </w:rPr>
            </w:pPr>
            <w:ins w:id="916" w:author="Arnaud Dumont" w:date="2014-02-24T15:06:00Z">
              <w:r>
                <w:t xml:space="preserve">The date and time in UTC that this </w:t>
              </w:r>
            </w:ins>
            <w:ins w:id="917" w:author="Arnaud Dumont" w:date="2014-02-24T15:14:00Z">
              <w:r>
                <w:t>message</w:t>
              </w:r>
            </w:ins>
            <w:ins w:id="918" w:author="Arnaud Dumont" w:date="2014-02-24T15:06:00Z">
              <w:r>
                <w:t xml:space="preserve"> was created</w:t>
              </w:r>
            </w:ins>
          </w:p>
        </w:tc>
      </w:tr>
      <w:tr w:rsidR="00DE117E" w:rsidRPr="00CC22F1" w:rsidTr="00C42B62">
        <w:trPr>
          <w:trHeight w:val="113"/>
          <w:tblHeader w:val="0"/>
          <w:ins w:id="919" w:author="Arnaud Dumont" w:date="2014-02-24T15:06:00Z"/>
        </w:trPr>
        <w:tc>
          <w:tcPr>
            <w:tcW w:w="2805" w:type="dxa"/>
          </w:tcPr>
          <w:p w:rsidR="00DE117E" w:rsidRDefault="00DE117E" w:rsidP="00DE117E">
            <w:pPr>
              <w:pStyle w:val="Table-Text"/>
              <w:rPr>
                <w:ins w:id="920" w:author="Arnaud Dumont" w:date="2014-02-24T15:06:00Z"/>
              </w:rPr>
            </w:pPr>
            <w:ins w:id="921" w:author="Arnaud Dumont" w:date="2014-02-24T15:14:00Z">
              <w:r w:rsidRPr="00DE117E">
                <w:t>acknowledgedDate</w:t>
              </w:r>
            </w:ins>
          </w:p>
        </w:tc>
        <w:tc>
          <w:tcPr>
            <w:tcW w:w="1561" w:type="dxa"/>
          </w:tcPr>
          <w:p w:rsidR="00DE117E" w:rsidRDefault="00DE117E" w:rsidP="00DE117E">
            <w:pPr>
              <w:pStyle w:val="Table-Text"/>
              <w:rPr>
                <w:ins w:id="922" w:author="Arnaud Dumont" w:date="2014-02-24T15:06:00Z"/>
              </w:rPr>
            </w:pPr>
            <w:ins w:id="923" w:author="Arnaud Dumont" w:date="2014-02-24T15:14:00Z">
              <w:r>
                <w:t>timestamp</w:t>
              </w:r>
            </w:ins>
          </w:p>
        </w:tc>
        <w:tc>
          <w:tcPr>
            <w:tcW w:w="4281" w:type="dxa"/>
          </w:tcPr>
          <w:p w:rsidR="00DE117E" w:rsidRDefault="00DE117E" w:rsidP="00AB1430">
            <w:pPr>
              <w:pStyle w:val="Table-Text"/>
              <w:rPr>
                <w:ins w:id="924" w:author="Arnaud Dumont" w:date="2014-02-24T15:06:00Z"/>
              </w:rPr>
            </w:pPr>
            <w:ins w:id="925" w:author="Arnaud Dumont" w:date="2014-02-24T15:14:00Z">
              <w:r>
                <w:t xml:space="preserve">The date and time in UTC that this message was acknowledged, or null if it </w:t>
              </w:r>
            </w:ins>
            <w:ins w:id="926" w:author="Arnaud Dumont" w:date="2014-02-24T15:50:00Z">
              <w:r w:rsidR="00AB1430">
                <w:t>is</w:t>
              </w:r>
            </w:ins>
            <w:ins w:id="927" w:author="Arnaud Dumont" w:date="2014-02-24T15:14:00Z">
              <w:r>
                <w:t xml:space="preserve"> not</w:t>
              </w:r>
            </w:ins>
            <w:ins w:id="928" w:author="Arnaud Dumont" w:date="2014-02-24T15:50:00Z">
              <w:r w:rsidR="00AB1430">
                <w:t xml:space="preserve"> yet</w:t>
              </w:r>
            </w:ins>
          </w:p>
        </w:tc>
      </w:tr>
      <w:tr w:rsidR="00C42B62" w:rsidRPr="00CC22F1" w:rsidTr="00C42B62">
        <w:trPr>
          <w:trHeight w:val="113"/>
          <w:tblHeader w:val="0"/>
          <w:ins w:id="929" w:author="Arnaud Dumont" w:date="2014-02-25T13:25:00Z"/>
        </w:trPr>
        <w:tc>
          <w:tcPr>
            <w:tcW w:w="2805" w:type="dxa"/>
          </w:tcPr>
          <w:p w:rsidR="00C42B62" w:rsidRPr="00DE117E" w:rsidRDefault="00C42B62" w:rsidP="00DE117E">
            <w:pPr>
              <w:pStyle w:val="Table-Text"/>
              <w:rPr>
                <w:ins w:id="930" w:author="Arnaud Dumont" w:date="2014-02-25T13:25:00Z"/>
              </w:rPr>
            </w:pPr>
            <w:ins w:id="931" w:author="Arnaud Dumont" w:date="2014-02-25T13:25:00Z">
              <w:r>
                <w:t>acknowledgedByUserId</w:t>
              </w:r>
            </w:ins>
          </w:p>
        </w:tc>
        <w:tc>
          <w:tcPr>
            <w:tcW w:w="1561" w:type="dxa"/>
          </w:tcPr>
          <w:p w:rsidR="00C42B62" w:rsidRDefault="00C42B62" w:rsidP="00DE117E">
            <w:pPr>
              <w:pStyle w:val="Table-Text"/>
              <w:rPr>
                <w:ins w:id="932" w:author="Arnaud Dumont" w:date="2014-02-25T13:25:00Z"/>
              </w:rPr>
            </w:pPr>
            <w:ins w:id="933" w:author="Arnaud Dumont" w:date="2014-02-25T13:25:00Z">
              <w:r>
                <w:t>uuid</w:t>
              </w:r>
            </w:ins>
          </w:p>
        </w:tc>
        <w:tc>
          <w:tcPr>
            <w:tcW w:w="4281" w:type="dxa"/>
          </w:tcPr>
          <w:p w:rsidR="00C42B62" w:rsidRDefault="00C42B62" w:rsidP="00AB1430">
            <w:pPr>
              <w:pStyle w:val="Table-Text"/>
              <w:rPr>
                <w:ins w:id="934" w:author="Arnaud Dumont" w:date="2014-02-25T13:25:00Z"/>
              </w:rPr>
            </w:pPr>
            <w:ins w:id="935" w:author="Arnaud Dumont" w:date="2014-02-25T13:25:00Z">
              <w:r>
                <w:t>The UUID of the user who acknowledged the message, or null if not yet done</w:t>
              </w:r>
            </w:ins>
          </w:p>
        </w:tc>
      </w:tr>
      <w:tr w:rsidR="00DE117E" w:rsidRPr="00CC22F1" w:rsidTr="00C42B62">
        <w:trPr>
          <w:trHeight w:val="113"/>
          <w:tblHeader w:val="0"/>
          <w:ins w:id="936" w:author="Arnaud Dumont" w:date="2014-02-24T15:06:00Z"/>
        </w:trPr>
        <w:tc>
          <w:tcPr>
            <w:tcW w:w="2805" w:type="dxa"/>
          </w:tcPr>
          <w:p w:rsidR="00DE117E" w:rsidRDefault="00136CBE" w:rsidP="00DE117E">
            <w:pPr>
              <w:pStyle w:val="Table-Text"/>
              <w:rPr>
                <w:ins w:id="937" w:author="Arnaud Dumont" w:date="2014-02-24T15:06:00Z"/>
              </w:rPr>
            </w:pPr>
            <w:ins w:id="938" w:author="Arnaud Dumont" w:date="2014-02-24T15:15:00Z">
              <w:r w:rsidRPr="00136CBE">
                <w:t>message</w:t>
              </w:r>
            </w:ins>
          </w:p>
        </w:tc>
        <w:tc>
          <w:tcPr>
            <w:tcW w:w="1561" w:type="dxa"/>
          </w:tcPr>
          <w:p w:rsidR="00DE117E" w:rsidRDefault="00DE117E" w:rsidP="00DE117E">
            <w:pPr>
              <w:pStyle w:val="Table-Text"/>
              <w:rPr>
                <w:ins w:id="939" w:author="Arnaud Dumont" w:date="2014-02-24T15:06:00Z"/>
              </w:rPr>
            </w:pPr>
            <w:ins w:id="940" w:author="Arnaud Dumont" w:date="2014-02-24T15:06:00Z">
              <w:r>
                <w:t>string</w:t>
              </w:r>
            </w:ins>
          </w:p>
        </w:tc>
        <w:tc>
          <w:tcPr>
            <w:tcW w:w="4281" w:type="dxa"/>
          </w:tcPr>
          <w:p w:rsidR="00DE117E" w:rsidRDefault="00DE117E" w:rsidP="00136CBE">
            <w:pPr>
              <w:pStyle w:val="Table-Text"/>
              <w:rPr>
                <w:ins w:id="941" w:author="Arnaud Dumont" w:date="2014-02-24T15:06:00Z"/>
              </w:rPr>
            </w:pPr>
            <w:ins w:id="942" w:author="Arnaud Dumont" w:date="2014-02-24T15:06:00Z">
              <w:r>
                <w:t xml:space="preserve">The </w:t>
              </w:r>
            </w:ins>
            <w:ins w:id="943" w:author="Arnaud Dumont" w:date="2014-02-24T15:15:00Z">
              <w:r w:rsidR="00136CBE">
                <w:t>human-readable contents of the message</w:t>
              </w:r>
            </w:ins>
          </w:p>
        </w:tc>
      </w:tr>
      <w:tr w:rsidR="00DE117E" w:rsidRPr="00CC22F1" w:rsidTr="00C42B62">
        <w:trPr>
          <w:trHeight w:val="113"/>
          <w:tblHeader w:val="0"/>
          <w:ins w:id="944" w:author="Arnaud Dumont" w:date="2014-02-24T15:06:00Z"/>
        </w:trPr>
        <w:tc>
          <w:tcPr>
            <w:tcW w:w="2805" w:type="dxa"/>
          </w:tcPr>
          <w:p w:rsidR="00DE117E" w:rsidRDefault="00136CBE" w:rsidP="00DE117E">
            <w:pPr>
              <w:pStyle w:val="Table-Text"/>
              <w:rPr>
                <w:ins w:id="945" w:author="Arnaud Dumont" w:date="2014-02-24T15:06:00Z"/>
              </w:rPr>
            </w:pPr>
            <w:ins w:id="946" w:author="Arnaud Dumont" w:date="2014-02-24T15:15:00Z">
              <w:r w:rsidRPr="00136CBE">
                <w:t>messageContents</w:t>
              </w:r>
            </w:ins>
          </w:p>
        </w:tc>
        <w:tc>
          <w:tcPr>
            <w:tcW w:w="1561" w:type="dxa"/>
          </w:tcPr>
          <w:p w:rsidR="00DE117E" w:rsidRDefault="00F21C35" w:rsidP="00C42B62">
            <w:pPr>
              <w:pStyle w:val="Table-Text"/>
              <w:rPr>
                <w:ins w:id="947" w:author="Arnaud Dumont" w:date="2014-02-24T15:06:00Z"/>
              </w:rPr>
            </w:pPr>
            <w:ins w:id="948" w:author="Arnaud Dumont" w:date="2014-02-24T15:17:00Z">
              <w:r>
                <w:t>MessageContent</w:t>
              </w:r>
            </w:ins>
          </w:p>
        </w:tc>
        <w:tc>
          <w:tcPr>
            <w:tcW w:w="4281" w:type="dxa"/>
          </w:tcPr>
          <w:p w:rsidR="00DE117E" w:rsidRDefault="00DE117E" w:rsidP="00136CBE">
            <w:pPr>
              <w:pStyle w:val="Table-Text"/>
              <w:rPr>
                <w:ins w:id="949" w:author="Arnaud Dumont" w:date="2014-02-24T15:06:00Z"/>
              </w:rPr>
            </w:pPr>
            <w:ins w:id="950" w:author="Arnaud Dumont" w:date="2014-02-24T15:06:00Z">
              <w:r>
                <w:t xml:space="preserve">The </w:t>
              </w:r>
            </w:ins>
            <w:ins w:id="951" w:author="Arnaud Dumont" w:date="2014-02-24T15:16:00Z">
              <w:r w:rsidR="00136CBE">
                <w:t>JSON contents of the message, which structure depends on the message type</w:t>
              </w:r>
            </w:ins>
          </w:p>
        </w:tc>
      </w:tr>
    </w:tbl>
    <w:p w:rsidR="00F21C35" w:rsidRDefault="00F21C35" w:rsidP="00F21C35">
      <w:pPr>
        <w:rPr>
          <w:ins w:id="952" w:author="Arnaud Dumont" w:date="2014-02-24T15:18:00Z"/>
        </w:rPr>
      </w:pPr>
      <w:ins w:id="953" w:author="Arnaud Dumont" w:date="2014-02-24T15:18:00Z">
        <w:r>
          <w:t>The MessageContent object is a</w:t>
        </w:r>
      </w:ins>
      <w:ins w:id="954" w:author="Arnaud Dumont" w:date="2014-02-24T15:20:00Z">
        <w:r>
          <w:t>n abstract</w:t>
        </w:r>
      </w:ins>
      <w:ins w:id="955" w:author="Arnaud Dumont" w:date="2014-02-24T15:18:00Z">
        <w:r>
          <w:t xml:space="preserve"> ‘super type’ covering all supported message </w:t>
        </w:r>
      </w:ins>
      <w:ins w:id="956" w:author="Arnaud Dumont" w:date="2014-02-24T15:20:00Z">
        <w:r>
          <w:t>contents</w:t>
        </w:r>
      </w:ins>
      <w:ins w:id="957" w:author="Arnaud Dumont" w:date="2014-02-24T15:18:00Z">
        <w:r>
          <w:t>. Each of the</w:t>
        </w:r>
      </w:ins>
      <w:ins w:id="958" w:author="Arnaud Dumont" w:date="2014-02-24T15:20:00Z">
        <w:r>
          <w:t xml:space="preserve"> implementations of the type-specific</w:t>
        </w:r>
      </w:ins>
      <w:ins w:id="959" w:author="Arnaud Dumont" w:date="2014-02-24T15:18:00Z">
        <w:r>
          <w:t xml:space="preserve"> message </w:t>
        </w:r>
      </w:ins>
      <w:ins w:id="960" w:author="Arnaud Dumont" w:date="2014-02-24T15:20:00Z">
        <w:r>
          <w:t>contents</w:t>
        </w:r>
      </w:ins>
      <w:ins w:id="961" w:author="Arnaud Dumont" w:date="2014-02-24T15:18:00Z">
        <w:r>
          <w:t xml:space="preserve"> and their fields are described in the tables below:</w:t>
        </w:r>
      </w:ins>
    </w:p>
    <w:p w:rsidR="00F21C35" w:rsidRDefault="00F21C35" w:rsidP="00F21C35">
      <w:pPr>
        <w:rPr>
          <w:ins w:id="962" w:author="Arnaud Dumont" w:date="2014-02-24T15:19:00Z"/>
        </w:rPr>
      </w:pPr>
      <w:ins w:id="963" w:author="Arnaud Dumont" w:date="2014-02-24T15:20:00Z">
        <w:r w:rsidRPr="00F21C35">
          <w:t>ZoneDNSSECSigningCompletedMessageContents</w:t>
        </w:r>
      </w:ins>
      <w:ins w:id="964" w:author="Arnaud Dumont" w:date="2014-02-24T15:19:00Z">
        <w:r>
          <w:t>:</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F21C35" w:rsidTr="001217ED">
        <w:trPr>
          <w:tblHeader w:val="0"/>
          <w:ins w:id="965" w:author="Arnaud Dumont" w:date="2014-02-24T15:22:00Z"/>
        </w:trPr>
        <w:tc>
          <w:tcPr>
            <w:tcW w:w="2965" w:type="dxa"/>
            <w:shd w:val="clear" w:color="auto" w:fill="BFBFBF" w:themeFill="background1" w:themeFillShade="BF"/>
          </w:tcPr>
          <w:p w:rsidR="00F21C35" w:rsidRDefault="00F21C35" w:rsidP="001217ED">
            <w:pPr>
              <w:pStyle w:val="Table-Header"/>
              <w:rPr>
                <w:ins w:id="966" w:author="Arnaud Dumont" w:date="2014-02-24T15:22:00Z"/>
              </w:rPr>
            </w:pPr>
            <w:ins w:id="967" w:author="Arnaud Dumont" w:date="2014-02-24T15:23:00Z">
              <w:r>
                <w:lastRenderedPageBreak/>
                <w:t>Related message type</w:t>
              </w:r>
            </w:ins>
          </w:p>
        </w:tc>
        <w:tc>
          <w:tcPr>
            <w:tcW w:w="5682" w:type="dxa"/>
            <w:gridSpan w:val="2"/>
            <w:shd w:val="clear" w:color="auto" w:fill="BFBFBF" w:themeFill="background1" w:themeFillShade="BF"/>
          </w:tcPr>
          <w:p w:rsidR="00F21C35" w:rsidRDefault="00265D01" w:rsidP="00265D01">
            <w:pPr>
              <w:pStyle w:val="Table-Header"/>
              <w:rPr>
                <w:ins w:id="968" w:author="Arnaud Dumont" w:date="2014-02-24T15:22:00Z"/>
              </w:rPr>
            </w:pPr>
            <w:ins w:id="969" w:author="Arnaud Dumont" w:date="2014-02-24T15:44:00Z">
              <w:r w:rsidRPr="00F21C35">
                <w:rPr>
                  <w:b w:val="0"/>
                </w:rPr>
                <w:t>zoneDNSSECSigningCompleted</w:t>
              </w:r>
            </w:ins>
          </w:p>
        </w:tc>
      </w:tr>
      <w:tr w:rsidR="00265D01" w:rsidTr="001217ED">
        <w:trPr>
          <w:tblHeader w:val="0"/>
          <w:ins w:id="970" w:author="Arnaud Dumont" w:date="2014-02-24T15:44:00Z"/>
        </w:trPr>
        <w:tc>
          <w:tcPr>
            <w:tcW w:w="2965" w:type="dxa"/>
            <w:shd w:val="clear" w:color="auto" w:fill="BFBFBF" w:themeFill="background1" w:themeFillShade="BF"/>
          </w:tcPr>
          <w:p w:rsidR="00265D01" w:rsidRDefault="00265D01" w:rsidP="001217ED">
            <w:pPr>
              <w:pStyle w:val="Table-Header"/>
              <w:rPr>
                <w:ins w:id="971" w:author="Arnaud Dumont" w:date="2014-02-24T15:44:00Z"/>
              </w:rPr>
            </w:pPr>
            <w:ins w:id="972" w:author="Arnaud Dumont" w:date="2014-02-24T15:44:00Z">
              <w:r>
                <w:t>Related object’s nature</w:t>
              </w:r>
            </w:ins>
          </w:p>
        </w:tc>
        <w:tc>
          <w:tcPr>
            <w:tcW w:w="5682" w:type="dxa"/>
            <w:gridSpan w:val="2"/>
            <w:shd w:val="clear" w:color="auto" w:fill="BFBFBF" w:themeFill="background1" w:themeFillShade="BF"/>
          </w:tcPr>
          <w:p w:rsidR="00265D01" w:rsidRPr="00F21C35" w:rsidRDefault="00265D01" w:rsidP="00265D01">
            <w:pPr>
              <w:pStyle w:val="Table-Header"/>
              <w:rPr>
                <w:ins w:id="973" w:author="Arnaud Dumont" w:date="2014-02-24T15:44:00Z"/>
                <w:b w:val="0"/>
              </w:rPr>
            </w:pPr>
            <w:ins w:id="974" w:author="Arnaud Dumont" w:date="2014-02-24T15:44:00Z">
              <w:r>
                <w:rPr>
                  <w:b w:val="0"/>
                </w:rPr>
                <w:t>Zone</w:t>
              </w:r>
            </w:ins>
          </w:p>
        </w:tc>
      </w:tr>
      <w:tr w:rsidR="00C42B62" w:rsidTr="001217ED">
        <w:trPr>
          <w:tblHeader w:val="0"/>
          <w:ins w:id="975" w:author="Arnaud Dumont" w:date="2014-02-25T13:27:00Z"/>
        </w:trPr>
        <w:tc>
          <w:tcPr>
            <w:tcW w:w="2965" w:type="dxa"/>
            <w:shd w:val="clear" w:color="auto" w:fill="BFBFBF" w:themeFill="background1" w:themeFillShade="BF"/>
          </w:tcPr>
          <w:p w:rsidR="00C42B62" w:rsidRDefault="00C42B62" w:rsidP="00C42B62">
            <w:pPr>
              <w:pStyle w:val="Table-Header"/>
              <w:rPr>
                <w:ins w:id="976" w:author="Arnaud Dumont" w:date="2014-02-25T13:27:00Z"/>
              </w:rPr>
            </w:pPr>
            <w:ins w:id="977" w:author="Arnaud Dumont" w:date="2014-02-25T13:27:00Z">
              <w:r>
                <w:t>RelatedObjectId field type</w:t>
              </w:r>
            </w:ins>
          </w:p>
        </w:tc>
        <w:tc>
          <w:tcPr>
            <w:tcW w:w="5682" w:type="dxa"/>
            <w:gridSpan w:val="2"/>
            <w:shd w:val="clear" w:color="auto" w:fill="BFBFBF" w:themeFill="background1" w:themeFillShade="BF"/>
          </w:tcPr>
          <w:p w:rsidR="00C42B62" w:rsidRDefault="00C42B62" w:rsidP="00265D01">
            <w:pPr>
              <w:pStyle w:val="Table-Header"/>
              <w:rPr>
                <w:ins w:id="978" w:author="Arnaud Dumont" w:date="2014-02-25T13:27:00Z"/>
                <w:b w:val="0"/>
              </w:rPr>
            </w:pPr>
            <w:ins w:id="979" w:author="Arnaud Dumont" w:date="2014-02-25T13:27:00Z">
              <w:r>
                <w:rPr>
                  <w:b w:val="0"/>
                </w:rPr>
                <w:t>uuid</w:t>
              </w:r>
            </w:ins>
          </w:p>
        </w:tc>
      </w:tr>
      <w:tr w:rsidR="00F21C35" w:rsidTr="001217ED">
        <w:trPr>
          <w:tblHeader w:val="0"/>
          <w:ins w:id="980" w:author="Arnaud Dumont" w:date="2014-02-24T15:22:00Z"/>
        </w:trPr>
        <w:tc>
          <w:tcPr>
            <w:tcW w:w="2965" w:type="dxa"/>
            <w:shd w:val="clear" w:color="auto" w:fill="BFBFBF" w:themeFill="background1" w:themeFillShade="BF"/>
          </w:tcPr>
          <w:p w:rsidR="00F21C35" w:rsidRPr="00F21C35" w:rsidRDefault="00265D01" w:rsidP="001217ED">
            <w:pPr>
              <w:pStyle w:val="Table-Header"/>
              <w:rPr>
                <w:ins w:id="981" w:author="Arnaud Dumont" w:date="2014-02-24T15:22:00Z"/>
                <w:b w:val="0"/>
              </w:rPr>
            </w:pPr>
            <w:ins w:id="982" w:author="Arnaud Dumont" w:date="2014-02-24T15:44:00Z">
              <w:r>
                <w:t>Description</w:t>
              </w:r>
            </w:ins>
          </w:p>
        </w:tc>
        <w:tc>
          <w:tcPr>
            <w:tcW w:w="5682" w:type="dxa"/>
            <w:gridSpan w:val="2"/>
            <w:shd w:val="clear" w:color="auto" w:fill="BFBFBF" w:themeFill="background1" w:themeFillShade="BF"/>
          </w:tcPr>
          <w:p w:rsidR="00F21C35" w:rsidRPr="00F21C35" w:rsidRDefault="008378D9" w:rsidP="001217ED">
            <w:pPr>
              <w:pStyle w:val="Table-Header"/>
              <w:rPr>
                <w:ins w:id="983" w:author="Arnaud Dumont" w:date="2014-02-24T15:22:00Z"/>
                <w:b w:val="0"/>
              </w:rPr>
            </w:pPr>
            <w:ins w:id="984" w:author="Arnaud Dumont" w:date="2014-02-24T15:25:00Z">
              <w:r>
                <w:rPr>
                  <w:b w:val="0"/>
                </w:rPr>
                <w:t>R</w:t>
              </w:r>
            </w:ins>
            <w:ins w:id="985" w:author="Arnaud Dumont" w:date="2014-02-24T15:24:00Z">
              <w:r w:rsidR="00EC18F5" w:rsidRPr="00EC18F5">
                <w:rPr>
                  <w:b w:val="0"/>
                </w:rPr>
                <w:t>eceived when a Zone has b</w:t>
              </w:r>
              <w:r w:rsidR="00EC18F5">
                <w:rPr>
                  <w:b w:val="0"/>
                </w:rPr>
                <w:t>een successfully DNSSEC-signed</w:t>
              </w:r>
            </w:ins>
          </w:p>
        </w:tc>
      </w:tr>
      <w:tr w:rsidR="00F21C35" w:rsidTr="001217ED">
        <w:trPr>
          <w:tblHeader w:val="0"/>
          <w:ins w:id="986" w:author="Arnaud Dumont" w:date="2014-02-24T15:19:00Z"/>
        </w:trPr>
        <w:tc>
          <w:tcPr>
            <w:tcW w:w="2965" w:type="dxa"/>
            <w:shd w:val="clear" w:color="auto" w:fill="BFBFBF" w:themeFill="background1" w:themeFillShade="BF"/>
          </w:tcPr>
          <w:p w:rsidR="00F21C35" w:rsidRPr="00750051" w:rsidRDefault="00F21C35" w:rsidP="001217ED">
            <w:pPr>
              <w:pStyle w:val="Table-Header"/>
              <w:rPr>
                <w:ins w:id="987" w:author="Arnaud Dumont" w:date="2014-02-24T15:19:00Z"/>
              </w:rPr>
            </w:pPr>
            <w:ins w:id="988" w:author="Arnaud Dumont" w:date="2014-02-24T15:19:00Z">
              <w:r>
                <w:t>Field Name</w:t>
              </w:r>
            </w:ins>
          </w:p>
        </w:tc>
        <w:tc>
          <w:tcPr>
            <w:tcW w:w="2175" w:type="dxa"/>
            <w:shd w:val="clear" w:color="auto" w:fill="BFBFBF" w:themeFill="background1" w:themeFillShade="BF"/>
          </w:tcPr>
          <w:p w:rsidR="00F21C35" w:rsidRDefault="00F21C35" w:rsidP="001217ED">
            <w:pPr>
              <w:pStyle w:val="Table-Header"/>
              <w:rPr>
                <w:ins w:id="989" w:author="Arnaud Dumont" w:date="2014-02-24T15:19:00Z"/>
              </w:rPr>
            </w:pPr>
            <w:ins w:id="990" w:author="Arnaud Dumont" w:date="2014-02-24T15:19:00Z">
              <w:r>
                <w:t>Type</w:t>
              </w:r>
            </w:ins>
          </w:p>
        </w:tc>
        <w:tc>
          <w:tcPr>
            <w:tcW w:w="3507" w:type="dxa"/>
            <w:shd w:val="clear" w:color="auto" w:fill="BFBFBF" w:themeFill="background1" w:themeFillShade="BF"/>
          </w:tcPr>
          <w:p w:rsidR="00F21C35" w:rsidRDefault="00F21C35" w:rsidP="001217ED">
            <w:pPr>
              <w:pStyle w:val="Table-Header"/>
              <w:rPr>
                <w:ins w:id="991" w:author="Arnaud Dumont" w:date="2014-02-24T15:19:00Z"/>
              </w:rPr>
            </w:pPr>
            <w:ins w:id="992" w:author="Arnaud Dumont" w:date="2014-02-24T15:19:00Z">
              <w:r>
                <w:t>Description</w:t>
              </w:r>
            </w:ins>
          </w:p>
        </w:tc>
      </w:tr>
      <w:tr w:rsidR="00F21C35" w:rsidTr="001217ED">
        <w:trPr>
          <w:trHeight w:val="113"/>
          <w:tblHeader w:val="0"/>
          <w:ins w:id="993" w:author="Arnaud Dumont" w:date="2014-02-24T15:19:00Z"/>
        </w:trPr>
        <w:tc>
          <w:tcPr>
            <w:tcW w:w="2965" w:type="dxa"/>
          </w:tcPr>
          <w:p w:rsidR="00F21C35" w:rsidRDefault="00F21C35" w:rsidP="001217ED">
            <w:pPr>
              <w:pStyle w:val="Table-Text"/>
              <w:rPr>
                <w:ins w:id="994" w:author="Arnaud Dumont" w:date="2014-02-24T15:19:00Z"/>
              </w:rPr>
            </w:pPr>
            <w:ins w:id="995" w:author="Arnaud Dumont" w:date="2014-02-24T15:21:00Z">
              <w:r w:rsidRPr="00F21C35">
                <w:t>zoneId</w:t>
              </w:r>
            </w:ins>
          </w:p>
        </w:tc>
        <w:tc>
          <w:tcPr>
            <w:tcW w:w="2175" w:type="dxa"/>
          </w:tcPr>
          <w:p w:rsidR="00F21C35" w:rsidRDefault="00F21C35" w:rsidP="001217ED">
            <w:pPr>
              <w:pStyle w:val="Table-Text"/>
              <w:rPr>
                <w:ins w:id="996" w:author="Arnaud Dumont" w:date="2014-02-24T15:19:00Z"/>
              </w:rPr>
            </w:pPr>
            <w:ins w:id="997" w:author="Arnaud Dumont" w:date="2014-02-24T15:21:00Z">
              <w:r>
                <w:t>uuid</w:t>
              </w:r>
            </w:ins>
          </w:p>
        </w:tc>
        <w:tc>
          <w:tcPr>
            <w:tcW w:w="3507" w:type="dxa"/>
          </w:tcPr>
          <w:p w:rsidR="00F21C35" w:rsidRDefault="00F21C35" w:rsidP="00F21C35">
            <w:pPr>
              <w:pStyle w:val="Table-Text"/>
              <w:rPr>
                <w:ins w:id="998" w:author="Arnaud Dumont" w:date="2014-02-24T15:19:00Z"/>
              </w:rPr>
            </w:pPr>
            <w:ins w:id="999" w:author="Arnaud Dumont" w:date="2014-02-24T15:19:00Z">
              <w:r>
                <w:t xml:space="preserve">The </w:t>
              </w:r>
            </w:ins>
            <w:ins w:id="1000" w:author="Arnaud Dumont" w:date="2014-02-24T15:21:00Z">
              <w:r>
                <w:t>uuid of the zone which DNSSEC signing completed</w:t>
              </w:r>
            </w:ins>
          </w:p>
        </w:tc>
      </w:tr>
      <w:tr w:rsidR="00F21C35" w:rsidTr="001217ED">
        <w:trPr>
          <w:trHeight w:val="113"/>
          <w:tblHeader w:val="0"/>
          <w:ins w:id="1001" w:author="Arnaud Dumont" w:date="2014-02-24T15:19:00Z"/>
        </w:trPr>
        <w:tc>
          <w:tcPr>
            <w:tcW w:w="2965" w:type="dxa"/>
          </w:tcPr>
          <w:p w:rsidR="00F21C35" w:rsidRDefault="00F21C35" w:rsidP="001217ED">
            <w:pPr>
              <w:pStyle w:val="Table-Text"/>
              <w:rPr>
                <w:ins w:id="1002" w:author="Arnaud Dumont" w:date="2014-02-24T15:19:00Z"/>
              </w:rPr>
            </w:pPr>
            <w:ins w:id="1003" w:author="Arnaud Dumont" w:date="2014-02-24T15:21:00Z">
              <w:r>
                <w:t>zoneName</w:t>
              </w:r>
            </w:ins>
          </w:p>
        </w:tc>
        <w:tc>
          <w:tcPr>
            <w:tcW w:w="2175" w:type="dxa"/>
          </w:tcPr>
          <w:p w:rsidR="00F21C35" w:rsidRDefault="00F21C35" w:rsidP="001217ED">
            <w:pPr>
              <w:pStyle w:val="Table-Text"/>
              <w:rPr>
                <w:ins w:id="1004" w:author="Arnaud Dumont" w:date="2014-02-24T15:19:00Z"/>
              </w:rPr>
            </w:pPr>
            <w:ins w:id="1005" w:author="Arnaud Dumont" w:date="2014-02-24T15:19:00Z">
              <w:r>
                <w:t>string</w:t>
              </w:r>
            </w:ins>
          </w:p>
        </w:tc>
        <w:tc>
          <w:tcPr>
            <w:tcW w:w="3507" w:type="dxa"/>
          </w:tcPr>
          <w:p w:rsidR="00F21C35" w:rsidRDefault="00F21C35" w:rsidP="00F21C35">
            <w:pPr>
              <w:pStyle w:val="Table-Text"/>
              <w:rPr>
                <w:ins w:id="1006" w:author="Arnaud Dumont" w:date="2014-02-24T15:19:00Z"/>
              </w:rPr>
            </w:pPr>
            <w:ins w:id="1007" w:author="Arnaud Dumont" w:date="2014-02-24T15:19:00Z">
              <w:r>
                <w:t xml:space="preserve">The </w:t>
              </w:r>
            </w:ins>
            <w:ins w:id="1008" w:author="Arnaud Dumont" w:date="2014-02-24T15:22:00Z">
              <w:r>
                <w:t>name of the zone which DNSSEC signing completed</w:t>
              </w:r>
            </w:ins>
          </w:p>
        </w:tc>
      </w:tr>
      <w:tr w:rsidR="00F21C35" w:rsidTr="001217ED">
        <w:trPr>
          <w:trHeight w:val="113"/>
          <w:tblHeader w:val="0"/>
          <w:ins w:id="1009" w:author="Arnaud Dumont" w:date="2014-02-24T15:22:00Z"/>
        </w:trPr>
        <w:tc>
          <w:tcPr>
            <w:tcW w:w="2965" w:type="dxa"/>
          </w:tcPr>
          <w:p w:rsidR="00F21C35" w:rsidRDefault="00F21C35" w:rsidP="001217ED">
            <w:pPr>
              <w:pStyle w:val="Table-Text"/>
              <w:rPr>
                <w:ins w:id="1010" w:author="Arnaud Dumont" w:date="2014-02-24T15:22:00Z"/>
              </w:rPr>
            </w:pPr>
            <w:ins w:id="1011" w:author="Arnaud Dumont" w:date="2014-02-24T15:22:00Z">
              <w:r w:rsidRPr="00F21C35">
                <w:t>delegationResourceRecords</w:t>
              </w:r>
            </w:ins>
          </w:p>
        </w:tc>
        <w:tc>
          <w:tcPr>
            <w:tcW w:w="2175" w:type="dxa"/>
          </w:tcPr>
          <w:p w:rsidR="00F21C35" w:rsidRDefault="00F21C35" w:rsidP="001217ED">
            <w:pPr>
              <w:pStyle w:val="Table-Text"/>
              <w:rPr>
                <w:ins w:id="1012" w:author="Arnaud Dumont" w:date="2014-02-24T15:22:00Z"/>
              </w:rPr>
            </w:pPr>
            <w:ins w:id="1013" w:author="Arnaud Dumont" w:date="2014-02-24T15:22:00Z">
              <w:r>
                <w:t>ResourceRecord[]</w:t>
              </w:r>
            </w:ins>
          </w:p>
        </w:tc>
        <w:tc>
          <w:tcPr>
            <w:tcW w:w="3507" w:type="dxa"/>
          </w:tcPr>
          <w:p w:rsidR="00F21C35" w:rsidRDefault="00F21C35" w:rsidP="00F21C35">
            <w:pPr>
              <w:pStyle w:val="Table-Text"/>
              <w:rPr>
                <w:ins w:id="1014" w:author="Arnaud Dumont" w:date="2014-02-24T15:22:00Z"/>
              </w:rPr>
            </w:pPr>
            <w:ins w:id="1015" w:author="Arnaud Dumont" w:date="2014-02-24T15:22:00Z">
              <w:r>
                <w:t>The list of the resource records that are to be provided to the parent zone for the child zone delegation. This is typically the NS records and any required glue records</w:t>
              </w:r>
            </w:ins>
          </w:p>
        </w:tc>
      </w:tr>
    </w:tbl>
    <w:p w:rsidR="00791AEC" w:rsidRDefault="00791AEC" w:rsidP="00791AEC">
      <w:pPr>
        <w:rPr>
          <w:ins w:id="1016" w:author="Arnaud Dumont" w:date="2014-02-24T15:25:00Z"/>
        </w:rPr>
      </w:pPr>
      <w:ins w:id="1017" w:author="Arnaud Dumont" w:date="2014-02-24T15:26:00Z">
        <w:r w:rsidRPr="00791AEC">
          <w:t>ZoneDNSSECSigningFailedMessageContents</w:t>
        </w:r>
      </w:ins>
      <w:ins w:id="1018" w:author="Arnaud Dumont" w:date="2014-02-24T15:25:00Z">
        <w:r>
          <w:t>:</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791AEC" w:rsidTr="001217ED">
        <w:trPr>
          <w:tblHeader w:val="0"/>
          <w:ins w:id="1019" w:author="Arnaud Dumont" w:date="2014-02-24T15:25:00Z"/>
        </w:trPr>
        <w:tc>
          <w:tcPr>
            <w:tcW w:w="2965" w:type="dxa"/>
            <w:shd w:val="clear" w:color="auto" w:fill="BFBFBF" w:themeFill="background1" w:themeFillShade="BF"/>
          </w:tcPr>
          <w:p w:rsidR="00791AEC" w:rsidRDefault="00791AEC" w:rsidP="001217ED">
            <w:pPr>
              <w:pStyle w:val="Table-Header"/>
              <w:rPr>
                <w:ins w:id="1020" w:author="Arnaud Dumont" w:date="2014-02-24T15:25:00Z"/>
              </w:rPr>
            </w:pPr>
            <w:ins w:id="1021" w:author="Arnaud Dumont" w:date="2014-02-24T15:25:00Z">
              <w:r>
                <w:t>Related message type</w:t>
              </w:r>
            </w:ins>
          </w:p>
        </w:tc>
        <w:tc>
          <w:tcPr>
            <w:tcW w:w="5682" w:type="dxa"/>
            <w:gridSpan w:val="2"/>
            <w:shd w:val="clear" w:color="auto" w:fill="BFBFBF" w:themeFill="background1" w:themeFillShade="BF"/>
          </w:tcPr>
          <w:p w:rsidR="00791AEC" w:rsidRDefault="00265D01" w:rsidP="00265D01">
            <w:pPr>
              <w:pStyle w:val="Table-Header"/>
              <w:rPr>
                <w:ins w:id="1022" w:author="Arnaud Dumont" w:date="2014-02-24T15:25:00Z"/>
              </w:rPr>
            </w:pPr>
            <w:ins w:id="1023" w:author="Arnaud Dumont" w:date="2014-02-24T15:44:00Z">
              <w:r w:rsidRPr="00791AEC">
                <w:rPr>
                  <w:b w:val="0"/>
                </w:rPr>
                <w:t>zoneDNSSECSigningFailed</w:t>
              </w:r>
            </w:ins>
          </w:p>
        </w:tc>
      </w:tr>
      <w:tr w:rsidR="00265D01" w:rsidTr="001217ED">
        <w:trPr>
          <w:tblHeader w:val="0"/>
          <w:ins w:id="1024" w:author="Arnaud Dumont" w:date="2014-02-24T15:44:00Z"/>
        </w:trPr>
        <w:tc>
          <w:tcPr>
            <w:tcW w:w="2965" w:type="dxa"/>
            <w:shd w:val="clear" w:color="auto" w:fill="BFBFBF" w:themeFill="background1" w:themeFillShade="BF"/>
          </w:tcPr>
          <w:p w:rsidR="00265D01" w:rsidRDefault="00265D01" w:rsidP="001217ED">
            <w:pPr>
              <w:pStyle w:val="Table-Header"/>
              <w:rPr>
                <w:ins w:id="1025" w:author="Arnaud Dumont" w:date="2014-02-24T15:44:00Z"/>
              </w:rPr>
            </w:pPr>
            <w:ins w:id="1026" w:author="Arnaud Dumont" w:date="2014-02-24T15:45:00Z">
              <w:r>
                <w:t>Related object’s nature</w:t>
              </w:r>
            </w:ins>
          </w:p>
        </w:tc>
        <w:tc>
          <w:tcPr>
            <w:tcW w:w="5682" w:type="dxa"/>
            <w:gridSpan w:val="2"/>
            <w:shd w:val="clear" w:color="auto" w:fill="BFBFBF" w:themeFill="background1" w:themeFillShade="BF"/>
          </w:tcPr>
          <w:p w:rsidR="00265D01" w:rsidRPr="00791AEC" w:rsidRDefault="00265D01" w:rsidP="00265D01">
            <w:pPr>
              <w:pStyle w:val="Table-Header"/>
              <w:rPr>
                <w:ins w:id="1027" w:author="Arnaud Dumont" w:date="2014-02-24T15:44:00Z"/>
                <w:b w:val="0"/>
              </w:rPr>
            </w:pPr>
            <w:ins w:id="1028" w:author="Arnaud Dumont" w:date="2014-02-24T15:45:00Z">
              <w:r>
                <w:rPr>
                  <w:b w:val="0"/>
                </w:rPr>
                <w:t>Zone</w:t>
              </w:r>
            </w:ins>
          </w:p>
        </w:tc>
      </w:tr>
      <w:tr w:rsidR="00C42B62" w:rsidTr="001217ED">
        <w:trPr>
          <w:tblHeader w:val="0"/>
          <w:ins w:id="1029" w:author="Arnaud Dumont" w:date="2014-02-25T13:27:00Z"/>
        </w:trPr>
        <w:tc>
          <w:tcPr>
            <w:tcW w:w="2965" w:type="dxa"/>
            <w:shd w:val="clear" w:color="auto" w:fill="BFBFBF" w:themeFill="background1" w:themeFillShade="BF"/>
          </w:tcPr>
          <w:p w:rsidR="00C42B62" w:rsidRDefault="00C42B62" w:rsidP="001217ED">
            <w:pPr>
              <w:pStyle w:val="Table-Header"/>
              <w:rPr>
                <w:ins w:id="1030" w:author="Arnaud Dumont" w:date="2014-02-25T13:27:00Z"/>
              </w:rPr>
            </w:pPr>
            <w:ins w:id="1031" w:author="Arnaud Dumont" w:date="2014-02-25T13:27:00Z">
              <w:r>
                <w:t>RelatedObjectId field type</w:t>
              </w:r>
            </w:ins>
          </w:p>
        </w:tc>
        <w:tc>
          <w:tcPr>
            <w:tcW w:w="5682" w:type="dxa"/>
            <w:gridSpan w:val="2"/>
            <w:shd w:val="clear" w:color="auto" w:fill="BFBFBF" w:themeFill="background1" w:themeFillShade="BF"/>
          </w:tcPr>
          <w:p w:rsidR="00C42B62" w:rsidRDefault="00C42B62" w:rsidP="00265D01">
            <w:pPr>
              <w:pStyle w:val="Table-Header"/>
              <w:rPr>
                <w:ins w:id="1032" w:author="Arnaud Dumont" w:date="2014-02-25T13:27:00Z"/>
                <w:b w:val="0"/>
              </w:rPr>
            </w:pPr>
            <w:ins w:id="1033" w:author="Arnaud Dumont" w:date="2014-02-25T13:27:00Z">
              <w:r>
                <w:rPr>
                  <w:b w:val="0"/>
                </w:rPr>
                <w:t>uuid</w:t>
              </w:r>
            </w:ins>
          </w:p>
        </w:tc>
      </w:tr>
      <w:tr w:rsidR="00791AEC" w:rsidTr="001217ED">
        <w:trPr>
          <w:tblHeader w:val="0"/>
          <w:ins w:id="1034" w:author="Arnaud Dumont" w:date="2014-02-24T15:25:00Z"/>
        </w:trPr>
        <w:tc>
          <w:tcPr>
            <w:tcW w:w="2965" w:type="dxa"/>
            <w:shd w:val="clear" w:color="auto" w:fill="BFBFBF" w:themeFill="background1" w:themeFillShade="BF"/>
          </w:tcPr>
          <w:p w:rsidR="00791AEC" w:rsidRPr="00F21C35" w:rsidRDefault="00265D01" w:rsidP="001217ED">
            <w:pPr>
              <w:pStyle w:val="Table-Header"/>
              <w:rPr>
                <w:ins w:id="1035" w:author="Arnaud Dumont" w:date="2014-02-24T15:25:00Z"/>
                <w:b w:val="0"/>
              </w:rPr>
            </w:pPr>
            <w:ins w:id="1036" w:author="Arnaud Dumont" w:date="2014-02-24T15:44:00Z">
              <w:r>
                <w:t>Description</w:t>
              </w:r>
            </w:ins>
          </w:p>
        </w:tc>
        <w:tc>
          <w:tcPr>
            <w:tcW w:w="5682" w:type="dxa"/>
            <w:gridSpan w:val="2"/>
            <w:shd w:val="clear" w:color="auto" w:fill="BFBFBF" w:themeFill="background1" w:themeFillShade="BF"/>
          </w:tcPr>
          <w:p w:rsidR="00791AEC" w:rsidRPr="00F21C35" w:rsidRDefault="00791AEC" w:rsidP="001217ED">
            <w:pPr>
              <w:pStyle w:val="Table-Header"/>
              <w:rPr>
                <w:ins w:id="1037" w:author="Arnaud Dumont" w:date="2014-02-24T15:25:00Z"/>
                <w:b w:val="0"/>
              </w:rPr>
            </w:pPr>
            <w:ins w:id="1038" w:author="Arnaud Dumont" w:date="2014-02-24T15:25:00Z">
              <w:r>
                <w:rPr>
                  <w:b w:val="0"/>
                </w:rPr>
                <w:t>R</w:t>
              </w:r>
              <w:r w:rsidRPr="00EC18F5">
                <w:rPr>
                  <w:b w:val="0"/>
                </w:rPr>
                <w:t xml:space="preserve">eceived when </w:t>
              </w:r>
            </w:ins>
            <w:ins w:id="1039" w:author="Arnaud Dumont" w:date="2014-02-24T15:26:00Z">
              <w:r>
                <w:rPr>
                  <w:b w:val="0"/>
                </w:rPr>
                <w:t>the DNSSEC signing of a</w:t>
              </w:r>
            </w:ins>
            <w:ins w:id="1040" w:author="Arnaud Dumont" w:date="2014-02-24T15:25:00Z">
              <w:r w:rsidRPr="00EC18F5">
                <w:rPr>
                  <w:b w:val="0"/>
                </w:rPr>
                <w:t xml:space="preserve"> Zone has </w:t>
              </w:r>
            </w:ins>
            <w:ins w:id="1041" w:author="Arnaud Dumont" w:date="2014-02-24T15:26:00Z">
              <w:r>
                <w:rPr>
                  <w:b w:val="0"/>
                </w:rPr>
                <w:t>failed</w:t>
              </w:r>
            </w:ins>
          </w:p>
        </w:tc>
      </w:tr>
      <w:tr w:rsidR="00791AEC" w:rsidTr="001217ED">
        <w:trPr>
          <w:tblHeader w:val="0"/>
          <w:ins w:id="1042" w:author="Arnaud Dumont" w:date="2014-02-24T15:25:00Z"/>
        </w:trPr>
        <w:tc>
          <w:tcPr>
            <w:tcW w:w="2965" w:type="dxa"/>
            <w:shd w:val="clear" w:color="auto" w:fill="BFBFBF" w:themeFill="background1" w:themeFillShade="BF"/>
          </w:tcPr>
          <w:p w:rsidR="00791AEC" w:rsidRPr="00750051" w:rsidRDefault="00791AEC" w:rsidP="001217ED">
            <w:pPr>
              <w:pStyle w:val="Table-Header"/>
              <w:rPr>
                <w:ins w:id="1043" w:author="Arnaud Dumont" w:date="2014-02-24T15:25:00Z"/>
              </w:rPr>
            </w:pPr>
            <w:ins w:id="1044" w:author="Arnaud Dumont" w:date="2014-02-24T15:25:00Z">
              <w:r>
                <w:t>Field Name</w:t>
              </w:r>
            </w:ins>
          </w:p>
        </w:tc>
        <w:tc>
          <w:tcPr>
            <w:tcW w:w="2175" w:type="dxa"/>
            <w:shd w:val="clear" w:color="auto" w:fill="BFBFBF" w:themeFill="background1" w:themeFillShade="BF"/>
          </w:tcPr>
          <w:p w:rsidR="00791AEC" w:rsidRDefault="00791AEC" w:rsidP="001217ED">
            <w:pPr>
              <w:pStyle w:val="Table-Header"/>
              <w:rPr>
                <w:ins w:id="1045" w:author="Arnaud Dumont" w:date="2014-02-24T15:25:00Z"/>
              </w:rPr>
            </w:pPr>
            <w:ins w:id="1046" w:author="Arnaud Dumont" w:date="2014-02-24T15:25:00Z">
              <w:r>
                <w:t>Type</w:t>
              </w:r>
            </w:ins>
          </w:p>
        </w:tc>
        <w:tc>
          <w:tcPr>
            <w:tcW w:w="3507" w:type="dxa"/>
            <w:shd w:val="clear" w:color="auto" w:fill="BFBFBF" w:themeFill="background1" w:themeFillShade="BF"/>
          </w:tcPr>
          <w:p w:rsidR="00791AEC" w:rsidRDefault="00791AEC" w:rsidP="001217ED">
            <w:pPr>
              <w:pStyle w:val="Table-Header"/>
              <w:rPr>
                <w:ins w:id="1047" w:author="Arnaud Dumont" w:date="2014-02-24T15:25:00Z"/>
              </w:rPr>
            </w:pPr>
            <w:ins w:id="1048" w:author="Arnaud Dumont" w:date="2014-02-24T15:25:00Z">
              <w:r>
                <w:t>Description</w:t>
              </w:r>
            </w:ins>
          </w:p>
        </w:tc>
      </w:tr>
      <w:tr w:rsidR="00791AEC" w:rsidTr="001217ED">
        <w:trPr>
          <w:trHeight w:val="113"/>
          <w:tblHeader w:val="0"/>
          <w:ins w:id="1049" w:author="Arnaud Dumont" w:date="2014-02-24T15:25:00Z"/>
        </w:trPr>
        <w:tc>
          <w:tcPr>
            <w:tcW w:w="2965" w:type="dxa"/>
          </w:tcPr>
          <w:p w:rsidR="00791AEC" w:rsidRDefault="00791AEC" w:rsidP="001217ED">
            <w:pPr>
              <w:pStyle w:val="Table-Text"/>
              <w:rPr>
                <w:ins w:id="1050" w:author="Arnaud Dumont" w:date="2014-02-24T15:25:00Z"/>
              </w:rPr>
            </w:pPr>
            <w:ins w:id="1051" w:author="Arnaud Dumont" w:date="2014-02-24T15:25:00Z">
              <w:r w:rsidRPr="00F21C35">
                <w:t>zoneId</w:t>
              </w:r>
            </w:ins>
          </w:p>
        </w:tc>
        <w:tc>
          <w:tcPr>
            <w:tcW w:w="2175" w:type="dxa"/>
          </w:tcPr>
          <w:p w:rsidR="00791AEC" w:rsidRDefault="00791AEC" w:rsidP="001217ED">
            <w:pPr>
              <w:pStyle w:val="Table-Text"/>
              <w:rPr>
                <w:ins w:id="1052" w:author="Arnaud Dumont" w:date="2014-02-24T15:25:00Z"/>
              </w:rPr>
            </w:pPr>
            <w:ins w:id="1053" w:author="Arnaud Dumont" w:date="2014-02-24T15:25:00Z">
              <w:r>
                <w:t>uuid</w:t>
              </w:r>
            </w:ins>
          </w:p>
        </w:tc>
        <w:tc>
          <w:tcPr>
            <w:tcW w:w="3507" w:type="dxa"/>
          </w:tcPr>
          <w:p w:rsidR="00791AEC" w:rsidRDefault="00791AEC" w:rsidP="00F74B86">
            <w:pPr>
              <w:pStyle w:val="Table-Text"/>
              <w:rPr>
                <w:ins w:id="1054" w:author="Arnaud Dumont" w:date="2014-02-24T15:25:00Z"/>
              </w:rPr>
            </w:pPr>
            <w:ins w:id="1055" w:author="Arnaud Dumont" w:date="2014-02-24T15:25:00Z">
              <w:r>
                <w:t xml:space="preserve">The uuid of the zone which DNSSEC signing </w:t>
              </w:r>
            </w:ins>
            <w:ins w:id="1056" w:author="Arnaud Dumont" w:date="2014-02-24T15:47:00Z">
              <w:r w:rsidR="00F74B86">
                <w:t>failed</w:t>
              </w:r>
            </w:ins>
          </w:p>
        </w:tc>
      </w:tr>
      <w:tr w:rsidR="00791AEC" w:rsidTr="001217ED">
        <w:trPr>
          <w:trHeight w:val="113"/>
          <w:tblHeader w:val="0"/>
          <w:ins w:id="1057" w:author="Arnaud Dumont" w:date="2014-02-24T15:25:00Z"/>
        </w:trPr>
        <w:tc>
          <w:tcPr>
            <w:tcW w:w="2965" w:type="dxa"/>
          </w:tcPr>
          <w:p w:rsidR="00791AEC" w:rsidRDefault="00791AEC" w:rsidP="001217ED">
            <w:pPr>
              <w:pStyle w:val="Table-Text"/>
              <w:rPr>
                <w:ins w:id="1058" w:author="Arnaud Dumont" w:date="2014-02-24T15:25:00Z"/>
              </w:rPr>
            </w:pPr>
            <w:ins w:id="1059" w:author="Arnaud Dumont" w:date="2014-02-24T15:25:00Z">
              <w:r>
                <w:t>zoneName</w:t>
              </w:r>
            </w:ins>
          </w:p>
        </w:tc>
        <w:tc>
          <w:tcPr>
            <w:tcW w:w="2175" w:type="dxa"/>
          </w:tcPr>
          <w:p w:rsidR="00791AEC" w:rsidRDefault="00791AEC" w:rsidP="001217ED">
            <w:pPr>
              <w:pStyle w:val="Table-Text"/>
              <w:rPr>
                <w:ins w:id="1060" w:author="Arnaud Dumont" w:date="2014-02-24T15:25:00Z"/>
              </w:rPr>
            </w:pPr>
            <w:ins w:id="1061" w:author="Arnaud Dumont" w:date="2014-02-24T15:25:00Z">
              <w:r>
                <w:t>string</w:t>
              </w:r>
            </w:ins>
          </w:p>
        </w:tc>
        <w:tc>
          <w:tcPr>
            <w:tcW w:w="3507" w:type="dxa"/>
          </w:tcPr>
          <w:p w:rsidR="00791AEC" w:rsidRDefault="00791AEC" w:rsidP="00F74B86">
            <w:pPr>
              <w:pStyle w:val="Table-Text"/>
              <w:rPr>
                <w:ins w:id="1062" w:author="Arnaud Dumont" w:date="2014-02-24T15:25:00Z"/>
              </w:rPr>
            </w:pPr>
            <w:ins w:id="1063" w:author="Arnaud Dumont" w:date="2014-02-24T15:25:00Z">
              <w:r>
                <w:t xml:space="preserve">The name of the zone which DNSSEC signing </w:t>
              </w:r>
            </w:ins>
            <w:ins w:id="1064" w:author="Arnaud Dumont" w:date="2014-02-24T15:47:00Z">
              <w:r w:rsidR="00F74B86">
                <w:t>failed</w:t>
              </w:r>
            </w:ins>
          </w:p>
        </w:tc>
      </w:tr>
      <w:tr w:rsidR="00791AEC" w:rsidTr="001217ED">
        <w:trPr>
          <w:trHeight w:val="113"/>
          <w:tblHeader w:val="0"/>
          <w:ins w:id="1065" w:author="Arnaud Dumont" w:date="2014-02-24T15:25:00Z"/>
        </w:trPr>
        <w:tc>
          <w:tcPr>
            <w:tcW w:w="2965" w:type="dxa"/>
          </w:tcPr>
          <w:p w:rsidR="00791AEC" w:rsidRDefault="00791AEC" w:rsidP="001217ED">
            <w:pPr>
              <w:pStyle w:val="Table-Text"/>
              <w:rPr>
                <w:ins w:id="1066" w:author="Arnaud Dumont" w:date="2014-02-24T15:25:00Z"/>
              </w:rPr>
            </w:pPr>
            <w:ins w:id="1067" w:author="Arnaud Dumont" w:date="2014-02-24T15:27:00Z">
              <w:r w:rsidRPr="00791AEC">
                <w:t>errorMessage</w:t>
              </w:r>
            </w:ins>
          </w:p>
        </w:tc>
        <w:tc>
          <w:tcPr>
            <w:tcW w:w="2175" w:type="dxa"/>
          </w:tcPr>
          <w:p w:rsidR="00791AEC" w:rsidRDefault="00791AEC" w:rsidP="001217ED">
            <w:pPr>
              <w:pStyle w:val="Table-Text"/>
              <w:rPr>
                <w:ins w:id="1068" w:author="Arnaud Dumont" w:date="2014-02-24T15:25:00Z"/>
              </w:rPr>
            </w:pPr>
            <w:ins w:id="1069" w:author="Arnaud Dumont" w:date="2014-02-24T15:27:00Z">
              <w:r>
                <w:t>string</w:t>
              </w:r>
            </w:ins>
          </w:p>
        </w:tc>
        <w:tc>
          <w:tcPr>
            <w:tcW w:w="3507" w:type="dxa"/>
          </w:tcPr>
          <w:p w:rsidR="00791AEC" w:rsidRDefault="00791AEC" w:rsidP="009332C1">
            <w:pPr>
              <w:pStyle w:val="Table-Text"/>
              <w:rPr>
                <w:ins w:id="1070" w:author="Arnaud Dumont" w:date="2014-02-24T15:25:00Z"/>
              </w:rPr>
            </w:pPr>
            <w:ins w:id="1071" w:author="Arnaud Dumont" w:date="2014-02-24T15:27:00Z">
              <w:r>
                <w:t xml:space="preserve">A human-readable </w:t>
              </w:r>
            </w:ins>
            <w:ins w:id="1072" w:author="Arnaud Dumont" w:date="2014-02-24T15:47:00Z">
              <w:r w:rsidR="009332C1">
                <w:t>description of</w:t>
              </w:r>
            </w:ins>
            <w:ins w:id="1073" w:author="Arnaud Dumont" w:date="2014-02-24T15:27:00Z">
              <w:r>
                <w:t xml:space="preserve"> the failure</w:t>
              </w:r>
            </w:ins>
          </w:p>
        </w:tc>
      </w:tr>
    </w:tbl>
    <w:p w:rsidR="00DE117E" w:rsidRDefault="00DE117E" w:rsidP="00DE117E">
      <w:pPr>
        <w:pStyle w:val="Heading3"/>
        <w:rPr>
          <w:ins w:id="1074" w:author="Arnaud Dumont" w:date="2014-02-24T15:06:00Z"/>
        </w:rPr>
      </w:pPr>
      <w:ins w:id="1075" w:author="Arnaud Dumont" w:date="2014-02-24T15:06:00Z">
        <w:r>
          <w:t>Example</w:t>
        </w:r>
      </w:ins>
    </w:p>
    <w:p w:rsidR="00DE117E" w:rsidRDefault="00277AF7" w:rsidP="00DE117E">
      <w:pPr>
        <w:rPr>
          <w:ins w:id="1076" w:author="Arnaud Dumont" w:date="2014-02-24T15:06:00Z"/>
        </w:rPr>
      </w:pPr>
      <w:ins w:id="1077" w:author="Arnaud Dumont" w:date="2014-02-24T15:06:00Z">
        <w:r>
          <w:t>Below is an example of a</w:t>
        </w:r>
      </w:ins>
      <w:ins w:id="1078" w:author="Arnaud Dumont" w:date="2014-02-24T15:28:00Z">
        <w:r>
          <w:t xml:space="preserve"> message poll </w:t>
        </w:r>
      </w:ins>
      <w:ins w:id="1079" w:author="Arnaud Dumont" w:date="2014-02-24T15:06:00Z">
        <w:r w:rsidR="00DE117E">
          <w:t>command request and response:</w:t>
        </w:r>
      </w:ins>
    </w:p>
    <w:p w:rsidR="00DE117E" w:rsidRDefault="00DE117E" w:rsidP="00DE117E">
      <w:pPr>
        <w:rPr>
          <w:ins w:id="1080" w:author="Arnaud Dumont" w:date="2014-02-24T15:06:00Z"/>
        </w:rPr>
      </w:pPr>
      <w:ins w:id="1081" w:author="Arnaud Dumont" w:date="2014-02-24T15:06:00Z">
        <w:r>
          <w:t>Request:</w:t>
        </w:r>
      </w:ins>
    </w:p>
    <w:p w:rsidR="00DE117E" w:rsidRDefault="00DE117E" w:rsidP="00DE117E">
      <w:pPr>
        <w:pStyle w:val="Code"/>
        <w:rPr>
          <w:ins w:id="1082" w:author="Arnaud Dumont" w:date="2014-02-24T15:06:00Z"/>
        </w:rPr>
      </w:pPr>
      <w:ins w:id="1083" w:author="Arnaud Dumont" w:date="2014-02-24T15:06:00Z">
        <w:r>
          <w:t>GET /</w:t>
        </w:r>
      </w:ins>
      <w:ins w:id="1084" w:author="Arnaud Dumont" w:date="2014-02-24T15:28:00Z">
        <w:r w:rsidR="00277AF7">
          <w:t>messages/?</w:t>
        </w:r>
      </w:ins>
      <w:ins w:id="1085" w:author="Arnaud Dumont" w:date="2014-02-24T15:29:00Z">
        <w:r w:rsidR="00277AF7" w:rsidRPr="00DE117E">
          <w:t>searchMessageType</w:t>
        </w:r>
        <w:r w:rsidR="00277AF7">
          <w:t>=</w:t>
        </w:r>
        <w:r w:rsidR="00277AF7" w:rsidRPr="00277AF7">
          <w:t>zoneDNSSECSigningCompleted</w:t>
        </w:r>
      </w:ins>
      <w:ins w:id="1086" w:author="Arnaud Dumont" w:date="2014-02-24T15:06:00Z">
        <w:r>
          <w:t xml:space="preserve"> HTTP/1.1</w:t>
        </w:r>
      </w:ins>
    </w:p>
    <w:p w:rsidR="00DE117E" w:rsidRDefault="00DE117E" w:rsidP="00DE117E">
      <w:pPr>
        <w:pStyle w:val="Code"/>
        <w:rPr>
          <w:ins w:id="1087" w:author="Arnaud Dumont" w:date="2014-02-24T15:06:00Z"/>
        </w:rPr>
      </w:pPr>
      <w:ins w:id="1088" w:author="Arnaud Dumont" w:date="2014-02-24T15:06:00Z">
        <w:r>
          <w:t>Client-Transaction-Id: 2049ee97-0940-4451-84bb-aedc31dee86c</w:t>
        </w:r>
      </w:ins>
    </w:p>
    <w:p w:rsidR="00DE117E" w:rsidRDefault="00DE117E" w:rsidP="00DE117E">
      <w:pPr>
        <w:pStyle w:val="Code"/>
        <w:rPr>
          <w:ins w:id="1089" w:author="Arnaud Dumont" w:date="2014-02-24T15:06:00Z"/>
        </w:rPr>
      </w:pPr>
      <w:ins w:id="1090" w:author="Arnaud Dumont" w:date="2014-02-24T15:06:00Z">
        <w:r>
          <w:t>Accept: application/json</w:t>
        </w:r>
      </w:ins>
    </w:p>
    <w:p w:rsidR="00DE117E" w:rsidRDefault="00DE117E" w:rsidP="00DE117E">
      <w:pPr>
        <w:pStyle w:val="Code"/>
        <w:rPr>
          <w:ins w:id="1091" w:author="Arnaud Dumont" w:date="2014-02-24T15:06:00Z"/>
        </w:rPr>
      </w:pPr>
      <w:ins w:id="1092" w:author="Arnaud Dumont" w:date="2014-02-24T15:06:00Z">
        <w:r>
          <w:t>User-Agent: Jersey/2.2 (Apache HttpClient 4.2.5)</w:t>
        </w:r>
      </w:ins>
    </w:p>
    <w:p w:rsidR="00DE117E" w:rsidRDefault="00DE117E" w:rsidP="00DE117E">
      <w:pPr>
        <w:pStyle w:val="Code"/>
        <w:rPr>
          <w:ins w:id="1093" w:author="Arnaud Dumont" w:date="2014-02-24T15:06:00Z"/>
        </w:rPr>
      </w:pPr>
      <w:ins w:id="1094" w:author="Arnaud Dumont" w:date="2014-02-24T15:06:00Z">
        <w:r>
          <w:t>Host: api.discoverydns.com</w:t>
        </w:r>
      </w:ins>
    </w:p>
    <w:p w:rsidR="00DE117E" w:rsidRDefault="00DE117E" w:rsidP="00DE117E">
      <w:pPr>
        <w:pStyle w:val="Code"/>
        <w:rPr>
          <w:ins w:id="1095" w:author="Arnaud Dumont" w:date="2014-02-24T15:06:00Z"/>
        </w:rPr>
      </w:pPr>
      <w:ins w:id="1096" w:author="Arnaud Dumont" w:date="2014-02-24T15:06:00Z">
        <w:r>
          <w:t>Connection: Keep-Alive</w:t>
        </w:r>
      </w:ins>
    </w:p>
    <w:p w:rsidR="00DE117E" w:rsidRPr="00C45DEE" w:rsidRDefault="00DE117E" w:rsidP="00DE117E">
      <w:pPr>
        <w:pStyle w:val="Code"/>
        <w:rPr>
          <w:ins w:id="1097" w:author="Arnaud Dumont" w:date="2014-02-24T15:06:00Z"/>
        </w:rPr>
      </w:pPr>
    </w:p>
    <w:p w:rsidR="00DE117E" w:rsidRDefault="00DE117E" w:rsidP="00DE117E">
      <w:pPr>
        <w:rPr>
          <w:ins w:id="1098" w:author="Arnaud Dumont" w:date="2014-02-24T15:06:00Z"/>
        </w:rPr>
      </w:pPr>
      <w:ins w:id="1099" w:author="Arnaud Dumont" w:date="2014-02-24T15:06:00Z">
        <w:r>
          <w:t>Response:</w:t>
        </w:r>
      </w:ins>
    </w:p>
    <w:p w:rsidR="00DE117E" w:rsidRDefault="00DE117E" w:rsidP="00DE117E">
      <w:pPr>
        <w:pStyle w:val="Code"/>
        <w:rPr>
          <w:ins w:id="1100" w:author="Arnaud Dumont" w:date="2014-02-24T15:06:00Z"/>
        </w:rPr>
      </w:pPr>
      <w:ins w:id="1101" w:author="Arnaud Dumont" w:date="2014-02-24T15:06:00Z">
        <w:r>
          <w:t>HTTP/1.1 200 OK</w:t>
        </w:r>
      </w:ins>
    </w:p>
    <w:p w:rsidR="00DE117E" w:rsidRDefault="00DE117E" w:rsidP="00DE117E">
      <w:pPr>
        <w:pStyle w:val="Code"/>
        <w:rPr>
          <w:ins w:id="1102" w:author="Arnaud Dumont" w:date="2014-02-24T15:06:00Z"/>
        </w:rPr>
      </w:pPr>
      <w:ins w:id="1103" w:author="Arnaud Dumont" w:date="2014-02-24T15:06:00Z">
        <w:r>
          <w:t>Content-Type: application/json</w:t>
        </w:r>
      </w:ins>
    </w:p>
    <w:p w:rsidR="00DE117E" w:rsidRDefault="00DE117E" w:rsidP="00DE117E">
      <w:pPr>
        <w:pStyle w:val="Code"/>
        <w:rPr>
          <w:ins w:id="1104" w:author="Arnaud Dumont" w:date="2014-02-24T15:06:00Z"/>
        </w:rPr>
      </w:pPr>
      <w:ins w:id="1105" w:author="Arnaud Dumont" w:date="2014-02-24T15:06:00Z">
        <w:r>
          <w:t>Last-Modified: Sun, 06 Oct 2013 14:39:22 GMT</w:t>
        </w:r>
      </w:ins>
    </w:p>
    <w:p w:rsidR="00DE117E" w:rsidRDefault="00DE117E" w:rsidP="00DE117E">
      <w:pPr>
        <w:pStyle w:val="Code"/>
        <w:rPr>
          <w:ins w:id="1106" w:author="Arnaud Dumont" w:date="2014-02-24T15:06:00Z"/>
        </w:rPr>
      </w:pPr>
      <w:ins w:id="1107" w:author="Arnaud Dumont" w:date="2014-02-24T15:06:00Z">
        <w:r>
          <w:t>ETag: "0"</w:t>
        </w:r>
      </w:ins>
    </w:p>
    <w:p w:rsidR="00DE117E" w:rsidRDefault="00DE117E" w:rsidP="00DE117E">
      <w:pPr>
        <w:pStyle w:val="Code"/>
        <w:rPr>
          <w:ins w:id="1108" w:author="Arnaud Dumont" w:date="2014-02-24T15:06:00Z"/>
        </w:rPr>
      </w:pPr>
      <w:ins w:id="1109" w:author="Arnaud Dumont" w:date="2014-02-24T15:06:00Z">
        <w:r>
          <w:lastRenderedPageBreak/>
          <w:t>Cache-Control: private, no-transform, max-age=30</w:t>
        </w:r>
      </w:ins>
    </w:p>
    <w:p w:rsidR="00DE117E" w:rsidRDefault="00DE117E" w:rsidP="00DE117E">
      <w:pPr>
        <w:pStyle w:val="Code"/>
        <w:rPr>
          <w:ins w:id="1110" w:author="Arnaud Dumont" w:date="2014-02-24T15:06:00Z"/>
        </w:rPr>
      </w:pPr>
      <w:ins w:id="1111" w:author="Arnaud Dumont" w:date="2014-02-24T15:06:00Z">
        <w:r>
          <w:t>Date: Sun, 06 Oct 2013 14:39:22 GMT</w:t>
        </w:r>
      </w:ins>
    </w:p>
    <w:p w:rsidR="00DE117E" w:rsidRDefault="00DE117E" w:rsidP="00DE117E">
      <w:pPr>
        <w:pStyle w:val="Code"/>
        <w:rPr>
          <w:ins w:id="1112" w:author="Arnaud Dumont" w:date="2014-02-24T15:06:00Z"/>
        </w:rPr>
      </w:pPr>
      <w:ins w:id="1113" w:author="Arnaud Dumont" w:date="2014-02-24T15:06:00Z">
        <w:r>
          <w:t>Server-Transaction-Id: 30df3fd8-4093-4f81-a422-7010fec8c781</w:t>
        </w:r>
      </w:ins>
    </w:p>
    <w:p w:rsidR="00DE117E" w:rsidRDefault="00DE117E" w:rsidP="00DE117E">
      <w:pPr>
        <w:pStyle w:val="Code"/>
        <w:rPr>
          <w:ins w:id="1114" w:author="Arnaud Dumont" w:date="2014-02-24T15:06:00Z"/>
        </w:rPr>
      </w:pPr>
      <w:ins w:id="1115" w:author="Arnaud Dumont" w:date="2014-02-24T15:06:00Z">
        <w:r>
          <w:t>Client-Transaction-Id: 2049ee97-0940-4451-84bb-aedc31dee86c</w:t>
        </w:r>
      </w:ins>
    </w:p>
    <w:p w:rsidR="00DE117E" w:rsidRDefault="00DE117E" w:rsidP="00DE117E">
      <w:pPr>
        <w:pStyle w:val="Code"/>
        <w:rPr>
          <w:ins w:id="1116" w:author="Arnaud Dumont" w:date="2014-02-24T15:06:00Z"/>
        </w:rPr>
      </w:pPr>
      <w:ins w:id="1117" w:author="Arnaud Dumont" w:date="2014-02-24T15:06:00Z">
        <w:r>
          <w:t>Content-Length: 922</w:t>
        </w:r>
      </w:ins>
    </w:p>
    <w:p w:rsidR="00DE117E" w:rsidRDefault="00DE117E" w:rsidP="00DE117E">
      <w:pPr>
        <w:pStyle w:val="Code"/>
        <w:rPr>
          <w:ins w:id="1118" w:author="Arnaud Dumont" w:date="2014-02-24T15:06:00Z"/>
        </w:rPr>
      </w:pPr>
    </w:p>
    <w:p w:rsidR="001217ED" w:rsidRDefault="001217ED" w:rsidP="001217ED">
      <w:pPr>
        <w:pStyle w:val="Code"/>
        <w:rPr>
          <w:ins w:id="1119" w:author="Arnaud Dumont" w:date="2014-02-25T13:34:00Z"/>
        </w:rPr>
      </w:pPr>
      <w:ins w:id="1120" w:author="Arnaud Dumont" w:date="2014-02-25T13:34:00Z">
        <w:r>
          <w:t>{</w:t>
        </w:r>
      </w:ins>
    </w:p>
    <w:p w:rsidR="001217ED" w:rsidRDefault="001217ED" w:rsidP="001217ED">
      <w:pPr>
        <w:pStyle w:val="Code"/>
        <w:rPr>
          <w:ins w:id="1121" w:author="Arnaud Dumont" w:date="2014-02-25T13:34:00Z"/>
        </w:rPr>
      </w:pPr>
      <w:ins w:id="1122" w:author="Arnaud Dumont" w:date="2014-02-25T13:34:00Z">
        <w:r>
          <w:t xml:space="preserve">  "messagePoll" : {</w:t>
        </w:r>
      </w:ins>
    </w:p>
    <w:p w:rsidR="001217ED" w:rsidRDefault="001217ED" w:rsidP="001217ED">
      <w:pPr>
        <w:pStyle w:val="Code"/>
        <w:rPr>
          <w:ins w:id="1123" w:author="Arnaud Dumont" w:date="2014-02-25T13:34:00Z"/>
        </w:rPr>
      </w:pPr>
      <w:ins w:id="1124" w:author="Arnaud Dumont" w:date="2014-02-25T13:34:00Z">
        <w:r>
          <w:t xml:space="preserve">    "message" : {</w:t>
        </w:r>
      </w:ins>
    </w:p>
    <w:p w:rsidR="001217ED" w:rsidRDefault="001217ED" w:rsidP="001217ED">
      <w:pPr>
        <w:pStyle w:val="Code"/>
        <w:rPr>
          <w:ins w:id="1125" w:author="Arnaud Dumont" w:date="2014-02-25T13:34:00Z"/>
        </w:rPr>
      </w:pPr>
      <w:ins w:id="1126" w:author="Arnaud Dumont" w:date="2014-02-25T13:34:00Z">
        <w:r>
          <w:t xml:space="preserve">      "id" : "aac25ec0-2ee5-11e3-aa6e-0800200c9a66",</w:t>
        </w:r>
      </w:ins>
    </w:p>
    <w:p w:rsidR="001217ED" w:rsidRDefault="001217ED" w:rsidP="001217ED">
      <w:pPr>
        <w:pStyle w:val="Code"/>
        <w:rPr>
          <w:ins w:id="1127" w:author="Arnaud Dumont" w:date="2014-02-25T13:34:00Z"/>
        </w:rPr>
      </w:pPr>
      <w:ins w:id="1128" w:author="Arnaud Dumont" w:date="2014-02-25T13:34:00Z">
        <w:r>
          <w:t xml:space="preserve">      "messageType" : "zoneDNSSECSigningCompleted",</w:t>
        </w:r>
      </w:ins>
    </w:p>
    <w:p w:rsidR="001217ED" w:rsidRDefault="001217ED" w:rsidP="001217ED">
      <w:pPr>
        <w:pStyle w:val="Code"/>
        <w:rPr>
          <w:ins w:id="1129" w:author="Arnaud Dumont" w:date="2014-02-25T13:34:00Z"/>
        </w:rPr>
      </w:pPr>
      <w:ins w:id="1130" w:author="Arnaud Dumont" w:date="2014-02-25T13:34:00Z">
        <w:r>
          <w:t xml:space="preserve">      "relatedObjectId" : "bbc25ec0-2ee5-11e3-aa6e-0800200c9a66",</w:t>
        </w:r>
      </w:ins>
    </w:p>
    <w:p w:rsidR="001217ED" w:rsidRDefault="001217ED" w:rsidP="001217ED">
      <w:pPr>
        <w:pStyle w:val="Code"/>
        <w:rPr>
          <w:ins w:id="1131" w:author="Arnaud Dumont" w:date="2014-02-25T13:34:00Z"/>
        </w:rPr>
      </w:pPr>
      <w:ins w:id="1132" w:author="Arnaud Dumont" w:date="2014-02-25T13:34:00Z">
        <w:r>
          <w:t xml:space="preserve">      "sponsorAccountId" : "ccc25ec0-2ee5-11e3-aa6e-0800200c9a66",</w:t>
        </w:r>
      </w:ins>
    </w:p>
    <w:p w:rsidR="001217ED" w:rsidRDefault="001217ED" w:rsidP="001217ED">
      <w:pPr>
        <w:pStyle w:val="Code"/>
        <w:rPr>
          <w:ins w:id="1133" w:author="Arnaud Dumont" w:date="2014-02-25T13:34:00Z"/>
        </w:rPr>
      </w:pPr>
      <w:ins w:id="1134" w:author="Arnaud Dumont" w:date="2014-02-25T13:34:00Z">
        <w:r>
          <w:t xml:space="preserve">      "createDate" : "2014-02-25T02:13:15.088",</w:t>
        </w:r>
      </w:ins>
    </w:p>
    <w:p w:rsidR="001217ED" w:rsidRDefault="001217ED" w:rsidP="001217ED">
      <w:pPr>
        <w:pStyle w:val="Code"/>
        <w:rPr>
          <w:ins w:id="1135" w:author="Arnaud Dumont" w:date="2014-02-25T13:34:00Z"/>
        </w:rPr>
      </w:pPr>
      <w:ins w:id="1136" w:author="Arnaud Dumont" w:date="2014-02-25T13:34:00Z">
        <w:r>
          <w:t xml:space="preserve">      "acknowledgedDate" : null,</w:t>
        </w:r>
      </w:ins>
    </w:p>
    <w:p w:rsidR="001217ED" w:rsidRDefault="001217ED" w:rsidP="001217ED">
      <w:pPr>
        <w:pStyle w:val="Code"/>
        <w:rPr>
          <w:ins w:id="1137" w:author="Arnaud Dumont" w:date="2014-02-25T13:34:00Z"/>
        </w:rPr>
      </w:pPr>
      <w:ins w:id="1138" w:author="Arnaud Dumont" w:date="2014-02-25T13:34:00Z">
        <w:r>
          <w:t xml:space="preserve">      "acknowledgedByUserId" : null,</w:t>
        </w:r>
      </w:ins>
    </w:p>
    <w:p w:rsidR="001217ED" w:rsidRDefault="001217ED" w:rsidP="001217ED">
      <w:pPr>
        <w:pStyle w:val="Code"/>
        <w:rPr>
          <w:ins w:id="1139" w:author="Arnaud Dumont" w:date="2014-02-25T13:34:00Z"/>
        </w:rPr>
      </w:pPr>
      <w:ins w:id="1140" w:author="Arnaud Dumont" w:date="2014-02-25T13:34:00Z">
        <w:r>
          <w:t xml:space="preserve">      "message" : "</w:t>
        </w:r>
      </w:ins>
      <w:ins w:id="1141" w:author="Arnaud Dumont" w:date="2014-02-25T13:40:00Z">
        <w:r w:rsidR="00F8133C">
          <w:t>Zone DNSSEC-signing completed</w:t>
        </w:r>
      </w:ins>
      <w:ins w:id="1142" w:author="Arnaud Dumont" w:date="2014-02-25T13:34:00Z">
        <w:r>
          <w:t>",</w:t>
        </w:r>
      </w:ins>
    </w:p>
    <w:p w:rsidR="001217ED" w:rsidRDefault="001217ED" w:rsidP="001217ED">
      <w:pPr>
        <w:pStyle w:val="Code"/>
        <w:rPr>
          <w:ins w:id="1143" w:author="Arnaud Dumont" w:date="2014-02-25T13:34:00Z"/>
        </w:rPr>
      </w:pPr>
      <w:ins w:id="1144" w:author="Arnaud Dumont" w:date="2014-02-25T13:34:00Z">
        <w:r>
          <w:t xml:space="preserve">      "messageContents" : {</w:t>
        </w:r>
      </w:ins>
    </w:p>
    <w:p w:rsidR="001217ED" w:rsidRDefault="001217ED" w:rsidP="001217ED">
      <w:pPr>
        <w:pStyle w:val="Code"/>
        <w:rPr>
          <w:ins w:id="1145" w:author="Arnaud Dumont" w:date="2014-02-25T13:34:00Z"/>
        </w:rPr>
      </w:pPr>
      <w:ins w:id="1146" w:author="Arnaud Dumont" w:date="2014-02-25T13:34:00Z">
        <w:r>
          <w:t xml:space="preserve">        "zoneId" : "</w:t>
        </w:r>
      </w:ins>
      <w:ins w:id="1147" w:author="Arnaud Dumont" w:date="2014-02-25T13:40:00Z">
        <w:r w:rsidR="00F8133C">
          <w:t>bbc25ec0-2ee5-11e3-aa6e-0800200c9a66</w:t>
        </w:r>
      </w:ins>
      <w:ins w:id="1148" w:author="Arnaud Dumont" w:date="2014-02-25T13:34:00Z">
        <w:r>
          <w:t>",</w:t>
        </w:r>
      </w:ins>
    </w:p>
    <w:p w:rsidR="001217ED" w:rsidRDefault="001217ED" w:rsidP="001217ED">
      <w:pPr>
        <w:pStyle w:val="Code"/>
        <w:rPr>
          <w:ins w:id="1149" w:author="Arnaud Dumont" w:date="2014-02-25T13:34:00Z"/>
        </w:rPr>
      </w:pPr>
      <w:ins w:id="1150" w:author="Arnaud Dumont" w:date="2014-02-25T13:34:00Z">
        <w:r>
          <w:t xml:space="preserve">        "zoneName" : "test.com",</w:t>
        </w:r>
      </w:ins>
    </w:p>
    <w:p w:rsidR="001217ED" w:rsidRDefault="001217ED" w:rsidP="001217ED">
      <w:pPr>
        <w:pStyle w:val="Code"/>
        <w:rPr>
          <w:ins w:id="1151" w:author="Arnaud Dumont" w:date="2014-02-25T13:34:00Z"/>
        </w:rPr>
      </w:pPr>
      <w:ins w:id="1152" w:author="Arnaud Dumont" w:date="2014-02-25T13:34:00Z">
        <w:r>
          <w:t xml:space="preserve">        "delegationResourceRecords" : [ {</w:t>
        </w:r>
      </w:ins>
    </w:p>
    <w:p w:rsidR="001217ED" w:rsidRDefault="001217ED" w:rsidP="001217ED">
      <w:pPr>
        <w:pStyle w:val="Code"/>
        <w:rPr>
          <w:ins w:id="1153" w:author="Arnaud Dumont" w:date="2014-02-25T13:34:00Z"/>
        </w:rPr>
      </w:pPr>
      <w:ins w:id="1154" w:author="Arnaud Dumont" w:date="2014-02-25T13:34:00Z">
        <w:r>
          <w:t xml:space="preserve">          "name" : "test.com.",</w:t>
        </w:r>
      </w:ins>
    </w:p>
    <w:p w:rsidR="001217ED" w:rsidRDefault="001217ED" w:rsidP="001217ED">
      <w:pPr>
        <w:pStyle w:val="Code"/>
        <w:rPr>
          <w:ins w:id="1155" w:author="Arnaud Dumont" w:date="2014-02-25T13:34:00Z"/>
        </w:rPr>
      </w:pPr>
      <w:ins w:id="1156" w:author="Arnaud Dumont" w:date="2014-02-25T13:34:00Z">
        <w:r>
          <w:t xml:space="preserve">          "class" : "IN",</w:t>
        </w:r>
      </w:ins>
    </w:p>
    <w:p w:rsidR="001217ED" w:rsidRDefault="001217ED" w:rsidP="001217ED">
      <w:pPr>
        <w:pStyle w:val="Code"/>
        <w:rPr>
          <w:ins w:id="1157" w:author="Arnaud Dumont" w:date="2014-02-25T13:34:00Z"/>
        </w:rPr>
      </w:pPr>
      <w:ins w:id="1158" w:author="Arnaud Dumont" w:date="2014-02-25T13:34:00Z">
        <w:r>
          <w:t xml:space="preserve">          "ttl" : "3600",</w:t>
        </w:r>
      </w:ins>
    </w:p>
    <w:p w:rsidR="001217ED" w:rsidRDefault="001217ED" w:rsidP="001217ED">
      <w:pPr>
        <w:pStyle w:val="Code"/>
        <w:rPr>
          <w:ins w:id="1159" w:author="Arnaud Dumont" w:date="2014-02-25T13:34:00Z"/>
        </w:rPr>
      </w:pPr>
      <w:ins w:id="1160" w:author="Arnaud Dumont" w:date="2014-02-25T13:34:00Z">
        <w:r>
          <w:t xml:space="preserve">          "type" : "NS",</w:t>
        </w:r>
      </w:ins>
    </w:p>
    <w:p w:rsidR="001217ED" w:rsidRDefault="001217ED" w:rsidP="001217ED">
      <w:pPr>
        <w:pStyle w:val="Code"/>
        <w:rPr>
          <w:ins w:id="1161" w:author="Arnaud Dumont" w:date="2014-02-25T13:34:00Z"/>
        </w:rPr>
      </w:pPr>
      <w:ins w:id="1162" w:author="Arnaud Dumont" w:date="2014-02-25T13:34:00Z">
        <w:r>
          <w:t xml:space="preserve">          "target" : "test.com."</w:t>
        </w:r>
      </w:ins>
    </w:p>
    <w:p w:rsidR="001217ED" w:rsidRDefault="001217ED" w:rsidP="001217ED">
      <w:pPr>
        <w:pStyle w:val="Code"/>
        <w:rPr>
          <w:ins w:id="1163" w:author="Arnaud Dumont" w:date="2014-02-25T13:34:00Z"/>
        </w:rPr>
      </w:pPr>
      <w:ins w:id="1164" w:author="Arnaud Dumont" w:date="2014-02-25T13:34:00Z">
        <w:r>
          <w:t xml:space="preserve">        }, {</w:t>
        </w:r>
      </w:ins>
    </w:p>
    <w:p w:rsidR="001217ED" w:rsidRDefault="001217ED" w:rsidP="001217ED">
      <w:pPr>
        <w:pStyle w:val="Code"/>
        <w:rPr>
          <w:ins w:id="1165" w:author="Arnaud Dumont" w:date="2014-02-25T13:34:00Z"/>
        </w:rPr>
      </w:pPr>
      <w:ins w:id="1166" w:author="Arnaud Dumont" w:date="2014-02-25T13:34:00Z">
        <w:r>
          <w:t xml:space="preserve">          "name" : "test.com.",</w:t>
        </w:r>
      </w:ins>
    </w:p>
    <w:p w:rsidR="001217ED" w:rsidRDefault="001217ED" w:rsidP="001217ED">
      <w:pPr>
        <w:pStyle w:val="Code"/>
        <w:rPr>
          <w:ins w:id="1167" w:author="Arnaud Dumont" w:date="2014-02-25T13:34:00Z"/>
        </w:rPr>
      </w:pPr>
      <w:ins w:id="1168" w:author="Arnaud Dumont" w:date="2014-02-25T13:34:00Z">
        <w:r>
          <w:t xml:space="preserve">          "class" : "IN",</w:t>
        </w:r>
      </w:ins>
    </w:p>
    <w:p w:rsidR="001217ED" w:rsidRDefault="001217ED" w:rsidP="001217ED">
      <w:pPr>
        <w:pStyle w:val="Code"/>
        <w:rPr>
          <w:ins w:id="1169" w:author="Arnaud Dumont" w:date="2014-02-25T13:34:00Z"/>
        </w:rPr>
      </w:pPr>
      <w:ins w:id="1170" w:author="Arnaud Dumont" w:date="2014-02-25T13:34:00Z">
        <w:r>
          <w:t xml:space="preserve">          "ttl" : "3600",</w:t>
        </w:r>
      </w:ins>
    </w:p>
    <w:p w:rsidR="001217ED" w:rsidRDefault="001217ED" w:rsidP="001217ED">
      <w:pPr>
        <w:pStyle w:val="Code"/>
        <w:rPr>
          <w:ins w:id="1171" w:author="Arnaud Dumont" w:date="2014-02-25T13:34:00Z"/>
        </w:rPr>
      </w:pPr>
      <w:ins w:id="1172" w:author="Arnaud Dumont" w:date="2014-02-25T13:34:00Z">
        <w:r>
          <w:t xml:space="preserve">          "type" : "DS",</w:t>
        </w:r>
      </w:ins>
    </w:p>
    <w:p w:rsidR="001217ED" w:rsidRDefault="001217ED" w:rsidP="001217ED">
      <w:pPr>
        <w:pStyle w:val="Code"/>
        <w:rPr>
          <w:ins w:id="1173" w:author="Arnaud Dumont" w:date="2014-02-25T13:34:00Z"/>
        </w:rPr>
      </w:pPr>
      <w:ins w:id="1174" w:author="Arnaud Dumont" w:date="2014-02-25T13:34:00Z">
        <w:r>
          <w:t xml:space="preserve">          "footprint" : "3",</w:t>
        </w:r>
      </w:ins>
    </w:p>
    <w:p w:rsidR="001217ED" w:rsidRDefault="001217ED" w:rsidP="001217ED">
      <w:pPr>
        <w:pStyle w:val="Code"/>
        <w:rPr>
          <w:ins w:id="1175" w:author="Arnaud Dumont" w:date="2014-02-25T13:34:00Z"/>
        </w:rPr>
      </w:pPr>
      <w:ins w:id="1176" w:author="Arnaud Dumont" w:date="2014-02-25T13:34:00Z">
        <w:r>
          <w:t xml:space="preserve">          "algorithm" : "2",</w:t>
        </w:r>
      </w:ins>
    </w:p>
    <w:p w:rsidR="001217ED" w:rsidRDefault="001217ED" w:rsidP="001217ED">
      <w:pPr>
        <w:pStyle w:val="Code"/>
        <w:rPr>
          <w:ins w:id="1177" w:author="Arnaud Dumont" w:date="2014-02-25T13:34:00Z"/>
        </w:rPr>
      </w:pPr>
      <w:ins w:id="1178" w:author="Arnaud Dumont" w:date="2014-02-25T13:34:00Z">
        <w:r>
          <w:t xml:space="preserve">          "digestId" : "1",</w:t>
        </w:r>
      </w:ins>
    </w:p>
    <w:p w:rsidR="001217ED" w:rsidRDefault="001217ED" w:rsidP="001217ED">
      <w:pPr>
        <w:pStyle w:val="Code"/>
        <w:rPr>
          <w:ins w:id="1179" w:author="Arnaud Dumont" w:date="2014-02-25T13:34:00Z"/>
        </w:rPr>
      </w:pPr>
      <w:ins w:id="1180" w:author="Arnaud Dumont" w:date="2014-02-25T13:34:00Z">
        <w:r>
          <w:t xml:space="preserve">          "digest" : "45394234303035353139334132433435374643363737423545463333424238333139354234393545413231343339393930433936343342393545344334314439"</w:t>
        </w:r>
      </w:ins>
    </w:p>
    <w:p w:rsidR="001217ED" w:rsidRDefault="001217ED" w:rsidP="001217ED">
      <w:pPr>
        <w:pStyle w:val="Code"/>
        <w:rPr>
          <w:ins w:id="1181" w:author="Arnaud Dumont" w:date="2014-02-25T13:34:00Z"/>
        </w:rPr>
      </w:pPr>
      <w:ins w:id="1182" w:author="Arnaud Dumont" w:date="2014-02-25T13:34:00Z">
        <w:r>
          <w:t xml:space="preserve">        } ]</w:t>
        </w:r>
      </w:ins>
    </w:p>
    <w:p w:rsidR="001217ED" w:rsidRDefault="001217ED" w:rsidP="001217ED">
      <w:pPr>
        <w:pStyle w:val="Code"/>
        <w:rPr>
          <w:ins w:id="1183" w:author="Arnaud Dumont" w:date="2014-02-25T13:34:00Z"/>
        </w:rPr>
      </w:pPr>
      <w:ins w:id="1184" w:author="Arnaud Dumont" w:date="2014-02-25T13:34:00Z">
        <w:r>
          <w:t xml:space="preserve">      }</w:t>
        </w:r>
      </w:ins>
    </w:p>
    <w:p w:rsidR="001217ED" w:rsidRDefault="001217ED" w:rsidP="001217ED">
      <w:pPr>
        <w:pStyle w:val="Code"/>
        <w:rPr>
          <w:ins w:id="1185" w:author="Arnaud Dumont" w:date="2014-02-25T13:34:00Z"/>
        </w:rPr>
      </w:pPr>
      <w:ins w:id="1186" w:author="Arnaud Dumont" w:date="2014-02-25T13:34:00Z">
        <w:r>
          <w:lastRenderedPageBreak/>
          <w:t xml:space="preserve">    },</w:t>
        </w:r>
      </w:ins>
    </w:p>
    <w:p w:rsidR="001217ED" w:rsidRDefault="001217ED" w:rsidP="001217ED">
      <w:pPr>
        <w:pStyle w:val="Code"/>
        <w:rPr>
          <w:ins w:id="1187" w:author="Arnaud Dumont" w:date="2014-02-25T13:34:00Z"/>
        </w:rPr>
      </w:pPr>
      <w:ins w:id="1188" w:author="Arnaud Dumont" w:date="2014-02-25T13:34:00Z">
        <w:r>
          <w:t xml:space="preserve">    "outstandingMessagesCount" : 3</w:t>
        </w:r>
      </w:ins>
    </w:p>
    <w:p w:rsidR="001217ED" w:rsidRDefault="001217ED" w:rsidP="001217ED">
      <w:pPr>
        <w:pStyle w:val="Code"/>
        <w:rPr>
          <w:ins w:id="1189" w:author="Arnaud Dumont" w:date="2014-02-25T13:34:00Z"/>
        </w:rPr>
      </w:pPr>
      <w:ins w:id="1190" w:author="Arnaud Dumont" w:date="2014-02-25T13:34:00Z">
        <w:r>
          <w:t xml:space="preserve">  }</w:t>
        </w:r>
      </w:ins>
    </w:p>
    <w:p w:rsidR="00DE117E" w:rsidRPr="00323508" w:rsidRDefault="001217ED" w:rsidP="001217ED">
      <w:pPr>
        <w:pStyle w:val="Code"/>
        <w:rPr>
          <w:ins w:id="1191" w:author="Arnaud Dumont" w:date="2014-02-24T15:06:00Z"/>
        </w:rPr>
      </w:pPr>
      <w:ins w:id="1192" w:author="Arnaud Dumont" w:date="2014-02-25T13:34:00Z">
        <w:r>
          <w:t>}</w:t>
        </w:r>
      </w:ins>
    </w:p>
    <w:p w:rsidR="000D6A03" w:rsidRDefault="000D6A03" w:rsidP="000D6A03">
      <w:pPr>
        <w:pStyle w:val="Heading2"/>
        <w:rPr>
          <w:ins w:id="1193" w:author="Arnaud Dumont" w:date="2014-02-24T15:37:00Z"/>
        </w:rPr>
      </w:pPr>
      <w:bookmarkStart w:id="1194" w:name="_Toc381779328"/>
      <w:ins w:id="1195" w:author="Arnaud Dumont" w:date="2014-02-24T15:37:00Z">
        <w:r>
          <w:t>Message Acknowledge Command</w:t>
        </w:r>
        <w:bookmarkEnd w:id="1194"/>
      </w:ins>
    </w:p>
    <w:p w:rsidR="000D6A03" w:rsidRDefault="000D6A03" w:rsidP="000D6A03">
      <w:pPr>
        <w:rPr>
          <w:ins w:id="1196" w:author="Arnaud Dumont" w:date="2014-02-24T15:37:00Z"/>
        </w:rPr>
      </w:pPr>
      <w:ins w:id="1197" w:author="Arnaud Dumont" w:date="2014-02-24T15:37:00Z">
        <w:r w:rsidRPr="00C45DEE">
          <w:t xml:space="preserve">This command is used to </w:t>
        </w:r>
        <w:r>
          <w:t>acknowledge a specific</w:t>
        </w:r>
        <w:r w:rsidRPr="00C45DEE">
          <w:t xml:space="preserve"> </w:t>
        </w:r>
        <w:r>
          <w:t>message</w:t>
        </w:r>
        <w:r w:rsidRPr="00C45DEE">
          <w:t xml:space="preserve"> object provisioned</w:t>
        </w:r>
        <w:r>
          <w:t xml:space="preserve"> in the account’s message queue</w:t>
        </w:r>
        <w:r w:rsidRPr="00C45DEE">
          <w:t xml:space="preserve"> </w:t>
        </w:r>
        <w:r>
          <w:t>in the syste</w:t>
        </w:r>
      </w:ins>
      <w:ins w:id="1198" w:author="Arnaud Dumont" w:date="2014-02-24T15:38:00Z">
        <w:r>
          <w:t>m</w:t>
        </w:r>
      </w:ins>
      <w:ins w:id="1199" w:author="Arnaud Dumont" w:date="2014-02-24T15:37:00Z">
        <w:r w:rsidRPr="00C45DEE">
          <w:t>.</w:t>
        </w:r>
      </w:ins>
    </w:p>
    <w:p w:rsidR="000D6A03" w:rsidRDefault="000D6A03" w:rsidP="000D6A03">
      <w:pPr>
        <w:pStyle w:val="Heading3"/>
        <w:rPr>
          <w:ins w:id="1200" w:author="Arnaud Dumont" w:date="2014-02-24T15:37:00Z"/>
        </w:rPr>
      </w:pPr>
      <w:ins w:id="1201" w:author="Arnaud Dumont" w:date="2014-02-24T15:37:00Z">
        <w:r>
          <w:t>Request</w:t>
        </w:r>
      </w:ins>
    </w:p>
    <w:p w:rsidR="000D6A03" w:rsidRDefault="000D6A03" w:rsidP="000D6A03">
      <w:pPr>
        <w:rPr>
          <w:ins w:id="1202" w:author="Arnaud Dumont" w:date="2014-02-24T15:37:00Z"/>
        </w:rPr>
      </w:pPr>
      <w:ins w:id="1203" w:author="Arnaud Dumont" w:date="2014-02-24T15:37:00Z">
        <w:r w:rsidRPr="00C45DEE">
          <w:t>A request should be made to the specified URI including the indicated headers</w:t>
        </w:r>
        <w:r>
          <w:t>,</w:t>
        </w:r>
        <w:r w:rsidRPr="00C45DEE">
          <w:t xml:space="preserve"> and if required a request body in the format specified.</w:t>
        </w:r>
      </w:ins>
    </w:p>
    <w:p w:rsidR="000D6A03" w:rsidRDefault="000D6A03" w:rsidP="000D6A03">
      <w:pPr>
        <w:pStyle w:val="FakeHeading4"/>
        <w:rPr>
          <w:ins w:id="1204" w:author="Arnaud Dumont" w:date="2014-02-24T15:37:00Z"/>
        </w:rPr>
      </w:pPr>
      <w:ins w:id="1205" w:author="Arnaud Dumont" w:date="2014-02-24T15:37:00Z">
        <w:r>
          <w:t>URI</w:t>
        </w:r>
      </w:ins>
    </w:p>
    <w:p w:rsidR="000D6A03" w:rsidRPr="002E186D" w:rsidRDefault="000D6A03" w:rsidP="000D6A03">
      <w:pPr>
        <w:rPr>
          <w:ins w:id="1206" w:author="Arnaud Dumont" w:date="2014-02-24T15:37:00Z"/>
        </w:rPr>
      </w:pPr>
      <w:ins w:id="1207" w:author="Arnaud Dumont" w:date="2014-02-24T15:37:00Z">
        <w:r w:rsidRPr="002E186D">
          <w:t>The request URI is specified as follows:</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0D6A03" w:rsidRPr="00CC22F1" w:rsidTr="001217ED">
        <w:trPr>
          <w:tblHeader w:val="0"/>
          <w:ins w:id="1208" w:author="Arnaud Dumont" w:date="2014-02-24T15:37:00Z"/>
        </w:trPr>
        <w:tc>
          <w:tcPr>
            <w:tcW w:w="1843" w:type="dxa"/>
            <w:shd w:val="clear" w:color="auto" w:fill="BFBFBF" w:themeFill="background1" w:themeFillShade="BF"/>
          </w:tcPr>
          <w:p w:rsidR="000D6A03" w:rsidRPr="00750051" w:rsidRDefault="000D6A03" w:rsidP="001217ED">
            <w:pPr>
              <w:pStyle w:val="Table-Header"/>
              <w:rPr>
                <w:ins w:id="1209" w:author="Arnaud Dumont" w:date="2014-02-24T15:37:00Z"/>
              </w:rPr>
            </w:pPr>
            <w:ins w:id="1210" w:author="Arnaud Dumont" w:date="2014-02-24T15:37:00Z">
              <w:r>
                <w:t>HTTP Method</w:t>
              </w:r>
            </w:ins>
          </w:p>
        </w:tc>
        <w:tc>
          <w:tcPr>
            <w:tcW w:w="6804" w:type="dxa"/>
            <w:shd w:val="clear" w:color="auto" w:fill="BFBFBF" w:themeFill="background1" w:themeFillShade="BF"/>
          </w:tcPr>
          <w:p w:rsidR="000D6A03" w:rsidRDefault="000D6A03" w:rsidP="001217ED">
            <w:pPr>
              <w:pStyle w:val="Table-Header"/>
              <w:rPr>
                <w:ins w:id="1211" w:author="Arnaud Dumont" w:date="2014-02-24T15:37:00Z"/>
              </w:rPr>
            </w:pPr>
            <w:ins w:id="1212" w:author="Arnaud Dumont" w:date="2014-02-24T15:37:00Z">
              <w:r>
                <w:t>Request URI</w:t>
              </w:r>
            </w:ins>
          </w:p>
        </w:tc>
      </w:tr>
      <w:tr w:rsidR="000D6A03" w:rsidRPr="00CC22F1" w:rsidTr="001217ED">
        <w:trPr>
          <w:trHeight w:val="113"/>
          <w:tblHeader w:val="0"/>
          <w:ins w:id="1213" w:author="Arnaud Dumont" w:date="2014-02-24T15:37:00Z"/>
        </w:trPr>
        <w:tc>
          <w:tcPr>
            <w:tcW w:w="1843" w:type="dxa"/>
          </w:tcPr>
          <w:p w:rsidR="000D6A03" w:rsidRDefault="000D6A03" w:rsidP="001217ED">
            <w:pPr>
              <w:pStyle w:val="Table-Text"/>
              <w:rPr>
                <w:ins w:id="1214" w:author="Arnaud Dumont" w:date="2014-02-24T15:37:00Z"/>
              </w:rPr>
            </w:pPr>
            <w:ins w:id="1215" w:author="Arnaud Dumont" w:date="2014-02-24T15:38:00Z">
              <w:r>
                <w:t>PUT</w:t>
              </w:r>
            </w:ins>
          </w:p>
        </w:tc>
        <w:tc>
          <w:tcPr>
            <w:tcW w:w="6804" w:type="dxa"/>
          </w:tcPr>
          <w:p w:rsidR="000D6A03" w:rsidRDefault="000D6A03" w:rsidP="001217ED">
            <w:pPr>
              <w:pStyle w:val="Table-Text"/>
              <w:rPr>
                <w:ins w:id="1216" w:author="Arnaud Dumont" w:date="2014-02-24T15:37:00Z"/>
              </w:rPr>
            </w:pPr>
            <w:ins w:id="1217" w:author="Arnaud Dumont" w:date="2014-02-24T15:37:00Z">
              <w:r w:rsidRPr="00C45DEE">
                <w:t>https://{service-address}/</w:t>
              </w:r>
              <w:r>
                <w:t>messages</w:t>
              </w:r>
            </w:ins>
            <w:ins w:id="1218" w:author="Arnaud Dumont" w:date="2014-02-24T15:38:00Z">
              <w:r>
                <w:t>/{id}/acknowledge</w:t>
              </w:r>
            </w:ins>
          </w:p>
        </w:tc>
      </w:tr>
    </w:tbl>
    <w:p w:rsidR="000D6A03" w:rsidRDefault="000D6A03" w:rsidP="000D6A03">
      <w:pPr>
        <w:rPr>
          <w:ins w:id="1219" w:author="Arnaud Dumont" w:date="2014-02-24T15:37:00Z"/>
        </w:rPr>
      </w:pPr>
      <w:ins w:id="1220" w:author="Arnaud Dumont" w:date="2014-02-24T15:37:00Z">
        <w:r>
          <w:t>Where:</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0D6A03" w:rsidRPr="00CC22F1" w:rsidTr="001217ED">
        <w:trPr>
          <w:tblHeader w:val="0"/>
          <w:ins w:id="1221" w:author="Arnaud Dumont" w:date="2014-02-24T15:37:00Z"/>
        </w:trPr>
        <w:tc>
          <w:tcPr>
            <w:tcW w:w="1843" w:type="dxa"/>
            <w:shd w:val="clear" w:color="auto" w:fill="BFBFBF" w:themeFill="background1" w:themeFillShade="BF"/>
          </w:tcPr>
          <w:p w:rsidR="000D6A03" w:rsidRPr="00750051" w:rsidRDefault="000D6A03" w:rsidP="001217ED">
            <w:pPr>
              <w:pStyle w:val="Table-Header"/>
              <w:rPr>
                <w:ins w:id="1222" w:author="Arnaud Dumont" w:date="2014-02-24T15:37:00Z"/>
              </w:rPr>
            </w:pPr>
            <w:ins w:id="1223" w:author="Arnaud Dumont" w:date="2014-02-24T15:37:00Z">
              <w:r>
                <w:t>Field</w:t>
              </w:r>
            </w:ins>
          </w:p>
        </w:tc>
        <w:tc>
          <w:tcPr>
            <w:tcW w:w="6804" w:type="dxa"/>
            <w:shd w:val="clear" w:color="auto" w:fill="BFBFBF" w:themeFill="background1" w:themeFillShade="BF"/>
          </w:tcPr>
          <w:p w:rsidR="000D6A03" w:rsidRDefault="000D6A03" w:rsidP="001217ED">
            <w:pPr>
              <w:pStyle w:val="Table-Header"/>
              <w:rPr>
                <w:ins w:id="1224" w:author="Arnaud Dumont" w:date="2014-02-24T15:37:00Z"/>
              </w:rPr>
            </w:pPr>
            <w:ins w:id="1225" w:author="Arnaud Dumont" w:date="2014-02-24T15:37:00Z">
              <w:r>
                <w:t>Description</w:t>
              </w:r>
            </w:ins>
          </w:p>
        </w:tc>
      </w:tr>
      <w:tr w:rsidR="000D6A03" w:rsidRPr="00CC22F1" w:rsidTr="001217ED">
        <w:trPr>
          <w:trHeight w:val="113"/>
          <w:tblHeader w:val="0"/>
          <w:ins w:id="1226" w:author="Arnaud Dumont" w:date="2014-02-24T15:37:00Z"/>
        </w:trPr>
        <w:tc>
          <w:tcPr>
            <w:tcW w:w="1843" w:type="dxa"/>
          </w:tcPr>
          <w:p w:rsidR="000D6A03" w:rsidRDefault="000D6A03" w:rsidP="001217ED">
            <w:pPr>
              <w:pStyle w:val="Table-Text"/>
              <w:rPr>
                <w:ins w:id="1227" w:author="Arnaud Dumont" w:date="2014-02-24T15:37:00Z"/>
              </w:rPr>
            </w:pPr>
            <w:ins w:id="1228" w:author="Arnaud Dumont" w:date="2014-02-24T15:37:00Z">
              <w:r>
                <w:t>service-address</w:t>
              </w:r>
            </w:ins>
          </w:p>
        </w:tc>
        <w:tc>
          <w:tcPr>
            <w:tcW w:w="6804" w:type="dxa"/>
          </w:tcPr>
          <w:p w:rsidR="000D6A03" w:rsidRDefault="000D6A03" w:rsidP="001217ED">
            <w:pPr>
              <w:pStyle w:val="Table-Text"/>
              <w:rPr>
                <w:ins w:id="1229" w:author="Arnaud Dumont" w:date="2014-02-24T15:37:00Z"/>
              </w:rPr>
            </w:pPr>
            <w:ins w:id="1230" w:author="Arnaud Dumont" w:date="2014-02-24T15:37:00Z">
              <w:r>
                <w:t>The service address as described in section 2.2</w:t>
              </w:r>
            </w:ins>
          </w:p>
        </w:tc>
      </w:tr>
      <w:tr w:rsidR="000D6A03" w:rsidRPr="00CC22F1" w:rsidTr="001217ED">
        <w:trPr>
          <w:trHeight w:val="113"/>
          <w:tblHeader w:val="0"/>
          <w:ins w:id="1231" w:author="Arnaud Dumont" w:date="2014-02-24T15:38:00Z"/>
        </w:trPr>
        <w:tc>
          <w:tcPr>
            <w:tcW w:w="1843" w:type="dxa"/>
          </w:tcPr>
          <w:p w:rsidR="000D6A03" w:rsidRDefault="000D6A03" w:rsidP="001217ED">
            <w:pPr>
              <w:pStyle w:val="Table-Text"/>
              <w:rPr>
                <w:ins w:id="1232" w:author="Arnaud Dumont" w:date="2014-02-24T15:38:00Z"/>
              </w:rPr>
            </w:pPr>
            <w:ins w:id="1233" w:author="Arnaud Dumont" w:date="2014-02-24T15:38:00Z">
              <w:r>
                <w:t>id</w:t>
              </w:r>
            </w:ins>
          </w:p>
        </w:tc>
        <w:tc>
          <w:tcPr>
            <w:tcW w:w="6804" w:type="dxa"/>
          </w:tcPr>
          <w:p w:rsidR="000D6A03" w:rsidRDefault="000D6A03" w:rsidP="000D6A03">
            <w:pPr>
              <w:pStyle w:val="Table-Text"/>
              <w:rPr>
                <w:ins w:id="1234" w:author="Arnaud Dumont" w:date="2014-02-24T15:38:00Z"/>
              </w:rPr>
            </w:pPr>
            <w:ins w:id="1235" w:author="Arnaud Dumont" w:date="2014-02-24T15:38:00Z">
              <w:r>
                <w:t>The id of the message you want to acknowledge</w:t>
              </w:r>
            </w:ins>
          </w:p>
        </w:tc>
      </w:tr>
    </w:tbl>
    <w:p w:rsidR="000D6A03" w:rsidRDefault="000D6A03" w:rsidP="000D6A03">
      <w:pPr>
        <w:pStyle w:val="FakeHeading4"/>
        <w:rPr>
          <w:ins w:id="1236" w:author="Arnaud Dumont" w:date="2014-02-24T15:37:00Z"/>
        </w:rPr>
      </w:pPr>
      <w:ins w:id="1237" w:author="Arnaud Dumont" w:date="2014-02-24T15:37:00Z">
        <w:r>
          <w:t>Query Parameters</w:t>
        </w:r>
      </w:ins>
    </w:p>
    <w:p w:rsidR="00D90631" w:rsidRPr="008A0F29" w:rsidRDefault="00D90631" w:rsidP="00D90631">
      <w:pPr>
        <w:rPr>
          <w:ins w:id="1238" w:author="Arnaud Dumont" w:date="2014-02-24T15:39:00Z"/>
        </w:rPr>
      </w:pPr>
      <w:ins w:id="1239" w:author="Arnaud Dumont" w:date="2014-02-24T15:39:00Z">
        <w:r w:rsidRPr="008A0F29">
          <w:t>Not allowed for this command</w:t>
        </w:r>
        <w:r>
          <w:t>.</w:t>
        </w:r>
      </w:ins>
    </w:p>
    <w:p w:rsidR="000D6A03" w:rsidRPr="00C45DEE" w:rsidRDefault="000D6A03" w:rsidP="000D6A03">
      <w:pPr>
        <w:pStyle w:val="FakeHeading4"/>
        <w:rPr>
          <w:ins w:id="1240" w:author="Arnaud Dumont" w:date="2014-02-24T15:37:00Z"/>
        </w:rPr>
      </w:pPr>
      <w:ins w:id="1241" w:author="Arnaud Dumont" w:date="2014-02-24T15:37:00Z">
        <w:r w:rsidRPr="00C45DEE">
          <w:t>Request Headers</w:t>
        </w:r>
      </w:ins>
    </w:p>
    <w:p w:rsidR="000D6A03" w:rsidRPr="00C45DEE" w:rsidRDefault="000D6A03" w:rsidP="000D6A03">
      <w:pPr>
        <w:rPr>
          <w:ins w:id="1242" w:author="Arnaud Dumont" w:date="2014-02-24T15:37:00Z"/>
        </w:rPr>
      </w:pPr>
      <w:ins w:id="1243" w:author="Arnaud Dumont" w:date="2014-02-24T15:37:00Z">
        <w:r w:rsidRPr="00C45DEE">
          <w:t xml:space="preserve">Only the standard request headers described in section </w:t>
        </w:r>
        <w:r w:rsidRPr="005375DB">
          <w:t>2.6 a</w:t>
        </w:r>
        <w:r w:rsidRPr="00C45DEE">
          <w:t>re supported</w:t>
        </w:r>
        <w:r>
          <w:t>.</w:t>
        </w:r>
      </w:ins>
    </w:p>
    <w:p w:rsidR="000D6A03" w:rsidRPr="00C45DEE" w:rsidRDefault="000D6A03" w:rsidP="000D6A03">
      <w:pPr>
        <w:pStyle w:val="FakeHeading4"/>
        <w:rPr>
          <w:ins w:id="1244" w:author="Arnaud Dumont" w:date="2014-02-24T15:37:00Z"/>
        </w:rPr>
      </w:pPr>
      <w:ins w:id="1245" w:author="Arnaud Dumont" w:date="2014-02-24T15:37:00Z">
        <w:r w:rsidRPr="00C45DEE">
          <w:t>Request Body</w:t>
        </w:r>
      </w:ins>
    </w:p>
    <w:p w:rsidR="000D6A03" w:rsidRPr="00C45DEE" w:rsidRDefault="000D6A03" w:rsidP="000D6A03">
      <w:pPr>
        <w:rPr>
          <w:ins w:id="1246" w:author="Arnaud Dumont" w:date="2014-02-24T15:37:00Z"/>
        </w:rPr>
      </w:pPr>
      <w:ins w:id="1247" w:author="Arnaud Dumont" w:date="2014-02-24T15:37:00Z">
        <w:r w:rsidRPr="00C45DEE">
          <w:t>Not allowed for this command</w:t>
        </w:r>
        <w:r>
          <w:t>.</w:t>
        </w:r>
      </w:ins>
    </w:p>
    <w:p w:rsidR="000D6A03" w:rsidRPr="00C45DEE" w:rsidRDefault="000D6A03" w:rsidP="000D6A03">
      <w:pPr>
        <w:pStyle w:val="Heading3"/>
        <w:rPr>
          <w:ins w:id="1248" w:author="Arnaud Dumont" w:date="2014-02-24T15:37:00Z"/>
          <w:rFonts w:eastAsiaTheme="minorHAnsi"/>
        </w:rPr>
      </w:pPr>
      <w:ins w:id="1249" w:author="Arnaud Dumont" w:date="2014-02-24T15:37:00Z">
        <w:r w:rsidRPr="00C45DEE">
          <w:rPr>
            <w:rFonts w:eastAsiaTheme="minorHAnsi"/>
          </w:rPr>
          <w:t>Response</w:t>
        </w:r>
      </w:ins>
    </w:p>
    <w:p w:rsidR="000D6A03" w:rsidRPr="00C45DEE" w:rsidRDefault="000D6A03" w:rsidP="000D6A03">
      <w:pPr>
        <w:rPr>
          <w:ins w:id="1250" w:author="Arnaud Dumont" w:date="2014-02-24T15:37:00Z"/>
        </w:rPr>
      </w:pPr>
      <w:ins w:id="1251" w:author="Arnaud Dumont" w:date="2014-02-24T15:37:00Z">
        <w:r w:rsidRPr="00C45DEE">
          <w:t>The response will include a status code, response headers encoded according to the relevant header.</w:t>
        </w:r>
      </w:ins>
    </w:p>
    <w:p w:rsidR="000D6A03" w:rsidRPr="00C45DEE" w:rsidRDefault="000D6A03" w:rsidP="000D6A03">
      <w:pPr>
        <w:pStyle w:val="FakeHeading4"/>
        <w:rPr>
          <w:ins w:id="1252" w:author="Arnaud Dumont" w:date="2014-02-24T15:37:00Z"/>
        </w:rPr>
      </w:pPr>
      <w:ins w:id="1253" w:author="Arnaud Dumont" w:date="2014-02-24T15:37:00Z">
        <w:r w:rsidRPr="00C45DEE">
          <w:lastRenderedPageBreak/>
          <w:t>Status Code</w:t>
        </w:r>
      </w:ins>
    </w:p>
    <w:p w:rsidR="000D6A03" w:rsidRPr="00C45DEE" w:rsidRDefault="00D90631" w:rsidP="000D6A03">
      <w:pPr>
        <w:rPr>
          <w:ins w:id="1254" w:author="Arnaud Dumont" w:date="2014-02-24T15:37:00Z"/>
        </w:rPr>
      </w:pPr>
      <w:ins w:id="1255" w:author="Arnaud Dumont" w:date="2014-02-24T15:41:00Z">
        <w:r w:rsidRPr="001C310D">
          <w:t>On success this command will return http status code 204 (NO CONTENT).</w:t>
        </w:r>
      </w:ins>
    </w:p>
    <w:p w:rsidR="000D6A03" w:rsidRPr="00C45DEE" w:rsidRDefault="000D6A03" w:rsidP="000D6A03">
      <w:pPr>
        <w:pStyle w:val="FakeHeading4"/>
        <w:rPr>
          <w:ins w:id="1256" w:author="Arnaud Dumont" w:date="2014-02-24T15:37:00Z"/>
        </w:rPr>
      </w:pPr>
      <w:ins w:id="1257" w:author="Arnaud Dumont" w:date="2014-02-24T15:37:00Z">
        <w:r w:rsidRPr="00C45DEE">
          <w:t>Response Headers</w:t>
        </w:r>
      </w:ins>
    </w:p>
    <w:p w:rsidR="000D6A03" w:rsidRPr="00C45DEE" w:rsidRDefault="000D6A03" w:rsidP="000D6A03">
      <w:pPr>
        <w:rPr>
          <w:ins w:id="1258" w:author="Arnaud Dumont" w:date="2014-02-24T15:37:00Z"/>
        </w:rPr>
      </w:pPr>
      <w:ins w:id="1259" w:author="Arnaud Dumont" w:date="2014-02-24T15:37:00Z">
        <w:r w:rsidRPr="00C45DEE">
          <w:t xml:space="preserve">Only the standard response headers described in section </w:t>
        </w:r>
        <w:r>
          <w:t>2.7</w:t>
        </w:r>
        <w:r w:rsidRPr="00C45DEE">
          <w:t xml:space="preserve"> are returned.</w:t>
        </w:r>
      </w:ins>
    </w:p>
    <w:p w:rsidR="000D6A03" w:rsidRDefault="000D6A03" w:rsidP="000D6A03">
      <w:pPr>
        <w:pStyle w:val="FakeHeading4"/>
        <w:rPr>
          <w:ins w:id="1260" w:author="Arnaud Dumont" w:date="2014-02-24T15:37:00Z"/>
        </w:rPr>
      </w:pPr>
      <w:ins w:id="1261" w:author="Arnaud Dumont" w:date="2014-02-24T15:37:00Z">
        <w:r w:rsidRPr="00C45DEE">
          <w:t>Response Body</w:t>
        </w:r>
      </w:ins>
    </w:p>
    <w:p w:rsidR="00D90631" w:rsidRDefault="00D90631" w:rsidP="00D90631">
      <w:pPr>
        <w:rPr>
          <w:ins w:id="1262" w:author="Arnaud Dumont" w:date="2014-02-24T15:40:00Z"/>
        </w:rPr>
      </w:pPr>
      <w:ins w:id="1263" w:author="Arnaud Dumont" w:date="2014-02-24T15:40:00Z">
        <w:r w:rsidRPr="00B76AC6">
          <w:t>Not required for this command.</w:t>
        </w:r>
      </w:ins>
    </w:p>
    <w:p w:rsidR="00D90631" w:rsidRDefault="00D90631" w:rsidP="00D90631">
      <w:pPr>
        <w:pStyle w:val="Heading3"/>
        <w:rPr>
          <w:ins w:id="1264" w:author="Arnaud Dumont" w:date="2014-02-24T15:40:00Z"/>
        </w:rPr>
      </w:pPr>
      <w:ins w:id="1265" w:author="Arnaud Dumont" w:date="2014-02-24T15:40:00Z">
        <w:r>
          <w:t>Example</w:t>
        </w:r>
      </w:ins>
    </w:p>
    <w:p w:rsidR="00D90631" w:rsidRDefault="00D90631" w:rsidP="00D90631">
      <w:pPr>
        <w:rPr>
          <w:ins w:id="1266" w:author="Arnaud Dumont" w:date="2014-02-24T15:40:00Z"/>
        </w:rPr>
      </w:pPr>
      <w:ins w:id="1267" w:author="Arnaud Dumont" w:date="2014-02-24T15:40:00Z">
        <w:r>
          <w:t>Below is an example of a message acknowledge command request and response:</w:t>
        </w:r>
      </w:ins>
    </w:p>
    <w:p w:rsidR="00D90631" w:rsidRDefault="00D90631" w:rsidP="00D90631">
      <w:pPr>
        <w:rPr>
          <w:ins w:id="1268" w:author="Arnaud Dumont" w:date="2014-02-24T15:40:00Z"/>
        </w:rPr>
      </w:pPr>
      <w:ins w:id="1269" w:author="Arnaud Dumont" w:date="2014-02-24T15:40:00Z">
        <w:r>
          <w:t>Request:</w:t>
        </w:r>
      </w:ins>
    </w:p>
    <w:p w:rsidR="00D90631" w:rsidRDefault="00D90631" w:rsidP="00D90631">
      <w:pPr>
        <w:pStyle w:val="Code"/>
        <w:rPr>
          <w:ins w:id="1270" w:author="Arnaud Dumont" w:date="2014-02-24T15:40:00Z"/>
        </w:rPr>
      </w:pPr>
      <w:ins w:id="1271" w:author="Arnaud Dumont" w:date="2014-02-24T15:40:00Z">
        <w:r>
          <w:t>PUT /messages/94f1f3fb-d4a9-482c-9d74-7e95e647bbe2/acknowledge HTTP/1.1</w:t>
        </w:r>
      </w:ins>
    </w:p>
    <w:p w:rsidR="00D90631" w:rsidRDefault="00D90631" w:rsidP="00D90631">
      <w:pPr>
        <w:pStyle w:val="Code"/>
        <w:rPr>
          <w:ins w:id="1272" w:author="Arnaud Dumont" w:date="2014-02-24T15:40:00Z"/>
        </w:rPr>
      </w:pPr>
      <w:ins w:id="1273" w:author="Arnaud Dumont" w:date="2014-02-24T15:40:00Z">
        <w:r>
          <w:t>Client-Transaction-Id: ba7b4e7d-843c-4217-b868-ab6274ff57ba</w:t>
        </w:r>
      </w:ins>
    </w:p>
    <w:p w:rsidR="00D90631" w:rsidRDefault="00D90631" w:rsidP="00D90631">
      <w:pPr>
        <w:pStyle w:val="Code"/>
        <w:rPr>
          <w:ins w:id="1274" w:author="Arnaud Dumont" w:date="2014-02-24T15:40:00Z"/>
        </w:rPr>
      </w:pPr>
      <w:ins w:id="1275" w:author="Arnaud Dumont" w:date="2014-02-24T15:40:00Z">
        <w:r>
          <w:t>X-Requested-By: DiscoveryDNS Reseller API Client</w:t>
        </w:r>
      </w:ins>
    </w:p>
    <w:p w:rsidR="00D90631" w:rsidRDefault="00D90631" w:rsidP="00D90631">
      <w:pPr>
        <w:pStyle w:val="Code"/>
        <w:rPr>
          <w:ins w:id="1276" w:author="Arnaud Dumont" w:date="2014-02-24T15:40:00Z"/>
        </w:rPr>
      </w:pPr>
      <w:ins w:id="1277" w:author="Arnaud Dumont" w:date="2014-02-24T15:40:00Z">
        <w:r>
          <w:t>User-Agent: Jersey/2.2 (Apache HttpClient 4.2.5)</w:t>
        </w:r>
      </w:ins>
    </w:p>
    <w:p w:rsidR="00D90631" w:rsidRDefault="00D90631" w:rsidP="00D90631">
      <w:pPr>
        <w:pStyle w:val="Code"/>
        <w:rPr>
          <w:ins w:id="1278" w:author="Arnaud Dumont" w:date="2014-02-24T15:40:00Z"/>
        </w:rPr>
      </w:pPr>
      <w:ins w:id="1279" w:author="Arnaud Dumont" w:date="2014-02-24T15:40:00Z">
        <w:r>
          <w:t>Host: api.discoverydns.com</w:t>
        </w:r>
      </w:ins>
    </w:p>
    <w:p w:rsidR="00D90631" w:rsidRDefault="00D90631" w:rsidP="00D90631">
      <w:pPr>
        <w:pStyle w:val="Code"/>
        <w:rPr>
          <w:ins w:id="1280" w:author="Arnaud Dumont" w:date="2014-02-24T15:40:00Z"/>
        </w:rPr>
      </w:pPr>
      <w:ins w:id="1281" w:author="Arnaud Dumont" w:date="2014-02-24T15:40:00Z">
        <w:r>
          <w:t>Connection: Keep-Alive</w:t>
        </w:r>
      </w:ins>
    </w:p>
    <w:p w:rsidR="00D90631" w:rsidRPr="00B76AC6" w:rsidRDefault="00D90631" w:rsidP="00D90631">
      <w:pPr>
        <w:pStyle w:val="Code"/>
        <w:rPr>
          <w:ins w:id="1282" w:author="Arnaud Dumont" w:date="2014-02-24T15:40:00Z"/>
        </w:rPr>
      </w:pPr>
    </w:p>
    <w:p w:rsidR="00D90631" w:rsidRDefault="00D90631" w:rsidP="00D90631">
      <w:pPr>
        <w:spacing w:before="0" w:after="200"/>
        <w:rPr>
          <w:ins w:id="1283" w:author="Arnaud Dumont" w:date="2014-02-24T15:40:00Z"/>
        </w:rPr>
      </w:pPr>
      <w:ins w:id="1284" w:author="Arnaud Dumont" w:date="2014-02-24T15:40:00Z">
        <w:r w:rsidRPr="00B76AC6">
          <w:t>Response:</w:t>
        </w:r>
      </w:ins>
    </w:p>
    <w:p w:rsidR="00D90631" w:rsidRDefault="00D90631" w:rsidP="00D90631">
      <w:pPr>
        <w:pStyle w:val="Code"/>
        <w:rPr>
          <w:ins w:id="1285" w:author="Arnaud Dumont" w:date="2014-02-24T15:40:00Z"/>
        </w:rPr>
      </w:pPr>
      <w:ins w:id="1286" w:author="Arnaud Dumont" w:date="2014-02-24T15:40:00Z">
        <w:r>
          <w:t>HTTP/1.1 204 No Content</w:t>
        </w:r>
      </w:ins>
    </w:p>
    <w:p w:rsidR="00D90631" w:rsidRDefault="00D90631" w:rsidP="00D90631">
      <w:pPr>
        <w:pStyle w:val="Code"/>
        <w:rPr>
          <w:ins w:id="1287" w:author="Arnaud Dumont" w:date="2014-02-24T15:40:00Z"/>
        </w:rPr>
      </w:pPr>
      <w:ins w:id="1288" w:author="Arnaud Dumont" w:date="2014-02-24T15:40:00Z">
        <w:r>
          <w:t>Cache-Control: private, no-transform, max-age=30</w:t>
        </w:r>
      </w:ins>
    </w:p>
    <w:p w:rsidR="00D90631" w:rsidRDefault="00D90631" w:rsidP="00D90631">
      <w:pPr>
        <w:pStyle w:val="Code"/>
        <w:rPr>
          <w:ins w:id="1289" w:author="Arnaud Dumont" w:date="2014-02-24T15:40:00Z"/>
        </w:rPr>
      </w:pPr>
      <w:ins w:id="1290" w:author="Arnaud Dumont" w:date="2014-02-24T15:40:00Z">
        <w:r>
          <w:t>Date: Mon, 07 Oct 2013 16:34:09 GMT</w:t>
        </w:r>
      </w:ins>
    </w:p>
    <w:p w:rsidR="00D90631" w:rsidRDefault="00D90631" w:rsidP="00D90631">
      <w:pPr>
        <w:pStyle w:val="Code"/>
        <w:rPr>
          <w:ins w:id="1291" w:author="Arnaud Dumont" w:date="2014-02-24T15:40:00Z"/>
        </w:rPr>
      </w:pPr>
      <w:ins w:id="1292" w:author="Arnaud Dumont" w:date="2014-02-24T15:40:00Z">
        <w:r>
          <w:t>Server-Transaction-Id: 486e426e-7406-4b39-984b-b2ab8b4188a7</w:t>
        </w:r>
      </w:ins>
    </w:p>
    <w:p w:rsidR="00D90631" w:rsidRDefault="00D90631" w:rsidP="00D90631">
      <w:pPr>
        <w:pStyle w:val="Code"/>
        <w:rPr>
          <w:ins w:id="1293" w:author="Arnaud Dumont" w:date="2014-02-24T15:40:00Z"/>
        </w:rPr>
      </w:pPr>
      <w:ins w:id="1294" w:author="Arnaud Dumont" w:date="2014-02-24T15:40:00Z">
        <w:r>
          <w:t>Client-Transaction-Id: ba7b4e7d-843c-4217-b868-ab6274ff57ba</w:t>
        </w:r>
      </w:ins>
    </w:p>
    <w:p w:rsidR="00D90631" w:rsidRDefault="00D90631" w:rsidP="00D90631">
      <w:pPr>
        <w:pStyle w:val="Code"/>
        <w:rPr>
          <w:ins w:id="1295" w:author="Arnaud Dumont" w:date="2014-02-24T15:40:00Z"/>
        </w:rPr>
      </w:pPr>
    </w:p>
    <w:p w:rsidR="00F2022B" w:rsidDel="00D024A1" w:rsidRDefault="00F2022B" w:rsidP="00F2022B">
      <w:pPr>
        <w:rPr>
          <w:del w:id="1296" w:author="Arnaud Dumont" w:date="2014-02-24T15:53:00Z"/>
        </w:rPr>
      </w:pPr>
    </w:p>
    <w:p w:rsidR="00F51719" w:rsidRDefault="00F51719" w:rsidP="00F2022B">
      <w:pPr>
        <w:rPr>
          <w:ins w:id="1297" w:author="Arnaud Dumont" w:date="2014-02-14T09:41:00Z"/>
        </w:rPr>
      </w:pPr>
    </w:p>
    <w:p w:rsidR="009451C4" w:rsidRDefault="009451C4" w:rsidP="00F2022B">
      <w:pPr>
        <w:sectPr w:rsidR="009451C4" w:rsidSect="000B204F">
          <w:headerReference w:type="even" r:id="rId16"/>
          <w:headerReference w:type="default" r:id="rId17"/>
          <w:footerReference w:type="even" r:id="rId18"/>
          <w:footerReference w:type="default" r:id="rId19"/>
          <w:pgSz w:w="11906" w:h="16838"/>
          <w:pgMar w:top="1701" w:right="1701" w:bottom="1701" w:left="1701" w:header="709" w:footer="567" w:gutter="0"/>
          <w:pgNumType w:start="1"/>
          <w:cols w:space="708"/>
          <w:docGrid w:linePitch="360"/>
        </w:sectPr>
      </w:pPr>
    </w:p>
    <w:p w:rsidR="00824520" w:rsidRPr="00824520" w:rsidRDefault="00824520" w:rsidP="00824520">
      <w:pPr>
        <w:pStyle w:val="Disclaimer"/>
        <w:rPr>
          <w:b/>
        </w:rPr>
      </w:pPr>
      <w:r w:rsidRPr="00824520">
        <w:rPr>
          <w:b/>
        </w:rPr>
        <w:lastRenderedPageBreak/>
        <w:t>Definitions</w:t>
      </w:r>
    </w:p>
    <w:p w:rsidR="00824520" w:rsidRDefault="00824520" w:rsidP="00824520">
      <w:pPr>
        <w:pStyle w:val="Disclaimer"/>
      </w:pPr>
      <w:r>
        <w:t>We, us and our means any or all of the Bombora Technologies Pty Ltd group of companies, their related entities and their respective officers, employees, contractors or sub-contractors.</w:t>
      </w:r>
    </w:p>
    <w:p w:rsidR="00824520" w:rsidRPr="00824520" w:rsidRDefault="00824520" w:rsidP="00824520">
      <w:pPr>
        <w:pStyle w:val="Disclaimer"/>
        <w:rPr>
          <w:b/>
        </w:rPr>
      </w:pPr>
      <w:r w:rsidRPr="00824520">
        <w:rPr>
          <w:b/>
        </w:rPr>
        <w:t>Disclaimer</w:t>
      </w:r>
    </w:p>
    <w:p w:rsidR="00824520" w:rsidRDefault="00824520" w:rsidP="00824520">
      <w:pPr>
        <w:pStyle w:val="Disclaimer"/>
      </w:pPr>
      <w:r>
        <w:t>This document has been produced by us and is only for the information of the particular person to whom it is provided (the Recipient). This document is subject to copyright and may contain privileged and/or confidential information. As such, this document (or any part of it) may not be reproduced, distributed or published without our prior written consent.</w:t>
      </w:r>
    </w:p>
    <w:p w:rsidR="00824520" w:rsidRDefault="00824520" w:rsidP="00824520">
      <w:pPr>
        <w:pStyle w:val="Disclaimer"/>
      </w:pPr>
      <w:r>
        <w:t>This document has been prepared and presented in good faith based on our own information and sources which are believed to be reliable. We assume no responsibility for the accuracy, reliability or completeness of the information contained in this document (except to the extent that liability under statute cannot be excluded).</w:t>
      </w:r>
    </w:p>
    <w:p w:rsidR="00824520" w:rsidRDefault="00824520" w:rsidP="00824520">
      <w:pPr>
        <w:pStyle w:val="Disclaimer"/>
      </w:pPr>
      <w:r>
        <w:t>To the extent that we may be liable, liability is limited at our option to replacing, repairing or supplying equivalent goods or paying the cost of replacing, repairing or acquiring equivalent, or, in the case of services, re-supplying or paying the cost of having such re-supplied.</w:t>
      </w:r>
    </w:p>
    <w:p w:rsidR="00824520" w:rsidRPr="00824520" w:rsidRDefault="00824520" w:rsidP="00824520">
      <w:pPr>
        <w:pStyle w:val="Disclaimer"/>
        <w:rPr>
          <w:b/>
        </w:rPr>
      </w:pPr>
      <w:r w:rsidRPr="00824520">
        <w:rPr>
          <w:b/>
        </w:rPr>
        <w:t>Confidentiality Notice</w:t>
      </w:r>
    </w:p>
    <w:p w:rsidR="00824520" w:rsidRDefault="00824520" w:rsidP="00824520">
      <w:pPr>
        <w:pStyle w:val="Disclaimer"/>
      </w:pPr>
      <w:r>
        <w:t>This document contains commercially sensitive information and information that is confidential to us. This document is intended solely for the named recipient, and its authorised employees, and legal, financial and accounting representatives (collectively, Authorised Recipients).</w:t>
      </w:r>
    </w:p>
    <w:p w:rsidR="00824520" w:rsidRDefault="00824520" w:rsidP="00824520">
      <w:pPr>
        <w:pStyle w:val="Disclaimer"/>
      </w:pPr>
      <w:r>
        <w:t>The recipients of this document must keep confidential all of the information disclosed in this document, and may only use the information for the purpose specified by us for its use. Under no circumstance may this document (or any part of this document) be disclosed, copied or reproduced to any person, other than the Authorised Recipients, without our prior written consent.</w:t>
      </w:r>
    </w:p>
    <w:p w:rsidR="00824520" w:rsidRPr="00824520" w:rsidRDefault="00824520" w:rsidP="00824520">
      <w:pPr>
        <w:pStyle w:val="Disclaimer"/>
        <w:rPr>
          <w:b/>
        </w:rPr>
      </w:pPr>
      <w:r w:rsidRPr="00824520">
        <w:rPr>
          <w:b/>
        </w:rPr>
        <w:t>Trademarks Notice</w:t>
      </w:r>
    </w:p>
    <w:p w:rsidR="00824520" w:rsidRDefault="00824520" w:rsidP="00824520">
      <w:pPr>
        <w:pStyle w:val="Disclaimer"/>
      </w:pPr>
      <w:r>
        <w:t>Any of our names, trademarks, service marks, logos, and icons appearing in this document may not be used in any manner by recipients of this document without our prior written consent. All rights conferred under law are reserved.</w:t>
      </w:r>
    </w:p>
    <w:p w:rsidR="00824520" w:rsidRDefault="00824520" w:rsidP="00824520">
      <w:pPr>
        <w:pStyle w:val="Disclaimer"/>
      </w:pPr>
      <w:r>
        <w:t>All other trademarks contained within this document remain the property of their respective owners, and are used only to directly describe the products being provided by them or on their behalf. Their use in no way indicates any relationship between us and the owners of those other trademarks.</w:t>
      </w:r>
    </w:p>
    <w:p w:rsidR="00824520" w:rsidRPr="00824520" w:rsidRDefault="00824520" w:rsidP="00824520">
      <w:pPr>
        <w:pStyle w:val="Disclaimer"/>
        <w:rPr>
          <w:b/>
        </w:rPr>
      </w:pPr>
      <w:r w:rsidRPr="00824520">
        <w:rPr>
          <w:b/>
        </w:rPr>
        <w:t>Pricing Notice</w:t>
      </w:r>
    </w:p>
    <w:p w:rsidR="00824520" w:rsidRDefault="00824520" w:rsidP="00824520">
      <w:pPr>
        <w:pStyle w:val="Disclaimer"/>
      </w:pPr>
      <w:r>
        <w:t>Any information or pricing provided in this document is subject to change without notice. Whilst we have compiled this document in good faith, based on what we believe is accurate and up-to-date information, it is possible that the pricing or other information contained in this document may require amendment due to changing market or other circumstances (including product discontinuation, manufacturer price changes, errors, or insufficient or inaccurate information having been provided by the recipient of this document or others, and other external circumstances). Additional charges may also apply for work that is out of scope.</w:t>
      </w:r>
    </w:p>
    <w:p w:rsidR="002D6CE7" w:rsidRDefault="00824520" w:rsidP="00824520">
      <w:pPr>
        <w:pStyle w:val="Disclaimer"/>
      </w:pPr>
      <w:r>
        <w:t>The pricing in this document is based on our standard terms and conditions and is valid for a period of thirty (30) days from the date of this document</w:t>
      </w:r>
      <w:r w:rsidR="002D6CE7">
        <w:t>.</w:t>
      </w:r>
    </w:p>
    <w:p w:rsidR="002355C9" w:rsidRDefault="002355C9" w:rsidP="00824520">
      <w:pPr>
        <w:pStyle w:val="Disclaimer"/>
      </w:pPr>
    </w:p>
    <w:p w:rsidR="002D6CE7" w:rsidRDefault="002D6CE7" w:rsidP="00944A82">
      <w:pPr>
        <w:sectPr w:rsidR="002D6CE7" w:rsidSect="00A97D73">
          <w:headerReference w:type="even" r:id="rId20"/>
          <w:headerReference w:type="default" r:id="rId21"/>
          <w:footerReference w:type="even" r:id="rId22"/>
          <w:footerReference w:type="default" r:id="rId23"/>
          <w:pgSz w:w="11906" w:h="16838"/>
          <w:pgMar w:top="1701" w:right="1701" w:bottom="1701" w:left="1701" w:header="709" w:footer="567" w:gutter="0"/>
          <w:cols w:space="708"/>
          <w:docGrid w:linePitch="360"/>
        </w:sectPr>
      </w:pPr>
    </w:p>
    <w:p w:rsidR="00406AE7" w:rsidRDefault="00406AE7" w:rsidP="00016063">
      <w:pPr>
        <w:spacing w:before="0" w:after="200"/>
      </w:pPr>
    </w:p>
    <w:sectPr w:rsidR="00406AE7" w:rsidSect="00A97D73">
      <w:headerReference w:type="even" r:id="rId24"/>
      <w:headerReference w:type="default" r:id="rId25"/>
      <w:footerReference w:type="even" r:id="rId26"/>
      <w:footerReference w:type="default" r:id="rId27"/>
      <w:pgSz w:w="11906" w:h="16838"/>
      <w:pgMar w:top="1701" w:right="1701" w:bottom="1701" w:left="1701" w:header="709"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05131" w:rsidRDefault="00F05131" w:rsidP="00626767">
      <w:pPr>
        <w:spacing w:before="0" w:after="0" w:line="240" w:lineRule="auto"/>
      </w:pPr>
      <w:r>
        <w:separator/>
      </w:r>
    </w:p>
  </w:endnote>
  <w:endnote w:type="continuationSeparator" w:id="0">
    <w:p w:rsidR="00F05131" w:rsidRDefault="00F05131" w:rsidP="0062676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17ED" w:rsidRPr="00B26A5F" w:rsidRDefault="001217ED" w:rsidP="00B26A5F">
    <w:pPr>
      <w:pStyle w:val="Footer"/>
    </w:pPr>
    <w:r>
      <w:rPr>
        <w:caps/>
        <w:noProof/>
        <w:color w:val="auto"/>
        <w:lang w:eastAsia="en-AU"/>
      </w:rPr>
      <w:drawing>
        <wp:anchor distT="0" distB="0" distL="114300" distR="114300" simplePos="0" relativeHeight="251777024" behindDoc="0" locked="0" layoutInCell="1" allowOverlap="1" wp14:anchorId="6E6E9684" wp14:editId="23914422">
          <wp:simplePos x="0" y="0"/>
          <wp:positionH relativeFrom="column">
            <wp:posOffset>1242</wp:posOffset>
          </wp:positionH>
          <wp:positionV relativeFrom="paragraph">
            <wp:posOffset>-78959</wp:posOffset>
          </wp:positionV>
          <wp:extent cx="1320371" cy="198874"/>
          <wp:effectExtent l="0" t="0" r="0" b="0"/>
          <wp:wrapNone/>
          <wp:docPr id="5" name="Picture 5"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Picture 313"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caps/>
        <w:noProof/>
        <w:color w:val="auto"/>
        <w:lang w:eastAsia="en-AU"/>
      </w:rPr>
      <mc:AlternateContent>
        <mc:Choice Requires="wps">
          <w:drawing>
            <wp:anchor distT="0" distB="0" distL="114300" distR="114300" simplePos="0" relativeHeight="251778048" behindDoc="0" locked="0" layoutInCell="1" allowOverlap="1" wp14:anchorId="16EFA1B3" wp14:editId="021AFF3C">
              <wp:simplePos x="0" y="0"/>
              <wp:positionH relativeFrom="rightMargin">
                <wp:posOffset>-1040765</wp:posOffset>
              </wp:positionH>
              <wp:positionV relativeFrom="paragraph">
                <wp:posOffset>-133350</wp:posOffset>
              </wp:positionV>
              <wp:extent cx="1148715" cy="377825"/>
              <wp:effectExtent l="0" t="0" r="0" b="3175"/>
              <wp:wrapNone/>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715" cy="377825"/>
                      </a:xfrm>
                      <a:prstGeom prst="rect">
                        <a:avLst/>
                      </a:prstGeom>
                      <a:noFill/>
                      <a:ln w="9525">
                        <a:noFill/>
                        <a:miter lim="800000"/>
                        <a:headEnd/>
                        <a:tailEnd/>
                      </a:ln>
                    </wps:spPr>
                    <wps:txbx>
                      <w:txbxContent>
                        <w:p w:rsidR="001217ED" w:rsidRPr="0075277E" w:rsidRDefault="001217ED"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81.95pt;margin-top:-10.5pt;width:90.45pt;height:29.75pt;z-index:25177804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" filled="f" stroked="f">
              <v:textbox>
                <w:txbxContent>
                  <w:p w:rsidR="001217ED" w:rsidRPr="0075277E" w:rsidRDefault="001217ED" w:rsidP="00016063">
                    <w:pPr>
                      <w:jc w:val="right"/>
                      <w:rPr>
                        <w:b/>
                        <w:color w:val="69747A"/>
                      </w:rPr>
                    </w:pPr>
                    <w:r w:rsidRPr="0075277E">
                      <w:rPr>
                        <w:b/>
                        <w:color w:val="69747A"/>
                      </w:rPr>
                      <w:t>discoverydns.com</w:t>
                    </w:r>
                  </w:p>
                </w:txbxContent>
              </v:textbox>
              <w10:wrap anchorx="margin"/>
            </v:shape>
          </w:pict>
        </mc:Fallback>
      </mc:AlternateContent>
    </w:r>
    <w:r>
      <w:fldChar w:fldCharType="begin"/>
    </w:r>
    <w:r>
      <w:instrText xml:space="preserve"> PAGE   \* MERGEFORMAT </w:instrText>
    </w:r>
    <w:r>
      <w:fldChar w:fldCharType="separate"/>
    </w:r>
    <w:r w:rsidR="00F43BD0">
      <w:rPr>
        <w:noProof/>
      </w:rPr>
      <w:t>IV</w:t>
    </w:r>
    <w:r>
      <w:rPr>
        <w:noProof/>
      </w:rPr>
      <w:fldChar w:fldCharType="end"/>
    </w:r>
    <w:r>
      <w:rPr>
        <w:rFonts w:ascii="Calibri" w:eastAsia="Calibri" w:hAnsi="Calibri" w:cs="Times New Roman"/>
        <w:noProof/>
        <w:color w:val="auto"/>
        <w:lang w:eastAsia="en-AU"/>
      </w:rPr>
      <mc:AlternateContent>
        <mc:Choice Requires="wps">
          <w:drawing>
            <wp:anchor distT="0" distB="0" distL="114300" distR="114300" simplePos="0" relativeHeight="251795456" behindDoc="0" locked="0" layoutInCell="1" allowOverlap="1" wp14:anchorId="60BE64E8" wp14:editId="0331F666">
              <wp:simplePos x="0" y="0"/>
              <wp:positionH relativeFrom="page">
                <wp:align>center</wp:align>
              </wp:positionH>
              <wp:positionV relativeFrom="paragraph">
                <wp:posOffset>161925</wp:posOffset>
              </wp:positionV>
              <wp:extent cx="5399405" cy="23114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31140"/>
                      </a:xfrm>
                      <a:prstGeom prst="rect">
                        <a:avLst/>
                      </a:prstGeom>
                      <a:noFill/>
                      <a:ln w="9525">
                        <a:noFill/>
                        <a:miter lim="800000"/>
                        <a:headEnd/>
                        <a:tailEnd/>
                      </a:ln>
                    </wps:spPr>
                    <wps:txbx>
                      <w:txbxContent>
                        <w:p w:rsidR="001217ED" w:rsidRPr="00A33A1B" w:rsidRDefault="001217ED" w:rsidP="00CA0A87">
                          <w:pPr>
                            <w:pStyle w:val="Classification"/>
                          </w:pPr>
                          <w:fldSimple w:instr=" STYLEREF  &quot;Document Classification&quot; ">
                            <w:r w:rsidR="00F43BD0">
                              <w:rPr>
                                <w:noProof/>
                              </w:rPr>
                              <w:t>Public</w:t>
                            </w:r>
                          </w:fldSimple>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7" type="#_x0000_t202" style="position:absolute;left:0;text-align:left;margin-left:0;margin-top:12.75pt;width:425.15pt;height:18.2pt;z-index:251795456;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" filled="f" stroked="f">
              <v:textbox style="mso-fit-shape-to-text:t">
                <w:txbxContent>
                  <w:p w:rsidR="001217ED" w:rsidRPr="00A33A1B" w:rsidRDefault="001217ED" w:rsidP="00CA0A87">
                    <w:pPr>
                      <w:pStyle w:val="Classification"/>
                    </w:pPr>
                    <w:fldSimple w:instr=" STYLEREF  &quot;Document Classification&quot; ">
                      <w:r w:rsidR="00F43BD0">
                        <w:rPr>
                          <w:noProof/>
                        </w:rPr>
                        <w:t>Public</w:t>
                      </w:r>
                    </w:fldSimple>
                  </w:p>
                </w:txbxContent>
              </v:textbox>
              <w10:wrap anchorx="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35108403"/>
      <w:docPartObj>
        <w:docPartGallery w:val="Page Numbers (Bottom of Page)"/>
        <w:docPartUnique/>
      </w:docPartObj>
    </w:sdtPr>
    <w:sdtEndPr>
      <w:rPr>
        <w:noProof/>
      </w:rPr>
    </w:sdtEndPr>
    <w:sdtContent>
      <w:p w:rsidR="001217ED" w:rsidRDefault="001217ED" w:rsidP="00B26A5F">
        <w:pPr>
          <w:pStyle w:val="Footer"/>
        </w:pPr>
        <w:r>
          <w:rPr>
            <w:caps/>
            <w:noProof/>
            <w:color w:val="auto"/>
            <w:lang w:eastAsia="en-AU"/>
          </w:rPr>
          <w:drawing>
            <wp:anchor distT="0" distB="0" distL="114300" distR="114300" simplePos="0" relativeHeight="251756544" behindDoc="0" locked="0" layoutInCell="1" allowOverlap="1" wp14:anchorId="2EC65091" wp14:editId="090D9649">
              <wp:simplePos x="0" y="0"/>
              <wp:positionH relativeFrom="column">
                <wp:posOffset>1242</wp:posOffset>
              </wp:positionH>
              <wp:positionV relativeFrom="paragraph">
                <wp:posOffset>-78959</wp:posOffset>
              </wp:positionV>
              <wp:extent cx="1320371" cy="198874"/>
              <wp:effectExtent l="0" t="0" r="0" b="0"/>
              <wp:wrapNone/>
              <wp:docPr id="10" name="Picture 10"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caps/>
            <w:noProof/>
            <w:color w:val="auto"/>
            <w:lang w:eastAsia="en-AU"/>
          </w:rPr>
          <mc:AlternateContent>
            <mc:Choice Requires="wps">
              <w:drawing>
                <wp:anchor distT="0" distB="0" distL="114300" distR="114300" simplePos="0" relativeHeight="251757568" behindDoc="0" locked="0" layoutInCell="1" allowOverlap="1" wp14:anchorId="694B1D33" wp14:editId="01AC0D97">
                  <wp:simplePos x="0" y="0"/>
                  <wp:positionH relativeFrom="rightMargin">
                    <wp:posOffset>-1040765</wp:posOffset>
                  </wp:positionH>
                  <wp:positionV relativeFrom="paragraph">
                    <wp:posOffset>-133350</wp:posOffset>
                  </wp:positionV>
                  <wp:extent cx="1148715" cy="377825"/>
                  <wp:effectExtent l="0" t="0" r="0" b="3175"/>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715" cy="377825"/>
                          </a:xfrm>
                          <a:prstGeom prst="rect">
                            <a:avLst/>
                          </a:prstGeom>
                          <a:noFill/>
                          <a:ln w="9525">
                            <a:noFill/>
                            <a:miter lim="800000"/>
                            <a:headEnd/>
                            <a:tailEnd/>
                          </a:ln>
                        </wps:spPr>
                        <wps:txbx>
                          <w:txbxContent>
                            <w:p w:rsidR="001217ED" w:rsidRPr="0075277E" w:rsidRDefault="001217ED" w:rsidP="00936B75">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8" type="#_x0000_t202" style="position:absolute;left:0;text-align:left;margin-left:-81.95pt;margin-top:-10.5pt;width:90.45pt;height:29.75pt;z-index:25175756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" filled="f" stroked="f">
                  <v:textbox>
                    <w:txbxContent>
                      <w:p w:rsidR="001217ED" w:rsidRPr="0075277E" w:rsidRDefault="001217ED" w:rsidP="00936B75">
                        <w:pPr>
                          <w:jc w:val="right"/>
                          <w:rPr>
                            <w:b/>
                            <w:color w:val="69747A"/>
                          </w:rPr>
                        </w:pPr>
                        <w:r w:rsidRPr="0075277E">
                          <w:rPr>
                            <w:b/>
                            <w:color w:val="69747A"/>
                          </w:rPr>
                          <w:t>discoverydns.com</w:t>
                        </w:r>
                      </w:p>
                    </w:txbxContent>
                  </v:textbox>
                  <w10:wrap anchorx="margin"/>
                </v:shape>
              </w:pict>
            </mc:Fallback>
          </mc:AlternateContent>
        </w:r>
        <w:r>
          <w:fldChar w:fldCharType="begin"/>
        </w:r>
        <w:r>
          <w:instrText xml:space="preserve"> PAGE   \* MERGEFORMAT </w:instrText>
        </w:r>
        <w:r>
          <w:fldChar w:fldCharType="separate"/>
        </w:r>
        <w:r w:rsidR="00F43BD0">
          <w:rPr>
            <w:noProof/>
          </w:rPr>
          <w:t>III</w:t>
        </w:r>
        <w:r>
          <w:rPr>
            <w:noProof/>
          </w:rPr>
          <w:fldChar w:fldCharType="end"/>
        </w:r>
        <w:r>
          <w:rPr>
            <w:rFonts w:ascii="Calibri" w:eastAsia="Calibri" w:hAnsi="Calibri" w:cs="Times New Roman"/>
            <w:noProof/>
            <w:color w:val="auto"/>
            <w:lang w:eastAsia="en-AU"/>
          </w:rPr>
          <mc:AlternateContent>
            <mc:Choice Requires="wps">
              <w:drawing>
                <wp:anchor distT="0" distB="0" distL="114300" distR="114300" simplePos="0" relativeHeight="251793408" behindDoc="0" locked="0" layoutInCell="1" allowOverlap="1" wp14:anchorId="40920816" wp14:editId="3D4D109B">
                  <wp:simplePos x="0" y="0"/>
                  <wp:positionH relativeFrom="page">
                    <wp:align>center</wp:align>
                  </wp:positionH>
                  <wp:positionV relativeFrom="paragraph">
                    <wp:posOffset>161925</wp:posOffset>
                  </wp:positionV>
                  <wp:extent cx="5399405" cy="23114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31140"/>
                          </a:xfrm>
                          <a:prstGeom prst="rect">
                            <a:avLst/>
                          </a:prstGeom>
                          <a:noFill/>
                          <a:ln w="9525">
                            <a:noFill/>
                            <a:miter lim="800000"/>
                            <a:headEnd/>
                            <a:tailEnd/>
                          </a:ln>
                        </wps:spPr>
                        <wps:txbx>
                          <w:txbxContent>
                            <w:p w:rsidR="001217ED" w:rsidRPr="00A33A1B" w:rsidRDefault="001217ED" w:rsidP="00CA0A87">
                              <w:pPr>
                                <w:pStyle w:val="Classification"/>
                              </w:pPr>
                              <w:fldSimple w:instr=" STYLEREF  &quot;Document Classification&quot; ">
                                <w:r w:rsidR="00F43BD0">
                                  <w:rPr>
                                    <w:noProof/>
                                  </w:rPr>
                                  <w:t>Public</w:t>
                                </w:r>
                              </w:fldSimple>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9" type="#_x0000_t202" style="position:absolute;left:0;text-align:left;margin-left:0;margin-top:12.75pt;width:425.15pt;height:18.2pt;z-index:251793408;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" filled="f" stroked="f">
                  <v:textbox style="mso-fit-shape-to-text:t">
                    <w:txbxContent>
                      <w:p w:rsidR="001217ED" w:rsidRPr="00A33A1B" w:rsidRDefault="001217ED" w:rsidP="00CA0A87">
                        <w:pPr>
                          <w:pStyle w:val="Classification"/>
                        </w:pPr>
                        <w:fldSimple w:instr=" STYLEREF  &quot;Document Classification&quot; ">
                          <w:r w:rsidR="00F43BD0">
                            <w:rPr>
                              <w:noProof/>
                            </w:rPr>
                            <w:t>Public</w:t>
                          </w:r>
                        </w:fldSimple>
                      </w:p>
                    </w:txbxContent>
                  </v:textbox>
                  <w10:wrap anchorx="page"/>
                </v:shape>
              </w:pict>
            </mc:Fallback>
          </mc:AlternateConten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17ED" w:rsidRDefault="001217ED">
    <w:pPr>
      <w:pStyle w:val="Footer"/>
    </w:pPr>
    <w:r>
      <w:rPr>
        <w:noProof/>
        <w:lang w:eastAsia="en-AU"/>
      </w:rPr>
      <mc:AlternateContent>
        <mc:Choice Requires="wpg">
          <w:drawing>
            <wp:anchor distT="0" distB="0" distL="114300" distR="114300" simplePos="0" relativeHeight="251749376" behindDoc="0" locked="0" layoutInCell="1" allowOverlap="1" wp14:anchorId="194A2105" wp14:editId="4BE1740A">
              <wp:simplePos x="0" y="0"/>
              <wp:positionH relativeFrom="column">
                <wp:posOffset>-610870</wp:posOffset>
              </wp:positionH>
              <wp:positionV relativeFrom="paragraph">
                <wp:posOffset>-285750</wp:posOffset>
              </wp:positionV>
              <wp:extent cx="6591300" cy="699770"/>
              <wp:effectExtent l="0" t="0" r="0" b="5080"/>
              <wp:wrapNone/>
              <wp:docPr id="290" name="Group 2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91300" cy="699770"/>
                        <a:chOff x="0" y="0"/>
                        <a:chExt cx="6591106" cy="701108"/>
                      </a:xfrm>
                    </wpg:grpSpPr>
                    <wps:wsp>
                      <wps:cNvPr id="307" name="Text Box 2"/>
                      <wps:cNvSpPr txBox="1">
                        <a:spLocks noChangeArrowheads="1"/>
                      </wps:cNvSpPr>
                      <wps:spPr bwMode="auto">
                        <a:xfrm>
                          <a:off x="0" y="0"/>
                          <a:ext cx="3601720" cy="431165"/>
                        </a:xfrm>
                        <a:prstGeom prst="rect">
                          <a:avLst/>
                        </a:prstGeom>
                        <a:noFill/>
                        <a:ln w="9525">
                          <a:noFill/>
                          <a:miter lim="800000"/>
                          <a:headEnd/>
                          <a:tailEnd/>
                        </a:ln>
                      </wps:spPr>
                      <wps:txbx>
                        <w:txbxContent>
                          <w:p w:rsidR="001217ED" w:rsidRPr="00587DD8" w:rsidRDefault="001217ED">
                            <w:pPr>
                              <w:rPr>
                                <w:b/>
                                <w:color w:val="69747A"/>
                              </w:rPr>
                            </w:pPr>
                            <w:r w:rsidRPr="00587DD8">
                              <w:rPr>
                                <w:b/>
                                <w:color w:val="69747A"/>
                              </w:rPr>
                              <w:t>DiscoveryDNS – Powered by ARI Registry Services</w:t>
                            </w:r>
                          </w:p>
                        </w:txbxContent>
                      </wps:txbx>
                      <wps:bodyPr rot="0" vert="horz" wrap="square" lIns="91440" tIns="45720" rIns="91440" bIns="45720" anchor="t" anchorCtr="0">
                        <a:spAutoFit/>
                      </wps:bodyPr>
                    </wps:wsp>
                    <wps:wsp>
                      <wps:cNvPr id="1" name="Text Box 2"/>
                      <wps:cNvSpPr txBox="1">
                        <a:spLocks noChangeArrowheads="1"/>
                      </wps:cNvSpPr>
                      <wps:spPr bwMode="auto">
                        <a:xfrm>
                          <a:off x="4826441" y="0"/>
                          <a:ext cx="1764665" cy="431165"/>
                        </a:xfrm>
                        <a:prstGeom prst="rect">
                          <a:avLst/>
                        </a:prstGeom>
                        <a:noFill/>
                        <a:ln w="9525">
                          <a:noFill/>
                          <a:miter lim="800000"/>
                          <a:headEnd/>
                          <a:tailEnd/>
                        </a:ln>
                      </wps:spPr>
                      <wps:txbx>
                        <w:txbxContent>
                          <w:p w:rsidR="001217ED" w:rsidRPr="00587DD8" w:rsidRDefault="001217ED" w:rsidP="009F66AC">
                            <w:pPr>
                              <w:jc w:val="right"/>
                              <w:rPr>
                                <w:b/>
                                <w:color w:val="69747A"/>
                              </w:rPr>
                            </w:pPr>
                            <w:r w:rsidRPr="00587DD8">
                              <w:rPr>
                                <w:b/>
                                <w:color w:val="69747A"/>
                              </w:rPr>
                              <w:t>discoverydns.com</w:t>
                            </w:r>
                          </w:p>
                        </w:txbxContent>
                      </wps:txbx>
                      <wps:bodyPr rot="0" vert="horz" wrap="square" lIns="91440" tIns="45720" rIns="91440" bIns="45720" anchor="t" anchorCtr="0">
                        <a:spAutoFit/>
                      </wps:bodyPr>
                    </wps:wsp>
                    <pic:pic xmlns:pic="http://schemas.openxmlformats.org/drawingml/2006/picture">
                      <pic:nvPicPr>
                        <pic:cNvPr id="3" name="Picture 3"/>
                        <pic:cNvPicPr preferRelativeResize="0">
                          <a:picLocks/>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79513" y="326003"/>
                          <a:ext cx="961128" cy="37510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290" o:spid="_x0000_s1030" style="position:absolute;left:0;text-align:left;margin-left:-48.1pt;margin-top:-22.5pt;width:519pt;height:55.1pt;z-index:251749376;mso-width-relative:margin;mso-height-relative:margin" coordsize="65911,70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">
              <v:shapetype id="_x0000_t202" coordsize="21600,21600" o:spt="202" path="m,l,21600r21600,l21600,xe">
                <v:stroke joinstyle="miter"/>
                <v:path gradientshapeok="t" o:connecttype="rect"/>
              </v:shapetype>
              <v:shape id="_x0000_s1031" type="#_x0000_t202" style="position:absolute;width:3601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lEbMMA&#10;AADcAAAADwAAAGRycy9kb3ducmV2LnhtbESPQWsCMRSE74X+h/AKvdXElrayGkVqCx68VLf3x+a5&#10;Wdy8LJunu/77plDwOMzMN8xiNYZWXahPTWQL04kBRVxF13BtoTx8Pc1AJUF22EYmC1dKsFre3y2w&#10;cHHgb7rspVYZwqlAC16kK7ROlaeAaRI74uwdYx9Qsuxr7XocMjy0+tmYNx2w4bzgsaMPT9Vpfw4W&#10;RNx6ei0/Q9r+jLvN4E31iqW1jw/jeg5KaJRb+L+9dRZezDv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lEbMMAAADcAAAADwAAAAAAAAAAAAAAAACYAgAAZHJzL2Rv&#10;d25yZXYueG1sUEsFBgAAAAAEAAQA9QAAAIgDAAAAAA==&#10;" filled="f" stroked="f">
                <v:textbox style="mso-fit-shape-to-text:t">
                  <w:txbxContent>
                    <w:p w:rsidR="001217ED" w:rsidRPr="00587DD8" w:rsidRDefault="001217ED">
                      <w:pPr>
                        <w:rPr>
                          <w:b/>
                          <w:color w:val="69747A"/>
                        </w:rPr>
                      </w:pPr>
                      <w:r w:rsidRPr="00587DD8">
                        <w:rPr>
                          <w:b/>
                          <w:color w:val="69747A"/>
                        </w:rPr>
                        <w:t>DiscoveryDNS – Powered by ARI Registry Services</w:t>
                      </w:r>
                    </w:p>
                  </w:txbxContent>
                </v:textbox>
              </v:shape>
              <v:shape id="_x0000_s1032" type="#_x0000_t202" style="position:absolute;left:48264;width:1764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wtjL4A&#10;AADaAAAADwAAAGRycy9kb3ducmV2LnhtbERPTWvCQBC9C/0Pywi96cZCRVLXEGwLHrxo0/uQnWZD&#10;s7MhOzXx37uC0NPweJ+zLSbfqQsNsQ1sYLXMQBHXwbbcGKi+PhcbUFGQLXaBycCVIhS7p9kWcxtG&#10;PtHlLI1KIRxzNOBE+lzrWDvyGJehJ07cTxg8SoJDo+2AYwr3nX7JsrX22HJqcNjT3lH9e/7zBkRs&#10;ubpWHz4evqfj++iy+hUrY57nU/kGSmiSf/HDfbBpPtxfuV+9u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R8LYy+AAAA2gAAAA8AAAAAAAAAAAAAAAAAmAIAAGRycy9kb3ducmV2&#10;LnhtbFBLBQYAAAAABAAEAPUAAACDAwAAAAA=&#10;" filled="f" stroked="f">
                <v:textbox style="mso-fit-shape-to-text:t">
                  <w:txbxContent>
                    <w:p w:rsidR="001217ED" w:rsidRPr="00587DD8" w:rsidRDefault="001217ED" w:rsidP="009F66AC">
                      <w:pPr>
                        <w:jc w:val="right"/>
                        <w:rPr>
                          <w:b/>
                          <w:color w:val="69747A"/>
                        </w:rPr>
                      </w:pPr>
                      <w:r w:rsidRPr="00587DD8">
                        <w:rPr>
                          <w:b/>
                          <w:color w:val="69747A"/>
                        </w:rPr>
                        <w:t>discoverydns.com</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33" type="#_x0000_t75" style="position:absolute;left:795;top:3260;width:9611;height:3751;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z0Wu9AAAA2gAAAA8AAABkcnMvZG93bnJldi54bWxEj80KwjAQhO+C7xBW8KapP4hUo6hQ8SZa&#10;H2Bp1rbYbEoTtfr0RhA8DjPzDbNct6YSD2pcaVnBaBiBIM6sLjlXcEmTwRyE88gaK8uk4EUO1qtu&#10;Z4mxtk8+0ePscxEg7GJUUHhfx1K6rCCDbmhr4uBdbWPQB9nkUjf4DHBTyXEUzaTBksNCgTXtCspu&#10;57sJlP17mlBbpdEIb9mmtG57TJxS/V67WYDw1Pp/+Nc+aAUT+F4JN0CuPg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cjPRa70AAADaAAAADwAAAAAAAAAAAAAAAACfAgAAZHJz&#10;L2Rvd25yZXYueG1sUEsFBgAAAAAEAAQA9wAAAIkDAAAAAA==&#10;">
                <v:imagedata r:id="rId2" o:title=""/>
                <v:path arrowok="t"/>
                <o:lock v:ext="edit" aspectratio="f"/>
              </v:shape>
            </v:group>
          </w:pict>
        </mc:Fallback>
      </mc:AlternateContent>
    </w:r>
    <w:r>
      <w:rPr>
        <w:noProof/>
        <w:lang w:eastAsia="en-AU"/>
      </w:rPr>
      <mc:AlternateContent>
        <mc:Choice Requires="wps">
          <w:drawing>
            <wp:anchor distT="0" distB="0" distL="114300" distR="114300" simplePos="0" relativeHeight="251668479" behindDoc="0" locked="0" layoutInCell="1" allowOverlap="1" wp14:anchorId="232D7874" wp14:editId="2272C54C">
              <wp:simplePos x="0" y="0"/>
              <wp:positionH relativeFrom="column">
                <wp:posOffset>-1087755</wp:posOffset>
              </wp:positionH>
              <wp:positionV relativeFrom="paragraph">
                <wp:posOffset>-276225</wp:posOffset>
              </wp:positionV>
              <wp:extent cx="7582535" cy="806450"/>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82535" cy="806450"/>
                      </a:xfrm>
                      <a:prstGeom prst="rect">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2" o:spid="_x0000_s1026" style="position:absolute;margin-left:-85.65pt;margin-top:-21.75pt;width:597.05pt;height:63.5pt;z-index:251668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" fillcolor="white [3208]" stroked="f" strokeweight="2pt">
              <v:path arrowok="t"/>
            </v:rect>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17ED" w:rsidRDefault="001217ED" w:rsidP="00B26A5F">
    <w:pPr>
      <w:pStyle w:val="Footer"/>
    </w:pPr>
    <w:r>
      <w:rPr>
        <w:caps/>
        <w:noProof/>
        <w:color w:val="auto"/>
        <w:lang w:eastAsia="en-AU"/>
      </w:rPr>
      <mc:AlternateContent>
        <mc:Choice Requires="wps">
          <w:drawing>
            <wp:anchor distT="0" distB="0" distL="114300" distR="114300" simplePos="0" relativeHeight="251784192" behindDoc="0" locked="0" layoutInCell="1" allowOverlap="1" wp14:anchorId="16AC290D" wp14:editId="65AF8B32">
              <wp:simplePos x="0" y="0"/>
              <wp:positionH relativeFrom="rightMargin">
                <wp:posOffset>-1040765</wp:posOffset>
              </wp:positionH>
              <wp:positionV relativeFrom="paragraph">
                <wp:posOffset>-135255</wp:posOffset>
              </wp:positionV>
              <wp:extent cx="1148715" cy="377825"/>
              <wp:effectExtent l="0" t="0" r="0" b="3175"/>
              <wp:wrapNone/>
              <wp:docPr id="3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715" cy="377825"/>
                      </a:xfrm>
                      <a:prstGeom prst="rect">
                        <a:avLst/>
                      </a:prstGeom>
                      <a:noFill/>
                      <a:ln w="9525">
                        <a:noFill/>
                        <a:miter lim="800000"/>
                        <a:headEnd/>
                        <a:tailEnd/>
                      </a:ln>
                    </wps:spPr>
                    <wps:txbx>
                      <w:txbxContent>
                        <w:p w:rsidR="001217ED" w:rsidRPr="0075277E" w:rsidRDefault="001217ED"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4" type="#_x0000_t202" style="position:absolute;left:0;text-align:left;margin-left:-81.95pt;margin-top:-10.65pt;width:90.45pt;height:29.75pt;z-index:25178419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" filled="f" stroked="f">
              <v:textbox>
                <w:txbxContent>
                  <w:p w:rsidR="001217ED" w:rsidRPr="0075277E" w:rsidRDefault="001217ED" w:rsidP="00016063">
                    <w:pPr>
                      <w:jc w:val="right"/>
                      <w:rPr>
                        <w:b/>
                        <w:color w:val="69747A"/>
                      </w:rPr>
                    </w:pPr>
                    <w:r w:rsidRPr="0075277E">
                      <w:rPr>
                        <w:b/>
                        <w:color w:val="69747A"/>
                      </w:rPr>
                      <w:t>discoverydns.com</w:t>
                    </w:r>
                  </w:p>
                </w:txbxContent>
              </v:textbox>
              <w10:wrap anchorx="margin"/>
            </v:shape>
          </w:pict>
        </mc:Fallback>
      </mc:AlternateContent>
    </w:r>
    <w:r>
      <w:rPr>
        <w:caps/>
        <w:noProof/>
        <w:color w:val="auto"/>
        <w:lang w:eastAsia="en-AU"/>
      </w:rPr>
      <w:drawing>
        <wp:anchor distT="0" distB="0" distL="114300" distR="114300" simplePos="0" relativeHeight="251783168" behindDoc="0" locked="0" layoutInCell="1" allowOverlap="1" wp14:anchorId="1A7BF534" wp14:editId="207A7EEB">
          <wp:simplePos x="0" y="0"/>
          <wp:positionH relativeFrom="column">
            <wp:posOffset>1242</wp:posOffset>
          </wp:positionH>
          <wp:positionV relativeFrom="paragraph">
            <wp:posOffset>-79953</wp:posOffset>
          </wp:positionV>
          <wp:extent cx="1320371" cy="198874"/>
          <wp:effectExtent l="0" t="0" r="0" b="0"/>
          <wp:wrapNone/>
          <wp:docPr id="319" name="Picture 319"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Picture 319"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t xml:space="preserve">Page </w:t>
    </w:r>
    <w:r>
      <w:fldChar w:fldCharType="begin"/>
    </w:r>
    <w:r>
      <w:instrText xml:space="preserve"> PAGE   \* MERGEFORMAT </w:instrText>
    </w:r>
    <w:r>
      <w:fldChar w:fldCharType="separate"/>
    </w:r>
    <w:r w:rsidR="00F43BD0">
      <w:rPr>
        <w:noProof/>
      </w:rPr>
      <w:t>90</w:t>
    </w:r>
    <w:r>
      <w:rPr>
        <w:noProof/>
      </w:rPr>
      <w:fldChar w:fldCharType="end"/>
    </w:r>
    <w:r>
      <w:rPr>
        <w:rFonts w:ascii="Calibri" w:eastAsia="Calibri" w:hAnsi="Calibri" w:cs="Times New Roman"/>
        <w:noProof/>
        <w:color w:val="auto"/>
        <w:lang w:eastAsia="en-AU"/>
      </w:rPr>
      <mc:AlternateContent>
        <mc:Choice Requires="wps">
          <w:drawing>
            <wp:anchor distT="0" distB="0" distL="114300" distR="114300" simplePos="0" relativeHeight="251799552" behindDoc="0" locked="0" layoutInCell="1" allowOverlap="1" wp14:anchorId="1663CB99" wp14:editId="0D867857">
              <wp:simplePos x="0" y="0"/>
              <wp:positionH relativeFrom="page">
                <wp:align>center</wp:align>
              </wp:positionH>
              <wp:positionV relativeFrom="paragraph">
                <wp:posOffset>161925</wp:posOffset>
              </wp:positionV>
              <wp:extent cx="5399405" cy="231140"/>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31140"/>
                      </a:xfrm>
                      <a:prstGeom prst="rect">
                        <a:avLst/>
                      </a:prstGeom>
                      <a:noFill/>
                      <a:ln w="9525">
                        <a:noFill/>
                        <a:miter lim="800000"/>
                        <a:headEnd/>
                        <a:tailEnd/>
                      </a:ln>
                    </wps:spPr>
                    <wps:txbx>
                      <w:txbxContent>
                        <w:p w:rsidR="001217ED" w:rsidRPr="00A33A1B" w:rsidRDefault="001217ED" w:rsidP="00CA0A87">
                          <w:pPr>
                            <w:pStyle w:val="Classification"/>
                          </w:pPr>
                          <w:fldSimple w:instr=" STYLEREF  &quot;Document Classification&quot; ">
                            <w:r w:rsidR="00F43BD0">
                              <w:rPr>
                                <w:noProof/>
                              </w:rPr>
                              <w:t>Public</w:t>
                            </w:r>
                          </w:fldSimple>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5" type="#_x0000_t202" style="position:absolute;left:0;text-align:left;margin-left:0;margin-top:12.75pt;width:425.15pt;height:18.2pt;z-index:251799552;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" filled="f" stroked="f">
              <v:textbox style="mso-fit-shape-to-text:t">
                <w:txbxContent>
                  <w:p w:rsidR="001217ED" w:rsidRPr="00A33A1B" w:rsidRDefault="001217ED" w:rsidP="00CA0A87">
                    <w:pPr>
                      <w:pStyle w:val="Classification"/>
                    </w:pPr>
                    <w:fldSimple w:instr=" STYLEREF  &quot;Document Classification&quot; ">
                      <w:r w:rsidR="00F43BD0">
                        <w:rPr>
                          <w:noProof/>
                        </w:rPr>
                        <w:t>Public</w:t>
                      </w:r>
                    </w:fldSimple>
                  </w:p>
                </w:txbxContent>
              </v:textbox>
              <w10:wrap anchorx="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55653916"/>
      <w:docPartObj>
        <w:docPartGallery w:val="Page Numbers (Bottom of Page)"/>
        <w:docPartUnique/>
      </w:docPartObj>
    </w:sdtPr>
    <w:sdtEndPr>
      <w:rPr>
        <w:noProof/>
      </w:rPr>
    </w:sdtEndPr>
    <w:sdtContent>
      <w:p w:rsidR="001217ED" w:rsidRDefault="001217ED" w:rsidP="00B26A5F">
        <w:pPr>
          <w:pStyle w:val="Footer"/>
        </w:pPr>
        <w:r>
          <w:rPr>
            <w:caps/>
            <w:noProof/>
            <w:color w:val="auto"/>
            <w:lang w:eastAsia="en-AU"/>
          </w:rPr>
          <w:drawing>
            <wp:anchor distT="0" distB="0" distL="114300" distR="114300" simplePos="0" relativeHeight="251780096" behindDoc="0" locked="0" layoutInCell="1" allowOverlap="1" wp14:anchorId="7AC34737" wp14:editId="3090103A">
              <wp:simplePos x="0" y="0"/>
              <wp:positionH relativeFrom="column">
                <wp:posOffset>1242</wp:posOffset>
              </wp:positionH>
              <wp:positionV relativeFrom="paragraph">
                <wp:posOffset>-79953</wp:posOffset>
              </wp:positionV>
              <wp:extent cx="1320371" cy="198874"/>
              <wp:effectExtent l="0" t="0" r="0" b="0"/>
              <wp:wrapNone/>
              <wp:docPr id="316" name="Picture 316"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Picture 316"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caps/>
            <w:noProof/>
            <w:color w:val="auto"/>
            <w:lang w:eastAsia="en-AU"/>
          </w:rPr>
          <mc:AlternateContent>
            <mc:Choice Requires="wps">
              <w:drawing>
                <wp:anchor distT="0" distB="0" distL="114300" distR="114300" simplePos="0" relativeHeight="251781120" behindDoc="0" locked="0" layoutInCell="1" allowOverlap="1" wp14:anchorId="21CB55AB" wp14:editId="10A2375F">
                  <wp:simplePos x="0" y="0"/>
                  <wp:positionH relativeFrom="rightMargin">
                    <wp:posOffset>-1040765</wp:posOffset>
                  </wp:positionH>
                  <wp:positionV relativeFrom="paragraph">
                    <wp:posOffset>-133350</wp:posOffset>
                  </wp:positionV>
                  <wp:extent cx="1148715" cy="377825"/>
                  <wp:effectExtent l="0" t="0" r="0" b="3175"/>
                  <wp:wrapNone/>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715" cy="377825"/>
                          </a:xfrm>
                          <a:prstGeom prst="rect">
                            <a:avLst/>
                          </a:prstGeom>
                          <a:noFill/>
                          <a:ln w="9525">
                            <a:noFill/>
                            <a:miter lim="800000"/>
                            <a:headEnd/>
                            <a:tailEnd/>
                          </a:ln>
                        </wps:spPr>
                        <wps:txbx>
                          <w:txbxContent>
                            <w:p w:rsidR="001217ED" w:rsidRPr="0075277E" w:rsidRDefault="001217ED"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6" type="#_x0000_t202" style="position:absolute;left:0;text-align:left;margin-left:-81.95pt;margin-top:-10.5pt;width:90.45pt;height:29.75pt;z-index:25178112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" filled="f" stroked="f">
                  <v:textbox>
                    <w:txbxContent>
                      <w:p w:rsidR="001217ED" w:rsidRPr="0075277E" w:rsidRDefault="001217ED" w:rsidP="00016063">
                        <w:pPr>
                          <w:jc w:val="right"/>
                          <w:rPr>
                            <w:b/>
                            <w:color w:val="69747A"/>
                          </w:rPr>
                        </w:pPr>
                        <w:r w:rsidRPr="0075277E">
                          <w:rPr>
                            <w:b/>
                            <w:color w:val="69747A"/>
                          </w:rPr>
                          <w:t>discoverydns.com</w:t>
                        </w:r>
                      </w:p>
                    </w:txbxContent>
                  </v:textbox>
                  <w10:wrap anchorx="margin"/>
                </v:shape>
              </w:pict>
            </mc:Fallback>
          </mc:AlternateContent>
        </w:r>
        <w:r>
          <w:t xml:space="preserve">Page </w:t>
        </w:r>
        <w:r>
          <w:fldChar w:fldCharType="begin"/>
        </w:r>
        <w:r>
          <w:instrText xml:space="preserve"> PAGE   \* MERGEFORMAT </w:instrText>
        </w:r>
        <w:r>
          <w:fldChar w:fldCharType="separate"/>
        </w:r>
        <w:r w:rsidR="00F43BD0">
          <w:rPr>
            <w:noProof/>
          </w:rPr>
          <w:t>1</w:t>
        </w:r>
        <w:r>
          <w:rPr>
            <w:noProof/>
          </w:rPr>
          <w:fldChar w:fldCharType="end"/>
        </w:r>
        <w:r>
          <w:rPr>
            <w:rFonts w:ascii="Calibri" w:eastAsia="Calibri" w:hAnsi="Calibri" w:cs="Times New Roman"/>
            <w:noProof/>
            <w:color w:val="auto"/>
            <w:lang w:eastAsia="en-AU"/>
          </w:rPr>
          <mc:AlternateContent>
            <mc:Choice Requires="wps">
              <w:drawing>
                <wp:anchor distT="0" distB="0" distL="114300" distR="114300" simplePos="0" relativeHeight="251797504" behindDoc="0" locked="0" layoutInCell="1" allowOverlap="1" wp14:anchorId="3A32FE78" wp14:editId="51591BF5">
                  <wp:simplePos x="0" y="0"/>
                  <wp:positionH relativeFrom="page">
                    <wp:align>center</wp:align>
                  </wp:positionH>
                  <wp:positionV relativeFrom="paragraph">
                    <wp:posOffset>161925</wp:posOffset>
                  </wp:positionV>
                  <wp:extent cx="5399405" cy="231140"/>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31140"/>
                          </a:xfrm>
                          <a:prstGeom prst="rect">
                            <a:avLst/>
                          </a:prstGeom>
                          <a:noFill/>
                          <a:ln w="9525">
                            <a:noFill/>
                            <a:miter lim="800000"/>
                            <a:headEnd/>
                            <a:tailEnd/>
                          </a:ln>
                        </wps:spPr>
                        <wps:txbx>
                          <w:txbxContent>
                            <w:p w:rsidR="001217ED" w:rsidRPr="00A33A1B" w:rsidRDefault="001217ED" w:rsidP="00CA0A87">
                              <w:pPr>
                                <w:pStyle w:val="Classification"/>
                              </w:pPr>
                              <w:fldSimple w:instr=" STYLEREF  &quot;Document Classification&quot; ">
                                <w:r w:rsidR="00F43BD0">
                                  <w:rPr>
                                    <w:noProof/>
                                  </w:rPr>
                                  <w:t>Public</w:t>
                                </w:r>
                              </w:fldSimple>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7" type="#_x0000_t202" style="position:absolute;left:0;text-align:left;margin-left:0;margin-top:12.75pt;width:425.15pt;height:18.2pt;z-index:251797504;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" filled="f" stroked="f">
                  <v:textbox style="mso-fit-shape-to-text:t">
                    <w:txbxContent>
                      <w:p w:rsidR="001217ED" w:rsidRPr="00A33A1B" w:rsidRDefault="001217ED" w:rsidP="00CA0A87">
                        <w:pPr>
                          <w:pStyle w:val="Classification"/>
                        </w:pPr>
                        <w:fldSimple w:instr=" STYLEREF  &quot;Document Classification&quot; ">
                          <w:r w:rsidR="00F43BD0">
                            <w:rPr>
                              <w:noProof/>
                            </w:rPr>
                            <w:t>Public</w:t>
                          </w:r>
                        </w:fldSimple>
                      </w:p>
                    </w:txbxContent>
                  </v:textbox>
                  <w10:wrap anchorx="page"/>
                </v:shape>
              </w:pict>
            </mc:Fallback>
          </mc:AlternateContent>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17ED" w:rsidRPr="00B26A5F" w:rsidRDefault="001217ED" w:rsidP="00B26A5F">
    <w:pPr>
      <w:pStyle w:val="Footer"/>
    </w:pPr>
    <w:r>
      <w:rPr>
        <w:noProof/>
        <w:lang w:eastAsia="en-AU"/>
      </w:rPr>
      <w:drawing>
        <wp:anchor distT="0" distB="0" distL="114300" distR="114300" simplePos="0" relativeHeight="251788288" behindDoc="0" locked="0" layoutInCell="1" allowOverlap="1">
          <wp:simplePos x="0" y="0"/>
          <wp:positionH relativeFrom="column">
            <wp:posOffset>1242</wp:posOffset>
          </wp:positionH>
          <wp:positionV relativeFrom="paragraph">
            <wp:posOffset>-78959</wp:posOffset>
          </wp:positionV>
          <wp:extent cx="1320371" cy="198874"/>
          <wp:effectExtent l="0" t="0" r="0" b="0"/>
          <wp:wrapNone/>
          <wp:docPr id="325" name="Picture 325"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Picture 325"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noProof/>
        <w:lang w:eastAsia="en-AU"/>
      </w:rPr>
      <mc:AlternateContent>
        <mc:Choice Requires="wps">
          <w:drawing>
            <wp:anchor distT="0" distB="0" distL="114300" distR="114300" simplePos="0" relativeHeight="251789312" behindDoc="0" locked="0" layoutInCell="1" allowOverlap="1">
              <wp:simplePos x="0" y="0"/>
              <wp:positionH relativeFrom="rightMargin">
                <wp:posOffset>-1040765</wp:posOffset>
              </wp:positionH>
              <wp:positionV relativeFrom="paragraph">
                <wp:posOffset>-133350</wp:posOffset>
              </wp:positionV>
              <wp:extent cx="1148715" cy="377825"/>
              <wp:effectExtent l="0" t="0" r="0" b="3175"/>
              <wp:wrapNone/>
              <wp:docPr id="3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715" cy="377825"/>
                      </a:xfrm>
                      <a:prstGeom prst="rect">
                        <a:avLst/>
                      </a:prstGeom>
                      <a:noFill/>
                      <a:ln w="9525">
                        <a:noFill/>
                        <a:miter lim="800000"/>
                        <a:headEnd/>
                        <a:tailEnd/>
                      </a:ln>
                    </wps:spPr>
                    <wps:txbx>
                      <w:txbxContent>
                        <w:p w:rsidR="001217ED" w:rsidRPr="0075277E" w:rsidRDefault="001217ED"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8" type="#_x0000_t202" style="position:absolute;left:0;text-align:left;margin-left:-81.95pt;margin-top:-10.5pt;width:90.45pt;height:29.75pt;z-index:25178931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" filled="f" stroked="f">
              <v:textbox>
                <w:txbxContent>
                  <w:p w:rsidR="001217ED" w:rsidRPr="0075277E" w:rsidRDefault="001217ED" w:rsidP="00016063">
                    <w:pPr>
                      <w:jc w:val="right"/>
                      <w:rPr>
                        <w:b/>
                        <w:color w:val="69747A"/>
                      </w:rPr>
                    </w:pPr>
                    <w:r w:rsidRPr="0075277E">
                      <w:rPr>
                        <w:b/>
                        <w:color w:val="69747A"/>
                      </w:rPr>
                      <w:t>discoverydns.com</w:t>
                    </w:r>
                  </w:p>
                </w:txbxContent>
              </v:textbox>
              <w10:wrap anchorx="margin"/>
            </v:shape>
          </w:pict>
        </mc:Fallback>
      </mc:AlternateContent>
    </w:r>
    <w:r>
      <w:t xml:space="preserve">Page </w:t>
    </w:r>
    <w:r>
      <w:fldChar w:fldCharType="begin"/>
    </w:r>
    <w:r>
      <w:instrText xml:space="preserve"> PAGE   \* MERGEFORMAT </w:instrText>
    </w:r>
    <w:r>
      <w:fldChar w:fldCharType="separate"/>
    </w:r>
    <w:r w:rsidR="003516A8">
      <w:rPr>
        <w:noProof/>
      </w:rPr>
      <w:t>92</w:t>
    </w:r>
    <w:r>
      <w:rPr>
        <w:noProof/>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34760381"/>
      <w:docPartObj>
        <w:docPartGallery w:val="Page Numbers (Bottom of Page)"/>
        <w:docPartUnique/>
      </w:docPartObj>
    </w:sdtPr>
    <w:sdtEndPr>
      <w:rPr>
        <w:noProof/>
      </w:rPr>
    </w:sdtEndPr>
    <w:sdtContent>
      <w:p w:rsidR="001217ED" w:rsidRDefault="001217ED" w:rsidP="00B26A5F">
        <w:pPr>
          <w:pStyle w:val="Footer"/>
        </w:pPr>
        <w:r>
          <w:t xml:space="preserve">Page </w:t>
        </w:r>
        <w:r>
          <w:fldChar w:fldCharType="begin"/>
        </w:r>
        <w:r>
          <w:instrText xml:space="preserve"> PAGE   \* MERGEFORMAT </w:instrText>
        </w:r>
        <w:r>
          <w:fldChar w:fldCharType="separate"/>
        </w:r>
        <w:r>
          <w:rPr>
            <w:noProof/>
          </w:rPr>
          <w:t>91</w:t>
        </w:r>
        <w:r>
          <w:rPr>
            <w:noProof/>
          </w:rPr>
          <w:fldChar w:fldCharType="end"/>
        </w:r>
        <w:r>
          <w:rPr>
            <w:caps/>
            <w:noProof/>
            <w:color w:val="auto"/>
            <w:lang w:eastAsia="en-AU"/>
          </w:rPr>
          <mc:AlternateContent>
            <mc:Choice Requires="wpg">
              <w:drawing>
                <wp:anchor distT="0" distB="0" distL="114300" distR="114300" simplePos="0" relativeHeight="251786240" behindDoc="0" locked="0" layoutInCell="1" allowOverlap="1" wp14:anchorId="38F07530" wp14:editId="7BCC7DBD">
                  <wp:simplePos x="0" y="0"/>
                  <wp:positionH relativeFrom="column">
                    <wp:posOffset>0</wp:posOffset>
                  </wp:positionH>
                  <wp:positionV relativeFrom="paragraph">
                    <wp:posOffset>-144145</wp:posOffset>
                  </wp:positionV>
                  <wp:extent cx="5507990" cy="377825"/>
                  <wp:effectExtent l="0" t="0" r="0" b="3175"/>
                  <wp:wrapNone/>
                  <wp:docPr id="321" name="Group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07990" cy="377825"/>
                            <a:chOff x="0" y="0"/>
                            <a:chExt cx="5506108" cy="377825"/>
                          </a:xfrm>
                        </wpg:grpSpPr>
                        <pic:pic xmlns:pic="http://schemas.openxmlformats.org/drawingml/2006/picture">
                          <pic:nvPicPr>
                            <pic:cNvPr id="322" name="Picture 322"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63611"/>
                              <a:ext cx="1319917" cy="198782"/>
                            </a:xfrm>
                            <a:prstGeom prst="rect">
                              <a:avLst/>
                            </a:prstGeom>
                            <a:noFill/>
                            <a:ln>
                              <a:noFill/>
                            </a:ln>
                          </pic:spPr>
                        </pic:pic>
                        <wps:wsp>
                          <wps:cNvPr id="323" name="Text Box 2"/>
                          <wps:cNvSpPr txBox="1">
                            <a:spLocks noChangeArrowheads="1"/>
                          </wps:cNvSpPr>
                          <wps:spPr bwMode="auto">
                            <a:xfrm>
                              <a:off x="4357315" y="0"/>
                              <a:ext cx="1148793" cy="377825"/>
                            </a:xfrm>
                            <a:prstGeom prst="rect">
                              <a:avLst/>
                            </a:prstGeom>
                            <a:noFill/>
                            <a:ln w="9525">
                              <a:noFill/>
                              <a:miter lim="800000"/>
                              <a:headEnd/>
                              <a:tailEnd/>
                            </a:ln>
                          </wps:spPr>
                          <wps:txbx>
                            <w:txbxContent>
                              <w:p w:rsidR="001217ED" w:rsidRPr="0075277E" w:rsidRDefault="001217ED"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321" o:spid="_x0000_s1039" style="position:absolute;left:0;text-align:left;margin-left:0;margin-top:-11.35pt;width:433.7pt;height:29.75pt;z-index:251786240;mso-width-relative:margin;mso-height-relative:margin" coordsize="55061,37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2" o:spid="_x0000_s1040" type="#_x0000_t75" style="position:absolute;top:636;width:13199;height:19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Cti7HAAAA3AAAAA8AAABkcnMvZG93bnJldi54bWxEj0FrwkAUhO+F/oflFXopumkEqdFVQqHU&#10;IgWrHvT2yL5mg9m3Ibsm8d93hYLHYWa+YRarwdaio9ZXjhW8jhMQxIXTFZcKDvuP0RsIH5A11o5J&#10;wZU8rJaPDwvMtOv5h7pdKEWEsM9QgQmhyaT0hSGLfuwa4uj9utZiiLItpW6xj3BbyzRJptJixXHB&#10;YEPvhorz7mIVHDcvRb7Nr/3MfO/PbvJ52k67L6Wen4Z8DiLQEO7h//ZaK5ikKdzOxCMgl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QCti7HAAAA3AAAAA8AAAAAAAAAAAAA&#10;AAAAnwIAAGRycy9kb3ducmV2LnhtbFBLBQYAAAAABAAEAPcAAACTAwAAAAA=&#10;">
                    <v:imagedata r:id="rId2" o:title="DiscoveryDNS - Logo" chromakey="white"/>
                    <v:path arrowok="t"/>
                  </v:shape>
                  <v:shapetype id="_x0000_t202" coordsize="21600,21600" o:spt="202" path="m,l,21600r21600,l21600,xe">
                    <v:stroke joinstyle="miter"/>
                    <v:path gradientshapeok="t" o:connecttype="rect"/>
                  </v:shapetype>
                  <v:shape id="_x0000_s1041" type="#_x0000_t202" style="position:absolute;left:43573;width:11488;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zFsQA&#10;AADcAAAADwAAAGRycy9kb3ducmV2LnhtbESPQWvCQBSE74L/YXmCt7qrtsVGVxFF6MnStBa8PbLP&#10;JJh9G7Krif/eFQoeh5n5hlmsOluJKzW+dKxhPFIgiDNnSs41/P7sXmYgfEA2WDkmDTfysFr2ewtM&#10;jGv5m65pyEWEsE9QQxFCnUjps4Is+pGriaN3co3FEGWTS9NgG+G2khOl3qXFkuNCgTVtCsrO6cVq&#10;OOxPx79X9ZVv7Vvduk5Jth9S6+GgW89BBOrCM/zf/jQappMp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zsxbEAAAA3AAAAA8AAAAAAAAAAAAAAAAAmAIAAGRycy9k&#10;b3ducmV2LnhtbFBLBQYAAAAABAAEAPUAAACJAwAAAAA=&#10;" filled="f" stroked="f">
                    <v:textbox>
                      <w:txbxContent>
                        <w:p w:rsidR="001217ED" w:rsidRPr="0075277E" w:rsidRDefault="001217ED" w:rsidP="00016063">
                          <w:pPr>
                            <w:jc w:val="right"/>
                            <w:rPr>
                              <w:b/>
                              <w:color w:val="69747A"/>
                            </w:rPr>
                          </w:pPr>
                          <w:r w:rsidRPr="0075277E">
                            <w:rPr>
                              <w:b/>
                              <w:color w:val="69747A"/>
                            </w:rPr>
                            <w:t>discoverydns.com</w:t>
                          </w:r>
                        </w:p>
                      </w:txbxContent>
                    </v:textbox>
                  </v:shape>
                </v:group>
              </w:pict>
            </mc:Fallback>
          </mc:AlternateContent>
        </w:r>
        <w:r>
          <w:rPr>
            <w:rFonts w:ascii="Calibri" w:eastAsia="Calibri" w:hAnsi="Calibri" w:cs="Times New Roman"/>
            <w:noProof/>
            <w:color w:val="auto"/>
            <w:lang w:eastAsia="en-AU"/>
          </w:rPr>
          <mc:AlternateContent>
            <mc:Choice Requires="wps">
              <w:drawing>
                <wp:anchor distT="0" distB="0" distL="114300" distR="114300" simplePos="0" relativeHeight="251801600" behindDoc="0" locked="0" layoutInCell="1" allowOverlap="1" wp14:anchorId="6F00AA8D" wp14:editId="079BDCD6">
                  <wp:simplePos x="0" y="0"/>
                  <wp:positionH relativeFrom="page">
                    <wp:align>center</wp:align>
                  </wp:positionH>
                  <wp:positionV relativeFrom="paragraph">
                    <wp:posOffset>161925</wp:posOffset>
                  </wp:positionV>
                  <wp:extent cx="5399405" cy="231140"/>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31140"/>
                          </a:xfrm>
                          <a:prstGeom prst="rect">
                            <a:avLst/>
                          </a:prstGeom>
                          <a:noFill/>
                          <a:ln w="9525">
                            <a:noFill/>
                            <a:miter lim="800000"/>
                            <a:headEnd/>
                            <a:tailEnd/>
                          </a:ln>
                        </wps:spPr>
                        <wps:txbx>
                          <w:txbxContent>
                            <w:p w:rsidR="001217ED" w:rsidRPr="00A33A1B" w:rsidRDefault="001217ED" w:rsidP="00CA0A87">
                              <w:pPr>
                                <w:pStyle w:val="Classification"/>
                              </w:pPr>
                              <w:fldSimple w:instr=" STYLEREF  &quot;Document Classification&quot; ">
                                <w:r>
                                  <w:rPr>
                                    <w:noProof/>
                                  </w:rPr>
                                  <w:t>Public</w:t>
                                </w:r>
                              </w:fldSimple>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 id="_x0000_s1042" type="#_x0000_t202" style="position:absolute;left:0;text-align:left;margin-left:0;margin-top:12.75pt;width:425.15pt;height:18.2pt;z-index:251801600;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" filled="f" stroked="f">
                  <v:textbox style="mso-fit-shape-to-text:t">
                    <w:txbxContent>
                      <w:p w:rsidR="001217ED" w:rsidRPr="00A33A1B" w:rsidRDefault="001217ED" w:rsidP="00CA0A87">
                        <w:pPr>
                          <w:pStyle w:val="Classification"/>
                        </w:pPr>
                        <w:r>
                          <w:fldChar w:fldCharType="begin"/>
                        </w:r>
                        <w:r>
                          <w:instrText xml:space="preserve"> STYLEREF  "Document Classification" </w:instrText>
                        </w:r>
                        <w:r>
                          <w:fldChar w:fldCharType="separate"/>
                        </w:r>
                        <w:r>
                          <w:rPr>
                            <w:noProof/>
                          </w:rPr>
                          <w:t>Public</w:t>
                        </w:r>
                        <w:r>
                          <w:rPr>
                            <w:noProof/>
                          </w:rPr>
                          <w:fldChar w:fldCharType="end"/>
                        </w:r>
                      </w:p>
                    </w:txbxContent>
                  </v:textbox>
                  <w10:wrap anchorx="page"/>
                </v:shape>
              </w:pict>
            </mc:Fallback>
          </mc:AlternateContent>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17ED" w:rsidRPr="002D6CE7" w:rsidRDefault="001217ED" w:rsidP="002D6CE7">
    <w:pPr>
      <w:pStyle w:val="Footer"/>
    </w:pPr>
    <w:r>
      <w:rPr>
        <w:noProof/>
        <w:lang w:eastAsia="en-AU"/>
      </w:rPr>
      <mc:AlternateContent>
        <mc:Choice Requires="wpg">
          <w:drawing>
            <wp:anchor distT="0" distB="0" distL="114300" distR="114300" simplePos="0" relativeHeight="251772928" behindDoc="0" locked="0" layoutInCell="1" allowOverlap="1">
              <wp:simplePos x="0" y="0"/>
              <wp:positionH relativeFrom="column">
                <wp:posOffset>-611505</wp:posOffset>
              </wp:positionH>
              <wp:positionV relativeFrom="paragraph">
                <wp:posOffset>-285750</wp:posOffset>
              </wp:positionV>
              <wp:extent cx="6591882" cy="431799"/>
              <wp:effectExtent l="0" t="0" r="0" b="0"/>
              <wp:wrapNone/>
              <wp:docPr id="300" name="Group 3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91882" cy="431799"/>
                        <a:chOff x="0" y="0"/>
                        <a:chExt cx="6591688" cy="440890"/>
                      </a:xfrm>
                    </wpg:grpSpPr>
                    <wps:wsp>
                      <wps:cNvPr id="301" name="Text Box 2"/>
                      <wps:cNvSpPr txBox="1">
                        <a:spLocks noChangeArrowheads="1"/>
                      </wps:cNvSpPr>
                      <wps:spPr bwMode="auto">
                        <a:xfrm>
                          <a:off x="0" y="0"/>
                          <a:ext cx="3602248" cy="440890"/>
                        </a:xfrm>
                        <a:prstGeom prst="rect">
                          <a:avLst/>
                        </a:prstGeom>
                        <a:noFill/>
                        <a:ln w="9525">
                          <a:noFill/>
                          <a:miter lim="800000"/>
                          <a:headEnd/>
                          <a:tailEnd/>
                        </a:ln>
                      </wps:spPr>
                      <wps:txbx>
                        <w:txbxContent>
                          <w:p w:rsidR="001217ED" w:rsidRPr="00587DD8" w:rsidRDefault="001217ED" w:rsidP="00016063">
                            <w:pPr>
                              <w:rPr>
                                <w:b/>
                                <w:color w:val="69747A"/>
                              </w:rPr>
                            </w:pPr>
                            <w:r w:rsidRPr="00587DD8">
                              <w:rPr>
                                <w:b/>
                                <w:color w:val="69747A"/>
                              </w:rPr>
                              <w:t>DiscoveryDNS – Powered by ARI Registry Services</w:t>
                            </w:r>
                          </w:p>
                        </w:txbxContent>
                      </wps:txbx>
                      <wps:bodyPr rot="0" vert="horz" wrap="square" lIns="91440" tIns="45720" rIns="91440" bIns="45720" anchor="t" anchorCtr="0">
                        <a:spAutoFit/>
                      </wps:bodyPr>
                    </wps:wsp>
                    <wps:wsp>
                      <wps:cNvPr id="303" name="Text Box 2"/>
                      <wps:cNvSpPr txBox="1">
                        <a:spLocks noChangeArrowheads="1"/>
                      </wps:cNvSpPr>
                      <wps:spPr bwMode="auto">
                        <a:xfrm>
                          <a:off x="4826441" y="0"/>
                          <a:ext cx="1765247" cy="440890"/>
                        </a:xfrm>
                        <a:prstGeom prst="rect">
                          <a:avLst/>
                        </a:prstGeom>
                        <a:noFill/>
                        <a:ln w="9525">
                          <a:noFill/>
                          <a:miter lim="800000"/>
                          <a:headEnd/>
                          <a:tailEnd/>
                        </a:ln>
                      </wps:spPr>
                      <wps:txbx>
                        <w:txbxContent>
                          <w:p w:rsidR="001217ED" w:rsidRPr="00587DD8" w:rsidRDefault="001217ED" w:rsidP="00016063">
                            <w:pPr>
                              <w:jc w:val="right"/>
                              <w:rPr>
                                <w:b/>
                                <w:color w:val="69747A"/>
                              </w:rPr>
                            </w:pPr>
                            <w:r w:rsidRPr="00587DD8">
                              <w:rPr>
                                <w:b/>
                                <w:color w:val="69747A"/>
                              </w:rPr>
                              <w:t>discoverydns.com</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id="Group 300" o:spid="_x0000_s1043" style="position:absolute;left:0;text-align:left;margin-left:-48.15pt;margin-top:-22.5pt;width:519.05pt;height:34pt;z-index:251772928;mso-width-relative:margin;mso-height-relative:margin" coordsize="65916,44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">
              <v:shapetype id="_x0000_t202" coordsize="21600,21600" o:spt="202" path="m,l,21600r21600,l21600,xe">
                <v:stroke joinstyle="miter"/>
                <v:path gradientshapeok="t" o:connecttype="rect"/>
              </v:shapetype>
              <v:shape id="_x0000_s1044" type="#_x0000_t202" style="position:absolute;width:36022;height:4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x5g8MA&#10;AADcAAAADwAAAGRycy9kb3ducmV2LnhtbESPzWrDMBCE74W8g9hAb43klIbiRgmhP5BDL0nd+2Jt&#10;LBNrZaxN7Lx9VSj0OMzMN8x6O4VOXWlIbWQLxcKAIq6ja7mxUH19PDyDSoLssItMFm6UYLuZ3a2x&#10;dHHkA12P0qgM4VSiBS/Sl1qn2lPAtIg9cfZOcQgoWQ6NdgOOGR46vTRmpQO2nBc89vTqqT4fL8GC&#10;iNsVt+o9pP339Pk2elM/YWXt/XzavYASmuQ//NfeOwuPpo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x5g8MAAADcAAAADwAAAAAAAAAAAAAAAACYAgAAZHJzL2Rv&#10;d25yZXYueG1sUEsFBgAAAAAEAAQA9QAAAIgDAAAAAA==&#10;" filled="f" stroked="f">
                <v:textbox style="mso-fit-shape-to-text:t">
                  <w:txbxContent>
                    <w:p w:rsidR="001217ED" w:rsidRPr="00587DD8" w:rsidRDefault="001217ED" w:rsidP="00016063">
                      <w:pPr>
                        <w:rPr>
                          <w:b/>
                          <w:color w:val="69747A"/>
                        </w:rPr>
                      </w:pPr>
                      <w:r w:rsidRPr="00587DD8">
                        <w:rPr>
                          <w:b/>
                          <w:color w:val="69747A"/>
                        </w:rPr>
                        <w:t>DiscoveryDNS – Powered by ARI Registry Services</w:t>
                      </w:r>
                    </w:p>
                  </w:txbxContent>
                </v:textbox>
              </v:shape>
              <v:shape id="_x0000_s1045" type="#_x0000_t202" style="position:absolute;left:48264;width:17652;height:4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JCb8IA&#10;AADcAAAADwAAAGRycy9kb3ducmV2LnhtbESPQWsCMRSE74X+h/AKvdVEpVK2RpFqwUMv6vb+2Lxu&#10;lm5els3TXf+9EQo9DjPzDbNcj6FVF+pTE9nCdGJAEVfRNVxbKE+fL2+gkiA7bCOThSslWK8eH5ZY&#10;uDjwgS5HqVWGcCrQghfpCq1T5SlgmsSOOHs/sQ8oWfa1dj0OGR5aPTNmoQM2nBc8dvThqfo9noMF&#10;EbeZXstdSPvv8Ws7eFO9Ymnt89O4eQclNMp/+K+9dxbmZg73M/kI6N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wkJvwgAAANwAAAAPAAAAAAAAAAAAAAAAAJgCAABkcnMvZG93&#10;bnJldi54bWxQSwUGAAAAAAQABAD1AAAAhwMAAAAA&#10;" filled="f" stroked="f">
                <v:textbox style="mso-fit-shape-to-text:t">
                  <w:txbxContent>
                    <w:p w:rsidR="001217ED" w:rsidRPr="00587DD8" w:rsidRDefault="001217ED" w:rsidP="00016063">
                      <w:pPr>
                        <w:jc w:val="right"/>
                        <w:rPr>
                          <w:b/>
                          <w:color w:val="69747A"/>
                        </w:rPr>
                      </w:pPr>
                      <w:r w:rsidRPr="00587DD8">
                        <w:rPr>
                          <w:b/>
                          <w:color w:val="69747A"/>
                        </w:rPr>
                        <w:t>discoverydns.com</w:t>
                      </w:r>
                    </w:p>
                  </w:txbxContent>
                </v:textbox>
              </v:shape>
            </v:group>
          </w:pict>
        </mc:Fallback>
      </mc:AlternateContent>
    </w:r>
    <w:r>
      <w:rPr>
        <w:noProof/>
        <w:lang w:eastAsia="en-AU"/>
      </w:rPr>
      <w:drawing>
        <wp:anchor distT="0" distB="0" distL="114300" distR="114300" simplePos="0" relativeHeight="251803648" behindDoc="0" locked="0" layoutInCell="1" allowOverlap="1">
          <wp:simplePos x="0" y="0"/>
          <wp:positionH relativeFrom="column">
            <wp:posOffset>-508304</wp:posOffset>
          </wp:positionH>
          <wp:positionV relativeFrom="paragraph">
            <wp:posOffset>43180</wp:posOffset>
          </wp:positionV>
          <wp:extent cx="961156" cy="374389"/>
          <wp:effectExtent l="0" t="0" r="0" b="6985"/>
          <wp:wrapNone/>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3"/>
                  <pic:cNvPicPr preferRelativeResize="0">
                    <a:picLocks/>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0" y="0"/>
                    <a:ext cx="961156" cy="374389"/>
                  </a:xfrm>
                  <a:prstGeom prst="rect">
                    <a:avLst/>
                  </a:prstGeom>
                  <a:ln>
                    <a:noFill/>
                  </a:ln>
                  <a:extLst>
                    <a:ext uri="{53640926-AAD7-44D8-BBD7-CCE9431645EC}">
                      <a14:shadowObscured xmlns:a14="http://schemas.microsoft.com/office/drawing/2010/main"/>
                    </a:ext>
                  </a:extLst>
                </pic:spPr>
              </pic:pic>
            </a:graphicData>
          </a:graphic>
        </wp:anchor>
      </w:drawing>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17ED" w:rsidRPr="00E50380" w:rsidRDefault="001217ED" w:rsidP="00E50380">
    <w:pPr>
      <w:pStyle w:val="Footer"/>
    </w:pPr>
    <w:r>
      <w:rPr>
        <w:noProof/>
        <w:lang w:eastAsia="en-AU"/>
      </w:rPr>
      <mc:AlternateContent>
        <mc:Choice Requires="wpg">
          <w:drawing>
            <wp:anchor distT="0" distB="0" distL="114300" distR="114300" simplePos="0" relativeHeight="251774976" behindDoc="0" locked="0" layoutInCell="1" allowOverlap="1">
              <wp:simplePos x="0" y="0"/>
              <wp:positionH relativeFrom="column">
                <wp:posOffset>-612140</wp:posOffset>
              </wp:positionH>
              <wp:positionV relativeFrom="paragraph">
                <wp:posOffset>-288290</wp:posOffset>
              </wp:positionV>
              <wp:extent cx="6591300" cy="698500"/>
              <wp:effectExtent l="0" t="0" r="0" b="6350"/>
              <wp:wrapNone/>
              <wp:docPr id="306" name="Group 3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91300" cy="698500"/>
                        <a:chOff x="0" y="0"/>
                        <a:chExt cx="6591106" cy="699715"/>
                      </a:xfrm>
                    </wpg:grpSpPr>
                    <wps:wsp>
                      <wps:cNvPr id="308" name="Text Box 2"/>
                      <wps:cNvSpPr txBox="1">
                        <a:spLocks noChangeArrowheads="1"/>
                      </wps:cNvSpPr>
                      <wps:spPr bwMode="auto">
                        <a:xfrm>
                          <a:off x="0" y="0"/>
                          <a:ext cx="3601720" cy="431165"/>
                        </a:xfrm>
                        <a:prstGeom prst="rect">
                          <a:avLst/>
                        </a:prstGeom>
                        <a:noFill/>
                        <a:ln w="9525">
                          <a:noFill/>
                          <a:miter lim="800000"/>
                          <a:headEnd/>
                          <a:tailEnd/>
                        </a:ln>
                      </wps:spPr>
                      <wps:txbx>
                        <w:txbxContent>
                          <w:p w:rsidR="001217ED" w:rsidRPr="00587DD8" w:rsidRDefault="001217ED" w:rsidP="00016063">
                            <w:pPr>
                              <w:rPr>
                                <w:b/>
                                <w:color w:val="69747A"/>
                              </w:rPr>
                            </w:pPr>
                            <w:r w:rsidRPr="00587DD8">
                              <w:rPr>
                                <w:b/>
                                <w:color w:val="69747A"/>
                              </w:rPr>
                              <w:t>DiscoveryDNS – Powered by ARI Registry Services</w:t>
                            </w:r>
                          </w:p>
                        </w:txbxContent>
                      </wps:txbx>
                      <wps:bodyPr rot="0" vert="horz" wrap="square" lIns="91440" tIns="45720" rIns="91440" bIns="45720" anchor="t" anchorCtr="0">
                        <a:spAutoFit/>
                      </wps:bodyPr>
                    </wps:wsp>
                    <wps:wsp>
                      <wps:cNvPr id="309" name="Text Box 2"/>
                      <wps:cNvSpPr txBox="1">
                        <a:spLocks noChangeArrowheads="1"/>
                      </wps:cNvSpPr>
                      <wps:spPr bwMode="auto">
                        <a:xfrm>
                          <a:off x="4826441" y="0"/>
                          <a:ext cx="1764665" cy="431165"/>
                        </a:xfrm>
                        <a:prstGeom prst="rect">
                          <a:avLst/>
                        </a:prstGeom>
                        <a:noFill/>
                        <a:ln w="9525">
                          <a:noFill/>
                          <a:miter lim="800000"/>
                          <a:headEnd/>
                          <a:tailEnd/>
                        </a:ln>
                      </wps:spPr>
                      <wps:txbx>
                        <w:txbxContent>
                          <w:p w:rsidR="001217ED" w:rsidRPr="00587DD8" w:rsidRDefault="001217ED" w:rsidP="00016063">
                            <w:pPr>
                              <w:jc w:val="right"/>
                              <w:rPr>
                                <w:b/>
                                <w:color w:val="69747A"/>
                              </w:rPr>
                            </w:pPr>
                            <w:r w:rsidRPr="00587DD8">
                              <w:rPr>
                                <w:b/>
                                <w:color w:val="69747A"/>
                              </w:rPr>
                              <w:t>discoverydns.com</w:t>
                            </w:r>
                          </w:p>
                        </w:txbxContent>
                      </wps:txbx>
                      <wps:bodyPr rot="0" vert="horz" wrap="square" lIns="91440" tIns="45720" rIns="91440" bIns="45720" anchor="t" anchorCtr="0">
                        <a:spAutoFit/>
                      </wps:bodyPr>
                    </wps:wsp>
                    <pic:pic xmlns:pic="http://schemas.openxmlformats.org/drawingml/2006/picture">
                      <pic:nvPicPr>
                        <pic:cNvPr id="310" name="Picture 310"/>
                        <pic:cNvPicPr>
                          <a:picLocks noChangeAspect="1"/>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79513" y="326003"/>
                          <a:ext cx="1081377" cy="373712"/>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306" o:spid="_x0000_s1046" style="position:absolute;left:0;text-align:left;margin-left:-48.2pt;margin-top:-22.7pt;width:519pt;height:55pt;z-index:251774976;mso-width-relative:margin;mso-height-relative:margin" coordsize="65911,69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">
              <v:shapetype id="_x0000_t202" coordsize="21600,21600" o:spt="202" path="m,l,21600r21600,l21600,xe">
                <v:stroke joinstyle="miter"/>
                <v:path gradientshapeok="t" o:connecttype="rect"/>
              </v:shapetype>
              <v:shape id="_x0000_s1047" type="#_x0000_t202" style="position:absolute;width:3601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bQHr8A&#10;AADcAAAADwAAAGRycy9kb3ducmV2LnhtbERPTWsCMRC9F/ofwgi91USlUrZGkargoZfq9j5sppvF&#10;zWTZjO7675uD0OPjfa82Y2jVjfrURLYwmxpQxFV0DdcWyvPh9R1UEmSHbWSycKcEm/Xz0woLFwf+&#10;pttJapVDOBVowYt0hdap8hQwTWNHnLnf2AeUDPtaux6HHB5aPTdmqQM2nBs8dvTpqbqcrsGCiNvO&#10;7uU+pOPP+LUbvKnesLT2ZTJuP0AJjfIvfriPzsLC5LX5TD4Cev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ZtAevwAAANwAAAAPAAAAAAAAAAAAAAAAAJgCAABkcnMvZG93bnJl&#10;di54bWxQSwUGAAAAAAQABAD1AAAAhAMAAAAA&#10;" filled="f" stroked="f">
                <v:textbox style="mso-fit-shape-to-text:t">
                  <w:txbxContent>
                    <w:p w:rsidR="001217ED" w:rsidRPr="00587DD8" w:rsidRDefault="001217ED" w:rsidP="00016063">
                      <w:pPr>
                        <w:rPr>
                          <w:b/>
                          <w:color w:val="69747A"/>
                        </w:rPr>
                      </w:pPr>
                      <w:r w:rsidRPr="00587DD8">
                        <w:rPr>
                          <w:b/>
                          <w:color w:val="69747A"/>
                        </w:rPr>
                        <w:t>DiscoveryDNS – Powered by ARI Registry Services</w:t>
                      </w:r>
                    </w:p>
                  </w:txbxContent>
                </v:textbox>
              </v:shape>
              <v:shape id="_x0000_s1048" type="#_x0000_t202" style="position:absolute;left:48264;width:1764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1hcMA&#10;AADcAAAADwAAAGRycy9kb3ducmV2LnhtbESPQWsCMRSE74X+h/AKvdXElpa6GkVqCx68VLf3x+a5&#10;Wdy8LJunu/77plDwOMzMN8xiNYZWXahPTWQL04kBRVxF13BtoTx8Pb2DSoLssI1MFq6UYLW8v1tg&#10;4eLA33TZS60yhFOBFrxIV2idKk8B0yR2xNk7xj6gZNnX2vU4ZHho9bMxbzpgw3nBY0cfnqrT/hws&#10;iLj19Fp+hrT9GXebwZvqFUtrHx/G9RyU0Ci38H976yy8mBn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ip1hcMAAADcAAAADwAAAAAAAAAAAAAAAACYAgAAZHJzL2Rv&#10;d25yZXYueG1sUEsFBgAAAAAEAAQA9QAAAIgDAAAAAA==&#10;" filled="f" stroked="f">
                <v:textbox style="mso-fit-shape-to-text:t">
                  <w:txbxContent>
                    <w:p w:rsidR="001217ED" w:rsidRPr="00587DD8" w:rsidRDefault="001217ED" w:rsidP="00016063">
                      <w:pPr>
                        <w:jc w:val="right"/>
                        <w:rPr>
                          <w:b/>
                          <w:color w:val="69747A"/>
                        </w:rPr>
                      </w:pPr>
                      <w:r w:rsidRPr="00587DD8">
                        <w:rPr>
                          <w:b/>
                          <w:color w:val="69747A"/>
                        </w:rPr>
                        <w:t>discoverydns.com</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0" o:spid="_x0000_s1049" type="#_x0000_t75" style="position:absolute;left:795;top:3260;width:10813;height:37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Jnq/DAAAA3AAAAA8AAABkcnMvZG93bnJldi54bWxEj8FqwzAMhu+DvoNRYbfVSTtGSeuGdJCy&#10;21jbBxCxmoTGcoi9JN3TT4fBjuLX/0nfPp9dp0YaQuvZQLpKQBFX3rZcG7heypctqBCRLXaeycCD&#10;AuSHxdMeM+sn/qLxHGslEA4ZGmhi7DOtQ9WQw7DyPbFkNz84jDIOtbYDTgJ3nV4nyZt22LJcaLCn&#10;94aq+/nbCeX081rS3F2SFO9V0fpw/CyDMc/LudiBijTH/+W/9oc1sEnlfZEREdCH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4mer8MAAADcAAAADwAAAAAAAAAAAAAAAACf&#10;AgAAZHJzL2Rvd25yZXYueG1sUEsFBgAAAAAEAAQA9wAAAI8DAAAAAA==&#10;">
                <v:imagedata r:id="rId2" o:title=""/>
                <v:path arrowok="t"/>
              </v:shap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05131" w:rsidRDefault="00F05131" w:rsidP="00626767">
      <w:pPr>
        <w:spacing w:before="0" w:after="0" w:line="240" w:lineRule="auto"/>
      </w:pPr>
      <w:r>
        <w:separator/>
      </w:r>
    </w:p>
  </w:footnote>
  <w:footnote w:type="continuationSeparator" w:id="0">
    <w:p w:rsidR="00F05131" w:rsidRDefault="00F05131" w:rsidP="00626767">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17ED" w:rsidRDefault="001217ED" w:rsidP="001D418F">
    <w:pPr>
      <w:pStyle w:val="Header"/>
      <w:rPr>
        <w:noProof/>
      </w:rPr>
    </w:pPr>
    <w:fldSimple w:instr=" STYLEREF  &quot;Document Title&quot; ">
      <w:r w:rsidR="00F43BD0">
        <w:rPr>
          <w:noProof/>
        </w:rPr>
        <w:t>DiscoveryDNS API</w:t>
      </w:r>
    </w:fldSimple>
  </w:p>
  <w:p w:rsidR="001217ED" w:rsidRDefault="001217ED" w:rsidP="00EC4595">
    <w:pPr>
      <w:pStyle w:val="Version"/>
    </w:pPr>
    <w:r>
      <w:fldChar w:fldCharType="begin"/>
    </w:r>
    <w:r>
      <w:instrText xml:space="preserve"> STYLEREF  "Document Version"  \* MERGEFORMAT </w:instrTex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17ED" w:rsidRDefault="00F05131" w:rsidP="001D418F">
    <w:pPr>
      <w:pStyle w:val="Header"/>
    </w:pPr>
    <w:sdt>
      <w:sdtPr>
        <w:id w:val="-267088073"/>
        <w:docPartObj>
          <w:docPartGallery w:val="Page Numbers (Margins)"/>
          <w:docPartUnique/>
        </w:docPartObj>
      </w:sdtPr>
      <w:sdtEndPr/>
      <w:sdtContent/>
    </w:sdt>
    <w:r w:rsidR="001217ED">
      <w:fldChar w:fldCharType="begin"/>
    </w:r>
    <w:r w:rsidR="001217ED">
      <w:instrText xml:space="preserve"> STYLEREF  "Document Title" </w:instrText>
    </w:r>
    <w:r w:rsidR="001217ED">
      <w:fldChar w:fldCharType="separate"/>
    </w:r>
    <w:r w:rsidR="00F43BD0">
      <w:rPr>
        <w:noProof/>
      </w:rPr>
      <w:t>DiscoveryDNS API</w:t>
    </w:r>
    <w:r w:rsidR="001217ED">
      <w:fldChar w:fldCharType="end"/>
    </w:r>
  </w:p>
  <w:p w:rsidR="001217ED" w:rsidRPr="001D418F" w:rsidRDefault="001217ED" w:rsidP="00D80CAE">
    <w:pPr>
      <w:pStyle w:val="Version"/>
    </w:pPr>
    <w:r>
      <w:fldChar w:fldCharType="begin"/>
    </w:r>
    <w:r>
      <w:instrText xml:space="preserve"> STYLEREF  "Document Version"  \* MERGEFORMAT </w:instrTex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17ED" w:rsidRDefault="001217ED">
    <w:pPr>
      <w:pStyle w:val="Header"/>
    </w:pPr>
    <w:r>
      <w:rPr>
        <w:noProof/>
        <w:lang w:eastAsia="en-AU"/>
      </w:rPr>
      <w:drawing>
        <wp:anchor distT="0" distB="0" distL="114300" distR="114300" simplePos="0" relativeHeight="251730944" behindDoc="0" locked="0" layoutInCell="1" allowOverlap="1" wp14:anchorId="5082E845" wp14:editId="4915705D">
          <wp:simplePos x="0" y="0"/>
          <wp:positionH relativeFrom="column">
            <wp:posOffset>-522909</wp:posOffset>
          </wp:positionH>
          <wp:positionV relativeFrom="paragraph">
            <wp:posOffset>107950</wp:posOffset>
          </wp:positionV>
          <wp:extent cx="4579200" cy="680400"/>
          <wp:effectExtent l="0" t="0" r="0" b="5715"/>
          <wp:wrapNone/>
          <wp:docPr id="12" name="Picture 12" descr="C:\Users\peter.maurer\Desktop\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eter.maurer\Desktop\DiscoveryDNS - Logo.png"/>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579200" cy="680400"/>
                  </a:xfrm>
                  <a:prstGeom prst="rect">
                    <a:avLst/>
                  </a:prstGeom>
                  <a:noFill/>
                  <a:ln>
                    <a:noFill/>
                  </a:ln>
                </pic:spPr>
              </pic:pic>
            </a:graphicData>
          </a:graphic>
        </wp:anchor>
      </w:drawing>
    </w:r>
    <w:r>
      <w:rPr>
        <w:noProof/>
        <w:lang w:eastAsia="en-AU"/>
      </w:rPr>
      <w:drawing>
        <wp:anchor distT="0" distB="0" distL="114300" distR="114300" simplePos="0" relativeHeight="251667454" behindDoc="1" locked="0" layoutInCell="1" allowOverlap="1" wp14:anchorId="56847CB2" wp14:editId="33B09B7F">
          <wp:simplePos x="0" y="0"/>
          <wp:positionH relativeFrom="page">
            <wp:posOffset>0</wp:posOffset>
          </wp:positionH>
          <wp:positionV relativeFrom="page">
            <wp:posOffset>0</wp:posOffset>
          </wp:positionV>
          <wp:extent cx="7560000" cy="10692000"/>
          <wp:effectExtent l="0" t="0" r="3175" b="0"/>
          <wp:wrapNone/>
          <wp:docPr id="13" name="Picture 13" descr="C:\Users\peter.maurer\Desktop\disco-a4_72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ter.maurer\Desktop\disco-a4_72dpi.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60000" cy="10692000"/>
                  </a:xfrm>
                  <a:prstGeom prst="rect">
                    <a:avLst/>
                  </a:prstGeom>
                  <a:noFill/>
                  <a:ln>
                    <a:noFill/>
                  </a:ln>
                </pic:spPr>
              </pic:pic>
            </a:graphicData>
          </a:graphic>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17ED" w:rsidRDefault="001217ED" w:rsidP="00F51719">
    <w:pPr>
      <w:pStyle w:val="Header"/>
      <w:rPr>
        <w:noProof/>
      </w:rPr>
    </w:pPr>
    <w:fldSimple w:instr=" STYLEREF  &quot;Document Title&quot; ">
      <w:r w:rsidR="00F43BD0">
        <w:rPr>
          <w:noProof/>
        </w:rPr>
        <w:t>DiscoveryDNS API</w:t>
      </w:r>
    </w:fldSimple>
  </w:p>
  <w:p w:rsidR="001217ED" w:rsidRDefault="001217ED" w:rsidP="00CA0A87">
    <w:pPr>
      <w:pStyle w:val="Version"/>
    </w:pPr>
    <w:r>
      <w:fldChar w:fldCharType="begin"/>
    </w:r>
    <w:r>
      <w:instrText xml:space="preserve"> STYLEREF  "Document Version"  \* MERGEFORMAT </w:instrText>
    </w:r>
    <w: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17ED" w:rsidRDefault="00F05131" w:rsidP="00851FA0">
    <w:pPr>
      <w:pStyle w:val="Header"/>
    </w:pPr>
    <w:sdt>
      <w:sdtPr>
        <w:id w:val="375118503"/>
        <w:docPartObj>
          <w:docPartGallery w:val="Page Numbers (Margins)"/>
          <w:docPartUnique/>
        </w:docPartObj>
      </w:sdtPr>
      <w:sdtEndPr/>
      <w:sdtContent/>
    </w:sdt>
    <w:r w:rsidR="001217ED">
      <w:fldChar w:fldCharType="begin"/>
    </w:r>
    <w:r w:rsidR="001217ED">
      <w:instrText xml:space="preserve"> STYLEREF  "Document Title" </w:instrText>
    </w:r>
    <w:r w:rsidR="001217ED">
      <w:fldChar w:fldCharType="separate"/>
    </w:r>
    <w:r w:rsidR="00F43BD0">
      <w:rPr>
        <w:noProof/>
      </w:rPr>
      <w:t>DiscoveryDNS API</w:t>
    </w:r>
    <w:r w:rsidR="001217ED">
      <w:fldChar w:fldCharType="end"/>
    </w:r>
  </w:p>
  <w:p w:rsidR="001217ED" w:rsidRDefault="001217ED" w:rsidP="00EC4595">
    <w:pPr>
      <w:pStyle w:val="Version"/>
    </w:pPr>
    <w:r>
      <w:fldChar w:fldCharType="begin"/>
    </w:r>
    <w:r>
      <w:instrText xml:space="preserve"> STYLEREF  "Document Version"  \* MERGEFORMAT </w:instrText>
    </w:r>
    <w: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17ED" w:rsidRPr="00166B34" w:rsidRDefault="001217ED" w:rsidP="00F51719">
    <w:pPr>
      <w:pStyle w:val="Header"/>
    </w:pPr>
    <w:fldSimple w:instr=" STYLEREF  &quot;Document Title&quot; ">
      <w:r w:rsidR="003516A8">
        <w:rPr>
          <w:noProof/>
        </w:rPr>
        <w:t>DiscoveryDNS API</w:t>
      </w:r>
    </w:fldSimple>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17ED" w:rsidRDefault="00F05131" w:rsidP="00851FA0">
    <w:pPr>
      <w:pStyle w:val="Header"/>
    </w:pPr>
    <w:sdt>
      <w:sdtPr>
        <w:id w:val="-1152597269"/>
        <w:docPartObj>
          <w:docPartGallery w:val="Page Numbers (Margins)"/>
          <w:docPartUnique/>
        </w:docPartObj>
      </w:sdtPr>
      <w:sdtEndPr/>
      <w:sdtContent/>
    </w:sdt>
    <w:r w:rsidR="001217ED">
      <w:fldChar w:fldCharType="begin"/>
    </w:r>
    <w:r w:rsidR="001217ED">
      <w:instrText xml:space="preserve"> STYLEREF  "Document Title" </w:instrText>
    </w:r>
    <w:r w:rsidR="001217ED">
      <w:fldChar w:fldCharType="separate"/>
    </w:r>
    <w:r w:rsidR="001217ED">
      <w:rPr>
        <w:noProof/>
      </w:rPr>
      <w:t>DiscoveryDNS API</w:t>
    </w:r>
    <w:r w:rsidR="001217ED">
      <w:fldChar w:fldCharType="end"/>
    </w:r>
  </w:p>
  <w:p w:rsidR="001217ED" w:rsidRDefault="001217ED" w:rsidP="00CA0A87">
    <w:pPr>
      <w:pStyle w:val="Version"/>
    </w:pPr>
    <w:r>
      <w:fldChar w:fldCharType="begin"/>
    </w:r>
    <w:r>
      <w:instrText xml:space="preserve"> STYLEREF  "Document Version"  \* MERGEFORMAT </w:instrText>
    </w:r>
    <w: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17ED" w:rsidRDefault="001217ED" w:rsidP="00224DB4">
    <w:pPr>
      <w:pStyle w:val="Header"/>
      <w:tabs>
        <w:tab w:val="left" w:pos="1770"/>
        <w:tab w:val="center" w:pos="4252"/>
      </w:tabs>
      <w:jc w:val="left"/>
      <w:rPr>
        <w:noProof/>
        <w:lang w:eastAsia="en-AU"/>
      </w:rPr>
    </w:pPr>
  </w:p>
  <w:p w:rsidR="001217ED" w:rsidRDefault="001217ED" w:rsidP="00224DB4">
    <w:pPr>
      <w:pStyle w:val="Header"/>
      <w:tabs>
        <w:tab w:val="left" w:pos="1770"/>
        <w:tab w:val="center" w:pos="4252"/>
      </w:tabs>
      <w:jc w:val="left"/>
      <w:rPr>
        <w:noProof/>
        <w:lang w:eastAsia="en-AU"/>
      </w:rPr>
    </w:pPr>
    <w:r>
      <w:rPr>
        <w:noProof/>
        <w:lang w:eastAsia="en-AU"/>
      </w:rPr>
      <w:drawing>
        <wp:anchor distT="0" distB="0" distL="114300" distR="114300" simplePos="0" relativeHeight="251725824" behindDoc="1" locked="0" layoutInCell="1" allowOverlap="1">
          <wp:simplePos x="0" y="0"/>
          <wp:positionH relativeFrom="page">
            <wp:posOffset>0</wp:posOffset>
          </wp:positionH>
          <wp:positionV relativeFrom="page">
            <wp:posOffset>0</wp:posOffset>
          </wp:positionV>
          <wp:extent cx="7560000" cy="9900000"/>
          <wp:effectExtent l="0" t="0" r="3175" b="6350"/>
          <wp:wrapNone/>
          <wp:docPr id="302" name="Picture 302" descr="C:\Users\peter.maurer\Desktop\DiscoveryDNS - Document Back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ter.maurer\Desktop\DiscoveryDNS - Document Back Page.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65" b="1014"/>
                  <a:stretch/>
                </pic:blipFill>
                <pic:spPr bwMode="auto">
                  <a:xfrm>
                    <a:off x="0" y="0"/>
                    <a:ext cx="7560000" cy="9900000"/>
                  </a:xfrm>
                  <a:prstGeom prst="rect">
                    <a:avLst/>
                  </a:prstGeom>
                  <a:noFill/>
                  <a:ln>
                    <a:noFill/>
                  </a:ln>
                  <a:extLst>
                    <a:ext uri="{53640926-AAD7-44D8-BBD7-CCE9431645EC}">
                      <a14:shadowObscured xmlns:a14="http://schemas.microsoft.com/office/drawing/2010/main"/>
                    </a:ext>
                  </a:extLst>
                </pic:spPr>
              </pic:pic>
            </a:graphicData>
          </a:graphic>
        </wp:anchor>
      </w:drawing>
    </w:r>
  </w:p>
  <w:p w:rsidR="001217ED" w:rsidRPr="006B764C" w:rsidRDefault="00F05131" w:rsidP="00224DB4">
    <w:pPr>
      <w:pStyle w:val="Header"/>
      <w:tabs>
        <w:tab w:val="left" w:pos="1770"/>
        <w:tab w:val="center" w:pos="4252"/>
      </w:tabs>
      <w:jc w:val="left"/>
    </w:pPr>
    <w:sdt>
      <w:sdtPr>
        <w:id w:val="-535121330"/>
        <w:docPartObj>
          <w:docPartGallery w:val="Page Numbers (Margins)"/>
          <w:docPartUnique/>
        </w:docPartObj>
      </w:sdtPr>
      <w:sdtEndPr/>
      <w:sdtContent/>
    </w:sdt>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17ED" w:rsidRPr="00166B34" w:rsidRDefault="00F05131" w:rsidP="00851FA0">
    <w:pPr>
      <w:pStyle w:val="Header"/>
    </w:pPr>
    <w:sdt>
      <w:sdtPr>
        <w:id w:val="1820148210"/>
        <w:docPartObj>
          <w:docPartGallery w:val="Page Numbers (Margins)"/>
          <w:docPartUnique/>
        </w:docPartObj>
      </w:sdtPr>
      <w:sdtEndPr/>
      <w:sdtContent/>
    </w:sdt>
    <w:r w:rsidR="001217ED">
      <w:rPr>
        <w:noProof/>
        <w:lang w:eastAsia="en-AU"/>
      </w:rPr>
      <w:drawing>
        <wp:anchor distT="0" distB="0" distL="114300" distR="114300" simplePos="0" relativeHeight="251791360" behindDoc="1" locked="0" layoutInCell="1" allowOverlap="1">
          <wp:simplePos x="0" y="0"/>
          <wp:positionH relativeFrom="page">
            <wp:posOffset>0</wp:posOffset>
          </wp:positionH>
          <wp:positionV relativeFrom="page">
            <wp:posOffset>0</wp:posOffset>
          </wp:positionV>
          <wp:extent cx="7560000" cy="9900000"/>
          <wp:effectExtent l="0" t="0" r="3175" b="6350"/>
          <wp:wrapNone/>
          <wp:docPr id="6" name="Picture 6" descr="C:\Users\peter.maurer\Desktop\DiscoveryDNS - Document Back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ter.maurer\Desktop\DiscoveryDNS - Document Back Page.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65" b="1014"/>
                  <a:stretch/>
                </pic:blipFill>
                <pic:spPr bwMode="auto">
                  <a:xfrm>
                    <a:off x="0" y="0"/>
                    <a:ext cx="7560000" cy="9900000"/>
                  </a:xfrm>
                  <a:prstGeom prst="rect">
                    <a:avLst/>
                  </a:prstGeom>
                  <a:noFill/>
                  <a:ln>
                    <a:noFill/>
                  </a:ln>
                  <a:extLst>
                    <a:ext uri="{53640926-AAD7-44D8-BBD7-CCE9431645EC}">
                      <a14:shadowObscured xmlns:a14="http://schemas.microsoft.com/office/drawing/2010/main"/>
                    </a:ext>
                  </a:extLst>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0DEE3F2"/>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7C287C1A"/>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3B941DF0"/>
    <w:lvl w:ilvl="0">
      <w:start w:val="1"/>
      <w:numFmt w:val="decimal"/>
      <w:pStyle w:val="ListNumber3"/>
      <w:lvlText w:val="%1."/>
      <w:lvlJc w:val="left"/>
      <w:pPr>
        <w:tabs>
          <w:tab w:val="num" w:pos="926"/>
        </w:tabs>
        <w:ind w:left="926" w:hanging="360"/>
      </w:pPr>
    </w:lvl>
  </w:abstractNum>
  <w:abstractNum w:abstractNumId="3">
    <w:nsid w:val="FFFFFF7F"/>
    <w:multiLevelType w:val="singleLevel"/>
    <w:tmpl w:val="6A92F318"/>
    <w:lvl w:ilvl="0">
      <w:start w:val="1"/>
      <w:numFmt w:val="decimal"/>
      <w:pStyle w:val="ListNumber2"/>
      <w:lvlText w:val="%1."/>
      <w:lvlJc w:val="left"/>
      <w:pPr>
        <w:tabs>
          <w:tab w:val="num" w:pos="643"/>
        </w:tabs>
        <w:ind w:left="643" w:hanging="360"/>
      </w:pPr>
    </w:lvl>
  </w:abstractNum>
  <w:abstractNum w:abstractNumId="4">
    <w:nsid w:val="FFFFFF80"/>
    <w:multiLevelType w:val="singleLevel"/>
    <w:tmpl w:val="70A27438"/>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06F8D82A"/>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D518B296"/>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A15826EA"/>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47B07C6C"/>
    <w:lvl w:ilvl="0">
      <w:start w:val="1"/>
      <w:numFmt w:val="decimal"/>
      <w:pStyle w:val="ListNumber"/>
      <w:lvlText w:val="%1."/>
      <w:lvlJc w:val="left"/>
      <w:pPr>
        <w:tabs>
          <w:tab w:val="num" w:pos="360"/>
        </w:tabs>
        <w:ind w:left="360" w:hanging="360"/>
      </w:pPr>
    </w:lvl>
  </w:abstractNum>
  <w:abstractNum w:abstractNumId="9">
    <w:nsid w:val="FFFFFF89"/>
    <w:multiLevelType w:val="singleLevel"/>
    <w:tmpl w:val="3042A956"/>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1191192E"/>
    <w:multiLevelType w:val="multilevel"/>
    <w:tmpl w:val="B3787FD6"/>
    <w:numStyleLink w:val="Headings"/>
  </w:abstractNum>
  <w:abstractNum w:abstractNumId="11">
    <w:nsid w:val="181A51D2"/>
    <w:multiLevelType w:val="multilevel"/>
    <w:tmpl w:val="B3787FD6"/>
    <w:numStyleLink w:val="Headings"/>
  </w:abstractNum>
  <w:abstractNum w:abstractNumId="12">
    <w:nsid w:val="1E736B8F"/>
    <w:multiLevelType w:val="multilevel"/>
    <w:tmpl w:val="B3787FD6"/>
    <w:numStyleLink w:val="Headings"/>
  </w:abstractNum>
  <w:abstractNum w:abstractNumId="13">
    <w:nsid w:val="1F6932CA"/>
    <w:multiLevelType w:val="multilevel"/>
    <w:tmpl w:val="B3787FD6"/>
    <w:styleLink w:val="Headings"/>
    <w:lvl w:ilvl="0">
      <w:start w:val="1"/>
      <w:numFmt w:val="decimal"/>
      <w:pStyle w:val="Heading1"/>
      <w:lvlText w:val="%1"/>
      <w:lvlJc w:val="left"/>
      <w:pPr>
        <w:tabs>
          <w:tab w:val="num" w:pos="794"/>
        </w:tabs>
        <w:ind w:left="794" w:hanging="794"/>
      </w:pPr>
      <w:rPr>
        <w:rFonts w:hint="default"/>
      </w:rPr>
    </w:lvl>
    <w:lvl w:ilvl="1">
      <w:start w:val="1"/>
      <w:numFmt w:val="decimal"/>
      <w:pStyle w:val="Heading2"/>
      <w:lvlText w:val="%1.%2"/>
      <w:lvlJc w:val="left"/>
      <w:pPr>
        <w:tabs>
          <w:tab w:val="num" w:pos="794"/>
        </w:tabs>
        <w:ind w:left="794" w:hanging="794"/>
      </w:pPr>
      <w:rPr>
        <w:rFonts w:hint="default"/>
      </w:rPr>
    </w:lvl>
    <w:lvl w:ilvl="2">
      <w:start w:val="1"/>
      <w:numFmt w:val="decimal"/>
      <w:pStyle w:val="Heading3"/>
      <w:lvlText w:val="%1.%2.%3"/>
      <w:lvlJc w:val="left"/>
      <w:pPr>
        <w:tabs>
          <w:tab w:val="num" w:pos="794"/>
        </w:tabs>
        <w:ind w:left="794" w:hanging="794"/>
      </w:pPr>
      <w:rPr>
        <w:rFonts w:hint="default"/>
      </w:rPr>
    </w:lvl>
    <w:lvl w:ilvl="3">
      <w:start w:val="1"/>
      <w:numFmt w:val="decimal"/>
      <w:pStyle w:val="Heading4"/>
      <w:lvlText w:val="%1.%2.%3.%4"/>
      <w:lvlJc w:val="left"/>
      <w:pPr>
        <w:tabs>
          <w:tab w:val="num" w:pos="794"/>
        </w:tabs>
        <w:ind w:left="794" w:hanging="794"/>
      </w:pPr>
      <w:rPr>
        <w:rFonts w:hint="default"/>
      </w:rPr>
    </w:lvl>
    <w:lvl w:ilvl="4">
      <w:start w:val="1"/>
      <w:numFmt w:val="decimal"/>
      <w:pStyle w:val="Heading5"/>
      <w:lvlText w:val="%1.%2.%3.%4.%5"/>
      <w:lvlJc w:val="left"/>
      <w:pPr>
        <w:tabs>
          <w:tab w:val="num" w:pos="794"/>
        </w:tabs>
        <w:ind w:left="794" w:hanging="794"/>
      </w:pPr>
      <w:rPr>
        <w:rFonts w:hint="default"/>
      </w:rPr>
    </w:lvl>
    <w:lvl w:ilvl="5">
      <w:start w:val="1"/>
      <w:numFmt w:val="decimal"/>
      <w:pStyle w:val="Heading6"/>
      <w:lvlText w:val="%1.%2.%3.%4.%5.%6"/>
      <w:lvlJc w:val="left"/>
      <w:pPr>
        <w:tabs>
          <w:tab w:val="num" w:pos="794"/>
        </w:tabs>
        <w:ind w:left="794" w:hanging="794"/>
      </w:pPr>
      <w:rPr>
        <w:rFonts w:hint="default"/>
      </w:rPr>
    </w:lvl>
    <w:lvl w:ilvl="6">
      <w:start w:val="1"/>
      <w:numFmt w:val="decimal"/>
      <w:pStyle w:val="Heading7"/>
      <w:lvlText w:val="%1.%2.%3.%4.%5.%6.%7"/>
      <w:lvlJc w:val="left"/>
      <w:pPr>
        <w:tabs>
          <w:tab w:val="num" w:pos="794"/>
        </w:tabs>
        <w:ind w:left="794" w:hanging="794"/>
      </w:pPr>
      <w:rPr>
        <w:rFonts w:hint="default"/>
      </w:rPr>
    </w:lvl>
    <w:lvl w:ilvl="7">
      <w:start w:val="1"/>
      <w:numFmt w:val="decimal"/>
      <w:pStyle w:val="Heading8"/>
      <w:lvlText w:val="%1.%2.%3.%4.%5.%6.%7.%8"/>
      <w:lvlJc w:val="left"/>
      <w:pPr>
        <w:tabs>
          <w:tab w:val="num" w:pos="794"/>
        </w:tabs>
        <w:ind w:left="794" w:hanging="794"/>
      </w:pPr>
      <w:rPr>
        <w:rFonts w:hint="default"/>
      </w:rPr>
    </w:lvl>
    <w:lvl w:ilvl="8">
      <w:start w:val="1"/>
      <w:numFmt w:val="decimal"/>
      <w:pStyle w:val="Heading9"/>
      <w:lvlText w:val="%1.%2.%3.%4.%5.%6.%7.%8.%9"/>
      <w:lvlJc w:val="left"/>
      <w:pPr>
        <w:tabs>
          <w:tab w:val="num" w:pos="794"/>
        </w:tabs>
        <w:ind w:left="794" w:hanging="794"/>
      </w:pPr>
      <w:rPr>
        <w:rFonts w:hint="default"/>
      </w:rPr>
    </w:lvl>
  </w:abstractNum>
  <w:abstractNum w:abstractNumId="14">
    <w:nsid w:val="1FA53B46"/>
    <w:multiLevelType w:val="multilevel"/>
    <w:tmpl w:val="B3787FD6"/>
    <w:numStyleLink w:val="Headings"/>
  </w:abstractNum>
  <w:abstractNum w:abstractNumId="15">
    <w:nsid w:val="2A012025"/>
    <w:multiLevelType w:val="hybridMultilevel"/>
    <w:tmpl w:val="48FED046"/>
    <w:lvl w:ilvl="0" w:tplc="CD2CB8F6">
      <w:start w:val="1"/>
      <w:numFmt w:val="lowerRoman"/>
      <w:pStyle w:val="NumberedList3"/>
      <w:lvlText w:val="%1"/>
      <w:lvlJc w:val="left"/>
      <w:pPr>
        <w:ind w:left="1551" w:hanging="360"/>
      </w:pPr>
      <w:rPr>
        <w:rFonts w:hint="default"/>
      </w:rPr>
    </w:lvl>
    <w:lvl w:ilvl="1" w:tplc="0C090019" w:tentative="1">
      <w:start w:val="1"/>
      <w:numFmt w:val="lowerLetter"/>
      <w:lvlText w:val="%2."/>
      <w:lvlJc w:val="left"/>
      <w:pPr>
        <w:ind w:left="2631" w:hanging="360"/>
      </w:pPr>
    </w:lvl>
    <w:lvl w:ilvl="2" w:tplc="0C09001B" w:tentative="1">
      <w:start w:val="1"/>
      <w:numFmt w:val="lowerRoman"/>
      <w:lvlText w:val="%3."/>
      <w:lvlJc w:val="right"/>
      <w:pPr>
        <w:ind w:left="3351" w:hanging="180"/>
      </w:pPr>
    </w:lvl>
    <w:lvl w:ilvl="3" w:tplc="0C09000F" w:tentative="1">
      <w:start w:val="1"/>
      <w:numFmt w:val="decimal"/>
      <w:lvlText w:val="%4."/>
      <w:lvlJc w:val="left"/>
      <w:pPr>
        <w:ind w:left="4071" w:hanging="360"/>
      </w:pPr>
    </w:lvl>
    <w:lvl w:ilvl="4" w:tplc="0C090019" w:tentative="1">
      <w:start w:val="1"/>
      <w:numFmt w:val="lowerLetter"/>
      <w:lvlText w:val="%5."/>
      <w:lvlJc w:val="left"/>
      <w:pPr>
        <w:ind w:left="4791" w:hanging="360"/>
      </w:pPr>
    </w:lvl>
    <w:lvl w:ilvl="5" w:tplc="0C09001B" w:tentative="1">
      <w:start w:val="1"/>
      <w:numFmt w:val="lowerRoman"/>
      <w:lvlText w:val="%6."/>
      <w:lvlJc w:val="right"/>
      <w:pPr>
        <w:ind w:left="5511" w:hanging="180"/>
      </w:pPr>
    </w:lvl>
    <w:lvl w:ilvl="6" w:tplc="0C09000F" w:tentative="1">
      <w:start w:val="1"/>
      <w:numFmt w:val="decimal"/>
      <w:lvlText w:val="%7."/>
      <w:lvlJc w:val="left"/>
      <w:pPr>
        <w:ind w:left="6231" w:hanging="360"/>
      </w:pPr>
    </w:lvl>
    <w:lvl w:ilvl="7" w:tplc="0C090019" w:tentative="1">
      <w:start w:val="1"/>
      <w:numFmt w:val="lowerLetter"/>
      <w:lvlText w:val="%8."/>
      <w:lvlJc w:val="left"/>
      <w:pPr>
        <w:ind w:left="6951" w:hanging="360"/>
      </w:pPr>
    </w:lvl>
    <w:lvl w:ilvl="8" w:tplc="0C09001B" w:tentative="1">
      <w:start w:val="1"/>
      <w:numFmt w:val="lowerRoman"/>
      <w:lvlText w:val="%9."/>
      <w:lvlJc w:val="right"/>
      <w:pPr>
        <w:ind w:left="7671" w:hanging="180"/>
      </w:pPr>
    </w:lvl>
  </w:abstractNum>
  <w:abstractNum w:abstractNumId="16">
    <w:nsid w:val="2A2B5E90"/>
    <w:multiLevelType w:val="hybridMultilevel"/>
    <w:tmpl w:val="6FB25C84"/>
    <w:lvl w:ilvl="0" w:tplc="14C04F02">
      <w:start w:val="1"/>
      <w:numFmt w:val="bullet"/>
      <w:pStyle w:val="Table-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2ECF03AC"/>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7283328"/>
    <w:multiLevelType w:val="multilevel"/>
    <w:tmpl w:val="B3787FD6"/>
    <w:numStyleLink w:val="Headings"/>
  </w:abstractNum>
  <w:abstractNum w:abstractNumId="19">
    <w:nsid w:val="480931F3"/>
    <w:multiLevelType w:val="multilevel"/>
    <w:tmpl w:val="B3787FD6"/>
    <w:numStyleLink w:val="Headings"/>
  </w:abstractNum>
  <w:abstractNum w:abstractNumId="20">
    <w:nsid w:val="4FEA18E2"/>
    <w:multiLevelType w:val="multilevel"/>
    <w:tmpl w:val="B3787FD6"/>
    <w:numStyleLink w:val="Headings"/>
  </w:abstractNum>
  <w:abstractNum w:abstractNumId="21">
    <w:nsid w:val="54576296"/>
    <w:multiLevelType w:val="hybridMultilevel"/>
    <w:tmpl w:val="7F2C63CE"/>
    <w:lvl w:ilvl="0" w:tplc="704C76F8">
      <w:start w:val="1"/>
      <w:numFmt w:val="decimal"/>
      <w:pStyle w:val="NumberedList"/>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nsid w:val="5F6A3662"/>
    <w:multiLevelType w:val="multilevel"/>
    <w:tmpl w:val="B3787FD6"/>
    <w:numStyleLink w:val="Headings"/>
  </w:abstractNum>
  <w:abstractNum w:abstractNumId="23">
    <w:nsid w:val="637D0E80"/>
    <w:multiLevelType w:val="multilevel"/>
    <w:tmpl w:val="B3787FD6"/>
    <w:numStyleLink w:val="Headings"/>
  </w:abstractNum>
  <w:abstractNum w:abstractNumId="24">
    <w:nsid w:val="74826000"/>
    <w:multiLevelType w:val="hybridMultilevel"/>
    <w:tmpl w:val="411AD500"/>
    <w:lvl w:ilvl="0" w:tplc="FFF870CE">
      <w:start w:val="1"/>
      <w:numFmt w:val="bullet"/>
      <w:pStyle w:val="BulletedLis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nsid w:val="76AA1CED"/>
    <w:multiLevelType w:val="hybridMultilevel"/>
    <w:tmpl w:val="EDAEE5F0"/>
    <w:lvl w:ilvl="0" w:tplc="83BC64F8">
      <w:start w:val="1"/>
      <w:numFmt w:val="bullet"/>
      <w:pStyle w:val="BulletedList2"/>
      <w:lvlText w:val=""/>
      <w:lvlJc w:val="left"/>
      <w:pPr>
        <w:ind w:left="1514" w:hanging="360"/>
      </w:pPr>
      <w:rPr>
        <w:rFonts w:ascii="Wingdings" w:hAnsi="Wingdings" w:hint="default"/>
      </w:rPr>
    </w:lvl>
    <w:lvl w:ilvl="1" w:tplc="0C090003" w:tentative="1">
      <w:start w:val="1"/>
      <w:numFmt w:val="bullet"/>
      <w:lvlText w:val="o"/>
      <w:lvlJc w:val="left"/>
      <w:pPr>
        <w:ind w:left="2234" w:hanging="360"/>
      </w:pPr>
      <w:rPr>
        <w:rFonts w:ascii="Courier New" w:hAnsi="Courier New" w:cs="Courier New" w:hint="default"/>
      </w:rPr>
    </w:lvl>
    <w:lvl w:ilvl="2" w:tplc="0C090005" w:tentative="1">
      <w:start w:val="1"/>
      <w:numFmt w:val="bullet"/>
      <w:lvlText w:val=""/>
      <w:lvlJc w:val="left"/>
      <w:pPr>
        <w:ind w:left="2954" w:hanging="360"/>
      </w:pPr>
      <w:rPr>
        <w:rFonts w:ascii="Wingdings" w:hAnsi="Wingdings" w:hint="default"/>
      </w:rPr>
    </w:lvl>
    <w:lvl w:ilvl="3" w:tplc="0C090001" w:tentative="1">
      <w:start w:val="1"/>
      <w:numFmt w:val="bullet"/>
      <w:lvlText w:val=""/>
      <w:lvlJc w:val="left"/>
      <w:pPr>
        <w:ind w:left="3674" w:hanging="360"/>
      </w:pPr>
      <w:rPr>
        <w:rFonts w:ascii="Symbol" w:hAnsi="Symbol" w:hint="default"/>
      </w:rPr>
    </w:lvl>
    <w:lvl w:ilvl="4" w:tplc="0C090003" w:tentative="1">
      <w:start w:val="1"/>
      <w:numFmt w:val="bullet"/>
      <w:lvlText w:val="o"/>
      <w:lvlJc w:val="left"/>
      <w:pPr>
        <w:ind w:left="4394" w:hanging="360"/>
      </w:pPr>
      <w:rPr>
        <w:rFonts w:ascii="Courier New" w:hAnsi="Courier New" w:cs="Courier New" w:hint="default"/>
      </w:rPr>
    </w:lvl>
    <w:lvl w:ilvl="5" w:tplc="0C090005" w:tentative="1">
      <w:start w:val="1"/>
      <w:numFmt w:val="bullet"/>
      <w:lvlText w:val=""/>
      <w:lvlJc w:val="left"/>
      <w:pPr>
        <w:ind w:left="5114" w:hanging="360"/>
      </w:pPr>
      <w:rPr>
        <w:rFonts w:ascii="Wingdings" w:hAnsi="Wingdings" w:hint="default"/>
      </w:rPr>
    </w:lvl>
    <w:lvl w:ilvl="6" w:tplc="0C090001" w:tentative="1">
      <w:start w:val="1"/>
      <w:numFmt w:val="bullet"/>
      <w:lvlText w:val=""/>
      <w:lvlJc w:val="left"/>
      <w:pPr>
        <w:ind w:left="5834" w:hanging="360"/>
      </w:pPr>
      <w:rPr>
        <w:rFonts w:ascii="Symbol" w:hAnsi="Symbol" w:hint="default"/>
      </w:rPr>
    </w:lvl>
    <w:lvl w:ilvl="7" w:tplc="0C090003" w:tentative="1">
      <w:start w:val="1"/>
      <w:numFmt w:val="bullet"/>
      <w:lvlText w:val="o"/>
      <w:lvlJc w:val="left"/>
      <w:pPr>
        <w:ind w:left="6554" w:hanging="360"/>
      </w:pPr>
      <w:rPr>
        <w:rFonts w:ascii="Courier New" w:hAnsi="Courier New" w:cs="Courier New" w:hint="default"/>
      </w:rPr>
    </w:lvl>
    <w:lvl w:ilvl="8" w:tplc="0C090005" w:tentative="1">
      <w:start w:val="1"/>
      <w:numFmt w:val="bullet"/>
      <w:lvlText w:val=""/>
      <w:lvlJc w:val="left"/>
      <w:pPr>
        <w:ind w:left="7274" w:hanging="360"/>
      </w:pPr>
      <w:rPr>
        <w:rFonts w:ascii="Wingdings" w:hAnsi="Wingdings" w:hint="default"/>
      </w:rPr>
    </w:lvl>
  </w:abstractNum>
  <w:abstractNum w:abstractNumId="26">
    <w:nsid w:val="7738037B"/>
    <w:multiLevelType w:val="hybridMultilevel"/>
    <w:tmpl w:val="9E2A2778"/>
    <w:lvl w:ilvl="0" w:tplc="26D8AEDC">
      <w:start w:val="1"/>
      <w:numFmt w:val="lowerLetter"/>
      <w:pStyle w:val="NumberedList2"/>
      <w:lvlText w:val="%1"/>
      <w:lvlJc w:val="left"/>
      <w:pPr>
        <w:ind w:left="1154" w:hanging="360"/>
      </w:pPr>
      <w:rPr>
        <w:rFonts w:hint="default"/>
      </w:rPr>
    </w:lvl>
    <w:lvl w:ilvl="1" w:tplc="0C090019" w:tentative="1">
      <w:start w:val="1"/>
      <w:numFmt w:val="lowerLetter"/>
      <w:lvlText w:val="%2."/>
      <w:lvlJc w:val="left"/>
      <w:pPr>
        <w:ind w:left="2234" w:hanging="360"/>
      </w:pPr>
    </w:lvl>
    <w:lvl w:ilvl="2" w:tplc="0C09001B" w:tentative="1">
      <w:start w:val="1"/>
      <w:numFmt w:val="lowerRoman"/>
      <w:lvlText w:val="%3."/>
      <w:lvlJc w:val="right"/>
      <w:pPr>
        <w:ind w:left="2954" w:hanging="180"/>
      </w:pPr>
    </w:lvl>
    <w:lvl w:ilvl="3" w:tplc="0C09000F" w:tentative="1">
      <w:start w:val="1"/>
      <w:numFmt w:val="decimal"/>
      <w:lvlText w:val="%4."/>
      <w:lvlJc w:val="left"/>
      <w:pPr>
        <w:ind w:left="3674" w:hanging="360"/>
      </w:pPr>
    </w:lvl>
    <w:lvl w:ilvl="4" w:tplc="0C090019" w:tentative="1">
      <w:start w:val="1"/>
      <w:numFmt w:val="lowerLetter"/>
      <w:lvlText w:val="%5."/>
      <w:lvlJc w:val="left"/>
      <w:pPr>
        <w:ind w:left="4394" w:hanging="360"/>
      </w:pPr>
    </w:lvl>
    <w:lvl w:ilvl="5" w:tplc="0C09001B" w:tentative="1">
      <w:start w:val="1"/>
      <w:numFmt w:val="lowerRoman"/>
      <w:lvlText w:val="%6."/>
      <w:lvlJc w:val="right"/>
      <w:pPr>
        <w:ind w:left="5114" w:hanging="180"/>
      </w:pPr>
    </w:lvl>
    <w:lvl w:ilvl="6" w:tplc="0C09000F" w:tentative="1">
      <w:start w:val="1"/>
      <w:numFmt w:val="decimal"/>
      <w:lvlText w:val="%7."/>
      <w:lvlJc w:val="left"/>
      <w:pPr>
        <w:ind w:left="5834" w:hanging="360"/>
      </w:pPr>
    </w:lvl>
    <w:lvl w:ilvl="7" w:tplc="0C090019" w:tentative="1">
      <w:start w:val="1"/>
      <w:numFmt w:val="lowerLetter"/>
      <w:lvlText w:val="%8."/>
      <w:lvlJc w:val="left"/>
      <w:pPr>
        <w:ind w:left="6554" w:hanging="360"/>
      </w:pPr>
    </w:lvl>
    <w:lvl w:ilvl="8" w:tplc="0C09001B" w:tentative="1">
      <w:start w:val="1"/>
      <w:numFmt w:val="lowerRoman"/>
      <w:lvlText w:val="%9."/>
      <w:lvlJc w:val="right"/>
      <w:pPr>
        <w:ind w:left="7274" w:hanging="180"/>
      </w:pPr>
    </w:lvl>
  </w:abstractNum>
  <w:num w:numId="1">
    <w:abstractNumId w:val="13"/>
  </w:num>
  <w:num w:numId="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2"/>
  </w:num>
  <w:num w:numId="4">
    <w:abstractNumId w:val="18"/>
  </w:num>
  <w:num w:numId="5">
    <w:abstractNumId w:val="12"/>
  </w:num>
  <w:num w:numId="6">
    <w:abstractNumId w:val="19"/>
  </w:num>
  <w:num w:numId="7">
    <w:abstractNumId w:val="10"/>
  </w:num>
  <w:num w:numId="8">
    <w:abstractNumId w:val="23"/>
  </w:num>
  <w:num w:numId="9">
    <w:abstractNumId w:val="14"/>
  </w:num>
  <w:num w:numId="10">
    <w:abstractNumId w:val="11"/>
  </w:num>
  <w:num w:numId="11">
    <w:abstractNumId w:val="20"/>
  </w:num>
  <w:num w:numId="12">
    <w:abstractNumId w:val="16"/>
  </w:num>
  <w:num w:numId="13">
    <w:abstractNumId w:val="24"/>
  </w:num>
  <w:num w:numId="14">
    <w:abstractNumId w:val="21"/>
  </w:num>
  <w:num w:numId="15">
    <w:abstractNumId w:val="26"/>
  </w:num>
  <w:num w:numId="16">
    <w:abstractNumId w:val="15"/>
  </w:num>
  <w:num w:numId="17">
    <w:abstractNumId w:val="25"/>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17"/>
  </w:num>
  <w:num w:numId="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SortMethod w:val="0000"/>
  <w:trackRevisions/>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351B"/>
    <w:rsid w:val="0000061D"/>
    <w:rsid w:val="00001187"/>
    <w:rsid w:val="00002B9C"/>
    <w:rsid w:val="00007409"/>
    <w:rsid w:val="00012434"/>
    <w:rsid w:val="00012449"/>
    <w:rsid w:val="00012E9D"/>
    <w:rsid w:val="00012F69"/>
    <w:rsid w:val="00014F98"/>
    <w:rsid w:val="00015044"/>
    <w:rsid w:val="00015BC8"/>
    <w:rsid w:val="00016063"/>
    <w:rsid w:val="00016811"/>
    <w:rsid w:val="0001723F"/>
    <w:rsid w:val="0002352A"/>
    <w:rsid w:val="00023729"/>
    <w:rsid w:val="00025B78"/>
    <w:rsid w:val="00026A42"/>
    <w:rsid w:val="00026DB3"/>
    <w:rsid w:val="00027171"/>
    <w:rsid w:val="00031D21"/>
    <w:rsid w:val="000323F3"/>
    <w:rsid w:val="00032601"/>
    <w:rsid w:val="000327B1"/>
    <w:rsid w:val="00033879"/>
    <w:rsid w:val="00040093"/>
    <w:rsid w:val="00041C08"/>
    <w:rsid w:val="00041C28"/>
    <w:rsid w:val="000425E6"/>
    <w:rsid w:val="00042FFE"/>
    <w:rsid w:val="000433A9"/>
    <w:rsid w:val="00043F73"/>
    <w:rsid w:val="00044C55"/>
    <w:rsid w:val="00044F45"/>
    <w:rsid w:val="00050185"/>
    <w:rsid w:val="00053D0A"/>
    <w:rsid w:val="000563DB"/>
    <w:rsid w:val="00056E8F"/>
    <w:rsid w:val="00057895"/>
    <w:rsid w:val="00060651"/>
    <w:rsid w:val="000607F8"/>
    <w:rsid w:val="00060A70"/>
    <w:rsid w:val="00060B36"/>
    <w:rsid w:val="00062C9A"/>
    <w:rsid w:val="00063A33"/>
    <w:rsid w:val="00063C98"/>
    <w:rsid w:val="0006408A"/>
    <w:rsid w:val="0006542C"/>
    <w:rsid w:val="00065589"/>
    <w:rsid w:val="0006705B"/>
    <w:rsid w:val="0006714A"/>
    <w:rsid w:val="00071C56"/>
    <w:rsid w:val="000729EF"/>
    <w:rsid w:val="00073195"/>
    <w:rsid w:val="0007371D"/>
    <w:rsid w:val="00073D13"/>
    <w:rsid w:val="00074481"/>
    <w:rsid w:val="0007548D"/>
    <w:rsid w:val="00076D3D"/>
    <w:rsid w:val="0007750E"/>
    <w:rsid w:val="0008114E"/>
    <w:rsid w:val="0008351B"/>
    <w:rsid w:val="0008395E"/>
    <w:rsid w:val="0008419A"/>
    <w:rsid w:val="0008452F"/>
    <w:rsid w:val="000855A1"/>
    <w:rsid w:val="00085AE4"/>
    <w:rsid w:val="0009173E"/>
    <w:rsid w:val="0009194A"/>
    <w:rsid w:val="00091F3C"/>
    <w:rsid w:val="000921AD"/>
    <w:rsid w:val="00092FD2"/>
    <w:rsid w:val="0009395F"/>
    <w:rsid w:val="00094319"/>
    <w:rsid w:val="00094E79"/>
    <w:rsid w:val="000953D7"/>
    <w:rsid w:val="0009582B"/>
    <w:rsid w:val="00097FDE"/>
    <w:rsid w:val="000A024E"/>
    <w:rsid w:val="000A0CF1"/>
    <w:rsid w:val="000B204F"/>
    <w:rsid w:val="000B2A5C"/>
    <w:rsid w:val="000B7FD7"/>
    <w:rsid w:val="000C0E82"/>
    <w:rsid w:val="000C1487"/>
    <w:rsid w:val="000C36B7"/>
    <w:rsid w:val="000C492B"/>
    <w:rsid w:val="000C5A6A"/>
    <w:rsid w:val="000D0B29"/>
    <w:rsid w:val="000D1DC9"/>
    <w:rsid w:val="000D22C6"/>
    <w:rsid w:val="000D2777"/>
    <w:rsid w:val="000D657C"/>
    <w:rsid w:val="000D6A03"/>
    <w:rsid w:val="000D6F00"/>
    <w:rsid w:val="000D76A5"/>
    <w:rsid w:val="000E1340"/>
    <w:rsid w:val="000E2131"/>
    <w:rsid w:val="000E46A1"/>
    <w:rsid w:val="000E5905"/>
    <w:rsid w:val="000F215A"/>
    <w:rsid w:val="000F39BC"/>
    <w:rsid w:val="000F50D8"/>
    <w:rsid w:val="000F5DCF"/>
    <w:rsid w:val="000F6795"/>
    <w:rsid w:val="0010123B"/>
    <w:rsid w:val="0010129A"/>
    <w:rsid w:val="00101B4D"/>
    <w:rsid w:val="00104BFB"/>
    <w:rsid w:val="001071FC"/>
    <w:rsid w:val="001103C0"/>
    <w:rsid w:val="00110E6B"/>
    <w:rsid w:val="00111A2B"/>
    <w:rsid w:val="00112154"/>
    <w:rsid w:val="0011407F"/>
    <w:rsid w:val="00114191"/>
    <w:rsid w:val="00114EB1"/>
    <w:rsid w:val="00117D02"/>
    <w:rsid w:val="00120360"/>
    <w:rsid w:val="00120FA3"/>
    <w:rsid w:val="001217ED"/>
    <w:rsid w:val="00121D7C"/>
    <w:rsid w:val="0012259F"/>
    <w:rsid w:val="00122C1E"/>
    <w:rsid w:val="0012372B"/>
    <w:rsid w:val="00123BDC"/>
    <w:rsid w:val="00124005"/>
    <w:rsid w:val="001248DE"/>
    <w:rsid w:val="0012591B"/>
    <w:rsid w:val="00134CC4"/>
    <w:rsid w:val="00135D0D"/>
    <w:rsid w:val="00136CBE"/>
    <w:rsid w:val="00136E7D"/>
    <w:rsid w:val="00141CD6"/>
    <w:rsid w:val="0014435C"/>
    <w:rsid w:val="00144694"/>
    <w:rsid w:val="001451E9"/>
    <w:rsid w:val="00145BF1"/>
    <w:rsid w:val="00153F68"/>
    <w:rsid w:val="001549A5"/>
    <w:rsid w:val="00154C03"/>
    <w:rsid w:val="001558C7"/>
    <w:rsid w:val="00163A80"/>
    <w:rsid w:val="00164EE7"/>
    <w:rsid w:val="00166B34"/>
    <w:rsid w:val="00166EB9"/>
    <w:rsid w:val="00174037"/>
    <w:rsid w:val="00176DEC"/>
    <w:rsid w:val="001800DC"/>
    <w:rsid w:val="001809F7"/>
    <w:rsid w:val="0018465D"/>
    <w:rsid w:val="001847C9"/>
    <w:rsid w:val="001852F5"/>
    <w:rsid w:val="001854C3"/>
    <w:rsid w:val="00187054"/>
    <w:rsid w:val="00192E97"/>
    <w:rsid w:val="001933C9"/>
    <w:rsid w:val="0019456C"/>
    <w:rsid w:val="001A035B"/>
    <w:rsid w:val="001A1F3C"/>
    <w:rsid w:val="001A1FD7"/>
    <w:rsid w:val="001A27E9"/>
    <w:rsid w:val="001A335F"/>
    <w:rsid w:val="001A3C38"/>
    <w:rsid w:val="001A40CC"/>
    <w:rsid w:val="001A4223"/>
    <w:rsid w:val="001B0C75"/>
    <w:rsid w:val="001B13BA"/>
    <w:rsid w:val="001B1427"/>
    <w:rsid w:val="001B20D0"/>
    <w:rsid w:val="001B5522"/>
    <w:rsid w:val="001B585C"/>
    <w:rsid w:val="001B7F28"/>
    <w:rsid w:val="001C044B"/>
    <w:rsid w:val="001C1F18"/>
    <w:rsid w:val="001C2964"/>
    <w:rsid w:val="001C2E8E"/>
    <w:rsid w:val="001C310D"/>
    <w:rsid w:val="001C4841"/>
    <w:rsid w:val="001C4EE7"/>
    <w:rsid w:val="001C5DA7"/>
    <w:rsid w:val="001D166F"/>
    <w:rsid w:val="001D2521"/>
    <w:rsid w:val="001D2DB8"/>
    <w:rsid w:val="001D30DA"/>
    <w:rsid w:val="001D3424"/>
    <w:rsid w:val="001D417F"/>
    <w:rsid w:val="001D418F"/>
    <w:rsid w:val="001D6F44"/>
    <w:rsid w:val="001E09FD"/>
    <w:rsid w:val="001E25FF"/>
    <w:rsid w:val="001E57F7"/>
    <w:rsid w:val="001E6855"/>
    <w:rsid w:val="001F05CD"/>
    <w:rsid w:val="001F08AC"/>
    <w:rsid w:val="001F0FA0"/>
    <w:rsid w:val="001F1E40"/>
    <w:rsid w:val="001F4E2C"/>
    <w:rsid w:val="001F6981"/>
    <w:rsid w:val="002004CF"/>
    <w:rsid w:val="002032DA"/>
    <w:rsid w:val="0020508D"/>
    <w:rsid w:val="00205B87"/>
    <w:rsid w:val="002060EA"/>
    <w:rsid w:val="00206E3B"/>
    <w:rsid w:val="00207A0C"/>
    <w:rsid w:val="00210CE0"/>
    <w:rsid w:val="002111F1"/>
    <w:rsid w:val="00213051"/>
    <w:rsid w:val="00213EBA"/>
    <w:rsid w:val="002147EE"/>
    <w:rsid w:val="00216AA9"/>
    <w:rsid w:val="00217747"/>
    <w:rsid w:val="002209E3"/>
    <w:rsid w:val="00221AAC"/>
    <w:rsid w:val="00221D27"/>
    <w:rsid w:val="00224DB4"/>
    <w:rsid w:val="00225335"/>
    <w:rsid w:val="00230708"/>
    <w:rsid w:val="00230FC4"/>
    <w:rsid w:val="00231705"/>
    <w:rsid w:val="00232594"/>
    <w:rsid w:val="00232849"/>
    <w:rsid w:val="00232D37"/>
    <w:rsid w:val="002333B9"/>
    <w:rsid w:val="00234D41"/>
    <w:rsid w:val="002355C9"/>
    <w:rsid w:val="002369BC"/>
    <w:rsid w:val="00236B85"/>
    <w:rsid w:val="00244D9A"/>
    <w:rsid w:val="00251986"/>
    <w:rsid w:val="0025241B"/>
    <w:rsid w:val="00255669"/>
    <w:rsid w:val="002557A3"/>
    <w:rsid w:val="0026023F"/>
    <w:rsid w:val="00261619"/>
    <w:rsid w:val="0026164C"/>
    <w:rsid w:val="0026185D"/>
    <w:rsid w:val="002628DF"/>
    <w:rsid w:val="00262D56"/>
    <w:rsid w:val="0026389F"/>
    <w:rsid w:val="00263E46"/>
    <w:rsid w:val="0026457B"/>
    <w:rsid w:val="00265AC5"/>
    <w:rsid w:val="00265D01"/>
    <w:rsid w:val="00266487"/>
    <w:rsid w:val="00266BD3"/>
    <w:rsid w:val="0027090F"/>
    <w:rsid w:val="0027130A"/>
    <w:rsid w:val="002742D2"/>
    <w:rsid w:val="00277AF7"/>
    <w:rsid w:val="002803DF"/>
    <w:rsid w:val="00281538"/>
    <w:rsid w:val="00282022"/>
    <w:rsid w:val="002820A1"/>
    <w:rsid w:val="002905B1"/>
    <w:rsid w:val="002912C5"/>
    <w:rsid w:val="00295689"/>
    <w:rsid w:val="002956D3"/>
    <w:rsid w:val="00297EF6"/>
    <w:rsid w:val="002A1B77"/>
    <w:rsid w:val="002A25D0"/>
    <w:rsid w:val="002A495E"/>
    <w:rsid w:val="002A564D"/>
    <w:rsid w:val="002A566D"/>
    <w:rsid w:val="002B0AA9"/>
    <w:rsid w:val="002B22F8"/>
    <w:rsid w:val="002B274D"/>
    <w:rsid w:val="002B393F"/>
    <w:rsid w:val="002B4972"/>
    <w:rsid w:val="002B5820"/>
    <w:rsid w:val="002B60FB"/>
    <w:rsid w:val="002B6CBA"/>
    <w:rsid w:val="002B6E66"/>
    <w:rsid w:val="002B7FD6"/>
    <w:rsid w:val="002C0648"/>
    <w:rsid w:val="002C18CB"/>
    <w:rsid w:val="002C2A72"/>
    <w:rsid w:val="002C326F"/>
    <w:rsid w:val="002C3AAB"/>
    <w:rsid w:val="002C3C2D"/>
    <w:rsid w:val="002C421A"/>
    <w:rsid w:val="002C5C58"/>
    <w:rsid w:val="002C656C"/>
    <w:rsid w:val="002C753F"/>
    <w:rsid w:val="002D0808"/>
    <w:rsid w:val="002D4243"/>
    <w:rsid w:val="002D478C"/>
    <w:rsid w:val="002D484E"/>
    <w:rsid w:val="002D5B4F"/>
    <w:rsid w:val="002D5D4C"/>
    <w:rsid w:val="002D6CE7"/>
    <w:rsid w:val="002D7A53"/>
    <w:rsid w:val="002D7CF7"/>
    <w:rsid w:val="002E0B17"/>
    <w:rsid w:val="002E0DC1"/>
    <w:rsid w:val="002E186D"/>
    <w:rsid w:val="002E21C6"/>
    <w:rsid w:val="002E3B03"/>
    <w:rsid w:val="002E3EE0"/>
    <w:rsid w:val="002E4F18"/>
    <w:rsid w:val="002E58E3"/>
    <w:rsid w:val="002F0444"/>
    <w:rsid w:val="002F05F3"/>
    <w:rsid w:val="002F1FB4"/>
    <w:rsid w:val="002F2736"/>
    <w:rsid w:val="002F3E07"/>
    <w:rsid w:val="002F49DF"/>
    <w:rsid w:val="002F4CC0"/>
    <w:rsid w:val="002F52B0"/>
    <w:rsid w:val="002F61DB"/>
    <w:rsid w:val="00300375"/>
    <w:rsid w:val="00300A08"/>
    <w:rsid w:val="00304D97"/>
    <w:rsid w:val="00306ED7"/>
    <w:rsid w:val="00310D3F"/>
    <w:rsid w:val="003128B6"/>
    <w:rsid w:val="00313C8F"/>
    <w:rsid w:val="00313E90"/>
    <w:rsid w:val="003155A1"/>
    <w:rsid w:val="003171F5"/>
    <w:rsid w:val="00317835"/>
    <w:rsid w:val="003207EB"/>
    <w:rsid w:val="00322448"/>
    <w:rsid w:val="00322A2C"/>
    <w:rsid w:val="003230CB"/>
    <w:rsid w:val="00323508"/>
    <w:rsid w:val="00325480"/>
    <w:rsid w:val="0032550A"/>
    <w:rsid w:val="00326266"/>
    <w:rsid w:val="0032674F"/>
    <w:rsid w:val="003270C0"/>
    <w:rsid w:val="0033092D"/>
    <w:rsid w:val="00333E63"/>
    <w:rsid w:val="00333EA2"/>
    <w:rsid w:val="00334983"/>
    <w:rsid w:val="00337CB9"/>
    <w:rsid w:val="00342246"/>
    <w:rsid w:val="00343856"/>
    <w:rsid w:val="0034403F"/>
    <w:rsid w:val="003461E2"/>
    <w:rsid w:val="003512C8"/>
    <w:rsid w:val="003516A8"/>
    <w:rsid w:val="00354A7F"/>
    <w:rsid w:val="0035544B"/>
    <w:rsid w:val="003559CD"/>
    <w:rsid w:val="00356111"/>
    <w:rsid w:val="00356868"/>
    <w:rsid w:val="003569B6"/>
    <w:rsid w:val="00357106"/>
    <w:rsid w:val="0035796C"/>
    <w:rsid w:val="00361F78"/>
    <w:rsid w:val="003638B5"/>
    <w:rsid w:val="00363B05"/>
    <w:rsid w:val="00364F50"/>
    <w:rsid w:val="0036521F"/>
    <w:rsid w:val="00366685"/>
    <w:rsid w:val="00367B7D"/>
    <w:rsid w:val="003701EE"/>
    <w:rsid w:val="00372B3F"/>
    <w:rsid w:val="00373CE1"/>
    <w:rsid w:val="003752B4"/>
    <w:rsid w:val="003754B3"/>
    <w:rsid w:val="0037553F"/>
    <w:rsid w:val="003759B9"/>
    <w:rsid w:val="00376058"/>
    <w:rsid w:val="0037631C"/>
    <w:rsid w:val="003777C4"/>
    <w:rsid w:val="0038262C"/>
    <w:rsid w:val="00382926"/>
    <w:rsid w:val="0038679F"/>
    <w:rsid w:val="003876D5"/>
    <w:rsid w:val="003903B8"/>
    <w:rsid w:val="003905C0"/>
    <w:rsid w:val="00390DC2"/>
    <w:rsid w:val="00391FDA"/>
    <w:rsid w:val="0039440D"/>
    <w:rsid w:val="00394E0D"/>
    <w:rsid w:val="00394F17"/>
    <w:rsid w:val="00396896"/>
    <w:rsid w:val="003979FA"/>
    <w:rsid w:val="003A0182"/>
    <w:rsid w:val="003A190F"/>
    <w:rsid w:val="003A30DE"/>
    <w:rsid w:val="003A4415"/>
    <w:rsid w:val="003A4556"/>
    <w:rsid w:val="003A57B1"/>
    <w:rsid w:val="003A6071"/>
    <w:rsid w:val="003A6BEA"/>
    <w:rsid w:val="003A75E3"/>
    <w:rsid w:val="003A7A16"/>
    <w:rsid w:val="003B10CB"/>
    <w:rsid w:val="003B2074"/>
    <w:rsid w:val="003B40BA"/>
    <w:rsid w:val="003B4213"/>
    <w:rsid w:val="003B4840"/>
    <w:rsid w:val="003B7CF7"/>
    <w:rsid w:val="003C098C"/>
    <w:rsid w:val="003C4523"/>
    <w:rsid w:val="003C4FBB"/>
    <w:rsid w:val="003C53AC"/>
    <w:rsid w:val="003C5BA5"/>
    <w:rsid w:val="003C6FA8"/>
    <w:rsid w:val="003D1D41"/>
    <w:rsid w:val="003D27AA"/>
    <w:rsid w:val="003D3D63"/>
    <w:rsid w:val="003D40A2"/>
    <w:rsid w:val="003D53B5"/>
    <w:rsid w:val="003D5F36"/>
    <w:rsid w:val="003D6889"/>
    <w:rsid w:val="003D7580"/>
    <w:rsid w:val="003D7DD3"/>
    <w:rsid w:val="003E2D60"/>
    <w:rsid w:val="003E3DA3"/>
    <w:rsid w:val="003E40DA"/>
    <w:rsid w:val="003E5C1B"/>
    <w:rsid w:val="003E63B2"/>
    <w:rsid w:val="003E77DA"/>
    <w:rsid w:val="003E7A6C"/>
    <w:rsid w:val="003E7CF1"/>
    <w:rsid w:val="003F147A"/>
    <w:rsid w:val="003F1B04"/>
    <w:rsid w:val="003F564E"/>
    <w:rsid w:val="003F5A8A"/>
    <w:rsid w:val="003F6B7E"/>
    <w:rsid w:val="003F7864"/>
    <w:rsid w:val="0040240C"/>
    <w:rsid w:val="00402FEF"/>
    <w:rsid w:val="00403ADB"/>
    <w:rsid w:val="00406045"/>
    <w:rsid w:val="00406AE7"/>
    <w:rsid w:val="00412678"/>
    <w:rsid w:val="00412FBA"/>
    <w:rsid w:val="0041300A"/>
    <w:rsid w:val="004143F3"/>
    <w:rsid w:val="00414B2B"/>
    <w:rsid w:val="004150AD"/>
    <w:rsid w:val="00421C75"/>
    <w:rsid w:val="00425DAA"/>
    <w:rsid w:val="004267C9"/>
    <w:rsid w:val="0043132A"/>
    <w:rsid w:val="004328E7"/>
    <w:rsid w:val="00433066"/>
    <w:rsid w:val="00434E2B"/>
    <w:rsid w:val="00436635"/>
    <w:rsid w:val="00436702"/>
    <w:rsid w:val="00436ABD"/>
    <w:rsid w:val="004372D4"/>
    <w:rsid w:val="00437A20"/>
    <w:rsid w:val="004445EE"/>
    <w:rsid w:val="00446045"/>
    <w:rsid w:val="00446212"/>
    <w:rsid w:val="0044751E"/>
    <w:rsid w:val="00447B6E"/>
    <w:rsid w:val="00451616"/>
    <w:rsid w:val="00452407"/>
    <w:rsid w:val="00452592"/>
    <w:rsid w:val="00452E37"/>
    <w:rsid w:val="004534FD"/>
    <w:rsid w:val="00456229"/>
    <w:rsid w:val="004575EE"/>
    <w:rsid w:val="00457A8D"/>
    <w:rsid w:val="0046174E"/>
    <w:rsid w:val="00463574"/>
    <w:rsid w:val="00464466"/>
    <w:rsid w:val="004644E5"/>
    <w:rsid w:val="00464582"/>
    <w:rsid w:val="0046621C"/>
    <w:rsid w:val="00467EFB"/>
    <w:rsid w:val="00471F06"/>
    <w:rsid w:val="00471F50"/>
    <w:rsid w:val="004725FB"/>
    <w:rsid w:val="00475A89"/>
    <w:rsid w:val="004765D0"/>
    <w:rsid w:val="0047674A"/>
    <w:rsid w:val="00476FE2"/>
    <w:rsid w:val="00476FFA"/>
    <w:rsid w:val="00477B1D"/>
    <w:rsid w:val="004800C8"/>
    <w:rsid w:val="0048354A"/>
    <w:rsid w:val="004836FD"/>
    <w:rsid w:val="00483A19"/>
    <w:rsid w:val="00485F3E"/>
    <w:rsid w:val="0049028D"/>
    <w:rsid w:val="004914BC"/>
    <w:rsid w:val="004928F1"/>
    <w:rsid w:val="00493F0A"/>
    <w:rsid w:val="00493F65"/>
    <w:rsid w:val="00495640"/>
    <w:rsid w:val="00495EBA"/>
    <w:rsid w:val="004A0270"/>
    <w:rsid w:val="004A0289"/>
    <w:rsid w:val="004A0D5F"/>
    <w:rsid w:val="004A0D7D"/>
    <w:rsid w:val="004A0DAF"/>
    <w:rsid w:val="004A1E39"/>
    <w:rsid w:val="004A2630"/>
    <w:rsid w:val="004A660F"/>
    <w:rsid w:val="004A6823"/>
    <w:rsid w:val="004B0DFB"/>
    <w:rsid w:val="004B2A34"/>
    <w:rsid w:val="004B4B5A"/>
    <w:rsid w:val="004B5758"/>
    <w:rsid w:val="004C01DC"/>
    <w:rsid w:val="004C1869"/>
    <w:rsid w:val="004C1AEA"/>
    <w:rsid w:val="004C2143"/>
    <w:rsid w:val="004C2AB1"/>
    <w:rsid w:val="004C38E6"/>
    <w:rsid w:val="004C4697"/>
    <w:rsid w:val="004C6232"/>
    <w:rsid w:val="004C6A6B"/>
    <w:rsid w:val="004C7094"/>
    <w:rsid w:val="004C72AA"/>
    <w:rsid w:val="004C7670"/>
    <w:rsid w:val="004C7F7F"/>
    <w:rsid w:val="004D01FD"/>
    <w:rsid w:val="004D049F"/>
    <w:rsid w:val="004D19EC"/>
    <w:rsid w:val="004D5868"/>
    <w:rsid w:val="004D5BB4"/>
    <w:rsid w:val="004D73FB"/>
    <w:rsid w:val="004E0DD4"/>
    <w:rsid w:val="004E1334"/>
    <w:rsid w:val="004E1A90"/>
    <w:rsid w:val="004E2AC6"/>
    <w:rsid w:val="004E2EF4"/>
    <w:rsid w:val="004E308D"/>
    <w:rsid w:val="004E347B"/>
    <w:rsid w:val="004E35B7"/>
    <w:rsid w:val="004F01BF"/>
    <w:rsid w:val="004F075C"/>
    <w:rsid w:val="004F16CB"/>
    <w:rsid w:val="004F1AA2"/>
    <w:rsid w:val="004F5ECE"/>
    <w:rsid w:val="004F6887"/>
    <w:rsid w:val="0050301E"/>
    <w:rsid w:val="00503173"/>
    <w:rsid w:val="00503C74"/>
    <w:rsid w:val="005056E3"/>
    <w:rsid w:val="00505DFD"/>
    <w:rsid w:val="00506009"/>
    <w:rsid w:val="00510973"/>
    <w:rsid w:val="00510DD6"/>
    <w:rsid w:val="005110C4"/>
    <w:rsid w:val="00512086"/>
    <w:rsid w:val="00512358"/>
    <w:rsid w:val="00513B6B"/>
    <w:rsid w:val="00515723"/>
    <w:rsid w:val="005159C8"/>
    <w:rsid w:val="00516CC0"/>
    <w:rsid w:val="00522D9F"/>
    <w:rsid w:val="00522F00"/>
    <w:rsid w:val="005235D7"/>
    <w:rsid w:val="005258D6"/>
    <w:rsid w:val="00530CBA"/>
    <w:rsid w:val="00532723"/>
    <w:rsid w:val="005349B6"/>
    <w:rsid w:val="005349F1"/>
    <w:rsid w:val="00534AC9"/>
    <w:rsid w:val="005375DB"/>
    <w:rsid w:val="00541C58"/>
    <w:rsid w:val="00542AC9"/>
    <w:rsid w:val="00544509"/>
    <w:rsid w:val="00544A5A"/>
    <w:rsid w:val="00547C1B"/>
    <w:rsid w:val="005523AB"/>
    <w:rsid w:val="00552CC9"/>
    <w:rsid w:val="00554CEC"/>
    <w:rsid w:val="00556A82"/>
    <w:rsid w:val="005574D2"/>
    <w:rsid w:val="00557855"/>
    <w:rsid w:val="00557F31"/>
    <w:rsid w:val="005622AB"/>
    <w:rsid w:val="00563194"/>
    <w:rsid w:val="00564C28"/>
    <w:rsid w:val="00564C67"/>
    <w:rsid w:val="005659D9"/>
    <w:rsid w:val="00565C6E"/>
    <w:rsid w:val="00566AC4"/>
    <w:rsid w:val="00566CB8"/>
    <w:rsid w:val="0056710F"/>
    <w:rsid w:val="005674EC"/>
    <w:rsid w:val="00567976"/>
    <w:rsid w:val="005679B5"/>
    <w:rsid w:val="00567BA9"/>
    <w:rsid w:val="005730DD"/>
    <w:rsid w:val="00574886"/>
    <w:rsid w:val="00575420"/>
    <w:rsid w:val="005764B3"/>
    <w:rsid w:val="00580459"/>
    <w:rsid w:val="00580E96"/>
    <w:rsid w:val="00581F51"/>
    <w:rsid w:val="0058288F"/>
    <w:rsid w:val="00583368"/>
    <w:rsid w:val="0058646C"/>
    <w:rsid w:val="00587DD8"/>
    <w:rsid w:val="005903F9"/>
    <w:rsid w:val="00590B00"/>
    <w:rsid w:val="0059118D"/>
    <w:rsid w:val="00591F74"/>
    <w:rsid w:val="0059211A"/>
    <w:rsid w:val="0059241F"/>
    <w:rsid w:val="00594D5A"/>
    <w:rsid w:val="00595CF7"/>
    <w:rsid w:val="00596CDA"/>
    <w:rsid w:val="005A0D20"/>
    <w:rsid w:val="005A0F28"/>
    <w:rsid w:val="005A1C23"/>
    <w:rsid w:val="005A2524"/>
    <w:rsid w:val="005A4083"/>
    <w:rsid w:val="005A41F8"/>
    <w:rsid w:val="005A4895"/>
    <w:rsid w:val="005A5221"/>
    <w:rsid w:val="005A56C5"/>
    <w:rsid w:val="005A5779"/>
    <w:rsid w:val="005B27E9"/>
    <w:rsid w:val="005B768B"/>
    <w:rsid w:val="005C14A8"/>
    <w:rsid w:val="005C2037"/>
    <w:rsid w:val="005C22FF"/>
    <w:rsid w:val="005C3D28"/>
    <w:rsid w:val="005C430D"/>
    <w:rsid w:val="005C445A"/>
    <w:rsid w:val="005C6074"/>
    <w:rsid w:val="005C7346"/>
    <w:rsid w:val="005C77B2"/>
    <w:rsid w:val="005D4099"/>
    <w:rsid w:val="005D64F8"/>
    <w:rsid w:val="005E2550"/>
    <w:rsid w:val="005E4266"/>
    <w:rsid w:val="005E53D5"/>
    <w:rsid w:val="005E5665"/>
    <w:rsid w:val="005E6C49"/>
    <w:rsid w:val="005E6D22"/>
    <w:rsid w:val="005E70A1"/>
    <w:rsid w:val="005E7CCC"/>
    <w:rsid w:val="005F0AE1"/>
    <w:rsid w:val="005F3E66"/>
    <w:rsid w:val="005F4217"/>
    <w:rsid w:val="00600244"/>
    <w:rsid w:val="00600BA1"/>
    <w:rsid w:val="00600CF5"/>
    <w:rsid w:val="0060332B"/>
    <w:rsid w:val="0060648E"/>
    <w:rsid w:val="00615B0C"/>
    <w:rsid w:val="00616D35"/>
    <w:rsid w:val="0062110D"/>
    <w:rsid w:val="00621DC4"/>
    <w:rsid w:val="00622E29"/>
    <w:rsid w:val="00623FF3"/>
    <w:rsid w:val="006242A4"/>
    <w:rsid w:val="00624A7D"/>
    <w:rsid w:val="00625CF1"/>
    <w:rsid w:val="00626767"/>
    <w:rsid w:val="006313F4"/>
    <w:rsid w:val="0063152D"/>
    <w:rsid w:val="0063312B"/>
    <w:rsid w:val="0063409B"/>
    <w:rsid w:val="006351FF"/>
    <w:rsid w:val="006355F2"/>
    <w:rsid w:val="0063577C"/>
    <w:rsid w:val="00636EB2"/>
    <w:rsid w:val="00637D9A"/>
    <w:rsid w:val="00641273"/>
    <w:rsid w:val="00645595"/>
    <w:rsid w:val="00646A55"/>
    <w:rsid w:val="00647125"/>
    <w:rsid w:val="00651F81"/>
    <w:rsid w:val="00652087"/>
    <w:rsid w:val="00652B9D"/>
    <w:rsid w:val="006534E6"/>
    <w:rsid w:val="00655542"/>
    <w:rsid w:val="00656135"/>
    <w:rsid w:val="006568CD"/>
    <w:rsid w:val="006603E2"/>
    <w:rsid w:val="00660FDE"/>
    <w:rsid w:val="00661576"/>
    <w:rsid w:val="006629D3"/>
    <w:rsid w:val="00663312"/>
    <w:rsid w:val="0066380E"/>
    <w:rsid w:val="006664F1"/>
    <w:rsid w:val="00670465"/>
    <w:rsid w:val="006712F2"/>
    <w:rsid w:val="006732F8"/>
    <w:rsid w:val="00673D01"/>
    <w:rsid w:val="00674541"/>
    <w:rsid w:val="006747DA"/>
    <w:rsid w:val="00676D1B"/>
    <w:rsid w:val="00677464"/>
    <w:rsid w:val="00680229"/>
    <w:rsid w:val="006809BF"/>
    <w:rsid w:val="00681AA6"/>
    <w:rsid w:val="00681B3A"/>
    <w:rsid w:val="00682425"/>
    <w:rsid w:val="006828C9"/>
    <w:rsid w:val="00683186"/>
    <w:rsid w:val="00683739"/>
    <w:rsid w:val="00685B90"/>
    <w:rsid w:val="006874C8"/>
    <w:rsid w:val="006910FF"/>
    <w:rsid w:val="0069111D"/>
    <w:rsid w:val="0069528E"/>
    <w:rsid w:val="0069661E"/>
    <w:rsid w:val="00696EC1"/>
    <w:rsid w:val="006A0234"/>
    <w:rsid w:val="006A3115"/>
    <w:rsid w:val="006A4601"/>
    <w:rsid w:val="006A5148"/>
    <w:rsid w:val="006A5215"/>
    <w:rsid w:val="006A5981"/>
    <w:rsid w:val="006A5B13"/>
    <w:rsid w:val="006A5F13"/>
    <w:rsid w:val="006A6205"/>
    <w:rsid w:val="006A65A6"/>
    <w:rsid w:val="006A67D6"/>
    <w:rsid w:val="006A7E91"/>
    <w:rsid w:val="006B088D"/>
    <w:rsid w:val="006B0EE0"/>
    <w:rsid w:val="006B33E8"/>
    <w:rsid w:val="006B722E"/>
    <w:rsid w:val="006B764C"/>
    <w:rsid w:val="006C1B1B"/>
    <w:rsid w:val="006C2FA8"/>
    <w:rsid w:val="006C357F"/>
    <w:rsid w:val="006C4237"/>
    <w:rsid w:val="006C4464"/>
    <w:rsid w:val="006C6B18"/>
    <w:rsid w:val="006D03B3"/>
    <w:rsid w:val="006D0CE5"/>
    <w:rsid w:val="006D2BBF"/>
    <w:rsid w:val="006D51FE"/>
    <w:rsid w:val="006D6856"/>
    <w:rsid w:val="006D6A5B"/>
    <w:rsid w:val="006D6E92"/>
    <w:rsid w:val="006D7859"/>
    <w:rsid w:val="006E03AF"/>
    <w:rsid w:val="006E0581"/>
    <w:rsid w:val="006E07AA"/>
    <w:rsid w:val="006E3399"/>
    <w:rsid w:val="006E655B"/>
    <w:rsid w:val="006E7FE8"/>
    <w:rsid w:val="006F0BD9"/>
    <w:rsid w:val="006F0BF0"/>
    <w:rsid w:val="006F15F9"/>
    <w:rsid w:val="006F5A26"/>
    <w:rsid w:val="006F5FDA"/>
    <w:rsid w:val="006F69EA"/>
    <w:rsid w:val="006F6A0F"/>
    <w:rsid w:val="007000F5"/>
    <w:rsid w:val="0070195E"/>
    <w:rsid w:val="00702860"/>
    <w:rsid w:val="007032FD"/>
    <w:rsid w:val="0070413F"/>
    <w:rsid w:val="0070617D"/>
    <w:rsid w:val="007073E2"/>
    <w:rsid w:val="007078D3"/>
    <w:rsid w:val="007100E9"/>
    <w:rsid w:val="00710994"/>
    <w:rsid w:val="0071192C"/>
    <w:rsid w:val="00714C17"/>
    <w:rsid w:val="00721239"/>
    <w:rsid w:val="00721619"/>
    <w:rsid w:val="00723D43"/>
    <w:rsid w:val="007256DC"/>
    <w:rsid w:val="0072735D"/>
    <w:rsid w:val="00730D04"/>
    <w:rsid w:val="00731CC6"/>
    <w:rsid w:val="00732604"/>
    <w:rsid w:val="00732B65"/>
    <w:rsid w:val="007331C0"/>
    <w:rsid w:val="00733621"/>
    <w:rsid w:val="007347E0"/>
    <w:rsid w:val="007348A9"/>
    <w:rsid w:val="0073664E"/>
    <w:rsid w:val="00740903"/>
    <w:rsid w:val="00743DCE"/>
    <w:rsid w:val="007441ED"/>
    <w:rsid w:val="00744E8D"/>
    <w:rsid w:val="00750051"/>
    <w:rsid w:val="0075053A"/>
    <w:rsid w:val="00750B50"/>
    <w:rsid w:val="00752639"/>
    <w:rsid w:val="0075277E"/>
    <w:rsid w:val="007534E0"/>
    <w:rsid w:val="007569CC"/>
    <w:rsid w:val="00757A7C"/>
    <w:rsid w:val="00757D05"/>
    <w:rsid w:val="00761B53"/>
    <w:rsid w:val="00762F0E"/>
    <w:rsid w:val="00763393"/>
    <w:rsid w:val="00767988"/>
    <w:rsid w:val="00770F8D"/>
    <w:rsid w:val="00770F9E"/>
    <w:rsid w:val="00775CCB"/>
    <w:rsid w:val="00776685"/>
    <w:rsid w:val="007775BA"/>
    <w:rsid w:val="007779C8"/>
    <w:rsid w:val="007810C1"/>
    <w:rsid w:val="00781F56"/>
    <w:rsid w:val="00781FC6"/>
    <w:rsid w:val="00782A4A"/>
    <w:rsid w:val="00782F26"/>
    <w:rsid w:val="00783A94"/>
    <w:rsid w:val="00783B01"/>
    <w:rsid w:val="007855C0"/>
    <w:rsid w:val="0078783A"/>
    <w:rsid w:val="007902C1"/>
    <w:rsid w:val="00791164"/>
    <w:rsid w:val="00791AEC"/>
    <w:rsid w:val="007925BD"/>
    <w:rsid w:val="00792EA6"/>
    <w:rsid w:val="007931B7"/>
    <w:rsid w:val="0079484A"/>
    <w:rsid w:val="00795CDF"/>
    <w:rsid w:val="00797DD9"/>
    <w:rsid w:val="007A0811"/>
    <w:rsid w:val="007A273C"/>
    <w:rsid w:val="007A2780"/>
    <w:rsid w:val="007A5E66"/>
    <w:rsid w:val="007A65DD"/>
    <w:rsid w:val="007A6629"/>
    <w:rsid w:val="007A7E4F"/>
    <w:rsid w:val="007B0EB9"/>
    <w:rsid w:val="007B33A1"/>
    <w:rsid w:val="007B37F1"/>
    <w:rsid w:val="007B3A14"/>
    <w:rsid w:val="007B3B86"/>
    <w:rsid w:val="007B6744"/>
    <w:rsid w:val="007C0C0F"/>
    <w:rsid w:val="007C3F42"/>
    <w:rsid w:val="007C4963"/>
    <w:rsid w:val="007C58EE"/>
    <w:rsid w:val="007C78F1"/>
    <w:rsid w:val="007D07F6"/>
    <w:rsid w:val="007D128B"/>
    <w:rsid w:val="007D487A"/>
    <w:rsid w:val="007D4960"/>
    <w:rsid w:val="007D6E41"/>
    <w:rsid w:val="007E0582"/>
    <w:rsid w:val="007E0B35"/>
    <w:rsid w:val="007E2C99"/>
    <w:rsid w:val="007E3131"/>
    <w:rsid w:val="007E73A2"/>
    <w:rsid w:val="007E7D6A"/>
    <w:rsid w:val="007F0B4B"/>
    <w:rsid w:val="007F1478"/>
    <w:rsid w:val="007F14FC"/>
    <w:rsid w:val="007F1D2E"/>
    <w:rsid w:val="007F1D71"/>
    <w:rsid w:val="007F3444"/>
    <w:rsid w:val="007F40DD"/>
    <w:rsid w:val="007F4426"/>
    <w:rsid w:val="007F6F6C"/>
    <w:rsid w:val="007F71E5"/>
    <w:rsid w:val="007F7519"/>
    <w:rsid w:val="007F7CAD"/>
    <w:rsid w:val="00800159"/>
    <w:rsid w:val="0080127A"/>
    <w:rsid w:val="00801947"/>
    <w:rsid w:val="00801C20"/>
    <w:rsid w:val="00802EFB"/>
    <w:rsid w:val="0080510E"/>
    <w:rsid w:val="0080673B"/>
    <w:rsid w:val="00812664"/>
    <w:rsid w:val="00816618"/>
    <w:rsid w:val="00822AF5"/>
    <w:rsid w:val="00822C2A"/>
    <w:rsid w:val="008232FE"/>
    <w:rsid w:val="00824520"/>
    <w:rsid w:val="00824BDF"/>
    <w:rsid w:val="00825C6D"/>
    <w:rsid w:val="008263C3"/>
    <w:rsid w:val="00826454"/>
    <w:rsid w:val="00826D62"/>
    <w:rsid w:val="00826F67"/>
    <w:rsid w:val="00826FE2"/>
    <w:rsid w:val="0083005A"/>
    <w:rsid w:val="00830EEE"/>
    <w:rsid w:val="00831884"/>
    <w:rsid w:val="008353AA"/>
    <w:rsid w:val="00835B4A"/>
    <w:rsid w:val="00835F83"/>
    <w:rsid w:val="00836BA9"/>
    <w:rsid w:val="00836D99"/>
    <w:rsid w:val="008378D9"/>
    <w:rsid w:val="00837F79"/>
    <w:rsid w:val="00840644"/>
    <w:rsid w:val="00841E28"/>
    <w:rsid w:val="0084219F"/>
    <w:rsid w:val="00843A9F"/>
    <w:rsid w:val="008462B7"/>
    <w:rsid w:val="008465D1"/>
    <w:rsid w:val="00851FA0"/>
    <w:rsid w:val="00852B2A"/>
    <w:rsid w:val="00852B68"/>
    <w:rsid w:val="00854657"/>
    <w:rsid w:val="00855A87"/>
    <w:rsid w:val="0085620F"/>
    <w:rsid w:val="008577A6"/>
    <w:rsid w:val="00860690"/>
    <w:rsid w:val="00861225"/>
    <w:rsid w:val="00861AA6"/>
    <w:rsid w:val="008633EC"/>
    <w:rsid w:val="0086371C"/>
    <w:rsid w:val="00864417"/>
    <w:rsid w:val="00865CA4"/>
    <w:rsid w:val="0086627B"/>
    <w:rsid w:val="008725E3"/>
    <w:rsid w:val="00872F2B"/>
    <w:rsid w:val="008742EF"/>
    <w:rsid w:val="008747A1"/>
    <w:rsid w:val="00874B86"/>
    <w:rsid w:val="00874BA1"/>
    <w:rsid w:val="00875369"/>
    <w:rsid w:val="00875A4F"/>
    <w:rsid w:val="008763D2"/>
    <w:rsid w:val="008814F5"/>
    <w:rsid w:val="00883916"/>
    <w:rsid w:val="00883BA7"/>
    <w:rsid w:val="00884640"/>
    <w:rsid w:val="00884BD1"/>
    <w:rsid w:val="008869F1"/>
    <w:rsid w:val="00891216"/>
    <w:rsid w:val="008917F5"/>
    <w:rsid w:val="00892A04"/>
    <w:rsid w:val="00893179"/>
    <w:rsid w:val="0089334B"/>
    <w:rsid w:val="00893DE2"/>
    <w:rsid w:val="00894CDA"/>
    <w:rsid w:val="00895131"/>
    <w:rsid w:val="00895BD8"/>
    <w:rsid w:val="008975B4"/>
    <w:rsid w:val="00897690"/>
    <w:rsid w:val="008A0D1E"/>
    <w:rsid w:val="008A0F29"/>
    <w:rsid w:val="008A2E78"/>
    <w:rsid w:val="008A3426"/>
    <w:rsid w:val="008A3618"/>
    <w:rsid w:val="008A5184"/>
    <w:rsid w:val="008B1770"/>
    <w:rsid w:val="008B1803"/>
    <w:rsid w:val="008B397E"/>
    <w:rsid w:val="008B4AF3"/>
    <w:rsid w:val="008B4E84"/>
    <w:rsid w:val="008B5607"/>
    <w:rsid w:val="008B5C97"/>
    <w:rsid w:val="008B7AA5"/>
    <w:rsid w:val="008C119F"/>
    <w:rsid w:val="008C13B6"/>
    <w:rsid w:val="008C1BE3"/>
    <w:rsid w:val="008C26D9"/>
    <w:rsid w:val="008C27B3"/>
    <w:rsid w:val="008C3A50"/>
    <w:rsid w:val="008C5FC1"/>
    <w:rsid w:val="008C6D20"/>
    <w:rsid w:val="008C735D"/>
    <w:rsid w:val="008D04CB"/>
    <w:rsid w:val="008D0C6B"/>
    <w:rsid w:val="008D20B7"/>
    <w:rsid w:val="008D297C"/>
    <w:rsid w:val="008D33D0"/>
    <w:rsid w:val="008D40F3"/>
    <w:rsid w:val="008D41EA"/>
    <w:rsid w:val="008D4286"/>
    <w:rsid w:val="008D4CC9"/>
    <w:rsid w:val="008D59F6"/>
    <w:rsid w:val="008D5E2A"/>
    <w:rsid w:val="008E011A"/>
    <w:rsid w:val="008E0DE0"/>
    <w:rsid w:val="008E165E"/>
    <w:rsid w:val="008E2673"/>
    <w:rsid w:val="008E7702"/>
    <w:rsid w:val="008F0E1B"/>
    <w:rsid w:val="008F3FD3"/>
    <w:rsid w:val="009002CF"/>
    <w:rsid w:val="00900E96"/>
    <w:rsid w:val="00904FBA"/>
    <w:rsid w:val="00904FEE"/>
    <w:rsid w:val="00905BCD"/>
    <w:rsid w:val="00906238"/>
    <w:rsid w:val="00911495"/>
    <w:rsid w:val="00911ACC"/>
    <w:rsid w:val="00913030"/>
    <w:rsid w:val="00914A26"/>
    <w:rsid w:val="00917ECC"/>
    <w:rsid w:val="00921680"/>
    <w:rsid w:val="009231AA"/>
    <w:rsid w:val="00923C4C"/>
    <w:rsid w:val="009243F4"/>
    <w:rsid w:val="00925138"/>
    <w:rsid w:val="00925A57"/>
    <w:rsid w:val="00927C77"/>
    <w:rsid w:val="00927DAE"/>
    <w:rsid w:val="009307E0"/>
    <w:rsid w:val="00930BF8"/>
    <w:rsid w:val="00932B84"/>
    <w:rsid w:val="009332C1"/>
    <w:rsid w:val="009334CE"/>
    <w:rsid w:val="009369C0"/>
    <w:rsid w:val="00936B75"/>
    <w:rsid w:val="00937790"/>
    <w:rsid w:val="00937E98"/>
    <w:rsid w:val="009402DB"/>
    <w:rsid w:val="0094182E"/>
    <w:rsid w:val="00941B06"/>
    <w:rsid w:val="00944786"/>
    <w:rsid w:val="00944A82"/>
    <w:rsid w:val="00944AD0"/>
    <w:rsid w:val="009451C4"/>
    <w:rsid w:val="00945F58"/>
    <w:rsid w:val="0094626F"/>
    <w:rsid w:val="00947606"/>
    <w:rsid w:val="0095085A"/>
    <w:rsid w:val="00952588"/>
    <w:rsid w:val="00952BD4"/>
    <w:rsid w:val="00953632"/>
    <w:rsid w:val="009538EC"/>
    <w:rsid w:val="00953BD0"/>
    <w:rsid w:val="00954D33"/>
    <w:rsid w:val="00955BD3"/>
    <w:rsid w:val="00956292"/>
    <w:rsid w:val="00956D25"/>
    <w:rsid w:val="00956DCC"/>
    <w:rsid w:val="00956F86"/>
    <w:rsid w:val="00960167"/>
    <w:rsid w:val="00960CE1"/>
    <w:rsid w:val="00963840"/>
    <w:rsid w:val="0096393E"/>
    <w:rsid w:val="00964E94"/>
    <w:rsid w:val="00965A0F"/>
    <w:rsid w:val="00965FC8"/>
    <w:rsid w:val="009661B9"/>
    <w:rsid w:val="00973E03"/>
    <w:rsid w:val="00973F21"/>
    <w:rsid w:val="00974709"/>
    <w:rsid w:val="0097658B"/>
    <w:rsid w:val="00977511"/>
    <w:rsid w:val="00987D0B"/>
    <w:rsid w:val="009900F3"/>
    <w:rsid w:val="00991362"/>
    <w:rsid w:val="00992466"/>
    <w:rsid w:val="009929D0"/>
    <w:rsid w:val="00992E0F"/>
    <w:rsid w:val="0099505A"/>
    <w:rsid w:val="00995211"/>
    <w:rsid w:val="00997BD3"/>
    <w:rsid w:val="00997F9F"/>
    <w:rsid w:val="009A09A3"/>
    <w:rsid w:val="009A2A30"/>
    <w:rsid w:val="009A374E"/>
    <w:rsid w:val="009A37B1"/>
    <w:rsid w:val="009A513C"/>
    <w:rsid w:val="009A60DA"/>
    <w:rsid w:val="009A6A84"/>
    <w:rsid w:val="009A6C34"/>
    <w:rsid w:val="009A6F0C"/>
    <w:rsid w:val="009A7B61"/>
    <w:rsid w:val="009B16F4"/>
    <w:rsid w:val="009B600F"/>
    <w:rsid w:val="009B6387"/>
    <w:rsid w:val="009B6E24"/>
    <w:rsid w:val="009C005E"/>
    <w:rsid w:val="009C05D6"/>
    <w:rsid w:val="009C1561"/>
    <w:rsid w:val="009C2082"/>
    <w:rsid w:val="009C3C6B"/>
    <w:rsid w:val="009C4247"/>
    <w:rsid w:val="009C7D26"/>
    <w:rsid w:val="009D31DF"/>
    <w:rsid w:val="009D5F83"/>
    <w:rsid w:val="009D62FC"/>
    <w:rsid w:val="009D6534"/>
    <w:rsid w:val="009D6F06"/>
    <w:rsid w:val="009E18B0"/>
    <w:rsid w:val="009E21D1"/>
    <w:rsid w:val="009E381A"/>
    <w:rsid w:val="009E3C53"/>
    <w:rsid w:val="009E41BB"/>
    <w:rsid w:val="009E52BB"/>
    <w:rsid w:val="009E57AB"/>
    <w:rsid w:val="009E6794"/>
    <w:rsid w:val="009E6842"/>
    <w:rsid w:val="009F09FC"/>
    <w:rsid w:val="009F2A20"/>
    <w:rsid w:val="009F48B0"/>
    <w:rsid w:val="009F4C2B"/>
    <w:rsid w:val="009F5CE8"/>
    <w:rsid w:val="009F66AC"/>
    <w:rsid w:val="009F76FC"/>
    <w:rsid w:val="009F7E7A"/>
    <w:rsid w:val="00A00F75"/>
    <w:rsid w:val="00A02407"/>
    <w:rsid w:val="00A03BA4"/>
    <w:rsid w:val="00A05613"/>
    <w:rsid w:val="00A05E59"/>
    <w:rsid w:val="00A105D2"/>
    <w:rsid w:val="00A11CBE"/>
    <w:rsid w:val="00A12273"/>
    <w:rsid w:val="00A127E8"/>
    <w:rsid w:val="00A136EF"/>
    <w:rsid w:val="00A14A48"/>
    <w:rsid w:val="00A15A84"/>
    <w:rsid w:val="00A1623D"/>
    <w:rsid w:val="00A17A37"/>
    <w:rsid w:val="00A206D9"/>
    <w:rsid w:val="00A24055"/>
    <w:rsid w:val="00A25805"/>
    <w:rsid w:val="00A26BDC"/>
    <w:rsid w:val="00A27EFA"/>
    <w:rsid w:val="00A315EA"/>
    <w:rsid w:val="00A32768"/>
    <w:rsid w:val="00A33964"/>
    <w:rsid w:val="00A349BE"/>
    <w:rsid w:val="00A3621C"/>
    <w:rsid w:val="00A368F2"/>
    <w:rsid w:val="00A37D8A"/>
    <w:rsid w:val="00A41120"/>
    <w:rsid w:val="00A432F3"/>
    <w:rsid w:val="00A446F2"/>
    <w:rsid w:val="00A46465"/>
    <w:rsid w:val="00A47B5F"/>
    <w:rsid w:val="00A47BDD"/>
    <w:rsid w:val="00A503AB"/>
    <w:rsid w:val="00A50DDF"/>
    <w:rsid w:val="00A53705"/>
    <w:rsid w:val="00A556A2"/>
    <w:rsid w:val="00A55AC4"/>
    <w:rsid w:val="00A5799D"/>
    <w:rsid w:val="00A61201"/>
    <w:rsid w:val="00A612FD"/>
    <w:rsid w:val="00A61899"/>
    <w:rsid w:val="00A6319D"/>
    <w:rsid w:val="00A64999"/>
    <w:rsid w:val="00A71B4B"/>
    <w:rsid w:val="00A720B7"/>
    <w:rsid w:val="00A72875"/>
    <w:rsid w:val="00A72922"/>
    <w:rsid w:val="00A72C45"/>
    <w:rsid w:val="00A73263"/>
    <w:rsid w:val="00A77281"/>
    <w:rsid w:val="00A8044C"/>
    <w:rsid w:val="00A80CB3"/>
    <w:rsid w:val="00A82BDF"/>
    <w:rsid w:val="00A84F16"/>
    <w:rsid w:val="00A86095"/>
    <w:rsid w:val="00A86D82"/>
    <w:rsid w:val="00A87A83"/>
    <w:rsid w:val="00A906C7"/>
    <w:rsid w:val="00A920A7"/>
    <w:rsid w:val="00A951D9"/>
    <w:rsid w:val="00A97D73"/>
    <w:rsid w:val="00AA184F"/>
    <w:rsid w:val="00AA2B98"/>
    <w:rsid w:val="00AA35DE"/>
    <w:rsid w:val="00AA40A5"/>
    <w:rsid w:val="00AA582A"/>
    <w:rsid w:val="00AA6BC9"/>
    <w:rsid w:val="00AA7614"/>
    <w:rsid w:val="00AB03B9"/>
    <w:rsid w:val="00AB1430"/>
    <w:rsid w:val="00AB2D6D"/>
    <w:rsid w:val="00AB3498"/>
    <w:rsid w:val="00AB3F4D"/>
    <w:rsid w:val="00AB443F"/>
    <w:rsid w:val="00AB4994"/>
    <w:rsid w:val="00AB5F83"/>
    <w:rsid w:val="00AB630C"/>
    <w:rsid w:val="00AB6A2F"/>
    <w:rsid w:val="00AB7512"/>
    <w:rsid w:val="00AC11E6"/>
    <w:rsid w:val="00AC1981"/>
    <w:rsid w:val="00AC5BA6"/>
    <w:rsid w:val="00AC5E38"/>
    <w:rsid w:val="00AD160E"/>
    <w:rsid w:val="00AD1C77"/>
    <w:rsid w:val="00AD2DA7"/>
    <w:rsid w:val="00AE1932"/>
    <w:rsid w:val="00AE1E65"/>
    <w:rsid w:val="00AE22C5"/>
    <w:rsid w:val="00AE315F"/>
    <w:rsid w:val="00AE54DE"/>
    <w:rsid w:val="00AE6347"/>
    <w:rsid w:val="00AE6430"/>
    <w:rsid w:val="00AE6CB6"/>
    <w:rsid w:val="00AF1575"/>
    <w:rsid w:val="00AF2433"/>
    <w:rsid w:val="00AF28E9"/>
    <w:rsid w:val="00AF2AF8"/>
    <w:rsid w:val="00AF4CFC"/>
    <w:rsid w:val="00AF4D7A"/>
    <w:rsid w:val="00AF508A"/>
    <w:rsid w:val="00AF6C94"/>
    <w:rsid w:val="00B001D7"/>
    <w:rsid w:val="00B01F00"/>
    <w:rsid w:val="00B01F64"/>
    <w:rsid w:val="00B02494"/>
    <w:rsid w:val="00B0373D"/>
    <w:rsid w:val="00B037B0"/>
    <w:rsid w:val="00B04396"/>
    <w:rsid w:val="00B05CD5"/>
    <w:rsid w:val="00B10B99"/>
    <w:rsid w:val="00B1146D"/>
    <w:rsid w:val="00B11585"/>
    <w:rsid w:val="00B12524"/>
    <w:rsid w:val="00B13EA1"/>
    <w:rsid w:val="00B13FCD"/>
    <w:rsid w:val="00B15AC8"/>
    <w:rsid w:val="00B17876"/>
    <w:rsid w:val="00B21849"/>
    <w:rsid w:val="00B238C1"/>
    <w:rsid w:val="00B24D96"/>
    <w:rsid w:val="00B25564"/>
    <w:rsid w:val="00B256F5"/>
    <w:rsid w:val="00B25792"/>
    <w:rsid w:val="00B26960"/>
    <w:rsid w:val="00B26A5F"/>
    <w:rsid w:val="00B27D1D"/>
    <w:rsid w:val="00B32F88"/>
    <w:rsid w:val="00B341C9"/>
    <w:rsid w:val="00B351C1"/>
    <w:rsid w:val="00B354C3"/>
    <w:rsid w:val="00B359F2"/>
    <w:rsid w:val="00B37314"/>
    <w:rsid w:val="00B4025D"/>
    <w:rsid w:val="00B40D64"/>
    <w:rsid w:val="00B40D8A"/>
    <w:rsid w:val="00B429BA"/>
    <w:rsid w:val="00B46C8B"/>
    <w:rsid w:val="00B47143"/>
    <w:rsid w:val="00B47F98"/>
    <w:rsid w:val="00B502CB"/>
    <w:rsid w:val="00B513A3"/>
    <w:rsid w:val="00B548AE"/>
    <w:rsid w:val="00B55510"/>
    <w:rsid w:val="00B556A2"/>
    <w:rsid w:val="00B5728A"/>
    <w:rsid w:val="00B577A0"/>
    <w:rsid w:val="00B60154"/>
    <w:rsid w:val="00B62946"/>
    <w:rsid w:val="00B62BCA"/>
    <w:rsid w:val="00B63750"/>
    <w:rsid w:val="00B63A2F"/>
    <w:rsid w:val="00B64152"/>
    <w:rsid w:val="00B663A2"/>
    <w:rsid w:val="00B70611"/>
    <w:rsid w:val="00B70C84"/>
    <w:rsid w:val="00B70DD8"/>
    <w:rsid w:val="00B7635F"/>
    <w:rsid w:val="00B764A6"/>
    <w:rsid w:val="00B76AC6"/>
    <w:rsid w:val="00B80EC3"/>
    <w:rsid w:val="00B828EC"/>
    <w:rsid w:val="00B83722"/>
    <w:rsid w:val="00B84920"/>
    <w:rsid w:val="00B8724C"/>
    <w:rsid w:val="00B91080"/>
    <w:rsid w:val="00B943DC"/>
    <w:rsid w:val="00B9474F"/>
    <w:rsid w:val="00B95A84"/>
    <w:rsid w:val="00BA07AC"/>
    <w:rsid w:val="00BA2A3E"/>
    <w:rsid w:val="00BA2F76"/>
    <w:rsid w:val="00BA3DA5"/>
    <w:rsid w:val="00BA5C2C"/>
    <w:rsid w:val="00BA68F9"/>
    <w:rsid w:val="00BA7A42"/>
    <w:rsid w:val="00BA7A47"/>
    <w:rsid w:val="00BB2475"/>
    <w:rsid w:val="00BB2638"/>
    <w:rsid w:val="00BB27B3"/>
    <w:rsid w:val="00BB3184"/>
    <w:rsid w:val="00BB3EC1"/>
    <w:rsid w:val="00BB564C"/>
    <w:rsid w:val="00BB654C"/>
    <w:rsid w:val="00BB773A"/>
    <w:rsid w:val="00BC15EA"/>
    <w:rsid w:val="00BC48C4"/>
    <w:rsid w:val="00BC53EA"/>
    <w:rsid w:val="00BC5545"/>
    <w:rsid w:val="00BC7109"/>
    <w:rsid w:val="00BD038E"/>
    <w:rsid w:val="00BD0FE1"/>
    <w:rsid w:val="00BD42D6"/>
    <w:rsid w:val="00BD5936"/>
    <w:rsid w:val="00BD6348"/>
    <w:rsid w:val="00BD76A1"/>
    <w:rsid w:val="00BD797D"/>
    <w:rsid w:val="00BE142B"/>
    <w:rsid w:val="00BE1A63"/>
    <w:rsid w:val="00BE43BB"/>
    <w:rsid w:val="00BE4BAC"/>
    <w:rsid w:val="00BE5E3D"/>
    <w:rsid w:val="00BE7467"/>
    <w:rsid w:val="00BF16F2"/>
    <w:rsid w:val="00BF312A"/>
    <w:rsid w:val="00BF31F0"/>
    <w:rsid w:val="00BF4A41"/>
    <w:rsid w:val="00BF5570"/>
    <w:rsid w:val="00BF66D3"/>
    <w:rsid w:val="00BF7A4D"/>
    <w:rsid w:val="00BF7E7A"/>
    <w:rsid w:val="00C0058B"/>
    <w:rsid w:val="00C00956"/>
    <w:rsid w:val="00C010E4"/>
    <w:rsid w:val="00C0134F"/>
    <w:rsid w:val="00C02B2D"/>
    <w:rsid w:val="00C041CE"/>
    <w:rsid w:val="00C04C98"/>
    <w:rsid w:val="00C12C3E"/>
    <w:rsid w:val="00C13E6D"/>
    <w:rsid w:val="00C157D2"/>
    <w:rsid w:val="00C15C65"/>
    <w:rsid w:val="00C17141"/>
    <w:rsid w:val="00C2190A"/>
    <w:rsid w:val="00C22D9A"/>
    <w:rsid w:val="00C24326"/>
    <w:rsid w:val="00C246AE"/>
    <w:rsid w:val="00C26F16"/>
    <w:rsid w:val="00C31110"/>
    <w:rsid w:val="00C31E65"/>
    <w:rsid w:val="00C31E89"/>
    <w:rsid w:val="00C3237B"/>
    <w:rsid w:val="00C34E1D"/>
    <w:rsid w:val="00C35069"/>
    <w:rsid w:val="00C360B3"/>
    <w:rsid w:val="00C362CF"/>
    <w:rsid w:val="00C369D3"/>
    <w:rsid w:val="00C406DE"/>
    <w:rsid w:val="00C42B62"/>
    <w:rsid w:val="00C42F0E"/>
    <w:rsid w:val="00C43289"/>
    <w:rsid w:val="00C4348F"/>
    <w:rsid w:val="00C440B6"/>
    <w:rsid w:val="00C4543E"/>
    <w:rsid w:val="00C45DEE"/>
    <w:rsid w:val="00C46067"/>
    <w:rsid w:val="00C46228"/>
    <w:rsid w:val="00C475EB"/>
    <w:rsid w:val="00C50759"/>
    <w:rsid w:val="00C52C63"/>
    <w:rsid w:val="00C52F40"/>
    <w:rsid w:val="00C53B68"/>
    <w:rsid w:val="00C56EE9"/>
    <w:rsid w:val="00C56F99"/>
    <w:rsid w:val="00C5705C"/>
    <w:rsid w:val="00C600A0"/>
    <w:rsid w:val="00C605C4"/>
    <w:rsid w:val="00C61907"/>
    <w:rsid w:val="00C63048"/>
    <w:rsid w:val="00C63B98"/>
    <w:rsid w:val="00C67EE4"/>
    <w:rsid w:val="00C703E6"/>
    <w:rsid w:val="00C75D4A"/>
    <w:rsid w:val="00C76F08"/>
    <w:rsid w:val="00C81587"/>
    <w:rsid w:val="00C82094"/>
    <w:rsid w:val="00C827AC"/>
    <w:rsid w:val="00C847CD"/>
    <w:rsid w:val="00C8548B"/>
    <w:rsid w:val="00C85494"/>
    <w:rsid w:val="00C85C01"/>
    <w:rsid w:val="00C86498"/>
    <w:rsid w:val="00C90BE2"/>
    <w:rsid w:val="00C921B8"/>
    <w:rsid w:val="00C945C5"/>
    <w:rsid w:val="00C96660"/>
    <w:rsid w:val="00C97485"/>
    <w:rsid w:val="00C97DD9"/>
    <w:rsid w:val="00CA0A87"/>
    <w:rsid w:val="00CA1AF4"/>
    <w:rsid w:val="00CA1D2E"/>
    <w:rsid w:val="00CA2C8C"/>
    <w:rsid w:val="00CA2CB6"/>
    <w:rsid w:val="00CA407B"/>
    <w:rsid w:val="00CA48F1"/>
    <w:rsid w:val="00CB11F9"/>
    <w:rsid w:val="00CB3AB5"/>
    <w:rsid w:val="00CB41AC"/>
    <w:rsid w:val="00CB4D1D"/>
    <w:rsid w:val="00CC22F1"/>
    <w:rsid w:val="00CC31CC"/>
    <w:rsid w:val="00CC5390"/>
    <w:rsid w:val="00CC5437"/>
    <w:rsid w:val="00CC656D"/>
    <w:rsid w:val="00CC7D7A"/>
    <w:rsid w:val="00CD1243"/>
    <w:rsid w:val="00CD2549"/>
    <w:rsid w:val="00CD2E28"/>
    <w:rsid w:val="00CD476B"/>
    <w:rsid w:val="00CD4D43"/>
    <w:rsid w:val="00CD519D"/>
    <w:rsid w:val="00CD5AD2"/>
    <w:rsid w:val="00CD7A59"/>
    <w:rsid w:val="00CE1C95"/>
    <w:rsid w:val="00CE1E41"/>
    <w:rsid w:val="00CE1FDB"/>
    <w:rsid w:val="00CE20EB"/>
    <w:rsid w:val="00CE3E71"/>
    <w:rsid w:val="00CE53DE"/>
    <w:rsid w:val="00CE6190"/>
    <w:rsid w:val="00CE6DE5"/>
    <w:rsid w:val="00CE6DF8"/>
    <w:rsid w:val="00CE6DFD"/>
    <w:rsid w:val="00CE7A86"/>
    <w:rsid w:val="00CE7F33"/>
    <w:rsid w:val="00CF03C7"/>
    <w:rsid w:val="00CF2493"/>
    <w:rsid w:val="00CF34DB"/>
    <w:rsid w:val="00CF5253"/>
    <w:rsid w:val="00CF5B37"/>
    <w:rsid w:val="00CF772A"/>
    <w:rsid w:val="00CF7DE9"/>
    <w:rsid w:val="00D013A8"/>
    <w:rsid w:val="00D01463"/>
    <w:rsid w:val="00D024A1"/>
    <w:rsid w:val="00D04E9B"/>
    <w:rsid w:val="00D06193"/>
    <w:rsid w:val="00D0757A"/>
    <w:rsid w:val="00D105CF"/>
    <w:rsid w:val="00D11624"/>
    <w:rsid w:val="00D1313A"/>
    <w:rsid w:val="00D15B3C"/>
    <w:rsid w:val="00D16769"/>
    <w:rsid w:val="00D20A28"/>
    <w:rsid w:val="00D20E0D"/>
    <w:rsid w:val="00D20EE2"/>
    <w:rsid w:val="00D22536"/>
    <w:rsid w:val="00D24EF1"/>
    <w:rsid w:val="00D260E7"/>
    <w:rsid w:val="00D26461"/>
    <w:rsid w:val="00D277FF"/>
    <w:rsid w:val="00D2798D"/>
    <w:rsid w:val="00D279A5"/>
    <w:rsid w:val="00D30936"/>
    <w:rsid w:val="00D348DD"/>
    <w:rsid w:val="00D35943"/>
    <w:rsid w:val="00D36A93"/>
    <w:rsid w:val="00D36C0C"/>
    <w:rsid w:val="00D37C1C"/>
    <w:rsid w:val="00D4050A"/>
    <w:rsid w:val="00D40937"/>
    <w:rsid w:val="00D41E16"/>
    <w:rsid w:val="00D427CD"/>
    <w:rsid w:val="00D45456"/>
    <w:rsid w:val="00D536DC"/>
    <w:rsid w:val="00D54D83"/>
    <w:rsid w:val="00D55569"/>
    <w:rsid w:val="00D56619"/>
    <w:rsid w:val="00D607D4"/>
    <w:rsid w:val="00D63439"/>
    <w:rsid w:val="00D6384D"/>
    <w:rsid w:val="00D641A6"/>
    <w:rsid w:val="00D65CE1"/>
    <w:rsid w:val="00D66B68"/>
    <w:rsid w:val="00D679BD"/>
    <w:rsid w:val="00D71D37"/>
    <w:rsid w:val="00D7234A"/>
    <w:rsid w:val="00D730DF"/>
    <w:rsid w:val="00D732CB"/>
    <w:rsid w:val="00D73424"/>
    <w:rsid w:val="00D74E3E"/>
    <w:rsid w:val="00D754CC"/>
    <w:rsid w:val="00D77021"/>
    <w:rsid w:val="00D809D5"/>
    <w:rsid w:val="00D80CAE"/>
    <w:rsid w:val="00D81B57"/>
    <w:rsid w:val="00D83364"/>
    <w:rsid w:val="00D85E48"/>
    <w:rsid w:val="00D870DA"/>
    <w:rsid w:val="00D87DAD"/>
    <w:rsid w:val="00D90631"/>
    <w:rsid w:val="00D93C2D"/>
    <w:rsid w:val="00D94639"/>
    <w:rsid w:val="00D94C9A"/>
    <w:rsid w:val="00D94F34"/>
    <w:rsid w:val="00D95D39"/>
    <w:rsid w:val="00D968C2"/>
    <w:rsid w:val="00D97FBB"/>
    <w:rsid w:val="00DA26A6"/>
    <w:rsid w:val="00DA2B08"/>
    <w:rsid w:val="00DA35BC"/>
    <w:rsid w:val="00DA3BAB"/>
    <w:rsid w:val="00DA3CD8"/>
    <w:rsid w:val="00DA524A"/>
    <w:rsid w:val="00DA5759"/>
    <w:rsid w:val="00DA644D"/>
    <w:rsid w:val="00DA7619"/>
    <w:rsid w:val="00DB04B0"/>
    <w:rsid w:val="00DB1F9D"/>
    <w:rsid w:val="00DB240D"/>
    <w:rsid w:val="00DB2F8B"/>
    <w:rsid w:val="00DB418A"/>
    <w:rsid w:val="00DB4648"/>
    <w:rsid w:val="00DB66A6"/>
    <w:rsid w:val="00DC1D49"/>
    <w:rsid w:val="00DC1F30"/>
    <w:rsid w:val="00DC2C50"/>
    <w:rsid w:val="00DC409F"/>
    <w:rsid w:val="00DC4390"/>
    <w:rsid w:val="00DC4C44"/>
    <w:rsid w:val="00DC5C94"/>
    <w:rsid w:val="00DC76E3"/>
    <w:rsid w:val="00DD0158"/>
    <w:rsid w:val="00DD2EC9"/>
    <w:rsid w:val="00DD5D5C"/>
    <w:rsid w:val="00DD6214"/>
    <w:rsid w:val="00DD7750"/>
    <w:rsid w:val="00DE117E"/>
    <w:rsid w:val="00DE1BA0"/>
    <w:rsid w:val="00DE2ADE"/>
    <w:rsid w:val="00DE2B56"/>
    <w:rsid w:val="00DE33D8"/>
    <w:rsid w:val="00DE3CF2"/>
    <w:rsid w:val="00DE4697"/>
    <w:rsid w:val="00DE552B"/>
    <w:rsid w:val="00DF2D0B"/>
    <w:rsid w:val="00DF2EC7"/>
    <w:rsid w:val="00DF3B8F"/>
    <w:rsid w:val="00DF5632"/>
    <w:rsid w:val="00DF69FD"/>
    <w:rsid w:val="00DF712A"/>
    <w:rsid w:val="00DF769A"/>
    <w:rsid w:val="00E004C2"/>
    <w:rsid w:val="00E02476"/>
    <w:rsid w:val="00E027D4"/>
    <w:rsid w:val="00E02F1C"/>
    <w:rsid w:val="00E03029"/>
    <w:rsid w:val="00E05CD9"/>
    <w:rsid w:val="00E067D5"/>
    <w:rsid w:val="00E1104E"/>
    <w:rsid w:val="00E14578"/>
    <w:rsid w:val="00E14620"/>
    <w:rsid w:val="00E16F55"/>
    <w:rsid w:val="00E20189"/>
    <w:rsid w:val="00E21039"/>
    <w:rsid w:val="00E2347F"/>
    <w:rsid w:val="00E24BE0"/>
    <w:rsid w:val="00E25277"/>
    <w:rsid w:val="00E254CC"/>
    <w:rsid w:val="00E25C89"/>
    <w:rsid w:val="00E260A2"/>
    <w:rsid w:val="00E27847"/>
    <w:rsid w:val="00E30A25"/>
    <w:rsid w:val="00E3200D"/>
    <w:rsid w:val="00E3382E"/>
    <w:rsid w:val="00E33BCB"/>
    <w:rsid w:val="00E34B32"/>
    <w:rsid w:val="00E35418"/>
    <w:rsid w:val="00E3600D"/>
    <w:rsid w:val="00E364CC"/>
    <w:rsid w:val="00E37C0B"/>
    <w:rsid w:val="00E37FA3"/>
    <w:rsid w:val="00E404F4"/>
    <w:rsid w:val="00E42D89"/>
    <w:rsid w:val="00E4397B"/>
    <w:rsid w:val="00E43BB2"/>
    <w:rsid w:val="00E4429B"/>
    <w:rsid w:val="00E45072"/>
    <w:rsid w:val="00E455D2"/>
    <w:rsid w:val="00E4571F"/>
    <w:rsid w:val="00E466A6"/>
    <w:rsid w:val="00E46918"/>
    <w:rsid w:val="00E47849"/>
    <w:rsid w:val="00E50380"/>
    <w:rsid w:val="00E50AD8"/>
    <w:rsid w:val="00E5260E"/>
    <w:rsid w:val="00E533C5"/>
    <w:rsid w:val="00E53520"/>
    <w:rsid w:val="00E53ADF"/>
    <w:rsid w:val="00E54F6A"/>
    <w:rsid w:val="00E623A0"/>
    <w:rsid w:val="00E63D35"/>
    <w:rsid w:val="00E6437A"/>
    <w:rsid w:val="00E64ADD"/>
    <w:rsid w:val="00E653A7"/>
    <w:rsid w:val="00E70005"/>
    <w:rsid w:val="00E700AD"/>
    <w:rsid w:val="00E7211F"/>
    <w:rsid w:val="00E74F90"/>
    <w:rsid w:val="00E76D05"/>
    <w:rsid w:val="00E77407"/>
    <w:rsid w:val="00E82443"/>
    <w:rsid w:val="00E82DA0"/>
    <w:rsid w:val="00E84173"/>
    <w:rsid w:val="00E85FA6"/>
    <w:rsid w:val="00E8733E"/>
    <w:rsid w:val="00E90691"/>
    <w:rsid w:val="00E94DC2"/>
    <w:rsid w:val="00E953C2"/>
    <w:rsid w:val="00EA0DC0"/>
    <w:rsid w:val="00EA18DC"/>
    <w:rsid w:val="00EA3CD9"/>
    <w:rsid w:val="00EA482C"/>
    <w:rsid w:val="00EA697C"/>
    <w:rsid w:val="00EB0542"/>
    <w:rsid w:val="00EB4EC2"/>
    <w:rsid w:val="00EC0644"/>
    <w:rsid w:val="00EC0AE2"/>
    <w:rsid w:val="00EC18F5"/>
    <w:rsid w:val="00EC222F"/>
    <w:rsid w:val="00EC41C2"/>
    <w:rsid w:val="00EC433F"/>
    <w:rsid w:val="00EC4595"/>
    <w:rsid w:val="00EC45FD"/>
    <w:rsid w:val="00EC575A"/>
    <w:rsid w:val="00EC7F87"/>
    <w:rsid w:val="00ED0716"/>
    <w:rsid w:val="00ED2F9B"/>
    <w:rsid w:val="00ED472F"/>
    <w:rsid w:val="00ED60DF"/>
    <w:rsid w:val="00ED6A12"/>
    <w:rsid w:val="00ED6C09"/>
    <w:rsid w:val="00EE0394"/>
    <w:rsid w:val="00EE37AE"/>
    <w:rsid w:val="00EE5572"/>
    <w:rsid w:val="00EE55E5"/>
    <w:rsid w:val="00EE59A2"/>
    <w:rsid w:val="00EE64A2"/>
    <w:rsid w:val="00EE725A"/>
    <w:rsid w:val="00EE72EB"/>
    <w:rsid w:val="00EE7B6C"/>
    <w:rsid w:val="00EF0F76"/>
    <w:rsid w:val="00EF171D"/>
    <w:rsid w:val="00EF1BE1"/>
    <w:rsid w:val="00EF2F72"/>
    <w:rsid w:val="00EF35C8"/>
    <w:rsid w:val="00EF5A69"/>
    <w:rsid w:val="00EF7F08"/>
    <w:rsid w:val="00F00983"/>
    <w:rsid w:val="00F038A6"/>
    <w:rsid w:val="00F03A94"/>
    <w:rsid w:val="00F05131"/>
    <w:rsid w:val="00F105FE"/>
    <w:rsid w:val="00F11091"/>
    <w:rsid w:val="00F13CF7"/>
    <w:rsid w:val="00F14418"/>
    <w:rsid w:val="00F15B41"/>
    <w:rsid w:val="00F15E82"/>
    <w:rsid w:val="00F17C75"/>
    <w:rsid w:val="00F2022B"/>
    <w:rsid w:val="00F21916"/>
    <w:rsid w:val="00F21C35"/>
    <w:rsid w:val="00F22D71"/>
    <w:rsid w:val="00F24889"/>
    <w:rsid w:val="00F24D4C"/>
    <w:rsid w:val="00F25608"/>
    <w:rsid w:val="00F30CDA"/>
    <w:rsid w:val="00F31609"/>
    <w:rsid w:val="00F32688"/>
    <w:rsid w:val="00F32FC0"/>
    <w:rsid w:val="00F336BF"/>
    <w:rsid w:val="00F40713"/>
    <w:rsid w:val="00F407A2"/>
    <w:rsid w:val="00F42047"/>
    <w:rsid w:val="00F42486"/>
    <w:rsid w:val="00F42C18"/>
    <w:rsid w:val="00F42EA6"/>
    <w:rsid w:val="00F43BD0"/>
    <w:rsid w:val="00F47072"/>
    <w:rsid w:val="00F474F5"/>
    <w:rsid w:val="00F47CBE"/>
    <w:rsid w:val="00F51719"/>
    <w:rsid w:val="00F518B4"/>
    <w:rsid w:val="00F519C5"/>
    <w:rsid w:val="00F52411"/>
    <w:rsid w:val="00F53398"/>
    <w:rsid w:val="00F539D7"/>
    <w:rsid w:val="00F5445F"/>
    <w:rsid w:val="00F55315"/>
    <w:rsid w:val="00F55A0E"/>
    <w:rsid w:val="00F55AAE"/>
    <w:rsid w:val="00F6106F"/>
    <w:rsid w:val="00F6225B"/>
    <w:rsid w:val="00F63251"/>
    <w:rsid w:val="00F64E6F"/>
    <w:rsid w:val="00F65D9F"/>
    <w:rsid w:val="00F6619A"/>
    <w:rsid w:val="00F66CD3"/>
    <w:rsid w:val="00F70F35"/>
    <w:rsid w:val="00F71DB6"/>
    <w:rsid w:val="00F74B86"/>
    <w:rsid w:val="00F75A6B"/>
    <w:rsid w:val="00F75E10"/>
    <w:rsid w:val="00F769BA"/>
    <w:rsid w:val="00F80C41"/>
    <w:rsid w:val="00F8133C"/>
    <w:rsid w:val="00F840B0"/>
    <w:rsid w:val="00F90B3B"/>
    <w:rsid w:val="00F9250D"/>
    <w:rsid w:val="00F926C4"/>
    <w:rsid w:val="00F93966"/>
    <w:rsid w:val="00F93A3A"/>
    <w:rsid w:val="00F958EF"/>
    <w:rsid w:val="00F95B94"/>
    <w:rsid w:val="00F95F2B"/>
    <w:rsid w:val="00F96C5A"/>
    <w:rsid w:val="00F96D9E"/>
    <w:rsid w:val="00F97A6F"/>
    <w:rsid w:val="00FA0B7A"/>
    <w:rsid w:val="00FA1701"/>
    <w:rsid w:val="00FA175E"/>
    <w:rsid w:val="00FA303B"/>
    <w:rsid w:val="00FA3AB0"/>
    <w:rsid w:val="00FA3E5F"/>
    <w:rsid w:val="00FA5086"/>
    <w:rsid w:val="00FA5810"/>
    <w:rsid w:val="00FA6504"/>
    <w:rsid w:val="00FA650A"/>
    <w:rsid w:val="00FB019C"/>
    <w:rsid w:val="00FB26C5"/>
    <w:rsid w:val="00FB2DD6"/>
    <w:rsid w:val="00FB2E17"/>
    <w:rsid w:val="00FB3AAE"/>
    <w:rsid w:val="00FB52BD"/>
    <w:rsid w:val="00FB61DE"/>
    <w:rsid w:val="00FB6D16"/>
    <w:rsid w:val="00FB6E78"/>
    <w:rsid w:val="00FB749C"/>
    <w:rsid w:val="00FB7EEB"/>
    <w:rsid w:val="00FC0305"/>
    <w:rsid w:val="00FC071E"/>
    <w:rsid w:val="00FC4701"/>
    <w:rsid w:val="00FC51D9"/>
    <w:rsid w:val="00FC6262"/>
    <w:rsid w:val="00FC66F2"/>
    <w:rsid w:val="00FC6D27"/>
    <w:rsid w:val="00FC6E04"/>
    <w:rsid w:val="00FC6E24"/>
    <w:rsid w:val="00FD259D"/>
    <w:rsid w:val="00FD3ECB"/>
    <w:rsid w:val="00FD413C"/>
    <w:rsid w:val="00FD4F7A"/>
    <w:rsid w:val="00FD561A"/>
    <w:rsid w:val="00FD65FE"/>
    <w:rsid w:val="00FD729F"/>
    <w:rsid w:val="00FE0B96"/>
    <w:rsid w:val="00FE1335"/>
    <w:rsid w:val="00FE1C63"/>
    <w:rsid w:val="00FE66CF"/>
    <w:rsid w:val="00FE7022"/>
    <w:rsid w:val="00FF0E04"/>
    <w:rsid w:val="00FF166D"/>
    <w:rsid w:val="00FF588A"/>
    <w:rsid w:val="00FF686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AU"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lsdException w:name="heading 1" w:semiHidden="0"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Title" w:uiPriority="10" w:qFormat="1"/>
    <w:lsdException w:name="Closing" w:unhideWhenUsed="1"/>
    <w:lsdException w:name="Signature" w:unhideWhenUsed="1"/>
    <w:lsdException w:name="Default Paragraph Font" w:uiPriority="1" w:unhideWhenUsed="1"/>
    <w:lsdException w:name="Body Text" w:unhideWhenUsed="1"/>
    <w:lsdException w:name="Body Text Indent" w:unhideWhenUsed="1"/>
    <w:lsdException w:name="Message Header" w:unhideWhenUsed="1"/>
    <w:lsdException w:name="Subtitle"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uiPriority="22" w:qFormat="1"/>
    <w:lsdException w:name="Emphasis"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unhideWhenUsed="1"/>
    <w:lsdException w:name="TOC Heading" w:uiPriority="39" w:unhideWhenUsed="1" w:qFormat="1"/>
  </w:latentStyles>
  <w:style w:type="paragraph" w:default="1" w:styleId="Normal">
    <w:name w:val="Normal"/>
    <w:rsid w:val="001C310D"/>
    <w:pPr>
      <w:spacing w:before="120" w:after="120"/>
    </w:pPr>
  </w:style>
  <w:style w:type="paragraph" w:styleId="Heading1">
    <w:name w:val="heading 1"/>
    <w:next w:val="Normal"/>
    <w:link w:val="Heading1Char"/>
    <w:uiPriority w:val="9"/>
    <w:qFormat/>
    <w:rsid w:val="00F47CBE"/>
    <w:pPr>
      <w:keepNext/>
      <w:keepLines/>
      <w:pageBreakBefore/>
      <w:numPr>
        <w:numId w:val="11"/>
      </w:numPr>
      <w:spacing w:after="480"/>
      <w:ind w:left="0"/>
      <w:outlineLvl w:val="0"/>
    </w:pPr>
    <w:rPr>
      <w:rFonts w:ascii="Calibri" w:eastAsiaTheme="majorEastAsia" w:hAnsi="Calibri" w:cstheme="majorBidi"/>
      <w:b/>
      <w:bCs/>
      <w:color w:val="69747A"/>
      <w:sz w:val="40"/>
      <w:szCs w:val="28"/>
    </w:rPr>
  </w:style>
  <w:style w:type="paragraph" w:styleId="Heading2">
    <w:name w:val="heading 2"/>
    <w:basedOn w:val="Heading1"/>
    <w:next w:val="Normal"/>
    <w:link w:val="Heading2Char"/>
    <w:uiPriority w:val="9"/>
    <w:qFormat/>
    <w:rsid w:val="00FC6E24"/>
    <w:pPr>
      <w:pageBreakBefore w:val="0"/>
      <w:numPr>
        <w:ilvl w:val="1"/>
      </w:numPr>
      <w:spacing w:before="480" w:after="240"/>
      <w:ind w:left="0"/>
      <w:outlineLvl w:val="1"/>
    </w:pPr>
    <w:rPr>
      <w:bCs w:val="0"/>
      <w:sz w:val="32"/>
      <w:szCs w:val="26"/>
    </w:rPr>
  </w:style>
  <w:style w:type="paragraph" w:styleId="Heading3">
    <w:name w:val="heading 3"/>
    <w:basedOn w:val="Heading2"/>
    <w:next w:val="Normal"/>
    <w:link w:val="Heading3Char"/>
    <w:uiPriority w:val="9"/>
    <w:qFormat/>
    <w:rsid w:val="00FC6E24"/>
    <w:pPr>
      <w:numPr>
        <w:ilvl w:val="2"/>
      </w:numPr>
      <w:ind w:left="0"/>
      <w:outlineLvl w:val="2"/>
    </w:pPr>
    <w:rPr>
      <w:bCs/>
      <w:sz w:val="28"/>
    </w:rPr>
  </w:style>
  <w:style w:type="paragraph" w:styleId="Heading4">
    <w:name w:val="heading 4"/>
    <w:basedOn w:val="Heading3"/>
    <w:next w:val="Normal"/>
    <w:link w:val="Heading4Char"/>
    <w:uiPriority w:val="9"/>
    <w:unhideWhenUsed/>
    <w:qFormat/>
    <w:rsid w:val="00FC6E24"/>
    <w:pPr>
      <w:numPr>
        <w:ilvl w:val="3"/>
      </w:numPr>
      <w:ind w:left="0"/>
      <w:outlineLvl w:val="3"/>
    </w:pPr>
    <w:rPr>
      <w:bCs w:val="0"/>
      <w:iCs/>
      <w:sz w:val="24"/>
    </w:rPr>
  </w:style>
  <w:style w:type="paragraph" w:styleId="Heading5">
    <w:name w:val="heading 5"/>
    <w:basedOn w:val="Heading4"/>
    <w:next w:val="Normal"/>
    <w:link w:val="Heading5Char"/>
    <w:uiPriority w:val="9"/>
    <w:semiHidden/>
    <w:qFormat/>
    <w:rsid w:val="00DB04B0"/>
    <w:pPr>
      <w:numPr>
        <w:ilvl w:val="4"/>
      </w:numPr>
      <w:outlineLvl w:val="4"/>
    </w:pPr>
  </w:style>
  <w:style w:type="paragraph" w:styleId="Heading6">
    <w:name w:val="heading 6"/>
    <w:basedOn w:val="Heading5"/>
    <w:next w:val="Normal"/>
    <w:link w:val="Heading6Char"/>
    <w:uiPriority w:val="9"/>
    <w:semiHidden/>
    <w:qFormat/>
    <w:rsid w:val="00DB04B0"/>
    <w:pPr>
      <w:numPr>
        <w:ilvl w:val="5"/>
      </w:numPr>
      <w:outlineLvl w:val="5"/>
    </w:pPr>
    <w:rPr>
      <w:iCs w:val="0"/>
      <w:sz w:val="20"/>
    </w:rPr>
  </w:style>
  <w:style w:type="paragraph" w:styleId="Heading7">
    <w:name w:val="heading 7"/>
    <w:basedOn w:val="Heading6"/>
    <w:next w:val="Normal"/>
    <w:link w:val="Heading7Char"/>
    <w:uiPriority w:val="9"/>
    <w:semiHidden/>
    <w:qFormat/>
    <w:rsid w:val="00DB04B0"/>
    <w:pPr>
      <w:numPr>
        <w:ilvl w:val="6"/>
      </w:numPr>
      <w:outlineLvl w:val="6"/>
    </w:pPr>
    <w:rPr>
      <w:iCs/>
    </w:rPr>
  </w:style>
  <w:style w:type="paragraph" w:styleId="Heading8">
    <w:name w:val="heading 8"/>
    <w:basedOn w:val="Heading7"/>
    <w:next w:val="Normal"/>
    <w:link w:val="Heading8Char"/>
    <w:uiPriority w:val="9"/>
    <w:semiHidden/>
    <w:qFormat/>
    <w:rsid w:val="00DB04B0"/>
    <w:pPr>
      <w:numPr>
        <w:ilvl w:val="7"/>
      </w:numPr>
      <w:outlineLvl w:val="7"/>
    </w:pPr>
  </w:style>
  <w:style w:type="paragraph" w:styleId="Heading9">
    <w:name w:val="heading 9"/>
    <w:basedOn w:val="Heading8"/>
    <w:next w:val="Normal"/>
    <w:link w:val="Heading9Char"/>
    <w:uiPriority w:val="9"/>
    <w:semiHidden/>
    <w:qFormat/>
    <w:rsid w:val="00DB04B0"/>
    <w:pPr>
      <w:numPr>
        <w:ilvl w:val="8"/>
      </w:numPr>
      <w:outlineLvl w:val="8"/>
    </w:pPr>
    <w:rPr>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7CBE"/>
    <w:rPr>
      <w:rFonts w:ascii="Calibri" w:eastAsiaTheme="majorEastAsia" w:hAnsi="Calibri" w:cstheme="majorBidi"/>
      <w:b/>
      <w:bCs/>
      <w:color w:val="69747A"/>
      <w:sz w:val="40"/>
      <w:szCs w:val="28"/>
    </w:rPr>
  </w:style>
  <w:style w:type="character" w:customStyle="1" w:styleId="Heading2Char">
    <w:name w:val="Heading 2 Char"/>
    <w:basedOn w:val="DefaultParagraphFont"/>
    <w:link w:val="Heading2"/>
    <w:uiPriority w:val="9"/>
    <w:rsid w:val="00FC6E24"/>
    <w:rPr>
      <w:rFonts w:ascii="Calibri" w:eastAsiaTheme="majorEastAsia" w:hAnsi="Calibri" w:cstheme="majorBidi"/>
      <w:b/>
      <w:color w:val="677178"/>
      <w:sz w:val="32"/>
      <w:szCs w:val="26"/>
    </w:rPr>
  </w:style>
  <w:style w:type="character" w:customStyle="1" w:styleId="Heading3Char">
    <w:name w:val="Heading 3 Char"/>
    <w:basedOn w:val="DefaultParagraphFont"/>
    <w:link w:val="Heading3"/>
    <w:uiPriority w:val="9"/>
    <w:rsid w:val="00FC6E24"/>
    <w:rPr>
      <w:rFonts w:ascii="Calibri" w:eastAsiaTheme="majorEastAsia" w:hAnsi="Calibri" w:cstheme="majorBidi"/>
      <w:b/>
      <w:bCs/>
      <w:color w:val="677178"/>
      <w:sz w:val="28"/>
      <w:szCs w:val="26"/>
    </w:rPr>
  </w:style>
  <w:style w:type="character" w:customStyle="1" w:styleId="Heading4Char">
    <w:name w:val="Heading 4 Char"/>
    <w:basedOn w:val="DefaultParagraphFont"/>
    <w:link w:val="Heading4"/>
    <w:uiPriority w:val="9"/>
    <w:rsid w:val="00FC6E24"/>
    <w:rPr>
      <w:rFonts w:ascii="Calibri" w:eastAsiaTheme="majorEastAsia" w:hAnsi="Calibri" w:cstheme="majorBidi"/>
      <w:b/>
      <w:iCs/>
      <w:color w:val="677178"/>
      <w:sz w:val="24"/>
      <w:szCs w:val="26"/>
    </w:rPr>
  </w:style>
  <w:style w:type="character" w:customStyle="1" w:styleId="Heading5Char">
    <w:name w:val="Heading 5 Char"/>
    <w:basedOn w:val="DefaultParagraphFont"/>
    <w:link w:val="Heading5"/>
    <w:uiPriority w:val="9"/>
    <w:semiHidden/>
    <w:rsid w:val="00DB04B0"/>
    <w:rPr>
      <w:rFonts w:ascii="Calibri" w:eastAsiaTheme="majorEastAsia" w:hAnsi="Calibri" w:cstheme="majorBidi"/>
      <w:b/>
      <w:iCs/>
      <w:color w:val="677178"/>
      <w:sz w:val="24"/>
      <w:szCs w:val="26"/>
    </w:rPr>
  </w:style>
  <w:style w:type="character" w:customStyle="1" w:styleId="Heading6Char">
    <w:name w:val="Heading 6 Char"/>
    <w:basedOn w:val="DefaultParagraphFont"/>
    <w:link w:val="Heading6"/>
    <w:uiPriority w:val="9"/>
    <w:semiHidden/>
    <w:rsid w:val="00DB04B0"/>
    <w:rPr>
      <w:rFonts w:ascii="Calibri" w:eastAsiaTheme="majorEastAsia" w:hAnsi="Calibri" w:cstheme="majorBidi"/>
      <w:b/>
      <w:color w:val="677178"/>
      <w:szCs w:val="26"/>
    </w:rPr>
  </w:style>
  <w:style w:type="character" w:customStyle="1" w:styleId="Heading7Char">
    <w:name w:val="Heading 7 Char"/>
    <w:basedOn w:val="DefaultParagraphFont"/>
    <w:link w:val="Heading7"/>
    <w:uiPriority w:val="9"/>
    <w:semiHidden/>
    <w:rsid w:val="00DB04B0"/>
    <w:rPr>
      <w:rFonts w:ascii="Calibri" w:eastAsiaTheme="majorEastAsia" w:hAnsi="Calibri" w:cstheme="majorBidi"/>
      <w:b/>
      <w:iCs/>
      <w:color w:val="677178"/>
      <w:szCs w:val="26"/>
    </w:rPr>
  </w:style>
  <w:style w:type="character" w:customStyle="1" w:styleId="Heading8Char">
    <w:name w:val="Heading 8 Char"/>
    <w:basedOn w:val="DefaultParagraphFont"/>
    <w:link w:val="Heading8"/>
    <w:uiPriority w:val="9"/>
    <w:semiHidden/>
    <w:rsid w:val="00DB04B0"/>
    <w:rPr>
      <w:rFonts w:ascii="Calibri" w:eastAsiaTheme="majorEastAsia" w:hAnsi="Calibri" w:cstheme="majorBidi"/>
      <w:b/>
      <w:iCs/>
      <w:color w:val="677178"/>
      <w:szCs w:val="26"/>
    </w:rPr>
  </w:style>
  <w:style w:type="character" w:customStyle="1" w:styleId="Heading9Char">
    <w:name w:val="Heading 9 Char"/>
    <w:basedOn w:val="DefaultParagraphFont"/>
    <w:link w:val="Heading9"/>
    <w:uiPriority w:val="9"/>
    <w:semiHidden/>
    <w:rsid w:val="00DB04B0"/>
    <w:rPr>
      <w:rFonts w:ascii="Calibri" w:eastAsiaTheme="majorEastAsia" w:hAnsi="Calibri" w:cstheme="majorBidi"/>
      <w:b/>
      <w:color w:val="677178"/>
      <w:szCs w:val="26"/>
    </w:rPr>
  </w:style>
  <w:style w:type="numbering" w:customStyle="1" w:styleId="Headings">
    <w:name w:val="Headings"/>
    <w:uiPriority w:val="99"/>
    <w:rsid w:val="00DB04B0"/>
    <w:pPr>
      <w:numPr>
        <w:numId w:val="1"/>
      </w:numPr>
    </w:pPr>
  </w:style>
  <w:style w:type="paragraph" w:customStyle="1" w:styleId="FakeHeading1">
    <w:name w:val="Fake Heading 1"/>
    <w:next w:val="Normal"/>
    <w:rsid w:val="00F47CBE"/>
    <w:pPr>
      <w:keepNext/>
      <w:keepLines/>
      <w:pageBreakBefore/>
      <w:spacing w:after="480"/>
    </w:pPr>
    <w:rPr>
      <w:b/>
      <w:color w:val="69747A"/>
      <w:sz w:val="40"/>
    </w:rPr>
  </w:style>
  <w:style w:type="paragraph" w:customStyle="1" w:styleId="FakeHeading2">
    <w:name w:val="Fake Heading 2"/>
    <w:basedOn w:val="FakeHeading1"/>
    <w:next w:val="Normal"/>
    <w:rsid w:val="00111A2B"/>
    <w:pPr>
      <w:pageBreakBefore w:val="0"/>
      <w:spacing w:before="240" w:after="240"/>
    </w:pPr>
    <w:rPr>
      <w:sz w:val="32"/>
    </w:rPr>
  </w:style>
  <w:style w:type="paragraph" w:customStyle="1" w:styleId="FakeHeading3">
    <w:name w:val="Fake Heading 3"/>
    <w:basedOn w:val="FakeHeading2"/>
    <w:next w:val="Normal"/>
    <w:rsid w:val="001800DC"/>
    <w:rPr>
      <w:sz w:val="28"/>
    </w:rPr>
  </w:style>
  <w:style w:type="paragraph" w:customStyle="1" w:styleId="FakeHeading4">
    <w:name w:val="Fake Heading 4"/>
    <w:basedOn w:val="FakeHeading3"/>
    <w:next w:val="Normal"/>
    <w:unhideWhenUsed/>
    <w:rsid w:val="00944A82"/>
    <w:rPr>
      <w:sz w:val="24"/>
    </w:rPr>
  </w:style>
  <w:style w:type="paragraph" w:styleId="BalloonText">
    <w:name w:val="Balloon Text"/>
    <w:basedOn w:val="Normal"/>
    <w:link w:val="BalloonTextChar"/>
    <w:uiPriority w:val="99"/>
    <w:semiHidden/>
    <w:unhideWhenUsed/>
    <w:rsid w:val="00944A8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4A82"/>
    <w:rPr>
      <w:rFonts w:ascii="Tahoma" w:hAnsi="Tahoma" w:cs="Tahoma"/>
      <w:sz w:val="16"/>
      <w:szCs w:val="16"/>
    </w:rPr>
  </w:style>
  <w:style w:type="paragraph" w:styleId="Header">
    <w:name w:val="header"/>
    <w:basedOn w:val="Normal"/>
    <w:link w:val="HeaderChar"/>
    <w:uiPriority w:val="99"/>
    <w:semiHidden/>
    <w:rsid w:val="00F42EA6"/>
    <w:pPr>
      <w:tabs>
        <w:tab w:val="center" w:pos="4513"/>
        <w:tab w:val="right" w:pos="9026"/>
      </w:tabs>
      <w:spacing w:before="0" w:after="0" w:line="240" w:lineRule="auto"/>
      <w:jc w:val="center"/>
    </w:pPr>
    <w:rPr>
      <w:color w:val="4E2B7B"/>
    </w:rPr>
  </w:style>
  <w:style w:type="character" w:customStyle="1" w:styleId="HeaderChar">
    <w:name w:val="Header Char"/>
    <w:basedOn w:val="DefaultParagraphFont"/>
    <w:link w:val="Header"/>
    <w:uiPriority w:val="99"/>
    <w:semiHidden/>
    <w:rsid w:val="00F2022B"/>
    <w:rPr>
      <w:color w:val="4E2B7B"/>
    </w:rPr>
  </w:style>
  <w:style w:type="paragraph" w:styleId="Footer">
    <w:name w:val="footer"/>
    <w:basedOn w:val="Normal"/>
    <w:link w:val="FooterChar"/>
    <w:uiPriority w:val="99"/>
    <w:semiHidden/>
    <w:rsid w:val="005A4083"/>
    <w:pPr>
      <w:tabs>
        <w:tab w:val="center" w:pos="4513"/>
        <w:tab w:val="right" w:pos="9026"/>
      </w:tabs>
      <w:spacing w:before="0" w:after="0" w:line="240" w:lineRule="auto"/>
      <w:jc w:val="center"/>
    </w:pPr>
    <w:rPr>
      <w:color w:val="69747A"/>
    </w:rPr>
  </w:style>
  <w:style w:type="character" w:customStyle="1" w:styleId="FooterChar">
    <w:name w:val="Footer Char"/>
    <w:basedOn w:val="DefaultParagraphFont"/>
    <w:link w:val="Footer"/>
    <w:uiPriority w:val="99"/>
    <w:semiHidden/>
    <w:rsid w:val="00F2022B"/>
    <w:rPr>
      <w:color w:val="69747A"/>
    </w:rPr>
  </w:style>
  <w:style w:type="paragraph" w:customStyle="1" w:styleId="NormalBold">
    <w:name w:val="Normal Bold"/>
    <w:basedOn w:val="Normal"/>
    <w:next w:val="Normal"/>
    <w:rsid w:val="007E7D6A"/>
    <w:rPr>
      <w:b/>
    </w:rPr>
  </w:style>
  <w:style w:type="paragraph" w:customStyle="1" w:styleId="DocumentTitle">
    <w:name w:val="Document Title"/>
    <w:basedOn w:val="Normal"/>
    <w:semiHidden/>
    <w:qFormat/>
    <w:rsid w:val="00F42EA6"/>
    <w:pPr>
      <w:spacing w:before="4000" w:after="720"/>
      <w:ind w:right="-754"/>
      <w:jc w:val="right"/>
    </w:pPr>
    <w:rPr>
      <w:rFonts w:ascii="Calibri" w:hAnsi="Calibri"/>
      <w:b/>
      <w:color w:val="4E2B7B"/>
      <w:sz w:val="40"/>
    </w:rPr>
  </w:style>
  <w:style w:type="paragraph" w:customStyle="1" w:styleId="DocumentDate">
    <w:name w:val="Document Date"/>
    <w:basedOn w:val="Normal"/>
    <w:semiHidden/>
    <w:qFormat/>
    <w:rsid w:val="00A03BA4"/>
    <w:pPr>
      <w:spacing w:before="0"/>
      <w:ind w:right="-754"/>
      <w:jc w:val="right"/>
    </w:pPr>
    <w:rPr>
      <w:color w:val="69747A"/>
      <w:sz w:val="24"/>
    </w:rPr>
  </w:style>
  <w:style w:type="paragraph" w:customStyle="1" w:styleId="DocumentVersion">
    <w:name w:val="Document Version"/>
    <w:basedOn w:val="DocumentDate"/>
    <w:semiHidden/>
    <w:rsid w:val="00EC4595"/>
  </w:style>
  <w:style w:type="paragraph" w:customStyle="1" w:styleId="Contact">
    <w:name w:val="Contact"/>
    <w:basedOn w:val="Normal"/>
    <w:semiHidden/>
    <w:qFormat/>
    <w:rsid w:val="007B3B86"/>
    <w:pPr>
      <w:spacing w:before="2800" w:after="0"/>
      <w:jc w:val="right"/>
    </w:pPr>
    <w:rPr>
      <w:rFonts w:ascii="Calibri" w:hAnsi="Calibri"/>
    </w:rPr>
  </w:style>
  <w:style w:type="paragraph" w:customStyle="1" w:styleId="Disclaimer">
    <w:name w:val="Disclaimer"/>
    <w:basedOn w:val="Normal"/>
    <w:semiHidden/>
    <w:qFormat/>
    <w:rsid w:val="00014F98"/>
    <w:rPr>
      <w:color w:val="69747A"/>
      <w:sz w:val="18"/>
    </w:rPr>
  </w:style>
  <w:style w:type="paragraph" w:customStyle="1" w:styleId="DocumentInformation">
    <w:name w:val="Document Information"/>
    <w:basedOn w:val="Normal"/>
    <w:semiHidden/>
    <w:qFormat/>
    <w:rsid w:val="00014F98"/>
    <w:pPr>
      <w:spacing w:before="0" w:after="720"/>
      <w:jc w:val="center"/>
    </w:pPr>
    <w:rPr>
      <w:color w:val="69747A"/>
    </w:rPr>
  </w:style>
  <w:style w:type="paragraph" w:customStyle="1" w:styleId="DocumentInformationHeading">
    <w:name w:val="Document Information Heading"/>
    <w:basedOn w:val="FakeHeading2"/>
    <w:semiHidden/>
    <w:qFormat/>
    <w:rsid w:val="00014F98"/>
    <w:rPr>
      <w:rFonts w:ascii="Calibri" w:hAnsi="Calibri"/>
    </w:rPr>
  </w:style>
  <w:style w:type="table" w:styleId="TableGrid">
    <w:name w:val="Table Grid"/>
    <w:basedOn w:val="TableNormal"/>
    <w:uiPriority w:val="59"/>
    <w:rsid w:val="000C36B7"/>
    <w:pPr>
      <w:spacing w:after="0" w:line="240" w:lineRule="auto"/>
      <w:ind w:left="1077"/>
    </w:pPr>
    <w:rPr>
      <w:rFonts w:ascii="Calibri" w:hAnsi="Calibri"/>
    </w:rPr>
    <w:tblPr>
      <w:tblInd w:w="95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0" w:type="dxa"/>
        <w:left w:w="108" w:type="dxa"/>
        <w:bottom w:w="0" w:type="dxa"/>
        <w:right w:w="108" w:type="dxa"/>
      </w:tblCellMar>
    </w:tblPr>
    <w:trPr>
      <w:cantSplit/>
      <w:tblHeader/>
    </w:trPr>
  </w:style>
  <w:style w:type="paragraph" w:customStyle="1" w:styleId="Table-Header">
    <w:name w:val="Table - Header"/>
    <w:basedOn w:val="Normal"/>
    <w:uiPriority w:val="3"/>
    <w:rsid w:val="00750051"/>
    <w:pPr>
      <w:keepNext/>
      <w:spacing w:before="40" w:after="40" w:line="240" w:lineRule="auto"/>
    </w:pPr>
    <w:rPr>
      <w:b/>
      <w:sz w:val="18"/>
    </w:rPr>
  </w:style>
  <w:style w:type="paragraph" w:customStyle="1" w:styleId="Table-Text">
    <w:name w:val="Table - Text"/>
    <w:basedOn w:val="Normal"/>
    <w:uiPriority w:val="3"/>
    <w:rsid w:val="00925138"/>
    <w:pPr>
      <w:spacing w:before="40" w:after="40" w:line="240" w:lineRule="auto"/>
    </w:pPr>
    <w:rPr>
      <w:sz w:val="18"/>
    </w:rPr>
  </w:style>
  <w:style w:type="paragraph" w:customStyle="1" w:styleId="DocumentInformationSubheading">
    <w:name w:val="Document Information Subheading"/>
    <w:basedOn w:val="DocumentInformationHeading"/>
    <w:semiHidden/>
    <w:qFormat/>
    <w:rsid w:val="00014F98"/>
    <w:rPr>
      <w:sz w:val="28"/>
    </w:rPr>
  </w:style>
  <w:style w:type="paragraph" w:customStyle="1" w:styleId="Note">
    <w:name w:val="Note"/>
    <w:basedOn w:val="Normal"/>
    <w:rsid w:val="00925A57"/>
    <w:pPr>
      <w:pBdr>
        <w:top w:val="single" w:sz="2" w:space="1" w:color="F2F2F2" w:themeColor="background1" w:themeShade="F2"/>
        <w:left w:val="single" w:sz="2" w:space="4" w:color="F2F2F2" w:themeColor="background1" w:themeShade="F2"/>
        <w:bottom w:val="single" w:sz="2" w:space="1" w:color="F2F2F2" w:themeColor="background1" w:themeShade="F2"/>
        <w:right w:val="single" w:sz="2" w:space="4" w:color="F2F2F2" w:themeColor="background1" w:themeShade="F2"/>
      </w:pBdr>
      <w:shd w:val="clear" w:color="auto" w:fill="F2F2F2" w:themeFill="background1" w:themeFillShade="F2"/>
      <w:tabs>
        <w:tab w:val="left" w:pos="567"/>
      </w:tabs>
      <w:spacing w:before="240" w:after="240"/>
      <w:ind w:left="680" w:right="113" w:hanging="567"/>
    </w:pPr>
    <w:rPr>
      <w:rFonts w:ascii="Calibri" w:eastAsia="Times New Roman" w:hAnsi="Calibri" w:cs="Times New Roman"/>
      <w:iCs/>
      <w:color w:val="000000"/>
    </w:rPr>
  </w:style>
  <w:style w:type="table" w:customStyle="1" w:styleId="TableGrid1">
    <w:name w:val="Table Grid1"/>
    <w:basedOn w:val="TableNormal"/>
    <w:next w:val="TableGrid"/>
    <w:uiPriority w:val="59"/>
    <w:locked/>
    <w:rsid w:val="00836BA9"/>
    <w:pPr>
      <w:spacing w:after="0" w:line="240" w:lineRule="auto"/>
    </w:pPr>
    <w:tblPr>
      <w:tblInd w:w="958"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0" w:type="dxa"/>
        <w:left w:w="108" w:type="dxa"/>
        <w:bottom w:w="0" w:type="dxa"/>
        <w:right w:w="108" w:type="dxa"/>
      </w:tblCellMar>
    </w:tblPr>
    <w:trPr>
      <w:cantSplit/>
      <w:tblHeader/>
    </w:trPr>
  </w:style>
  <w:style w:type="character" w:styleId="Hyperlink">
    <w:name w:val="Hyperlink"/>
    <w:basedOn w:val="DefaultParagraphFont"/>
    <w:uiPriority w:val="99"/>
    <w:unhideWhenUsed/>
    <w:rsid w:val="001103C0"/>
    <w:rPr>
      <w:color w:val="69747A" w:themeColor="hyperlink"/>
      <w:u w:val="single"/>
    </w:rPr>
  </w:style>
  <w:style w:type="paragraph" w:styleId="TOC1">
    <w:name w:val="toc 1"/>
    <w:basedOn w:val="Normal"/>
    <w:next w:val="Normal"/>
    <w:autoRedefine/>
    <w:uiPriority w:val="39"/>
    <w:unhideWhenUsed/>
    <w:rsid w:val="007F7CAD"/>
    <w:pPr>
      <w:tabs>
        <w:tab w:val="left" w:pos="567"/>
        <w:tab w:val="right" w:leader="dot" w:pos="8505"/>
      </w:tabs>
    </w:pPr>
    <w:rPr>
      <w:b/>
    </w:rPr>
  </w:style>
  <w:style w:type="paragraph" w:styleId="TOC2">
    <w:name w:val="toc 2"/>
    <w:basedOn w:val="Normal"/>
    <w:next w:val="Normal"/>
    <w:autoRedefine/>
    <w:uiPriority w:val="39"/>
    <w:unhideWhenUsed/>
    <w:rsid w:val="006F5A26"/>
    <w:pPr>
      <w:tabs>
        <w:tab w:val="left" w:pos="1134"/>
        <w:tab w:val="right" w:leader="dot" w:pos="8505"/>
      </w:tabs>
      <w:spacing w:after="100"/>
      <w:ind w:left="567"/>
    </w:pPr>
  </w:style>
  <w:style w:type="paragraph" w:styleId="TOC3">
    <w:name w:val="toc 3"/>
    <w:basedOn w:val="Normal"/>
    <w:next w:val="Normal"/>
    <w:autoRedefine/>
    <w:uiPriority w:val="39"/>
    <w:unhideWhenUsed/>
    <w:rsid w:val="006F5A26"/>
    <w:pPr>
      <w:tabs>
        <w:tab w:val="left" w:pos="1134"/>
        <w:tab w:val="right" w:leader="dot" w:pos="8505"/>
      </w:tabs>
      <w:ind w:left="567"/>
    </w:pPr>
  </w:style>
  <w:style w:type="paragraph" w:customStyle="1" w:styleId="Table-Bullet">
    <w:name w:val="Table - Bullet"/>
    <w:basedOn w:val="Table-Text"/>
    <w:rsid w:val="00F53398"/>
    <w:pPr>
      <w:numPr>
        <w:numId w:val="12"/>
      </w:numPr>
      <w:ind w:left="454" w:hanging="227"/>
    </w:pPr>
  </w:style>
  <w:style w:type="paragraph" w:customStyle="1" w:styleId="BulletedList">
    <w:name w:val="Bulleted List"/>
    <w:basedOn w:val="Normal"/>
    <w:rsid w:val="00DF5632"/>
    <w:pPr>
      <w:numPr>
        <w:numId w:val="13"/>
      </w:numPr>
      <w:ind w:left="794" w:hanging="397"/>
    </w:pPr>
  </w:style>
  <w:style w:type="paragraph" w:customStyle="1" w:styleId="NumberedList">
    <w:name w:val="Numbered List"/>
    <w:basedOn w:val="Normal"/>
    <w:rsid w:val="00DF5632"/>
    <w:pPr>
      <w:numPr>
        <w:numId w:val="14"/>
      </w:numPr>
      <w:ind w:left="794" w:hanging="397"/>
    </w:pPr>
  </w:style>
  <w:style w:type="paragraph" w:customStyle="1" w:styleId="BulletedList2">
    <w:name w:val="Bulleted List 2"/>
    <w:basedOn w:val="BulletedList"/>
    <w:rsid w:val="00281538"/>
    <w:pPr>
      <w:numPr>
        <w:numId w:val="17"/>
      </w:numPr>
      <w:ind w:left="1191" w:hanging="397"/>
    </w:pPr>
  </w:style>
  <w:style w:type="paragraph" w:customStyle="1" w:styleId="NumberedList2">
    <w:name w:val="Numbered List 2"/>
    <w:basedOn w:val="NumberedList"/>
    <w:rsid w:val="00893DE2"/>
    <w:pPr>
      <w:numPr>
        <w:numId w:val="15"/>
      </w:numPr>
    </w:pPr>
  </w:style>
  <w:style w:type="paragraph" w:customStyle="1" w:styleId="NumberedList3">
    <w:name w:val="Numbered List 3"/>
    <w:basedOn w:val="NumberedList"/>
    <w:rsid w:val="00893DE2"/>
    <w:pPr>
      <w:numPr>
        <w:numId w:val="16"/>
      </w:numPr>
    </w:pPr>
  </w:style>
  <w:style w:type="paragraph" w:customStyle="1" w:styleId="DocumentTableText">
    <w:name w:val="Document Table Text"/>
    <w:semiHidden/>
    <w:qFormat/>
    <w:rsid w:val="0066380E"/>
    <w:pPr>
      <w:spacing w:after="0"/>
    </w:pPr>
    <w:rPr>
      <w:sz w:val="18"/>
    </w:rPr>
  </w:style>
  <w:style w:type="paragraph" w:styleId="Bibliography">
    <w:name w:val="Bibliography"/>
    <w:basedOn w:val="Normal"/>
    <w:next w:val="Normal"/>
    <w:uiPriority w:val="37"/>
    <w:semiHidden/>
    <w:unhideWhenUsed/>
    <w:rsid w:val="00012E9D"/>
  </w:style>
  <w:style w:type="paragraph" w:styleId="BlockText">
    <w:name w:val="Block Text"/>
    <w:basedOn w:val="Normal"/>
    <w:uiPriority w:val="99"/>
    <w:semiHidden/>
    <w:unhideWhenUsed/>
    <w:rsid w:val="00012E9D"/>
    <w:pPr>
      <w:pBdr>
        <w:top w:val="single" w:sz="2" w:space="10" w:color="69747A" w:themeColor="accent1" w:shadow="1" w:frame="1"/>
        <w:left w:val="single" w:sz="2" w:space="10" w:color="69747A" w:themeColor="accent1" w:shadow="1" w:frame="1"/>
        <w:bottom w:val="single" w:sz="2" w:space="10" w:color="69747A" w:themeColor="accent1" w:shadow="1" w:frame="1"/>
        <w:right w:val="single" w:sz="2" w:space="10" w:color="69747A" w:themeColor="accent1" w:shadow="1" w:frame="1"/>
      </w:pBdr>
      <w:ind w:left="1152" w:right="1152"/>
    </w:pPr>
    <w:rPr>
      <w:rFonts w:eastAsiaTheme="minorEastAsia"/>
      <w:i/>
      <w:iCs/>
      <w:color w:val="69747A" w:themeColor="accent1"/>
    </w:rPr>
  </w:style>
  <w:style w:type="paragraph" w:styleId="BodyText">
    <w:name w:val="Body Text"/>
    <w:basedOn w:val="Normal"/>
    <w:link w:val="BodyTextChar"/>
    <w:uiPriority w:val="99"/>
    <w:semiHidden/>
    <w:unhideWhenUsed/>
    <w:rsid w:val="00012E9D"/>
  </w:style>
  <w:style w:type="character" w:customStyle="1" w:styleId="BodyTextChar">
    <w:name w:val="Body Text Char"/>
    <w:basedOn w:val="DefaultParagraphFont"/>
    <w:link w:val="BodyText"/>
    <w:uiPriority w:val="99"/>
    <w:semiHidden/>
    <w:rsid w:val="00012E9D"/>
  </w:style>
  <w:style w:type="paragraph" w:styleId="BodyText2">
    <w:name w:val="Body Text 2"/>
    <w:basedOn w:val="Normal"/>
    <w:link w:val="BodyText2Char"/>
    <w:uiPriority w:val="99"/>
    <w:semiHidden/>
    <w:unhideWhenUsed/>
    <w:rsid w:val="00012E9D"/>
    <w:pPr>
      <w:spacing w:line="480" w:lineRule="auto"/>
    </w:pPr>
  </w:style>
  <w:style w:type="character" w:customStyle="1" w:styleId="BodyText2Char">
    <w:name w:val="Body Text 2 Char"/>
    <w:basedOn w:val="DefaultParagraphFont"/>
    <w:link w:val="BodyText2"/>
    <w:uiPriority w:val="99"/>
    <w:semiHidden/>
    <w:rsid w:val="00012E9D"/>
  </w:style>
  <w:style w:type="paragraph" w:styleId="BodyText3">
    <w:name w:val="Body Text 3"/>
    <w:basedOn w:val="Normal"/>
    <w:link w:val="BodyText3Char"/>
    <w:uiPriority w:val="99"/>
    <w:semiHidden/>
    <w:unhideWhenUsed/>
    <w:rsid w:val="00012E9D"/>
    <w:rPr>
      <w:sz w:val="16"/>
      <w:szCs w:val="16"/>
    </w:rPr>
  </w:style>
  <w:style w:type="character" w:customStyle="1" w:styleId="BodyText3Char">
    <w:name w:val="Body Text 3 Char"/>
    <w:basedOn w:val="DefaultParagraphFont"/>
    <w:link w:val="BodyText3"/>
    <w:uiPriority w:val="99"/>
    <w:semiHidden/>
    <w:rsid w:val="00012E9D"/>
    <w:rPr>
      <w:sz w:val="16"/>
      <w:szCs w:val="16"/>
    </w:rPr>
  </w:style>
  <w:style w:type="paragraph" w:styleId="BodyTextFirstIndent">
    <w:name w:val="Body Text First Indent"/>
    <w:basedOn w:val="BodyText"/>
    <w:link w:val="BodyTextFirstIndentChar"/>
    <w:uiPriority w:val="99"/>
    <w:semiHidden/>
    <w:unhideWhenUsed/>
    <w:rsid w:val="00012E9D"/>
    <w:pPr>
      <w:ind w:firstLine="360"/>
    </w:pPr>
  </w:style>
  <w:style w:type="character" w:customStyle="1" w:styleId="BodyTextFirstIndentChar">
    <w:name w:val="Body Text First Indent Char"/>
    <w:basedOn w:val="BodyTextChar"/>
    <w:link w:val="BodyTextFirstIndent"/>
    <w:uiPriority w:val="99"/>
    <w:semiHidden/>
    <w:rsid w:val="00012E9D"/>
  </w:style>
  <w:style w:type="paragraph" w:styleId="BodyTextIndent">
    <w:name w:val="Body Text Indent"/>
    <w:basedOn w:val="Normal"/>
    <w:link w:val="BodyTextIndentChar"/>
    <w:uiPriority w:val="99"/>
    <w:semiHidden/>
    <w:unhideWhenUsed/>
    <w:rsid w:val="00012E9D"/>
    <w:pPr>
      <w:ind w:left="283"/>
    </w:pPr>
  </w:style>
  <w:style w:type="character" w:customStyle="1" w:styleId="BodyTextIndentChar">
    <w:name w:val="Body Text Indent Char"/>
    <w:basedOn w:val="DefaultParagraphFont"/>
    <w:link w:val="BodyTextIndent"/>
    <w:uiPriority w:val="99"/>
    <w:semiHidden/>
    <w:rsid w:val="00012E9D"/>
  </w:style>
  <w:style w:type="paragraph" w:styleId="BodyTextFirstIndent2">
    <w:name w:val="Body Text First Indent 2"/>
    <w:basedOn w:val="BodyTextIndent"/>
    <w:link w:val="BodyTextFirstIndent2Char"/>
    <w:uiPriority w:val="99"/>
    <w:semiHidden/>
    <w:unhideWhenUsed/>
    <w:rsid w:val="00012E9D"/>
    <w:pPr>
      <w:ind w:left="360" w:firstLine="360"/>
    </w:pPr>
  </w:style>
  <w:style w:type="character" w:customStyle="1" w:styleId="BodyTextFirstIndent2Char">
    <w:name w:val="Body Text First Indent 2 Char"/>
    <w:basedOn w:val="BodyTextIndentChar"/>
    <w:link w:val="BodyTextFirstIndent2"/>
    <w:uiPriority w:val="99"/>
    <w:semiHidden/>
    <w:rsid w:val="00012E9D"/>
  </w:style>
  <w:style w:type="paragraph" w:styleId="BodyTextIndent2">
    <w:name w:val="Body Text Indent 2"/>
    <w:basedOn w:val="Normal"/>
    <w:link w:val="BodyTextIndent2Char"/>
    <w:uiPriority w:val="99"/>
    <w:semiHidden/>
    <w:unhideWhenUsed/>
    <w:rsid w:val="00012E9D"/>
    <w:pPr>
      <w:spacing w:line="480" w:lineRule="auto"/>
      <w:ind w:left="283"/>
    </w:pPr>
  </w:style>
  <w:style w:type="character" w:customStyle="1" w:styleId="BodyTextIndent2Char">
    <w:name w:val="Body Text Indent 2 Char"/>
    <w:basedOn w:val="DefaultParagraphFont"/>
    <w:link w:val="BodyTextIndent2"/>
    <w:uiPriority w:val="99"/>
    <w:semiHidden/>
    <w:rsid w:val="00012E9D"/>
  </w:style>
  <w:style w:type="paragraph" w:styleId="BodyTextIndent3">
    <w:name w:val="Body Text Indent 3"/>
    <w:basedOn w:val="Normal"/>
    <w:link w:val="BodyTextIndent3Char"/>
    <w:uiPriority w:val="99"/>
    <w:semiHidden/>
    <w:unhideWhenUsed/>
    <w:rsid w:val="00012E9D"/>
    <w:pPr>
      <w:ind w:left="283"/>
    </w:pPr>
    <w:rPr>
      <w:sz w:val="16"/>
      <w:szCs w:val="16"/>
    </w:rPr>
  </w:style>
  <w:style w:type="character" w:customStyle="1" w:styleId="BodyTextIndent3Char">
    <w:name w:val="Body Text Indent 3 Char"/>
    <w:basedOn w:val="DefaultParagraphFont"/>
    <w:link w:val="BodyTextIndent3"/>
    <w:uiPriority w:val="99"/>
    <w:semiHidden/>
    <w:rsid w:val="00012E9D"/>
    <w:rPr>
      <w:sz w:val="16"/>
      <w:szCs w:val="16"/>
    </w:rPr>
  </w:style>
  <w:style w:type="paragraph" w:styleId="Caption">
    <w:name w:val="caption"/>
    <w:basedOn w:val="Normal"/>
    <w:next w:val="Normal"/>
    <w:uiPriority w:val="35"/>
    <w:semiHidden/>
    <w:unhideWhenUsed/>
    <w:qFormat/>
    <w:rsid w:val="00012E9D"/>
    <w:pPr>
      <w:spacing w:before="0" w:after="200" w:line="240" w:lineRule="auto"/>
    </w:pPr>
    <w:rPr>
      <w:b/>
      <w:bCs/>
      <w:color w:val="69747A" w:themeColor="accent1"/>
      <w:sz w:val="18"/>
      <w:szCs w:val="18"/>
    </w:rPr>
  </w:style>
  <w:style w:type="paragraph" w:styleId="Closing">
    <w:name w:val="Closing"/>
    <w:basedOn w:val="Normal"/>
    <w:link w:val="ClosingChar"/>
    <w:uiPriority w:val="99"/>
    <w:semiHidden/>
    <w:unhideWhenUsed/>
    <w:rsid w:val="00012E9D"/>
    <w:pPr>
      <w:spacing w:before="0" w:after="0" w:line="240" w:lineRule="auto"/>
      <w:ind w:left="4252"/>
    </w:pPr>
  </w:style>
  <w:style w:type="character" w:customStyle="1" w:styleId="ClosingChar">
    <w:name w:val="Closing Char"/>
    <w:basedOn w:val="DefaultParagraphFont"/>
    <w:link w:val="Closing"/>
    <w:uiPriority w:val="99"/>
    <w:semiHidden/>
    <w:rsid w:val="00012E9D"/>
  </w:style>
  <w:style w:type="paragraph" w:styleId="CommentText">
    <w:name w:val="annotation text"/>
    <w:basedOn w:val="Normal"/>
    <w:link w:val="CommentTextChar"/>
    <w:uiPriority w:val="99"/>
    <w:semiHidden/>
    <w:unhideWhenUsed/>
    <w:rsid w:val="00012E9D"/>
    <w:pPr>
      <w:spacing w:line="240" w:lineRule="auto"/>
    </w:pPr>
  </w:style>
  <w:style w:type="character" w:customStyle="1" w:styleId="CommentTextChar">
    <w:name w:val="Comment Text Char"/>
    <w:basedOn w:val="DefaultParagraphFont"/>
    <w:link w:val="CommentText"/>
    <w:uiPriority w:val="99"/>
    <w:semiHidden/>
    <w:rsid w:val="00012E9D"/>
  </w:style>
  <w:style w:type="paragraph" w:styleId="CommentSubject">
    <w:name w:val="annotation subject"/>
    <w:basedOn w:val="CommentText"/>
    <w:next w:val="CommentText"/>
    <w:link w:val="CommentSubjectChar"/>
    <w:uiPriority w:val="99"/>
    <w:semiHidden/>
    <w:unhideWhenUsed/>
    <w:rsid w:val="00012E9D"/>
    <w:rPr>
      <w:b/>
      <w:bCs/>
    </w:rPr>
  </w:style>
  <w:style w:type="character" w:customStyle="1" w:styleId="CommentSubjectChar">
    <w:name w:val="Comment Subject Char"/>
    <w:basedOn w:val="CommentTextChar"/>
    <w:link w:val="CommentSubject"/>
    <w:uiPriority w:val="99"/>
    <w:semiHidden/>
    <w:rsid w:val="00012E9D"/>
    <w:rPr>
      <w:b/>
      <w:bCs/>
    </w:rPr>
  </w:style>
  <w:style w:type="paragraph" w:styleId="Date">
    <w:name w:val="Date"/>
    <w:basedOn w:val="Normal"/>
    <w:next w:val="Normal"/>
    <w:link w:val="DateChar"/>
    <w:uiPriority w:val="99"/>
    <w:semiHidden/>
    <w:unhideWhenUsed/>
    <w:rsid w:val="00012E9D"/>
  </w:style>
  <w:style w:type="character" w:customStyle="1" w:styleId="DateChar">
    <w:name w:val="Date Char"/>
    <w:basedOn w:val="DefaultParagraphFont"/>
    <w:link w:val="Date"/>
    <w:uiPriority w:val="99"/>
    <w:semiHidden/>
    <w:rsid w:val="00012E9D"/>
  </w:style>
  <w:style w:type="paragraph" w:styleId="DocumentMap">
    <w:name w:val="Document Map"/>
    <w:basedOn w:val="Normal"/>
    <w:link w:val="DocumentMapChar"/>
    <w:uiPriority w:val="99"/>
    <w:semiHidden/>
    <w:rsid w:val="00012E9D"/>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17C75"/>
    <w:rPr>
      <w:rFonts w:ascii="Tahoma" w:hAnsi="Tahoma" w:cs="Tahoma"/>
      <w:sz w:val="16"/>
      <w:szCs w:val="16"/>
    </w:rPr>
  </w:style>
  <w:style w:type="paragraph" w:styleId="E-mailSignature">
    <w:name w:val="E-mail Signature"/>
    <w:basedOn w:val="Normal"/>
    <w:link w:val="E-mailSignatureChar"/>
    <w:uiPriority w:val="99"/>
    <w:semiHidden/>
    <w:unhideWhenUsed/>
    <w:rsid w:val="00012E9D"/>
    <w:pPr>
      <w:spacing w:before="0" w:after="0" w:line="240" w:lineRule="auto"/>
    </w:pPr>
  </w:style>
  <w:style w:type="character" w:customStyle="1" w:styleId="E-mailSignatureChar">
    <w:name w:val="E-mail Signature Char"/>
    <w:basedOn w:val="DefaultParagraphFont"/>
    <w:link w:val="E-mailSignature"/>
    <w:uiPriority w:val="99"/>
    <w:semiHidden/>
    <w:rsid w:val="00012E9D"/>
  </w:style>
  <w:style w:type="paragraph" w:styleId="EndnoteText">
    <w:name w:val="endnote text"/>
    <w:basedOn w:val="Normal"/>
    <w:link w:val="EndnoteTextChar"/>
    <w:uiPriority w:val="99"/>
    <w:semiHidden/>
    <w:unhideWhenUsed/>
    <w:rsid w:val="00012E9D"/>
    <w:pPr>
      <w:spacing w:before="0" w:after="0" w:line="240" w:lineRule="auto"/>
    </w:pPr>
  </w:style>
  <w:style w:type="character" w:customStyle="1" w:styleId="EndnoteTextChar">
    <w:name w:val="Endnote Text Char"/>
    <w:basedOn w:val="DefaultParagraphFont"/>
    <w:link w:val="EndnoteText"/>
    <w:uiPriority w:val="99"/>
    <w:semiHidden/>
    <w:rsid w:val="00012E9D"/>
  </w:style>
  <w:style w:type="paragraph" w:styleId="EnvelopeAddress">
    <w:name w:val="envelope address"/>
    <w:basedOn w:val="Normal"/>
    <w:uiPriority w:val="99"/>
    <w:semiHidden/>
    <w:unhideWhenUsed/>
    <w:rsid w:val="00012E9D"/>
    <w:pPr>
      <w:framePr w:w="7920" w:h="1980" w:hRule="exact" w:hSpace="180" w:wrap="auto" w:hAnchor="page" w:xAlign="center" w:yAlign="bottom"/>
      <w:spacing w:before="0"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012E9D"/>
    <w:pPr>
      <w:spacing w:before="0" w:after="0" w:line="240" w:lineRule="auto"/>
    </w:pPr>
    <w:rPr>
      <w:rFonts w:asciiTheme="majorHAnsi" w:eastAsiaTheme="majorEastAsia" w:hAnsiTheme="majorHAnsi" w:cstheme="majorBidi"/>
    </w:rPr>
  </w:style>
  <w:style w:type="paragraph" w:styleId="FootnoteText">
    <w:name w:val="footnote text"/>
    <w:basedOn w:val="Normal"/>
    <w:link w:val="FootnoteTextChar"/>
    <w:uiPriority w:val="99"/>
    <w:semiHidden/>
    <w:unhideWhenUsed/>
    <w:rsid w:val="00012E9D"/>
    <w:pPr>
      <w:spacing w:before="0" w:after="0" w:line="240" w:lineRule="auto"/>
    </w:pPr>
  </w:style>
  <w:style w:type="character" w:customStyle="1" w:styleId="FootnoteTextChar">
    <w:name w:val="Footnote Text Char"/>
    <w:basedOn w:val="DefaultParagraphFont"/>
    <w:link w:val="FootnoteText"/>
    <w:uiPriority w:val="99"/>
    <w:semiHidden/>
    <w:rsid w:val="00012E9D"/>
  </w:style>
  <w:style w:type="paragraph" w:styleId="HTMLAddress">
    <w:name w:val="HTML Address"/>
    <w:basedOn w:val="Normal"/>
    <w:link w:val="HTMLAddressChar"/>
    <w:uiPriority w:val="99"/>
    <w:semiHidden/>
    <w:unhideWhenUsed/>
    <w:rsid w:val="00012E9D"/>
    <w:pPr>
      <w:spacing w:before="0" w:after="0" w:line="240" w:lineRule="auto"/>
    </w:pPr>
    <w:rPr>
      <w:i/>
      <w:iCs/>
    </w:rPr>
  </w:style>
  <w:style w:type="character" w:customStyle="1" w:styleId="HTMLAddressChar">
    <w:name w:val="HTML Address Char"/>
    <w:basedOn w:val="DefaultParagraphFont"/>
    <w:link w:val="HTMLAddress"/>
    <w:uiPriority w:val="99"/>
    <w:semiHidden/>
    <w:rsid w:val="00012E9D"/>
    <w:rPr>
      <w:i/>
      <w:iCs/>
    </w:rPr>
  </w:style>
  <w:style w:type="paragraph" w:styleId="HTMLPreformatted">
    <w:name w:val="HTML Preformatted"/>
    <w:basedOn w:val="Normal"/>
    <w:link w:val="HTMLPreformattedChar"/>
    <w:uiPriority w:val="99"/>
    <w:semiHidden/>
    <w:unhideWhenUsed/>
    <w:rsid w:val="00012E9D"/>
    <w:pPr>
      <w:spacing w:before="0"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012E9D"/>
    <w:rPr>
      <w:rFonts w:ascii="Consolas" w:hAnsi="Consolas"/>
    </w:rPr>
  </w:style>
  <w:style w:type="paragraph" w:styleId="Index1">
    <w:name w:val="index 1"/>
    <w:basedOn w:val="Normal"/>
    <w:next w:val="Normal"/>
    <w:autoRedefine/>
    <w:uiPriority w:val="99"/>
    <w:semiHidden/>
    <w:unhideWhenUsed/>
    <w:rsid w:val="00012E9D"/>
    <w:pPr>
      <w:spacing w:before="0" w:after="0" w:line="240" w:lineRule="auto"/>
      <w:ind w:left="200" w:hanging="200"/>
    </w:pPr>
  </w:style>
  <w:style w:type="paragraph" w:styleId="Index2">
    <w:name w:val="index 2"/>
    <w:basedOn w:val="Normal"/>
    <w:next w:val="Normal"/>
    <w:autoRedefine/>
    <w:uiPriority w:val="99"/>
    <w:semiHidden/>
    <w:unhideWhenUsed/>
    <w:rsid w:val="00012E9D"/>
    <w:pPr>
      <w:spacing w:before="0" w:after="0" w:line="240" w:lineRule="auto"/>
      <w:ind w:left="400" w:hanging="200"/>
    </w:pPr>
  </w:style>
  <w:style w:type="paragraph" w:styleId="Index3">
    <w:name w:val="index 3"/>
    <w:basedOn w:val="Normal"/>
    <w:next w:val="Normal"/>
    <w:autoRedefine/>
    <w:uiPriority w:val="99"/>
    <w:semiHidden/>
    <w:unhideWhenUsed/>
    <w:rsid w:val="00012E9D"/>
    <w:pPr>
      <w:spacing w:before="0" w:after="0" w:line="240" w:lineRule="auto"/>
      <w:ind w:left="600" w:hanging="200"/>
    </w:pPr>
  </w:style>
  <w:style w:type="paragraph" w:styleId="Index4">
    <w:name w:val="index 4"/>
    <w:basedOn w:val="Normal"/>
    <w:next w:val="Normal"/>
    <w:autoRedefine/>
    <w:uiPriority w:val="99"/>
    <w:semiHidden/>
    <w:unhideWhenUsed/>
    <w:rsid w:val="00012E9D"/>
    <w:pPr>
      <w:spacing w:before="0" w:after="0" w:line="240" w:lineRule="auto"/>
      <w:ind w:left="800" w:hanging="200"/>
    </w:pPr>
  </w:style>
  <w:style w:type="paragraph" w:styleId="Index5">
    <w:name w:val="index 5"/>
    <w:basedOn w:val="Normal"/>
    <w:next w:val="Normal"/>
    <w:autoRedefine/>
    <w:uiPriority w:val="99"/>
    <w:semiHidden/>
    <w:unhideWhenUsed/>
    <w:rsid w:val="00012E9D"/>
    <w:pPr>
      <w:spacing w:before="0" w:after="0" w:line="240" w:lineRule="auto"/>
      <w:ind w:left="1000" w:hanging="200"/>
    </w:pPr>
  </w:style>
  <w:style w:type="paragraph" w:styleId="Index6">
    <w:name w:val="index 6"/>
    <w:basedOn w:val="Normal"/>
    <w:next w:val="Normal"/>
    <w:autoRedefine/>
    <w:uiPriority w:val="99"/>
    <w:semiHidden/>
    <w:unhideWhenUsed/>
    <w:rsid w:val="00012E9D"/>
    <w:pPr>
      <w:spacing w:before="0" w:after="0" w:line="240" w:lineRule="auto"/>
      <w:ind w:left="1200" w:hanging="200"/>
    </w:pPr>
  </w:style>
  <w:style w:type="paragraph" w:styleId="Index7">
    <w:name w:val="index 7"/>
    <w:basedOn w:val="Normal"/>
    <w:next w:val="Normal"/>
    <w:autoRedefine/>
    <w:uiPriority w:val="99"/>
    <w:semiHidden/>
    <w:unhideWhenUsed/>
    <w:rsid w:val="00012E9D"/>
    <w:pPr>
      <w:spacing w:before="0" w:after="0" w:line="240" w:lineRule="auto"/>
      <w:ind w:left="1400" w:hanging="200"/>
    </w:pPr>
  </w:style>
  <w:style w:type="paragraph" w:styleId="Index8">
    <w:name w:val="index 8"/>
    <w:basedOn w:val="Normal"/>
    <w:next w:val="Normal"/>
    <w:autoRedefine/>
    <w:uiPriority w:val="99"/>
    <w:semiHidden/>
    <w:unhideWhenUsed/>
    <w:rsid w:val="00012E9D"/>
    <w:pPr>
      <w:spacing w:before="0" w:after="0" w:line="240" w:lineRule="auto"/>
      <w:ind w:left="1600" w:hanging="200"/>
    </w:pPr>
  </w:style>
  <w:style w:type="paragraph" w:styleId="Index9">
    <w:name w:val="index 9"/>
    <w:basedOn w:val="Normal"/>
    <w:next w:val="Normal"/>
    <w:autoRedefine/>
    <w:uiPriority w:val="99"/>
    <w:semiHidden/>
    <w:unhideWhenUsed/>
    <w:rsid w:val="00012E9D"/>
    <w:pPr>
      <w:spacing w:before="0" w:after="0" w:line="240" w:lineRule="auto"/>
      <w:ind w:left="1800" w:hanging="200"/>
    </w:pPr>
  </w:style>
  <w:style w:type="paragraph" w:styleId="IndexHeading">
    <w:name w:val="index heading"/>
    <w:basedOn w:val="Normal"/>
    <w:next w:val="Index1"/>
    <w:uiPriority w:val="99"/>
    <w:semiHidden/>
    <w:unhideWhenUsed/>
    <w:rsid w:val="00012E9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qFormat/>
    <w:rsid w:val="00012E9D"/>
    <w:pPr>
      <w:pBdr>
        <w:bottom w:val="single" w:sz="4" w:space="4" w:color="69747A" w:themeColor="accent1"/>
      </w:pBdr>
      <w:spacing w:before="200" w:after="280"/>
      <w:ind w:left="936" w:right="936"/>
    </w:pPr>
    <w:rPr>
      <w:b/>
      <w:bCs/>
      <w:i/>
      <w:iCs/>
      <w:color w:val="69747A" w:themeColor="accent1"/>
    </w:rPr>
  </w:style>
  <w:style w:type="character" w:customStyle="1" w:styleId="IntenseQuoteChar">
    <w:name w:val="Intense Quote Char"/>
    <w:basedOn w:val="DefaultParagraphFont"/>
    <w:link w:val="IntenseQuote"/>
    <w:uiPriority w:val="30"/>
    <w:semiHidden/>
    <w:rsid w:val="00012E9D"/>
    <w:rPr>
      <w:b/>
      <w:bCs/>
      <w:i/>
      <w:iCs/>
      <w:color w:val="69747A" w:themeColor="accent1"/>
    </w:rPr>
  </w:style>
  <w:style w:type="paragraph" w:styleId="List">
    <w:name w:val="List"/>
    <w:basedOn w:val="Normal"/>
    <w:uiPriority w:val="99"/>
    <w:semiHidden/>
    <w:rsid w:val="00012E9D"/>
    <w:pPr>
      <w:ind w:left="283" w:hanging="283"/>
      <w:contextualSpacing/>
    </w:pPr>
  </w:style>
  <w:style w:type="paragraph" w:styleId="List2">
    <w:name w:val="List 2"/>
    <w:basedOn w:val="Normal"/>
    <w:uiPriority w:val="99"/>
    <w:semiHidden/>
    <w:rsid w:val="00012E9D"/>
    <w:pPr>
      <w:ind w:left="566" w:hanging="283"/>
      <w:contextualSpacing/>
    </w:pPr>
  </w:style>
  <w:style w:type="paragraph" w:styleId="List3">
    <w:name w:val="List 3"/>
    <w:basedOn w:val="Normal"/>
    <w:uiPriority w:val="99"/>
    <w:semiHidden/>
    <w:rsid w:val="00012E9D"/>
    <w:pPr>
      <w:ind w:left="849" w:hanging="283"/>
      <w:contextualSpacing/>
    </w:pPr>
  </w:style>
  <w:style w:type="paragraph" w:styleId="List4">
    <w:name w:val="List 4"/>
    <w:basedOn w:val="Normal"/>
    <w:uiPriority w:val="99"/>
    <w:semiHidden/>
    <w:rsid w:val="00012E9D"/>
    <w:pPr>
      <w:ind w:left="1132" w:hanging="283"/>
      <w:contextualSpacing/>
    </w:pPr>
  </w:style>
  <w:style w:type="paragraph" w:styleId="List5">
    <w:name w:val="List 5"/>
    <w:basedOn w:val="Normal"/>
    <w:uiPriority w:val="99"/>
    <w:semiHidden/>
    <w:rsid w:val="00012E9D"/>
    <w:pPr>
      <w:ind w:left="1415" w:hanging="283"/>
      <w:contextualSpacing/>
    </w:pPr>
  </w:style>
  <w:style w:type="paragraph" w:styleId="ListBullet">
    <w:name w:val="List Bullet"/>
    <w:basedOn w:val="Normal"/>
    <w:uiPriority w:val="99"/>
    <w:semiHidden/>
    <w:rsid w:val="00012E9D"/>
    <w:pPr>
      <w:numPr>
        <w:numId w:val="18"/>
      </w:numPr>
      <w:contextualSpacing/>
    </w:pPr>
  </w:style>
  <w:style w:type="paragraph" w:styleId="ListBullet2">
    <w:name w:val="List Bullet 2"/>
    <w:basedOn w:val="Normal"/>
    <w:uiPriority w:val="99"/>
    <w:semiHidden/>
    <w:rsid w:val="00012E9D"/>
    <w:pPr>
      <w:numPr>
        <w:numId w:val="19"/>
      </w:numPr>
      <w:contextualSpacing/>
    </w:pPr>
  </w:style>
  <w:style w:type="paragraph" w:styleId="ListBullet3">
    <w:name w:val="List Bullet 3"/>
    <w:basedOn w:val="Normal"/>
    <w:uiPriority w:val="99"/>
    <w:semiHidden/>
    <w:rsid w:val="00012E9D"/>
    <w:pPr>
      <w:numPr>
        <w:numId w:val="20"/>
      </w:numPr>
      <w:contextualSpacing/>
    </w:pPr>
  </w:style>
  <w:style w:type="paragraph" w:styleId="ListBullet4">
    <w:name w:val="List Bullet 4"/>
    <w:basedOn w:val="Normal"/>
    <w:uiPriority w:val="99"/>
    <w:semiHidden/>
    <w:rsid w:val="00012E9D"/>
    <w:pPr>
      <w:numPr>
        <w:numId w:val="21"/>
      </w:numPr>
      <w:contextualSpacing/>
    </w:pPr>
  </w:style>
  <w:style w:type="paragraph" w:styleId="ListBullet5">
    <w:name w:val="List Bullet 5"/>
    <w:basedOn w:val="Normal"/>
    <w:uiPriority w:val="99"/>
    <w:semiHidden/>
    <w:rsid w:val="00012E9D"/>
    <w:pPr>
      <w:numPr>
        <w:numId w:val="22"/>
      </w:numPr>
      <w:contextualSpacing/>
    </w:pPr>
  </w:style>
  <w:style w:type="paragraph" w:styleId="ListContinue">
    <w:name w:val="List Continue"/>
    <w:basedOn w:val="Normal"/>
    <w:uiPriority w:val="99"/>
    <w:semiHidden/>
    <w:rsid w:val="00012E9D"/>
    <w:pPr>
      <w:ind w:left="283"/>
      <w:contextualSpacing/>
    </w:pPr>
  </w:style>
  <w:style w:type="paragraph" w:styleId="ListContinue2">
    <w:name w:val="List Continue 2"/>
    <w:basedOn w:val="Normal"/>
    <w:uiPriority w:val="99"/>
    <w:semiHidden/>
    <w:rsid w:val="00012E9D"/>
    <w:pPr>
      <w:ind w:left="566"/>
      <w:contextualSpacing/>
    </w:pPr>
  </w:style>
  <w:style w:type="paragraph" w:styleId="ListContinue3">
    <w:name w:val="List Continue 3"/>
    <w:basedOn w:val="Normal"/>
    <w:uiPriority w:val="99"/>
    <w:semiHidden/>
    <w:rsid w:val="00012E9D"/>
    <w:pPr>
      <w:ind w:left="849"/>
      <w:contextualSpacing/>
    </w:pPr>
  </w:style>
  <w:style w:type="paragraph" w:styleId="ListContinue4">
    <w:name w:val="List Continue 4"/>
    <w:basedOn w:val="Normal"/>
    <w:uiPriority w:val="99"/>
    <w:semiHidden/>
    <w:rsid w:val="00012E9D"/>
    <w:pPr>
      <w:ind w:left="1132"/>
      <w:contextualSpacing/>
    </w:pPr>
  </w:style>
  <w:style w:type="paragraph" w:styleId="ListContinue5">
    <w:name w:val="List Continue 5"/>
    <w:basedOn w:val="Normal"/>
    <w:uiPriority w:val="99"/>
    <w:semiHidden/>
    <w:rsid w:val="00012E9D"/>
    <w:pPr>
      <w:ind w:left="1415"/>
      <w:contextualSpacing/>
    </w:pPr>
  </w:style>
  <w:style w:type="paragraph" w:styleId="ListNumber">
    <w:name w:val="List Number"/>
    <w:basedOn w:val="Normal"/>
    <w:uiPriority w:val="99"/>
    <w:semiHidden/>
    <w:rsid w:val="00012E9D"/>
    <w:pPr>
      <w:numPr>
        <w:numId w:val="23"/>
      </w:numPr>
      <w:contextualSpacing/>
    </w:pPr>
  </w:style>
  <w:style w:type="paragraph" w:styleId="ListNumber2">
    <w:name w:val="List Number 2"/>
    <w:basedOn w:val="Normal"/>
    <w:uiPriority w:val="99"/>
    <w:semiHidden/>
    <w:rsid w:val="00012E9D"/>
    <w:pPr>
      <w:numPr>
        <w:numId w:val="24"/>
      </w:numPr>
      <w:contextualSpacing/>
    </w:pPr>
  </w:style>
  <w:style w:type="paragraph" w:styleId="ListNumber3">
    <w:name w:val="List Number 3"/>
    <w:basedOn w:val="Normal"/>
    <w:uiPriority w:val="99"/>
    <w:semiHidden/>
    <w:rsid w:val="00012E9D"/>
    <w:pPr>
      <w:numPr>
        <w:numId w:val="25"/>
      </w:numPr>
      <w:contextualSpacing/>
    </w:pPr>
  </w:style>
  <w:style w:type="paragraph" w:styleId="ListNumber4">
    <w:name w:val="List Number 4"/>
    <w:basedOn w:val="Normal"/>
    <w:uiPriority w:val="99"/>
    <w:semiHidden/>
    <w:rsid w:val="00012E9D"/>
    <w:pPr>
      <w:numPr>
        <w:numId w:val="26"/>
      </w:numPr>
      <w:contextualSpacing/>
    </w:pPr>
  </w:style>
  <w:style w:type="paragraph" w:styleId="ListNumber5">
    <w:name w:val="List Number 5"/>
    <w:basedOn w:val="Normal"/>
    <w:uiPriority w:val="99"/>
    <w:semiHidden/>
    <w:rsid w:val="00012E9D"/>
    <w:pPr>
      <w:numPr>
        <w:numId w:val="27"/>
      </w:numPr>
      <w:contextualSpacing/>
    </w:pPr>
  </w:style>
  <w:style w:type="paragraph" w:styleId="ListParagraph">
    <w:name w:val="List Paragraph"/>
    <w:basedOn w:val="Normal"/>
    <w:uiPriority w:val="34"/>
    <w:semiHidden/>
    <w:qFormat/>
    <w:rsid w:val="00012E9D"/>
    <w:pPr>
      <w:ind w:left="720"/>
      <w:contextualSpacing/>
    </w:pPr>
  </w:style>
  <w:style w:type="paragraph" w:styleId="MacroText">
    <w:name w:val="macro"/>
    <w:link w:val="MacroTextChar"/>
    <w:uiPriority w:val="99"/>
    <w:semiHidden/>
    <w:unhideWhenUsed/>
    <w:rsid w:val="00012E9D"/>
    <w:pPr>
      <w:tabs>
        <w:tab w:val="left" w:pos="480"/>
        <w:tab w:val="left" w:pos="960"/>
        <w:tab w:val="left" w:pos="1440"/>
        <w:tab w:val="left" w:pos="1920"/>
        <w:tab w:val="left" w:pos="2400"/>
        <w:tab w:val="left" w:pos="2880"/>
        <w:tab w:val="left" w:pos="3360"/>
        <w:tab w:val="left" w:pos="3840"/>
        <w:tab w:val="left" w:pos="4320"/>
      </w:tabs>
      <w:spacing w:before="120" w:after="0"/>
    </w:pPr>
    <w:rPr>
      <w:rFonts w:ascii="Consolas" w:hAnsi="Consolas"/>
    </w:rPr>
  </w:style>
  <w:style w:type="character" w:customStyle="1" w:styleId="MacroTextChar">
    <w:name w:val="Macro Text Char"/>
    <w:basedOn w:val="DefaultParagraphFont"/>
    <w:link w:val="MacroText"/>
    <w:uiPriority w:val="99"/>
    <w:semiHidden/>
    <w:rsid w:val="00012E9D"/>
    <w:rPr>
      <w:rFonts w:ascii="Consolas" w:hAnsi="Consolas"/>
    </w:rPr>
  </w:style>
  <w:style w:type="paragraph" w:styleId="MessageHeader">
    <w:name w:val="Message Header"/>
    <w:basedOn w:val="Normal"/>
    <w:link w:val="MessageHeaderChar"/>
    <w:uiPriority w:val="99"/>
    <w:semiHidden/>
    <w:unhideWhenUsed/>
    <w:rsid w:val="00012E9D"/>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012E9D"/>
    <w:rPr>
      <w:rFonts w:asciiTheme="majorHAnsi" w:eastAsiaTheme="majorEastAsia" w:hAnsiTheme="majorHAnsi" w:cstheme="majorBidi"/>
      <w:sz w:val="24"/>
      <w:szCs w:val="24"/>
      <w:shd w:val="pct20" w:color="auto" w:fill="auto"/>
    </w:rPr>
  </w:style>
  <w:style w:type="paragraph" w:styleId="NoSpacing">
    <w:name w:val="No Spacing"/>
    <w:uiPriority w:val="1"/>
    <w:semiHidden/>
    <w:qFormat/>
    <w:rsid w:val="00012E9D"/>
    <w:pPr>
      <w:spacing w:after="0" w:line="240" w:lineRule="auto"/>
    </w:pPr>
  </w:style>
  <w:style w:type="paragraph" w:styleId="NormalWeb">
    <w:name w:val="Normal (Web)"/>
    <w:basedOn w:val="Normal"/>
    <w:uiPriority w:val="99"/>
    <w:semiHidden/>
    <w:unhideWhenUsed/>
    <w:rsid w:val="00012E9D"/>
    <w:rPr>
      <w:rFonts w:ascii="Times New Roman" w:hAnsi="Times New Roman" w:cs="Times New Roman"/>
      <w:sz w:val="24"/>
      <w:szCs w:val="24"/>
    </w:rPr>
  </w:style>
  <w:style w:type="paragraph" w:styleId="NormalIndent">
    <w:name w:val="Normal Indent"/>
    <w:basedOn w:val="Normal"/>
    <w:uiPriority w:val="99"/>
    <w:semiHidden/>
    <w:unhideWhenUsed/>
    <w:rsid w:val="00012E9D"/>
    <w:pPr>
      <w:ind w:left="720"/>
    </w:pPr>
  </w:style>
  <w:style w:type="paragraph" w:styleId="NoteHeading">
    <w:name w:val="Note Heading"/>
    <w:basedOn w:val="Normal"/>
    <w:next w:val="Normal"/>
    <w:link w:val="NoteHeadingChar"/>
    <w:uiPriority w:val="99"/>
    <w:semiHidden/>
    <w:unhideWhenUsed/>
    <w:rsid w:val="00012E9D"/>
    <w:pPr>
      <w:spacing w:before="0" w:after="0" w:line="240" w:lineRule="auto"/>
    </w:pPr>
  </w:style>
  <w:style w:type="character" w:customStyle="1" w:styleId="NoteHeadingChar">
    <w:name w:val="Note Heading Char"/>
    <w:basedOn w:val="DefaultParagraphFont"/>
    <w:link w:val="NoteHeading"/>
    <w:uiPriority w:val="99"/>
    <w:semiHidden/>
    <w:rsid w:val="00012E9D"/>
  </w:style>
  <w:style w:type="paragraph" w:styleId="PlainText">
    <w:name w:val="Plain Text"/>
    <w:basedOn w:val="Normal"/>
    <w:link w:val="PlainTextChar"/>
    <w:uiPriority w:val="99"/>
    <w:semiHidden/>
    <w:unhideWhenUsed/>
    <w:rsid w:val="00012E9D"/>
    <w:pPr>
      <w:spacing w:before="0"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012E9D"/>
    <w:rPr>
      <w:rFonts w:ascii="Consolas" w:hAnsi="Consolas"/>
      <w:sz w:val="21"/>
      <w:szCs w:val="21"/>
    </w:rPr>
  </w:style>
  <w:style w:type="paragraph" w:styleId="Quote">
    <w:name w:val="Quote"/>
    <w:basedOn w:val="Normal"/>
    <w:next w:val="Normal"/>
    <w:link w:val="QuoteChar"/>
    <w:uiPriority w:val="29"/>
    <w:semiHidden/>
    <w:qFormat/>
    <w:rsid w:val="00012E9D"/>
    <w:rPr>
      <w:i/>
      <w:iCs/>
      <w:color w:val="69747A" w:themeColor="text1"/>
    </w:rPr>
  </w:style>
  <w:style w:type="character" w:customStyle="1" w:styleId="QuoteChar">
    <w:name w:val="Quote Char"/>
    <w:basedOn w:val="DefaultParagraphFont"/>
    <w:link w:val="Quote"/>
    <w:uiPriority w:val="29"/>
    <w:semiHidden/>
    <w:rsid w:val="00012E9D"/>
    <w:rPr>
      <w:i/>
      <w:iCs/>
      <w:color w:val="69747A" w:themeColor="text1"/>
    </w:rPr>
  </w:style>
  <w:style w:type="paragraph" w:styleId="Salutation">
    <w:name w:val="Salutation"/>
    <w:basedOn w:val="Normal"/>
    <w:next w:val="Normal"/>
    <w:link w:val="SalutationChar"/>
    <w:uiPriority w:val="99"/>
    <w:semiHidden/>
    <w:unhideWhenUsed/>
    <w:rsid w:val="00012E9D"/>
  </w:style>
  <w:style w:type="character" w:customStyle="1" w:styleId="SalutationChar">
    <w:name w:val="Salutation Char"/>
    <w:basedOn w:val="DefaultParagraphFont"/>
    <w:link w:val="Salutation"/>
    <w:uiPriority w:val="99"/>
    <w:semiHidden/>
    <w:rsid w:val="00012E9D"/>
  </w:style>
  <w:style w:type="paragraph" w:styleId="Signature">
    <w:name w:val="Signature"/>
    <w:basedOn w:val="Normal"/>
    <w:link w:val="SignatureChar"/>
    <w:uiPriority w:val="99"/>
    <w:semiHidden/>
    <w:unhideWhenUsed/>
    <w:rsid w:val="00012E9D"/>
    <w:pPr>
      <w:spacing w:before="0" w:after="0" w:line="240" w:lineRule="auto"/>
      <w:ind w:left="4252"/>
    </w:pPr>
  </w:style>
  <w:style w:type="character" w:customStyle="1" w:styleId="SignatureChar">
    <w:name w:val="Signature Char"/>
    <w:basedOn w:val="DefaultParagraphFont"/>
    <w:link w:val="Signature"/>
    <w:uiPriority w:val="99"/>
    <w:semiHidden/>
    <w:rsid w:val="00012E9D"/>
  </w:style>
  <w:style w:type="paragraph" w:styleId="Subtitle">
    <w:name w:val="Subtitle"/>
    <w:basedOn w:val="Normal"/>
    <w:next w:val="Normal"/>
    <w:link w:val="SubtitleChar"/>
    <w:uiPriority w:val="11"/>
    <w:semiHidden/>
    <w:qFormat/>
    <w:rsid w:val="00012E9D"/>
    <w:pPr>
      <w:numPr>
        <w:ilvl w:val="1"/>
      </w:numPr>
    </w:pPr>
    <w:rPr>
      <w:rFonts w:asciiTheme="majorHAnsi" w:eastAsiaTheme="majorEastAsia" w:hAnsiTheme="majorHAnsi" w:cstheme="majorBidi"/>
      <w:i/>
      <w:iCs/>
      <w:color w:val="69747A" w:themeColor="accent1"/>
      <w:spacing w:val="15"/>
      <w:sz w:val="24"/>
      <w:szCs w:val="24"/>
    </w:rPr>
  </w:style>
  <w:style w:type="character" w:customStyle="1" w:styleId="SubtitleChar">
    <w:name w:val="Subtitle Char"/>
    <w:basedOn w:val="DefaultParagraphFont"/>
    <w:link w:val="Subtitle"/>
    <w:uiPriority w:val="11"/>
    <w:semiHidden/>
    <w:rsid w:val="00012E9D"/>
    <w:rPr>
      <w:rFonts w:asciiTheme="majorHAnsi" w:eastAsiaTheme="majorEastAsia" w:hAnsiTheme="majorHAnsi" w:cstheme="majorBidi"/>
      <w:i/>
      <w:iCs/>
      <w:color w:val="69747A" w:themeColor="accent1"/>
      <w:spacing w:val="15"/>
      <w:sz w:val="24"/>
      <w:szCs w:val="24"/>
    </w:rPr>
  </w:style>
  <w:style w:type="paragraph" w:styleId="TableofAuthorities">
    <w:name w:val="table of authorities"/>
    <w:basedOn w:val="Normal"/>
    <w:next w:val="Normal"/>
    <w:uiPriority w:val="99"/>
    <w:semiHidden/>
    <w:unhideWhenUsed/>
    <w:rsid w:val="00012E9D"/>
    <w:pPr>
      <w:spacing w:after="0"/>
      <w:ind w:left="200" w:hanging="200"/>
    </w:pPr>
  </w:style>
  <w:style w:type="paragraph" w:styleId="TableofFigures">
    <w:name w:val="table of figures"/>
    <w:basedOn w:val="Normal"/>
    <w:next w:val="Normal"/>
    <w:uiPriority w:val="99"/>
    <w:semiHidden/>
    <w:unhideWhenUsed/>
    <w:rsid w:val="00012E9D"/>
    <w:pPr>
      <w:spacing w:after="0"/>
    </w:pPr>
  </w:style>
  <w:style w:type="paragraph" w:styleId="Title">
    <w:name w:val="Title"/>
    <w:basedOn w:val="Normal"/>
    <w:next w:val="Normal"/>
    <w:link w:val="TitleChar"/>
    <w:uiPriority w:val="10"/>
    <w:semiHidden/>
    <w:qFormat/>
    <w:rsid w:val="00012E9D"/>
    <w:pPr>
      <w:pBdr>
        <w:bottom w:val="single" w:sz="8" w:space="4" w:color="69747A" w:themeColor="accent1"/>
      </w:pBdr>
      <w:spacing w:before="0" w:after="300" w:line="240" w:lineRule="auto"/>
      <w:contextualSpacing/>
    </w:pPr>
    <w:rPr>
      <w:rFonts w:asciiTheme="majorHAnsi" w:eastAsiaTheme="majorEastAsia" w:hAnsiTheme="majorHAnsi" w:cstheme="majorBidi"/>
      <w:color w:val="32242B" w:themeColor="text2" w:themeShade="BF"/>
      <w:spacing w:val="5"/>
      <w:kern w:val="28"/>
      <w:sz w:val="52"/>
      <w:szCs w:val="52"/>
    </w:rPr>
  </w:style>
  <w:style w:type="character" w:customStyle="1" w:styleId="TitleChar">
    <w:name w:val="Title Char"/>
    <w:basedOn w:val="DefaultParagraphFont"/>
    <w:link w:val="Title"/>
    <w:uiPriority w:val="10"/>
    <w:semiHidden/>
    <w:rsid w:val="00012E9D"/>
    <w:rPr>
      <w:rFonts w:asciiTheme="majorHAnsi" w:eastAsiaTheme="majorEastAsia" w:hAnsiTheme="majorHAnsi" w:cstheme="majorBidi"/>
      <w:color w:val="32242B" w:themeColor="text2" w:themeShade="BF"/>
      <w:spacing w:val="5"/>
      <w:kern w:val="28"/>
      <w:sz w:val="52"/>
      <w:szCs w:val="52"/>
    </w:rPr>
  </w:style>
  <w:style w:type="paragraph" w:styleId="TOAHeading">
    <w:name w:val="toa heading"/>
    <w:basedOn w:val="Normal"/>
    <w:next w:val="Normal"/>
    <w:uiPriority w:val="99"/>
    <w:semiHidden/>
    <w:unhideWhenUsed/>
    <w:rsid w:val="00012E9D"/>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012E9D"/>
    <w:pPr>
      <w:spacing w:after="100"/>
      <w:ind w:left="600"/>
    </w:pPr>
  </w:style>
  <w:style w:type="paragraph" w:styleId="TOC5">
    <w:name w:val="toc 5"/>
    <w:basedOn w:val="Normal"/>
    <w:next w:val="Normal"/>
    <w:autoRedefine/>
    <w:uiPriority w:val="39"/>
    <w:semiHidden/>
    <w:unhideWhenUsed/>
    <w:rsid w:val="00012E9D"/>
    <w:pPr>
      <w:spacing w:after="100"/>
      <w:ind w:left="800"/>
    </w:pPr>
  </w:style>
  <w:style w:type="paragraph" w:styleId="TOC6">
    <w:name w:val="toc 6"/>
    <w:basedOn w:val="Normal"/>
    <w:next w:val="Normal"/>
    <w:autoRedefine/>
    <w:uiPriority w:val="39"/>
    <w:semiHidden/>
    <w:unhideWhenUsed/>
    <w:rsid w:val="00012E9D"/>
    <w:pPr>
      <w:spacing w:after="100"/>
      <w:ind w:left="1000"/>
    </w:pPr>
  </w:style>
  <w:style w:type="paragraph" w:styleId="TOC7">
    <w:name w:val="toc 7"/>
    <w:basedOn w:val="Normal"/>
    <w:next w:val="Normal"/>
    <w:autoRedefine/>
    <w:uiPriority w:val="39"/>
    <w:semiHidden/>
    <w:unhideWhenUsed/>
    <w:rsid w:val="00012E9D"/>
    <w:pPr>
      <w:spacing w:after="100"/>
      <w:ind w:left="1200"/>
    </w:pPr>
  </w:style>
  <w:style w:type="paragraph" w:styleId="TOC8">
    <w:name w:val="toc 8"/>
    <w:basedOn w:val="Normal"/>
    <w:next w:val="Normal"/>
    <w:autoRedefine/>
    <w:uiPriority w:val="39"/>
    <w:semiHidden/>
    <w:unhideWhenUsed/>
    <w:rsid w:val="00012E9D"/>
    <w:pPr>
      <w:spacing w:after="100"/>
      <w:ind w:left="1400"/>
    </w:pPr>
  </w:style>
  <w:style w:type="paragraph" w:styleId="TOC9">
    <w:name w:val="toc 9"/>
    <w:basedOn w:val="Normal"/>
    <w:next w:val="Normal"/>
    <w:autoRedefine/>
    <w:uiPriority w:val="39"/>
    <w:semiHidden/>
    <w:unhideWhenUsed/>
    <w:rsid w:val="00012E9D"/>
    <w:pPr>
      <w:spacing w:after="100"/>
      <w:ind w:left="1600"/>
    </w:pPr>
  </w:style>
  <w:style w:type="paragraph" w:styleId="TOCHeading">
    <w:name w:val="TOC Heading"/>
    <w:basedOn w:val="Heading1"/>
    <w:next w:val="Normal"/>
    <w:uiPriority w:val="39"/>
    <w:semiHidden/>
    <w:unhideWhenUsed/>
    <w:qFormat/>
    <w:rsid w:val="00012E9D"/>
    <w:pPr>
      <w:pageBreakBefore w:val="0"/>
      <w:numPr>
        <w:numId w:val="0"/>
      </w:numPr>
      <w:spacing w:before="480" w:after="0"/>
      <w:outlineLvl w:val="9"/>
    </w:pPr>
    <w:rPr>
      <w:rFonts w:asciiTheme="majorHAnsi" w:hAnsiTheme="majorHAnsi"/>
      <w:color w:val="4E565B" w:themeColor="accent1" w:themeShade="BF"/>
      <w:sz w:val="28"/>
    </w:rPr>
  </w:style>
  <w:style w:type="table" w:customStyle="1" w:styleId="TableGrid11">
    <w:name w:val="Table Grid11"/>
    <w:basedOn w:val="TableNormal"/>
    <w:uiPriority w:val="59"/>
    <w:locked/>
    <w:rsid w:val="001D166F"/>
    <w:pPr>
      <w:spacing w:after="0" w:line="240" w:lineRule="auto"/>
    </w:pPr>
    <w:rPr>
      <w:rFonts w:ascii="Calibri" w:eastAsia="Calibri" w:hAnsi="Calibri" w:cs="Times New Roman"/>
    </w:rPr>
    <w:tblPr>
      <w:tblInd w:w="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0" w:type="dxa"/>
        <w:left w:w="108" w:type="dxa"/>
        <w:bottom w:w="0" w:type="dxa"/>
        <w:right w:w="108" w:type="dxa"/>
      </w:tblCellMar>
    </w:tblPr>
  </w:style>
  <w:style w:type="paragraph" w:customStyle="1" w:styleId="DocumentContact">
    <w:name w:val="Document Contact"/>
    <w:basedOn w:val="Contact"/>
    <w:semiHidden/>
    <w:rsid w:val="00163A80"/>
    <w:pPr>
      <w:spacing w:before="0" w:after="120"/>
    </w:pPr>
    <w:rPr>
      <w:noProof/>
      <w:color w:val="69747A"/>
      <w:sz w:val="24"/>
      <w:lang w:eastAsia="en-AU"/>
    </w:rPr>
  </w:style>
  <w:style w:type="paragraph" w:customStyle="1" w:styleId="DocumentClassification">
    <w:name w:val="Document Classification"/>
    <w:basedOn w:val="Normal"/>
    <w:semiHidden/>
    <w:rsid w:val="00A03BA4"/>
    <w:rPr>
      <w:rFonts w:ascii="Calibri" w:eastAsia="Calibri" w:hAnsi="Calibri" w:cs="Times New Roman"/>
    </w:rPr>
  </w:style>
  <w:style w:type="paragraph" w:customStyle="1" w:styleId="Version">
    <w:name w:val="Version"/>
    <w:basedOn w:val="Header"/>
    <w:semiHidden/>
    <w:rsid w:val="00263E46"/>
    <w:rPr>
      <w:noProof/>
      <w:sz w:val="18"/>
    </w:rPr>
  </w:style>
  <w:style w:type="paragraph" w:customStyle="1" w:styleId="Classification">
    <w:name w:val="Classification"/>
    <w:basedOn w:val="Footer"/>
    <w:semiHidden/>
    <w:rsid w:val="00CA0A87"/>
    <w:rPr>
      <w:caps/>
      <w:sz w:val="18"/>
    </w:rPr>
  </w:style>
  <w:style w:type="paragraph" w:customStyle="1" w:styleId="Code">
    <w:name w:val="Code"/>
    <w:basedOn w:val="Normal"/>
    <w:rsid w:val="00B548AE"/>
    <w:pPr>
      <w:shd w:val="clear" w:color="auto" w:fill="D9D9D9" w:themeFill="background1" w:themeFillShade="D9"/>
    </w:pPr>
    <w:rPr>
      <w:rFonts w:ascii="Courier New" w:hAnsi="Courier New"/>
      <w:sz w:val="18"/>
    </w:rPr>
  </w:style>
  <w:style w:type="character" w:styleId="CommentReference">
    <w:name w:val="annotation reference"/>
    <w:basedOn w:val="DefaultParagraphFont"/>
    <w:uiPriority w:val="99"/>
    <w:semiHidden/>
    <w:unhideWhenUsed/>
    <w:rsid w:val="0080673B"/>
    <w:rPr>
      <w:sz w:val="16"/>
      <w:szCs w:val="16"/>
    </w:rPr>
  </w:style>
  <w:style w:type="paragraph" w:styleId="Revision">
    <w:name w:val="Revision"/>
    <w:hidden/>
    <w:uiPriority w:val="99"/>
    <w:semiHidden/>
    <w:rsid w:val="00DB240D"/>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n-AU"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lsdException w:name="heading 1" w:semiHidden="0"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Title" w:uiPriority="10" w:qFormat="1"/>
    <w:lsdException w:name="Closing" w:unhideWhenUsed="1"/>
    <w:lsdException w:name="Signature" w:unhideWhenUsed="1"/>
    <w:lsdException w:name="Default Paragraph Font" w:uiPriority="1" w:unhideWhenUsed="1"/>
    <w:lsdException w:name="Body Text" w:unhideWhenUsed="1"/>
    <w:lsdException w:name="Body Text Indent" w:unhideWhenUsed="1"/>
    <w:lsdException w:name="Message Header" w:unhideWhenUsed="1"/>
    <w:lsdException w:name="Subtitle"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uiPriority="22" w:qFormat="1"/>
    <w:lsdException w:name="Emphasis"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unhideWhenUsed="1"/>
    <w:lsdException w:name="TOC Heading" w:uiPriority="39" w:unhideWhenUsed="1" w:qFormat="1"/>
  </w:latentStyles>
  <w:style w:type="paragraph" w:default="1" w:styleId="Normal">
    <w:name w:val="Normal"/>
    <w:rsid w:val="001C310D"/>
    <w:pPr>
      <w:spacing w:before="120" w:after="120"/>
    </w:pPr>
  </w:style>
  <w:style w:type="paragraph" w:styleId="Heading1">
    <w:name w:val="heading 1"/>
    <w:next w:val="Normal"/>
    <w:link w:val="Heading1Char"/>
    <w:uiPriority w:val="9"/>
    <w:qFormat/>
    <w:rsid w:val="00F47CBE"/>
    <w:pPr>
      <w:keepNext/>
      <w:keepLines/>
      <w:pageBreakBefore/>
      <w:numPr>
        <w:numId w:val="11"/>
      </w:numPr>
      <w:spacing w:after="480"/>
      <w:ind w:left="0"/>
      <w:outlineLvl w:val="0"/>
    </w:pPr>
    <w:rPr>
      <w:rFonts w:ascii="Calibri" w:eastAsiaTheme="majorEastAsia" w:hAnsi="Calibri" w:cstheme="majorBidi"/>
      <w:b/>
      <w:bCs/>
      <w:color w:val="69747A"/>
      <w:sz w:val="40"/>
      <w:szCs w:val="28"/>
    </w:rPr>
  </w:style>
  <w:style w:type="paragraph" w:styleId="Heading2">
    <w:name w:val="heading 2"/>
    <w:basedOn w:val="Heading1"/>
    <w:next w:val="Normal"/>
    <w:link w:val="Heading2Char"/>
    <w:uiPriority w:val="9"/>
    <w:qFormat/>
    <w:rsid w:val="00FC6E24"/>
    <w:pPr>
      <w:pageBreakBefore w:val="0"/>
      <w:numPr>
        <w:ilvl w:val="1"/>
      </w:numPr>
      <w:spacing w:before="480" w:after="240"/>
      <w:ind w:left="0"/>
      <w:outlineLvl w:val="1"/>
    </w:pPr>
    <w:rPr>
      <w:bCs w:val="0"/>
      <w:sz w:val="32"/>
      <w:szCs w:val="26"/>
    </w:rPr>
  </w:style>
  <w:style w:type="paragraph" w:styleId="Heading3">
    <w:name w:val="heading 3"/>
    <w:basedOn w:val="Heading2"/>
    <w:next w:val="Normal"/>
    <w:link w:val="Heading3Char"/>
    <w:uiPriority w:val="9"/>
    <w:qFormat/>
    <w:rsid w:val="00FC6E24"/>
    <w:pPr>
      <w:numPr>
        <w:ilvl w:val="2"/>
      </w:numPr>
      <w:ind w:left="0"/>
      <w:outlineLvl w:val="2"/>
    </w:pPr>
    <w:rPr>
      <w:bCs/>
      <w:sz w:val="28"/>
    </w:rPr>
  </w:style>
  <w:style w:type="paragraph" w:styleId="Heading4">
    <w:name w:val="heading 4"/>
    <w:basedOn w:val="Heading3"/>
    <w:next w:val="Normal"/>
    <w:link w:val="Heading4Char"/>
    <w:uiPriority w:val="9"/>
    <w:unhideWhenUsed/>
    <w:qFormat/>
    <w:rsid w:val="00FC6E24"/>
    <w:pPr>
      <w:numPr>
        <w:ilvl w:val="3"/>
      </w:numPr>
      <w:ind w:left="0"/>
      <w:outlineLvl w:val="3"/>
    </w:pPr>
    <w:rPr>
      <w:bCs w:val="0"/>
      <w:iCs/>
      <w:sz w:val="24"/>
    </w:rPr>
  </w:style>
  <w:style w:type="paragraph" w:styleId="Heading5">
    <w:name w:val="heading 5"/>
    <w:basedOn w:val="Heading4"/>
    <w:next w:val="Normal"/>
    <w:link w:val="Heading5Char"/>
    <w:uiPriority w:val="9"/>
    <w:semiHidden/>
    <w:qFormat/>
    <w:rsid w:val="00DB04B0"/>
    <w:pPr>
      <w:numPr>
        <w:ilvl w:val="4"/>
      </w:numPr>
      <w:outlineLvl w:val="4"/>
    </w:pPr>
  </w:style>
  <w:style w:type="paragraph" w:styleId="Heading6">
    <w:name w:val="heading 6"/>
    <w:basedOn w:val="Heading5"/>
    <w:next w:val="Normal"/>
    <w:link w:val="Heading6Char"/>
    <w:uiPriority w:val="9"/>
    <w:semiHidden/>
    <w:qFormat/>
    <w:rsid w:val="00DB04B0"/>
    <w:pPr>
      <w:numPr>
        <w:ilvl w:val="5"/>
      </w:numPr>
      <w:outlineLvl w:val="5"/>
    </w:pPr>
    <w:rPr>
      <w:iCs w:val="0"/>
      <w:sz w:val="20"/>
    </w:rPr>
  </w:style>
  <w:style w:type="paragraph" w:styleId="Heading7">
    <w:name w:val="heading 7"/>
    <w:basedOn w:val="Heading6"/>
    <w:next w:val="Normal"/>
    <w:link w:val="Heading7Char"/>
    <w:uiPriority w:val="9"/>
    <w:semiHidden/>
    <w:qFormat/>
    <w:rsid w:val="00DB04B0"/>
    <w:pPr>
      <w:numPr>
        <w:ilvl w:val="6"/>
      </w:numPr>
      <w:outlineLvl w:val="6"/>
    </w:pPr>
    <w:rPr>
      <w:iCs/>
    </w:rPr>
  </w:style>
  <w:style w:type="paragraph" w:styleId="Heading8">
    <w:name w:val="heading 8"/>
    <w:basedOn w:val="Heading7"/>
    <w:next w:val="Normal"/>
    <w:link w:val="Heading8Char"/>
    <w:uiPriority w:val="9"/>
    <w:semiHidden/>
    <w:qFormat/>
    <w:rsid w:val="00DB04B0"/>
    <w:pPr>
      <w:numPr>
        <w:ilvl w:val="7"/>
      </w:numPr>
      <w:outlineLvl w:val="7"/>
    </w:pPr>
  </w:style>
  <w:style w:type="paragraph" w:styleId="Heading9">
    <w:name w:val="heading 9"/>
    <w:basedOn w:val="Heading8"/>
    <w:next w:val="Normal"/>
    <w:link w:val="Heading9Char"/>
    <w:uiPriority w:val="9"/>
    <w:semiHidden/>
    <w:qFormat/>
    <w:rsid w:val="00DB04B0"/>
    <w:pPr>
      <w:numPr>
        <w:ilvl w:val="8"/>
      </w:numPr>
      <w:outlineLvl w:val="8"/>
    </w:pPr>
    <w:rPr>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7CBE"/>
    <w:rPr>
      <w:rFonts w:ascii="Calibri" w:eastAsiaTheme="majorEastAsia" w:hAnsi="Calibri" w:cstheme="majorBidi"/>
      <w:b/>
      <w:bCs/>
      <w:color w:val="69747A"/>
      <w:sz w:val="40"/>
      <w:szCs w:val="28"/>
    </w:rPr>
  </w:style>
  <w:style w:type="character" w:customStyle="1" w:styleId="Heading2Char">
    <w:name w:val="Heading 2 Char"/>
    <w:basedOn w:val="DefaultParagraphFont"/>
    <w:link w:val="Heading2"/>
    <w:uiPriority w:val="9"/>
    <w:rsid w:val="00FC6E24"/>
    <w:rPr>
      <w:rFonts w:ascii="Calibri" w:eastAsiaTheme="majorEastAsia" w:hAnsi="Calibri" w:cstheme="majorBidi"/>
      <w:b/>
      <w:color w:val="677178"/>
      <w:sz w:val="32"/>
      <w:szCs w:val="26"/>
    </w:rPr>
  </w:style>
  <w:style w:type="character" w:customStyle="1" w:styleId="Heading3Char">
    <w:name w:val="Heading 3 Char"/>
    <w:basedOn w:val="DefaultParagraphFont"/>
    <w:link w:val="Heading3"/>
    <w:uiPriority w:val="9"/>
    <w:rsid w:val="00FC6E24"/>
    <w:rPr>
      <w:rFonts w:ascii="Calibri" w:eastAsiaTheme="majorEastAsia" w:hAnsi="Calibri" w:cstheme="majorBidi"/>
      <w:b/>
      <w:bCs/>
      <w:color w:val="677178"/>
      <w:sz w:val="28"/>
      <w:szCs w:val="26"/>
    </w:rPr>
  </w:style>
  <w:style w:type="character" w:customStyle="1" w:styleId="Heading4Char">
    <w:name w:val="Heading 4 Char"/>
    <w:basedOn w:val="DefaultParagraphFont"/>
    <w:link w:val="Heading4"/>
    <w:uiPriority w:val="9"/>
    <w:rsid w:val="00FC6E24"/>
    <w:rPr>
      <w:rFonts w:ascii="Calibri" w:eastAsiaTheme="majorEastAsia" w:hAnsi="Calibri" w:cstheme="majorBidi"/>
      <w:b/>
      <w:iCs/>
      <w:color w:val="677178"/>
      <w:sz w:val="24"/>
      <w:szCs w:val="26"/>
    </w:rPr>
  </w:style>
  <w:style w:type="character" w:customStyle="1" w:styleId="Heading5Char">
    <w:name w:val="Heading 5 Char"/>
    <w:basedOn w:val="DefaultParagraphFont"/>
    <w:link w:val="Heading5"/>
    <w:uiPriority w:val="9"/>
    <w:semiHidden/>
    <w:rsid w:val="00DB04B0"/>
    <w:rPr>
      <w:rFonts w:ascii="Calibri" w:eastAsiaTheme="majorEastAsia" w:hAnsi="Calibri" w:cstheme="majorBidi"/>
      <w:b/>
      <w:iCs/>
      <w:color w:val="677178"/>
      <w:sz w:val="24"/>
      <w:szCs w:val="26"/>
    </w:rPr>
  </w:style>
  <w:style w:type="character" w:customStyle="1" w:styleId="Heading6Char">
    <w:name w:val="Heading 6 Char"/>
    <w:basedOn w:val="DefaultParagraphFont"/>
    <w:link w:val="Heading6"/>
    <w:uiPriority w:val="9"/>
    <w:semiHidden/>
    <w:rsid w:val="00DB04B0"/>
    <w:rPr>
      <w:rFonts w:ascii="Calibri" w:eastAsiaTheme="majorEastAsia" w:hAnsi="Calibri" w:cstheme="majorBidi"/>
      <w:b/>
      <w:color w:val="677178"/>
      <w:szCs w:val="26"/>
    </w:rPr>
  </w:style>
  <w:style w:type="character" w:customStyle="1" w:styleId="Heading7Char">
    <w:name w:val="Heading 7 Char"/>
    <w:basedOn w:val="DefaultParagraphFont"/>
    <w:link w:val="Heading7"/>
    <w:uiPriority w:val="9"/>
    <w:semiHidden/>
    <w:rsid w:val="00DB04B0"/>
    <w:rPr>
      <w:rFonts w:ascii="Calibri" w:eastAsiaTheme="majorEastAsia" w:hAnsi="Calibri" w:cstheme="majorBidi"/>
      <w:b/>
      <w:iCs/>
      <w:color w:val="677178"/>
      <w:szCs w:val="26"/>
    </w:rPr>
  </w:style>
  <w:style w:type="character" w:customStyle="1" w:styleId="Heading8Char">
    <w:name w:val="Heading 8 Char"/>
    <w:basedOn w:val="DefaultParagraphFont"/>
    <w:link w:val="Heading8"/>
    <w:uiPriority w:val="9"/>
    <w:semiHidden/>
    <w:rsid w:val="00DB04B0"/>
    <w:rPr>
      <w:rFonts w:ascii="Calibri" w:eastAsiaTheme="majorEastAsia" w:hAnsi="Calibri" w:cstheme="majorBidi"/>
      <w:b/>
      <w:iCs/>
      <w:color w:val="677178"/>
      <w:szCs w:val="26"/>
    </w:rPr>
  </w:style>
  <w:style w:type="character" w:customStyle="1" w:styleId="Heading9Char">
    <w:name w:val="Heading 9 Char"/>
    <w:basedOn w:val="DefaultParagraphFont"/>
    <w:link w:val="Heading9"/>
    <w:uiPriority w:val="9"/>
    <w:semiHidden/>
    <w:rsid w:val="00DB04B0"/>
    <w:rPr>
      <w:rFonts w:ascii="Calibri" w:eastAsiaTheme="majorEastAsia" w:hAnsi="Calibri" w:cstheme="majorBidi"/>
      <w:b/>
      <w:color w:val="677178"/>
      <w:szCs w:val="26"/>
    </w:rPr>
  </w:style>
  <w:style w:type="numbering" w:customStyle="1" w:styleId="Headings">
    <w:name w:val="Headings"/>
    <w:uiPriority w:val="99"/>
    <w:rsid w:val="00DB04B0"/>
    <w:pPr>
      <w:numPr>
        <w:numId w:val="1"/>
      </w:numPr>
    </w:pPr>
  </w:style>
  <w:style w:type="paragraph" w:customStyle="1" w:styleId="FakeHeading1">
    <w:name w:val="Fake Heading 1"/>
    <w:next w:val="Normal"/>
    <w:rsid w:val="00F47CBE"/>
    <w:pPr>
      <w:keepNext/>
      <w:keepLines/>
      <w:pageBreakBefore/>
      <w:spacing w:after="480"/>
    </w:pPr>
    <w:rPr>
      <w:b/>
      <w:color w:val="69747A"/>
      <w:sz w:val="40"/>
    </w:rPr>
  </w:style>
  <w:style w:type="paragraph" w:customStyle="1" w:styleId="FakeHeading2">
    <w:name w:val="Fake Heading 2"/>
    <w:basedOn w:val="FakeHeading1"/>
    <w:next w:val="Normal"/>
    <w:rsid w:val="00111A2B"/>
    <w:pPr>
      <w:pageBreakBefore w:val="0"/>
      <w:spacing w:before="240" w:after="240"/>
    </w:pPr>
    <w:rPr>
      <w:sz w:val="32"/>
    </w:rPr>
  </w:style>
  <w:style w:type="paragraph" w:customStyle="1" w:styleId="FakeHeading3">
    <w:name w:val="Fake Heading 3"/>
    <w:basedOn w:val="FakeHeading2"/>
    <w:next w:val="Normal"/>
    <w:rsid w:val="001800DC"/>
    <w:rPr>
      <w:sz w:val="28"/>
    </w:rPr>
  </w:style>
  <w:style w:type="paragraph" w:customStyle="1" w:styleId="FakeHeading4">
    <w:name w:val="Fake Heading 4"/>
    <w:basedOn w:val="FakeHeading3"/>
    <w:next w:val="Normal"/>
    <w:unhideWhenUsed/>
    <w:rsid w:val="00944A82"/>
    <w:rPr>
      <w:sz w:val="24"/>
    </w:rPr>
  </w:style>
  <w:style w:type="paragraph" w:styleId="BalloonText">
    <w:name w:val="Balloon Text"/>
    <w:basedOn w:val="Normal"/>
    <w:link w:val="BalloonTextChar"/>
    <w:uiPriority w:val="99"/>
    <w:semiHidden/>
    <w:unhideWhenUsed/>
    <w:rsid w:val="00944A8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4A82"/>
    <w:rPr>
      <w:rFonts w:ascii="Tahoma" w:hAnsi="Tahoma" w:cs="Tahoma"/>
      <w:sz w:val="16"/>
      <w:szCs w:val="16"/>
    </w:rPr>
  </w:style>
  <w:style w:type="paragraph" w:styleId="Header">
    <w:name w:val="header"/>
    <w:basedOn w:val="Normal"/>
    <w:link w:val="HeaderChar"/>
    <w:uiPriority w:val="99"/>
    <w:semiHidden/>
    <w:rsid w:val="00F42EA6"/>
    <w:pPr>
      <w:tabs>
        <w:tab w:val="center" w:pos="4513"/>
        <w:tab w:val="right" w:pos="9026"/>
      </w:tabs>
      <w:spacing w:before="0" w:after="0" w:line="240" w:lineRule="auto"/>
      <w:jc w:val="center"/>
    </w:pPr>
    <w:rPr>
      <w:color w:val="4E2B7B"/>
    </w:rPr>
  </w:style>
  <w:style w:type="character" w:customStyle="1" w:styleId="HeaderChar">
    <w:name w:val="Header Char"/>
    <w:basedOn w:val="DefaultParagraphFont"/>
    <w:link w:val="Header"/>
    <w:uiPriority w:val="99"/>
    <w:semiHidden/>
    <w:rsid w:val="00F2022B"/>
    <w:rPr>
      <w:color w:val="4E2B7B"/>
    </w:rPr>
  </w:style>
  <w:style w:type="paragraph" w:styleId="Footer">
    <w:name w:val="footer"/>
    <w:basedOn w:val="Normal"/>
    <w:link w:val="FooterChar"/>
    <w:uiPriority w:val="99"/>
    <w:semiHidden/>
    <w:rsid w:val="005A4083"/>
    <w:pPr>
      <w:tabs>
        <w:tab w:val="center" w:pos="4513"/>
        <w:tab w:val="right" w:pos="9026"/>
      </w:tabs>
      <w:spacing w:before="0" w:after="0" w:line="240" w:lineRule="auto"/>
      <w:jc w:val="center"/>
    </w:pPr>
    <w:rPr>
      <w:color w:val="69747A"/>
    </w:rPr>
  </w:style>
  <w:style w:type="character" w:customStyle="1" w:styleId="FooterChar">
    <w:name w:val="Footer Char"/>
    <w:basedOn w:val="DefaultParagraphFont"/>
    <w:link w:val="Footer"/>
    <w:uiPriority w:val="99"/>
    <w:semiHidden/>
    <w:rsid w:val="00F2022B"/>
    <w:rPr>
      <w:color w:val="69747A"/>
    </w:rPr>
  </w:style>
  <w:style w:type="paragraph" w:customStyle="1" w:styleId="NormalBold">
    <w:name w:val="Normal Bold"/>
    <w:basedOn w:val="Normal"/>
    <w:next w:val="Normal"/>
    <w:rsid w:val="007E7D6A"/>
    <w:rPr>
      <w:b/>
    </w:rPr>
  </w:style>
  <w:style w:type="paragraph" w:customStyle="1" w:styleId="DocumentTitle">
    <w:name w:val="Document Title"/>
    <w:basedOn w:val="Normal"/>
    <w:semiHidden/>
    <w:qFormat/>
    <w:rsid w:val="00F42EA6"/>
    <w:pPr>
      <w:spacing w:before="4000" w:after="720"/>
      <w:ind w:right="-754"/>
      <w:jc w:val="right"/>
    </w:pPr>
    <w:rPr>
      <w:rFonts w:ascii="Calibri" w:hAnsi="Calibri"/>
      <w:b/>
      <w:color w:val="4E2B7B"/>
      <w:sz w:val="40"/>
    </w:rPr>
  </w:style>
  <w:style w:type="paragraph" w:customStyle="1" w:styleId="DocumentDate">
    <w:name w:val="Document Date"/>
    <w:basedOn w:val="Normal"/>
    <w:semiHidden/>
    <w:qFormat/>
    <w:rsid w:val="00A03BA4"/>
    <w:pPr>
      <w:spacing w:before="0"/>
      <w:ind w:right="-754"/>
      <w:jc w:val="right"/>
    </w:pPr>
    <w:rPr>
      <w:color w:val="69747A"/>
      <w:sz w:val="24"/>
    </w:rPr>
  </w:style>
  <w:style w:type="paragraph" w:customStyle="1" w:styleId="DocumentVersion">
    <w:name w:val="Document Version"/>
    <w:basedOn w:val="DocumentDate"/>
    <w:semiHidden/>
    <w:rsid w:val="00EC4595"/>
  </w:style>
  <w:style w:type="paragraph" w:customStyle="1" w:styleId="Contact">
    <w:name w:val="Contact"/>
    <w:basedOn w:val="Normal"/>
    <w:semiHidden/>
    <w:qFormat/>
    <w:rsid w:val="007B3B86"/>
    <w:pPr>
      <w:spacing w:before="2800" w:after="0"/>
      <w:jc w:val="right"/>
    </w:pPr>
    <w:rPr>
      <w:rFonts w:ascii="Calibri" w:hAnsi="Calibri"/>
    </w:rPr>
  </w:style>
  <w:style w:type="paragraph" w:customStyle="1" w:styleId="Disclaimer">
    <w:name w:val="Disclaimer"/>
    <w:basedOn w:val="Normal"/>
    <w:semiHidden/>
    <w:qFormat/>
    <w:rsid w:val="00014F98"/>
    <w:rPr>
      <w:color w:val="69747A"/>
      <w:sz w:val="18"/>
    </w:rPr>
  </w:style>
  <w:style w:type="paragraph" w:customStyle="1" w:styleId="DocumentInformation">
    <w:name w:val="Document Information"/>
    <w:basedOn w:val="Normal"/>
    <w:semiHidden/>
    <w:qFormat/>
    <w:rsid w:val="00014F98"/>
    <w:pPr>
      <w:spacing w:before="0" w:after="720"/>
      <w:jc w:val="center"/>
    </w:pPr>
    <w:rPr>
      <w:color w:val="69747A"/>
    </w:rPr>
  </w:style>
  <w:style w:type="paragraph" w:customStyle="1" w:styleId="DocumentInformationHeading">
    <w:name w:val="Document Information Heading"/>
    <w:basedOn w:val="FakeHeading2"/>
    <w:semiHidden/>
    <w:qFormat/>
    <w:rsid w:val="00014F98"/>
    <w:rPr>
      <w:rFonts w:ascii="Calibri" w:hAnsi="Calibri"/>
    </w:rPr>
  </w:style>
  <w:style w:type="table" w:styleId="TableGrid">
    <w:name w:val="Table Grid"/>
    <w:basedOn w:val="TableNormal"/>
    <w:uiPriority w:val="59"/>
    <w:rsid w:val="000C36B7"/>
    <w:pPr>
      <w:spacing w:after="0" w:line="240" w:lineRule="auto"/>
      <w:ind w:left="1077"/>
    </w:pPr>
    <w:rPr>
      <w:rFonts w:ascii="Calibri" w:hAnsi="Calibri"/>
    </w:rPr>
    <w:tblPr>
      <w:tblInd w:w="95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0" w:type="dxa"/>
        <w:left w:w="108" w:type="dxa"/>
        <w:bottom w:w="0" w:type="dxa"/>
        <w:right w:w="108" w:type="dxa"/>
      </w:tblCellMar>
    </w:tblPr>
    <w:trPr>
      <w:cantSplit/>
      <w:tblHeader/>
    </w:trPr>
  </w:style>
  <w:style w:type="paragraph" w:customStyle="1" w:styleId="Table-Header">
    <w:name w:val="Table - Header"/>
    <w:basedOn w:val="Normal"/>
    <w:uiPriority w:val="3"/>
    <w:rsid w:val="00750051"/>
    <w:pPr>
      <w:keepNext/>
      <w:spacing w:before="40" w:after="40" w:line="240" w:lineRule="auto"/>
    </w:pPr>
    <w:rPr>
      <w:b/>
      <w:sz w:val="18"/>
    </w:rPr>
  </w:style>
  <w:style w:type="paragraph" w:customStyle="1" w:styleId="Table-Text">
    <w:name w:val="Table - Text"/>
    <w:basedOn w:val="Normal"/>
    <w:uiPriority w:val="3"/>
    <w:rsid w:val="00925138"/>
    <w:pPr>
      <w:spacing w:before="40" w:after="40" w:line="240" w:lineRule="auto"/>
    </w:pPr>
    <w:rPr>
      <w:sz w:val="18"/>
    </w:rPr>
  </w:style>
  <w:style w:type="paragraph" w:customStyle="1" w:styleId="DocumentInformationSubheading">
    <w:name w:val="Document Information Subheading"/>
    <w:basedOn w:val="DocumentInformationHeading"/>
    <w:semiHidden/>
    <w:qFormat/>
    <w:rsid w:val="00014F98"/>
    <w:rPr>
      <w:sz w:val="28"/>
    </w:rPr>
  </w:style>
  <w:style w:type="paragraph" w:customStyle="1" w:styleId="Note">
    <w:name w:val="Note"/>
    <w:basedOn w:val="Normal"/>
    <w:rsid w:val="00925A57"/>
    <w:pPr>
      <w:pBdr>
        <w:top w:val="single" w:sz="2" w:space="1" w:color="F2F2F2" w:themeColor="background1" w:themeShade="F2"/>
        <w:left w:val="single" w:sz="2" w:space="4" w:color="F2F2F2" w:themeColor="background1" w:themeShade="F2"/>
        <w:bottom w:val="single" w:sz="2" w:space="1" w:color="F2F2F2" w:themeColor="background1" w:themeShade="F2"/>
        <w:right w:val="single" w:sz="2" w:space="4" w:color="F2F2F2" w:themeColor="background1" w:themeShade="F2"/>
      </w:pBdr>
      <w:shd w:val="clear" w:color="auto" w:fill="F2F2F2" w:themeFill="background1" w:themeFillShade="F2"/>
      <w:tabs>
        <w:tab w:val="left" w:pos="567"/>
      </w:tabs>
      <w:spacing w:before="240" w:after="240"/>
      <w:ind w:left="680" w:right="113" w:hanging="567"/>
    </w:pPr>
    <w:rPr>
      <w:rFonts w:ascii="Calibri" w:eastAsia="Times New Roman" w:hAnsi="Calibri" w:cs="Times New Roman"/>
      <w:iCs/>
      <w:color w:val="000000"/>
    </w:rPr>
  </w:style>
  <w:style w:type="table" w:customStyle="1" w:styleId="TableGrid1">
    <w:name w:val="Table Grid1"/>
    <w:basedOn w:val="TableNormal"/>
    <w:next w:val="TableGrid"/>
    <w:uiPriority w:val="59"/>
    <w:locked/>
    <w:rsid w:val="00836BA9"/>
    <w:pPr>
      <w:spacing w:after="0" w:line="240" w:lineRule="auto"/>
    </w:pPr>
    <w:tblPr>
      <w:tblInd w:w="958"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0" w:type="dxa"/>
        <w:left w:w="108" w:type="dxa"/>
        <w:bottom w:w="0" w:type="dxa"/>
        <w:right w:w="108" w:type="dxa"/>
      </w:tblCellMar>
    </w:tblPr>
    <w:trPr>
      <w:cantSplit/>
      <w:tblHeader/>
    </w:trPr>
  </w:style>
  <w:style w:type="character" w:styleId="Hyperlink">
    <w:name w:val="Hyperlink"/>
    <w:basedOn w:val="DefaultParagraphFont"/>
    <w:uiPriority w:val="99"/>
    <w:unhideWhenUsed/>
    <w:rsid w:val="001103C0"/>
    <w:rPr>
      <w:color w:val="69747A" w:themeColor="hyperlink"/>
      <w:u w:val="single"/>
    </w:rPr>
  </w:style>
  <w:style w:type="paragraph" w:styleId="TOC1">
    <w:name w:val="toc 1"/>
    <w:basedOn w:val="Normal"/>
    <w:next w:val="Normal"/>
    <w:autoRedefine/>
    <w:uiPriority w:val="39"/>
    <w:unhideWhenUsed/>
    <w:rsid w:val="007F7CAD"/>
    <w:pPr>
      <w:tabs>
        <w:tab w:val="left" w:pos="567"/>
        <w:tab w:val="right" w:leader="dot" w:pos="8505"/>
      </w:tabs>
    </w:pPr>
    <w:rPr>
      <w:b/>
    </w:rPr>
  </w:style>
  <w:style w:type="paragraph" w:styleId="TOC2">
    <w:name w:val="toc 2"/>
    <w:basedOn w:val="Normal"/>
    <w:next w:val="Normal"/>
    <w:autoRedefine/>
    <w:uiPriority w:val="39"/>
    <w:unhideWhenUsed/>
    <w:rsid w:val="006F5A26"/>
    <w:pPr>
      <w:tabs>
        <w:tab w:val="left" w:pos="1134"/>
        <w:tab w:val="right" w:leader="dot" w:pos="8505"/>
      </w:tabs>
      <w:spacing w:after="100"/>
      <w:ind w:left="567"/>
    </w:pPr>
  </w:style>
  <w:style w:type="paragraph" w:styleId="TOC3">
    <w:name w:val="toc 3"/>
    <w:basedOn w:val="Normal"/>
    <w:next w:val="Normal"/>
    <w:autoRedefine/>
    <w:uiPriority w:val="39"/>
    <w:unhideWhenUsed/>
    <w:rsid w:val="006F5A26"/>
    <w:pPr>
      <w:tabs>
        <w:tab w:val="left" w:pos="1134"/>
        <w:tab w:val="right" w:leader="dot" w:pos="8505"/>
      </w:tabs>
      <w:ind w:left="567"/>
    </w:pPr>
  </w:style>
  <w:style w:type="paragraph" w:customStyle="1" w:styleId="Table-Bullet">
    <w:name w:val="Table - Bullet"/>
    <w:basedOn w:val="Table-Text"/>
    <w:rsid w:val="00F53398"/>
    <w:pPr>
      <w:numPr>
        <w:numId w:val="12"/>
      </w:numPr>
      <w:ind w:left="454" w:hanging="227"/>
    </w:pPr>
  </w:style>
  <w:style w:type="paragraph" w:customStyle="1" w:styleId="BulletedList">
    <w:name w:val="Bulleted List"/>
    <w:basedOn w:val="Normal"/>
    <w:rsid w:val="00DF5632"/>
    <w:pPr>
      <w:numPr>
        <w:numId w:val="13"/>
      </w:numPr>
      <w:ind w:left="794" w:hanging="397"/>
    </w:pPr>
  </w:style>
  <w:style w:type="paragraph" w:customStyle="1" w:styleId="NumberedList">
    <w:name w:val="Numbered List"/>
    <w:basedOn w:val="Normal"/>
    <w:rsid w:val="00DF5632"/>
    <w:pPr>
      <w:numPr>
        <w:numId w:val="14"/>
      </w:numPr>
      <w:ind w:left="794" w:hanging="397"/>
    </w:pPr>
  </w:style>
  <w:style w:type="paragraph" w:customStyle="1" w:styleId="BulletedList2">
    <w:name w:val="Bulleted List 2"/>
    <w:basedOn w:val="BulletedList"/>
    <w:rsid w:val="00281538"/>
    <w:pPr>
      <w:numPr>
        <w:numId w:val="17"/>
      </w:numPr>
      <w:ind w:left="1191" w:hanging="397"/>
    </w:pPr>
  </w:style>
  <w:style w:type="paragraph" w:customStyle="1" w:styleId="NumberedList2">
    <w:name w:val="Numbered List 2"/>
    <w:basedOn w:val="NumberedList"/>
    <w:rsid w:val="00893DE2"/>
    <w:pPr>
      <w:numPr>
        <w:numId w:val="15"/>
      </w:numPr>
    </w:pPr>
  </w:style>
  <w:style w:type="paragraph" w:customStyle="1" w:styleId="NumberedList3">
    <w:name w:val="Numbered List 3"/>
    <w:basedOn w:val="NumberedList"/>
    <w:rsid w:val="00893DE2"/>
    <w:pPr>
      <w:numPr>
        <w:numId w:val="16"/>
      </w:numPr>
    </w:pPr>
  </w:style>
  <w:style w:type="paragraph" w:customStyle="1" w:styleId="DocumentTableText">
    <w:name w:val="Document Table Text"/>
    <w:semiHidden/>
    <w:qFormat/>
    <w:rsid w:val="0066380E"/>
    <w:pPr>
      <w:spacing w:after="0"/>
    </w:pPr>
    <w:rPr>
      <w:sz w:val="18"/>
    </w:rPr>
  </w:style>
  <w:style w:type="paragraph" w:styleId="Bibliography">
    <w:name w:val="Bibliography"/>
    <w:basedOn w:val="Normal"/>
    <w:next w:val="Normal"/>
    <w:uiPriority w:val="37"/>
    <w:semiHidden/>
    <w:unhideWhenUsed/>
    <w:rsid w:val="00012E9D"/>
  </w:style>
  <w:style w:type="paragraph" w:styleId="BlockText">
    <w:name w:val="Block Text"/>
    <w:basedOn w:val="Normal"/>
    <w:uiPriority w:val="99"/>
    <w:semiHidden/>
    <w:unhideWhenUsed/>
    <w:rsid w:val="00012E9D"/>
    <w:pPr>
      <w:pBdr>
        <w:top w:val="single" w:sz="2" w:space="10" w:color="69747A" w:themeColor="accent1" w:shadow="1" w:frame="1"/>
        <w:left w:val="single" w:sz="2" w:space="10" w:color="69747A" w:themeColor="accent1" w:shadow="1" w:frame="1"/>
        <w:bottom w:val="single" w:sz="2" w:space="10" w:color="69747A" w:themeColor="accent1" w:shadow="1" w:frame="1"/>
        <w:right w:val="single" w:sz="2" w:space="10" w:color="69747A" w:themeColor="accent1" w:shadow="1" w:frame="1"/>
      </w:pBdr>
      <w:ind w:left="1152" w:right="1152"/>
    </w:pPr>
    <w:rPr>
      <w:rFonts w:eastAsiaTheme="minorEastAsia"/>
      <w:i/>
      <w:iCs/>
      <w:color w:val="69747A" w:themeColor="accent1"/>
    </w:rPr>
  </w:style>
  <w:style w:type="paragraph" w:styleId="BodyText">
    <w:name w:val="Body Text"/>
    <w:basedOn w:val="Normal"/>
    <w:link w:val="BodyTextChar"/>
    <w:uiPriority w:val="99"/>
    <w:semiHidden/>
    <w:unhideWhenUsed/>
    <w:rsid w:val="00012E9D"/>
  </w:style>
  <w:style w:type="character" w:customStyle="1" w:styleId="BodyTextChar">
    <w:name w:val="Body Text Char"/>
    <w:basedOn w:val="DefaultParagraphFont"/>
    <w:link w:val="BodyText"/>
    <w:uiPriority w:val="99"/>
    <w:semiHidden/>
    <w:rsid w:val="00012E9D"/>
  </w:style>
  <w:style w:type="paragraph" w:styleId="BodyText2">
    <w:name w:val="Body Text 2"/>
    <w:basedOn w:val="Normal"/>
    <w:link w:val="BodyText2Char"/>
    <w:uiPriority w:val="99"/>
    <w:semiHidden/>
    <w:unhideWhenUsed/>
    <w:rsid w:val="00012E9D"/>
    <w:pPr>
      <w:spacing w:line="480" w:lineRule="auto"/>
    </w:pPr>
  </w:style>
  <w:style w:type="character" w:customStyle="1" w:styleId="BodyText2Char">
    <w:name w:val="Body Text 2 Char"/>
    <w:basedOn w:val="DefaultParagraphFont"/>
    <w:link w:val="BodyText2"/>
    <w:uiPriority w:val="99"/>
    <w:semiHidden/>
    <w:rsid w:val="00012E9D"/>
  </w:style>
  <w:style w:type="paragraph" w:styleId="BodyText3">
    <w:name w:val="Body Text 3"/>
    <w:basedOn w:val="Normal"/>
    <w:link w:val="BodyText3Char"/>
    <w:uiPriority w:val="99"/>
    <w:semiHidden/>
    <w:unhideWhenUsed/>
    <w:rsid w:val="00012E9D"/>
    <w:rPr>
      <w:sz w:val="16"/>
      <w:szCs w:val="16"/>
    </w:rPr>
  </w:style>
  <w:style w:type="character" w:customStyle="1" w:styleId="BodyText3Char">
    <w:name w:val="Body Text 3 Char"/>
    <w:basedOn w:val="DefaultParagraphFont"/>
    <w:link w:val="BodyText3"/>
    <w:uiPriority w:val="99"/>
    <w:semiHidden/>
    <w:rsid w:val="00012E9D"/>
    <w:rPr>
      <w:sz w:val="16"/>
      <w:szCs w:val="16"/>
    </w:rPr>
  </w:style>
  <w:style w:type="paragraph" w:styleId="BodyTextFirstIndent">
    <w:name w:val="Body Text First Indent"/>
    <w:basedOn w:val="BodyText"/>
    <w:link w:val="BodyTextFirstIndentChar"/>
    <w:uiPriority w:val="99"/>
    <w:semiHidden/>
    <w:unhideWhenUsed/>
    <w:rsid w:val="00012E9D"/>
    <w:pPr>
      <w:ind w:firstLine="360"/>
    </w:pPr>
  </w:style>
  <w:style w:type="character" w:customStyle="1" w:styleId="BodyTextFirstIndentChar">
    <w:name w:val="Body Text First Indent Char"/>
    <w:basedOn w:val="BodyTextChar"/>
    <w:link w:val="BodyTextFirstIndent"/>
    <w:uiPriority w:val="99"/>
    <w:semiHidden/>
    <w:rsid w:val="00012E9D"/>
  </w:style>
  <w:style w:type="paragraph" w:styleId="BodyTextIndent">
    <w:name w:val="Body Text Indent"/>
    <w:basedOn w:val="Normal"/>
    <w:link w:val="BodyTextIndentChar"/>
    <w:uiPriority w:val="99"/>
    <w:semiHidden/>
    <w:unhideWhenUsed/>
    <w:rsid w:val="00012E9D"/>
    <w:pPr>
      <w:ind w:left="283"/>
    </w:pPr>
  </w:style>
  <w:style w:type="character" w:customStyle="1" w:styleId="BodyTextIndentChar">
    <w:name w:val="Body Text Indent Char"/>
    <w:basedOn w:val="DefaultParagraphFont"/>
    <w:link w:val="BodyTextIndent"/>
    <w:uiPriority w:val="99"/>
    <w:semiHidden/>
    <w:rsid w:val="00012E9D"/>
  </w:style>
  <w:style w:type="paragraph" w:styleId="BodyTextFirstIndent2">
    <w:name w:val="Body Text First Indent 2"/>
    <w:basedOn w:val="BodyTextIndent"/>
    <w:link w:val="BodyTextFirstIndent2Char"/>
    <w:uiPriority w:val="99"/>
    <w:semiHidden/>
    <w:unhideWhenUsed/>
    <w:rsid w:val="00012E9D"/>
    <w:pPr>
      <w:ind w:left="360" w:firstLine="360"/>
    </w:pPr>
  </w:style>
  <w:style w:type="character" w:customStyle="1" w:styleId="BodyTextFirstIndent2Char">
    <w:name w:val="Body Text First Indent 2 Char"/>
    <w:basedOn w:val="BodyTextIndentChar"/>
    <w:link w:val="BodyTextFirstIndent2"/>
    <w:uiPriority w:val="99"/>
    <w:semiHidden/>
    <w:rsid w:val="00012E9D"/>
  </w:style>
  <w:style w:type="paragraph" w:styleId="BodyTextIndent2">
    <w:name w:val="Body Text Indent 2"/>
    <w:basedOn w:val="Normal"/>
    <w:link w:val="BodyTextIndent2Char"/>
    <w:uiPriority w:val="99"/>
    <w:semiHidden/>
    <w:unhideWhenUsed/>
    <w:rsid w:val="00012E9D"/>
    <w:pPr>
      <w:spacing w:line="480" w:lineRule="auto"/>
      <w:ind w:left="283"/>
    </w:pPr>
  </w:style>
  <w:style w:type="character" w:customStyle="1" w:styleId="BodyTextIndent2Char">
    <w:name w:val="Body Text Indent 2 Char"/>
    <w:basedOn w:val="DefaultParagraphFont"/>
    <w:link w:val="BodyTextIndent2"/>
    <w:uiPriority w:val="99"/>
    <w:semiHidden/>
    <w:rsid w:val="00012E9D"/>
  </w:style>
  <w:style w:type="paragraph" w:styleId="BodyTextIndent3">
    <w:name w:val="Body Text Indent 3"/>
    <w:basedOn w:val="Normal"/>
    <w:link w:val="BodyTextIndent3Char"/>
    <w:uiPriority w:val="99"/>
    <w:semiHidden/>
    <w:unhideWhenUsed/>
    <w:rsid w:val="00012E9D"/>
    <w:pPr>
      <w:ind w:left="283"/>
    </w:pPr>
    <w:rPr>
      <w:sz w:val="16"/>
      <w:szCs w:val="16"/>
    </w:rPr>
  </w:style>
  <w:style w:type="character" w:customStyle="1" w:styleId="BodyTextIndent3Char">
    <w:name w:val="Body Text Indent 3 Char"/>
    <w:basedOn w:val="DefaultParagraphFont"/>
    <w:link w:val="BodyTextIndent3"/>
    <w:uiPriority w:val="99"/>
    <w:semiHidden/>
    <w:rsid w:val="00012E9D"/>
    <w:rPr>
      <w:sz w:val="16"/>
      <w:szCs w:val="16"/>
    </w:rPr>
  </w:style>
  <w:style w:type="paragraph" w:styleId="Caption">
    <w:name w:val="caption"/>
    <w:basedOn w:val="Normal"/>
    <w:next w:val="Normal"/>
    <w:uiPriority w:val="35"/>
    <w:semiHidden/>
    <w:unhideWhenUsed/>
    <w:qFormat/>
    <w:rsid w:val="00012E9D"/>
    <w:pPr>
      <w:spacing w:before="0" w:after="200" w:line="240" w:lineRule="auto"/>
    </w:pPr>
    <w:rPr>
      <w:b/>
      <w:bCs/>
      <w:color w:val="69747A" w:themeColor="accent1"/>
      <w:sz w:val="18"/>
      <w:szCs w:val="18"/>
    </w:rPr>
  </w:style>
  <w:style w:type="paragraph" w:styleId="Closing">
    <w:name w:val="Closing"/>
    <w:basedOn w:val="Normal"/>
    <w:link w:val="ClosingChar"/>
    <w:uiPriority w:val="99"/>
    <w:semiHidden/>
    <w:unhideWhenUsed/>
    <w:rsid w:val="00012E9D"/>
    <w:pPr>
      <w:spacing w:before="0" w:after="0" w:line="240" w:lineRule="auto"/>
      <w:ind w:left="4252"/>
    </w:pPr>
  </w:style>
  <w:style w:type="character" w:customStyle="1" w:styleId="ClosingChar">
    <w:name w:val="Closing Char"/>
    <w:basedOn w:val="DefaultParagraphFont"/>
    <w:link w:val="Closing"/>
    <w:uiPriority w:val="99"/>
    <w:semiHidden/>
    <w:rsid w:val="00012E9D"/>
  </w:style>
  <w:style w:type="paragraph" w:styleId="CommentText">
    <w:name w:val="annotation text"/>
    <w:basedOn w:val="Normal"/>
    <w:link w:val="CommentTextChar"/>
    <w:uiPriority w:val="99"/>
    <w:semiHidden/>
    <w:unhideWhenUsed/>
    <w:rsid w:val="00012E9D"/>
    <w:pPr>
      <w:spacing w:line="240" w:lineRule="auto"/>
    </w:pPr>
  </w:style>
  <w:style w:type="character" w:customStyle="1" w:styleId="CommentTextChar">
    <w:name w:val="Comment Text Char"/>
    <w:basedOn w:val="DefaultParagraphFont"/>
    <w:link w:val="CommentText"/>
    <w:uiPriority w:val="99"/>
    <w:semiHidden/>
    <w:rsid w:val="00012E9D"/>
  </w:style>
  <w:style w:type="paragraph" w:styleId="CommentSubject">
    <w:name w:val="annotation subject"/>
    <w:basedOn w:val="CommentText"/>
    <w:next w:val="CommentText"/>
    <w:link w:val="CommentSubjectChar"/>
    <w:uiPriority w:val="99"/>
    <w:semiHidden/>
    <w:unhideWhenUsed/>
    <w:rsid w:val="00012E9D"/>
    <w:rPr>
      <w:b/>
      <w:bCs/>
    </w:rPr>
  </w:style>
  <w:style w:type="character" w:customStyle="1" w:styleId="CommentSubjectChar">
    <w:name w:val="Comment Subject Char"/>
    <w:basedOn w:val="CommentTextChar"/>
    <w:link w:val="CommentSubject"/>
    <w:uiPriority w:val="99"/>
    <w:semiHidden/>
    <w:rsid w:val="00012E9D"/>
    <w:rPr>
      <w:b/>
      <w:bCs/>
    </w:rPr>
  </w:style>
  <w:style w:type="paragraph" w:styleId="Date">
    <w:name w:val="Date"/>
    <w:basedOn w:val="Normal"/>
    <w:next w:val="Normal"/>
    <w:link w:val="DateChar"/>
    <w:uiPriority w:val="99"/>
    <w:semiHidden/>
    <w:unhideWhenUsed/>
    <w:rsid w:val="00012E9D"/>
  </w:style>
  <w:style w:type="character" w:customStyle="1" w:styleId="DateChar">
    <w:name w:val="Date Char"/>
    <w:basedOn w:val="DefaultParagraphFont"/>
    <w:link w:val="Date"/>
    <w:uiPriority w:val="99"/>
    <w:semiHidden/>
    <w:rsid w:val="00012E9D"/>
  </w:style>
  <w:style w:type="paragraph" w:styleId="DocumentMap">
    <w:name w:val="Document Map"/>
    <w:basedOn w:val="Normal"/>
    <w:link w:val="DocumentMapChar"/>
    <w:uiPriority w:val="99"/>
    <w:semiHidden/>
    <w:rsid w:val="00012E9D"/>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17C75"/>
    <w:rPr>
      <w:rFonts w:ascii="Tahoma" w:hAnsi="Tahoma" w:cs="Tahoma"/>
      <w:sz w:val="16"/>
      <w:szCs w:val="16"/>
    </w:rPr>
  </w:style>
  <w:style w:type="paragraph" w:styleId="E-mailSignature">
    <w:name w:val="E-mail Signature"/>
    <w:basedOn w:val="Normal"/>
    <w:link w:val="E-mailSignatureChar"/>
    <w:uiPriority w:val="99"/>
    <w:semiHidden/>
    <w:unhideWhenUsed/>
    <w:rsid w:val="00012E9D"/>
    <w:pPr>
      <w:spacing w:before="0" w:after="0" w:line="240" w:lineRule="auto"/>
    </w:pPr>
  </w:style>
  <w:style w:type="character" w:customStyle="1" w:styleId="E-mailSignatureChar">
    <w:name w:val="E-mail Signature Char"/>
    <w:basedOn w:val="DefaultParagraphFont"/>
    <w:link w:val="E-mailSignature"/>
    <w:uiPriority w:val="99"/>
    <w:semiHidden/>
    <w:rsid w:val="00012E9D"/>
  </w:style>
  <w:style w:type="paragraph" w:styleId="EndnoteText">
    <w:name w:val="endnote text"/>
    <w:basedOn w:val="Normal"/>
    <w:link w:val="EndnoteTextChar"/>
    <w:uiPriority w:val="99"/>
    <w:semiHidden/>
    <w:unhideWhenUsed/>
    <w:rsid w:val="00012E9D"/>
    <w:pPr>
      <w:spacing w:before="0" w:after="0" w:line="240" w:lineRule="auto"/>
    </w:pPr>
  </w:style>
  <w:style w:type="character" w:customStyle="1" w:styleId="EndnoteTextChar">
    <w:name w:val="Endnote Text Char"/>
    <w:basedOn w:val="DefaultParagraphFont"/>
    <w:link w:val="EndnoteText"/>
    <w:uiPriority w:val="99"/>
    <w:semiHidden/>
    <w:rsid w:val="00012E9D"/>
  </w:style>
  <w:style w:type="paragraph" w:styleId="EnvelopeAddress">
    <w:name w:val="envelope address"/>
    <w:basedOn w:val="Normal"/>
    <w:uiPriority w:val="99"/>
    <w:semiHidden/>
    <w:unhideWhenUsed/>
    <w:rsid w:val="00012E9D"/>
    <w:pPr>
      <w:framePr w:w="7920" w:h="1980" w:hRule="exact" w:hSpace="180" w:wrap="auto" w:hAnchor="page" w:xAlign="center" w:yAlign="bottom"/>
      <w:spacing w:before="0"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012E9D"/>
    <w:pPr>
      <w:spacing w:before="0" w:after="0" w:line="240" w:lineRule="auto"/>
    </w:pPr>
    <w:rPr>
      <w:rFonts w:asciiTheme="majorHAnsi" w:eastAsiaTheme="majorEastAsia" w:hAnsiTheme="majorHAnsi" w:cstheme="majorBidi"/>
    </w:rPr>
  </w:style>
  <w:style w:type="paragraph" w:styleId="FootnoteText">
    <w:name w:val="footnote text"/>
    <w:basedOn w:val="Normal"/>
    <w:link w:val="FootnoteTextChar"/>
    <w:uiPriority w:val="99"/>
    <w:semiHidden/>
    <w:unhideWhenUsed/>
    <w:rsid w:val="00012E9D"/>
    <w:pPr>
      <w:spacing w:before="0" w:after="0" w:line="240" w:lineRule="auto"/>
    </w:pPr>
  </w:style>
  <w:style w:type="character" w:customStyle="1" w:styleId="FootnoteTextChar">
    <w:name w:val="Footnote Text Char"/>
    <w:basedOn w:val="DefaultParagraphFont"/>
    <w:link w:val="FootnoteText"/>
    <w:uiPriority w:val="99"/>
    <w:semiHidden/>
    <w:rsid w:val="00012E9D"/>
  </w:style>
  <w:style w:type="paragraph" w:styleId="HTMLAddress">
    <w:name w:val="HTML Address"/>
    <w:basedOn w:val="Normal"/>
    <w:link w:val="HTMLAddressChar"/>
    <w:uiPriority w:val="99"/>
    <w:semiHidden/>
    <w:unhideWhenUsed/>
    <w:rsid w:val="00012E9D"/>
    <w:pPr>
      <w:spacing w:before="0" w:after="0" w:line="240" w:lineRule="auto"/>
    </w:pPr>
    <w:rPr>
      <w:i/>
      <w:iCs/>
    </w:rPr>
  </w:style>
  <w:style w:type="character" w:customStyle="1" w:styleId="HTMLAddressChar">
    <w:name w:val="HTML Address Char"/>
    <w:basedOn w:val="DefaultParagraphFont"/>
    <w:link w:val="HTMLAddress"/>
    <w:uiPriority w:val="99"/>
    <w:semiHidden/>
    <w:rsid w:val="00012E9D"/>
    <w:rPr>
      <w:i/>
      <w:iCs/>
    </w:rPr>
  </w:style>
  <w:style w:type="paragraph" w:styleId="HTMLPreformatted">
    <w:name w:val="HTML Preformatted"/>
    <w:basedOn w:val="Normal"/>
    <w:link w:val="HTMLPreformattedChar"/>
    <w:uiPriority w:val="99"/>
    <w:semiHidden/>
    <w:unhideWhenUsed/>
    <w:rsid w:val="00012E9D"/>
    <w:pPr>
      <w:spacing w:before="0"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012E9D"/>
    <w:rPr>
      <w:rFonts w:ascii="Consolas" w:hAnsi="Consolas"/>
    </w:rPr>
  </w:style>
  <w:style w:type="paragraph" w:styleId="Index1">
    <w:name w:val="index 1"/>
    <w:basedOn w:val="Normal"/>
    <w:next w:val="Normal"/>
    <w:autoRedefine/>
    <w:uiPriority w:val="99"/>
    <w:semiHidden/>
    <w:unhideWhenUsed/>
    <w:rsid w:val="00012E9D"/>
    <w:pPr>
      <w:spacing w:before="0" w:after="0" w:line="240" w:lineRule="auto"/>
      <w:ind w:left="200" w:hanging="200"/>
    </w:pPr>
  </w:style>
  <w:style w:type="paragraph" w:styleId="Index2">
    <w:name w:val="index 2"/>
    <w:basedOn w:val="Normal"/>
    <w:next w:val="Normal"/>
    <w:autoRedefine/>
    <w:uiPriority w:val="99"/>
    <w:semiHidden/>
    <w:unhideWhenUsed/>
    <w:rsid w:val="00012E9D"/>
    <w:pPr>
      <w:spacing w:before="0" w:after="0" w:line="240" w:lineRule="auto"/>
      <w:ind w:left="400" w:hanging="200"/>
    </w:pPr>
  </w:style>
  <w:style w:type="paragraph" w:styleId="Index3">
    <w:name w:val="index 3"/>
    <w:basedOn w:val="Normal"/>
    <w:next w:val="Normal"/>
    <w:autoRedefine/>
    <w:uiPriority w:val="99"/>
    <w:semiHidden/>
    <w:unhideWhenUsed/>
    <w:rsid w:val="00012E9D"/>
    <w:pPr>
      <w:spacing w:before="0" w:after="0" w:line="240" w:lineRule="auto"/>
      <w:ind w:left="600" w:hanging="200"/>
    </w:pPr>
  </w:style>
  <w:style w:type="paragraph" w:styleId="Index4">
    <w:name w:val="index 4"/>
    <w:basedOn w:val="Normal"/>
    <w:next w:val="Normal"/>
    <w:autoRedefine/>
    <w:uiPriority w:val="99"/>
    <w:semiHidden/>
    <w:unhideWhenUsed/>
    <w:rsid w:val="00012E9D"/>
    <w:pPr>
      <w:spacing w:before="0" w:after="0" w:line="240" w:lineRule="auto"/>
      <w:ind w:left="800" w:hanging="200"/>
    </w:pPr>
  </w:style>
  <w:style w:type="paragraph" w:styleId="Index5">
    <w:name w:val="index 5"/>
    <w:basedOn w:val="Normal"/>
    <w:next w:val="Normal"/>
    <w:autoRedefine/>
    <w:uiPriority w:val="99"/>
    <w:semiHidden/>
    <w:unhideWhenUsed/>
    <w:rsid w:val="00012E9D"/>
    <w:pPr>
      <w:spacing w:before="0" w:after="0" w:line="240" w:lineRule="auto"/>
      <w:ind w:left="1000" w:hanging="200"/>
    </w:pPr>
  </w:style>
  <w:style w:type="paragraph" w:styleId="Index6">
    <w:name w:val="index 6"/>
    <w:basedOn w:val="Normal"/>
    <w:next w:val="Normal"/>
    <w:autoRedefine/>
    <w:uiPriority w:val="99"/>
    <w:semiHidden/>
    <w:unhideWhenUsed/>
    <w:rsid w:val="00012E9D"/>
    <w:pPr>
      <w:spacing w:before="0" w:after="0" w:line="240" w:lineRule="auto"/>
      <w:ind w:left="1200" w:hanging="200"/>
    </w:pPr>
  </w:style>
  <w:style w:type="paragraph" w:styleId="Index7">
    <w:name w:val="index 7"/>
    <w:basedOn w:val="Normal"/>
    <w:next w:val="Normal"/>
    <w:autoRedefine/>
    <w:uiPriority w:val="99"/>
    <w:semiHidden/>
    <w:unhideWhenUsed/>
    <w:rsid w:val="00012E9D"/>
    <w:pPr>
      <w:spacing w:before="0" w:after="0" w:line="240" w:lineRule="auto"/>
      <w:ind w:left="1400" w:hanging="200"/>
    </w:pPr>
  </w:style>
  <w:style w:type="paragraph" w:styleId="Index8">
    <w:name w:val="index 8"/>
    <w:basedOn w:val="Normal"/>
    <w:next w:val="Normal"/>
    <w:autoRedefine/>
    <w:uiPriority w:val="99"/>
    <w:semiHidden/>
    <w:unhideWhenUsed/>
    <w:rsid w:val="00012E9D"/>
    <w:pPr>
      <w:spacing w:before="0" w:after="0" w:line="240" w:lineRule="auto"/>
      <w:ind w:left="1600" w:hanging="200"/>
    </w:pPr>
  </w:style>
  <w:style w:type="paragraph" w:styleId="Index9">
    <w:name w:val="index 9"/>
    <w:basedOn w:val="Normal"/>
    <w:next w:val="Normal"/>
    <w:autoRedefine/>
    <w:uiPriority w:val="99"/>
    <w:semiHidden/>
    <w:unhideWhenUsed/>
    <w:rsid w:val="00012E9D"/>
    <w:pPr>
      <w:spacing w:before="0" w:after="0" w:line="240" w:lineRule="auto"/>
      <w:ind w:left="1800" w:hanging="200"/>
    </w:pPr>
  </w:style>
  <w:style w:type="paragraph" w:styleId="IndexHeading">
    <w:name w:val="index heading"/>
    <w:basedOn w:val="Normal"/>
    <w:next w:val="Index1"/>
    <w:uiPriority w:val="99"/>
    <w:semiHidden/>
    <w:unhideWhenUsed/>
    <w:rsid w:val="00012E9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qFormat/>
    <w:rsid w:val="00012E9D"/>
    <w:pPr>
      <w:pBdr>
        <w:bottom w:val="single" w:sz="4" w:space="4" w:color="69747A" w:themeColor="accent1"/>
      </w:pBdr>
      <w:spacing w:before="200" w:after="280"/>
      <w:ind w:left="936" w:right="936"/>
    </w:pPr>
    <w:rPr>
      <w:b/>
      <w:bCs/>
      <w:i/>
      <w:iCs/>
      <w:color w:val="69747A" w:themeColor="accent1"/>
    </w:rPr>
  </w:style>
  <w:style w:type="character" w:customStyle="1" w:styleId="IntenseQuoteChar">
    <w:name w:val="Intense Quote Char"/>
    <w:basedOn w:val="DefaultParagraphFont"/>
    <w:link w:val="IntenseQuote"/>
    <w:uiPriority w:val="30"/>
    <w:semiHidden/>
    <w:rsid w:val="00012E9D"/>
    <w:rPr>
      <w:b/>
      <w:bCs/>
      <w:i/>
      <w:iCs/>
      <w:color w:val="69747A" w:themeColor="accent1"/>
    </w:rPr>
  </w:style>
  <w:style w:type="paragraph" w:styleId="List">
    <w:name w:val="List"/>
    <w:basedOn w:val="Normal"/>
    <w:uiPriority w:val="99"/>
    <w:semiHidden/>
    <w:rsid w:val="00012E9D"/>
    <w:pPr>
      <w:ind w:left="283" w:hanging="283"/>
      <w:contextualSpacing/>
    </w:pPr>
  </w:style>
  <w:style w:type="paragraph" w:styleId="List2">
    <w:name w:val="List 2"/>
    <w:basedOn w:val="Normal"/>
    <w:uiPriority w:val="99"/>
    <w:semiHidden/>
    <w:rsid w:val="00012E9D"/>
    <w:pPr>
      <w:ind w:left="566" w:hanging="283"/>
      <w:contextualSpacing/>
    </w:pPr>
  </w:style>
  <w:style w:type="paragraph" w:styleId="List3">
    <w:name w:val="List 3"/>
    <w:basedOn w:val="Normal"/>
    <w:uiPriority w:val="99"/>
    <w:semiHidden/>
    <w:rsid w:val="00012E9D"/>
    <w:pPr>
      <w:ind w:left="849" w:hanging="283"/>
      <w:contextualSpacing/>
    </w:pPr>
  </w:style>
  <w:style w:type="paragraph" w:styleId="List4">
    <w:name w:val="List 4"/>
    <w:basedOn w:val="Normal"/>
    <w:uiPriority w:val="99"/>
    <w:semiHidden/>
    <w:rsid w:val="00012E9D"/>
    <w:pPr>
      <w:ind w:left="1132" w:hanging="283"/>
      <w:contextualSpacing/>
    </w:pPr>
  </w:style>
  <w:style w:type="paragraph" w:styleId="List5">
    <w:name w:val="List 5"/>
    <w:basedOn w:val="Normal"/>
    <w:uiPriority w:val="99"/>
    <w:semiHidden/>
    <w:rsid w:val="00012E9D"/>
    <w:pPr>
      <w:ind w:left="1415" w:hanging="283"/>
      <w:contextualSpacing/>
    </w:pPr>
  </w:style>
  <w:style w:type="paragraph" w:styleId="ListBullet">
    <w:name w:val="List Bullet"/>
    <w:basedOn w:val="Normal"/>
    <w:uiPriority w:val="99"/>
    <w:semiHidden/>
    <w:rsid w:val="00012E9D"/>
    <w:pPr>
      <w:numPr>
        <w:numId w:val="18"/>
      </w:numPr>
      <w:contextualSpacing/>
    </w:pPr>
  </w:style>
  <w:style w:type="paragraph" w:styleId="ListBullet2">
    <w:name w:val="List Bullet 2"/>
    <w:basedOn w:val="Normal"/>
    <w:uiPriority w:val="99"/>
    <w:semiHidden/>
    <w:rsid w:val="00012E9D"/>
    <w:pPr>
      <w:numPr>
        <w:numId w:val="19"/>
      </w:numPr>
      <w:contextualSpacing/>
    </w:pPr>
  </w:style>
  <w:style w:type="paragraph" w:styleId="ListBullet3">
    <w:name w:val="List Bullet 3"/>
    <w:basedOn w:val="Normal"/>
    <w:uiPriority w:val="99"/>
    <w:semiHidden/>
    <w:rsid w:val="00012E9D"/>
    <w:pPr>
      <w:numPr>
        <w:numId w:val="20"/>
      </w:numPr>
      <w:contextualSpacing/>
    </w:pPr>
  </w:style>
  <w:style w:type="paragraph" w:styleId="ListBullet4">
    <w:name w:val="List Bullet 4"/>
    <w:basedOn w:val="Normal"/>
    <w:uiPriority w:val="99"/>
    <w:semiHidden/>
    <w:rsid w:val="00012E9D"/>
    <w:pPr>
      <w:numPr>
        <w:numId w:val="21"/>
      </w:numPr>
      <w:contextualSpacing/>
    </w:pPr>
  </w:style>
  <w:style w:type="paragraph" w:styleId="ListBullet5">
    <w:name w:val="List Bullet 5"/>
    <w:basedOn w:val="Normal"/>
    <w:uiPriority w:val="99"/>
    <w:semiHidden/>
    <w:rsid w:val="00012E9D"/>
    <w:pPr>
      <w:numPr>
        <w:numId w:val="22"/>
      </w:numPr>
      <w:contextualSpacing/>
    </w:pPr>
  </w:style>
  <w:style w:type="paragraph" w:styleId="ListContinue">
    <w:name w:val="List Continue"/>
    <w:basedOn w:val="Normal"/>
    <w:uiPriority w:val="99"/>
    <w:semiHidden/>
    <w:rsid w:val="00012E9D"/>
    <w:pPr>
      <w:ind w:left="283"/>
      <w:contextualSpacing/>
    </w:pPr>
  </w:style>
  <w:style w:type="paragraph" w:styleId="ListContinue2">
    <w:name w:val="List Continue 2"/>
    <w:basedOn w:val="Normal"/>
    <w:uiPriority w:val="99"/>
    <w:semiHidden/>
    <w:rsid w:val="00012E9D"/>
    <w:pPr>
      <w:ind w:left="566"/>
      <w:contextualSpacing/>
    </w:pPr>
  </w:style>
  <w:style w:type="paragraph" w:styleId="ListContinue3">
    <w:name w:val="List Continue 3"/>
    <w:basedOn w:val="Normal"/>
    <w:uiPriority w:val="99"/>
    <w:semiHidden/>
    <w:rsid w:val="00012E9D"/>
    <w:pPr>
      <w:ind w:left="849"/>
      <w:contextualSpacing/>
    </w:pPr>
  </w:style>
  <w:style w:type="paragraph" w:styleId="ListContinue4">
    <w:name w:val="List Continue 4"/>
    <w:basedOn w:val="Normal"/>
    <w:uiPriority w:val="99"/>
    <w:semiHidden/>
    <w:rsid w:val="00012E9D"/>
    <w:pPr>
      <w:ind w:left="1132"/>
      <w:contextualSpacing/>
    </w:pPr>
  </w:style>
  <w:style w:type="paragraph" w:styleId="ListContinue5">
    <w:name w:val="List Continue 5"/>
    <w:basedOn w:val="Normal"/>
    <w:uiPriority w:val="99"/>
    <w:semiHidden/>
    <w:rsid w:val="00012E9D"/>
    <w:pPr>
      <w:ind w:left="1415"/>
      <w:contextualSpacing/>
    </w:pPr>
  </w:style>
  <w:style w:type="paragraph" w:styleId="ListNumber">
    <w:name w:val="List Number"/>
    <w:basedOn w:val="Normal"/>
    <w:uiPriority w:val="99"/>
    <w:semiHidden/>
    <w:rsid w:val="00012E9D"/>
    <w:pPr>
      <w:numPr>
        <w:numId w:val="23"/>
      </w:numPr>
      <w:contextualSpacing/>
    </w:pPr>
  </w:style>
  <w:style w:type="paragraph" w:styleId="ListNumber2">
    <w:name w:val="List Number 2"/>
    <w:basedOn w:val="Normal"/>
    <w:uiPriority w:val="99"/>
    <w:semiHidden/>
    <w:rsid w:val="00012E9D"/>
    <w:pPr>
      <w:numPr>
        <w:numId w:val="24"/>
      </w:numPr>
      <w:contextualSpacing/>
    </w:pPr>
  </w:style>
  <w:style w:type="paragraph" w:styleId="ListNumber3">
    <w:name w:val="List Number 3"/>
    <w:basedOn w:val="Normal"/>
    <w:uiPriority w:val="99"/>
    <w:semiHidden/>
    <w:rsid w:val="00012E9D"/>
    <w:pPr>
      <w:numPr>
        <w:numId w:val="25"/>
      </w:numPr>
      <w:contextualSpacing/>
    </w:pPr>
  </w:style>
  <w:style w:type="paragraph" w:styleId="ListNumber4">
    <w:name w:val="List Number 4"/>
    <w:basedOn w:val="Normal"/>
    <w:uiPriority w:val="99"/>
    <w:semiHidden/>
    <w:rsid w:val="00012E9D"/>
    <w:pPr>
      <w:numPr>
        <w:numId w:val="26"/>
      </w:numPr>
      <w:contextualSpacing/>
    </w:pPr>
  </w:style>
  <w:style w:type="paragraph" w:styleId="ListNumber5">
    <w:name w:val="List Number 5"/>
    <w:basedOn w:val="Normal"/>
    <w:uiPriority w:val="99"/>
    <w:semiHidden/>
    <w:rsid w:val="00012E9D"/>
    <w:pPr>
      <w:numPr>
        <w:numId w:val="27"/>
      </w:numPr>
      <w:contextualSpacing/>
    </w:pPr>
  </w:style>
  <w:style w:type="paragraph" w:styleId="ListParagraph">
    <w:name w:val="List Paragraph"/>
    <w:basedOn w:val="Normal"/>
    <w:uiPriority w:val="34"/>
    <w:semiHidden/>
    <w:qFormat/>
    <w:rsid w:val="00012E9D"/>
    <w:pPr>
      <w:ind w:left="720"/>
      <w:contextualSpacing/>
    </w:pPr>
  </w:style>
  <w:style w:type="paragraph" w:styleId="MacroText">
    <w:name w:val="macro"/>
    <w:link w:val="MacroTextChar"/>
    <w:uiPriority w:val="99"/>
    <w:semiHidden/>
    <w:unhideWhenUsed/>
    <w:rsid w:val="00012E9D"/>
    <w:pPr>
      <w:tabs>
        <w:tab w:val="left" w:pos="480"/>
        <w:tab w:val="left" w:pos="960"/>
        <w:tab w:val="left" w:pos="1440"/>
        <w:tab w:val="left" w:pos="1920"/>
        <w:tab w:val="left" w:pos="2400"/>
        <w:tab w:val="left" w:pos="2880"/>
        <w:tab w:val="left" w:pos="3360"/>
        <w:tab w:val="left" w:pos="3840"/>
        <w:tab w:val="left" w:pos="4320"/>
      </w:tabs>
      <w:spacing w:before="120" w:after="0"/>
    </w:pPr>
    <w:rPr>
      <w:rFonts w:ascii="Consolas" w:hAnsi="Consolas"/>
    </w:rPr>
  </w:style>
  <w:style w:type="character" w:customStyle="1" w:styleId="MacroTextChar">
    <w:name w:val="Macro Text Char"/>
    <w:basedOn w:val="DefaultParagraphFont"/>
    <w:link w:val="MacroText"/>
    <w:uiPriority w:val="99"/>
    <w:semiHidden/>
    <w:rsid w:val="00012E9D"/>
    <w:rPr>
      <w:rFonts w:ascii="Consolas" w:hAnsi="Consolas"/>
    </w:rPr>
  </w:style>
  <w:style w:type="paragraph" w:styleId="MessageHeader">
    <w:name w:val="Message Header"/>
    <w:basedOn w:val="Normal"/>
    <w:link w:val="MessageHeaderChar"/>
    <w:uiPriority w:val="99"/>
    <w:semiHidden/>
    <w:unhideWhenUsed/>
    <w:rsid w:val="00012E9D"/>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012E9D"/>
    <w:rPr>
      <w:rFonts w:asciiTheme="majorHAnsi" w:eastAsiaTheme="majorEastAsia" w:hAnsiTheme="majorHAnsi" w:cstheme="majorBidi"/>
      <w:sz w:val="24"/>
      <w:szCs w:val="24"/>
      <w:shd w:val="pct20" w:color="auto" w:fill="auto"/>
    </w:rPr>
  </w:style>
  <w:style w:type="paragraph" w:styleId="NoSpacing">
    <w:name w:val="No Spacing"/>
    <w:uiPriority w:val="1"/>
    <w:semiHidden/>
    <w:qFormat/>
    <w:rsid w:val="00012E9D"/>
    <w:pPr>
      <w:spacing w:after="0" w:line="240" w:lineRule="auto"/>
    </w:pPr>
  </w:style>
  <w:style w:type="paragraph" w:styleId="NormalWeb">
    <w:name w:val="Normal (Web)"/>
    <w:basedOn w:val="Normal"/>
    <w:uiPriority w:val="99"/>
    <w:semiHidden/>
    <w:unhideWhenUsed/>
    <w:rsid w:val="00012E9D"/>
    <w:rPr>
      <w:rFonts w:ascii="Times New Roman" w:hAnsi="Times New Roman" w:cs="Times New Roman"/>
      <w:sz w:val="24"/>
      <w:szCs w:val="24"/>
    </w:rPr>
  </w:style>
  <w:style w:type="paragraph" w:styleId="NormalIndent">
    <w:name w:val="Normal Indent"/>
    <w:basedOn w:val="Normal"/>
    <w:uiPriority w:val="99"/>
    <w:semiHidden/>
    <w:unhideWhenUsed/>
    <w:rsid w:val="00012E9D"/>
    <w:pPr>
      <w:ind w:left="720"/>
    </w:pPr>
  </w:style>
  <w:style w:type="paragraph" w:styleId="NoteHeading">
    <w:name w:val="Note Heading"/>
    <w:basedOn w:val="Normal"/>
    <w:next w:val="Normal"/>
    <w:link w:val="NoteHeadingChar"/>
    <w:uiPriority w:val="99"/>
    <w:semiHidden/>
    <w:unhideWhenUsed/>
    <w:rsid w:val="00012E9D"/>
    <w:pPr>
      <w:spacing w:before="0" w:after="0" w:line="240" w:lineRule="auto"/>
    </w:pPr>
  </w:style>
  <w:style w:type="character" w:customStyle="1" w:styleId="NoteHeadingChar">
    <w:name w:val="Note Heading Char"/>
    <w:basedOn w:val="DefaultParagraphFont"/>
    <w:link w:val="NoteHeading"/>
    <w:uiPriority w:val="99"/>
    <w:semiHidden/>
    <w:rsid w:val="00012E9D"/>
  </w:style>
  <w:style w:type="paragraph" w:styleId="PlainText">
    <w:name w:val="Plain Text"/>
    <w:basedOn w:val="Normal"/>
    <w:link w:val="PlainTextChar"/>
    <w:uiPriority w:val="99"/>
    <w:semiHidden/>
    <w:unhideWhenUsed/>
    <w:rsid w:val="00012E9D"/>
    <w:pPr>
      <w:spacing w:before="0"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012E9D"/>
    <w:rPr>
      <w:rFonts w:ascii="Consolas" w:hAnsi="Consolas"/>
      <w:sz w:val="21"/>
      <w:szCs w:val="21"/>
    </w:rPr>
  </w:style>
  <w:style w:type="paragraph" w:styleId="Quote">
    <w:name w:val="Quote"/>
    <w:basedOn w:val="Normal"/>
    <w:next w:val="Normal"/>
    <w:link w:val="QuoteChar"/>
    <w:uiPriority w:val="29"/>
    <w:semiHidden/>
    <w:qFormat/>
    <w:rsid w:val="00012E9D"/>
    <w:rPr>
      <w:i/>
      <w:iCs/>
      <w:color w:val="69747A" w:themeColor="text1"/>
    </w:rPr>
  </w:style>
  <w:style w:type="character" w:customStyle="1" w:styleId="QuoteChar">
    <w:name w:val="Quote Char"/>
    <w:basedOn w:val="DefaultParagraphFont"/>
    <w:link w:val="Quote"/>
    <w:uiPriority w:val="29"/>
    <w:semiHidden/>
    <w:rsid w:val="00012E9D"/>
    <w:rPr>
      <w:i/>
      <w:iCs/>
      <w:color w:val="69747A" w:themeColor="text1"/>
    </w:rPr>
  </w:style>
  <w:style w:type="paragraph" w:styleId="Salutation">
    <w:name w:val="Salutation"/>
    <w:basedOn w:val="Normal"/>
    <w:next w:val="Normal"/>
    <w:link w:val="SalutationChar"/>
    <w:uiPriority w:val="99"/>
    <w:semiHidden/>
    <w:unhideWhenUsed/>
    <w:rsid w:val="00012E9D"/>
  </w:style>
  <w:style w:type="character" w:customStyle="1" w:styleId="SalutationChar">
    <w:name w:val="Salutation Char"/>
    <w:basedOn w:val="DefaultParagraphFont"/>
    <w:link w:val="Salutation"/>
    <w:uiPriority w:val="99"/>
    <w:semiHidden/>
    <w:rsid w:val="00012E9D"/>
  </w:style>
  <w:style w:type="paragraph" w:styleId="Signature">
    <w:name w:val="Signature"/>
    <w:basedOn w:val="Normal"/>
    <w:link w:val="SignatureChar"/>
    <w:uiPriority w:val="99"/>
    <w:semiHidden/>
    <w:unhideWhenUsed/>
    <w:rsid w:val="00012E9D"/>
    <w:pPr>
      <w:spacing w:before="0" w:after="0" w:line="240" w:lineRule="auto"/>
      <w:ind w:left="4252"/>
    </w:pPr>
  </w:style>
  <w:style w:type="character" w:customStyle="1" w:styleId="SignatureChar">
    <w:name w:val="Signature Char"/>
    <w:basedOn w:val="DefaultParagraphFont"/>
    <w:link w:val="Signature"/>
    <w:uiPriority w:val="99"/>
    <w:semiHidden/>
    <w:rsid w:val="00012E9D"/>
  </w:style>
  <w:style w:type="paragraph" w:styleId="Subtitle">
    <w:name w:val="Subtitle"/>
    <w:basedOn w:val="Normal"/>
    <w:next w:val="Normal"/>
    <w:link w:val="SubtitleChar"/>
    <w:uiPriority w:val="11"/>
    <w:semiHidden/>
    <w:qFormat/>
    <w:rsid w:val="00012E9D"/>
    <w:pPr>
      <w:numPr>
        <w:ilvl w:val="1"/>
      </w:numPr>
    </w:pPr>
    <w:rPr>
      <w:rFonts w:asciiTheme="majorHAnsi" w:eastAsiaTheme="majorEastAsia" w:hAnsiTheme="majorHAnsi" w:cstheme="majorBidi"/>
      <w:i/>
      <w:iCs/>
      <w:color w:val="69747A" w:themeColor="accent1"/>
      <w:spacing w:val="15"/>
      <w:sz w:val="24"/>
      <w:szCs w:val="24"/>
    </w:rPr>
  </w:style>
  <w:style w:type="character" w:customStyle="1" w:styleId="SubtitleChar">
    <w:name w:val="Subtitle Char"/>
    <w:basedOn w:val="DefaultParagraphFont"/>
    <w:link w:val="Subtitle"/>
    <w:uiPriority w:val="11"/>
    <w:semiHidden/>
    <w:rsid w:val="00012E9D"/>
    <w:rPr>
      <w:rFonts w:asciiTheme="majorHAnsi" w:eastAsiaTheme="majorEastAsia" w:hAnsiTheme="majorHAnsi" w:cstheme="majorBidi"/>
      <w:i/>
      <w:iCs/>
      <w:color w:val="69747A" w:themeColor="accent1"/>
      <w:spacing w:val="15"/>
      <w:sz w:val="24"/>
      <w:szCs w:val="24"/>
    </w:rPr>
  </w:style>
  <w:style w:type="paragraph" w:styleId="TableofAuthorities">
    <w:name w:val="table of authorities"/>
    <w:basedOn w:val="Normal"/>
    <w:next w:val="Normal"/>
    <w:uiPriority w:val="99"/>
    <w:semiHidden/>
    <w:unhideWhenUsed/>
    <w:rsid w:val="00012E9D"/>
    <w:pPr>
      <w:spacing w:after="0"/>
      <w:ind w:left="200" w:hanging="200"/>
    </w:pPr>
  </w:style>
  <w:style w:type="paragraph" w:styleId="TableofFigures">
    <w:name w:val="table of figures"/>
    <w:basedOn w:val="Normal"/>
    <w:next w:val="Normal"/>
    <w:uiPriority w:val="99"/>
    <w:semiHidden/>
    <w:unhideWhenUsed/>
    <w:rsid w:val="00012E9D"/>
    <w:pPr>
      <w:spacing w:after="0"/>
    </w:pPr>
  </w:style>
  <w:style w:type="paragraph" w:styleId="Title">
    <w:name w:val="Title"/>
    <w:basedOn w:val="Normal"/>
    <w:next w:val="Normal"/>
    <w:link w:val="TitleChar"/>
    <w:uiPriority w:val="10"/>
    <w:semiHidden/>
    <w:qFormat/>
    <w:rsid w:val="00012E9D"/>
    <w:pPr>
      <w:pBdr>
        <w:bottom w:val="single" w:sz="8" w:space="4" w:color="69747A" w:themeColor="accent1"/>
      </w:pBdr>
      <w:spacing w:before="0" w:after="300" w:line="240" w:lineRule="auto"/>
      <w:contextualSpacing/>
    </w:pPr>
    <w:rPr>
      <w:rFonts w:asciiTheme="majorHAnsi" w:eastAsiaTheme="majorEastAsia" w:hAnsiTheme="majorHAnsi" w:cstheme="majorBidi"/>
      <w:color w:val="32242B" w:themeColor="text2" w:themeShade="BF"/>
      <w:spacing w:val="5"/>
      <w:kern w:val="28"/>
      <w:sz w:val="52"/>
      <w:szCs w:val="52"/>
    </w:rPr>
  </w:style>
  <w:style w:type="character" w:customStyle="1" w:styleId="TitleChar">
    <w:name w:val="Title Char"/>
    <w:basedOn w:val="DefaultParagraphFont"/>
    <w:link w:val="Title"/>
    <w:uiPriority w:val="10"/>
    <w:semiHidden/>
    <w:rsid w:val="00012E9D"/>
    <w:rPr>
      <w:rFonts w:asciiTheme="majorHAnsi" w:eastAsiaTheme="majorEastAsia" w:hAnsiTheme="majorHAnsi" w:cstheme="majorBidi"/>
      <w:color w:val="32242B" w:themeColor="text2" w:themeShade="BF"/>
      <w:spacing w:val="5"/>
      <w:kern w:val="28"/>
      <w:sz w:val="52"/>
      <w:szCs w:val="52"/>
    </w:rPr>
  </w:style>
  <w:style w:type="paragraph" w:styleId="TOAHeading">
    <w:name w:val="toa heading"/>
    <w:basedOn w:val="Normal"/>
    <w:next w:val="Normal"/>
    <w:uiPriority w:val="99"/>
    <w:semiHidden/>
    <w:unhideWhenUsed/>
    <w:rsid w:val="00012E9D"/>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012E9D"/>
    <w:pPr>
      <w:spacing w:after="100"/>
      <w:ind w:left="600"/>
    </w:pPr>
  </w:style>
  <w:style w:type="paragraph" w:styleId="TOC5">
    <w:name w:val="toc 5"/>
    <w:basedOn w:val="Normal"/>
    <w:next w:val="Normal"/>
    <w:autoRedefine/>
    <w:uiPriority w:val="39"/>
    <w:semiHidden/>
    <w:unhideWhenUsed/>
    <w:rsid w:val="00012E9D"/>
    <w:pPr>
      <w:spacing w:after="100"/>
      <w:ind w:left="800"/>
    </w:pPr>
  </w:style>
  <w:style w:type="paragraph" w:styleId="TOC6">
    <w:name w:val="toc 6"/>
    <w:basedOn w:val="Normal"/>
    <w:next w:val="Normal"/>
    <w:autoRedefine/>
    <w:uiPriority w:val="39"/>
    <w:semiHidden/>
    <w:unhideWhenUsed/>
    <w:rsid w:val="00012E9D"/>
    <w:pPr>
      <w:spacing w:after="100"/>
      <w:ind w:left="1000"/>
    </w:pPr>
  </w:style>
  <w:style w:type="paragraph" w:styleId="TOC7">
    <w:name w:val="toc 7"/>
    <w:basedOn w:val="Normal"/>
    <w:next w:val="Normal"/>
    <w:autoRedefine/>
    <w:uiPriority w:val="39"/>
    <w:semiHidden/>
    <w:unhideWhenUsed/>
    <w:rsid w:val="00012E9D"/>
    <w:pPr>
      <w:spacing w:after="100"/>
      <w:ind w:left="1200"/>
    </w:pPr>
  </w:style>
  <w:style w:type="paragraph" w:styleId="TOC8">
    <w:name w:val="toc 8"/>
    <w:basedOn w:val="Normal"/>
    <w:next w:val="Normal"/>
    <w:autoRedefine/>
    <w:uiPriority w:val="39"/>
    <w:semiHidden/>
    <w:unhideWhenUsed/>
    <w:rsid w:val="00012E9D"/>
    <w:pPr>
      <w:spacing w:after="100"/>
      <w:ind w:left="1400"/>
    </w:pPr>
  </w:style>
  <w:style w:type="paragraph" w:styleId="TOC9">
    <w:name w:val="toc 9"/>
    <w:basedOn w:val="Normal"/>
    <w:next w:val="Normal"/>
    <w:autoRedefine/>
    <w:uiPriority w:val="39"/>
    <w:semiHidden/>
    <w:unhideWhenUsed/>
    <w:rsid w:val="00012E9D"/>
    <w:pPr>
      <w:spacing w:after="100"/>
      <w:ind w:left="1600"/>
    </w:pPr>
  </w:style>
  <w:style w:type="paragraph" w:styleId="TOCHeading">
    <w:name w:val="TOC Heading"/>
    <w:basedOn w:val="Heading1"/>
    <w:next w:val="Normal"/>
    <w:uiPriority w:val="39"/>
    <w:semiHidden/>
    <w:unhideWhenUsed/>
    <w:qFormat/>
    <w:rsid w:val="00012E9D"/>
    <w:pPr>
      <w:pageBreakBefore w:val="0"/>
      <w:numPr>
        <w:numId w:val="0"/>
      </w:numPr>
      <w:spacing w:before="480" w:after="0"/>
      <w:outlineLvl w:val="9"/>
    </w:pPr>
    <w:rPr>
      <w:rFonts w:asciiTheme="majorHAnsi" w:hAnsiTheme="majorHAnsi"/>
      <w:color w:val="4E565B" w:themeColor="accent1" w:themeShade="BF"/>
      <w:sz w:val="28"/>
    </w:rPr>
  </w:style>
  <w:style w:type="table" w:customStyle="1" w:styleId="TableGrid11">
    <w:name w:val="Table Grid11"/>
    <w:basedOn w:val="TableNormal"/>
    <w:uiPriority w:val="59"/>
    <w:locked/>
    <w:rsid w:val="001D166F"/>
    <w:pPr>
      <w:spacing w:after="0" w:line="240" w:lineRule="auto"/>
    </w:pPr>
    <w:rPr>
      <w:rFonts w:ascii="Calibri" w:eastAsia="Calibri" w:hAnsi="Calibri" w:cs="Times New Roman"/>
    </w:rPr>
    <w:tblPr>
      <w:tblInd w:w="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0" w:type="dxa"/>
        <w:left w:w="108" w:type="dxa"/>
        <w:bottom w:w="0" w:type="dxa"/>
        <w:right w:w="108" w:type="dxa"/>
      </w:tblCellMar>
    </w:tblPr>
  </w:style>
  <w:style w:type="paragraph" w:customStyle="1" w:styleId="DocumentContact">
    <w:name w:val="Document Contact"/>
    <w:basedOn w:val="Contact"/>
    <w:semiHidden/>
    <w:rsid w:val="00163A80"/>
    <w:pPr>
      <w:spacing w:before="0" w:after="120"/>
    </w:pPr>
    <w:rPr>
      <w:noProof/>
      <w:color w:val="69747A"/>
      <w:sz w:val="24"/>
      <w:lang w:eastAsia="en-AU"/>
    </w:rPr>
  </w:style>
  <w:style w:type="paragraph" w:customStyle="1" w:styleId="DocumentClassification">
    <w:name w:val="Document Classification"/>
    <w:basedOn w:val="Normal"/>
    <w:semiHidden/>
    <w:rsid w:val="00A03BA4"/>
    <w:rPr>
      <w:rFonts w:ascii="Calibri" w:eastAsia="Calibri" w:hAnsi="Calibri" w:cs="Times New Roman"/>
    </w:rPr>
  </w:style>
  <w:style w:type="paragraph" w:customStyle="1" w:styleId="Version">
    <w:name w:val="Version"/>
    <w:basedOn w:val="Header"/>
    <w:semiHidden/>
    <w:rsid w:val="00263E46"/>
    <w:rPr>
      <w:noProof/>
      <w:sz w:val="18"/>
    </w:rPr>
  </w:style>
  <w:style w:type="paragraph" w:customStyle="1" w:styleId="Classification">
    <w:name w:val="Classification"/>
    <w:basedOn w:val="Footer"/>
    <w:semiHidden/>
    <w:rsid w:val="00CA0A87"/>
    <w:rPr>
      <w:caps/>
      <w:sz w:val="18"/>
    </w:rPr>
  </w:style>
  <w:style w:type="paragraph" w:customStyle="1" w:styleId="Code">
    <w:name w:val="Code"/>
    <w:basedOn w:val="Normal"/>
    <w:rsid w:val="00B548AE"/>
    <w:pPr>
      <w:shd w:val="clear" w:color="auto" w:fill="D9D9D9" w:themeFill="background1" w:themeFillShade="D9"/>
    </w:pPr>
    <w:rPr>
      <w:rFonts w:ascii="Courier New" w:hAnsi="Courier New"/>
      <w:sz w:val="18"/>
    </w:rPr>
  </w:style>
  <w:style w:type="character" w:styleId="CommentReference">
    <w:name w:val="annotation reference"/>
    <w:basedOn w:val="DefaultParagraphFont"/>
    <w:uiPriority w:val="99"/>
    <w:semiHidden/>
    <w:unhideWhenUsed/>
    <w:rsid w:val="0080673B"/>
    <w:rPr>
      <w:sz w:val="16"/>
      <w:szCs w:val="16"/>
    </w:rPr>
  </w:style>
  <w:style w:type="paragraph" w:styleId="Revision">
    <w:name w:val="Revision"/>
    <w:hidden/>
    <w:uiPriority w:val="99"/>
    <w:semiHidden/>
    <w:rsid w:val="00DB240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215270">
      <w:bodyDiv w:val="1"/>
      <w:marLeft w:val="0"/>
      <w:marRight w:val="0"/>
      <w:marTop w:val="0"/>
      <w:marBottom w:val="0"/>
      <w:divBdr>
        <w:top w:val="none" w:sz="0" w:space="0" w:color="auto"/>
        <w:left w:val="none" w:sz="0" w:space="0" w:color="auto"/>
        <w:bottom w:val="none" w:sz="0" w:space="0" w:color="auto"/>
        <w:right w:val="none" w:sz="0" w:space="0" w:color="auto"/>
      </w:divBdr>
    </w:div>
    <w:div w:id="780496658">
      <w:bodyDiv w:val="1"/>
      <w:marLeft w:val="0"/>
      <w:marRight w:val="0"/>
      <w:marTop w:val="0"/>
      <w:marBottom w:val="0"/>
      <w:divBdr>
        <w:top w:val="none" w:sz="0" w:space="0" w:color="auto"/>
        <w:left w:val="none" w:sz="0" w:space="0" w:color="auto"/>
        <w:bottom w:val="none" w:sz="0" w:space="0" w:color="auto"/>
        <w:right w:val="none" w:sz="0" w:space="0" w:color="auto"/>
      </w:divBdr>
    </w:div>
    <w:div w:id="1253272587">
      <w:bodyDiv w:val="1"/>
      <w:marLeft w:val="0"/>
      <w:marRight w:val="0"/>
      <w:marTop w:val="0"/>
      <w:marBottom w:val="0"/>
      <w:divBdr>
        <w:top w:val="none" w:sz="0" w:space="0" w:color="auto"/>
        <w:left w:val="none" w:sz="0" w:space="0" w:color="auto"/>
        <w:bottom w:val="none" w:sz="0" w:space="0" w:color="auto"/>
        <w:right w:val="none" w:sz="0" w:space="0" w:color="auto"/>
      </w:divBdr>
    </w:div>
    <w:div w:id="1978145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footer" Target="footer8.xml"/><Relationship Id="rId3" Type="http://schemas.openxmlformats.org/officeDocument/2006/relationships/styles" Target="styles.xml"/><Relationship Id="rId21" Type="http://schemas.openxmlformats.org/officeDocument/2006/relationships/header" Target="header7.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eader" Target="header9.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eader" Target="header8.xml"/><Relationship Id="rId5" Type="http://schemas.openxmlformats.org/officeDocument/2006/relationships/settings" Target="settings.xml"/><Relationship Id="rId15" Type="http://schemas.openxmlformats.org/officeDocument/2006/relationships/hyperlink" Target="https://127.0.0.1:18443/zones/a5e086bc-78a9-41a2-ac71-20a5bebc44eb/queryUsage?searchEndDate=2013-12-20&amp;searchGranularity=hourly&amp;searchStartDate=2013-12-20&amp;searchGroupUsage=false" TargetMode="External"/><Relationship Id="rId23" Type="http://schemas.openxmlformats.org/officeDocument/2006/relationships/footer" Target="footer7.xml"/><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footer" Target="footer5.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6.xml"/><Relationship Id="rId27" Type="http://schemas.openxmlformats.org/officeDocument/2006/relationships/footer" Target="footer9.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_rels/footer5.xml.rels><?xml version="1.0" encoding="UTF-8" standalone="yes"?>
<Relationships xmlns="http://schemas.openxmlformats.org/package/2006/relationships"><Relationship Id="rId1" Type="http://schemas.openxmlformats.org/officeDocument/2006/relationships/image" Target="media/image1.png"/></Relationships>
</file>

<file path=word/_rels/footer6.xml.rels><?xml version="1.0" encoding="UTF-8" standalone="yes"?>
<Relationships xmlns="http://schemas.openxmlformats.org/package/2006/relationships"><Relationship Id="rId1" Type="http://schemas.openxmlformats.org/officeDocument/2006/relationships/image" Target="media/image1.png"/></Relationships>
</file>

<file path=word/_rels/footer7.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1.png"/></Relationships>
</file>

<file path=word/_rels/footer8.xml.rels><?xml version="1.0" encoding="UTF-8" standalone="yes"?>
<Relationships xmlns="http://schemas.openxmlformats.org/package/2006/relationships"><Relationship Id="rId1" Type="http://schemas.openxmlformats.org/officeDocument/2006/relationships/image" Target="media/image4.png"/></Relationships>
</file>

<file path=word/_rels/footer9.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7.png"/></Relationships>
</file>

<file path=word/_rels/header9.xml.rels><?xml version="1.0" encoding="UTF-8" standalone="yes"?>
<Relationships xmlns="http://schemas.openxmlformats.org/package/2006/relationships"><Relationship Id="rId1"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E0A461AEBE1472CB50387A44DDD33D3"/>
        <w:category>
          <w:name w:val="General"/>
          <w:gallery w:val="placeholder"/>
        </w:category>
        <w:types>
          <w:type w:val="bbPlcHdr"/>
        </w:types>
        <w:behaviors>
          <w:behavior w:val="content"/>
        </w:behaviors>
        <w:guid w:val="{9FF1FB37-41CC-4AFA-AADD-10C6DB5B939B}"/>
      </w:docPartPr>
      <w:docPartBody>
        <w:p w:rsidR="005979F3" w:rsidRDefault="00290A73">
          <w:pPr>
            <w:pStyle w:val="EE0A461AEBE1472CB50387A44DDD33D3"/>
          </w:pPr>
          <w:r w:rsidRPr="003F2368">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290A73"/>
    <w:rsid w:val="001F4A0B"/>
    <w:rsid w:val="00290A73"/>
    <w:rsid w:val="002B3299"/>
    <w:rsid w:val="004F4AAA"/>
    <w:rsid w:val="00574D34"/>
    <w:rsid w:val="005979F3"/>
    <w:rsid w:val="006258B7"/>
    <w:rsid w:val="007D0FEB"/>
    <w:rsid w:val="008C10DB"/>
    <w:rsid w:val="008D4A4B"/>
    <w:rsid w:val="009D57DF"/>
    <w:rsid w:val="00A95329"/>
    <w:rsid w:val="00C90508"/>
    <w:rsid w:val="00E64317"/>
    <w:rsid w:val="00E736A6"/>
    <w:rsid w:val="00F46C6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532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95329"/>
    <w:rPr>
      <w:color w:val="808080"/>
    </w:rPr>
  </w:style>
  <w:style w:type="paragraph" w:customStyle="1" w:styleId="EE0A461AEBE1472CB50387A44DDD33D3">
    <w:name w:val="EE0A461AEBE1472CB50387A44DDD33D3"/>
    <w:rsid w:val="00A9532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ZOAK">
      <a:dk1>
        <a:srgbClr val="69747A"/>
      </a:dk1>
      <a:lt1>
        <a:srgbClr val="FFFFFF"/>
      </a:lt1>
      <a:dk2>
        <a:srgbClr val="44303A"/>
      </a:dk2>
      <a:lt2>
        <a:srgbClr val="F2F2F2"/>
      </a:lt2>
      <a:accent1>
        <a:srgbClr val="69747A"/>
      </a:accent1>
      <a:accent2>
        <a:srgbClr val="F9DC06"/>
      </a:accent2>
      <a:accent3>
        <a:srgbClr val="D7881D"/>
      </a:accent3>
      <a:accent4>
        <a:srgbClr val="44303A"/>
      </a:accent4>
      <a:accent5>
        <a:srgbClr val="FFFFFF"/>
      </a:accent5>
      <a:accent6>
        <a:srgbClr val="FFFFFF"/>
      </a:accent6>
      <a:hlink>
        <a:srgbClr val="69747A"/>
      </a:hlink>
      <a:folHlink>
        <a:srgbClr val="69747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B898F8-CE85-481C-9764-E6FC07BBFE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TotalTime>
  <Pages>99</Pages>
  <Words>19850</Words>
  <Characters>113150</Characters>
  <Application>Microsoft Office Word</Application>
  <DocSecurity>0</DocSecurity>
  <Lines>942</Lines>
  <Paragraphs>265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132735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Maurer</dc:creator>
  <cp:lastModifiedBy>Arnaud Dumont</cp:lastModifiedBy>
  <cp:revision>62</cp:revision>
  <cp:lastPrinted>2013-09-16T03:58:00Z</cp:lastPrinted>
  <dcterms:created xsi:type="dcterms:W3CDTF">2014-02-03T06:33:00Z</dcterms:created>
  <dcterms:modified xsi:type="dcterms:W3CDTF">2014-03-04T23:39:00Z</dcterms:modified>
</cp:coreProperties>
</file>