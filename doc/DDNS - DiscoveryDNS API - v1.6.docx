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Chris Wright" w:date="2014-06-16T13:21:00Z">
        <w:r w:rsidR="005B4387">
          <w:rPr>
            <w:noProof/>
          </w:rPr>
          <w:t>16 June 2014</w:t>
        </w:r>
      </w:ins>
      <w:ins w:id="1" w:author="Arnaud Dumont" w:date="2014-06-04T16:31:00Z">
        <w:del w:id="2" w:author="Chris Wright" w:date="2014-06-16T13:21:00Z">
          <w:r w:rsidR="005061EE" w:rsidDel="005B4387">
            <w:rPr>
              <w:noProof/>
            </w:rPr>
            <w:delText>4 June 2014</w:delText>
          </w:r>
        </w:del>
      </w:ins>
      <w:del w:id="3" w:author="Chris Wright" w:date="2014-06-16T13:21:00Z">
        <w:r w:rsidR="00D97FBB" w:rsidDel="005B4387">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6"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7" w:author="Arnaud Dumont" w:date="2014-02-11T13:48:00Z">
              <w:r>
                <w:rPr>
                  <w:vanish/>
                  <w:lang w:eastAsia="en-AU"/>
                </w:rPr>
                <w:t>Added DNSSEC fields in Zone Get Response</w:t>
              </w:r>
            </w:ins>
            <w:ins w:id="8" w:author="Arnaud Dumont" w:date="2014-02-14T09:42:00Z">
              <w:r w:rsidR="00FB6D16">
                <w:rPr>
                  <w:vanish/>
                  <w:lang w:eastAsia="en-AU"/>
                </w:rPr>
                <w:t>. Added the Zone Get Zone File Command.</w:t>
              </w:r>
            </w:ins>
            <w:ins w:id="9" w:author="Arnaud Dumont" w:date="2014-02-20T10:43:00Z">
              <w:r w:rsidR="004725FB">
                <w:rPr>
                  <w:vanish/>
                  <w:lang w:eastAsia="en-AU"/>
                </w:rPr>
                <w:t xml:space="preserve"> Fixed minor errors.</w:t>
              </w:r>
            </w:ins>
            <w:ins w:id="10"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F4EB0" w:rsidP="00B46C8B">
            <w:pPr>
              <w:pStyle w:val="DocumentTableText"/>
              <w:rPr>
                <w:vanish/>
              </w:rPr>
            </w:pPr>
            <w:fldSimple w:instr=" FILENAME  \* Caps \p  \* MERGEFORMAT ">
              <w:r w:rsidR="00BE142B">
                <w:rPr>
                  <w:noProof/>
                  <w:vanish/>
                </w:rPr>
                <w:t>U:\DDNS - Discoverydns API - V1.</w:t>
              </w:r>
              <w:del w:id="11" w:author="Arnaud Dumont" w:date="2014-02-20T10:46:00Z">
                <w:r w:rsidR="00BE142B" w:rsidDel="00B46C8B">
                  <w:rPr>
                    <w:noProof/>
                    <w:vanish/>
                  </w:rPr>
                  <w:delText>2</w:delText>
                </w:r>
              </w:del>
              <w:ins w:id="12"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3" w:author="Chris Wright" w:date="2014-06-16T13:21:00Z">
              <w:r w:rsidR="005B4387">
                <w:rPr>
                  <w:noProof/>
                  <w:vanish/>
                </w:rPr>
                <w:t>2014/06/04 - 16:32:00</w:t>
              </w:r>
            </w:ins>
            <w:ins w:id="14" w:author="Arnaud Dumont" w:date="2014-06-04T16:31:00Z">
              <w:del w:id="15" w:author="Chris Wright" w:date="2014-06-16T13:21:00Z">
                <w:r w:rsidR="005061EE" w:rsidDel="005B4387">
                  <w:rPr>
                    <w:noProof/>
                    <w:vanish/>
                  </w:rPr>
                  <w:delText>2014/06/04 - 15:38:00</w:delText>
                </w:r>
              </w:del>
            </w:ins>
            <w:del w:id="16" w:author="Chris Wright" w:date="2014-06-16T13:21:00Z">
              <w:r w:rsidR="004725FB" w:rsidDel="005B4387">
                <w:rPr>
                  <w:noProof/>
                  <w:vanish/>
                </w:rPr>
                <w:delText>2014/02/14 - 11:43:00</w:delText>
              </w:r>
              <w:r w:rsidR="00D97FBB" w:rsidDel="005B4387">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FB62C7" w:rsidRDefault="000323F3">
      <w:pPr>
        <w:pStyle w:val="TOC1"/>
        <w:rPr>
          <w:ins w:id="17" w:author="Arnaud Dumont" w:date="2014-03-12T16:44: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8" w:author="Arnaud Dumont" w:date="2014-03-12T16:44:00Z">
        <w:r w:rsidR="00FB62C7" w:rsidRPr="009830A3">
          <w:rPr>
            <w:rStyle w:val="Hyperlink"/>
            <w:noProof/>
          </w:rPr>
          <w:fldChar w:fldCharType="begin"/>
        </w:r>
        <w:r w:rsidR="00FB62C7" w:rsidRPr="009830A3">
          <w:rPr>
            <w:rStyle w:val="Hyperlink"/>
            <w:noProof/>
          </w:rPr>
          <w:instrText xml:space="preserve"> </w:instrText>
        </w:r>
        <w:r w:rsidR="00FB62C7">
          <w:rPr>
            <w:noProof/>
          </w:rPr>
          <w:instrText>HYPERLINK \l "_Toc382405988"</w:instrText>
        </w:r>
        <w:r w:rsidR="00FB62C7" w:rsidRPr="009830A3">
          <w:rPr>
            <w:rStyle w:val="Hyperlink"/>
            <w:noProof/>
          </w:rPr>
          <w:instrText xml:space="preserve"> </w:instrText>
        </w:r>
        <w:r w:rsidR="00FB62C7" w:rsidRPr="009830A3">
          <w:rPr>
            <w:rStyle w:val="Hyperlink"/>
            <w:noProof/>
          </w:rPr>
          <w:fldChar w:fldCharType="separate"/>
        </w:r>
        <w:r w:rsidR="00FB62C7" w:rsidRPr="009830A3">
          <w:rPr>
            <w:rStyle w:val="Hyperlink"/>
            <w:noProof/>
          </w:rPr>
          <w:t>1</w:t>
        </w:r>
        <w:r w:rsidR="00FB62C7">
          <w:rPr>
            <w:rFonts w:eastAsiaTheme="minorEastAsia"/>
            <w:b w:val="0"/>
            <w:noProof/>
            <w:sz w:val="22"/>
            <w:szCs w:val="22"/>
            <w:lang w:eastAsia="en-AU"/>
          </w:rPr>
          <w:tab/>
        </w:r>
        <w:r w:rsidR="00FB62C7" w:rsidRPr="009830A3">
          <w:rPr>
            <w:rStyle w:val="Hyperlink"/>
            <w:noProof/>
          </w:rPr>
          <w:t>Introduction</w:t>
        </w:r>
        <w:r w:rsidR="00FB62C7">
          <w:rPr>
            <w:noProof/>
            <w:webHidden/>
          </w:rPr>
          <w:tab/>
        </w:r>
        <w:r w:rsidR="00FB62C7">
          <w:rPr>
            <w:noProof/>
            <w:webHidden/>
          </w:rPr>
          <w:fldChar w:fldCharType="begin"/>
        </w:r>
        <w:r w:rsidR="00FB62C7">
          <w:rPr>
            <w:noProof/>
            <w:webHidden/>
          </w:rPr>
          <w:instrText xml:space="preserve"> PAGEREF _Toc382405988 \h </w:instrText>
        </w:r>
      </w:ins>
      <w:r w:rsidR="00FB62C7">
        <w:rPr>
          <w:noProof/>
          <w:webHidden/>
        </w:rPr>
      </w:r>
      <w:r w:rsidR="00FB62C7">
        <w:rPr>
          <w:noProof/>
          <w:webHidden/>
        </w:rPr>
        <w:fldChar w:fldCharType="separate"/>
      </w:r>
      <w:ins w:id="19" w:author="Arnaud Dumont" w:date="2014-03-12T16:44:00Z">
        <w:r w:rsidR="00FB62C7">
          <w:rPr>
            <w:noProof/>
            <w:webHidden/>
          </w:rPr>
          <w:t>1</w:t>
        </w:r>
        <w:r w:rsidR="00FB62C7">
          <w:rPr>
            <w:noProof/>
            <w:webHidden/>
          </w:rPr>
          <w:fldChar w:fldCharType="end"/>
        </w:r>
        <w:r w:rsidR="00FB62C7" w:rsidRPr="009830A3">
          <w:rPr>
            <w:rStyle w:val="Hyperlink"/>
            <w:noProof/>
          </w:rPr>
          <w:fldChar w:fldCharType="end"/>
        </w:r>
      </w:ins>
    </w:p>
    <w:p w:rsidR="00FB62C7" w:rsidRDefault="00FB62C7">
      <w:pPr>
        <w:pStyle w:val="TOC1"/>
        <w:rPr>
          <w:ins w:id="20" w:author="Arnaud Dumont" w:date="2014-03-12T16:44:00Z"/>
          <w:rFonts w:eastAsiaTheme="minorEastAsia"/>
          <w:b w:val="0"/>
          <w:noProof/>
          <w:sz w:val="22"/>
          <w:szCs w:val="22"/>
          <w:lang w:eastAsia="en-AU"/>
        </w:rPr>
      </w:pPr>
      <w:ins w:id="2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"_Toc382405989"</w:instrText>
        </w:r>
        <w:r w:rsidRPr="009830A3">
          <w:rPr>
            <w:rStyle w:val="Hyperlink"/>
            <w:noProof/>
          </w:rPr>
          <w:instrText xml:space="preserve"> </w:instrText>
        </w:r>
        <w:r w:rsidRPr="009830A3">
          <w:rPr>
            <w:rStyle w:val="Hyperlink"/>
            <w:noProof/>
          </w:rPr>
          <w:fldChar w:fldCharType="separate"/>
        </w:r>
        <w:r w:rsidRPr="009830A3">
          <w:rPr>
            <w:rStyle w:val="Hyperlink"/>
            <w:noProof/>
          </w:rPr>
          <w:t>2</w:t>
        </w:r>
        <w:r>
          <w:rPr>
            <w:rFonts w:eastAsiaTheme="minorEastAsia"/>
            <w:b w:val="0"/>
            <w:noProof/>
            <w:sz w:val="22"/>
            <w:szCs w:val="22"/>
            <w:lang w:eastAsia="en-AU"/>
          </w:rPr>
          <w:tab/>
        </w:r>
        <w:r w:rsidRPr="009830A3">
          <w:rPr>
            <w:rStyle w:val="Hyperlink"/>
            <w:noProof/>
          </w:rPr>
          <w:t>General</w:t>
        </w:r>
        <w:r>
          <w:rPr>
            <w:noProof/>
            <w:webHidden/>
          </w:rPr>
          <w:tab/>
        </w:r>
        <w:r>
          <w:rPr>
            <w:noProof/>
            <w:webHidden/>
          </w:rPr>
          <w:fldChar w:fldCharType="begin"/>
        </w:r>
        <w:r>
          <w:rPr>
            <w:noProof/>
            <w:webHidden/>
          </w:rPr>
          <w:instrText xml:space="preserve"> PAGEREF _Toc382405989 \h </w:instrText>
        </w:r>
      </w:ins>
      <w:r>
        <w:rPr>
          <w:noProof/>
          <w:webHidden/>
        </w:rPr>
      </w:r>
      <w:r>
        <w:rPr>
          <w:noProof/>
          <w:webHidden/>
        </w:rPr>
        <w:fldChar w:fldCharType="separate"/>
      </w:r>
      <w:ins w:id="22"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3" w:author="Arnaud Dumont" w:date="2014-03-12T16:44:00Z"/>
          <w:rFonts w:eastAsiaTheme="minorEastAsia"/>
          <w:noProof/>
          <w:sz w:val="22"/>
          <w:szCs w:val="22"/>
          <w:lang w:eastAsia="en-AU"/>
        </w:rPr>
      </w:pPr>
      <w:ins w:id="2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"_Toc382405990"</w:instrText>
        </w:r>
        <w:r w:rsidRPr="009830A3">
          <w:rPr>
            <w:rStyle w:val="Hyperlink"/>
            <w:noProof/>
          </w:rPr>
          <w:instrText xml:space="preserve"> </w:instrText>
        </w:r>
        <w:r w:rsidRPr="009830A3">
          <w:rPr>
            <w:rStyle w:val="Hyperlink"/>
            <w:noProof/>
          </w:rPr>
          <w:fldChar w:fldCharType="separate"/>
        </w:r>
        <w:r w:rsidRPr="009830A3">
          <w:rPr>
            <w:rStyle w:val="Hyperlink"/>
            <w:noProof/>
          </w:rPr>
          <w:t>2.1</w:t>
        </w:r>
        <w:r>
          <w:rPr>
            <w:rFonts w:eastAsiaTheme="minorEastAsia"/>
            <w:noProof/>
            <w:sz w:val="22"/>
            <w:szCs w:val="22"/>
            <w:lang w:eastAsia="en-AU"/>
          </w:rPr>
          <w:tab/>
        </w:r>
        <w:r w:rsidRPr="009830A3">
          <w:rPr>
            <w:rStyle w:val="Hyperlink"/>
            <w:noProof/>
          </w:rPr>
          <w:t>Data Types</w:t>
        </w:r>
        <w:r>
          <w:rPr>
            <w:noProof/>
            <w:webHidden/>
          </w:rPr>
          <w:tab/>
        </w:r>
        <w:r>
          <w:rPr>
            <w:noProof/>
            <w:webHidden/>
          </w:rPr>
          <w:fldChar w:fldCharType="begin"/>
        </w:r>
        <w:r>
          <w:rPr>
            <w:noProof/>
            <w:webHidden/>
          </w:rPr>
          <w:instrText xml:space="preserve"> PAGEREF _Toc382405990 \h </w:instrText>
        </w:r>
      </w:ins>
      <w:r>
        <w:rPr>
          <w:noProof/>
          <w:webHidden/>
        </w:rPr>
      </w:r>
      <w:r>
        <w:rPr>
          <w:noProof/>
          <w:webHidden/>
        </w:rPr>
        <w:fldChar w:fldCharType="separate"/>
      </w:r>
      <w:ins w:id="25"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6" w:author="Arnaud Dumont" w:date="2014-03-12T16:44:00Z"/>
          <w:rFonts w:eastAsiaTheme="minorEastAsia"/>
          <w:noProof/>
          <w:sz w:val="22"/>
          <w:szCs w:val="22"/>
          <w:lang w:eastAsia="en-AU"/>
        </w:rPr>
      </w:pPr>
      <w:ins w:id="2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"_Toc382405991"</w:instrText>
        </w:r>
        <w:r w:rsidRPr="009830A3">
          <w:rPr>
            <w:rStyle w:val="Hyperlink"/>
            <w:noProof/>
          </w:rPr>
          <w:instrText xml:space="preserve"> </w:instrText>
        </w:r>
        <w:r w:rsidRPr="009830A3">
          <w:rPr>
            <w:rStyle w:val="Hyperlink"/>
            <w:noProof/>
          </w:rPr>
          <w:fldChar w:fldCharType="separate"/>
        </w:r>
        <w:r w:rsidRPr="009830A3">
          <w:rPr>
            <w:rStyle w:val="Hyperlink"/>
            <w:noProof/>
          </w:rPr>
          <w:t>2.2</w:t>
        </w:r>
        <w:r>
          <w:rPr>
            <w:rFonts w:eastAsiaTheme="minorEastAsia"/>
            <w:noProof/>
            <w:sz w:val="22"/>
            <w:szCs w:val="22"/>
            <w:lang w:eastAsia="en-AU"/>
          </w:rPr>
          <w:tab/>
        </w:r>
        <w:r w:rsidRPr="009830A3">
          <w:rPr>
            <w:rStyle w:val="Hyperlink"/>
            <w:noProof/>
          </w:rPr>
          <w:t>Protocol Overview</w:t>
        </w:r>
        <w:r>
          <w:rPr>
            <w:noProof/>
            <w:webHidden/>
          </w:rPr>
          <w:tab/>
        </w:r>
        <w:r>
          <w:rPr>
            <w:noProof/>
            <w:webHidden/>
          </w:rPr>
          <w:fldChar w:fldCharType="begin"/>
        </w:r>
        <w:r>
          <w:rPr>
            <w:noProof/>
            <w:webHidden/>
          </w:rPr>
          <w:instrText xml:space="preserve"> PAGEREF _Toc382405991 \h </w:instrText>
        </w:r>
      </w:ins>
      <w:r>
        <w:rPr>
          <w:noProof/>
          <w:webHidden/>
        </w:rPr>
      </w:r>
      <w:r>
        <w:rPr>
          <w:noProof/>
          <w:webHidden/>
        </w:rPr>
        <w:fldChar w:fldCharType="separate"/>
      </w:r>
      <w:ins w:id="28"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9" w:author="Arnaud Dumont" w:date="2014-03-12T16:44:00Z"/>
          <w:rFonts w:eastAsiaTheme="minorEastAsia"/>
          <w:noProof/>
          <w:sz w:val="22"/>
          <w:szCs w:val="22"/>
          <w:lang w:eastAsia="en-AU"/>
        </w:rPr>
      </w:pPr>
      <w:ins w:id="3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"_Toc382405992"</w:instrText>
        </w:r>
        <w:r w:rsidRPr="009830A3">
          <w:rPr>
            <w:rStyle w:val="Hyperlink"/>
            <w:noProof/>
          </w:rPr>
          <w:instrText xml:space="preserve"> </w:instrText>
        </w:r>
        <w:r w:rsidRPr="009830A3">
          <w:rPr>
            <w:rStyle w:val="Hyperlink"/>
            <w:noProof/>
          </w:rPr>
          <w:fldChar w:fldCharType="separate"/>
        </w:r>
        <w:r w:rsidRPr="009830A3">
          <w:rPr>
            <w:rStyle w:val="Hyperlink"/>
            <w:noProof/>
          </w:rPr>
          <w:t>2.3</w:t>
        </w:r>
        <w:r>
          <w:rPr>
            <w:rFonts w:eastAsiaTheme="minorEastAsia"/>
            <w:noProof/>
            <w:sz w:val="22"/>
            <w:szCs w:val="22"/>
            <w:lang w:eastAsia="en-AU"/>
          </w:rPr>
          <w:tab/>
        </w:r>
        <w:r w:rsidRPr="009830A3">
          <w:rPr>
            <w:rStyle w:val="Hyperlink"/>
            <w:noProof/>
          </w:rPr>
          <w:t>Authentication</w:t>
        </w:r>
        <w:r>
          <w:rPr>
            <w:noProof/>
            <w:webHidden/>
          </w:rPr>
          <w:tab/>
        </w:r>
        <w:r>
          <w:rPr>
            <w:noProof/>
            <w:webHidden/>
          </w:rPr>
          <w:fldChar w:fldCharType="begin"/>
        </w:r>
        <w:r>
          <w:rPr>
            <w:noProof/>
            <w:webHidden/>
          </w:rPr>
          <w:instrText xml:space="preserve"> PAGEREF _Toc382405992 \h </w:instrText>
        </w:r>
      </w:ins>
      <w:r>
        <w:rPr>
          <w:noProof/>
          <w:webHidden/>
        </w:rPr>
      </w:r>
      <w:r>
        <w:rPr>
          <w:noProof/>
          <w:webHidden/>
        </w:rPr>
        <w:fldChar w:fldCharType="separate"/>
      </w:r>
      <w:ins w:id="31"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32" w:author="Arnaud Dumont" w:date="2014-03-12T16:44:00Z"/>
          <w:rFonts w:eastAsiaTheme="minorEastAsia"/>
          <w:noProof/>
          <w:sz w:val="22"/>
          <w:szCs w:val="22"/>
          <w:lang w:eastAsia="en-AU"/>
        </w:rPr>
      </w:pPr>
      <w:ins w:id="3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"_Toc382405993"</w:instrText>
        </w:r>
        <w:r w:rsidRPr="009830A3">
          <w:rPr>
            <w:rStyle w:val="Hyperlink"/>
            <w:noProof/>
          </w:rPr>
          <w:instrText xml:space="preserve"> </w:instrText>
        </w:r>
        <w:r w:rsidRPr="009830A3">
          <w:rPr>
            <w:rStyle w:val="Hyperlink"/>
            <w:noProof/>
          </w:rPr>
          <w:fldChar w:fldCharType="separate"/>
        </w:r>
        <w:r w:rsidRPr="009830A3">
          <w:rPr>
            <w:rStyle w:val="Hyperlink"/>
            <w:noProof/>
          </w:rPr>
          <w:t>2.4</w:t>
        </w:r>
        <w:r>
          <w:rPr>
            <w:rFonts w:eastAsiaTheme="minorEastAsia"/>
            <w:noProof/>
            <w:sz w:val="22"/>
            <w:szCs w:val="22"/>
            <w:lang w:eastAsia="en-AU"/>
          </w:rPr>
          <w:tab/>
        </w:r>
        <w:r w:rsidRPr="009830A3">
          <w:rPr>
            <w:rStyle w:val="Hyperlink"/>
            <w:noProof/>
          </w:rPr>
          <w:t>Update Version Check</w:t>
        </w:r>
        <w:r>
          <w:rPr>
            <w:noProof/>
            <w:webHidden/>
          </w:rPr>
          <w:tab/>
        </w:r>
        <w:r>
          <w:rPr>
            <w:noProof/>
            <w:webHidden/>
          </w:rPr>
          <w:fldChar w:fldCharType="begin"/>
        </w:r>
        <w:r>
          <w:rPr>
            <w:noProof/>
            <w:webHidden/>
          </w:rPr>
          <w:instrText xml:space="preserve"> PAGEREF _Toc382405993 \h </w:instrText>
        </w:r>
      </w:ins>
      <w:r>
        <w:rPr>
          <w:noProof/>
          <w:webHidden/>
        </w:rPr>
      </w:r>
      <w:r>
        <w:rPr>
          <w:noProof/>
          <w:webHidden/>
        </w:rPr>
        <w:fldChar w:fldCharType="separate"/>
      </w:r>
      <w:ins w:id="34"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35" w:author="Arnaud Dumont" w:date="2014-03-12T16:44:00Z"/>
          <w:rFonts w:eastAsiaTheme="minorEastAsia"/>
          <w:noProof/>
          <w:sz w:val="22"/>
          <w:szCs w:val="22"/>
          <w:lang w:eastAsia="en-AU"/>
        </w:rPr>
      </w:pPr>
      <w:ins w:id="3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"_Toc382405994"</w:instrText>
        </w:r>
        <w:r w:rsidRPr="009830A3">
          <w:rPr>
            <w:rStyle w:val="Hyperlink"/>
            <w:noProof/>
          </w:rPr>
          <w:instrText xml:space="preserve"> </w:instrText>
        </w:r>
        <w:r w:rsidRPr="009830A3">
          <w:rPr>
            <w:rStyle w:val="Hyperlink"/>
            <w:noProof/>
          </w:rPr>
          <w:fldChar w:fldCharType="separate"/>
        </w:r>
        <w:r w:rsidRPr="009830A3">
          <w:rPr>
            <w:rStyle w:val="Hyperlink"/>
            <w:noProof/>
          </w:rPr>
          <w:t>2.5</w:t>
        </w:r>
        <w:r>
          <w:rPr>
            <w:rFonts w:eastAsiaTheme="minorEastAsia"/>
            <w:noProof/>
            <w:sz w:val="22"/>
            <w:szCs w:val="22"/>
            <w:lang w:eastAsia="en-AU"/>
          </w:rPr>
          <w:tab/>
        </w:r>
        <w:r w:rsidRPr="009830A3">
          <w:rPr>
            <w:rStyle w:val="Hyperlink"/>
            <w:noProof/>
          </w:rPr>
          <w:t>E-Tag Evaluation</w:t>
        </w:r>
        <w:r>
          <w:rPr>
            <w:noProof/>
            <w:webHidden/>
          </w:rPr>
          <w:tab/>
        </w:r>
        <w:r>
          <w:rPr>
            <w:noProof/>
            <w:webHidden/>
          </w:rPr>
          <w:fldChar w:fldCharType="begin"/>
        </w:r>
        <w:r>
          <w:rPr>
            <w:noProof/>
            <w:webHidden/>
          </w:rPr>
          <w:instrText xml:space="preserve"> PAGEREF _Toc382405994 \h </w:instrText>
        </w:r>
      </w:ins>
      <w:r>
        <w:rPr>
          <w:noProof/>
          <w:webHidden/>
        </w:rPr>
      </w:r>
      <w:r>
        <w:rPr>
          <w:noProof/>
          <w:webHidden/>
        </w:rPr>
        <w:fldChar w:fldCharType="separate"/>
      </w:r>
      <w:ins w:id="37"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8" w:author="Arnaud Dumont" w:date="2014-03-12T16:44:00Z"/>
          <w:rFonts w:eastAsiaTheme="minorEastAsia"/>
          <w:noProof/>
          <w:sz w:val="22"/>
          <w:szCs w:val="22"/>
          <w:lang w:eastAsia="en-AU"/>
        </w:rPr>
      </w:pPr>
      <w:ins w:id="3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"_Toc382405995"</w:instrText>
        </w:r>
        <w:r w:rsidRPr="009830A3">
          <w:rPr>
            <w:rStyle w:val="Hyperlink"/>
            <w:noProof/>
          </w:rPr>
          <w:instrText xml:space="preserve"> </w:instrText>
        </w:r>
        <w:r w:rsidRPr="009830A3">
          <w:rPr>
            <w:rStyle w:val="Hyperlink"/>
            <w:noProof/>
          </w:rPr>
          <w:fldChar w:fldCharType="separate"/>
        </w:r>
        <w:r w:rsidRPr="009830A3">
          <w:rPr>
            <w:rStyle w:val="Hyperlink"/>
            <w:noProof/>
          </w:rPr>
          <w:t>2.6</w:t>
        </w:r>
        <w:r>
          <w:rPr>
            <w:rFonts w:eastAsiaTheme="minorEastAsia"/>
            <w:noProof/>
            <w:sz w:val="22"/>
            <w:szCs w:val="22"/>
            <w:lang w:eastAsia="en-AU"/>
          </w:rPr>
          <w:tab/>
        </w:r>
        <w:r w:rsidRPr="009830A3">
          <w:rPr>
            <w:rStyle w:val="Hyperlink"/>
            <w:noProof/>
          </w:rPr>
          <w:t>General Request Headers</w:t>
        </w:r>
        <w:r>
          <w:rPr>
            <w:noProof/>
            <w:webHidden/>
          </w:rPr>
          <w:tab/>
        </w:r>
        <w:r>
          <w:rPr>
            <w:noProof/>
            <w:webHidden/>
          </w:rPr>
          <w:fldChar w:fldCharType="begin"/>
        </w:r>
        <w:r>
          <w:rPr>
            <w:noProof/>
            <w:webHidden/>
          </w:rPr>
          <w:instrText xml:space="preserve"> PAGEREF _Toc382405995 \h </w:instrText>
        </w:r>
      </w:ins>
      <w:r>
        <w:rPr>
          <w:noProof/>
          <w:webHidden/>
        </w:rPr>
      </w:r>
      <w:r>
        <w:rPr>
          <w:noProof/>
          <w:webHidden/>
        </w:rPr>
        <w:fldChar w:fldCharType="separate"/>
      </w:r>
      <w:ins w:id="40"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41" w:author="Arnaud Dumont" w:date="2014-03-12T16:44:00Z"/>
          <w:rFonts w:eastAsiaTheme="minorEastAsia"/>
          <w:noProof/>
          <w:sz w:val="22"/>
          <w:szCs w:val="22"/>
          <w:lang w:eastAsia="en-AU"/>
        </w:rPr>
      </w:pPr>
      <w:ins w:id="4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"_Toc382405996"</w:instrText>
        </w:r>
        <w:r w:rsidRPr="009830A3">
          <w:rPr>
            <w:rStyle w:val="Hyperlink"/>
            <w:noProof/>
          </w:rPr>
          <w:instrText xml:space="preserve"> </w:instrText>
        </w:r>
        <w:r w:rsidRPr="009830A3">
          <w:rPr>
            <w:rStyle w:val="Hyperlink"/>
            <w:noProof/>
          </w:rPr>
          <w:fldChar w:fldCharType="separate"/>
        </w:r>
        <w:r w:rsidRPr="009830A3">
          <w:rPr>
            <w:rStyle w:val="Hyperlink"/>
            <w:noProof/>
          </w:rPr>
          <w:t>2.7</w:t>
        </w:r>
        <w:r>
          <w:rPr>
            <w:rFonts w:eastAsiaTheme="minorEastAsia"/>
            <w:noProof/>
            <w:sz w:val="22"/>
            <w:szCs w:val="22"/>
            <w:lang w:eastAsia="en-AU"/>
          </w:rPr>
          <w:tab/>
        </w:r>
        <w:r w:rsidRPr="009830A3">
          <w:rPr>
            <w:rStyle w:val="Hyperlink"/>
            <w:noProof/>
          </w:rPr>
          <w:t>General Response Headers</w:t>
        </w:r>
        <w:r>
          <w:rPr>
            <w:noProof/>
            <w:webHidden/>
          </w:rPr>
          <w:tab/>
        </w:r>
        <w:r>
          <w:rPr>
            <w:noProof/>
            <w:webHidden/>
          </w:rPr>
          <w:fldChar w:fldCharType="begin"/>
        </w:r>
        <w:r>
          <w:rPr>
            <w:noProof/>
            <w:webHidden/>
          </w:rPr>
          <w:instrText xml:space="preserve"> PAGEREF _Toc382405996 \h </w:instrText>
        </w:r>
      </w:ins>
      <w:r>
        <w:rPr>
          <w:noProof/>
          <w:webHidden/>
        </w:rPr>
      </w:r>
      <w:r>
        <w:rPr>
          <w:noProof/>
          <w:webHidden/>
        </w:rPr>
        <w:fldChar w:fldCharType="separate"/>
      </w:r>
      <w:ins w:id="43"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2"/>
        <w:rPr>
          <w:ins w:id="44" w:author="Arnaud Dumont" w:date="2014-03-12T16:44:00Z"/>
          <w:rFonts w:eastAsiaTheme="minorEastAsia"/>
          <w:noProof/>
          <w:sz w:val="22"/>
          <w:szCs w:val="22"/>
          <w:lang w:eastAsia="en-AU"/>
        </w:rPr>
      </w:pPr>
      <w:ins w:id="4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"_Toc382405997"</w:instrText>
        </w:r>
        <w:r w:rsidRPr="009830A3">
          <w:rPr>
            <w:rStyle w:val="Hyperlink"/>
            <w:noProof/>
          </w:rPr>
          <w:instrText xml:space="preserve"> </w:instrText>
        </w:r>
        <w:r w:rsidRPr="009830A3">
          <w:rPr>
            <w:rStyle w:val="Hyperlink"/>
            <w:noProof/>
          </w:rPr>
          <w:fldChar w:fldCharType="separate"/>
        </w:r>
        <w:r w:rsidRPr="009830A3">
          <w:rPr>
            <w:rStyle w:val="Hyperlink"/>
            <w:noProof/>
          </w:rPr>
          <w:t>2.8</w:t>
        </w:r>
        <w:r>
          <w:rPr>
            <w:rFonts w:eastAsiaTheme="minorEastAsia"/>
            <w:noProof/>
            <w:sz w:val="22"/>
            <w:szCs w:val="22"/>
            <w:lang w:eastAsia="en-AU"/>
          </w:rPr>
          <w:tab/>
        </w:r>
        <w:r w:rsidRPr="009830A3">
          <w:rPr>
            <w:rStyle w:val="Hyperlink"/>
            <w:noProof/>
          </w:rPr>
          <w:t>Errors and Failures</w:t>
        </w:r>
        <w:r>
          <w:rPr>
            <w:noProof/>
            <w:webHidden/>
          </w:rPr>
          <w:tab/>
        </w:r>
        <w:r>
          <w:rPr>
            <w:noProof/>
            <w:webHidden/>
          </w:rPr>
          <w:fldChar w:fldCharType="begin"/>
        </w:r>
        <w:r>
          <w:rPr>
            <w:noProof/>
            <w:webHidden/>
          </w:rPr>
          <w:instrText xml:space="preserve"> PAGEREF _Toc382405997 \h </w:instrText>
        </w:r>
      </w:ins>
      <w:r>
        <w:rPr>
          <w:noProof/>
          <w:webHidden/>
        </w:rPr>
      </w:r>
      <w:r>
        <w:rPr>
          <w:noProof/>
          <w:webHidden/>
        </w:rPr>
        <w:fldChar w:fldCharType="separate"/>
      </w:r>
      <w:ins w:id="46"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1"/>
        <w:rPr>
          <w:ins w:id="47" w:author="Arnaud Dumont" w:date="2014-03-12T16:44:00Z"/>
          <w:rFonts w:eastAsiaTheme="minorEastAsia"/>
          <w:b w:val="0"/>
          <w:noProof/>
          <w:sz w:val="22"/>
          <w:szCs w:val="22"/>
          <w:lang w:eastAsia="en-AU"/>
        </w:rPr>
      </w:pPr>
      <w:ins w:id="4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"_Toc382405998"</w:instrText>
        </w:r>
        <w:r w:rsidRPr="009830A3">
          <w:rPr>
            <w:rStyle w:val="Hyperlink"/>
            <w:noProof/>
          </w:rPr>
          <w:instrText xml:space="preserve"> </w:instrText>
        </w:r>
        <w:r w:rsidRPr="009830A3">
          <w:rPr>
            <w:rStyle w:val="Hyperlink"/>
            <w:noProof/>
          </w:rPr>
          <w:fldChar w:fldCharType="separate"/>
        </w:r>
        <w:r w:rsidRPr="009830A3">
          <w:rPr>
            <w:rStyle w:val="Hyperlink"/>
            <w:noProof/>
          </w:rPr>
          <w:t>3</w:t>
        </w:r>
        <w:r>
          <w:rPr>
            <w:rFonts w:eastAsiaTheme="minorEastAsia"/>
            <w:b w:val="0"/>
            <w:noProof/>
            <w:sz w:val="22"/>
            <w:szCs w:val="22"/>
            <w:lang w:eastAsia="en-AU"/>
          </w:rPr>
          <w:tab/>
        </w:r>
        <w:r w:rsidRPr="009830A3">
          <w:rPr>
            <w:rStyle w:val="Hyperlink"/>
            <w:noProof/>
          </w:rPr>
          <w:t>Account Commands</w:t>
        </w:r>
        <w:r>
          <w:rPr>
            <w:noProof/>
            <w:webHidden/>
          </w:rPr>
          <w:tab/>
        </w:r>
        <w:r>
          <w:rPr>
            <w:noProof/>
            <w:webHidden/>
          </w:rPr>
          <w:fldChar w:fldCharType="begin"/>
        </w:r>
        <w:r>
          <w:rPr>
            <w:noProof/>
            <w:webHidden/>
          </w:rPr>
          <w:instrText xml:space="preserve"> PAGEREF _Toc382405998 \h </w:instrText>
        </w:r>
      </w:ins>
      <w:r>
        <w:rPr>
          <w:noProof/>
          <w:webHidden/>
        </w:rPr>
      </w:r>
      <w:r>
        <w:rPr>
          <w:noProof/>
          <w:webHidden/>
        </w:rPr>
        <w:fldChar w:fldCharType="separate"/>
      </w:r>
      <w:ins w:id="49"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2"/>
        <w:rPr>
          <w:ins w:id="50" w:author="Arnaud Dumont" w:date="2014-03-12T16:44:00Z"/>
          <w:rFonts w:eastAsiaTheme="minorEastAsia"/>
          <w:noProof/>
          <w:sz w:val="22"/>
          <w:szCs w:val="22"/>
          <w:lang w:eastAsia="en-AU"/>
        </w:rPr>
      </w:pPr>
      <w:ins w:id="5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"_Toc382405999"</w:instrText>
        </w:r>
        <w:r w:rsidRPr="009830A3">
          <w:rPr>
            <w:rStyle w:val="Hyperlink"/>
            <w:noProof/>
          </w:rPr>
          <w:instrText xml:space="preserve"> </w:instrText>
        </w:r>
        <w:r w:rsidRPr="009830A3">
          <w:rPr>
            <w:rStyle w:val="Hyperlink"/>
            <w:noProof/>
          </w:rPr>
          <w:fldChar w:fldCharType="separate"/>
        </w:r>
        <w:r w:rsidRPr="009830A3">
          <w:rPr>
            <w:rStyle w:val="Hyperlink"/>
            <w:noProof/>
          </w:rPr>
          <w:t>3.1</w:t>
        </w:r>
        <w:r>
          <w:rPr>
            <w:rFonts w:eastAsiaTheme="minorEastAsia"/>
            <w:noProof/>
            <w:sz w:val="22"/>
            <w:szCs w:val="22"/>
            <w:lang w:eastAsia="en-AU"/>
          </w:rPr>
          <w:tab/>
        </w:r>
        <w:r w:rsidRPr="009830A3">
          <w:rPr>
            <w:rStyle w:val="Hyperlink"/>
            <w:noProof/>
          </w:rPr>
          <w:t>Account Get Command</w:t>
        </w:r>
        <w:r>
          <w:rPr>
            <w:noProof/>
            <w:webHidden/>
          </w:rPr>
          <w:tab/>
        </w:r>
        <w:r>
          <w:rPr>
            <w:noProof/>
            <w:webHidden/>
          </w:rPr>
          <w:fldChar w:fldCharType="begin"/>
        </w:r>
        <w:r>
          <w:rPr>
            <w:noProof/>
            <w:webHidden/>
          </w:rPr>
          <w:instrText xml:space="preserve"> PAGEREF _Toc382405999 \h </w:instrText>
        </w:r>
      </w:ins>
      <w:r>
        <w:rPr>
          <w:noProof/>
          <w:webHidden/>
        </w:rPr>
      </w:r>
      <w:r>
        <w:rPr>
          <w:noProof/>
          <w:webHidden/>
        </w:rPr>
        <w:fldChar w:fldCharType="separate"/>
      </w:r>
      <w:ins w:id="52"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1"/>
        <w:rPr>
          <w:ins w:id="53" w:author="Arnaud Dumont" w:date="2014-03-12T16:44:00Z"/>
          <w:rFonts w:eastAsiaTheme="minorEastAsia"/>
          <w:b w:val="0"/>
          <w:noProof/>
          <w:sz w:val="22"/>
          <w:szCs w:val="22"/>
          <w:lang w:eastAsia="en-AU"/>
        </w:rPr>
      </w:pPr>
      <w:ins w:id="5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"_Toc382406000"</w:instrText>
        </w:r>
        <w:r w:rsidRPr="009830A3">
          <w:rPr>
            <w:rStyle w:val="Hyperlink"/>
            <w:noProof/>
          </w:rPr>
          <w:instrText xml:space="preserve"> </w:instrText>
        </w:r>
        <w:r w:rsidRPr="009830A3">
          <w:rPr>
            <w:rStyle w:val="Hyperlink"/>
            <w:noProof/>
          </w:rPr>
          <w:fldChar w:fldCharType="separate"/>
        </w:r>
        <w:r w:rsidRPr="009830A3">
          <w:rPr>
            <w:rStyle w:val="Hyperlink"/>
            <w:noProof/>
          </w:rPr>
          <w:t>4</w:t>
        </w:r>
        <w:r>
          <w:rPr>
            <w:rFonts w:eastAsiaTheme="minorEastAsia"/>
            <w:b w:val="0"/>
            <w:noProof/>
            <w:sz w:val="22"/>
            <w:szCs w:val="22"/>
            <w:lang w:eastAsia="en-AU"/>
          </w:rPr>
          <w:tab/>
        </w:r>
        <w:r w:rsidRPr="009830A3">
          <w:rPr>
            <w:rStyle w:val="Hyperlink"/>
            <w:noProof/>
          </w:rPr>
          <w:t>User Commands</w:t>
        </w:r>
        <w:r>
          <w:rPr>
            <w:noProof/>
            <w:webHidden/>
          </w:rPr>
          <w:tab/>
        </w:r>
        <w:r>
          <w:rPr>
            <w:noProof/>
            <w:webHidden/>
          </w:rPr>
          <w:fldChar w:fldCharType="begin"/>
        </w:r>
        <w:r>
          <w:rPr>
            <w:noProof/>
            <w:webHidden/>
          </w:rPr>
          <w:instrText xml:space="preserve"> PAGEREF _Toc382406000 \h </w:instrText>
        </w:r>
      </w:ins>
      <w:r>
        <w:rPr>
          <w:noProof/>
          <w:webHidden/>
        </w:rPr>
      </w:r>
      <w:r>
        <w:rPr>
          <w:noProof/>
          <w:webHidden/>
        </w:rPr>
        <w:fldChar w:fldCharType="separate"/>
      </w:r>
      <w:ins w:id="55"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6" w:author="Arnaud Dumont" w:date="2014-03-12T16:44:00Z"/>
          <w:rFonts w:eastAsiaTheme="minorEastAsia"/>
          <w:noProof/>
          <w:sz w:val="22"/>
          <w:szCs w:val="22"/>
          <w:lang w:eastAsia="en-AU"/>
        </w:rPr>
      </w:pPr>
      <w:ins w:id="5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"_Toc382406001"</w:instrText>
        </w:r>
        <w:r w:rsidRPr="009830A3">
          <w:rPr>
            <w:rStyle w:val="Hyperlink"/>
            <w:noProof/>
          </w:rPr>
          <w:instrText xml:space="preserve"> </w:instrText>
        </w:r>
        <w:r w:rsidRPr="009830A3">
          <w:rPr>
            <w:rStyle w:val="Hyperlink"/>
            <w:noProof/>
          </w:rPr>
          <w:fldChar w:fldCharType="separate"/>
        </w:r>
        <w:r w:rsidRPr="009830A3">
          <w:rPr>
            <w:rStyle w:val="Hyperlink"/>
            <w:noProof/>
          </w:rPr>
          <w:t>4.1</w:t>
        </w:r>
        <w:r>
          <w:rPr>
            <w:rFonts w:eastAsiaTheme="minorEastAsia"/>
            <w:noProof/>
            <w:sz w:val="22"/>
            <w:szCs w:val="22"/>
            <w:lang w:eastAsia="en-AU"/>
          </w:rPr>
          <w:tab/>
        </w:r>
        <w:r w:rsidRPr="009830A3">
          <w:rPr>
            <w:rStyle w:val="Hyperlink"/>
            <w:noProof/>
          </w:rPr>
          <w:t>User Get Command</w:t>
        </w:r>
        <w:r>
          <w:rPr>
            <w:noProof/>
            <w:webHidden/>
          </w:rPr>
          <w:tab/>
        </w:r>
        <w:r>
          <w:rPr>
            <w:noProof/>
            <w:webHidden/>
          </w:rPr>
          <w:fldChar w:fldCharType="begin"/>
        </w:r>
        <w:r>
          <w:rPr>
            <w:noProof/>
            <w:webHidden/>
          </w:rPr>
          <w:instrText xml:space="preserve"> PAGEREF _Toc382406001 \h </w:instrText>
        </w:r>
      </w:ins>
      <w:r>
        <w:rPr>
          <w:noProof/>
          <w:webHidden/>
        </w:rPr>
      </w:r>
      <w:r>
        <w:rPr>
          <w:noProof/>
          <w:webHidden/>
        </w:rPr>
        <w:fldChar w:fldCharType="separate"/>
      </w:r>
      <w:ins w:id="58"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9" w:author="Arnaud Dumont" w:date="2014-03-12T16:44:00Z"/>
          <w:rFonts w:eastAsiaTheme="minorEastAsia"/>
          <w:noProof/>
          <w:sz w:val="22"/>
          <w:szCs w:val="22"/>
          <w:lang w:eastAsia="en-AU"/>
        </w:rPr>
      </w:pPr>
      <w:ins w:id="6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"_Toc382406002"</w:instrText>
        </w:r>
        <w:r w:rsidRPr="009830A3">
          <w:rPr>
            <w:rStyle w:val="Hyperlink"/>
            <w:noProof/>
          </w:rPr>
          <w:instrText xml:space="preserve"> </w:instrText>
        </w:r>
        <w:r w:rsidRPr="009830A3">
          <w:rPr>
            <w:rStyle w:val="Hyperlink"/>
            <w:noProof/>
          </w:rPr>
          <w:fldChar w:fldCharType="separate"/>
        </w:r>
        <w:r w:rsidRPr="009830A3">
          <w:rPr>
            <w:rStyle w:val="Hyperlink"/>
            <w:noProof/>
          </w:rPr>
          <w:t>4.2</w:t>
        </w:r>
        <w:r>
          <w:rPr>
            <w:rFonts w:eastAsiaTheme="minorEastAsia"/>
            <w:noProof/>
            <w:sz w:val="22"/>
            <w:szCs w:val="22"/>
            <w:lang w:eastAsia="en-AU"/>
          </w:rPr>
          <w:tab/>
        </w:r>
        <w:r w:rsidRPr="009830A3">
          <w:rPr>
            <w:rStyle w:val="Hyperlink"/>
            <w:noProof/>
          </w:rPr>
          <w:t>User List Command</w:t>
        </w:r>
        <w:r>
          <w:rPr>
            <w:noProof/>
            <w:webHidden/>
          </w:rPr>
          <w:tab/>
        </w:r>
        <w:r>
          <w:rPr>
            <w:noProof/>
            <w:webHidden/>
          </w:rPr>
          <w:fldChar w:fldCharType="begin"/>
        </w:r>
        <w:r>
          <w:rPr>
            <w:noProof/>
            <w:webHidden/>
          </w:rPr>
          <w:instrText xml:space="preserve"> PAGEREF _Toc382406002 \h </w:instrText>
        </w:r>
      </w:ins>
      <w:r>
        <w:rPr>
          <w:noProof/>
          <w:webHidden/>
        </w:rPr>
      </w:r>
      <w:r>
        <w:rPr>
          <w:noProof/>
          <w:webHidden/>
        </w:rPr>
        <w:fldChar w:fldCharType="separate"/>
      </w:r>
      <w:ins w:id="61" w:author="Arnaud Dumont" w:date="2014-03-12T16:44:00Z">
        <w:r>
          <w:rPr>
            <w:noProof/>
            <w:webHidden/>
          </w:rPr>
          <w:t>13</w:t>
        </w:r>
        <w:r>
          <w:rPr>
            <w:noProof/>
            <w:webHidden/>
          </w:rPr>
          <w:fldChar w:fldCharType="end"/>
        </w:r>
        <w:r w:rsidRPr="009830A3">
          <w:rPr>
            <w:rStyle w:val="Hyperlink"/>
            <w:noProof/>
          </w:rPr>
          <w:fldChar w:fldCharType="end"/>
        </w:r>
      </w:ins>
    </w:p>
    <w:p w:rsidR="00FB62C7" w:rsidRDefault="00FB62C7">
      <w:pPr>
        <w:pStyle w:val="TOC1"/>
        <w:rPr>
          <w:ins w:id="62" w:author="Arnaud Dumont" w:date="2014-03-12T16:44:00Z"/>
          <w:rFonts w:eastAsiaTheme="minorEastAsia"/>
          <w:b w:val="0"/>
          <w:noProof/>
          <w:sz w:val="22"/>
          <w:szCs w:val="22"/>
          <w:lang w:eastAsia="en-AU"/>
        </w:rPr>
      </w:pPr>
      <w:ins w:id="6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"_Toc382406003"</w:instrText>
        </w:r>
        <w:r w:rsidRPr="009830A3">
          <w:rPr>
            <w:rStyle w:val="Hyperlink"/>
            <w:noProof/>
          </w:rPr>
          <w:instrText xml:space="preserve"> </w:instrText>
        </w:r>
        <w:r w:rsidRPr="009830A3">
          <w:rPr>
            <w:rStyle w:val="Hyperlink"/>
            <w:noProof/>
          </w:rPr>
          <w:fldChar w:fldCharType="separate"/>
        </w:r>
        <w:r w:rsidRPr="009830A3">
          <w:rPr>
            <w:rStyle w:val="Hyperlink"/>
            <w:noProof/>
          </w:rPr>
          <w:t>5</w:t>
        </w:r>
        <w:r>
          <w:rPr>
            <w:rFonts w:eastAsiaTheme="minorEastAsia"/>
            <w:b w:val="0"/>
            <w:noProof/>
            <w:sz w:val="22"/>
            <w:szCs w:val="22"/>
            <w:lang w:eastAsia="en-AU"/>
          </w:rPr>
          <w:tab/>
        </w:r>
        <w:r w:rsidRPr="009830A3">
          <w:rPr>
            <w:rStyle w:val="Hyperlink"/>
            <w:noProof/>
          </w:rPr>
          <w:t>Name Server Interface Set Commands</w:t>
        </w:r>
        <w:r>
          <w:rPr>
            <w:noProof/>
            <w:webHidden/>
          </w:rPr>
          <w:tab/>
        </w:r>
        <w:r>
          <w:rPr>
            <w:noProof/>
            <w:webHidden/>
          </w:rPr>
          <w:fldChar w:fldCharType="begin"/>
        </w:r>
        <w:r>
          <w:rPr>
            <w:noProof/>
            <w:webHidden/>
          </w:rPr>
          <w:instrText xml:space="preserve"> PAGEREF _Toc382406003 \h </w:instrText>
        </w:r>
      </w:ins>
      <w:r>
        <w:rPr>
          <w:noProof/>
          <w:webHidden/>
        </w:rPr>
      </w:r>
      <w:r>
        <w:rPr>
          <w:noProof/>
          <w:webHidden/>
        </w:rPr>
        <w:fldChar w:fldCharType="separate"/>
      </w:r>
      <w:ins w:id="64"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2"/>
        <w:rPr>
          <w:ins w:id="65" w:author="Arnaud Dumont" w:date="2014-03-12T16:44:00Z"/>
          <w:rFonts w:eastAsiaTheme="minorEastAsia"/>
          <w:noProof/>
          <w:sz w:val="22"/>
          <w:szCs w:val="22"/>
          <w:lang w:eastAsia="en-AU"/>
        </w:rPr>
      </w:pPr>
      <w:ins w:id="6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"_Toc382406004"</w:instrText>
        </w:r>
        <w:r w:rsidRPr="009830A3">
          <w:rPr>
            <w:rStyle w:val="Hyperlink"/>
            <w:noProof/>
          </w:rPr>
          <w:instrText xml:space="preserve"> </w:instrText>
        </w:r>
        <w:r w:rsidRPr="009830A3">
          <w:rPr>
            <w:rStyle w:val="Hyperlink"/>
            <w:noProof/>
          </w:rPr>
          <w:fldChar w:fldCharType="separate"/>
        </w:r>
        <w:r w:rsidRPr="009830A3">
          <w:rPr>
            <w:rStyle w:val="Hyperlink"/>
            <w:noProof/>
          </w:rPr>
          <w:t>5.1</w:t>
        </w:r>
        <w:r>
          <w:rPr>
            <w:rFonts w:eastAsiaTheme="minorEastAsia"/>
            <w:noProof/>
            <w:sz w:val="22"/>
            <w:szCs w:val="22"/>
            <w:lang w:eastAsia="en-AU"/>
          </w:rPr>
          <w:tab/>
        </w:r>
        <w:r w:rsidRPr="009830A3">
          <w:rPr>
            <w:rStyle w:val="Hyperlink"/>
            <w:noProof/>
          </w:rPr>
          <w:t>Name Server Interface Set Get Command</w:t>
        </w:r>
        <w:r>
          <w:rPr>
            <w:noProof/>
            <w:webHidden/>
          </w:rPr>
          <w:tab/>
        </w:r>
        <w:r>
          <w:rPr>
            <w:noProof/>
            <w:webHidden/>
          </w:rPr>
          <w:fldChar w:fldCharType="begin"/>
        </w:r>
        <w:r>
          <w:rPr>
            <w:noProof/>
            <w:webHidden/>
          </w:rPr>
          <w:instrText xml:space="preserve"> PAGEREF _Toc382406004 \h </w:instrText>
        </w:r>
      </w:ins>
      <w:r>
        <w:rPr>
          <w:noProof/>
          <w:webHidden/>
        </w:rPr>
      </w:r>
      <w:r>
        <w:rPr>
          <w:noProof/>
          <w:webHidden/>
        </w:rPr>
        <w:fldChar w:fldCharType="separate"/>
      </w:r>
      <w:ins w:id="67"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1"/>
        <w:rPr>
          <w:ins w:id="68" w:author="Arnaud Dumont" w:date="2014-03-12T16:44:00Z"/>
          <w:rFonts w:eastAsiaTheme="minorEastAsia"/>
          <w:b w:val="0"/>
          <w:noProof/>
          <w:sz w:val="22"/>
          <w:szCs w:val="22"/>
          <w:lang w:eastAsia="en-AU"/>
        </w:rPr>
      </w:pPr>
      <w:ins w:id="6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"_Toc382406005"</w:instrText>
        </w:r>
        <w:r w:rsidRPr="009830A3">
          <w:rPr>
            <w:rStyle w:val="Hyperlink"/>
            <w:noProof/>
          </w:rPr>
          <w:instrText xml:space="preserve"> </w:instrText>
        </w:r>
        <w:r w:rsidRPr="009830A3">
          <w:rPr>
            <w:rStyle w:val="Hyperlink"/>
            <w:noProof/>
          </w:rPr>
          <w:fldChar w:fldCharType="separate"/>
        </w:r>
        <w:r w:rsidRPr="009830A3">
          <w:rPr>
            <w:rStyle w:val="Hyperlink"/>
            <w:noProof/>
          </w:rPr>
          <w:t>6</w:t>
        </w:r>
        <w:r>
          <w:rPr>
            <w:rFonts w:eastAsiaTheme="minorEastAsia"/>
            <w:b w:val="0"/>
            <w:noProof/>
            <w:sz w:val="22"/>
            <w:szCs w:val="22"/>
            <w:lang w:eastAsia="en-AU"/>
          </w:rPr>
          <w:tab/>
        </w:r>
        <w:r w:rsidRPr="009830A3">
          <w:rPr>
            <w:rStyle w:val="Hyperlink"/>
            <w:noProof/>
          </w:rPr>
          <w:t>Name Server Set Commands</w:t>
        </w:r>
        <w:r>
          <w:rPr>
            <w:noProof/>
            <w:webHidden/>
          </w:rPr>
          <w:tab/>
        </w:r>
        <w:r>
          <w:rPr>
            <w:noProof/>
            <w:webHidden/>
          </w:rPr>
          <w:fldChar w:fldCharType="begin"/>
        </w:r>
        <w:r>
          <w:rPr>
            <w:noProof/>
            <w:webHidden/>
          </w:rPr>
          <w:instrText xml:space="preserve"> PAGEREF _Toc382406005 \h </w:instrText>
        </w:r>
      </w:ins>
      <w:r>
        <w:rPr>
          <w:noProof/>
          <w:webHidden/>
        </w:rPr>
      </w:r>
      <w:r>
        <w:rPr>
          <w:noProof/>
          <w:webHidden/>
        </w:rPr>
        <w:fldChar w:fldCharType="separate"/>
      </w:r>
      <w:ins w:id="70"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71" w:author="Arnaud Dumont" w:date="2014-03-12T16:44:00Z"/>
          <w:rFonts w:eastAsiaTheme="minorEastAsia"/>
          <w:noProof/>
          <w:sz w:val="22"/>
          <w:szCs w:val="22"/>
          <w:lang w:eastAsia="en-AU"/>
        </w:rPr>
      </w:pPr>
      <w:ins w:id="7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"_Toc382406006"</w:instrText>
        </w:r>
        <w:r w:rsidRPr="009830A3">
          <w:rPr>
            <w:rStyle w:val="Hyperlink"/>
            <w:noProof/>
          </w:rPr>
          <w:instrText xml:space="preserve"> </w:instrText>
        </w:r>
        <w:r w:rsidRPr="009830A3">
          <w:rPr>
            <w:rStyle w:val="Hyperlink"/>
            <w:noProof/>
          </w:rPr>
          <w:fldChar w:fldCharType="separate"/>
        </w:r>
        <w:r w:rsidRPr="009830A3">
          <w:rPr>
            <w:rStyle w:val="Hyperlink"/>
            <w:noProof/>
          </w:rPr>
          <w:t>6.1</w:t>
        </w:r>
        <w:r>
          <w:rPr>
            <w:rFonts w:eastAsiaTheme="minorEastAsia"/>
            <w:noProof/>
            <w:sz w:val="22"/>
            <w:szCs w:val="22"/>
            <w:lang w:eastAsia="en-AU"/>
          </w:rPr>
          <w:tab/>
        </w:r>
        <w:r w:rsidRPr="009830A3">
          <w:rPr>
            <w:rStyle w:val="Hyperlink"/>
            <w:noProof/>
          </w:rPr>
          <w:t>Name Server Set Get Command</w:t>
        </w:r>
        <w:r>
          <w:rPr>
            <w:noProof/>
            <w:webHidden/>
          </w:rPr>
          <w:tab/>
        </w:r>
        <w:r>
          <w:rPr>
            <w:noProof/>
            <w:webHidden/>
          </w:rPr>
          <w:fldChar w:fldCharType="begin"/>
        </w:r>
        <w:r>
          <w:rPr>
            <w:noProof/>
            <w:webHidden/>
          </w:rPr>
          <w:instrText xml:space="preserve"> PAGEREF _Toc382406006 \h </w:instrText>
        </w:r>
      </w:ins>
      <w:r>
        <w:rPr>
          <w:noProof/>
          <w:webHidden/>
        </w:rPr>
      </w:r>
      <w:r>
        <w:rPr>
          <w:noProof/>
          <w:webHidden/>
        </w:rPr>
        <w:fldChar w:fldCharType="separate"/>
      </w:r>
      <w:ins w:id="73"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74" w:author="Arnaud Dumont" w:date="2014-03-12T16:44:00Z"/>
          <w:rFonts w:eastAsiaTheme="minorEastAsia"/>
          <w:noProof/>
          <w:sz w:val="22"/>
          <w:szCs w:val="22"/>
          <w:lang w:eastAsia="en-AU"/>
        </w:rPr>
      </w:pPr>
      <w:ins w:id="7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"_Toc382406007"</w:instrText>
        </w:r>
        <w:r w:rsidRPr="009830A3">
          <w:rPr>
            <w:rStyle w:val="Hyperlink"/>
            <w:noProof/>
          </w:rPr>
          <w:instrText xml:space="preserve"> </w:instrText>
        </w:r>
        <w:r w:rsidRPr="009830A3">
          <w:rPr>
            <w:rStyle w:val="Hyperlink"/>
            <w:noProof/>
          </w:rPr>
          <w:fldChar w:fldCharType="separate"/>
        </w:r>
        <w:r w:rsidRPr="009830A3">
          <w:rPr>
            <w:rStyle w:val="Hyperlink"/>
            <w:noProof/>
          </w:rPr>
          <w:t>6.2</w:t>
        </w:r>
        <w:r>
          <w:rPr>
            <w:rFonts w:eastAsiaTheme="minorEastAsia"/>
            <w:noProof/>
            <w:sz w:val="22"/>
            <w:szCs w:val="22"/>
            <w:lang w:eastAsia="en-AU"/>
          </w:rPr>
          <w:tab/>
        </w:r>
        <w:r w:rsidRPr="009830A3">
          <w:rPr>
            <w:rStyle w:val="Hyperlink"/>
            <w:noProof/>
          </w:rPr>
          <w:t>Name Server Set List Command</w:t>
        </w:r>
        <w:r>
          <w:rPr>
            <w:noProof/>
            <w:webHidden/>
          </w:rPr>
          <w:tab/>
        </w:r>
        <w:r>
          <w:rPr>
            <w:noProof/>
            <w:webHidden/>
          </w:rPr>
          <w:fldChar w:fldCharType="begin"/>
        </w:r>
        <w:r>
          <w:rPr>
            <w:noProof/>
            <w:webHidden/>
          </w:rPr>
          <w:instrText xml:space="preserve"> PAGEREF _Toc382406007 \h </w:instrText>
        </w:r>
      </w:ins>
      <w:r>
        <w:rPr>
          <w:noProof/>
          <w:webHidden/>
        </w:rPr>
      </w:r>
      <w:r>
        <w:rPr>
          <w:noProof/>
          <w:webHidden/>
        </w:rPr>
        <w:fldChar w:fldCharType="separate"/>
      </w:r>
      <w:ins w:id="76" w:author="Arnaud Dumont" w:date="2014-03-12T16:44:00Z">
        <w:r>
          <w:rPr>
            <w:noProof/>
            <w:webHidden/>
          </w:rPr>
          <w:t>24</w:t>
        </w:r>
        <w:r>
          <w:rPr>
            <w:noProof/>
            <w:webHidden/>
          </w:rPr>
          <w:fldChar w:fldCharType="end"/>
        </w:r>
        <w:r w:rsidRPr="009830A3">
          <w:rPr>
            <w:rStyle w:val="Hyperlink"/>
            <w:noProof/>
          </w:rPr>
          <w:fldChar w:fldCharType="end"/>
        </w:r>
      </w:ins>
    </w:p>
    <w:p w:rsidR="00FB62C7" w:rsidRDefault="00FB62C7">
      <w:pPr>
        <w:pStyle w:val="TOC1"/>
        <w:rPr>
          <w:ins w:id="77" w:author="Arnaud Dumont" w:date="2014-03-12T16:44:00Z"/>
          <w:rFonts w:eastAsiaTheme="minorEastAsia"/>
          <w:b w:val="0"/>
          <w:noProof/>
          <w:sz w:val="22"/>
          <w:szCs w:val="22"/>
          <w:lang w:eastAsia="en-AU"/>
        </w:rPr>
      </w:pPr>
      <w:ins w:id="7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"_Toc382406008"</w:instrText>
        </w:r>
        <w:r w:rsidRPr="009830A3">
          <w:rPr>
            <w:rStyle w:val="Hyperlink"/>
            <w:noProof/>
          </w:rPr>
          <w:instrText xml:space="preserve"> </w:instrText>
        </w:r>
        <w:r w:rsidRPr="009830A3">
          <w:rPr>
            <w:rStyle w:val="Hyperlink"/>
            <w:noProof/>
          </w:rPr>
          <w:fldChar w:fldCharType="separate"/>
        </w:r>
        <w:r w:rsidRPr="009830A3">
          <w:rPr>
            <w:rStyle w:val="Hyperlink"/>
            <w:noProof/>
          </w:rPr>
          <w:t>7</w:t>
        </w:r>
        <w:r>
          <w:rPr>
            <w:rFonts w:eastAsiaTheme="minorEastAsia"/>
            <w:b w:val="0"/>
            <w:noProof/>
            <w:sz w:val="22"/>
            <w:szCs w:val="22"/>
            <w:lang w:eastAsia="en-AU"/>
          </w:rPr>
          <w:tab/>
        </w:r>
        <w:r w:rsidRPr="009830A3">
          <w:rPr>
            <w:rStyle w:val="Hyperlink"/>
            <w:noProof/>
          </w:rPr>
          <w:t>Plan Commands</w:t>
        </w:r>
        <w:r>
          <w:rPr>
            <w:noProof/>
            <w:webHidden/>
          </w:rPr>
          <w:tab/>
        </w:r>
        <w:r>
          <w:rPr>
            <w:noProof/>
            <w:webHidden/>
          </w:rPr>
          <w:fldChar w:fldCharType="begin"/>
        </w:r>
        <w:r>
          <w:rPr>
            <w:noProof/>
            <w:webHidden/>
          </w:rPr>
          <w:instrText xml:space="preserve"> PAGEREF _Toc382406008 \h </w:instrText>
        </w:r>
      </w:ins>
      <w:r>
        <w:rPr>
          <w:noProof/>
          <w:webHidden/>
        </w:rPr>
      </w:r>
      <w:r>
        <w:rPr>
          <w:noProof/>
          <w:webHidden/>
        </w:rPr>
        <w:fldChar w:fldCharType="separate"/>
      </w:r>
      <w:ins w:id="79"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80" w:author="Arnaud Dumont" w:date="2014-03-12T16:44:00Z"/>
          <w:rFonts w:eastAsiaTheme="minorEastAsia"/>
          <w:noProof/>
          <w:sz w:val="22"/>
          <w:szCs w:val="22"/>
          <w:lang w:eastAsia="en-AU"/>
        </w:rPr>
      </w:pPr>
      <w:ins w:id="8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"_Toc382406009"</w:instrText>
        </w:r>
        <w:r w:rsidRPr="009830A3">
          <w:rPr>
            <w:rStyle w:val="Hyperlink"/>
            <w:noProof/>
          </w:rPr>
          <w:instrText xml:space="preserve"> </w:instrText>
        </w:r>
        <w:r w:rsidRPr="009830A3">
          <w:rPr>
            <w:rStyle w:val="Hyperlink"/>
            <w:noProof/>
          </w:rPr>
          <w:fldChar w:fldCharType="separate"/>
        </w:r>
        <w:r w:rsidRPr="009830A3">
          <w:rPr>
            <w:rStyle w:val="Hyperlink"/>
            <w:noProof/>
          </w:rPr>
          <w:t>7.1</w:t>
        </w:r>
        <w:r>
          <w:rPr>
            <w:rFonts w:eastAsiaTheme="minorEastAsia"/>
            <w:noProof/>
            <w:sz w:val="22"/>
            <w:szCs w:val="22"/>
            <w:lang w:eastAsia="en-AU"/>
          </w:rPr>
          <w:tab/>
        </w:r>
        <w:r w:rsidRPr="009830A3">
          <w:rPr>
            <w:rStyle w:val="Hyperlink"/>
            <w:noProof/>
          </w:rPr>
          <w:t>Plan Get Command</w:t>
        </w:r>
        <w:r>
          <w:rPr>
            <w:noProof/>
            <w:webHidden/>
          </w:rPr>
          <w:tab/>
        </w:r>
        <w:r>
          <w:rPr>
            <w:noProof/>
            <w:webHidden/>
          </w:rPr>
          <w:fldChar w:fldCharType="begin"/>
        </w:r>
        <w:r>
          <w:rPr>
            <w:noProof/>
            <w:webHidden/>
          </w:rPr>
          <w:instrText xml:space="preserve"> PAGEREF _Toc382406009 \h </w:instrText>
        </w:r>
      </w:ins>
      <w:r>
        <w:rPr>
          <w:noProof/>
          <w:webHidden/>
        </w:rPr>
      </w:r>
      <w:r>
        <w:rPr>
          <w:noProof/>
          <w:webHidden/>
        </w:rPr>
        <w:fldChar w:fldCharType="separate"/>
      </w:r>
      <w:ins w:id="82"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83" w:author="Arnaud Dumont" w:date="2014-03-12T16:44:00Z"/>
          <w:rFonts w:eastAsiaTheme="minorEastAsia"/>
          <w:noProof/>
          <w:sz w:val="22"/>
          <w:szCs w:val="22"/>
          <w:lang w:eastAsia="en-AU"/>
        </w:rPr>
      </w:pPr>
      <w:ins w:id="8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"_Toc382406010"</w:instrText>
        </w:r>
        <w:r w:rsidRPr="009830A3">
          <w:rPr>
            <w:rStyle w:val="Hyperlink"/>
            <w:noProof/>
          </w:rPr>
          <w:instrText xml:space="preserve"> </w:instrText>
        </w:r>
        <w:r w:rsidRPr="009830A3">
          <w:rPr>
            <w:rStyle w:val="Hyperlink"/>
            <w:noProof/>
          </w:rPr>
          <w:fldChar w:fldCharType="separate"/>
        </w:r>
        <w:r w:rsidRPr="009830A3">
          <w:rPr>
            <w:rStyle w:val="Hyperlink"/>
            <w:noProof/>
          </w:rPr>
          <w:t>7.2</w:t>
        </w:r>
        <w:r>
          <w:rPr>
            <w:rFonts w:eastAsiaTheme="minorEastAsia"/>
            <w:noProof/>
            <w:sz w:val="22"/>
            <w:szCs w:val="22"/>
            <w:lang w:eastAsia="en-AU"/>
          </w:rPr>
          <w:tab/>
        </w:r>
        <w:r w:rsidRPr="009830A3">
          <w:rPr>
            <w:rStyle w:val="Hyperlink"/>
            <w:noProof/>
          </w:rPr>
          <w:t>Plan List Command</w:t>
        </w:r>
        <w:r>
          <w:rPr>
            <w:noProof/>
            <w:webHidden/>
          </w:rPr>
          <w:tab/>
        </w:r>
        <w:r>
          <w:rPr>
            <w:noProof/>
            <w:webHidden/>
          </w:rPr>
          <w:fldChar w:fldCharType="begin"/>
        </w:r>
        <w:r>
          <w:rPr>
            <w:noProof/>
            <w:webHidden/>
          </w:rPr>
          <w:instrText xml:space="preserve"> PAGEREF _Toc382406010 \h </w:instrText>
        </w:r>
      </w:ins>
      <w:r>
        <w:rPr>
          <w:noProof/>
          <w:webHidden/>
        </w:rPr>
      </w:r>
      <w:r>
        <w:rPr>
          <w:noProof/>
          <w:webHidden/>
        </w:rPr>
        <w:fldChar w:fldCharType="separate"/>
      </w:r>
      <w:ins w:id="85" w:author="Arnaud Dumont" w:date="2014-03-12T16:44:00Z">
        <w:r>
          <w:rPr>
            <w:noProof/>
            <w:webHidden/>
          </w:rPr>
          <w:t>32</w:t>
        </w:r>
        <w:r>
          <w:rPr>
            <w:noProof/>
            <w:webHidden/>
          </w:rPr>
          <w:fldChar w:fldCharType="end"/>
        </w:r>
        <w:r w:rsidRPr="009830A3">
          <w:rPr>
            <w:rStyle w:val="Hyperlink"/>
            <w:noProof/>
          </w:rPr>
          <w:fldChar w:fldCharType="end"/>
        </w:r>
      </w:ins>
    </w:p>
    <w:p w:rsidR="00FB62C7" w:rsidRDefault="00FB62C7">
      <w:pPr>
        <w:pStyle w:val="TOC1"/>
        <w:rPr>
          <w:ins w:id="86" w:author="Arnaud Dumont" w:date="2014-03-12T16:44:00Z"/>
          <w:rFonts w:eastAsiaTheme="minorEastAsia"/>
          <w:b w:val="0"/>
          <w:noProof/>
          <w:sz w:val="22"/>
          <w:szCs w:val="22"/>
          <w:lang w:eastAsia="en-AU"/>
        </w:rPr>
      </w:pPr>
      <w:ins w:id="8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"_Toc382406011"</w:instrText>
        </w:r>
        <w:r w:rsidRPr="009830A3">
          <w:rPr>
            <w:rStyle w:val="Hyperlink"/>
            <w:noProof/>
          </w:rPr>
          <w:instrText xml:space="preserve"> </w:instrText>
        </w:r>
        <w:r w:rsidRPr="009830A3">
          <w:rPr>
            <w:rStyle w:val="Hyperlink"/>
            <w:noProof/>
          </w:rPr>
          <w:fldChar w:fldCharType="separate"/>
        </w:r>
        <w:r w:rsidRPr="009830A3">
          <w:rPr>
            <w:rStyle w:val="Hyperlink"/>
            <w:noProof/>
          </w:rPr>
          <w:t>8</w:t>
        </w:r>
        <w:r>
          <w:rPr>
            <w:rFonts w:eastAsiaTheme="minorEastAsia"/>
            <w:b w:val="0"/>
            <w:noProof/>
            <w:sz w:val="22"/>
            <w:szCs w:val="22"/>
            <w:lang w:eastAsia="en-AU"/>
          </w:rPr>
          <w:tab/>
        </w:r>
        <w:r w:rsidRPr="009830A3">
          <w:rPr>
            <w:rStyle w:val="Hyperlink"/>
            <w:noProof/>
          </w:rPr>
          <w:t>Zone Commands</w:t>
        </w:r>
        <w:r>
          <w:rPr>
            <w:noProof/>
            <w:webHidden/>
          </w:rPr>
          <w:tab/>
        </w:r>
        <w:r>
          <w:rPr>
            <w:noProof/>
            <w:webHidden/>
          </w:rPr>
          <w:fldChar w:fldCharType="begin"/>
        </w:r>
        <w:r>
          <w:rPr>
            <w:noProof/>
            <w:webHidden/>
          </w:rPr>
          <w:instrText xml:space="preserve"> PAGEREF _Toc382406011 \h </w:instrText>
        </w:r>
      </w:ins>
      <w:r>
        <w:rPr>
          <w:noProof/>
          <w:webHidden/>
        </w:rPr>
      </w:r>
      <w:r>
        <w:rPr>
          <w:noProof/>
          <w:webHidden/>
        </w:rPr>
        <w:fldChar w:fldCharType="separate"/>
      </w:r>
      <w:ins w:id="88"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9" w:author="Arnaud Dumont" w:date="2014-03-12T16:44:00Z"/>
          <w:rFonts w:eastAsiaTheme="minorEastAsia"/>
          <w:noProof/>
          <w:sz w:val="22"/>
          <w:szCs w:val="22"/>
          <w:lang w:eastAsia="en-AU"/>
        </w:rPr>
      </w:pPr>
      <w:ins w:id="9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"_Toc382406012"</w:instrText>
        </w:r>
        <w:r w:rsidRPr="009830A3">
          <w:rPr>
            <w:rStyle w:val="Hyperlink"/>
            <w:noProof/>
          </w:rPr>
          <w:instrText xml:space="preserve"> </w:instrText>
        </w:r>
        <w:r w:rsidRPr="009830A3">
          <w:rPr>
            <w:rStyle w:val="Hyperlink"/>
            <w:noProof/>
          </w:rPr>
          <w:fldChar w:fldCharType="separate"/>
        </w:r>
        <w:r w:rsidRPr="009830A3">
          <w:rPr>
            <w:rStyle w:val="Hyperlink"/>
            <w:noProof/>
          </w:rPr>
          <w:t>8.1</w:t>
        </w:r>
        <w:r>
          <w:rPr>
            <w:rFonts w:eastAsiaTheme="minorEastAsia"/>
            <w:noProof/>
            <w:sz w:val="22"/>
            <w:szCs w:val="22"/>
            <w:lang w:eastAsia="en-AU"/>
          </w:rPr>
          <w:tab/>
        </w:r>
        <w:r w:rsidRPr="009830A3">
          <w:rPr>
            <w:rStyle w:val="Hyperlink"/>
            <w:noProof/>
          </w:rPr>
          <w:t>Zone Get Command</w:t>
        </w:r>
        <w:r>
          <w:rPr>
            <w:noProof/>
            <w:webHidden/>
          </w:rPr>
          <w:tab/>
        </w:r>
        <w:r>
          <w:rPr>
            <w:noProof/>
            <w:webHidden/>
          </w:rPr>
          <w:fldChar w:fldCharType="begin"/>
        </w:r>
        <w:r>
          <w:rPr>
            <w:noProof/>
            <w:webHidden/>
          </w:rPr>
          <w:instrText xml:space="preserve"> PAGEREF _Toc382406012 \h </w:instrText>
        </w:r>
      </w:ins>
      <w:r>
        <w:rPr>
          <w:noProof/>
          <w:webHidden/>
        </w:rPr>
      </w:r>
      <w:r>
        <w:rPr>
          <w:noProof/>
          <w:webHidden/>
        </w:rPr>
        <w:fldChar w:fldCharType="separate"/>
      </w:r>
      <w:ins w:id="91"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92" w:author="Arnaud Dumont" w:date="2014-03-12T16:44:00Z"/>
          <w:rFonts w:eastAsiaTheme="minorEastAsia"/>
          <w:noProof/>
          <w:sz w:val="22"/>
          <w:szCs w:val="22"/>
          <w:lang w:eastAsia="en-AU"/>
        </w:rPr>
      </w:pPr>
      <w:ins w:id="9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"_Toc382406013"</w:instrText>
        </w:r>
        <w:r w:rsidRPr="009830A3">
          <w:rPr>
            <w:rStyle w:val="Hyperlink"/>
            <w:noProof/>
          </w:rPr>
          <w:instrText xml:space="preserve"> </w:instrText>
        </w:r>
        <w:r w:rsidRPr="009830A3">
          <w:rPr>
            <w:rStyle w:val="Hyperlink"/>
            <w:noProof/>
          </w:rPr>
          <w:fldChar w:fldCharType="separate"/>
        </w:r>
        <w:r w:rsidRPr="009830A3">
          <w:rPr>
            <w:rStyle w:val="Hyperlink"/>
            <w:noProof/>
          </w:rPr>
          <w:t>8.2</w:t>
        </w:r>
        <w:r>
          <w:rPr>
            <w:rFonts w:eastAsiaTheme="minorEastAsia"/>
            <w:noProof/>
            <w:sz w:val="22"/>
            <w:szCs w:val="22"/>
            <w:lang w:eastAsia="en-AU"/>
          </w:rPr>
          <w:tab/>
        </w:r>
        <w:r w:rsidRPr="009830A3">
          <w:rPr>
            <w:rStyle w:val="Hyperlink"/>
            <w:noProof/>
          </w:rPr>
          <w:t>Zone List Command</w:t>
        </w:r>
        <w:r>
          <w:rPr>
            <w:noProof/>
            <w:webHidden/>
          </w:rPr>
          <w:tab/>
        </w:r>
        <w:r>
          <w:rPr>
            <w:noProof/>
            <w:webHidden/>
          </w:rPr>
          <w:fldChar w:fldCharType="begin"/>
        </w:r>
        <w:r>
          <w:rPr>
            <w:noProof/>
            <w:webHidden/>
          </w:rPr>
          <w:instrText xml:space="preserve"> PAGEREF _Toc382406013 \h </w:instrText>
        </w:r>
      </w:ins>
      <w:r>
        <w:rPr>
          <w:noProof/>
          <w:webHidden/>
        </w:rPr>
      </w:r>
      <w:r>
        <w:rPr>
          <w:noProof/>
          <w:webHidden/>
        </w:rPr>
        <w:fldChar w:fldCharType="separate"/>
      </w:r>
      <w:ins w:id="94" w:author="Arnaud Dumont" w:date="2014-03-12T16:44:00Z">
        <w:r>
          <w:rPr>
            <w:noProof/>
            <w:webHidden/>
          </w:rPr>
          <w:t>50</w:t>
        </w:r>
        <w:r>
          <w:rPr>
            <w:noProof/>
            <w:webHidden/>
          </w:rPr>
          <w:fldChar w:fldCharType="end"/>
        </w:r>
        <w:r w:rsidRPr="009830A3">
          <w:rPr>
            <w:rStyle w:val="Hyperlink"/>
            <w:noProof/>
          </w:rPr>
          <w:fldChar w:fldCharType="end"/>
        </w:r>
      </w:ins>
    </w:p>
    <w:p w:rsidR="00FB62C7" w:rsidRDefault="00FB62C7">
      <w:pPr>
        <w:pStyle w:val="TOC2"/>
        <w:rPr>
          <w:ins w:id="95" w:author="Arnaud Dumont" w:date="2014-03-12T16:44:00Z"/>
          <w:rFonts w:eastAsiaTheme="minorEastAsia"/>
          <w:noProof/>
          <w:sz w:val="22"/>
          <w:szCs w:val="22"/>
          <w:lang w:eastAsia="en-AU"/>
        </w:rPr>
      </w:pPr>
      <w:ins w:id="9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"_Toc382406014"</w:instrText>
        </w:r>
        <w:r w:rsidRPr="009830A3">
          <w:rPr>
            <w:rStyle w:val="Hyperlink"/>
            <w:noProof/>
          </w:rPr>
          <w:instrText xml:space="preserve"> </w:instrText>
        </w:r>
        <w:r w:rsidRPr="009830A3">
          <w:rPr>
            <w:rStyle w:val="Hyperlink"/>
            <w:noProof/>
          </w:rPr>
          <w:fldChar w:fldCharType="separate"/>
        </w:r>
        <w:r w:rsidRPr="009830A3">
          <w:rPr>
            <w:rStyle w:val="Hyperlink"/>
            <w:noProof/>
          </w:rPr>
          <w:t>8.3</w:t>
        </w:r>
        <w:r>
          <w:rPr>
            <w:rFonts w:eastAsiaTheme="minorEastAsia"/>
            <w:noProof/>
            <w:sz w:val="22"/>
            <w:szCs w:val="22"/>
            <w:lang w:eastAsia="en-AU"/>
          </w:rPr>
          <w:tab/>
        </w:r>
        <w:r w:rsidRPr="009830A3">
          <w:rPr>
            <w:rStyle w:val="Hyperlink"/>
            <w:noProof/>
          </w:rPr>
          <w:t>Zone Create Command</w:t>
        </w:r>
        <w:r>
          <w:rPr>
            <w:noProof/>
            <w:webHidden/>
          </w:rPr>
          <w:tab/>
        </w:r>
        <w:r>
          <w:rPr>
            <w:noProof/>
            <w:webHidden/>
          </w:rPr>
          <w:fldChar w:fldCharType="begin"/>
        </w:r>
        <w:r>
          <w:rPr>
            <w:noProof/>
            <w:webHidden/>
          </w:rPr>
          <w:instrText xml:space="preserve"> PAGEREF _Toc382406014 \h </w:instrText>
        </w:r>
      </w:ins>
      <w:r>
        <w:rPr>
          <w:noProof/>
          <w:webHidden/>
        </w:rPr>
      </w:r>
      <w:r>
        <w:rPr>
          <w:noProof/>
          <w:webHidden/>
        </w:rPr>
        <w:fldChar w:fldCharType="separate"/>
      </w:r>
      <w:ins w:id="97" w:author="Arnaud Dumont" w:date="2014-03-12T16:44:00Z">
        <w:r>
          <w:rPr>
            <w:noProof/>
            <w:webHidden/>
          </w:rPr>
          <w:t>54</w:t>
        </w:r>
        <w:r>
          <w:rPr>
            <w:noProof/>
            <w:webHidden/>
          </w:rPr>
          <w:fldChar w:fldCharType="end"/>
        </w:r>
        <w:r w:rsidRPr="009830A3">
          <w:rPr>
            <w:rStyle w:val="Hyperlink"/>
            <w:noProof/>
          </w:rPr>
          <w:fldChar w:fldCharType="end"/>
        </w:r>
      </w:ins>
    </w:p>
    <w:p w:rsidR="00FB62C7" w:rsidRDefault="00FB62C7">
      <w:pPr>
        <w:pStyle w:val="TOC2"/>
        <w:rPr>
          <w:ins w:id="98" w:author="Arnaud Dumont" w:date="2014-03-12T16:44:00Z"/>
          <w:rFonts w:eastAsiaTheme="minorEastAsia"/>
          <w:noProof/>
          <w:sz w:val="22"/>
          <w:szCs w:val="22"/>
          <w:lang w:eastAsia="en-AU"/>
        </w:rPr>
      </w:pPr>
      <w:ins w:id="9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"_Toc382406015"</w:instrText>
        </w:r>
        <w:r w:rsidRPr="009830A3">
          <w:rPr>
            <w:rStyle w:val="Hyperlink"/>
            <w:noProof/>
          </w:rPr>
          <w:instrText xml:space="preserve"> </w:instrText>
        </w:r>
        <w:r w:rsidRPr="009830A3">
          <w:rPr>
            <w:rStyle w:val="Hyperlink"/>
            <w:noProof/>
          </w:rPr>
          <w:fldChar w:fldCharType="separate"/>
        </w:r>
        <w:r w:rsidRPr="009830A3">
          <w:rPr>
            <w:rStyle w:val="Hyperlink"/>
            <w:noProof/>
          </w:rPr>
          <w:t>8.4</w:t>
        </w:r>
        <w:r>
          <w:rPr>
            <w:rFonts w:eastAsiaTheme="minorEastAsia"/>
            <w:noProof/>
            <w:sz w:val="22"/>
            <w:szCs w:val="22"/>
            <w:lang w:eastAsia="en-AU"/>
          </w:rPr>
          <w:tab/>
        </w:r>
        <w:r w:rsidRPr="009830A3">
          <w:rPr>
            <w:rStyle w:val="Hyperlink"/>
            <w:noProof/>
          </w:rPr>
          <w:t>Zone Update Command</w:t>
        </w:r>
        <w:r>
          <w:rPr>
            <w:noProof/>
            <w:webHidden/>
          </w:rPr>
          <w:tab/>
        </w:r>
        <w:r>
          <w:rPr>
            <w:noProof/>
            <w:webHidden/>
          </w:rPr>
          <w:fldChar w:fldCharType="begin"/>
        </w:r>
        <w:r>
          <w:rPr>
            <w:noProof/>
            <w:webHidden/>
          </w:rPr>
          <w:instrText xml:space="preserve"> PAGEREF _Toc382406015 \h </w:instrText>
        </w:r>
      </w:ins>
      <w:r>
        <w:rPr>
          <w:noProof/>
          <w:webHidden/>
        </w:rPr>
      </w:r>
      <w:r>
        <w:rPr>
          <w:noProof/>
          <w:webHidden/>
        </w:rPr>
        <w:fldChar w:fldCharType="separate"/>
      </w:r>
      <w:ins w:id="100" w:author="Arnaud Dumont" w:date="2014-03-12T16:44:00Z">
        <w:r>
          <w:rPr>
            <w:noProof/>
            <w:webHidden/>
          </w:rPr>
          <w:t>61</w:t>
        </w:r>
        <w:r>
          <w:rPr>
            <w:noProof/>
            <w:webHidden/>
          </w:rPr>
          <w:fldChar w:fldCharType="end"/>
        </w:r>
        <w:r w:rsidRPr="009830A3">
          <w:rPr>
            <w:rStyle w:val="Hyperlink"/>
            <w:noProof/>
          </w:rPr>
          <w:fldChar w:fldCharType="end"/>
        </w:r>
      </w:ins>
    </w:p>
    <w:p w:rsidR="00FB62C7" w:rsidRDefault="00FB62C7">
      <w:pPr>
        <w:pStyle w:val="TOC2"/>
        <w:rPr>
          <w:ins w:id="101" w:author="Arnaud Dumont" w:date="2014-03-12T16:44:00Z"/>
          <w:rFonts w:eastAsiaTheme="minorEastAsia"/>
          <w:noProof/>
          <w:sz w:val="22"/>
          <w:szCs w:val="22"/>
          <w:lang w:eastAsia="en-AU"/>
        </w:rPr>
      </w:pPr>
      <w:ins w:id="10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"_Toc382406016"</w:instrText>
        </w:r>
        <w:r w:rsidRPr="009830A3">
          <w:rPr>
            <w:rStyle w:val="Hyperlink"/>
            <w:noProof/>
          </w:rPr>
          <w:instrText xml:space="preserve"> </w:instrText>
        </w:r>
        <w:r w:rsidRPr="009830A3">
          <w:rPr>
            <w:rStyle w:val="Hyperlink"/>
            <w:noProof/>
          </w:rPr>
          <w:fldChar w:fldCharType="separate"/>
        </w:r>
        <w:r w:rsidRPr="009830A3">
          <w:rPr>
            <w:rStyle w:val="Hyperlink"/>
            <w:noProof/>
          </w:rPr>
          <w:t>8.5</w:t>
        </w:r>
        <w:r>
          <w:rPr>
            <w:rFonts w:eastAsiaTheme="minorEastAsia"/>
            <w:noProof/>
            <w:sz w:val="22"/>
            <w:szCs w:val="22"/>
            <w:lang w:eastAsia="en-AU"/>
          </w:rPr>
          <w:tab/>
        </w:r>
        <w:r w:rsidRPr="009830A3">
          <w:rPr>
            <w:rStyle w:val="Hyperlink"/>
            <w:noProof/>
          </w:rPr>
          <w:t>Zone Update Resource Records Command</w:t>
        </w:r>
        <w:r>
          <w:rPr>
            <w:noProof/>
            <w:webHidden/>
          </w:rPr>
          <w:tab/>
        </w:r>
        <w:r>
          <w:rPr>
            <w:noProof/>
            <w:webHidden/>
          </w:rPr>
          <w:fldChar w:fldCharType="begin"/>
        </w:r>
        <w:r>
          <w:rPr>
            <w:noProof/>
            <w:webHidden/>
          </w:rPr>
          <w:instrText xml:space="preserve"> PAGEREF _Toc382406016 \h </w:instrText>
        </w:r>
      </w:ins>
      <w:r>
        <w:rPr>
          <w:noProof/>
          <w:webHidden/>
        </w:rPr>
      </w:r>
      <w:r>
        <w:rPr>
          <w:noProof/>
          <w:webHidden/>
        </w:rPr>
        <w:fldChar w:fldCharType="separate"/>
      </w:r>
      <w:ins w:id="103" w:author="Arnaud Dumont" w:date="2014-03-12T16:44:00Z">
        <w:r>
          <w:rPr>
            <w:noProof/>
            <w:webHidden/>
          </w:rPr>
          <w:t>69</w:t>
        </w:r>
        <w:r>
          <w:rPr>
            <w:noProof/>
            <w:webHidden/>
          </w:rPr>
          <w:fldChar w:fldCharType="end"/>
        </w:r>
        <w:r w:rsidRPr="009830A3">
          <w:rPr>
            <w:rStyle w:val="Hyperlink"/>
            <w:noProof/>
          </w:rPr>
          <w:fldChar w:fldCharType="end"/>
        </w:r>
      </w:ins>
    </w:p>
    <w:p w:rsidR="00FB62C7" w:rsidRDefault="00FB62C7">
      <w:pPr>
        <w:pStyle w:val="TOC2"/>
        <w:rPr>
          <w:ins w:id="104" w:author="Arnaud Dumont" w:date="2014-03-12T16:44:00Z"/>
          <w:rFonts w:eastAsiaTheme="minorEastAsia"/>
          <w:noProof/>
          <w:sz w:val="22"/>
          <w:szCs w:val="22"/>
          <w:lang w:eastAsia="en-AU"/>
        </w:rPr>
      </w:pPr>
      <w:ins w:id="10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"_Toc382406017"</w:instrText>
        </w:r>
        <w:r w:rsidRPr="009830A3">
          <w:rPr>
            <w:rStyle w:val="Hyperlink"/>
            <w:noProof/>
          </w:rPr>
          <w:instrText xml:space="preserve"> </w:instrText>
        </w:r>
        <w:r w:rsidRPr="009830A3">
          <w:rPr>
            <w:rStyle w:val="Hyperlink"/>
            <w:noProof/>
          </w:rPr>
          <w:fldChar w:fldCharType="separate"/>
        </w:r>
        <w:r w:rsidRPr="009830A3">
          <w:rPr>
            <w:rStyle w:val="Hyperlink"/>
            <w:noProof/>
          </w:rPr>
          <w:t>8.6</w:t>
        </w:r>
        <w:r>
          <w:rPr>
            <w:rFonts w:eastAsiaTheme="minorEastAsia"/>
            <w:noProof/>
            <w:sz w:val="22"/>
            <w:szCs w:val="22"/>
            <w:lang w:eastAsia="en-AU"/>
          </w:rPr>
          <w:tab/>
        </w:r>
        <w:r w:rsidRPr="009830A3">
          <w:rPr>
            <w:rStyle w:val="Hyperlink"/>
            <w:noProof/>
          </w:rPr>
          <w:t>Zone Delete Command</w:t>
        </w:r>
        <w:r>
          <w:rPr>
            <w:noProof/>
            <w:webHidden/>
          </w:rPr>
          <w:tab/>
        </w:r>
        <w:r>
          <w:rPr>
            <w:noProof/>
            <w:webHidden/>
          </w:rPr>
          <w:fldChar w:fldCharType="begin"/>
        </w:r>
        <w:r>
          <w:rPr>
            <w:noProof/>
            <w:webHidden/>
          </w:rPr>
          <w:instrText xml:space="preserve"> PAGEREF _Toc382406017 \h </w:instrText>
        </w:r>
      </w:ins>
      <w:r>
        <w:rPr>
          <w:noProof/>
          <w:webHidden/>
        </w:rPr>
      </w:r>
      <w:r>
        <w:rPr>
          <w:noProof/>
          <w:webHidden/>
        </w:rPr>
        <w:fldChar w:fldCharType="separate"/>
      </w:r>
      <w:ins w:id="106" w:author="Arnaud Dumont" w:date="2014-03-12T16:44:00Z">
        <w:r>
          <w:rPr>
            <w:noProof/>
            <w:webHidden/>
          </w:rPr>
          <w:t>77</w:t>
        </w:r>
        <w:r>
          <w:rPr>
            <w:noProof/>
            <w:webHidden/>
          </w:rPr>
          <w:fldChar w:fldCharType="end"/>
        </w:r>
        <w:r w:rsidRPr="009830A3">
          <w:rPr>
            <w:rStyle w:val="Hyperlink"/>
            <w:noProof/>
          </w:rPr>
          <w:fldChar w:fldCharType="end"/>
        </w:r>
      </w:ins>
    </w:p>
    <w:p w:rsidR="00FB62C7" w:rsidRDefault="00FB62C7">
      <w:pPr>
        <w:pStyle w:val="TOC2"/>
        <w:rPr>
          <w:ins w:id="107" w:author="Arnaud Dumont" w:date="2014-03-12T16:44:00Z"/>
          <w:rFonts w:eastAsiaTheme="minorEastAsia"/>
          <w:noProof/>
          <w:sz w:val="22"/>
          <w:szCs w:val="22"/>
          <w:lang w:eastAsia="en-AU"/>
        </w:rPr>
      </w:pPr>
      <w:ins w:id="10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"_Toc382406018"</w:instrText>
        </w:r>
        <w:r w:rsidRPr="009830A3">
          <w:rPr>
            <w:rStyle w:val="Hyperlink"/>
            <w:noProof/>
          </w:rPr>
          <w:instrText xml:space="preserve"> </w:instrText>
        </w:r>
        <w:r w:rsidRPr="009830A3">
          <w:rPr>
            <w:rStyle w:val="Hyperlink"/>
            <w:noProof/>
          </w:rPr>
          <w:fldChar w:fldCharType="separate"/>
        </w:r>
        <w:r w:rsidRPr="009830A3">
          <w:rPr>
            <w:rStyle w:val="Hyperlink"/>
            <w:noProof/>
          </w:rPr>
          <w:t>8.7</w:t>
        </w:r>
        <w:r>
          <w:rPr>
            <w:rFonts w:eastAsiaTheme="minorEastAsia"/>
            <w:noProof/>
            <w:sz w:val="22"/>
            <w:szCs w:val="22"/>
            <w:lang w:eastAsia="en-AU"/>
          </w:rPr>
          <w:tab/>
        </w:r>
        <w:r w:rsidRPr="009830A3">
          <w:rPr>
            <w:rStyle w:val="Hyperlink"/>
            <w:noProof/>
          </w:rPr>
          <w:t>Zone Get Query Usage Command</w:t>
        </w:r>
        <w:r>
          <w:rPr>
            <w:noProof/>
            <w:webHidden/>
          </w:rPr>
          <w:tab/>
        </w:r>
        <w:r>
          <w:rPr>
            <w:noProof/>
            <w:webHidden/>
          </w:rPr>
          <w:fldChar w:fldCharType="begin"/>
        </w:r>
        <w:r>
          <w:rPr>
            <w:noProof/>
            <w:webHidden/>
          </w:rPr>
          <w:instrText xml:space="preserve"> PAGEREF _Toc382406018 \h </w:instrText>
        </w:r>
      </w:ins>
      <w:r>
        <w:rPr>
          <w:noProof/>
          <w:webHidden/>
        </w:rPr>
      </w:r>
      <w:r>
        <w:rPr>
          <w:noProof/>
          <w:webHidden/>
        </w:rPr>
        <w:fldChar w:fldCharType="separate"/>
      </w:r>
      <w:ins w:id="109" w:author="Arnaud Dumont" w:date="2014-03-12T16:44:00Z">
        <w:r>
          <w:rPr>
            <w:noProof/>
            <w:webHidden/>
          </w:rPr>
          <w:t>79</w:t>
        </w:r>
        <w:r>
          <w:rPr>
            <w:noProof/>
            <w:webHidden/>
          </w:rPr>
          <w:fldChar w:fldCharType="end"/>
        </w:r>
        <w:r w:rsidRPr="009830A3">
          <w:rPr>
            <w:rStyle w:val="Hyperlink"/>
            <w:noProof/>
          </w:rPr>
          <w:fldChar w:fldCharType="end"/>
        </w:r>
      </w:ins>
    </w:p>
    <w:p w:rsidR="00FB62C7" w:rsidRDefault="00FB62C7">
      <w:pPr>
        <w:pStyle w:val="TOC2"/>
        <w:rPr>
          <w:ins w:id="110" w:author="Arnaud Dumont" w:date="2014-03-12T16:44:00Z"/>
          <w:rFonts w:eastAsiaTheme="minorEastAsia"/>
          <w:noProof/>
          <w:sz w:val="22"/>
          <w:szCs w:val="22"/>
          <w:lang w:eastAsia="en-AU"/>
        </w:rPr>
      </w:pPr>
      <w:ins w:id="11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"_Toc382406019"</w:instrText>
        </w:r>
        <w:r w:rsidRPr="009830A3">
          <w:rPr>
            <w:rStyle w:val="Hyperlink"/>
            <w:noProof/>
          </w:rPr>
          <w:instrText xml:space="preserve"> </w:instrText>
        </w:r>
        <w:r w:rsidRPr="009830A3">
          <w:rPr>
            <w:rStyle w:val="Hyperlink"/>
            <w:noProof/>
          </w:rPr>
          <w:fldChar w:fldCharType="separate"/>
        </w:r>
        <w:r w:rsidRPr="009830A3">
          <w:rPr>
            <w:rStyle w:val="Hyperlink"/>
            <w:noProof/>
          </w:rPr>
          <w:t>8.8</w:t>
        </w:r>
        <w:r>
          <w:rPr>
            <w:rFonts w:eastAsiaTheme="minorEastAsia"/>
            <w:noProof/>
            <w:sz w:val="22"/>
            <w:szCs w:val="22"/>
            <w:lang w:eastAsia="en-AU"/>
          </w:rPr>
          <w:tab/>
        </w:r>
        <w:r w:rsidRPr="009830A3">
          <w:rPr>
            <w:rStyle w:val="Hyperlink"/>
            <w:noProof/>
          </w:rPr>
          <w:t>Zone Get Zone File Command</w:t>
        </w:r>
        <w:r>
          <w:rPr>
            <w:noProof/>
            <w:webHidden/>
          </w:rPr>
          <w:tab/>
        </w:r>
        <w:r>
          <w:rPr>
            <w:noProof/>
            <w:webHidden/>
          </w:rPr>
          <w:fldChar w:fldCharType="begin"/>
        </w:r>
        <w:r>
          <w:rPr>
            <w:noProof/>
            <w:webHidden/>
          </w:rPr>
          <w:instrText xml:space="preserve"> PAGEREF _Toc382406019 \h </w:instrText>
        </w:r>
      </w:ins>
      <w:r>
        <w:rPr>
          <w:noProof/>
          <w:webHidden/>
        </w:rPr>
      </w:r>
      <w:r>
        <w:rPr>
          <w:noProof/>
          <w:webHidden/>
        </w:rPr>
        <w:fldChar w:fldCharType="separate"/>
      </w:r>
      <w:ins w:id="112" w:author="Arnaud Dumont" w:date="2014-03-12T16:44:00Z">
        <w:r>
          <w:rPr>
            <w:noProof/>
            <w:webHidden/>
          </w:rPr>
          <w:t>83</w:t>
        </w:r>
        <w:r>
          <w:rPr>
            <w:noProof/>
            <w:webHidden/>
          </w:rPr>
          <w:fldChar w:fldCharType="end"/>
        </w:r>
        <w:r w:rsidRPr="009830A3">
          <w:rPr>
            <w:rStyle w:val="Hyperlink"/>
            <w:noProof/>
          </w:rPr>
          <w:fldChar w:fldCharType="end"/>
        </w:r>
      </w:ins>
    </w:p>
    <w:p w:rsidR="00FB62C7" w:rsidRDefault="00FB62C7">
      <w:pPr>
        <w:pStyle w:val="TOC1"/>
        <w:rPr>
          <w:ins w:id="113" w:author="Arnaud Dumont" w:date="2014-03-12T16:44:00Z"/>
          <w:rFonts w:eastAsiaTheme="minorEastAsia"/>
          <w:b w:val="0"/>
          <w:noProof/>
          <w:sz w:val="22"/>
          <w:szCs w:val="22"/>
          <w:lang w:eastAsia="en-AU"/>
        </w:rPr>
      </w:pPr>
      <w:ins w:id="114" w:author="Arnaud Dumont" w:date="2014-03-12T16:44:00Z">
        <w:r w:rsidRPr="009830A3">
          <w:rPr>
            <w:rStyle w:val="Hyperlink"/>
            <w:noProof/>
          </w:rPr>
          <w:lastRenderedPageBreak/>
          <w:fldChar w:fldCharType="begin"/>
        </w:r>
        <w:r w:rsidRPr="009830A3">
          <w:rPr>
            <w:rStyle w:val="Hyperlink"/>
            <w:noProof/>
          </w:rPr>
          <w:instrText xml:space="preserve"> </w:instrText>
        </w:r>
        <w:r>
          <w:rPr>
            <w:noProof/>
          </w:rPr>
          <w:instrText>HYPERLINK \l "_Toc382406020"</w:instrText>
        </w:r>
        <w:r w:rsidRPr="009830A3">
          <w:rPr>
            <w:rStyle w:val="Hyperlink"/>
            <w:noProof/>
          </w:rPr>
          <w:instrText xml:space="preserve"> </w:instrText>
        </w:r>
        <w:r w:rsidRPr="009830A3">
          <w:rPr>
            <w:rStyle w:val="Hyperlink"/>
            <w:noProof/>
          </w:rPr>
          <w:fldChar w:fldCharType="separate"/>
        </w:r>
        <w:r w:rsidRPr="009830A3">
          <w:rPr>
            <w:rStyle w:val="Hyperlink"/>
            <w:noProof/>
          </w:rPr>
          <w:t>9</w:t>
        </w:r>
        <w:r>
          <w:rPr>
            <w:rFonts w:eastAsiaTheme="minorEastAsia"/>
            <w:b w:val="0"/>
            <w:noProof/>
            <w:sz w:val="22"/>
            <w:szCs w:val="22"/>
            <w:lang w:eastAsia="en-AU"/>
          </w:rPr>
          <w:tab/>
        </w:r>
        <w:r w:rsidRPr="009830A3">
          <w:rPr>
            <w:rStyle w:val="Hyperlink"/>
            <w:noProof/>
          </w:rPr>
          <w:t>Message Commands</w:t>
        </w:r>
        <w:r>
          <w:rPr>
            <w:noProof/>
            <w:webHidden/>
          </w:rPr>
          <w:tab/>
        </w:r>
        <w:r>
          <w:rPr>
            <w:noProof/>
            <w:webHidden/>
          </w:rPr>
          <w:fldChar w:fldCharType="begin"/>
        </w:r>
        <w:r>
          <w:rPr>
            <w:noProof/>
            <w:webHidden/>
          </w:rPr>
          <w:instrText xml:space="preserve"> PAGEREF _Toc382406020 \h </w:instrText>
        </w:r>
      </w:ins>
      <w:r>
        <w:rPr>
          <w:noProof/>
          <w:webHidden/>
        </w:rPr>
      </w:r>
      <w:r>
        <w:rPr>
          <w:noProof/>
          <w:webHidden/>
        </w:rPr>
        <w:fldChar w:fldCharType="separate"/>
      </w:r>
      <w:ins w:id="115"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6" w:author="Arnaud Dumont" w:date="2014-03-12T16:44:00Z"/>
          <w:rFonts w:eastAsiaTheme="minorEastAsia"/>
          <w:noProof/>
          <w:sz w:val="22"/>
          <w:szCs w:val="22"/>
          <w:lang w:eastAsia="en-AU"/>
        </w:rPr>
      </w:pPr>
      <w:ins w:id="11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"_Toc382406021"</w:instrText>
        </w:r>
        <w:r w:rsidRPr="009830A3">
          <w:rPr>
            <w:rStyle w:val="Hyperlink"/>
            <w:noProof/>
          </w:rPr>
          <w:instrText xml:space="preserve"> </w:instrText>
        </w:r>
        <w:r w:rsidRPr="009830A3">
          <w:rPr>
            <w:rStyle w:val="Hyperlink"/>
            <w:noProof/>
          </w:rPr>
          <w:fldChar w:fldCharType="separate"/>
        </w:r>
        <w:r w:rsidRPr="009830A3">
          <w:rPr>
            <w:rStyle w:val="Hyperlink"/>
            <w:noProof/>
          </w:rPr>
          <w:t>9.1</w:t>
        </w:r>
        <w:r>
          <w:rPr>
            <w:rFonts w:eastAsiaTheme="minorEastAsia"/>
            <w:noProof/>
            <w:sz w:val="22"/>
            <w:szCs w:val="22"/>
            <w:lang w:eastAsia="en-AU"/>
          </w:rPr>
          <w:tab/>
        </w:r>
        <w:r w:rsidRPr="009830A3">
          <w:rPr>
            <w:rStyle w:val="Hyperlink"/>
            <w:noProof/>
          </w:rPr>
          <w:t>Message Poll Command</w:t>
        </w:r>
        <w:r>
          <w:rPr>
            <w:noProof/>
            <w:webHidden/>
          </w:rPr>
          <w:tab/>
        </w:r>
        <w:r>
          <w:rPr>
            <w:noProof/>
            <w:webHidden/>
          </w:rPr>
          <w:fldChar w:fldCharType="begin"/>
        </w:r>
        <w:r>
          <w:rPr>
            <w:noProof/>
            <w:webHidden/>
          </w:rPr>
          <w:instrText xml:space="preserve"> PAGEREF _Toc382406021 \h </w:instrText>
        </w:r>
      </w:ins>
      <w:r>
        <w:rPr>
          <w:noProof/>
          <w:webHidden/>
        </w:rPr>
      </w:r>
      <w:r>
        <w:rPr>
          <w:noProof/>
          <w:webHidden/>
        </w:rPr>
        <w:fldChar w:fldCharType="separate"/>
      </w:r>
      <w:ins w:id="118"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9" w:author="Arnaud Dumont" w:date="2014-03-12T16:44:00Z"/>
          <w:rFonts w:eastAsiaTheme="minorEastAsia"/>
          <w:noProof/>
          <w:sz w:val="22"/>
          <w:szCs w:val="22"/>
          <w:lang w:eastAsia="en-AU"/>
        </w:rPr>
      </w:pPr>
      <w:ins w:id="12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"_Toc382406022"</w:instrText>
        </w:r>
        <w:r w:rsidRPr="009830A3">
          <w:rPr>
            <w:rStyle w:val="Hyperlink"/>
            <w:noProof/>
          </w:rPr>
          <w:instrText xml:space="preserve"> </w:instrText>
        </w:r>
        <w:r w:rsidRPr="009830A3">
          <w:rPr>
            <w:rStyle w:val="Hyperlink"/>
            <w:noProof/>
          </w:rPr>
          <w:fldChar w:fldCharType="separate"/>
        </w:r>
        <w:r w:rsidRPr="009830A3">
          <w:rPr>
            <w:rStyle w:val="Hyperlink"/>
            <w:noProof/>
          </w:rPr>
          <w:t>9.2</w:t>
        </w:r>
        <w:r>
          <w:rPr>
            <w:rFonts w:eastAsiaTheme="minorEastAsia"/>
            <w:noProof/>
            <w:sz w:val="22"/>
            <w:szCs w:val="22"/>
            <w:lang w:eastAsia="en-AU"/>
          </w:rPr>
          <w:tab/>
        </w:r>
        <w:r w:rsidRPr="009830A3">
          <w:rPr>
            <w:rStyle w:val="Hyperlink"/>
            <w:noProof/>
          </w:rPr>
          <w:t>Message Acknowledge Command</w:t>
        </w:r>
        <w:r>
          <w:rPr>
            <w:noProof/>
            <w:webHidden/>
          </w:rPr>
          <w:tab/>
        </w:r>
        <w:r>
          <w:rPr>
            <w:noProof/>
            <w:webHidden/>
          </w:rPr>
          <w:fldChar w:fldCharType="begin"/>
        </w:r>
        <w:r>
          <w:rPr>
            <w:noProof/>
            <w:webHidden/>
          </w:rPr>
          <w:instrText xml:space="preserve"> PAGEREF _Toc382406022 \h </w:instrText>
        </w:r>
      </w:ins>
      <w:r>
        <w:rPr>
          <w:noProof/>
          <w:webHidden/>
        </w:rPr>
      </w:r>
      <w:r>
        <w:rPr>
          <w:noProof/>
          <w:webHidden/>
        </w:rPr>
        <w:fldChar w:fldCharType="separate"/>
      </w:r>
      <w:ins w:id="121" w:author="Arnaud Dumont" w:date="2014-03-12T16:44:00Z">
        <w:r>
          <w:rPr>
            <w:noProof/>
            <w:webHidden/>
          </w:rPr>
          <w:t>91</w:t>
        </w:r>
        <w:r>
          <w:rPr>
            <w:noProof/>
            <w:webHidden/>
          </w:rPr>
          <w:fldChar w:fldCharType="end"/>
        </w:r>
        <w:r w:rsidRPr="009830A3">
          <w:rPr>
            <w:rStyle w:val="Hyperlink"/>
            <w:noProof/>
          </w:rPr>
          <w:fldChar w:fldCharType="end"/>
        </w:r>
      </w:ins>
    </w:p>
    <w:p w:rsidR="002C7FBC" w:rsidDel="00FB62C7" w:rsidRDefault="002C7FBC">
      <w:pPr>
        <w:pStyle w:val="TOC1"/>
        <w:rPr>
          <w:del w:id="122" w:author="Arnaud Dumont" w:date="2014-03-12T16:44:00Z"/>
          <w:rFonts w:eastAsiaTheme="minorEastAsia"/>
          <w:b w:val="0"/>
          <w:noProof/>
          <w:sz w:val="22"/>
          <w:szCs w:val="22"/>
          <w:lang w:eastAsia="en-AU"/>
        </w:rPr>
      </w:pPr>
      <w:del w:id="123" w:author="Arnaud Dumont" w:date="2014-03-12T16:44:00Z">
        <w:r w:rsidRPr="00FB62C7" w:rsidDel="00FB62C7">
          <w:rPr>
            <w:rStyle w:val="Hyperlink"/>
            <w:noProof/>
          </w:rPr>
          <w:delText>1</w:delText>
        </w:r>
        <w:r w:rsidDel="00FB62C7">
          <w:rPr>
            <w:rFonts w:eastAsiaTheme="minorEastAsia"/>
            <w:b w:val="0"/>
            <w:noProof/>
            <w:sz w:val="22"/>
            <w:szCs w:val="22"/>
            <w:lang w:eastAsia="en-AU"/>
          </w:rPr>
          <w:tab/>
        </w:r>
        <w:r w:rsidRPr="00FB62C7" w:rsidDel="00FB62C7">
          <w:rPr>
            <w:rStyle w:val="Hyperlink"/>
            <w:noProof/>
          </w:rPr>
          <w:delText>Introduction</w:delText>
        </w:r>
        <w:r w:rsidDel="00FB62C7">
          <w:rPr>
            <w:noProof/>
            <w:webHidden/>
          </w:rPr>
          <w:tab/>
          <w:delText>1</w:delText>
        </w:r>
      </w:del>
    </w:p>
    <w:p w:rsidR="002C7FBC" w:rsidDel="00FB62C7" w:rsidRDefault="002C7FBC">
      <w:pPr>
        <w:pStyle w:val="TOC1"/>
        <w:rPr>
          <w:del w:id="124" w:author="Arnaud Dumont" w:date="2014-03-12T16:44:00Z"/>
          <w:rFonts w:eastAsiaTheme="minorEastAsia"/>
          <w:b w:val="0"/>
          <w:noProof/>
          <w:sz w:val="22"/>
          <w:szCs w:val="22"/>
          <w:lang w:eastAsia="en-AU"/>
        </w:rPr>
      </w:pPr>
      <w:del w:id="125" w:author="Arnaud Dumont" w:date="2014-03-12T16:44:00Z">
        <w:r w:rsidRPr="00FB62C7" w:rsidDel="00FB62C7">
          <w:rPr>
            <w:rStyle w:val="Hyperlink"/>
            <w:noProof/>
          </w:rPr>
          <w:delText>2</w:delText>
        </w:r>
        <w:r w:rsidDel="00FB62C7">
          <w:rPr>
            <w:rFonts w:eastAsiaTheme="minorEastAsia"/>
            <w:b w:val="0"/>
            <w:noProof/>
            <w:sz w:val="22"/>
            <w:szCs w:val="22"/>
            <w:lang w:eastAsia="en-AU"/>
          </w:rPr>
          <w:tab/>
        </w:r>
        <w:r w:rsidRPr="00FB62C7" w:rsidDel="00FB62C7">
          <w:rPr>
            <w:rStyle w:val="Hyperlink"/>
            <w:noProof/>
          </w:rPr>
          <w:delText>General</w:delText>
        </w:r>
        <w:r w:rsidDel="00FB62C7">
          <w:rPr>
            <w:noProof/>
            <w:webHidden/>
          </w:rPr>
          <w:tab/>
          <w:delText>2</w:delText>
        </w:r>
      </w:del>
    </w:p>
    <w:p w:rsidR="002C7FBC" w:rsidDel="00FB62C7" w:rsidRDefault="002C7FBC">
      <w:pPr>
        <w:pStyle w:val="TOC2"/>
        <w:rPr>
          <w:del w:id="126" w:author="Arnaud Dumont" w:date="2014-03-12T16:44:00Z"/>
          <w:rFonts w:eastAsiaTheme="minorEastAsia"/>
          <w:noProof/>
          <w:sz w:val="22"/>
          <w:szCs w:val="22"/>
          <w:lang w:eastAsia="en-AU"/>
        </w:rPr>
      </w:pPr>
      <w:del w:id="127" w:author="Arnaud Dumont" w:date="2014-03-12T16:44:00Z">
        <w:r w:rsidRPr="00FB62C7" w:rsidDel="00FB62C7">
          <w:rPr>
            <w:rStyle w:val="Hyperlink"/>
            <w:noProof/>
          </w:rPr>
          <w:delText>2.1</w:delText>
        </w:r>
        <w:r w:rsidDel="00FB62C7">
          <w:rPr>
            <w:rFonts w:eastAsiaTheme="minorEastAsia"/>
            <w:noProof/>
            <w:sz w:val="22"/>
            <w:szCs w:val="22"/>
            <w:lang w:eastAsia="en-AU"/>
          </w:rPr>
          <w:tab/>
        </w:r>
        <w:r w:rsidRPr="00FB62C7" w:rsidDel="00FB62C7">
          <w:rPr>
            <w:rStyle w:val="Hyperlink"/>
            <w:noProof/>
          </w:rPr>
          <w:delText>Data Types</w:delText>
        </w:r>
        <w:r w:rsidDel="00FB62C7">
          <w:rPr>
            <w:noProof/>
            <w:webHidden/>
          </w:rPr>
          <w:tab/>
          <w:delText>2</w:delText>
        </w:r>
      </w:del>
    </w:p>
    <w:p w:rsidR="002C7FBC" w:rsidDel="00FB62C7" w:rsidRDefault="002C7FBC">
      <w:pPr>
        <w:pStyle w:val="TOC2"/>
        <w:rPr>
          <w:del w:id="128" w:author="Arnaud Dumont" w:date="2014-03-12T16:44:00Z"/>
          <w:rFonts w:eastAsiaTheme="minorEastAsia"/>
          <w:noProof/>
          <w:sz w:val="22"/>
          <w:szCs w:val="22"/>
          <w:lang w:eastAsia="en-AU"/>
        </w:rPr>
      </w:pPr>
      <w:del w:id="129" w:author="Arnaud Dumont" w:date="2014-03-12T16:44:00Z">
        <w:r w:rsidRPr="00FB62C7" w:rsidDel="00FB62C7">
          <w:rPr>
            <w:rStyle w:val="Hyperlink"/>
            <w:noProof/>
          </w:rPr>
          <w:delText>2.2</w:delText>
        </w:r>
        <w:r w:rsidDel="00FB62C7">
          <w:rPr>
            <w:rFonts w:eastAsiaTheme="minorEastAsia"/>
            <w:noProof/>
            <w:sz w:val="22"/>
            <w:szCs w:val="22"/>
            <w:lang w:eastAsia="en-AU"/>
          </w:rPr>
          <w:tab/>
        </w:r>
        <w:r w:rsidRPr="00FB62C7" w:rsidDel="00FB62C7">
          <w:rPr>
            <w:rStyle w:val="Hyperlink"/>
            <w:noProof/>
          </w:rPr>
          <w:delText>Protocol Overview</w:delText>
        </w:r>
        <w:r w:rsidDel="00FB62C7">
          <w:rPr>
            <w:noProof/>
            <w:webHidden/>
          </w:rPr>
          <w:tab/>
          <w:delText>3</w:delText>
        </w:r>
      </w:del>
    </w:p>
    <w:p w:rsidR="002C7FBC" w:rsidDel="00FB62C7" w:rsidRDefault="002C7FBC">
      <w:pPr>
        <w:pStyle w:val="TOC2"/>
        <w:rPr>
          <w:del w:id="130" w:author="Arnaud Dumont" w:date="2014-03-12T16:44:00Z"/>
          <w:rFonts w:eastAsiaTheme="minorEastAsia"/>
          <w:noProof/>
          <w:sz w:val="22"/>
          <w:szCs w:val="22"/>
          <w:lang w:eastAsia="en-AU"/>
        </w:rPr>
      </w:pPr>
      <w:del w:id="131" w:author="Arnaud Dumont" w:date="2014-03-12T16:44:00Z">
        <w:r w:rsidRPr="00FB62C7" w:rsidDel="00FB62C7">
          <w:rPr>
            <w:rStyle w:val="Hyperlink"/>
            <w:noProof/>
          </w:rPr>
          <w:delText>2.3</w:delText>
        </w:r>
        <w:r w:rsidDel="00FB62C7">
          <w:rPr>
            <w:rFonts w:eastAsiaTheme="minorEastAsia"/>
            <w:noProof/>
            <w:sz w:val="22"/>
            <w:szCs w:val="22"/>
            <w:lang w:eastAsia="en-AU"/>
          </w:rPr>
          <w:tab/>
        </w:r>
        <w:r w:rsidRPr="00FB62C7" w:rsidDel="00FB62C7">
          <w:rPr>
            <w:rStyle w:val="Hyperlink"/>
            <w:noProof/>
          </w:rPr>
          <w:delText>Authentication</w:delText>
        </w:r>
        <w:r w:rsidDel="00FB62C7">
          <w:rPr>
            <w:noProof/>
            <w:webHidden/>
          </w:rPr>
          <w:tab/>
          <w:delText>3</w:delText>
        </w:r>
      </w:del>
    </w:p>
    <w:p w:rsidR="002C7FBC" w:rsidDel="00FB62C7" w:rsidRDefault="002C7FBC">
      <w:pPr>
        <w:pStyle w:val="TOC2"/>
        <w:rPr>
          <w:del w:id="132" w:author="Arnaud Dumont" w:date="2014-03-12T16:44:00Z"/>
          <w:rFonts w:eastAsiaTheme="minorEastAsia"/>
          <w:noProof/>
          <w:sz w:val="22"/>
          <w:szCs w:val="22"/>
          <w:lang w:eastAsia="en-AU"/>
        </w:rPr>
      </w:pPr>
      <w:del w:id="133" w:author="Arnaud Dumont" w:date="2014-03-12T16:44:00Z">
        <w:r w:rsidRPr="00FB62C7" w:rsidDel="00FB62C7">
          <w:rPr>
            <w:rStyle w:val="Hyperlink"/>
            <w:noProof/>
          </w:rPr>
          <w:delText>2.4</w:delText>
        </w:r>
        <w:r w:rsidDel="00FB62C7">
          <w:rPr>
            <w:rFonts w:eastAsiaTheme="minorEastAsia"/>
            <w:noProof/>
            <w:sz w:val="22"/>
            <w:szCs w:val="22"/>
            <w:lang w:eastAsia="en-AU"/>
          </w:rPr>
          <w:tab/>
        </w:r>
        <w:r w:rsidRPr="00FB62C7" w:rsidDel="00FB62C7">
          <w:rPr>
            <w:rStyle w:val="Hyperlink"/>
            <w:noProof/>
          </w:rPr>
          <w:delText>Update Version Check</w:delText>
        </w:r>
        <w:r w:rsidDel="00FB62C7">
          <w:rPr>
            <w:noProof/>
            <w:webHidden/>
          </w:rPr>
          <w:tab/>
          <w:delText>3</w:delText>
        </w:r>
      </w:del>
    </w:p>
    <w:p w:rsidR="002C7FBC" w:rsidDel="00FB62C7" w:rsidRDefault="002C7FBC">
      <w:pPr>
        <w:pStyle w:val="TOC2"/>
        <w:rPr>
          <w:del w:id="134" w:author="Arnaud Dumont" w:date="2014-03-12T16:44:00Z"/>
          <w:rFonts w:eastAsiaTheme="minorEastAsia"/>
          <w:noProof/>
          <w:sz w:val="22"/>
          <w:szCs w:val="22"/>
          <w:lang w:eastAsia="en-AU"/>
        </w:rPr>
      </w:pPr>
      <w:del w:id="135" w:author="Arnaud Dumont" w:date="2014-03-12T16:44:00Z">
        <w:r w:rsidRPr="00FB62C7" w:rsidDel="00FB62C7">
          <w:rPr>
            <w:rStyle w:val="Hyperlink"/>
            <w:noProof/>
          </w:rPr>
          <w:delText>2.5</w:delText>
        </w:r>
        <w:r w:rsidDel="00FB62C7">
          <w:rPr>
            <w:rFonts w:eastAsiaTheme="minorEastAsia"/>
            <w:noProof/>
            <w:sz w:val="22"/>
            <w:szCs w:val="22"/>
            <w:lang w:eastAsia="en-AU"/>
          </w:rPr>
          <w:tab/>
        </w:r>
        <w:r w:rsidRPr="00FB62C7" w:rsidDel="00FB62C7">
          <w:rPr>
            <w:rStyle w:val="Hyperlink"/>
            <w:noProof/>
          </w:rPr>
          <w:delText>E-Tag Evaluation</w:delText>
        </w:r>
        <w:r w:rsidDel="00FB62C7">
          <w:rPr>
            <w:noProof/>
            <w:webHidden/>
          </w:rPr>
          <w:tab/>
          <w:delText>4</w:delText>
        </w:r>
      </w:del>
    </w:p>
    <w:p w:rsidR="002C7FBC" w:rsidDel="00FB62C7" w:rsidRDefault="002C7FBC">
      <w:pPr>
        <w:pStyle w:val="TOC2"/>
        <w:rPr>
          <w:del w:id="136" w:author="Arnaud Dumont" w:date="2014-03-12T16:44:00Z"/>
          <w:rFonts w:eastAsiaTheme="minorEastAsia"/>
          <w:noProof/>
          <w:sz w:val="22"/>
          <w:szCs w:val="22"/>
          <w:lang w:eastAsia="en-AU"/>
        </w:rPr>
      </w:pPr>
      <w:del w:id="137" w:author="Arnaud Dumont" w:date="2014-03-12T16:44:00Z">
        <w:r w:rsidRPr="00FB62C7" w:rsidDel="00FB62C7">
          <w:rPr>
            <w:rStyle w:val="Hyperlink"/>
            <w:noProof/>
          </w:rPr>
          <w:delText>2.6</w:delText>
        </w:r>
        <w:r w:rsidDel="00FB62C7">
          <w:rPr>
            <w:rFonts w:eastAsiaTheme="minorEastAsia"/>
            <w:noProof/>
            <w:sz w:val="22"/>
            <w:szCs w:val="22"/>
            <w:lang w:eastAsia="en-AU"/>
          </w:rPr>
          <w:tab/>
        </w:r>
        <w:r w:rsidRPr="00FB62C7" w:rsidDel="00FB62C7">
          <w:rPr>
            <w:rStyle w:val="Hyperlink"/>
            <w:noProof/>
          </w:rPr>
          <w:delText>General Request Headers</w:delText>
        </w:r>
        <w:r w:rsidDel="00FB62C7">
          <w:rPr>
            <w:noProof/>
            <w:webHidden/>
          </w:rPr>
          <w:tab/>
          <w:delText>4</w:delText>
        </w:r>
      </w:del>
    </w:p>
    <w:p w:rsidR="002C7FBC" w:rsidDel="00FB62C7" w:rsidRDefault="002C7FBC">
      <w:pPr>
        <w:pStyle w:val="TOC2"/>
        <w:rPr>
          <w:del w:id="138" w:author="Arnaud Dumont" w:date="2014-03-12T16:44:00Z"/>
          <w:rFonts w:eastAsiaTheme="minorEastAsia"/>
          <w:noProof/>
          <w:sz w:val="22"/>
          <w:szCs w:val="22"/>
          <w:lang w:eastAsia="en-AU"/>
        </w:rPr>
      </w:pPr>
      <w:del w:id="139" w:author="Arnaud Dumont" w:date="2014-03-12T16:44:00Z">
        <w:r w:rsidRPr="00FB62C7" w:rsidDel="00FB62C7">
          <w:rPr>
            <w:rStyle w:val="Hyperlink"/>
            <w:noProof/>
          </w:rPr>
          <w:delText>2.7</w:delText>
        </w:r>
        <w:r w:rsidDel="00FB62C7">
          <w:rPr>
            <w:rFonts w:eastAsiaTheme="minorEastAsia"/>
            <w:noProof/>
            <w:sz w:val="22"/>
            <w:szCs w:val="22"/>
            <w:lang w:eastAsia="en-AU"/>
          </w:rPr>
          <w:tab/>
        </w:r>
        <w:r w:rsidRPr="00FB62C7" w:rsidDel="00FB62C7">
          <w:rPr>
            <w:rStyle w:val="Hyperlink"/>
            <w:noProof/>
          </w:rPr>
          <w:delText>General Response Headers</w:delText>
        </w:r>
        <w:r w:rsidDel="00FB62C7">
          <w:rPr>
            <w:noProof/>
            <w:webHidden/>
          </w:rPr>
          <w:tab/>
          <w:delText>5</w:delText>
        </w:r>
      </w:del>
    </w:p>
    <w:p w:rsidR="002C7FBC" w:rsidDel="00FB62C7" w:rsidRDefault="002C7FBC">
      <w:pPr>
        <w:pStyle w:val="TOC2"/>
        <w:rPr>
          <w:del w:id="140" w:author="Arnaud Dumont" w:date="2014-03-12T16:44:00Z"/>
          <w:rFonts w:eastAsiaTheme="minorEastAsia"/>
          <w:noProof/>
          <w:sz w:val="22"/>
          <w:szCs w:val="22"/>
          <w:lang w:eastAsia="en-AU"/>
        </w:rPr>
      </w:pPr>
      <w:del w:id="141" w:author="Arnaud Dumont" w:date="2014-03-12T16:44:00Z">
        <w:r w:rsidRPr="00FB62C7" w:rsidDel="00FB62C7">
          <w:rPr>
            <w:rStyle w:val="Hyperlink"/>
            <w:noProof/>
          </w:rPr>
          <w:delText>2.8</w:delText>
        </w:r>
        <w:r w:rsidDel="00FB62C7">
          <w:rPr>
            <w:rFonts w:eastAsiaTheme="minorEastAsia"/>
            <w:noProof/>
            <w:sz w:val="22"/>
            <w:szCs w:val="22"/>
            <w:lang w:eastAsia="en-AU"/>
          </w:rPr>
          <w:tab/>
        </w:r>
        <w:r w:rsidRPr="00FB62C7" w:rsidDel="00FB62C7">
          <w:rPr>
            <w:rStyle w:val="Hyperlink"/>
            <w:noProof/>
          </w:rPr>
          <w:delText>Errors and Failures</w:delText>
        </w:r>
        <w:r w:rsidDel="00FB62C7">
          <w:rPr>
            <w:noProof/>
            <w:webHidden/>
          </w:rPr>
          <w:tab/>
          <w:delText>5</w:delText>
        </w:r>
      </w:del>
    </w:p>
    <w:p w:rsidR="002C7FBC" w:rsidDel="00FB62C7" w:rsidRDefault="002C7FBC">
      <w:pPr>
        <w:pStyle w:val="TOC1"/>
        <w:rPr>
          <w:del w:id="142" w:author="Arnaud Dumont" w:date="2014-03-12T16:44:00Z"/>
          <w:rFonts w:eastAsiaTheme="minorEastAsia"/>
          <w:b w:val="0"/>
          <w:noProof/>
          <w:sz w:val="22"/>
          <w:szCs w:val="22"/>
          <w:lang w:eastAsia="en-AU"/>
        </w:rPr>
      </w:pPr>
      <w:del w:id="143" w:author="Arnaud Dumont" w:date="2014-03-12T16:44:00Z">
        <w:r w:rsidRPr="00FB62C7" w:rsidDel="00FB62C7">
          <w:rPr>
            <w:rStyle w:val="Hyperlink"/>
            <w:noProof/>
          </w:rPr>
          <w:delText>3</w:delText>
        </w:r>
        <w:r w:rsidDel="00FB62C7">
          <w:rPr>
            <w:rFonts w:eastAsiaTheme="minorEastAsia"/>
            <w:b w:val="0"/>
            <w:noProof/>
            <w:sz w:val="22"/>
            <w:szCs w:val="22"/>
            <w:lang w:eastAsia="en-AU"/>
          </w:rPr>
          <w:tab/>
        </w:r>
        <w:r w:rsidRPr="00FB62C7" w:rsidDel="00FB62C7">
          <w:rPr>
            <w:rStyle w:val="Hyperlink"/>
            <w:noProof/>
          </w:rPr>
          <w:delText>Account Commands</w:delText>
        </w:r>
        <w:r w:rsidDel="00FB62C7">
          <w:rPr>
            <w:noProof/>
            <w:webHidden/>
          </w:rPr>
          <w:tab/>
          <w:delText>6</w:delText>
        </w:r>
      </w:del>
    </w:p>
    <w:p w:rsidR="002C7FBC" w:rsidDel="00FB62C7" w:rsidRDefault="002C7FBC">
      <w:pPr>
        <w:pStyle w:val="TOC2"/>
        <w:rPr>
          <w:del w:id="144" w:author="Arnaud Dumont" w:date="2014-03-12T16:44:00Z"/>
          <w:rFonts w:eastAsiaTheme="minorEastAsia"/>
          <w:noProof/>
          <w:sz w:val="22"/>
          <w:szCs w:val="22"/>
          <w:lang w:eastAsia="en-AU"/>
        </w:rPr>
      </w:pPr>
      <w:del w:id="145" w:author="Arnaud Dumont" w:date="2014-03-12T16:44:00Z">
        <w:r w:rsidRPr="00FB62C7" w:rsidDel="00FB62C7">
          <w:rPr>
            <w:rStyle w:val="Hyperlink"/>
            <w:noProof/>
          </w:rPr>
          <w:delText>3.1</w:delText>
        </w:r>
        <w:r w:rsidDel="00FB62C7">
          <w:rPr>
            <w:rFonts w:eastAsiaTheme="minorEastAsia"/>
            <w:noProof/>
            <w:sz w:val="22"/>
            <w:szCs w:val="22"/>
            <w:lang w:eastAsia="en-AU"/>
          </w:rPr>
          <w:tab/>
        </w:r>
        <w:r w:rsidRPr="00FB62C7" w:rsidDel="00FB62C7">
          <w:rPr>
            <w:rStyle w:val="Hyperlink"/>
            <w:noProof/>
          </w:rPr>
          <w:delText>Account Get Command</w:delText>
        </w:r>
        <w:r w:rsidDel="00FB62C7">
          <w:rPr>
            <w:noProof/>
            <w:webHidden/>
          </w:rPr>
          <w:tab/>
          <w:delText>6</w:delText>
        </w:r>
      </w:del>
    </w:p>
    <w:p w:rsidR="002C7FBC" w:rsidDel="00FB62C7" w:rsidRDefault="002C7FBC">
      <w:pPr>
        <w:pStyle w:val="TOC1"/>
        <w:rPr>
          <w:del w:id="146" w:author="Arnaud Dumont" w:date="2014-03-12T16:44:00Z"/>
          <w:rFonts w:eastAsiaTheme="minorEastAsia"/>
          <w:b w:val="0"/>
          <w:noProof/>
          <w:sz w:val="22"/>
          <w:szCs w:val="22"/>
          <w:lang w:eastAsia="en-AU"/>
        </w:rPr>
      </w:pPr>
      <w:del w:id="147" w:author="Arnaud Dumont" w:date="2014-03-12T16:44:00Z">
        <w:r w:rsidRPr="00FB62C7" w:rsidDel="00FB62C7">
          <w:rPr>
            <w:rStyle w:val="Hyperlink"/>
            <w:noProof/>
          </w:rPr>
          <w:delText>4</w:delText>
        </w:r>
        <w:r w:rsidDel="00FB62C7">
          <w:rPr>
            <w:rFonts w:eastAsiaTheme="minorEastAsia"/>
            <w:b w:val="0"/>
            <w:noProof/>
            <w:sz w:val="22"/>
            <w:szCs w:val="22"/>
            <w:lang w:eastAsia="en-AU"/>
          </w:rPr>
          <w:tab/>
        </w:r>
        <w:r w:rsidRPr="00FB62C7" w:rsidDel="00FB62C7">
          <w:rPr>
            <w:rStyle w:val="Hyperlink"/>
            <w:noProof/>
          </w:rPr>
          <w:delText>User Commands</w:delText>
        </w:r>
        <w:r w:rsidDel="00FB62C7">
          <w:rPr>
            <w:noProof/>
            <w:webHidden/>
          </w:rPr>
          <w:tab/>
          <w:delText>10</w:delText>
        </w:r>
      </w:del>
    </w:p>
    <w:p w:rsidR="002C7FBC" w:rsidDel="00FB62C7" w:rsidRDefault="002C7FBC">
      <w:pPr>
        <w:pStyle w:val="TOC2"/>
        <w:rPr>
          <w:del w:id="148" w:author="Arnaud Dumont" w:date="2014-03-12T16:44:00Z"/>
          <w:rFonts w:eastAsiaTheme="minorEastAsia"/>
          <w:noProof/>
          <w:sz w:val="22"/>
          <w:szCs w:val="22"/>
          <w:lang w:eastAsia="en-AU"/>
        </w:rPr>
      </w:pPr>
      <w:del w:id="149" w:author="Arnaud Dumont" w:date="2014-03-12T16:44:00Z">
        <w:r w:rsidRPr="00FB62C7" w:rsidDel="00FB62C7">
          <w:rPr>
            <w:rStyle w:val="Hyperlink"/>
            <w:noProof/>
          </w:rPr>
          <w:delText>4.1</w:delText>
        </w:r>
        <w:r w:rsidDel="00FB62C7">
          <w:rPr>
            <w:rFonts w:eastAsiaTheme="minorEastAsia"/>
            <w:noProof/>
            <w:sz w:val="22"/>
            <w:szCs w:val="22"/>
            <w:lang w:eastAsia="en-AU"/>
          </w:rPr>
          <w:tab/>
        </w:r>
        <w:r w:rsidRPr="00FB62C7" w:rsidDel="00FB62C7">
          <w:rPr>
            <w:rStyle w:val="Hyperlink"/>
            <w:noProof/>
          </w:rPr>
          <w:delText>User Get Command</w:delText>
        </w:r>
        <w:r w:rsidDel="00FB62C7">
          <w:rPr>
            <w:noProof/>
            <w:webHidden/>
          </w:rPr>
          <w:tab/>
          <w:delText>10</w:delText>
        </w:r>
      </w:del>
    </w:p>
    <w:p w:rsidR="002C7FBC" w:rsidDel="00FB62C7" w:rsidRDefault="002C7FBC">
      <w:pPr>
        <w:pStyle w:val="TOC2"/>
        <w:rPr>
          <w:del w:id="150" w:author="Arnaud Dumont" w:date="2014-03-12T16:44:00Z"/>
          <w:rFonts w:eastAsiaTheme="minorEastAsia"/>
          <w:noProof/>
          <w:sz w:val="22"/>
          <w:szCs w:val="22"/>
          <w:lang w:eastAsia="en-AU"/>
        </w:rPr>
      </w:pPr>
      <w:del w:id="151" w:author="Arnaud Dumont" w:date="2014-03-12T16:44:00Z">
        <w:r w:rsidRPr="00FB62C7" w:rsidDel="00FB62C7">
          <w:rPr>
            <w:rStyle w:val="Hyperlink"/>
            <w:noProof/>
          </w:rPr>
          <w:delText>4.2</w:delText>
        </w:r>
        <w:r w:rsidDel="00FB62C7">
          <w:rPr>
            <w:rFonts w:eastAsiaTheme="minorEastAsia"/>
            <w:noProof/>
            <w:sz w:val="22"/>
            <w:szCs w:val="22"/>
            <w:lang w:eastAsia="en-AU"/>
          </w:rPr>
          <w:tab/>
        </w:r>
        <w:r w:rsidRPr="00FB62C7" w:rsidDel="00FB62C7">
          <w:rPr>
            <w:rStyle w:val="Hyperlink"/>
            <w:noProof/>
          </w:rPr>
          <w:delText>User List Command</w:delText>
        </w:r>
        <w:r w:rsidDel="00FB62C7">
          <w:rPr>
            <w:noProof/>
            <w:webHidden/>
          </w:rPr>
          <w:tab/>
          <w:delText>13</w:delText>
        </w:r>
      </w:del>
    </w:p>
    <w:p w:rsidR="002C7FBC" w:rsidDel="00FB62C7" w:rsidRDefault="002C7FBC">
      <w:pPr>
        <w:pStyle w:val="TOC1"/>
        <w:rPr>
          <w:del w:id="152" w:author="Arnaud Dumont" w:date="2014-03-12T16:44:00Z"/>
          <w:rFonts w:eastAsiaTheme="minorEastAsia"/>
          <w:b w:val="0"/>
          <w:noProof/>
          <w:sz w:val="22"/>
          <w:szCs w:val="22"/>
          <w:lang w:eastAsia="en-AU"/>
        </w:rPr>
      </w:pPr>
      <w:del w:id="153" w:author="Arnaud Dumont" w:date="2014-03-12T16:44:00Z">
        <w:r w:rsidRPr="00FB62C7" w:rsidDel="00FB62C7">
          <w:rPr>
            <w:rStyle w:val="Hyperlink"/>
            <w:noProof/>
          </w:rPr>
          <w:delText>5</w:delText>
        </w:r>
        <w:r w:rsidDel="00FB62C7">
          <w:rPr>
            <w:rFonts w:eastAsiaTheme="minorEastAsia"/>
            <w:b w:val="0"/>
            <w:noProof/>
            <w:sz w:val="22"/>
            <w:szCs w:val="22"/>
            <w:lang w:eastAsia="en-AU"/>
          </w:rPr>
          <w:tab/>
        </w:r>
        <w:r w:rsidRPr="00FB62C7" w:rsidDel="00FB62C7">
          <w:rPr>
            <w:rStyle w:val="Hyperlink"/>
            <w:noProof/>
          </w:rPr>
          <w:delText>Name</w:delText>
        </w:r>
        <w:r w:rsidRPr="00FB62C7" w:rsidDel="00FB62C7">
          <w:rPr>
            <w:rStyle w:val="Hyperlink"/>
            <w:b w:val="0"/>
            <w:noProof/>
          </w:rPr>
          <w:delText xml:space="preserve"> Server Interface Set Commands</w:delText>
        </w:r>
        <w:r w:rsidDel="00FB62C7">
          <w:rPr>
            <w:noProof/>
            <w:webHidden/>
          </w:rPr>
          <w:tab/>
          <w:delText>17</w:delText>
        </w:r>
      </w:del>
    </w:p>
    <w:p w:rsidR="002C7FBC" w:rsidDel="00FB62C7" w:rsidRDefault="002C7FBC">
      <w:pPr>
        <w:pStyle w:val="TOC2"/>
        <w:rPr>
          <w:del w:id="154" w:author="Arnaud Dumont" w:date="2014-03-12T16:44:00Z"/>
          <w:rFonts w:eastAsiaTheme="minorEastAsia"/>
          <w:noProof/>
          <w:sz w:val="22"/>
          <w:szCs w:val="22"/>
          <w:lang w:eastAsia="en-AU"/>
        </w:rPr>
      </w:pPr>
      <w:del w:id="155" w:author="Arnaud Dumont" w:date="2014-03-12T16:44:00Z">
        <w:r w:rsidRPr="00FB62C7" w:rsidDel="00FB62C7">
          <w:rPr>
            <w:rStyle w:val="Hyperlink"/>
            <w:noProof/>
          </w:rPr>
          <w:delText>5.1</w:delText>
        </w:r>
        <w:r w:rsidDel="00FB62C7">
          <w:rPr>
            <w:rFonts w:eastAsiaTheme="minorEastAsia"/>
            <w:noProof/>
            <w:sz w:val="22"/>
            <w:szCs w:val="22"/>
            <w:lang w:eastAsia="en-AU"/>
          </w:rPr>
          <w:tab/>
        </w:r>
        <w:r w:rsidRPr="00FB62C7" w:rsidDel="00FB62C7">
          <w:rPr>
            <w:rStyle w:val="Hyperlink"/>
            <w:noProof/>
          </w:rPr>
          <w:delText>Name Server Interface Set Get Command</w:delText>
        </w:r>
        <w:r w:rsidDel="00FB62C7">
          <w:rPr>
            <w:noProof/>
            <w:webHidden/>
          </w:rPr>
          <w:tab/>
          <w:delText>17</w:delText>
        </w:r>
      </w:del>
    </w:p>
    <w:p w:rsidR="002C7FBC" w:rsidDel="00FB62C7" w:rsidRDefault="002C7FBC">
      <w:pPr>
        <w:pStyle w:val="TOC1"/>
        <w:rPr>
          <w:del w:id="156" w:author="Arnaud Dumont" w:date="2014-03-12T16:44:00Z"/>
          <w:rFonts w:eastAsiaTheme="minorEastAsia"/>
          <w:b w:val="0"/>
          <w:noProof/>
          <w:sz w:val="22"/>
          <w:szCs w:val="22"/>
          <w:lang w:eastAsia="en-AU"/>
        </w:rPr>
      </w:pPr>
      <w:del w:id="157" w:author="Arnaud Dumont" w:date="2014-03-12T16:44:00Z">
        <w:r w:rsidRPr="00FB62C7" w:rsidDel="00FB62C7">
          <w:rPr>
            <w:rStyle w:val="Hyperlink"/>
            <w:noProof/>
          </w:rPr>
          <w:delText>6</w:delText>
        </w:r>
        <w:r w:rsidDel="00FB62C7">
          <w:rPr>
            <w:rFonts w:eastAsiaTheme="minorEastAsia"/>
            <w:b w:val="0"/>
            <w:noProof/>
            <w:sz w:val="22"/>
            <w:szCs w:val="22"/>
            <w:lang w:eastAsia="en-AU"/>
          </w:rPr>
          <w:tab/>
        </w:r>
        <w:r w:rsidRPr="00FB62C7" w:rsidDel="00FB62C7">
          <w:rPr>
            <w:rStyle w:val="Hyperlink"/>
            <w:noProof/>
          </w:rPr>
          <w:delText>Name Server Set Commands</w:delText>
        </w:r>
        <w:r w:rsidDel="00FB62C7">
          <w:rPr>
            <w:noProof/>
            <w:webHidden/>
          </w:rPr>
          <w:tab/>
          <w:delText>21</w:delText>
        </w:r>
      </w:del>
    </w:p>
    <w:p w:rsidR="002C7FBC" w:rsidDel="00FB62C7" w:rsidRDefault="002C7FBC">
      <w:pPr>
        <w:pStyle w:val="TOC2"/>
        <w:rPr>
          <w:del w:id="158" w:author="Arnaud Dumont" w:date="2014-03-12T16:44:00Z"/>
          <w:rFonts w:eastAsiaTheme="minorEastAsia"/>
          <w:noProof/>
          <w:sz w:val="22"/>
          <w:szCs w:val="22"/>
          <w:lang w:eastAsia="en-AU"/>
        </w:rPr>
      </w:pPr>
      <w:del w:id="159" w:author="Arnaud Dumont" w:date="2014-03-12T16:44:00Z">
        <w:r w:rsidRPr="00FB62C7" w:rsidDel="00FB62C7">
          <w:rPr>
            <w:rStyle w:val="Hyperlink"/>
            <w:noProof/>
          </w:rPr>
          <w:delText>6.1</w:delText>
        </w:r>
        <w:r w:rsidDel="00FB62C7">
          <w:rPr>
            <w:rFonts w:eastAsiaTheme="minorEastAsia"/>
            <w:noProof/>
            <w:sz w:val="22"/>
            <w:szCs w:val="22"/>
            <w:lang w:eastAsia="en-AU"/>
          </w:rPr>
          <w:tab/>
        </w:r>
        <w:r w:rsidRPr="00FB62C7" w:rsidDel="00FB62C7">
          <w:rPr>
            <w:rStyle w:val="Hyperlink"/>
            <w:noProof/>
          </w:rPr>
          <w:delText>Name Server Set Get Command</w:delText>
        </w:r>
        <w:r w:rsidDel="00FB62C7">
          <w:rPr>
            <w:noProof/>
            <w:webHidden/>
          </w:rPr>
          <w:tab/>
          <w:delText>21</w:delText>
        </w:r>
      </w:del>
    </w:p>
    <w:p w:rsidR="002C7FBC" w:rsidDel="00FB62C7" w:rsidRDefault="002C7FBC">
      <w:pPr>
        <w:pStyle w:val="TOC2"/>
        <w:rPr>
          <w:del w:id="160" w:author="Arnaud Dumont" w:date="2014-03-12T16:44:00Z"/>
          <w:rFonts w:eastAsiaTheme="minorEastAsia"/>
          <w:noProof/>
          <w:sz w:val="22"/>
          <w:szCs w:val="22"/>
          <w:lang w:eastAsia="en-AU"/>
        </w:rPr>
      </w:pPr>
      <w:del w:id="161" w:author="Arnaud Dumont" w:date="2014-03-12T16:44:00Z">
        <w:r w:rsidRPr="00FB62C7" w:rsidDel="00FB62C7">
          <w:rPr>
            <w:rStyle w:val="Hyperlink"/>
            <w:noProof/>
          </w:rPr>
          <w:delText>6.2</w:delText>
        </w:r>
        <w:r w:rsidDel="00FB62C7">
          <w:rPr>
            <w:rFonts w:eastAsiaTheme="minorEastAsia"/>
            <w:noProof/>
            <w:sz w:val="22"/>
            <w:szCs w:val="22"/>
            <w:lang w:eastAsia="en-AU"/>
          </w:rPr>
          <w:tab/>
        </w:r>
        <w:r w:rsidRPr="00FB62C7" w:rsidDel="00FB62C7">
          <w:rPr>
            <w:rStyle w:val="Hyperlink"/>
            <w:noProof/>
          </w:rPr>
          <w:delText>Name Server Set List Command</w:delText>
        </w:r>
        <w:r w:rsidDel="00FB62C7">
          <w:rPr>
            <w:noProof/>
            <w:webHidden/>
          </w:rPr>
          <w:tab/>
          <w:delText>24</w:delText>
        </w:r>
      </w:del>
    </w:p>
    <w:p w:rsidR="002C7FBC" w:rsidDel="00FB62C7" w:rsidRDefault="002C7FBC">
      <w:pPr>
        <w:pStyle w:val="TOC1"/>
        <w:rPr>
          <w:del w:id="162" w:author="Arnaud Dumont" w:date="2014-03-12T16:44:00Z"/>
          <w:rFonts w:eastAsiaTheme="minorEastAsia"/>
          <w:b w:val="0"/>
          <w:noProof/>
          <w:sz w:val="22"/>
          <w:szCs w:val="22"/>
          <w:lang w:eastAsia="en-AU"/>
        </w:rPr>
      </w:pPr>
      <w:del w:id="163" w:author="Arnaud Dumont" w:date="2014-03-12T16:44:00Z">
        <w:r w:rsidRPr="00FB62C7" w:rsidDel="00FB62C7">
          <w:rPr>
            <w:rStyle w:val="Hyperlink"/>
            <w:noProof/>
          </w:rPr>
          <w:delText>7</w:delText>
        </w:r>
        <w:r w:rsidDel="00FB62C7">
          <w:rPr>
            <w:rFonts w:eastAsiaTheme="minorEastAsia"/>
            <w:b w:val="0"/>
            <w:noProof/>
            <w:sz w:val="22"/>
            <w:szCs w:val="22"/>
            <w:lang w:eastAsia="en-AU"/>
          </w:rPr>
          <w:tab/>
        </w:r>
        <w:r w:rsidRPr="00FB62C7" w:rsidDel="00FB62C7">
          <w:rPr>
            <w:rStyle w:val="Hyperlink"/>
            <w:noProof/>
          </w:rPr>
          <w:delText>Plan Commands</w:delText>
        </w:r>
        <w:r w:rsidDel="00FB62C7">
          <w:rPr>
            <w:noProof/>
            <w:webHidden/>
          </w:rPr>
          <w:tab/>
          <w:delText>28</w:delText>
        </w:r>
      </w:del>
    </w:p>
    <w:p w:rsidR="002C7FBC" w:rsidDel="00FB62C7" w:rsidRDefault="002C7FBC">
      <w:pPr>
        <w:pStyle w:val="TOC2"/>
        <w:rPr>
          <w:del w:id="164" w:author="Arnaud Dumont" w:date="2014-03-12T16:44:00Z"/>
          <w:rFonts w:eastAsiaTheme="minorEastAsia"/>
          <w:noProof/>
          <w:sz w:val="22"/>
          <w:szCs w:val="22"/>
          <w:lang w:eastAsia="en-AU"/>
        </w:rPr>
      </w:pPr>
      <w:del w:id="165" w:author="Arnaud Dumont" w:date="2014-03-12T16:44:00Z">
        <w:r w:rsidRPr="00FB62C7" w:rsidDel="00FB62C7">
          <w:rPr>
            <w:rStyle w:val="Hyperlink"/>
            <w:noProof/>
          </w:rPr>
          <w:delText>7.1</w:delText>
        </w:r>
        <w:r w:rsidDel="00FB62C7">
          <w:rPr>
            <w:rFonts w:eastAsiaTheme="minorEastAsia"/>
            <w:noProof/>
            <w:sz w:val="22"/>
            <w:szCs w:val="22"/>
            <w:lang w:eastAsia="en-AU"/>
          </w:rPr>
          <w:tab/>
        </w:r>
        <w:r w:rsidRPr="00FB62C7" w:rsidDel="00FB62C7">
          <w:rPr>
            <w:rStyle w:val="Hyperlink"/>
            <w:noProof/>
          </w:rPr>
          <w:delText>Plan Get Command</w:delText>
        </w:r>
        <w:r w:rsidDel="00FB62C7">
          <w:rPr>
            <w:noProof/>
            <w:webHidden/>
          </w:rPr>
          <w:tab/>
          <w:delText>28</w:delText>
        </w:r>
      </w:del>
    </w:p>
    <w:p w:rsidR="002C7FBC" w:rsidDel="00FB62C7" w:rsidRDefault="002C7FBC">
      <w:pPr>
        <w:pStyle w:val="TOC2"/>
        <w:rPr>
          <w:del w:id="166" w:author="Arnaud Dumont" w:date="2014-03-12T16:44:00Z"/>
          <w:rFonts w:eastAsiaTheme="minorEastAsia"/>
          <w:noProof/>
          <w:sz w:val="22"/>
          <w:szCs w:val="22"/>
          <w:lang w:eastAsia="en-AU"/>
        </w:rPr>
      </w:pPr>
      <w:del w:id="167" w:author="Arnaud Dumont" w:date="2014-03-12T16:44:00Z">
        <w:r w:rsidRPr="00FB62C7" w:rsidDel="00FB62C7">
          <w:rPr>
            <w:rStyle w:val="Hyperlink"/>
            <w:noProof/>
          </w:rPr>
          <w:delText>7.2</w:delText>
        </w:r>
        <w:r w:rsidDel="00FB62C7">
          <w:rPr>
            <w:rFonts w:eastAsiaTheme="minorEastAsia"/>
            <w:noProof/>
            <w:sz w:val="22"/>
            <w:szCs w:val="22"/>
            <w:lang w:eastAsia="en-AU"/>
          </w:rPr>
          <w:tab/>
        </w:r>
        <w:r w:rsidRPr="00FB62C7" w:rsidDel="00FB62C7">
          <w:rPr>
            <w:rStyle w:val="Hyperlink"/>
            <w:noProof/>
          </w:rPr>
          <w:delText>Plan List Command</w:delText>
        </w:r>
        <w:r w:rsidDel="00FB62C7">
          <w:rPr>
            <w:noProof/>
            <w:webHidden/>
          </w:rPr>
          <w:tab/>
          <w:delText>32</w:delText>
        </w:r>
      </w:del>
    </w:p>
    <w:p w:rsidR="002C7FBC" w:rsidDel="00FB62C7" w:rsidRDefault="002C7FBC">
      <w:pPr>
        <w:pStyle w:val="TOC1"/>
        <w:rPr>
          <w:del w:id="168" w:author="Arnaud Dumont" w:date="2014-03-12T16:44:00Z"/>
          <w:rFonts w:eastAsiaTheme="minorEastAsia"/>
          <w:b w:val="0"/>
          <w:noProof/>
          <w:sz w:val="22"/>
          <w:szCs w:val="22"/>
          <w:lang w:eastAsia="en-AU"/>
        </w:rPr>
      </w:pPr>
      <w:del w:id="169" w:author="Arnaud Dumont" w:date="2014-03-12T16:44:00Z">
        <w:r w:rsidRPr="00FB62C7" w:rsidDel="00FB62C7">
          <w:rPr>
            <w:rStyle w:val="Hyperlink"/>
            <w:noProof/>
          </w:rPr>
          <w:delText>8</w:delText>
        </w:r>
        <w:r w:rsidDel="00FB62C7">
          <w:rPr>
            <w:rFonts w:eastAsiaTheme="minorEastAsia"/>
            <w:b w:val="0"/>
            <w:noProof/>
            <w:sz w:val="22"/>
            <w:szCs w:val="22"/>
            <w:lang w:eastAsia="en-AU"/>
          </w:rPr>
          <w:tab/>
        </w:r>
        <w:r w:rsidRPr="00FB62C7" w:rsidDel="00FB62C7">
          <w:rPr>
            <w:rStyle w:val="Hyperlink"/>
            <w:noProof/>
          </w:rPr>
          <w:delText>Zone Commands</w:delText>
        </w:r>
        <w:r w:rsidDel="00FB62C7">
          <w:rPr>
            <w:noProof/>
            <w:webHidden/>
          </w:rPr>
          <w:tab/>
          <w:delText>36</w:delText>
        </w:r>
      </w:del>
    </w:p>
    <w:p w:rsidR="002C7FBC" w:rsidDel="00FB62C7" w:rsidRDefault="002C7FBC">
      <w:pPr>
        <w:pStyle w:val="TOC2"/>
        <w:rPr>
          <w:del w:id="170" w:author="Arnaud Dumont" w:date="2014-03-12T16:44:00Z"/>
          <w:rFonts w:eastAsiaTheme="minorEastAsia"/>
          <w:noProof/>
          <w:sz w:val="22"/>
          <w:szCs w:val="22"/>
          <w:lang w:eastAsia="en-AU"/>
        </w:rPr>
      </w:pPr>
      <w:del w:id="171" w:author="Arnaud Dumont" w:date="2014-03-12T16:44:00Z">
        <w:r w:rsidRPr="00FB62C7" w:rsidDel="00FB62C7">
          <w:rPr>
            <w:rStyle w:val="Hyperlink"/>
            <w:noProof/>
          </w:rPr>
          <w:delText>8.1</w:delText>
        </w:r>
        <w:r w:rsidDel="00FB62C7">
          <w:rPr>
            <w:rFonts w:eastAsiaTheme="minorEastAsia"/>
            <w:noProof/>
            <w:sz w:val="22"/>
            <w:szCs w:val="22"/>
            <w:lang w:eastAsia="en-AU"/>
          </w:rPr>
          <w:tab/>
        </w:r>
        <w:r w:rsidRPr="00FB62C7" w:rsidDel="00FB62C7">
          <w:rPr>
            <w:rStyle w:val="Hyperlink"/>
            <w:noProof/>
          </w:rPr>
          <w:delText>Zone Get Command</w:delText>
        </w:r>
        <w:r w:rsidDel="00FB62C7">
          <w:rPr>
            <w:noProof/>
            <w:webHidden/>
          </w:rPr>
          <w:tab/>
          <w:delText>36</w:delText>
        </w:r>
      </w:del>
    </w:p>
    <w:p w:rsidR="002C7FBC" w:rsidDel="00FB62C7" w:rsidRDefault="002C7FBC">
      <w:pPr>
        <w:pStyle w:val="TOC2"/>
        <w:rPr>
          <w:del w:id="172" w:author="Arnaud Dumont" w:date="2014-03-12T16:44:00Z"/>
          <w:rFonts w:eastAsiaTheme="minorEastAsia"/>
          <w:noProof/>
          <w:sz w:val="22"/>
          <w:szCs w:val="22"/>
          <w:lang w:eastAsia="en-AU"/>
        </w:rPr>
      </w:pPr>
      <w:del w:id="173" w:author="Arnaud Dumont" w:date="2014-03-12T16:44:00Z">
        <w:r w:rsidRPr="00FB62C7" w:rsidDel="00FB62C7">
          <w:rPr>
            <w:rStyle w:val="Hyperlink"/>
            <w:noProof/>
          </w:rPr>
          <w:delText>8.2</w:delText>
        </w:r>
        <w:r w:rsidDel="00FB62C7">
          <w:rPr>
            <w:rFonts w:eastAsiaTheme="minorEastAsia"/>
            <w:noProof/>
            <w:sz w:val="22"/>
            <w:szCs w:val="22"/>
            <w:lang w:eastAsia="en-AU"/>
          </w:rPr>
          <w:tab/>
        </w:r>
        <w:r w:rsidRPr="00FB62C7" w:rsidDel="00FB62C7">
          <w:rPr>
            <w:rStyle w:val="Hyperlink"/>
            <w:noProof/>
          </w:rPr>
          <w:delText>Zone List Command</w:delText>
        </w:r>
        <w:r w:rsidDel="00FB62C7">
          <w:rPr>
            <w:noProof/>
            <w:webHidden/>
          </w:rPr>
          <w:tab/>
          <w:delText>50</w:delText>
        </w:r>
      </w:del>
    </w:p>
    <w:p w:rsidR="002C7FBC" w:rsidDel="00FB62C7" w:rsidRDefault="002C7FBC">
      <w:pPr>
        <w:pStyle w:val="TOC2"/>
        <w:rPr>
          <w:del w:id="174" w:author="Arnaud Dumont" w:date="2014-03-12T16:44:00Z"/>
          <w:rFonts w:eastAsiaTheme="minorEastAsia"/>
          <w:noProof/>
          <w:sz w:val="22"/>
          <w:szCs w:val="22"/>
          <w:lang w:eastAsia="en-AU"/>
        </w:rPr>
      </w:pPr>
      <w:del w:id="175" w:author="Arnaud Dumont" w:date="2014-03-12T16:44:00Z">
        <w:r w:rsidRPr="00FB62C7" w:rsidDel="00FB62C7">
          <w:rPr>
            <w:rStyle w:val="Hyperlink"/>
            <w:noProof/>
          </w:rPr>
          <w:delText>8.3</w:delText>
        </w:r>
        <w:r w:rsidDel="00FB62C7">
          <w:rPr>
            <w:rFonts w:eastAsiaTheme="minorEastAsia"/>
            <w:noProof/>
            <w:sz w:val="22"/>
            <w:szCs w:val="22"/>
            <w:lang w:eastAsia="en-AU"/>
          </w:rPr>
          <w:tab/>
        </w:r>
        <w:r w:rsidRPr="00FB62C7" w:rsidDel="00FB62C7">
          <w:rPr>
            <w:rStyle w:val="Hyperlink"/>
            <w:noProof/>
          </w:rPr>
          <w:delText>Zone Create Command</w:delText>
        </w:r>
        <w:r w:rsidDel="00FB62C7">
          <w:rPr>
            <w:noProof/>
            <w:webHidden/>
          </w:rPr>
          <w:tab/>
          <w:delText>54</w:delText>
        </w:r>
      </w:del>
    </w:p>
    <w:p w:rsidR="002C7FBC" w:rsidDel="00FB62C7" w:rsidRDefault="002C7FBC">
      <w:pPr>
        <w:pStyle w:val="TOC2"/>
        <w:rPr>
          <w:del w:id="176" w:author="Arnaud Dumont" w:date="2014-03-12T16:44:00Z"/>
          <w:rFonts w:eastAsiaTheme="minorEastAsia"/>
          <w:noProof/>
          <w:sz w:val="22"/>
          <w:szCs w:val="22"/>
          <w:lang w:eastAsia="en-AU"/>
        </w:rPr>
      </w:pPr>
      <w:del w:id="177" w:author="Arnaud Dumont" w:date="2014-03-12T16:44:00Z">
        <w:r w:rsidRPr="00FB62C7" w:rsidDel="00FB62C7">
          <w:rPr>
            <w:rStyle w:val="Hyperlink"/>
            <w:noProof/>
          </w:rPr>
          <w:delText>8.4</w:delText>
        </w:r>
        <w:r w:rsidDel="00FB62C7">
          <w:rPr>
            <w:rFonts w:eastAsiaTheme="minorEastAsia"/>
            <w:noProof/>
            <w:sz w:val="22"/>
            <w:szCs w:val="22"/>
            <w:lang w:eastAsia="en-AU"/>
          </w:rPr>
          <w:tab/>
        </w:r>
        <w:r w:rsidRPr="00FB62C7" w:rsidDel="00FB62C7">
          <w:rPr>
            <w:rStyle w:val="Hyperlink"/>
            <w:noProof/>
          </w:rPr>
          <w:delText>Zone Update Command</w:delText>
        </w:r>
        <w:r w:rsidDel="00FB62C7">
          <w:rPr>
            <w:noProof/>
            <w:webHidden/>
          </w:rPr>
          <w:tab/>
          <w:delText>61</w:delText>
        </w:r>
      </w:del>
    </w:p>
    <w:p w:rsidR="002C7FBC" w:rsidDel="00FB62C7" w:rsidRDefault="002C7FBC">
      <w:pPr>
        <w:pStyle w:val="TOC2"/>
        <w:rPr>
          <w:del w:id="178" w:author="Arnaud Dumont" w:date="2014-03-12T16:44:00Z"/>
          <w:rFonts w:eastAsiaTheme="minorEastAsia"/>
          <w:noProof/>
          <w:sz w:val="22"/>
          <w:szCs w:val="22"/>
          <w:lang w:eastAsia="en-AU"/>
        </w:rPr>
      </w:pPr>
      <w:del w:id="179" w:author="Arnaud Dumont" w:date="2014-03-12T16:44:00Z">
        <w:r w:rsidRPr="00FB62C7" w:rsidDel="00FB62C7">
          <w:rPr>
            <w:rStyle w:val="Hyperlink"/>
            <w:noProof/>
          </w:rPr>
          <w:delText>8.5</w:delText>
        </w:r>
        <w:r w:rsidDel="00FB62C7">
          <w:rPr>
            <w:rFonts w:eastAsiaTheme="minorEastAsia"/>
            <w:noProof/>
            <w:sz w:val="22"/>
            <w:szCs w:val="22"/>
            <w:lang w:eastAsia="en-AU"/>
          </w:rPr>
          <w:tab/>
        </w:r>
        <w:r w:rsidRPr="00FB62C7" w:rsidDel="00FB62C7">
          <w:rPr>
            <w:rStyle w:val="Hyperlink"/>
            <w:noProof/>
          </w:rPr>
          <w:delText>Zone Update Resource Records Command</w:delText>
        </w:r>
        <w:r w:rsidDel="00FB62C7">
          <w:rPr>
            <w:noProof/>
            <w:webHidden/>
          </w:rPr>
          <w:tab/>
          <w:delText>69</w:delText>
        </w:r>
      </w:del>
    </w:p>
    <w:p w:rsidR="002C7FBC" w:rsidDel="00FB62C7" w:rsidRDefault="002C7FBC">
      <w:pPr>
        <w:pStyle w:val="TOC2"/>
        <w:rPr>
          <w:del w:id="180" w:author="Arnaud Dumont" w:date="2014-03-12T16:44:00Z"/>
          <w:rFonts w:eastAsiaTheme="minorEastAsia"/>
          <w:noProof/>
          <w:sz w:val="22"/>
          <w:szCs w:val="22"/>
          <w:lang w:eastAsia="en-AU"/>
        </w:rPr>
      </w:pPr>
      <w:del w:id="181" w:author="Arnaud Dumont" w:date="2014-03-12T16:44:00Z">
        <w:r w:rsidRPr="00FB62C7" w:rsidDel="00FB62C7">
          <w:rPr>
            <w:rStyle w:val="Hyperlink"/>
            <w:noProof/>
          </w:rPr>
          <w:delText>8.6</w:delText>
        </w:r>
        <w:r w:rsidDel="00FB62C7">
          <w:rPr>
            <w:rFonts w:eastAsiaTheme="minorEastAsia"/>
            <w:noProof/>
            <w:sz w:val="22"/>
            <w:szCs w:val="22"/>
            <w:lang w:eastAsia="en-AU"/>
          </w:rPr>
          <w:tab/>
        </w:r>
        <w:r w:rsidRPr="00FB62C7" w:rsidDel="00FB62C7">
          <w:rPr>
            <w:rStyle w:val="Hyperlink"/>
            <w:noProof/>
          </w:rPr>
          <w:delText>Zone Delete Command</w:delText>
        </w:r>
        <w:r w:rsidDel="00FB62C7">
          <w:rPr>
            <w:noProof/>
            <w:webHidden/>
          </w:rPr>
          <w:tab/>
          <w:delText>77</w:delText>
        </w:r>
      </w:del>
    </w:p>
    <w:p w:rsidR="002C7FBC" w:rsidDel="00FB62C7" w:rsidRDefault="002C7FBC">
      <w:pPr>
        <w:pStyle w:val="TOC2"/>
        <w:rPr>
          <w:del w:id="182" w:author="Arnaud Dumont" w:date="2014-03-12T16:44:00Z"/>
          <w:rFonts w:eastAsiaTheme="minorEastAsia"/>
          <w:noProof/>
          <w:sz w:val="22"/>
          <w:szCs w:val="22"/>
          <w:lang w:eastAsia="en-AU"/>
        </w:rPr>
      </w:pPr>
      <w:del w:id="183" w:author="Arnaud Dumont" w:date="2014-03-12T16:44:00Z">
        <w:r w:rsidRPr="00FB62C7" w:rsidDel="00FB62C7">
          <w:rPr>
            <w:rStyle w:val="Hyperlink"/>
            <w:noProof/>
          </w:rPr>
          <w:lastRenderedPageBreak/>
          <w:delText>8.7</w:delText>
        </w:r>
        <w:r w:rsidDel="00FB62C7">
          <w:rPr>
            <w:rFonts w:eastAsiaTheme="minorEastAsia"/>
            <w:noProof/>
            <w:sz w:val="22"/>
            <w:szCs w:val="22"/>
            <w:lang w:eastAsia="en-AU"/>
          </w:rPr>
          <w:tab/>
        </w:r>
        <w:r w:rsidRPr="00FB62C7" w:rsidDel="00FB62C7">
          <w:rPr>
            <w:rStyle w:val="Hyperlink"/>
            <w:noProof/>
          </w:rPr>
          <w:delText>Zone Get Query Usage Command</w:delText>
        </w:r>
        <w:r w:rsidDel="00FB62C7">
          <w:rPr>
            <w:noProof/>
            <w:webHidden/>
          </w:rPr>
          <w:tab/>
          <w:delText>79</w:delText>
        </w:r>
      </w:del>
    </w:p>
    <w:p w:rsidR="002C7FBC" w:rsidDel="00FB62C7" w:rsidRDefault="002C7FBC">
      <w:pPr>
        <w:pStyle w:val="TOC2"/>
        <w:rPr>
          <w:del w:id="184" w:author="Arnaud Dumont" w:date="2014-03-12T16:44:00Z"/>
          <w:rFonts w:eastAsiaTheme="minorEastAsia"/>
          <w:noProof/>
          <w:sz w:val="22"/>
          <w:szCs w:val="22"/>
          <w:lang w:eastAsia="en-AU"/>
        </w:rPr>
      </w:pPr>
      <w:del w:id="185" w:author="Arnaud Dumont" w:date="2014-03-12T16:44:00Z">
        <w:r w:rsidRPr="00FB62C7" w:rsidDel="00FB62C7">
          <w:rPr>
            <w:rStyle w:val="Hyperlink"/>
            <w:noProof/>
          </w:rPr>
          <w:delText>8.8</w:delText>
        </w:r>
        <w:r w:rsidDel="00FB62C7">
          <w:rPr>
            <w:rFonts w:eastAsiaTheme="minorEastAsia"/>
            <w:noProof/>
            <w:sz w:val="22"/>
            <w:szCs w:val="22"/>
            <w:lang w:eastAsia="en-AU"/>
          </w:rPr>
          <w:tab/>
        </w:r>
        <w:r w:rsidRPr="00FB62C7" w:rsidDel="00FB62C7">
          <w:rPr>
            <w:rStyle w:val="Hyperlink"/>
            <w:noProof/>
          </w:rPr>
          <w:delText>Zone Get Zone File Command</w:delText>
        </w:r>
        <w:r w:rsidDel="00FB62C7">
          <w:rPr>
            <w:noProof/>
            <w:webHidden/>
          </w:rPr>
          <w:tab/>
          <w:delText>83</w:delText>
        </w:r>
      </w:del>
    </w:p>
    <w:p w:rsidR="002C7FBC" w:rsidDel="00FB62C7" w:rsidRDefault="002C7FBC">
      <w:pPr>
        <w:pStyle w:val="TOC1"/>
        <w:rPr>
          <w:del w:id="186" w:author="Arnaud Dumont" w:date="2014-03-12T16:44:00Z"/>
          <w:rFonts w:eastAsiaTheme="minorEastAsia"/>
          <w:b w:val="0"/>
          <w:noProof/>
          <w:sz w:val="22"/>
          <w:szCs w:val="22"/>
          <w:lang w:eastAsia="en-AU"/>
        </w:rPr>
      </w:pPr>
      <w:del w:id="187" w:author="Arnaud Dumont" w:date="2014-03-12T16:44:00Z">
        <w:r w:rsidRPr="00FB62C7" w:rsidDel="00FB62C7">
          <w:rPr>
            <w:rStyle w:val="Hyperlink"/>
            <w:noProof/>
          </w:rPr>
          <w:delText>9</w:delText>
        </w:r>
        <w:r w:rsidDel="00FB62C7">
          <w:rPr>
            <w:rFonts w:eastAsiaTheme="minorEastAsia"/>
            <w:b w:val="0"/>
            <w:noProof/>
            <w:sz w:val="22"/>
            <w:szCs w:val="22"/>
            <w:lang w:eastAsia="en-AU"/>
          </w:rPr>
          <w:tab/>
        </w:r>
        <w:r w:rsidRPr="00FB62C7" w:rsidDel="00FB62C7">
          <w:rPr>
            <w:rStyle w:val="Hyperlink"/>
            <w:noProof/>
          </w:rPr>
          <w:delText>Message Commands</w:delText>
        </w:r>
        <w:r w:rsidDel="00FB62C7">
          <w:rPr>
            <w:noProof/>
            <w:webHidden/>
          </w:rPr>
          <w:tab/>
          <w:delText>86</w:delText>
        </w:r>
      </w:del>
    </w:p>
    <w:p w:rsidR="002C7FBC" w:rsidDel="00FB62C7" w:rsidRDefault="002C7FBC">
      <w:pPr>
        <w:pStyle w:val="TOC2"/>
        <w:rPr>
          <w:del w:id="188" w:author="Arnaud Dumont" w:date="2014-03-12T16:44:00Z"/>
          <w:rFonts w:eastAsiaTheme="minorEastAsia"/>
          <w:noProof/>
          <w:sz w:val="22"/>
          <w:szCs w:val="22"/>
          <w:lang w:eastAsia="en-AU"/>
        </w:rPr>
      </w:pPr>
      <w:del w:id="189" w:author="Arnaud Dumont" w:date="2014-03-12T16:44:00Z">
        <w:r w:rsidRPr="00FB62C7" w:rsidDel="00FB62C7">
          <w:rPr>
            <w:rStyle w:val="Hyperlink"/>
            <w:noProof/>
          </w:rPr>
          <w:delText>9.1</w:delText>
        </w:r>
        <w:r w:rsidDel="00FB62C7">
          <w:rPr>
            <w:rFonts w:eastAsiaTheme="minorEastAsia"/>
            <w:noProof/>
            <w:sz w:val="22"/>
            <w:szCs w:val="22"/>
            <w:lang w:eastAsia="en-AU"/>
          </w:rPr>
          <w:tab/>
        </w:r>
        <w:r w:rsidRPr="00FB62C7" w:rsidDel="00FB62C7">
          <w:rPr>
            <w:rStyle w:val="Hyperlink"/>
            <w:noProof/>
          </w:rPr>
          <w:delText>Message Poll Command</w:delText>
        </w:r>
        <w:r w:rsidDel="00FB62C7">
          <w:rPr>
            <w:noProof/>
            <w:webHidden/>
          </w:rPr>
          <w:tab/>
          <w:delText>86</w:delText>
        </w:r>
      </w:del>
    </w:p>
    <w:p w:rsidR="002C7FBC" w:rsidDel="00FB62C7" w:rsidRDefault="002C7FBC">
      <w:pPr>
        <w:pStyle w:val="TOC2"/>
        <w:rPr>
          <w:del w:id="190" w:author="Arnaud Dumont" w:date="2014-03-12T16:44:00Z"/>
          <w:rFonts w:eastAsiaTheme="minorEastAsia"/>
          <w:noProof/>
          <w:sz w:val="22"/>
          <w:szCs w:val="22"/>
          <w:lang w:eastAsia="en-AU"/>
        </w:rPr>
      </w:pPr>
      <w:del w:id="191" w:author="Arnaud Dumont" w:date="2014-03-12T16:44:00Z">
        <w:r w:rsidRPr="00FB62C7" w:rsidDel="00FB62C7">
          <w:rPr>
            <w:rStyle w:val="Hyperlink"/>
            <w:noProof/>
          </w:rPr>
          <w:delText>9.2</w:delText>
        </w:r>
        <w:r w:rsidDel="00FB62C7">
          <w:rPr>
            <w:rFonts w:eastAsiaTheme="minorEastAsia"/>
            <w:noProof/>
            <w:sz w:val="22"/>
            <w:szCs w:val="22"/>
            <w:lang w:eastAsia="en-AU"/>
          </w:rPr>
          <w:tab/>
        </w:r>
        <w:r w:rsidRPr="00FB62C7" w:rsidDel="00FB62C7">
          <w:rPr>
            <w:rStyle w:val="Hyperlink"/>
            <w:noProof/>
          </w:rPr>
          <w:delText>Message Acknowledge Command</w:delText>
        </w:r>
        <w:r w:rsidDel="00FB62C7">
          <w:rPr>
            <w:noProof/>
            <w:webHidden/>
          </w:rPr>
          <w:tab/>
          <w:delText>91</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92" w:name="_Toc382405988"/>
      <w:r>
        <w:lastRenderedPageBreak/>
        <w:t>Introduction</w:t>
      </w:r>
      <w:bookmarkEnd w:id="192"/>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3" w:name="_Toc382405989"/>
      <w:r>
        <w:lastRenderedPageBreak/>
        <w:t>General</w:t>
      </w:r>
      <w:bookmarkEnd w:id="193"/>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4" w:name="_Toc382405990"/>
      <w:r>
        <w:t>Data Types</w:t>
      </w:r>
      <w:bookmarkEnd w:id="194"/>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5"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r w:rsidR="00C25905" w:rsidRPr="00CC22F1" w:rsidTr="00166EB9">
        <w:trPr>
          <w:trHeight w:val="113"/>
          <w:tblHeader w:val="0"/>
          <w:ins w:id="196" w:author="Chris Wright" w:date="2014-06-16T13:45:00Z"/>
        </w:trPr>
        <w:tc>
          <w:tcPr>
            <w:tcW w:w="1276" w:type="dxa"/>
          </w:tcPr>
          <w:p w:rsidR="00C25905" w:rsidRDefault="00C25905" w:rsidP="00F474F5">
            <w:pPr>
              <w:pStyle w:val="Table-Text"/>
              <w:rPr>
                <w:ins w:id="197" w:author="Chris Wright" w:date="2014-06-16T13:45:00Z"/>
              </w:rPr>
            </w:pPr>
            <w:ins w:id="198" w:author="Chris Wright" w:date="2014-06-16T13:45:00Z">
              <w:r>
                <w:t>map</w:t>
              </w:r>
            </w:ins>
          </w:p>
        </w:tc>
        <w:tc>
          <w:tcPr>
            <w:tcW w:w="1843" w:type="dxa"/>
          </w:tcPr>
          <w:p w:rsidR="00C25905" w:rsidRDefault="00C25905" w:rsidP="00F474F5">
            <w:pPr>
              <w:pStyle w:val="Table-Text"/>
              <w:rPr>
                <w:ins w:id="199" w:author="Chris Wright" w:date="2014-06-16T13:45:00Z"/>
              </w:rPr>
            </w:pPr>
            <w:ins w:id="200" w:author="Chris Wright" w:date="2014-06-16T13:45:00Z">
              <w:r>
                <w:t>Map&lt;String,String&gt;</w:t>
              </w:r>
            </w:ins>
          </w:p>
        </w:tc>
        <w:tc>
          <w:tcPr>
            <w:tcW w:w="5386" w:type="dxa"/>
          </w:tcPr>
          <w:p w:rsidR="00C25905" w:rsidRDefault="00C25905" w:rsidP="00F474F5">
            <w:pPr>
              <w:pStyle w:val="Table-Text"/>
              <w:rPr>
                <w:ins w:id="201" w:author="Chris Wright" w:date="2014-06-16T13:45:00Z"/>
              </w:rPr>
            </w:pPr>
            <w:ins w:id="202" w:author="Chris Wright" w:date="2014-06-16T13:45:00Z">
              <w:r>
                <w:t>A key -&gt; value pair list that can be parsed into a java map</w:t>
              </w:r>
            </w:ins>
            <w:ins w:id="203" w:author="Chris Wright" w:date="2014-06-16T13:46:00Z">
              <w:r>
                <w:t>. This is a standard JSON object, but intended to be interpreted as a map.</w:t>
              </w:r>
            </w:ins>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204" w:name="_Toc382405991"/>
      <w:r>
        <w:t>Protocol Overview</w:t>
      </w:r>
      <w:bookmarkEnd w:id="20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205" w:author="Arnaud Dumont" w:date="2014-02-20T10:56:00Z">
        <w:r w:rsidR="002D484E">
          <w:t>, except for the Zone Get Zone File command (see related paragraph)</w:t>
        </w:r>
      </w:ins>
      <w:r>
        <w:t>. For objects</w:t>
      </w:r>
      <w:ins w:id="206" w:author="Arnaud Dumont" w:date="2014-02-20T10:57:00Z">
        <w:r w:rsidR="002D484E">
          <w:t>,</w:t>
        </w:r>
      </w:ins>
      <w:r>
        <w:t xml:space="preserve"> all fields are returned</w:t>
      </w:r>
      <w:ins w:id="207" w:author="Arnaud Dumont" w:date="2014-02-20T10:57:00Z">
        <w:r w:rsidR="002D484E">
          <w:t xml:space="preserve">. </w:t>
        </w:r>
      </w:ins>
      <w:del w:id="208" w:author="Arnaud Dumont" w:date="2014-02-20T10:57:00Z">
        <w:r w:rsidDel="002D484E">
          <w:delText>,</w:delText>
        </w:r>
      </w:del>
      <w:ins w:id="209" w:author="Arnaud Dumont" w:date="2014-02-20T10:57:00Z">
        <w:r w:rsidR="002D484E">
          <w:t>H</w:t>
        </w:r>
      </w:ins>
      <w:del w:id="210"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11" w:name="_Toc382405992"/>
      <w:r>
        <w:t>Authentication</w:t>
      </w:r>
      <w:bookmarkEnd w:id="211"/>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12"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13"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14" w:name="_Toc382405993"/>
      <w:r>
        <w:lastRenderedPageBreak/>
        <w:t>Update Version Check</w:t>
      </w:r>
      <w:bookmarkEnd w:id="214"/>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15"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16" w:name="_Toc382405994"/>
      <w:r>
        <w:t>E-Tag Evaluation</w:t>
      </w:r>
      <w:bookmarkEnd w:id="21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17" w:name="_Toc382405995"/>
      <w:r>
        <w:t>General Request Headers</w:t>
      </w:r>
      <w:bookmarkEnd w:id="217"/>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18" w:name="_Toc382405996"/>
      <w:r>
        <w:lastRenderedPageBreak/>
        <w:t>General Response Headers</w:t>
      </w:r>
      <w:bookmarkEnd w:id="218"/>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19" w:name="_Toc382405997"/>
      <w:r>
        <w:t>Errors and Failures</w:t>
      </w:r>
      <w:bookmarkEnd w:id="21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20"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21" w:name="_Toc382405998"/>
      <w:r>
        <w:lastRenderedPageBreak/>
        <w:t>Account Commands</w:t>
      </w:r>
      <w:bookmarkEnd w:id="221"/>
    </w:p>
    <w:p w:rsidR="00BB2638" w:rsidRDefault="00BB2638" w:rsidP="00BB2638">
      <w:pPr>
        <w:pStyle w:val="Heading2"/>
      </w:pPr>
      <w:bookmarkStart w:id="222" w:name="_Toc382405999"/>
      <w:r>
        <w:t>Account Get Command</w:t>
      </w:r>
      <w:bookmarkEnd w:id="22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8B5708" w:rsidRPr="00CC22F1" w:rsidTr="00C45DEE">
        <w:trPr>
          <w:trHeight w:val="113"/>
          <w:tblHeader w:val="0"/>
          <w:ins w:id="223" w:author="Arnaud Dumont" w:date="2014-03-12T12:53:00Z"/>
        </w:trPr>
        <w:tc>
          <w:tcPr>
            <w:tcW w:w="2850" w:type="dxa"/>
          </w:tcPr>
          <w:p w:rsidR="008B5708" w:rsidRDefault="008B5708" w:rsidP="00C45DEE">
            <w:pPr>
              <w:pStyle w:val="Table-Text"/>
              <w:rPr>
                <w:ins w:id="224" w:author="Arnaud Dumont" w:date="2014-03-12T12:53:00Z"/>
              </w:rPr>
            </w:pPr>
            <w:ins w:id="225" w:author="Arnaud Dumont" w:date="2014-03-12T12:53:00Z">
              <w:r>
                <w:t>email</w:t>
              </w:r>
            </w:ins>
          </w:p>
        </w:tc>
        <w:tc>
          <w:tcPr>
            <w:tcW w:w="1403" w:type="dxa"/>
          </w:tcPr>
          <w:p w:rsidR="008B5708" w:rsidRDefault="008B5708" w:rsidP="00C45DEE">
            <w:pPr>
              <w:pStyle w:val="Table-Text"/>
              <w:rPr>
                <w:ins w:id="226" w:author="Arnaud Dumont" w:date="2014-03-12T12:53:00Z"/>
              </w:rPr>
            </w:pPr>
            <w:ins w:id="227" w:author="Arnaud Dumont" w:date="2014-03-12T12:53:00Z">
              <w:r>
                <w:t>string</w:t>
              </w:r>
            </w:ins>
          </w:p>
        </w:tc>
        <w:tc>
          <w:tcPr>
            <w:tcW w:w="4394" w:type="dxa"/>
          </w:tcPr>
          <w:p w:rsidR="008B5708" w:rsidRDefault="008B5708" w:rsidP="00C62338">
            <w:pPr>
              <w:pStyle w:val="Table-Text"/>
              <w:rPr>
                <w:ins w:id="228" w:author="Arnaud Dumont" w:date="2014-03-12T12:53:00Z"/>
              </w:rPr>
            </w:pPr>
            <w:ins w:id="229" w:author="Arnaud Dumont" w:date="2014-03-12T12:53:00Z">
              <w:r w:rsidRPr="008B5708">
                <w:t xml:space="preserve">The email of this account, or null if no notification emails </w:t>
              </w:r>
              <w:del w:id="230" w:author="Chris Wright" w:date="2014-06-16T13:22:00Z">
                <w:r w:rsidRPr="008B5708" w:rsidDel="00C62338">
                  <w:delText>should</w:delText>
                </w:r>
              </w:del>
            </w:ins>
            <w:ins w:id="231" w:author="Chris Wright" w:date="2014-06-16T13:22:00Z">
              <w:r w:rsidR="00C62338">
                <w:t xml:space="preserve">are to </w:t>
              </w:r>
            </w:ins>
            <w:ins w:id="232" w:author="Arnaud Dumont" w:date="2014-03-12T12:53:00Z">
              <w:r w:rsidRPr="008B5708">
                <w:t xml:space="preserve"> be sent </w:t>
              </w:r>
            </w:ins>
            <w:ins w:id="233" w:author="Chris Wright" w:date="2014-06-16T13:23:00Z">
              <w:r w:rsidR="00C62338">
                <w:t>for this account</w:t>
              </w:r>
            </w:ins>
            <w:ins w:id="234" w:author="Arnaud Dumont" w:date="2014-03-12T12:53:00Z">
              <w:del w:id="235" w:author="Chris Wright" w:date="2014-06-16T13:23:00Z">
                <w:r w:rsidRPr="008B5708" w:rsidDel="00C62338">
                  <w:delText>to</w:delText>
                </w:r>
              </w:del>
              <w:del w:id="236" w:author="Chris Wright" w:date="2014-06-16T13:22:00Z">
                <w:r w:rsidRPr="008B5708" w:rsidDel="00C62338">
                  <w:delText xml:space="preserve"> it</w:delText>
                </w:r>
              </w:del>
            </w:ins>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lastRenderedPageBreak/>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"@uri</w:t>
      </w:r>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gramStart"/>
      <w:r>
        <w:t>minimumCommitment</w:t>
      </w:r>
      <w:proofErr w:type="gramEnd"/>
      <w:r>
        <w:t>" : 3.0,</w:t>
      </w:r>
    </w:p>
    <w:p w:rsidR="00831884" w:rsidRDefault="00831884" w:rsidP="00831884">
      <w:pPr>
        <w:pStyle w:val="Code"/>
        <w:rPr>
          <w:ins w:id="237" w:author="Arnaud Dumont" w:date="2014-03-12T12:53:00Z"/>
        </w:rPr>
      </w:pPr>
      <w:r>
        <w:t xml:space="preserve">    "</w:t>
      </w:r>
      <w:proofErr w:type="gramStart"/>
      <w:r>
        <w:t>minimumCommitmentStartDate</w:t>
      </w:r>
      <w:proofErr w:type="gramEnd"/>
      <w:r>
        <w:t>" : "2013-10-07T01:39:22.194",</w:t>
      </w:r>
    </w:p>
    <w:p w:rsidR="008B5708" w:rsidRDefault="008B5708" w:rsidP="00831884">
      <w:pPr>
        <w:pStyle w:val="Code"/>
      </w:pPr>
      <w:ins w:id="238" w:author="Arnaud Dumont" w:date="2014-03-12T12:53:00Z">
        <w:r>
          <w:t xml:space="preserve">    "</w:t>
        </w:r>
        <w:proofErr w:type="gramStart"/>
        <w:r>
          <w:t>email</w:t>
        </w:r>
        <w:proofErr w:type="gramEnd"/>
        <w:r>
          <w:t>" : "</w:t>
        </w:r>
      </w:ins>
      <w:ins w:id="239" w:author="Arnaud Dumont" w:date="2014-03-12T12:54:00Z">
        <w:r>
          <w:t>system@discoverydns.com</w:t>
        </w:r>
      </w:ins>
      <w:ins w:id="240" w:author="Arnaud Dumont" w:date="2014-03-12T12:53:00Z">
        <w:r>
          <w:t>",</w:t>
        </w:r>
      </w:ins>
    </w:p>
    <w:p w:rsidR="00831884" w:rsidRDefault="00831884" w:rsidP="00831884">
      <w:pPr>
        <w:pStyle w:val="Code"/>
      </w:pPr>
      <w:r>
        <w:t xml:space="preserve">    "</w:t>
      </w:r>
      <w:proofErr w:type="gramStart"/>
      <w:r>
        <w:t>createDate</w:t>
      </w:r>
      <w:proofErr w:type="gramEnd"/>
      <w:r>
        <w:t>" : "2013-10-07T01:39:22.194",</w:t>
      </w:r>
    </w:p>
    <w:p w:rsidR="00831884" w:rsidRDefault="00831884" w:rsidP="00831884">
      <w:pPr>
        <w:pStyle w:val="Code"/>
      </w:pPr>
      <w:r>
        <w:t xml:space="preserve">    "</w:t>
      </w:r>
      <w:proofErr w:type="gramStart"/>
      <w:r>
        <w:t>createAccountId</w:t>
      </w:r>
      <w:proofErr w:type="gramEnd"/>
      <w:r>
        <w:t>" : "f73af262-9531-11e2-9b25-2809b571161a",</w:t>
      </w:r>
    </w:p>
    <w:p w:rsidR="00831884" w:rsidRDefault="00831884" w:rsidP="00831884">
      <w:pPr>
        <w:pStyle w:val="Code"/>
      </w:pPr>
      <w:r>
        <w:t xml:space="preserve">    "</w:t>
      </w:r>
      <w:proofErr w:type="gramStart"/>
      <w:r>
        <w:t>createAccountIdentifier</w:t>
      </w:r>
      <w:proofErr w:type="gramEnd"/>
      <w:r>
        <w:t>" : "system",</w:t>
      </w:r>
    </w:p>
    <w:p w:rsidR="00831884" w:rsidRDefault="00831884" w:rsidP="00831884">
      <w:pPr>
        <w:pStyle w:val="Code"/>
      </w:pPr>
      <w:r>
        <w:t xml:space="preserve">    "</w:t>
      </w:r>
      <w:proofErr w:type="gramStart"/>
      <w:r>
        <w:t>createUserId</w:t>
      </w:r>
      <w:proofErr w:type="gramEnd"/>
      <w:r>
        <w:t>" : "ed848682-c1d9-11e2-86bc-e9b9e1409c4c",</w:t>
      </w:r>
    </w:p>
    <w:p w:rsidR="00831884" w:rsidRDefault="00831884" w:rsidP="00831884">
      <w:pPr>
        <w:pStyle w:val="Code"/>
      </w:pPr>
      <w:r>
        <w:t xml:space="preserve">    "</w:t>
      </w:r>
      <w:proofErr w:type="gramStart"/>
      <w:r>
        <w:t>createUserName</w:t>
      </w:r>
      <w:proofErr w:type="gramEnd"/>
      <w:r>
        <w:t>" : "System Admin",</w:t>
      </w:r>
    </w:p>
    <w:p w:rsidR="00831884" w:rsidRDefault="00831884" w:rsidP="00831884">
      <w:pPr>
        <w:pStyle w:val="Code"/>
      </w:pPr>
      <w:r>
        <w:t xml:space="preserve">    "</w:t>
      </w:r>
      <w:proofErr w:type="gramStart"/>
      <w:r>
        <w:t>lastUpdateDate</w:t>
      </w:r>
      <w:proofErr w:type="gramEnd"/>
      <w:r>
        <w:t>" : "2013-10-07T01:39:22.194",</w:t>
      </w:r>
    </w:p>
    <w:p w:rsidR="00831884" w:rsidRDefault="00831884" w:rsidP="00831884">
      <w:pPr>
        <w:pStyle w:val="Code"/>
      </w:pPr>
      <w:r>
        <w:t xml:space="preserve">    "</w:t>
      </w:r>
      <w:proofErr w:type="gramStart"/>
      <w:r>
        <w:t>lastUpdateAccountId</w:t>
      </w:r>
      <w:proofErr w:type="gramEnd"/>
      <w:r>
        <w:t>" : "f73af262-9531-11e2-9b25-2809b571161a",</w:t>
      </w:r>
    </w:p>
    <w:p w:rsidR="00831884" w:rsidRDefault="00831884" w:rsidP="00831884">
      <w:pPr>
        <w:pStyle w:val="Code"/>
      </w:pPr>
      <w:r>
        <w:lastRenderedPageBreak/>
        <w:t xml:space="preserve">    "</w:t>
      </w:r>
      <w:proofErr w:type="gramStart"/>
      <w:r>
        <w:t>lastUpdateAccountIdentifier</w:t>
      </w:r>
      <w:proofErr w:type="gramEnd"/>
      <w:r>
        <w:t>" : "system",</w:t>
      </w:r>
    </w:p>
    <w:p w:rsidR="00831884" w:rsidRDefault="00831884" w:rsidP="00831884">
      <w:pPr>
        <w:pStyle w:val="Code"/>
      </w:pPr>
      <w:r>
        <w:t xml:space="preserve">    "</w:t>
      </w:r>
      <w:proofErr w:type="gramStart"/>
      <w:r>
        <w:t>lastUpdateUserId</w:t>
      </w:r>
      <w:proofErr w:type="gramEnd"/>
      <w:r>
        <w:t>" : "ed848682-c1d9-11e2-86bc-e9b9e1409c4c",</w:t>
      </w:r>
    </w:p>
    <w:p w:rsidR="00831884" w:rsidRDefault="00831884" w:rsidP="00831884">
      <w:pPr>
        <w:pStyle w:val="Code"/>
      </w:pPr>
      <w:r>
        <w:t xml:space="preserve">    "</w:t>
      </w:r>
      <w:proofErr w:type="gramStart"/>
      <w:r>
        <w:t>lastUpdateUserName</w:t>
      </w:r>
      <w:proofErr w:type="gramEnd"/>
      <w:r>
        <w:t>"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241" w:name="_Toc382406000"/>
      <w:r>
        <w:lastRenderedPageBreak/>
        <w:t>User Commands</w:t>
      </w:r>
      <w:bookmarkEnd w:id="241"/>
    </w:p>
    <w:p w:rsidR="00323508" w:rsidRDefault="008A0F29" w:rsidP="008A0F29">
      <w:pPr>
        <w:pStyle w:val="Heading2"/>
      </w:pPr>
      <w:bookmarkStart w:id="242" w:name="_Toc382406001"/>
      <w:r>
        <w:t>User Get Command</w:t>
      </w:r>
      <w:bookmarkEnd w:id="242"/>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"@uri</w:t>
      </w:r>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gramStart"/>
      <w:r>
        <w:t>passwordExpireDate</w:t>
      </w:r>
      <w:proofErr w:type="gramEnd"/>
      <w:r>
        <w:t>" : "2013-10-07T03:51:31.455",</w:t>
      </w:r>
    </w:p>
    <w:p w:rsidR="008A0F29" w:rsidRDefault="008A0F29" w:rsidP="008A0F29">
      <w:pPr>
        <w:pStyle w:val="Code"/>
      </w:pPr>
      <w:r>
        <w:t xml:space="preserve">    "</w:t>
      </w:r>
      <w:proofErr w:type="gramStart"/>
      <w:r>
        <w:t>sponsorAccountId</w:t>
      </w:r>
      <w:proofErr w:type="gramEnd"/>
      <w:r>
        <w:t>" : "f73af262-9531-11e2-9b25-2809b571161a",</w:t>
      </w:r>
    </w:p>
    <w:p w:rsidR="008A0F29" w:rsidRDefault="008A0F29" w:rsidP="008A0F29">
      <w:pPr>
        <w:pStyle w:val="Code"/>
      </w:pPr>
      <w:r>
        <w:t xml:space="preserve">    "</w:t>
      </w:r>
      <w:proofErr w:type="gramStart"/>
      <w:r>
        <w:t>sponsorAccountIdentifier</w:t>
      </w:r>
      <w:proofErr w:type="gramEnd"/>
      <w:r>
        <w:t>" : "system",</w:t>
      </w:r>
    </w:p>
    <w:p w:rsidR="008A0F29" w:rsidRDefault="008A0F29" w:rsidP="008A0F29">
      <w:pPr>
        <w:pStyle w:val="Code"/>
      </w:pPr>
      <w:r>
        <w:t xml:space="preserve">    "</w:t>
      </w:r>
      <w:proofErr w:type="gramStart"/>
      <w:r>
        <w:t>createDate</w:t>
      </w:r>
      <w:proofErr w:type="gramEnd"/>
      <w:r>
        <w:t>" : "2013-10-07T03:51:31.455",</w:t>
      </w:r>
    </w:p>
    <w:p w:rsidR="008A0F29" w:rsidRDefault="008A0F29" w:rsidP="008A0F29">
      <w:pPr>
        <w:pStyle w:val="Code"/>
      </w:pPr>
      <w:r>
        <w:t xml:space="preserve">    "</w:t>
      </w:r>
      <w:proofErr w:type="gramStart"/>
      <w:r>
        <w:t>createAccountId</w:t>
      </w:r>
      <w:proofErr w:type="gramEnd"/>
      <w:r>
        <w:t>" : "f73af262-9531-11e2-9b25-2809b571161a",</w:t>
      </w:r>
    </w:p>
    <w:p w:rsidR="008A0F29" w:rsidRDefault="008A0F29" w:rsidP="008A0F29">
      <w:pPr>
        <w:pStyle w:val="Code"/>
      </w:pPr>
      <w:r>
        <w:lastRenderedPageBreak/>
        <w:t xml:space="preserve">    "</w:t>
      </w:r>
      <w:proofErr w:type="gramStart"/>
      <w:r>
        <w:t>createAccountIdentifier</w:t>
      </w:r>
      <w:proofErr w:type="gramEnd"/>
      <w:r>
        <w:t>" : "system",</w:t>
      </w:r>
    </w:p>
    <w:p w:rsidR="008A0F29" w:rsidRDefault="008A0F29" w:rsidP="008A0F29">
      <w:pPr>
        <w:pStyle w:val="Code"/>
      </w:pPr>
      <w:r>
        <w:t xml:space="preserve">    "</w:t>
      </w:r>
      <w:proofErr w:type="gramStart"/>
      <w:r>
        <w:t>createUserId</w:t>
      </w:r>
      <w:proofErr w:type="gramEnd"/>
      <w:r>
        <w:t>" : "ed848682-c1d9-11e2-86bc-e9b9e1409c4c",</w:t>
      </w:r>
    </w:p>
    <w:p w:rsidR="008A0F29" w:rsidRDefault="008A0F29" w:rsidP="008A0F29">
      <w:pPr>
        <w:pStyle w:val="Code"/>
      </w:pPr>
      <w:r>
        <w:t xml:space="preserve">    "</w:t>
      </w:r>
      <w:proofErr w:type="gramStart"/>
      <w:r>
        <w:t>createUserName</w:t>
      </w:r>
      <w:proofErr w:type="gramEnd"/>
      <w:r>
        <w:t>" : "System Admin",</w:t>
      </w:r>
    </w:p>
    <w:p w:rsidR="008A0F29" w:rsidRDefault="008A0F29" w:rsidP="008A0F29">
      <w:pPr>
        <w:pStyle w:val="Code"/>
      </w:pPr>
      <w:r>
        <w:t xml:space="preserve">    "</w:t>
      </w:r>
      <w:proofErr w:type="gramStart"/>
      <w:r>
        <w:t>lastUpdateDate</w:t>
      </w:r>
      <w:proofErr w:type="gramEnd"/>
      <w:r>
        <w:t>" : "2013-10-07T03:51:31.455",</w:t>
      </w:r>
    </w:p>
    <w:p w:rsidR="008A0F29" w:rsidRDefault="008A0F29" w:rsidP="008A0F29">
      <w:pPr>
        <w:pStyle w:val="Code"/>
      </w:pPr>
      <w:r>
        <w:t xml:space="preserve">    "</w:t>
      </w:r>
      <w:proofErr w:type="gramStart"/>
      <w:r>
        <w:t>lastUpdateAccountId</w:t>
      </w:r>
      <w:proofErr w:type="gramEnd"/>
      <w:r>
        <w:t>" : "f73af262-9531-11e2-9b25-2809b571161a",</w:t>
      </w:r>
    </w:p>
    <w:p w:rsidR="008A0F29" w:rsidRDefault="008A0F29" w:rsidP="008A0F29">
      <w:pPr>
        <w:pStyle w:val="Code"/>
      </w:pPr>
      <w:r>
        <w:t xml:space="preserve">    "</w:t>
      </w:r>
      <w:proofErr w:type="gramStart"/>
      <w:r>
        <w:t>lastUpdateAccountIdentifier</w:t>
      </w:r>
      <w:proofErr w:type="gramEnd"/>
      <w:r>
        <w:t>" : "system",</w:t>
      </w:r>
    </w:p>
    <w:p w:rsidR="008A0F29" w:rsidRDefault="008A0F29" w:rsidP="008A0F29">
      <w:pPr>
        <w:pStyle w:val="Code"/>
      </w:pPr>
      <w:r>
        <w:t xml:space="preserve">    "</w:t>
      </w:r>
      <w:proofErr w:type="gramStart"/>
      <w:r>
        <w:t>lastUpdateUserId</w:t>
      </w:r>
      <w:proofErr w:type="gramEnd"/>
      <w:r>
        <w:t>" : "ed848682-c1d9-11e2-86bc-e9b9e1409c4c",</w:t>
      </w:r>
    </w:p>
    <w:p w:rsidR="008A0F29" w:rsidRDefault="008A0F29" w:rsidP="008A0F29">
      <w:pPr>
        <w:pStyle w:val="Code"/>
      </w:pPr>
      <w:r>
        <w:t xml:space="preserve">    "</w:t>
      </w:r>
      <w:proofErr w:type="gramStart"/>
      <w:r>
        <w:t>lastUpdateUserName</w:t>
      </w:r>
      <w:proofErr w:type="gramEnd"/>
      <w:r>
        <w:t>" : "System Admin",</w:t>
      </w:r>
    </w:p>
    <w:p w:rsidR="008A0F29" w:rsidRDefault="008A0F29" w:rsidP="008A0F29">
      <w:pPr>
        <w:pStyle w:val="Code"/>
      </w:pPr>
      <w:r>
        <w:t xml:space="preserve">    "</w:t>
      </w:r>
      <w:proofErr w:type="gramStart"/>
      <w:r>
        <w:t>roles</w:t>
      </w:r>
      <w:proofErr w:type="gramEnd"/>
      <w:r>
        <w:t>"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43" w:name="_Toc382406002"/>
      <w:r>
        <w:t>User List Command</w:t>
      </w:r>
      <w:bookmarkEnd w:id="243"/>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?searchStatus</w:t>
      </w:r>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"@uri</w:t>
      </w:r>
      <w:proofErr w:type="gramStart"/>
      <w:r>
        <w:t>" :</w:t>
      </w:r>
      <w:proofErr w:type="gramEnd"/>
      <w:r>
        <w:t xml:space="preserve"> "https://api.discoverydns.com/users/?searchStatus=active",</w:t>
      </w:r>
    </w:p>
    <w:p w:rsidR="00636EB2" w:rsidRDefault="00636EB2" w:rsidP="00636EB2">
      <w:pPr>
        <w:pStyle w:val="Code"/>
      </w:pPr>
      <w:r>
        <w:t xml:space="preserve">    "</w:t>
      </w:r>
      <w:proofErr w:type="gramStart"/>
      <w:r>
        <w:t>userList</w:t>
      </w:r>
      <w:proofErr w:type="gramEnd"/>
      <w:r>
        <w:t>" : [ {</w:t>
      </w:r>
    </w:p>
    <w:p w:rsidR="00636EB2" w:rsidRDefault="00636EB2" w:rsidP="00636EB2">
      <w:pPr>
        <w:pStyle w:val="Code"/>
      </w:pPr>
      <w:r>
        <w:t xml:space="preserve">      "@uri</w:t>
      </w:r>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"2013-10-08T10:27:30.931",</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"2013-10-07T23:27:38.187",</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"2013-10-06T23:27:38.273",</w:t>
      </w:r>
    </w:p>
    <w:p w:rsidR="00636EB2" w:rsidRDefault="00636EB2" w:rsidP="00636EB2">
      <w:pPr>
        <w:pStyle w:val="Code"/>
      </w:pPr>
      <w:r>
        <w:t xml:space="preserve">      "</w:t>
      </w:r>
      <w:proofErr w:type="gramStart"/>
      <w:r>
        <w:t>lastUpdateDate</w:t>
      </w:r>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gramStart"/>
      <w:r>
        <w:t>totalCount</w:t>
      </w:r>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44" w:name="_Toc382406003"/>
      <w:r>
        <w:lastRenderedPageBreak/>
        <w:t>Name Server Interface Set Commands</w:t>
      </w:r>
      <w:bookmarkEnd w:id="244"/>
    </w:p>
    <w:p w:rsidR="003A30DE" w:rsidRDefault="003A30DE" w:rsidP="003A30DE">
      <w:pPr>
        <w:pStyle w:val="Heading2"/>
      </w:pPr>
      <w:bookmarkStart w:id="245" w:name="_Toc382406004"/>
      <w:r>
        <w:t>Name Server Interface Set Get Command</w:t>
      </w:r>
      <w:bookmarkEnd w:id="245"/>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gramStart"/>
      <w:r>
        <w:t>nameServerInterfaceSet</w:t>
      </w:r>
      <w:proofErr w:type="gramEnd"/>
      <w:r>
        <w:t xml:space="preserve">" : </w:t>
      </w:r>
    </w:p>
    <w:p w:rsidR="00306ED7" w:rsidRDefault="00306ED7" w:rsidP="00306ED7">
      <w:pPr>
        <w:pStyle w:val="Code"/>
      </w:pPr>
      <w:r>
        <w:t xml:space="preserve">    "@uri</w:t>
      </w:r>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"Test-ing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gramStart"/>
      <w:r>
        <w:t>createDate</w:t>
      </w:r>
      <w:proofErr w:type="gramEnd"/>
      <w:r>
        <w:t>" : "2013-10-07T04:11:47.209",</w:t>
      </w:r>
    </w:p>
    <w:p w:rsidR="00306ED7" w:rsidRDefault="00306ED7" w:rsidP="00306ED7">
      <w:pPr>
        <w:pStyle w:val="Code"/>
      </w:pPr>
      <w:r>
        <w:t xml:space="preserve">    "</w:t>
      </w:r>
      <w:proofErr w:type="gramStart"/>
      <w:r>
        <w:t>createAccountId</w:t>
      </w:r>
      <w:proofErr w:type="gramEnd"/>
      <w:r>
        <w:t>" : "f73af262-9531-11e2-9b25-2809b571161a",</w:t>
      </w:r>
    </w:p>
    <w:p w:rsidR="00306ED7" w:rsidRDefault="00306ED7" w:rsidP="00306ED7">
      <w:pPr>
        <w:pStyle w:val="Code"/>
      </w:pPr>
      <w:r>
        <w:t xml:space="preserve">    "</w:t>
      </w:r>
      <w:proofErr w:type="gramStart"/>
      <w:r>
        <w:t>createAccountIdentifier</w:t>
      </w:r>
      <w:proofErr w:type="gramEnd"/>
      <w:r>
        <w:t>" : "system",</w:t>
      </w:r>
    </w:p>
    <w:p w:rsidR="00306ED7" w:rsidRDefault="00306ED7" w:rsidP="00306ED7">
      <w:pPr>
        <w:pStyle w:val="Code"/>
      </w:pPr>
      <w:r>
        <w:t xml:space="preserve">    "</w:t>
      </w:r>
      <w:proofErr w:type="gramStart"/>
      <w:r>
        <w:t>createUserId</w:t>
      </w:r>
      <w:proofErr w:type="gramEnd"/>
      <w:r>
        <w:t>" : "ed848682-c1d9-11e2-86bc-e9b9e1409c4c",</w:t>
      </w:r>
    </w:p>
    <w:p w:rsidR="00306ED7" w:rsidRDefault="00306ED7" w:rsidP="00306ED7">
      <w:pPr>
        <w:pStyle w:val="Code"/>
      </w:pPr>
      <w:r>
        <w:t xml:space="preserve">    "</w:t>
      </w:r>
      <w:proofErr w:type="gramStart"/>
      <w:r>
        <w:t>createUserName</w:t>
      </w:r>
      <w:proofErr w:type="gramEnd"/>
      <w:r>
        <w:t>" : "System Admin",</w:t>
      </w:r>
    </w:p>
    <w:p w:rsidR="00306ED7" w:rsidRDefault="00306ED7" w:rsidP="00306ED7">
      <w:pPr>
        <w:pStyle w:val="Code"/>
      </w:pPr>
      <w:r>
        <w:t xml:space="preserve">    "</w:t>
      </w:r>
      <w:proofErr w:type="gramStart"/>
      <w:r>
        <w:t>lastUpdateDate</w:t>
      </w:r>
      <w:proofErr w:type="gramEnd"/>
      <w:r>
        <w:t>" : "2013-10-07T04:11:47.209",</w:t>
      </w:r>
    </w:p>
    <w:p w:rsidR="00306ED7" w:rsidRDefault="00306ED7" w:rsidP="00306ED7">
      <w:pPr>
        <w:pStyle w:val="Code"/>
      </w:pPr>
      <w:r>
        <w:t xml:space="preserve">    "</w:t>
      </w:r>
      <w:proofErr w:type="gramStart"/>
      <w:r>
        <w:t>lastUpdateAccountId</w:t>
      </w:r>
      <w:proofErr w:type="gramEnd"/>
      <w:r>
        <w:t>" : "f73af262-9531-11e2-9b25-2809b571161a",</w:t>
      </w:r>
    </w:p>
    <w:p w:rsidR="00306ED7" w:rsidRDefault="00306ED7" w:rsidP="00306ED7">
      <w:pPr>
        <w:pStyle w:val="Code"/>
      </w:pPr>
      <w:r>
        <w:t xml:space="preserve">    "</w:t>
      </w:r>
      <w:proofErr w:type="gramStart"/>
      <w:r>
        <w:t>lastUpdateAccountIdentifier</w:t>
      </w:r>
      <w:proofErr w:type="gramEnd"/>
      <w:r>
        <w:t>" : "system",</w:t>
      </w:r>
    </w:p>
    <w:p w:rsidR="00306ED7" w:rsidRDefault="00306ED7" w:rsidP="00306ED7">
      <w:pPr>
        <w:pStyle w:val="Code"/>
      </w:pPr>
      <w:r>
        <w:lastRenderedPageBreak/>
        <w:t xml:space="preserve">    "</w:t>
      </w:r>
      <w:proofErr w:type="gramStart"/>
      <w:r>
        <w:t>lastUpdateUserId</w:t>
      </w:r>
      <w:proofErr w:type="gramEnd"/>
      <w:r>
        <w:t>" : "ed848682-c1d9-11e2-86bc-e9b9e1409c4c",</w:t>
      </w:r>
    </w:p>
    <w:p w:rsidR="00306ED7" w:rsidRDefault="00306ED7" w:rsidP="00306ED7">
      <w:pPr>
        <w:pStyle w:val="Code"/>
      </w:pPr>
      <w:r>
        <w:t xml:space="preserve">    "</w:t>
      </w:r>
      <w:proofErr w:type="gramStart"/>
      <w:r>
        <w:t>lastUpdateUserName</w:t>
      </w:r>
      <w:proofErr w:type="gramEnd"/>
      <w:r>
        <w:t>" : "System Admin",</w:t>
      </w:r>
    </w:p>
    <w:p w:rsidR="00306ED7" w:rsidRDefault="00306ED7" w:rsidP="00306ED7">
      <w:pPr>
        <w:pStyle w:val="Code"/>
      </w:pPr>
      <w:r>
        <w:t xml:space="preserve">    "</w:t>
      </w:r>
      <w:proofErr w:type="gramStart"/>
      <w:r>
        <w:t>nameServerInterfaces</w:t>
      </w:r>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"test-ing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"test-ing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46" w:name="_Toc382406005"/>
      <w:r>
        <w:lastRenderedPageBreak/>
        <w:t>Name Server Set Commands</w:t>
      </w:r>
      <w:bookmarkEnd w:id="246"/>
    </w:p>
    <w:p w:rsidR="003A30DE" w:rsidRDefault="003A30DE" w:rsidP="003A30DE">
      <w:pPr>
        <w:pStyle w:val="Heading2"/>
      </w:pPr>
      <w:bookmarkStart w:id="247" w:name="_Toc382406006"/>
      <w:r>
        <w:t>Name Server Set Get Command</w:t>
      </w:r>
      <w:bookmarkEnd w:id="247"/>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5061EE" w:rsidRPr="00CC22F1" w:rsidTr="006747DA">
        <w:trPr>
          <w:trHeight w:val="113"/>
          <w:tblHeader w:val="0"/>
          <w:ins w:id="248" w:author="Arnaud Dumont" w:date="2014-06-04T16:31:00Z"/>
        </w:trPr>
        <w:tc>
          <w:tcPr>
            <w:tcW w:w="2999" w:type="dxa"/>
          </w:tcPr>
          <w:p w:rsidR="005061EE" w:rsidRDefault="005061EE" w:rsidP="006747DA">
            <w:pPr>
              <w:pStyle w:val="Table-Text"/>
              <w:rPr>
                <w:ins w:id="249" w:author="Arnaud Dumont" w:date="2014-06-04T16:31:00Z"/>
              </w:rPr>
            </w:pPr>
            <w:ins w:id="250" w:author="Arnaud Dumont" w:date="2014-06-04T16:31:00Z">
              <w:r>
                <w:t>nameServerInterfaceSetStatus</w:t>
              </w:r>
            </w:ins>
          </w:p>
        </w:tc>
        <w:tc>
          <w:tcPr>
            <w:tcW w:w="2077" w:type="dxa"/>
          </w:tcPr>
          <w:p w:rsidR="005061EE" w:rsidRDefault="005061EE" w:rsidP="006747DA">
            <w:pPr>
              <w:pStyle w:val="Table-Text"/>
              <w:rPr>
                <w:ins w:id="251" w:author="Arnaud Dumont" w:date="2014-06-04T16:31:00Z"/>
              </w:rPr>
            </w:pPr>
            <w:ins w:id="252" w:author="Arnaud Dumont" w:date="2014-06-04T16:31:00Z">
              <w:r>
                <w:t>string</w:t>
              </w:r>
            </w:ins>
          </w:p>
        </w:tc>
        <w:tc>
          <w:tcPr>
            <w:tcW w:w="3571" w:type="dxa"/>
          </w:tcPr>
          <w:p w:rsidR="005061EE" w:rsidRDefault="005061EE" w:rsidP="006747DA">
            <w:pPr>
              <w:pStyle w:val="Table-Text"/>
              <w:rPr>
                <w:ins w:id="253" w:author="Arnaud Dumont" w:date="2014-06-04T16:31:00Z"/>
              </w:rPr>
            </w:pPr>
            <w:ins w:id="254" w:author="Arnaud Dumont" w:date="2014-06-04T16:31:00Z">
              <w:r>
                <w:t>The status of the associated name server interface set</w:t>
              </w:r>
            </w:ins>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gramStart"/>
      <w:r>
        <w:t>nameServerSet</w:t>
      </w:r>
      <w:proofErr w:type="gramEnd"/>
      <w:r>
        <w:t>" : {</w:t>
      </w:r>
    </w:p>
    <w:p w:rsidR="006747DA" w:rsidRDefault="006747DA" w:rsidP="006747DA">
      <w:pPr>
        <w:pStyle w:val="Code"/>
      </w:pPr>
      <w:r>
        <w:t xml:space="preserve">    "@uri</w:t>
      </w:r>
      <w:proofErr w:type="gramStart"/>
      <w:r>
        <w:t>" :</w:t>
      </w:r>
      <w:proofErr w:type="gramEnd"/>
      <w:r>
        <w:t xml:space="preserve"> "https://127.0.0.1:28443/nameserversets/111eba68-9531-4b79-aea3-74d05a3d441c",</w:t>
      </w:r>
    </w:p>
    <w:p w:rsidR="006747DA" w:rsidRDefault="006747DA" w:rsidP="006747DA">
      <w:pPr>
        <w:pStyle w:val="Code"/>
      </w:pPr>
      <w:r>
        <w:lastRenderedPageBreak/>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t xml:space="preserve">    "</w:t>
      </w:r>
      <w:proofErr w:type="gramStart"/>
      <w:r>
        <w:t>name</w:t>
      </w:r>
      <w:proofErr w:type="gramEnd"/>
      <w:r>
        <w:t>" : "Test-ing Name.Server_Set0",</w:t>
      </w:r>
    </w:p>
    <w:p w:rsidR="006747DA" w:rsidRDefault="006747DA" w:rsidP="006747DA">
      <w:pPr>
        <w:pStyle w:val="Code"/>
      </w:pPr>
      <w:r>
        <w:t xml:space="preserve">    "</w:t>
      </w:r>
      <w:proofErr w:type="gramStart"/>
      <w:r>
        <w:t>prefix</w:t>
      </w:r>
      <w:proofErr w:type="gramEnd"/>
      <w:r>
        <w:t>" : "testingprefix",</w:t>
      </w:r>
    </w:p>
    <w:p w:rsidR="006747DA" w:rsidRDefault="006747DA" w:rsidP="006747DA">
      <w:pPr>
        <w:pStyle w:val="Code"/>
      </w:pPr>
      <w:r>
        <w:t xml:space="preserve">    "</w:t>
      </w:r>
      <w:proofErr w:type="gramStart"/>
      <w:r>
        <w:t>domainName</w:t>
      </w:r>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t xml:space="preserve">    "</w:t>
      </w:r>
      <w:proofErr w:type="gramStart"/>
      <w:r>
        <w:t>nameServerInterfaceSetId</w:t>
      </w:r>
      <w:proofErr w:type="gramEnd"/>
      <w:r>
        <w:t>" : "66e0e2af-cade-4fcd-8e92-4f5b0536628b",</w:t>
      </w:r>
    </w:p>
    <w:p w:rsidR="006747DA" w:rsidRDefault="006747DA" w:rsidP="006747DA">
      <w:pPr>
        <w:pStyle w:val="Code"/>
        <w:rPr>
          <w:ins w:id="255" w:author="Arnaud Dumont" w:date="2014-06-04T16:32:00Z"/>
        </w:rPr>
      </w:pPr>
      <w:r>
        <w:t xml:space="preserve">    "</w:t>
      </w:r>
      <w:proofErr w:type="gramStart"/>
      <w:r>
        <w:t>nameServerInterfaceSetName</w:t>
      </w:r>
      <w:proofErr w:type="gramEnd"/>
      <w:r>
        <w:t>" : "Test-ing NameServer_Interfa.ceSet0",</w:t>
      </w:r>
    </w:p>
    <w:p w:rsidR="005E71F8" w:rsidRDefault="005E71F8" w:rsidP="006747DA">
      <w:pPr>
        <w:pStyle w:val="Code"/>
      </w:pPr>
      <w:ins w:id="256" w:author="Arnaud Dumont" w:date="2014-06-04T16:32:00Z">
        <w:r>
          <w:t xml:space="preserve">    "</w:t>
        </w:r>
        <w:proofErr w:type="gramStart"/>
        <w:r>
          <w:t>nameServerInterfaceSetStatus</w:t>
        </w:r>
        <w:proofErr w:type="gramEnd"/>
        <w:r>
          <w:t>" : "active",</w:t>
        </w:r>
      </w:ins>
    </w:p>
    <w:p w:rsidR="006747DA" w:rsidRDefault="006747DA" w:rsidP="006747DA">
      <w:pPr>
        <w:pStyle w:val="Code"/>
      </w:pPr>
      <w:r>
        <w:t xml:space="preserve">    "</w:t>
      </w:r>
      <w:proofErr w:type="gramStart"/>
      <w:r>
        <w:t>createDate</w:t>
      </w:r>
      <w:proofErr w:type="gramEnd"/>
      <w:r>
        <w:t>" : "2013-10-07T05:39:52.288",</w:t>
      </w:r>
    </w:p>
    <w:p w:rsidR="006747DA" w:rsidRDefault="006747DA" w:rsidP="006747DA">
      <w:pPr>
        <w:pStyle w:val="Code"/>
      </w:pPr>
      <w:r>
        <w:t xml:space="preserve">    "</w:t>
      </w:r>
      <w:proofErr w:type="gramStart"/>
      <w:r>
        <w:t>createAccountId</w:t>
      </w:r>
      <w:proofErr w:type="gramEnd"/>
      <w:r>
        <w:t>" : "f73af262-9531-11e2-9b25-2809b571161a",</w:t>
      </w:r>
    </w:p>
    <w:p w:rsidR="006747DA" w:rsidRDefault="006747DA" w:rsidP="006747DA">
      <w:pPr>
        <w:pStyle w:val="Code"/>
      </w:pPr>
      <w:r>
        <w:t xml:space="preserve">    "</w:t>
      </w:r>
      <w:proofErr w:type="gramStart"/>
      <w:r>
        <w:t>createAccountIdentifier</w:t>
      </w:r>
      <w:proofErr w:type="gramEnd"/>
      <w:r>
        <w:t>" : "system",</w:t>
      </w:r>
    </w:p>
    <w:p w:rsidR="006747DA" w:rsidRDefault="006747DA" w:rsidP="006747DA">
      <w:pPr>
        <w:pStyle w:val="Code"/>
      </w:pPr>
      <w:r>
        <w:t xml:space="preserve">    "</w:t>
      </w:r>
      <w:proofErr w:type="gramStart"/>
      <w:r>
        <w:t>createUserId</w:t>
      </w:r>
      <w:proofErr w:type="gramEnd"/>
      <w:r>
        <w:t>" : "ed848682-c1d9-11e2-86bc-e9b9e1409c4c",</w:t>
      </w:r>
    </w:p>
    <w:p w:rsidR="006747DA" w:rsidRDefault="006747DA" w:rsidP="006747DA">
      <w:pPr>
        <w:pStyle w:val="Code"/>
      </w:pPr>
      <w:r>
        <w:t xml:space="preserve">    "</w:t>
      </w:r>
      <w:proofErr w:type="gramStart"/>
      <w:r>
        <w:t>createUserName</w:t>
      </w:r>
      <w:proofErr w:type="gramEnd"/>
      <w:r>
        <w:t>" : "System Admin",</w:t>
      </w:r>
    </w:p>
    <w:p w:rsidR="006747DA" w:rsidRDefault="006747DA" w:rsidP="006747DA">
      <w:pPr>
        <w:pStyle w:val="Code"/>
      </w:pPr>
      <w:r>
        <w:t xml:space="preserve">    "</w:t>
      </w:r>
      <w:proofErr w:type="gramStart"/>
      <w:r>
        <w:t>lastUpdateDate</w:t>
      </w:r>
      <w:proofErr w:type="gramEnd"/>
      <w:r>
        <w:t>" : "2013-10-07T05:39:52.302",</w:t>
      </w:r>
    </w:p>
    <w:p w:rsidR="006747DA" w:rsidRDefault="006747DA" w:rsidP="006747DA">
      <w:pPr>
        <w:pStyle w:val="Code"/>
      </w:pPr>
      <w:r>
        <w:t xml:space="preserve">    "</w:t>
      </w:r>
      <w:proofErr w:type="gramStart"/>
      <w:r>
        <w:t>lastUpdateAccountId</w:t>
      </w:r>
      <w:proofErr w:type="gramEnd"/>
      <w:r>
        <w:t>" : "f73af262-9531-11e2-9b25-2809b571161a",</w:t>
      </w:r>
    </w:p>
    <w:p w:rsidR="006747DA" w:rsidRDefault="006747DA" w:rsidP="006747DA">
      <w:pPr>
        <w:pStyle w:val="Code"/>
      </w:pPr>
      <w:r>
        <w:t xml:space="preserve">    "</w:t>
      </w:r>
      <w:proofErr w:type="gramStart"/>
      <w:r>
        <w:t>lastUpdateAccountIdentifier</w:t>
      </w:r>
      <w:proofErr w:type="gramEnd"/>
      <w:r>
        <w:t>" : "system",</w:t>
      </w:r>
    </w:p>
    <w:p w:rsidR="006747DA" w:rsidRDefault="006747DA" w:rsidP="006747DA">
      <w:pPr>
        <w:pStyle w:val="Code"/>
      </w:pPr>
      <w:r>
        <w:t xml:space="preserve">    "</w:t>
      </w:r>
      <w:proofErr w:type="gramStart"/>
      <w:r>
        <w:t>lastUpdateUserId</w:t>
      </w:r>
      <w:proofErr w:type="gramEnd"/>
      <w:r>
        <w:t>" : "ed848682-c1d9-11e2-86bc-e9b9e1409c4c",</w:t>
      </w:r>
    </w:p>
    <w:p w:rsidR="006747DA" w:rsidRDefault="006747DA" w:rsidP="006747DA">
      <w:pPr>
        <w:pStyle w:val="Code"/>
      </w:pPr>
      <w:r>
        <w:t xml:space="preserve">    "</w:t>
      </w:r>
      <w:proofErr w:type="gramStart"/>
      <w:r>
        <w:t>lastUpdateUserName</w:t>
      </w:r>
      <w:proofErr w:type="gramEnd"/>
      <w:r>
        <w:t>" : "System Admin",</w:t>
      </w:r>
    </w:p>
    <w:p w:rsidR="006747DA" w:rsidRDefault="006747DA" w:rsidP="006747DA">
      <w:pPr>
        <w:pStyle w:val="Code"/>
      </w:pPr>
      <w:r>
        <w:t xml:space="preserve">    "</w:t>
      </w:r>
      <w:proofErr w:type="gramStart"/>
      <w:r>
        <w:t>nameServerInterfaceSetInterfaces</w:t>
      </w:r>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"test-ing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"test-ing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57" w:name="_Toc382406007"/>
      <w:r>
        <w:t>Name Server Set List Command</w:t>
      </w:r>
      <w:bookmarkEnd w:id="257"/>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lastRenderedPageBreak/>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lastRenderedPageBreak/>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/nameserversets/</w:t>
      </w:r>
      <w:proofErr w:type="gramStart"/>
      <w:r>
        <w:t>?searchName</w:t>
      </w:r>
      <w:proofErr w:type="gramEnd"/>
      <w:r>
        <w:t>=server&amp;searchStatus=active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lastRenderedPageBreak/>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w:t>
      </w:r>
      <w:proofErr w:type="gramStart"/>
      <w:r>
        <w:t>nameServerSets</w:t>
      </w:r>
      <w:proofErr w:type="gramEnd"/>
      <w:r>
        <w:t>" : {</w:t>
      </w:r>
    </w:p>
    <w:p w:rsidR="00510DD6" w:rsidRDefault="00510DD6" w:rsidP="00510DD6">
      <w:pPr>
        <w:pStyle w:val="Code"/>
      </w:pPr>
      <w:r>
        <w:t xml:space="preserve">    "@uri</w:t>
      </w:r>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gramStart"/>
      <w:r>
        <w:t>nameServerSetList</w:t>
      </w:r>
      <w:proofErr w:type="gramEnd"/>
      <w:r>
        <w:t>" : [ {</w:t>
      </w:r>
    </w:p>
    <w:p w:rsidR="00510DD6" w:rsidRDefault="00510DD6" w:rsidP="00510DD6">
      <w:pPr>
        <w:pStyle w:val="Code"/>
      </w:pPr>
      <w:r>
        <w:t xml:space="preserve">      "@uri</w:t>
      </w:r>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"Test-ing Name.Server_Set0",</w:t>
      </w:r>
    </w:p>
    <w:p w:rsidR="00510DD6" w:rsidRDefault="00510DD6" w:rsidP="00510DD6">
      <w:pPr>
        <w:pStyle w:val="Code"/>
      </w:pPr>
      <w:r>
        <w:t xml:space="preserve">      "</w:t>
      </w:r>
      <w:proofErr w:type="gramStart"/>
      <w:r>
        <w:t>createDate</w:t>
      </w:r>
      <w:proofErr w:type="gramEnd"/>
      <w:r>
        <w:t>" : "2013-10-07T10:56:00.584",</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"Test-ing Name.Server_Set1",</w:t>
      </w:r>
    </w:p>
    <w:p w:rsidR="00510DD6" w:rsidRDefault="00510DD6" w:rsidP="00510DD6">
      <w:pPr>
        <w:pStyle w:val="Code"/>
      </w:pPr>
      <w:r>
        <w:t xml:space="preserve">      "</w:t>
      </w:r>
      <w:proofErr w:type="gramStart"/>
      <w:r>
        <w:t>createDate</w:t>
      </w:r>
      <w:proofErr w:type="gramEnd"/>
      <w:r>
        <w:t>" : "2013-10-07T10:56:00.606",</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"Test-ing Name.Server_Set2",</w:t>
      </w:r>
    </w:p>
    <w:p w:rsidR="00510DD6" w:rsidRDefault="00510DD6" w:rsidP="00510DD6">
      <w:pPr>
        <w:pStyle w:val="Code"/>
      </w:pPr>
      <w:r>
        <w:t xml:space="preserve">      "</w:t>
      </w:r>
      <w:proofErr w:type="gramStart"/>
      <w:r>
        <w:t>createDate</w:t>
      </w:r>
      <w:proofErr w:type="gramEnd"/>
      <w:r>
        <w:t>" : "2013-10-07T00:56:00.616",</w:t>
      </w:r>
    </w:p>
    <w:p w:rsidR="00510DD6" w:rsidRDefault="00510DD6" w:rsidP="00510DD6">
      <w:pPr>
        <w:pStyle w:val="Code"/>
      </w:pPr>
      <w:r>
        <w:t xml:space="preserve">      "</w:t>
      </w:r>
      <w:proofErr w:type="gramStart"/>
      <w:r>
        <w:t>lastUpdateDate</w:t>
      </w:r>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gramStart"/>
      <w:r>
        <w:t>totalCount</w:t>
      </w:r>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58" w:name="_Toc382406008"/>
      <w:r>
        <w:lastRenderedPageBreak/>
        <w:t>Plan Commands</w:t>
      </w:r>
      <w:bookmarkEnd w:id="258"/>
    </w:p>
    <w:p w:rsidR="003A30DE" w:rsidRDefault="003A30DE" w:rsidP="003A30DE">
      <w:pPr>
        <w:pStyle w:val="Heading2"/>
      </w:pPr>
      <w:bookmarkStart w:id="259" w:name="_Toc382406009"/>
      <w:r>
        <w:t>Plan Get Command</w:t>
      </w:r>
      <w:bookmarkEnd w:id="259"/>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60"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t xml:space="preserve">    "@uri</w:t>
      </w:r>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"testing-plan_.meh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gramStart"/>
      <w:r>
        <w:t>baseMonthlyRate</w:t>
      </w:r>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gramStart"/>
      <w:r>
        <w:t>excessGraceMonths</w:t>
      </w:r>
      <w:proofErr w:type="gramEnd"/>
      <w:r>
        <w:t>" : 2,</w:t>
      </w:r>
    </w:p>
    <w:p w:rsidR="003C5BA5" w:rsidRDefault="003C5BA5" w:rsidP="003C5BA5">
      <w:pPr>
        <w:pStyle w:val="Code"/>
      </w:pPr>
      <w:r>
        <w:t xml:space="preserve">    "</w:t>
      </w:r>
      <w:proofErr w:type="gramStart"/>
      <w:r>
        <w:t>excessGraceMonthsPeriod</w:t>
      </w:r>
      <w:proofErr w:type="gramEnd"/>
      <w:r>
        <w:t>" : 3,</w:t>
      </w:r>
    </w:p>
    <w:p w:rsidR="003C5BA5" w:rsidRDefault="003C5BA5" w:rsidP="003C5BA5">
      <w:pPr>
        <w:pStyle w:val="Code"/>
      </w:pPr>
      <w:r>
        <w:t xml:space="preserve">    "</w:t>
      </w:r>
      <w:proofErr w:type="gramStart"/>
      <w:r>
        <w:t>trialPeriod</w:t>
      </w:r>
      <w:proofErr w:type="gramEnd"/>
      <w:r>
        <w:t>" : 4,</w:t>
      </w:r>
    </w:p>
    <w:p w:rsidR="003C5BA5" w:rsidRDefault="003C5BA5" w:rsidP="003C5BA5">
      <w:pPr>
        <w:pStyle w:val="Code"/>
      </w:pPr>
      <w:r>
        <w:t xml:space="preserve">    "</w:t>
      </w:r>
      <w:proofErr w:type="gramStart"/>
      <w:r>
        <w:t>createDate</w:t>
      </w:r>
      <w:proofErr w:type="gramEnd"/>
      <w:r>
        <w:t>" : "2013-10-07T05:53:20.302",</w:t>
      </w:r>
    </w:p>
    <w:p w:rsidR="003C5BA5" w:rsidRDefault="003C5BA5" w:rsidP="003C5BA5">
      <w:pPr>
        <w:pStyle w:val="Code"/>
      </w:pPr>
      <w:r>
        <w:t xml:space="preserve">    "</w:t>
      </w:r>
      <w:proofErr w:type="gramStart"/>
      <w:r>
        <w:t>createAccountId</w:t>
      </w:r>
      <w:proofErr w:type="gramEnd"/>
      <w:r>
        <w:t>" : "f73af262-9531-11e2-9b25-2809b571161a",</w:t>
      </w:r>
    </w:p>
    <w:p w:rsidR="003C5BA5" w:rsidRDefault="003C5BA5" w:rsidP="003C5BA5">
      <w:pPr>
        <w:pStyle w:val="Code"/>
      </w:pPr>
      <w:r>
        <w:t xml:space="preserve">    "</w:t>
      </w:r>
      <w:proofErr w:type="gramStart"/>
      <w:r>
        <w:t>createAccountIdentifier</w:t>
      </w:r>
      <w:proofErr w:type="gramEnd"/>
      <w:r>
        <w:t>" : "system",</w:t>
      </w:r>
    </w:p>
    <w:p w:rsidR="003C5BA5" w:rsidRDefault="003C5BA5" w:rsidP="003C5BA5">
      <w:pPr>
        <w:pStyle w:val="Code"/>
      </w:pPr>
      <w:r>
        <w:t xml:space="preserve">    "</w:t>
      </w:r>
      <w:proofErr w:type="gramStart"/>
      <w:r>
        <w:t>createUserId</w:t>
      </w:r>
      <w:proofErr w:type="gramEnd"/>
      <w:r>
        <w:t>" : "ed848682-c1d9-11e2-86bc-e9b9e1409c4c",</w:t>
      </w:r>
    </w:p>
    <w:p w:rsidR="003C5BA5" w:rsidRDefault="003C5BA5" w:rsidP="003C5BA5">
      <w:pPr>
        <w:pStyle w:val="Code"/>
      </w:pPr>
      <w:r>
        <w:t xml:space="preserve">    "</w:t>
      </w:r>
      <w:proofErr w:type="gramStart"/>
      <w:r>
        <w:t>createUserName</w:t>
      </w:r>
      <w:proofErr w:type="gramEnd"/>
      <w:r>
        <w:t>" : "System Admin",</w:t>
      </w:r>
    </w:p>
    <w:p w:rsidR="003C5BA5" w:rsidRDefault="003C5BA5" w:rsidP="003C5BA5">
      <w:pPr>
        <w:pStyle w:val="Code"/>
      </w:pPr>
      <w:r>
        <w:t xml:space="preserve">    "</w:t>
      </w:r>
      <w:proofErr w:type="gramStart"/>
      <w:r>
        <w:t>lastUpdateDate</w:t>
      </w:r>
      <w:proofErr w:type="gramEnd"/>
      <w:r>
        <w:t>" : "2013-10-07T05:53:20.302",</w:t>
      </w:r>
    </w:p>
    <w:p w:rsidR="003C5BA5" w:rsidRDefault="003C5BA5" w:rsidP="003C5BA5">
      <w:pPr>
        <w:pStyle w:val="Code"/>
      </w:pPr>
      <w:r>
        <w:t xml:space="preserve">    "</w:t>
      </w:r>
      <w:proofErr w:type="gramStart"/>
      <w:r>
        <w:t>lastUpdateAccountId</w:t>
      </w:r>
      <w:proofErr w:type="gramEnd"/>
      <w:r>
        <w:t>" : "f73af262-9531-11e2-9b25-2809b571161a",</w:t>
      </w:r>
    </w:p>
    <w:p w:rsidR="003C5BA5" w:rsidRDefault="003C5BA5" w:rsidP="003C5BA5">
      <w:pPr>
        <w:pStyle w:val="Code"/>
      </w:pPr>
      <w:r>
        <w:t xml:space="preserve">    "</w:t>
      </w:r>
      <w:proofErr w:type="gramStart"/>
      <w:r>
        <w:t>lastUpdateAccountIdentifier</w:t>
      </w:r>
      <w:proofErr w:type="gramEnd"/>
      <w:r>
        <w:t>" : "system",</w:t>
      </w:r>
    </w:p>
    <w:p w:rsidR="003C5BA5" w:rsidRDefault="003C5BA5" w:rsidP="003C5BA5">
      <w:pPr>
        <w:pStyle w:val="Code"/>
      </w:pPr>
      <w:r>
        <w:t xml:space="preserve">    "</w:t>
      </w:r>
      <w:proofErr w:type="gramStart"/>
      <w:r>
        <w:t>lastUpdateUserId</w:t>
      </w:r>
      <w:proofErr w:type="gramEnd"/>
      <w:r>
        <w:t>" : "ed848682-c1d9-11e2-86bc-e9b9e1409c4c",</w:t>
      </w:r>
    </w:p>
    <w:p w:rsidR="003C5BA5" w:rsidRDefault="003C5BA5" w:rsidP="003C5BA5">
      <w:pPr>
        <w:pStyle w:val="Code"/>
      </w:pPr>
      <w:r>
        <w:t xml:space="preserve">    "</w:t>
      </w:r>
      <w:proofErr w:type="gramStart"/>
      <w:r>
        <w:t>lastUpdateUserName</w:t>
      </w:r>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gramStart"/>
      <w:r>
        <w:t>unitType</w:t>
      </w:r>
      <w:proofErr w:type="gramEnd"/>
      <w:r>
        <w:t>" : "queries",</w:t>
      </w:r>
    </w:p>
    <w:p w:rsidR="003C5BA5" w:rsidRDefault="003C5BA5" w:rsidP="003C5BA5">
      <w:pPr>
        <w:pStyle w:val="Code"/>
      </w:pPr>
      <w:r>
        <w:t xml:space="preserve">      "</w:t>
      </w:r>
      <w:proofErr w:type="gramStart"/>
      <w:r>
        <w:t>includedUnits</w:t>
      </w:r>
      <w:proofErr w:type="gramEnd"/>
      <w:r>
        <w:t>" : 0,</w:t>
      </w:r>
    </w:p>
    <w:p w:rsidR="003C5BA5" w:rsidRDefault="003C5BA5" w:rsidP="003C5BA5">
      <w:pPr>
        <w:pStyle w:val="Code"/>
      </w:pPr>
      <w:r>
        <w:t xml:space="preserve">      "</w:t>
      </w:r>
      <w:proofErr w:type="gramStart"/>
      <w:r>
        <w:t>excessUnitsBatchSize</w:t>
      </w:r>
      <w:proofErr w:type="gramEnd"/>
      <w:r>
        <w:t>" : 0,</w:t>
      </w:r>
    </w:p>
    <w:p w:rsidR="003C5BA5" w:rsidRDefault="003C5BA5" w:rsidP="003C5BA5">
      <w:pPr>
        <w:pStyle w:val="Code"/>
      </w:pPr>
      <w:r>
        <w:t xml:space="preserve">      "</w:t>
      </w:r>
      <w:proofErr w:type="gramStart"/>
      <w:r>
        <w:t>excessUnitsBatchRate</w:t>
      </w:r>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lastRenderedPageBreak/>
        <w:t xml:space="preserve">      "</w:t>
      </w:r>
      <w:proofErr w:type="gramStart"/>
      <w:r>
        <w:t>featureType</w:t>
      </w:r>
      <w:proofErr w:type="gramEnd"/>
      <w:r>
        <w:t>" : "brandedNameServers",</w:t>
      </w:r>
    </w:p>
    <w:p w:rsidR="003C5BA5" w:rsidRDefault="003C5BA5" w:rsidP="003C5BA5">
      <w:pPr>
        <w:pStyle w:val="Code"/>
      </w:pPr>
      <w:r>
        <w:t xml:space="preserve">      "</w:t>
      </w:r>
      <w:proofErr w:type="gramStart"/>
      <w:r>
        <w:t>additionalRate</w:t>
      </w:r>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61" w:name="_Toc382406010"/>
      <w:r>
        <w:t>Plan List Command</w:t>
      </w:r>
      <w:bookmarkEnd w:id="261"/>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62" w:author="Arnaud Dumont" w:date="2014-02-20T11:15:00Z">
        <w:r w:rsidRPr="005375DB" w:rsidDel="006629D3">
          <w:delText xml:space="preserve">user </w:delText>
        </w:r>
      </w:del>
      <w:ins w:id="263"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?searchStatus</w:t>
      </w:r>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"@uri</w:t>
      </w:r>
      <w:proofErr w:type="gramStart"/>
      <w:r>
        <w:t>" :</w:t>
      </w:r>
      <w:proofErr w:type="gramEnd"/>
      <w:r>
        <w:t xml:space="preserve"> "https://api.discoverydns.com/plans/",</w:t>
      </w:r>
    </w:p>
    <w:p w:rsidR="005375DB" w:rsidRDefault="005375DB" w:rsidP="005375DB">
      <w:pPr>
        <w:pStyle w:val="Code"/>
      </w:pPr>
      <w:r>
        <w:t xml:space="preserve">    "</w:t>
      </w:r>
      <w:proofErr w:type="gramStart"/>
      <w:r>
        <w:t>planList</w:t>
      </w:r>
      <w:proofErr w:type="gramEnd"/>
      <w:r>
        <w:t>" : [ {</w:t>
      </w:r>
    </w:p>
    <w:p w:rsidR="005375DB" w:rsidRDefault="005375DB" w:rsidP="005375DB">
      <w:pPr>
        <w:pStyle w:val="Code"/>
      </w:pPr>
      <w:r>
        <w:t xml:space="preserve">      "@uri</w:t>
      </w:r>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"testing-plan_.meh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"2013-10-08T00:42:32.270",</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"testing-plan_.meh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"2013-10-08T00:42:32.287",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"testing-plan_.meh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"2013-10-08T00:42:32.297",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lastRenderedPageBreak/>
        <w:t xml:space="preserve">    "</w:t>
      </w:r>
      <w:proofErr w:type="gramStart"/>
      <w:r>
        <w:t>totalCount</w:t>
      </w:r>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64" w:name="_Toc382406011"/>
      <w:r>
        <w:lastRenderedPageBreak/>
        <w:t>Zone Commands</w:t>
      </w:r>
      <w:bookmarkEnd w:id="264"/>
    </w:p>
    <w:p w:rsidR="004836FD" w:rsidRDefault="003A30DE" w:rsidP="003A30DE">
      <w:pPr>
        <w:pStyle w:val="Heading2"/>
      </w:pPr>
      <w:bookmarkStart w:id="265" w:name="_Toc382406012"/>
      <w:r>
        <w:t>Zone Get Command</w:t>
      </w:r>
      <w:bookmarkEnd w:id="26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66" w:author="Arnaud Dumont" w:date="2014-02-20T11:16:00Z">
              <w:r w:rsidDel="006629D3">
                <w:delText xml:space="preserve"> </w:delText>
              </w:r>
            </w:del>
            <w:r>
              <w:t>string “rdata” field that is as the resource record would be entered into a BIND compati</w:t>
            </w:r>
            <w:del w:id="267"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68" w:author="Arnaud Dumont" w:date="2014-02-11T13:48:00Z"/>
        </w:trPr>
        <w:tc>
          <w:tcPr>
            <w:tcW w:w="2965" w:type="dxa"/>
          </w:tcPr>
          <w:p w:rsidR="00BD038E" w:rsidRDefault="00BD038E" w:rsidP="000E46A1">
            <w:pPr>
              <w:pStyle w:val="Table-Text"/>
              <w:rPr>
                <w:ins w:id="269" w:author="Arnaud Dumont" w:date="2014-02-11T13:48:00Z"/>
              </w:rPr>
            </w:pPr>
            <w:ins w:id="270" w:author="Arnaud Dumont" w:date="2014-02-11T13:49:00Z">
              <w:r w:rsidRPr="00BD038E">
                <w:t>zskRollOverState</w:t>
              </w:r>
            </w:ins>
          </w:p>
        </w:tc>
        <w:tc>
          <w:tcPr>
            <w:tcW w:w="2175" w:type="dxa"/>
          </w:tcPr>
          <w:p w:rsidR="00BD038E" w:rsidRDefault="00BD038E" w:rsidP="000E46A1">
            <w:pPr>
              <w:pStyle w:val="Table-Text"/>
              <w:rPr>
                <w:ins w:id="271" w:author="Arnaud Dumont" w:date="2014-02-11T13:48:00Z"/>
              </w:rPr>
            </w:pPr>
            <w:ins w:id="272" w:author="Arnaud Dumont" w:date="2014-02-11T13:49:00Z">
              <w:r>
                <w:t>string</w:t>
              </w:r>
            </w:ins>
          </w:p>
        </w:tc>
        <w:tc>
          <w:tcPr>
            <w:tcW w:w="3507" w:type="dxa"/>
          </w:tcPr>
          <w:p w:rsidR="00BD038E" w:rsidRDefault="00BD038E" w:rsidP="00D279A5">
            <w:pPr>
              <w:pStyle w:val="Table-Text"/>
              <w:rPr>
                <w:ins w:id="273" w:author="Arnaud Dumont" w:date="2014-02-11T13:48:00Z"/>
              </w:rPr>
            </w:pPr>
            <w:ins w:id="274" w:author="Arnaud Dumont" w:date="2014-02-11T13:49:00Z">
              <w:r>
                <w:t xml:space="preserve">The </w:t>
              </w:r>
              <w:r w:rsidRPr="00BD038E">
                <w:t>state of the zone in the ZSK roll over process</w:t>
              </w:r>
            </w:ins>
            <w:ins w:id="275" w:author="Arnaud Dumont" w:date="2014-02-11T13:52:00Z">
              <w:r w:rsidR="00D279A5">
                <w:t>, if the zone is DNSSEC-signed. This</w:t>
              </w:r>
            </w:ins>
            <w:ins w:id="276" w:author="Arnaud Dumont" w:date="2014-02-11T13:49:00Z">
              <w:r>
                <w:t xml:space="preserve"> enables</w:t>
              </w:r>
              <w:r w:rsidRPr="00BD038E">
                <w:t xml:space="preserve"> the zone's Zone Signing Keys to be replaced after a certain period of time</w:t>
              </w:r>
            </w:ins>
            <w:ins w:id="277" w:author="Arnaud Dumont" w:date="2014-02-11T13:52:00Z">
              <w:r w:rsidR="00D279A5">
                <w:t>, for security purpose</w:t>
              </w:r>
            </w:ins>
          </w:p>
        </w:tc>
      </w:tr>
      <w:tr w:rsidR="00961B66" w:rsidTr="00B26960">
        <w:trPr>
          <w:trHeight w:val="113"/>
          <w:tblHeader w:val="0"/>
          <w:ins w:id="278" w:author="Arnaud Dumont" w:date="2014-06-04T15:33:00Z"/>
        </w:trPr>
        <w:tc>
          <w:tcPr>
            <w:tcW w:w="2965" w:type="dxa"/>
          </w:tcPr>
          <w:p w:rsidR="00961B66" w:rsidRPr="00BD038E" w:rsidRDefault="00961B66" w:rsidP="000E46A1">
            <w:pPr>
              <w:pStyle w:val="Table-Text"/>
              <w:rPr>
                <w:ins w:id="279" w:author="Arnaud Dumont" w:date="2014-06-04T15:33:00Z"/>
              </w:rPr>
            </w:pPr>
            <w:ins w:id="280" w:author="Arnaud Dumont" w:date="2014-06-04T15:33:00Z">
              <w:r w:rsidRPr="00961B66">
                <w:t>pendingOperation</w:t>
              </w:r>
            </w:ins>
          </w:p>
        </w:tc>
        <w:tc>
          <w:tcPr>
            <w:tcW w:w="2175" w:type="dxa"/>
          </w:tcPr>
          <w:p w:rsidR="00961B66" w:rsidRDefault="00961B66" w:rsidP="000E46A1">
            <w:pPr>
              <w:pStyle w:val="Table-Text"/>
              <w:rPr>
                <w:ins w:id="281" w:author="Arnaud Dumont" w:date="2014-06-04T15:33:00Z"/>
              </w:rPr>
            </w:pPr>
            <w:ins w:id="282" w:author="Arnaud Dumont" w:date="2014-06-04T15:33:00Z">
              <w:r>
                <w:t>string</w:t>
              </w:r>
            </w:ins>
          </w:p>
        </w:tc>
        <w:tc>
          <w:tcPr>
            <w:tcW w:w="3507" w:type="dxa"/>
          </w:tcPr>
          <w:p w:rsidR="00961B66" w:rsidRDefault="00961B66" w:rsidP="00D279A5">
            <w:pPr>
              <w:pStyle w:val="Table-Text"/>
              <w:rPr>
                <w:ins w:id="283" w:author="Arnaud Dumont" w:date="2014-06-04T15:33:00Z"/>
              </w:rPr>
            </w:pPr>
            <w:ins w:id="284" w:author="Arnaud Dumont" w:date="2014-06-04T15:33:00Z">
              <w:r w:rsidRPr="00961B66">
                <w:t>The pending operation that will soon be actioned on the zone ('zoneSigning', 'zoneUnSigning' or 'delete'), or 'none'</w:t>
              </w:r>
            </w:ins>
            <w:ins w:id="285" w:author="Chris Wright" w:date="2014-06-16T13:38:00Z">
              <w:r w:rsidR="00D56F25">
                <w:t>.</w:t>
              </w:r>
              <w:r w:rsidR="00D56F25">
                <w:t xml:space="preserve"> No updates can be made to a zone when it has an outstanding pending operation.</w:t>
              </w:r>
            </w:ins>
          </w:p>
        </w:tc>
      </w:tr>
      <w:tr w:rsidR="00961B66" w:rsidTr="00B26960">
        <w:trPr>
          <w:trHeight w:val="113"/>
          <w:tblHeader w:val="0"/>
          <w:ins w:id="286" w:author="Arnaud Dumont" w:date="2014-06-04T15:33:00Z"/>
        </w:trPr>
        <w:tc>
          <w:tcPr>
            <w:tcW w:w="2965" w:type="dxa"/>
          </w:tcPr>
          <w:p w:rsidR="00961B66" w:rsidRPr="00BD038E" w:rsidRDefault="00961B66" w:rsidP="000E46A1">
            <w:pPr>
              <w:pStyle w:val="Table-Text"/>
              <w:rPr>
                <w:ins w:id="287" w:author="Arnaud Dumont" w:date="2014-06-04T15:33:00Z"/>
              </w:rPr>
            </w:pPr>
            <w:ins w:id="288" w:author="Arnaud Dumont" w:date="2014-06-04T15:33:00Z">
              <w:r w:rsidRPr="00961B66">
                <w:t>lastPublishDate</w:t>
              </w:r>
            </w:ins>
          </w:p>
        </w:tc>
        <w:tc>
          <w:tcPr>
            <w:tcW w:w="2175" w:type="dxa"/>
          </w:tcPr>
          <w:p w:rsidR="00961B66" w:rsidRDefault="00961B66" w:rsidP="000E46A1">
            <w:pPr>
              <w:pStyle w:val="Table-Text"/>
              <w:rPr>
                <w:ins w:id="289" w:author="Arnaud Dumont" w:date="2014-06-04T15:33:00Z"/>
              </w:rPr>
            </w:pPr>
            <w:ins w:id="290" w:author="Arnaud Dumont" w:date="2014-06-04T15:33:00Z">
              <w:r>
                <w:t>timestamp</w:t>
              </w:r>
            </w:ins>
          </w:p>
        </w:tc>
        <w:tc>
          <w:tcPr>
            <w:tcW w:w="3507" w:type="dxa"/>
          </w:tcPr>
          <w:p w:rsidR="00961B66" w:rsidRDefault="00961B66" w:rsidP="00D279A5">
            <w:pPr>
              <w:pStyle w:val="Table-Text"/>
              <w:rPr>
                <w:ins w:id="291" w:author="Arnaud Dumont" w:date="2014-06-04T15:33:00Z"/>
              </w:rPr>
            </w:pPr>
            <w:ins w:id="292" w:author="Arnaud Dumont" w:date="2014-06-04T15:34:00Z">
              <w:r w:rsidRPr="00961B66">
                <w:t xml:space="preserve">The last time the zone was published </w:t>
              </w:r>
            </w:ins>
            <w:ins w:id="293" w:author="Chris Wright" w:date="2014-06-16T13:24:00Z">
              <w:r w:rsidR="00C62338">
                <w:t>to</w:t>
              </w:r>
            </w:ins>
            <w:ins w:id="294" w:author="Arnaud Dumont" w:date="2014-06-04T15:34:00Z">
              <w:del w:id="295" w:author="Chris Wright" w:date="2014-06-16T13:24:00Z">
                <w:r w:rsidRPr="00961B66" w:rsidDel="00C62338">
                  <w:delText>on</w:delText>
                </w:r>
              </w:del>
              <w:r w:rsidRPr="00961B66">
                <w:t xml:space="preserve"> the DNS anycast cloud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lastRenderedPageBreak/>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96"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lastRenderedPageBreak/>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lastRenderedPageBreak/>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lastRenderedPageBreak/>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lastRenderedPageBreak/>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97" w:author="Arnaud Dumont" w:date="2014-02-20T11:24:00Z"/>
        </w:rPr>
      </w:pPr>
      <w:ins w:id="298"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99" w:author="Arnaud Dumont" w:date="2014-02-20T11:24:00Z"/>
        </w:trPr>
        <w:tc>
          <w:tcPr>
            <w:tcW w:w="2965" w:type="dxa"/>
            <w:shd w:val="clear" w:color="auto" w:fill="BFBFBF" w:themeFill="background1" w:themeFillShade="BF"/>
          </w:tcPr>
          <w:p w:rsidR="00775CCB" w:rsidRPr="00750051" w:rsidRDefault="00775CCB" w:rsidP="00DE117E">
            <w:pPr>
              <w:pStyle w:val="Table-Header"/>
              <w:rPr>
                <w:ins w:id="300" w:author="Arnaud Dumont" w:date="2014-02-20T11:24:00Z"/>
              </w:rPr>
            </w:pPr>
            <w:ins w:id="301" w:author="Arnaud Dumont" w:date="2014-02-20T11:24:00Z">
              <w:r>
                <w:t>Field Name</w:t>
              </w:r>
            </w:ins>
          </w:p>
        </w:tc>
        <w:tc>
          <w:tcPr>
            <w:tcW w:w="2175" w:type="dxa"/>
            <w:shd w:val="clear" w:color="auto" w:fill="BFBFBF" w:themeFill="background1" w:themeFillShade="BF"/>
          </w:tcPr>
          <w:p w:rsidR="00775CCB" w:rsidRDefault="00775CCB" w:rsidP="00DE117E">
            <w:pPr>
              <w:pStyle w:val="Table-Header"/>
              <w:rPr>
                <w:ins w:id="302" w:author="Arnaud Dumont" w:date="2014-02-20T11:24:00Z"/>
              </w:rPr>
            </w:pPr>
            <w:ins w:id="303"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304" w:author="Arnaud Dumont" w:date="2014-02-20T11:24:00Z"/>
              </w:rPr>
            </w:pPr>
            <w:ins w:id="305" w:author="Arnaud Dumont" w:date="2014-02-20T11:24:00Z">
              <w:r>
                <w:t>Description</w:t>
              </w:r>
            </w:ins>
          </w:p>
        </w:tc>
      </w:tr>
      <w:tr w:rsidR="00775CCB" w:rsidTr="00DE117E">
        <w:trPr>
          <w:trHeight w:val="113"/>
          <w:tblHeader w:val="0"/>
          <w:ins w:id="306" w:author="Arnaud Dumont" w:date="2014-02-20T11:24:00Z"/>
        </w:trPr>
        <w:tc>
          <w:tcPr>
            <w:tcW w:w="2965" w:type="dxa"/>
          </w:tcPr>
          <w:p w:rsidR="00775CCB" w:rsidRDefault="00775CCB" w:rsidP="00DE117E">
            <w:pPr>
              <w:pStyle w:val="Table-Text"/>
              <w:rPr>
                <w:ins w:id="307" w:author="Arnaud Dumont" w:date="2014-02-20T11:24:00Z"/>
              </w:rPr>
            </w:pPr>
            <w:ins w:id="308" w:author="Arnaud Dumont" w:date="2014-02-20T11:24:00Z">
              <w:r>
                <w:t>name</w:t>
              </w:r>
            </w:ins>
          </w:p>
        </w:tc>
        <w:tc>
          <w:tcPr>
            <w:tcW w:w="2175" w:type="dxa"/>
          </w:tcPr>
          <w:p w:rsidR="00775CCB" w:rsidRDefault="00775CCB" w:rsidP="00DE117E">
            <w:pPr>
              <w:pStyle w:val="Table-Text"/>
              <w:rPr>
                <w:ins w:id="309" w:author="Arnaud Dumont" w:date="2014-02-20T11:24:00Z"/>
              </w:rPr>
            </w:pPr>
            <w:ins w:id="310" w:author="Arnaud Dumont" w:date="2014-02-20T11:24:00Z">
              <w:r>
                <w:t>string</w:t>
              </w:r>
            </w:ins>
          </w:p>
        </w:tc>
        <w:tc>
          <w:tcPr>
            <w:tcW w:w="3507" w:type="dxa"/>
          </w:tcPr>
          <w:p w:rsidR="00775CCB" w:rsidRDefault="00775CCB" w:rsidP="00DE117E">
            <w:pPr>
              <w:pStyle w:val="Table-Text"/>
              <w:rPr>
                <w:ins w:id="311" w:author="Arnaud Dumont" w:date="2014-02-20T11:24:00Z"/>
              </w:rPr>
            </w:pPr>
            <w:ins w:id="312" w:author="Arnaud Dumont" w:date="2014-02-20T11:24:00Z">
              <w:r>
                <w:t>The name of the resource record</w:t>
              </w:r>
            </w:ins>
          </w:p>
        </w:tc>
      </w:tr>
      <w:tr w:rsidR="00775CCB" w:rsidTr="00DE117E">
        <w:trPr>
          <w:trHeight w:val="113"/>
          <w:tblHeader w:val="0"/>
          <w:ins w:id="313" w:author="Arnaud Dumont" w:date="2014-02-20T11:24:00Z"/>
        </w:trPr>
        <w:tc>
          <w:tcPr>
            <w:tcW w:w="2965" w:type="dxa"/>
          </w:tcPr>
          <w:p w:rsidR="00775CCB" w:rsidRDefault="00775CCB" w:rsidP="00DE117E">
            <w:pPr>
              <w:pStyle w:val="Table-Text"/>
              <w:rPr>
                <w:ins w:id="314" w:author="Arnaud Dumont" w:date="2014-02-20T11:24:00Z"/>
              </w:rPr>
            </w:pPr>
            <w:ins w:id="315" w:author="Arnaud Dumont" w:date="2014-02-20T11:24:00Z">
              <w:r>
                <w:t>class</w:t>
              </w:r>
            </w:ins>
          </w:p>
        </w:tc>
        <w:tc>
          <w:tcPr>
            <w:tcW w:w="2175" w:type="dxa"/>
          </w:tcPr>
          <w:p w:rsidR="00775CCB" w:rsidRDefault="00775CCB" w:rsidP="00DE117E">
            <w:pPr>
              <w:pStyle w:val="Table-Text"/>
              <w:rPr>
                <w:ins w:id="316" w:author="Arnaud Dumont" w:date="2014-02-20T11:24:00Z"/>
              </w:rPr>
            </w:pPr>
            <w:ins w:id="317" w:author="Arnaud Dumont" w:date="2014-02-20T11:24:00Z">
              <w:r>
                <w:t>string</w:t>
              </w:r>
            </w:ins>
          </w:p>
        </w:tc>
        <w:tc>
          <w:tcPr>
            <w:tcW w:w="3507" w:type="dxa"/>
          </w:tcPr>
          <w:p w:rsidR="00775CCB" w:rsidRDefault="00775CCB" w:rsidP="00DE117E">
            <w:pPr>
              <w:pStyle w:val="Table-Text"/>
              <w:rPr>
                <w:ins w:id="318" w:author="Arnaud Dumont" w:date="2014-02-20T11:24:00Z"/>
              </w:rPr>
            </w:pPr>
            <w:ins w:id="319" w:author="Arnaud Dumont" w:date="2014-02-20T11:24:00Z">
              <w:r>
                <w:t>The class of the resource record, currently the only support class is “IN”</w:t>
              </w:r>
            </w:ins>
          </w:p>
        </w:tc>
      </w:tr>
      <w:tr w:rsidR="00775CCB" w:rsidTr="00DE117E">
        <w:trPr>
          <w:trHeight w:val="113"/>
          <w:tblHeader w:val="0"/>
          <w:ins w:id="320" w:author="Arnaud Dumont" w:date="2014-02-20T11:24:00Z"/>
        </w:trPr>
        <w:tc>
          <w:tcPr>
            <w:tcW w:w="2965" w:type="dxa"/>
          </w:tcPr>
          <w:p w:rsidR="00775CCB" w:rsidRDefault="00775CCB" w:rsidP="00DE117E">
            <w:pPr>
              <w:pStyle w:val="Table-Text"/>
              <w:rPr>
                <w:ins w:id="321" w:author="Arnaud Dumont" w:date="2014-02-20T11:24:00Z"/>
              </w:rPr>
            </w:pPr>
            <w:ins w:id="322" w:author="Arnaud Dumont" w:date="2014-02-20T11:24:00Z">
              <w:r>
                <w:t>ttl</w:t>
              </w:r>
            </w:ins>
          </w:p>
        </w:tc>
        <w:tc>
          <w:tcPr>
            <w:tcW w:w="2175" w:type="dxa"/>
          </w:tcPr>
          <w:p w:rsidR="00775CCB" w:rsidRDefault="00775CCB" w:rsidP="00DE117E">
            <w:pPr>
              <w:pStyle w:val="Table-Text"/>
              <w:rPr>
                <w:ins w:id="323" w:author="Arnaud Dumont" w:date="2014-02-20T11:24:00Z"/>
              </w:rPr>
            </w:pPr>
            <w:ins w:id="324" w:author="Arnaud Dumont" w:date="2014-02-20T11:24:00Z">
              <w:r>
                <w:t>integer</w:t>
              </w:r>
            </w:ins>
          </w:p>
        </w:tc>
        <w:tc>
          <w:tcPr>
            <w:tcW w:w="3507" w:type="dxa"/>
          </w:tcPr>
          <w:p w:rsidR="00775CCB" w:rsidRDefault="00775CCB" w:rsidP="00DE117E">
            <w:pPr>
              <w:pStyle w:val="Table-Text"/>
              <w:rPr>
                <w:ins w:id="325" w:author="Arnaud Dumont" w:date="2014-02-20T11:24:00Z"/>
              </w:rPr>
            </w:pPr>
            <w:ins w:id="326" w:author="Arnaud Dumont" w:date="2014-02-20T11:24:00Z">
              <w:r>
                <w:t>The ttl of the resource record</w:t>
              </w:r>
            </w:ins>
          </w:p>
        </w:tc>
      </w:tr>
      <w:tr w:rsidR="00775CCB" w:rsidTr="00DE117E">
        <w:trPr>
          <w:trHeight w:val="113"/>
          <w:tblHeader w:val="0"/>
          <w:ins w:id="327" w:author="Arnaud Dumont" w:date="2014-02-20T11:24:00Z"/>
        </w:trPr>
        <w:tc>
          <w:tcPr>
            <w:tcW w:w="2965" w:type="dxa"/>
          </w:tcPr>
          <w:p w:rsidR="00775CCB" w:rsidRDefault="00775CCB" w:rsidP="00DE117E">
            <w:pPr>
              <w:pStyle w:val="Table-Text"/>
              <w:rPr>
                <w:ins w:id="328" w:author="Arnaud Dumont" w:date="2014-02-20T11:24:00Z"/>
              </w:rPr>
            </w:pPr>
            <w:ins w:id="329" w:author="Arnaud Dumont" w:date="2014-02-20T11:24:00Z">
              <w:r>
                <w:t>type</w:t>
              </w:r>
            </w:ins>
          </w:p>
        </w:tc>
        <w:tc>
          <w:tcPr>
            <w:tcW w:w="2175" w:type="dxa"/>
          </w:tcPr>
          <w:p w:rsidR="00775CCB" w:rsidRDefault="00775CCB" w:rsidP="00DE117E">
            <w:pPr>
              <w:pStyle w:val="Table-Text"/>
              <w:rPr>
                <w:ins w:id="330" w:author="Arnaud Dumont" w:date="2014-02-20T11:24:00Z"/>
              </w:rPr>
            </w:pPr>
            <w:ins w:id="331" w:author="Arnaud Dumont" w:date="2014-02-20T11:24:00Z">
              <w:r>
                <w:t>string</w:t>
              </w:r>
            </w:ins>
          </w:p>
        </w:tc>
        <w:tc>
          <w:tcPr>
            <w:tcW w:w="3507" w:type="dxa"/>
          </w:tcPr>
          <w:p w:rsidR="00775CCB" w:rsidRDefault="00775CCB" w:rsidP="00DE117E">
            <w:pPr>
              <w:pStyle w:val="Table-Text"/>
              <w:rPr>
                <w:ins w:id="332" w:author="Arnaud Dumont" w:date="2014-02-20T11:24:00Z"/>
              </w:rPr>
            </w:pPr>
            <w:ins w:id="333" w:author="Arnaud Dumont" w:date="2014-02-20T11:24:00Z">
              <w:r>
                <w:t>The type of the resource record. For this record type it is the literal value “TLSA”</w:t>
              </w:r>
            </w:ins>
          </w:p>
        </w:tc>
      </w:tr>
      <w:tr w:rsidR="00775CCB" w:rsidTr="00DE117E">
        <w:trPr>
          <w:trHeight w:val="113"/>
          <w:tblHeader w:val="0"/>
          <w:ins w:id="334" w:author="Arnaud Dumont" w:date="2014-02-20T11:24:00Z"/>
        </w:trPr>
        <w:tc>
          <w:tcPr>
            <w:tcW w:w="2965" w:type="dxa"/>
          </w:tcPr>
          <w:p w:rsidR="00775CCB" w:rsidRDefault="00775CCB" w:rsidP="00DE117E">
            <w:pPr>
              <w:pStyle w:val="Table-Text"/>
              <w:rPr>
                <w:ins w:id="335" w:author="Arnaud Dumont" w:date="2014-02-20T11:24:00Z"/>
              </w:rPr>
            </w:pPr>
            <w:ins w:id="336" w:author="Arnaud Dumont" w:date="2014-02-20T11:24:00Z">
              <w:r w:rsidRPr="00A60CE8">
                <w:t>certificateUsage</w:t>
              </w:r>
            </w:ins>
          </w:p>
        </w:tc>
        <w:tc>
          <w:tcPr>
            <w:tcW w:w="2175" w:type="dxa"/>
          </w:tcPr>
          <w:p w:rsidR="00775CCB" w:rsidRDefault="00775CCB" w:rsidP="00DE117E">
            <w:pPr>
              <w:pStyle w:val="Table-Text"/>
              <w:rPr>
                <w:ins w:id="337" w:author="Arnaud Dumont" w:date="2014-02-20T11:24:00Z"/>
              </w:rPr>
            </w:pPr>
            <w:ins w:id="338" w:author="Arnaud Dumont" w:date="2014-02-20T11:24:00Z">
              <w:r>
                <w:t>integer</w:t>
              </w:r>
            </w:ins>
          </w:p>
        </w:tc>
        <w:tc>
          <w:tcPr>
            <w:tcW w:w="3507" w:type="dxa"/>
          </w:tcPr>
          <w:p w:rsidR="00775CCB" w:rsidRDefault="00775CCB" w:rsidP="00DE117E">
            <w:pPr>
              <w:pStyle w:val="Table-Text"/>
              <w:rPr>
                <w:ins w:id="339" w:author="Arnaud Dumont" w:date="2014-02-20T11:24:00Z"/>
              </w:rPr>
            </w:pPr>
            <w:ins w:id="340" w:author="Arnaud Dumont" w:date="2014-02-20T11:24:00Z">
              <w:r>
                <w:t>The certificate usage value for the record</w:t>
              </w:r>
            </w:ins>
          </w:p>
        </w:tc>
      </w:tr>
      <w:tr w:rsidR="00775CCB" w:rsidTr="00DE117E">
        <w:trPr>
          <w:trHeight w:val="113"/>
          <w:tblHeader w:val="0"/>
          <w:ins w:id="341" w:author="Arnaud Dumont" w:date="2014-02-20T11:24:00Z"/>
        </w:trPr>
        <w:tc>
          <w:tcPr>
            <w:tcW w:w="2965" w:type="dxa"/>
          </w:tcPr>
          <w:p w:rsidR="00775CCB" w:rsidRPr="00A60CE8" w:rsidRDefault="00775CCB" w:rsidP="00DE117E">
            <w:pPr>
              <w:pStyle w:val="Table-Text"/>
              <w:rPr>
                <w:ins w:id="342" w:author="Arnaud Dumont" w:date="2014-02-20T11:24:00Z"/>
              </w:rPr>
            </w:pPr>
            <w:ins w:id="343" w:author="Arnaud Dumont" w:date="2014-02-20T11:24:00Z">
              <w:r>
                <w:t>selector</w:t>
              </w:r>
            </w:ins>
          </w:p>
        </w:tc>
        <w:tc>
          <w:tcPr>
            <w:tcW w:w="2175" w:type="dxa"/>
          </w:tcPr>
          <w:p w:rsidR="00775CCB" w:rsidRDefault="00775CCB" w:rsidP="00DE117E">
            <w:pPr>
              <w:pStyle w:val="Table-Text"/>
              <w:rPr>
                <w:ins w:id="344" w:author="Arnaud Dumont" w:date="2014-02-20T11:24:00Z"/>
              </w:rPr>
            </w:pPr>
            <w:ins w:id="345" w:author="Arnaud Dumont" w:date="2014-02-20T11:24:00Z">
              <w:r>
                <w:t>integer</w:t>
              </w:r>
            </w:ins>
          </w:p>
        </w:tc>
        <w:tc>
          <w:tcPr>
            <w:tcW w:w="3507" w:type="dxa"/>
          </w:tcPr>
          <w:p w:rsidR="00775CCB" w:rsidRDefault="00775CCB" w:rsidP="00DE117E">
            <w:pPr>
              <w:pStyle w:val="Table-Text"/>
              <w:rPr>
                <w:ins w:id="346" w:author="Arnaud Dumont" w:date="2014-02-20T11:24:00Z"/>
              </w:rPr>
            </w:pPr>
            <w:ins w:id="347" w:author="Arnaud Dumont" w:date="2014-02-20T11:24:00Z">
              <w:r>
                <w:t>The selector of the TLSA record</w:t>
              </w:r>
            </w:ins>
          </w:p>
        </w:tc>
      </w:tr>
      <w:tr w:rsidR="00775CCB" w:rsidTr="00DE117E">
        <w:trPr>
          <w:trHeight w:val="113"/>
          <w:tblHeader w:val="0"/>
          <w:ins w:id="348" w:author="Arnaud Dumont" w:date="2014-02-20T11:24:00Z"/>
        </w:trPr>
        <w:tc>
          <w:tcPr>
            <w:tcW w:w="2965" w:type="dxa"/>
          </w:tcPr>
          <w:p w:rsidR="00775CCB" w:rsidRDefault="00775CCB" w:rsidP="00DE117E">
            <w:pPr>
              <w:pStyle w:val="Table-Text"/>
              <w:rPr>
                <w:ins w:id="349" w:author="Arnaud Dumont" w:date="2014-02-20T11:24:00Z"/>
              </w:rPr>
            </w:pPr>
            <w:ins w:id="350" w:author="Arnaud Dumont" w:date="2014-02-20T11:24:00Z">
              <w:r>
                <w:t>matchingType</w:t>
              </w:r>
            </w:ins>
          </w:p>
        </w:tc>
        <w:tc>
          <w:tcPr>
            <w:tcW w:w="2175" w:type="dxa"/>
          </w:tcPr>
          <w:p w:rsidR="00775CCB" w:rsidRDefault="00775CCB" w:rsidP="00DE117E">
            <w:pPr>
              <w:pStyle w:val="Table-Text"/>
              <w:rPr>
                <w:ins w:id="351" w:author="Arnaud Dumont" w:date="2014-02-20T11:24:00Z"/>
              </w:rPr>
            </w:pPr>
            <w:ins w:id="352" w:author="Arnaud Dumont" w:date="2014-02-20T11:24:00Z">
              <w:r>
                <w:t>integer</w:t>
              </w:r>
            </w:ins>
          </w:p>
        </w:tc>
        <w:tc>
          <w:tcPr>
            <w:tcW w:w="3507" w:type="dxa"/>
          </w:tcPr>
          <w:p w:rsidR="00775CCB" w:rsidRDefault="00775CCB" w:rsidP="00DE117E">
            <w:pPr>
              <w:pStyle w:val="Table-Text"/>
              <w:rPr>
                <w:ins w:id="353" w:author="Arnaud Dumont" w:date="2014-02-20T11:24:00Z"/>
              </w:rPr>
            </w:pPr>
            <w:ins w:id="354" w:author="Arnaud Dumont" w:date="2014-02-20T11:24:00Z">
              <w:r>
                <w:t>The matching type of the TLSA record</w:t>
              </w:r>
            </w:ins>
          </w:p>
        </w:tc>
      </w:tr>
      <w:tr w:rsidR="00775CCB" w:rsidTr="00DE117E">
        <w:trPr>
          <w:trHeight w:val="113"/>
          <w:tblHeader w:val="0"/>
          <w:ins w:id="355" w:author="Arnaud Dumont" w:date="2014-02-20T11:24:00Z"/>
        </w:trPr>
        <w:tc>
          <w:tcPr>
            <w:tcW w:w="2965" w:type="dxa"/>
          </w:tcPr>
          <w:p w:rsidR="00775CCB" w:rsidRDefault="00775CCB" w:rsidP="00DE117E">
            <w:pPr>
              <w:pStyle w:val="Table-Text"/>
              <w:rPr>
                <w:ins w:id="356" w:author="Arnaud Dumont" w:date="2014-02-20T11:24:00Z"/>
              </w:rPr>
            </w:pPr>
            <w:ins w:id="357" w:author="Arnaud Dumont" w:date="2014-02-20T11:24:00Z">
              <w:r w:rsidRPr="00A60CE8">
                <w:t>certificateAssociationData</w:t>
              </w:r>
            </w:ins>
          </w:p>
        </w:tc>
        <w:tc>
          <w:tcPr>
            <w:tcW w:w="2175" w:type="dxa"/>
          </w:tcPr>
          <w:p w:rsidR="00775CCB" w:rsidRDefault="00775CCB" w:rsidP="00DE117E">
            <w:pPr>
              <w:pStyle w:val="Table-Text"/>
              <w:rPr>
                <w:ins w:id="358" w:author="Arnaud Dumont" w:date="2014-02-20T11:24:00Z"/>
              </w:rPr>
            </w:pPr>
            <w:ins w:id="359" w:author="Arnaud Dumont" w:date="2014-02-20T11:24:00Z">
              <w:r>
                <w:t>string</w:t>
              </w:r>
            </w:ins>
          </w:p>
        </w:tc>
        <w:tc>
          <w:tcPr>
            <w:tcW w:w="3507" w:type="dxa"/>
          </w:tcPr>
          <w:p w:rsidR="00775CCB" w:rsidRDefault="00775CCB" w:rsidP="0084219F">
            <w:pPr>
              <w:pStyle w:val="Table-Text"/>
              <w:rPr>
                <w:ins w:id="360" w:author="Arnaud Dumont" w:date="2014-02-20T11:24:00Z"/>
              </w:rPr>
            </w:pPr>
            <w:ins w:id="361" w:author="Arnaud Dumont" w:date="2014-02-20T11:24:00Z">
              <w:r>
                <w:t>The certificate dat</w:t>
              </w:r>
            </w:ins>
            <w:ins w:id="362" w:author="Arnaud Dumont" w:date="2014-02-20T11:29:00Z">
              <w:r w:rsidR="0084219F">
                <w:t>a</w:t>
              </w:r>
            </w:ins>
            <w:ins w:id="363" w:author="Arnaud Dumont" w:date="2014-02-20T11:24:00Z">
              <w:r>
                <w:t xml:space="preserve"> for the TLSA record</w:t>
              </w:r>
            </w:ins>
          </w:p>
        </w:tc>
      </w:tr>
    </w:tbl>
    <w:p w:rsidR="003516A8" w:rsidRDefault="003516A8" w:rsidP="003516A8">
      <w:pPr>
        <w:rPr>
          <w:ins w:id="364" w:author="Arnaud Dumont" w:date="2014-03-05T10:35:00Z"/>
        </w:rPr>
      </w:pPr>
      <w:ins w:id="365"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EB196C">
        <w:trPr>
          <w:tblHeader w:val="0"/>
          <w:ins w:id="366" w:author="Arnaud Dumont" w:date="2014-03-05T10:35:00Z"/>
        </w:trPr>
        <w:tc>
          <w:tcPr>
            <w:tcW w:w="2965" w:type="dxa"/>
            <w:shd w:val="clear" w:color="auto" w:fill="BFBFBF" w:themeFill="background1" w:themeFillShade="BF"/>
          </w:tcPr>
          <w:p w:rsidR="003516A8" w:rsidRPr="00750051" w:rsidRDefault="003516A8" w:rsidP="00EB196C">
            <w:pPr>
              <w:pStyle w:val="Table-Header"/>
              <w:rPr>
                <w:ins w:id="367" w:author="Arnaud Dumont" w:date="2014-03-05T10:35:00Z"/>
              </w:rPr>
            </w:pPr>
            <w:ins w:id="368" w:author="Arnaud Dumont" w:date="2014-03-05T10:35:00Z">
              <w:r>
                <w:t>Field Name</w:t>
              </w:r>
            </w:ins>
          </w:p>
        </w:tc>
        <w:tc>
          <w:tcPr>
            <w:tcW w:w="2175" w:type="dxa"/>
            <w:shd w:val="clear" w:color="auto" w:fill="BFBFBF" w:themeFill="background1" w:themeFillShade="BF"/>
          </w:tcPr>
          <w:p w:rsidR="003516A8" w:rsidRDefault="003516A8" w:rsidP="00EB196C">
            <w:pPr>
              <w:pStyle w:val="Table-Header"/>
              <w:rPr>
                <w:ins w:id="369" w:author="Arnaud Dumont" w:date="2014-03-05T10:35:00Z"/>
              </w:rPr>
            </w:pPr>
            <w:ins w:id="370" w:author="Arnaud Dumont" w:date="2014-03-05T10:35:00Z">
              <w:r>
                <w:t>Type</w:t>
              </w:r>
            </w:ins>
          </w:p>
        </w:tc>
        <w:tc>
          <w:tcPr>
            <w:tcW w:w="3507" w:type="dxa"/>
            <w:shd w:val="clear" w:color="auto" w:fill="BFBFBF" w:themeFill="background1" w:themeFillShade="BF"/>
          </w:tcPr>
          <w:p w:rsidR="003516A8" w:rsidRDefault="003516A8" w:rsidP="00EB196C">
            <w:pPr>
              <w:pStyle w:val="Table-Header"/>
              <w:rPr>
                <w:ins w:id="371" w:author="Arnaud Dumont" w:date="2014-03-05T10:35:00Z"/>
              </w:rPr>
            </w:pPr>
            <w:ins w:id="372" w:author="Arnaud Dumont" w:date="2014-03-05T10:35:00Z">
              <w:r>
                <w:t>Description</w:t>
              </w:r>
            </w:ins>
          </w:p>
        </w:tc>
      </w:tr>
      <w:tr w:rsidR="003516A8" w:rsidTr="00EB196C">
        <w:trPr>
          <w:trHeight w:val="113"/>
          <w:tblHeader w:val="0"/>
          <w:ins w:id="373" w:author="Arnaud Dumont" w:date="2014-03-05T10:35:00Z"/>
        </w:trPr>
        <w:tc>
          <w:tcPr>
            <w:tcW w:w="2965" w:type="dxa"/>
          </w:tcPr>
          <w:p w:rsidR="003516A8" w:rsidRDefault="003516A8" w:rsidP="00EB196C">
            <w:pPr>
              <w:pStyle w:val="Table-Text"/>
              <w:rPr>
                <w:ins w:id="374" w:author="Arnaud Dumont" w:date="2014-03-05T10:35:00Z"/>
              </w:rPr>
            </w:pPr>
            <w:ins w:id="375" w:author="Arnaud Dumont" w:date="2014-03-05T10:35:00Z">
              <w:r>
                <w:t>name</w:t>
              </w:r>
            </w:ins>
          </w:p>
        </w:tc>
        <w:tc>
          <w:tcPr>
            <w:tcW w:w="2175" w:type="dxa"/>
          </w:tcPr>
          <w:p w:rsidR="003516A8" w:rsidRDefault="003516A8" w:rsidP="00EB196C">
            <w:pPr>
              <w:pStyle w:val="Table-Text"/>
              <w:rPr>
                <w:ins w:id="376" w:author="Arnaud Dumont" w:date="2014-03-05T10:35:00Z"/>
              </w:rPr>
            </w:pPr>
            <w:ins w:id="377" w:author="Arnaud Dumont" w:date="2014-03-05T10:35:00Z">
              <w:r>
                <w:t>string</w:t>
              </w:r>
            </w:ins>
          </w:p>
        </w:tc>
        <w:tc>
          <w:tcPr>
            <w:tcW w:w="3507" w:type="dxa"/>
          </w:tcPr>
          <w:p w:rsidR="003516A8" w:rsidRDefault="003516A8" w:rsidP="00EB196C">
            <w:pPr>
              <w:pStyle w:val="Table-Text"/>
              <w:rPr>
                <w:ins w:id="378" w:author="Arnaud Dumont" w:date="2014-03-05T10:35:00Z"/>
              </w:rPr>
            </w:pPr>
            <w:ins w:id="379" w:author="Arnaud Dumont" w:date="2014-03-05T10:35:00Z">
              <w:r>
                <w:t>The name of the resource record</w:t>
              </w:r>
            </w:ins>
          </w:p>
        </w:tc>
      </w:tr>
      <w:tr w:rsidR="003516A8" w:rsidTr="00EB196C">
        <w:trPr>
          <w:trHeight w:val="113"/>
          <w:tblHeader w:val="0"/>
          <w:ins w:id="380" w:author="Arnaud Dumont" w:date="2014-03-05T10:35:00Z"/>
        </w:trPr>
        <w:tc>
          <w:tcPr>
            <w:tcW w:w="2965" w:type="dxa"/>
          </w:tcPr>
          <w:p w:rsidR="003516A8" w:rsidRDefault="003516A8" w:rsidP="00EB196C">
            <w:pPr>
              <w:pStyle w:val="Table-Text"/>
              <w:rPr>
                <w:ins w:id="381" w:author="Arnaud Dumont" w:date="2014-03-05T10:35:00Z"/>
              </w:rPr>
            </w:pPr>
            <w:ins w:id="382" w:author="Arnaud Dumont" w:date="2014-03-05T10:35:00Z">
              <w:r>
                <w:t>class</w:t>
              </w:r>
            </w:ins>
          </w:p>
        </w:tc>
        <w:tc>
          <w:tcPr>
            <w:tcW w:w="2175" w:type="dxa"/>
          </w:tcPr>
          <w:p w:rsidR="003516A8" w:rsidRDefault="003516A8" w:rsidP="00EB196C">
            <w:pPr>
              <w:pStyle w:val="Table-Text"/>
              <w:rPr>
                <w:ins w:id="383" w:author="Arnaud Dumont" w:date="2014-03-05T10:35:00Z"/>
              </w:rPr>
            </w:pPr>
            <w:ins w:id="384" w:author="Arnaud Dumont" w:date="2014-03-05T10:35:00Z">
              <w:r>
                <w:t>string</w:t>
              </w:r>
            </w:ins>
          </w:p>
        </w:tc>
        <w:tc>
          <w:tcPr>
            <w:tcW w:w="3507" w:type="dxa"/>
          </w:tcPr>
          <w:p w:rsidR="003516A8" w:rsidRDefault="003516A8" w:rsidP="00EB196C">
            <w:pPr>
              <w:pStyle w:val="Table-Text"/>
              <w:rPr>
                <w:ins w:id="385" w:author="Arnaud Dumont" w:date="2014-03-05T10:35:00Z"/>
              </w:rPr>
            </w:pPr>
            <w:ins w:id="386" w:author="Arnaud Dumont" w:date="2014-03-05T10:35:00Z">
              <w:r>
                <w:t>The class of the resource record, currently the only support class is “IN”</w:t>
              </w:r>
            </w:ins>
          </w:p>
        </w:tc>
      </w:tr>
      <w:tr w:rsidR="003516A8" w:rsidTr="00EB196C">
        <w:trPr>
          <w:trHeight w:val="113"/>
          <w:tblHeader w:val="0"/>
          <w:ins w:id="387" w:author="Arnaud Dumont" w:date="2014-03-05T10:35:00Z"/>
        </w:trPr>
        <w:tc>
          <w:tcPr>
            <w:tcW w:w="2965" w:type="dxa"/>
          </w:tcPr>
          <w:p w:rsidR="003516A8" w:rsidRDefault="003516A8" w:rsidP="00EB196C">
            <w:pPr>
              <w:pStyle w:val="Table-Text"/>
              <w:rPr>
                <w:ins w:id="388" w:author="Arnaud Dumont" w:date="2014-03-05T10:35:00Z"/>
              </w:rPr>
            </w:pPr>
            <w:ins w:id="389" w:author="Arnaud Dumont" w:date="2014-03-05T10:35:00Z">
              <w:r>
                <w:t>ttl</w:t>
              </w:r>
            </w:ins>
          </w:p>
        </w:tc>
        <w:tc>
          <w:tcPr>
            <w:tcW w:w="2175" w:type="dxa"/>
          </w:tcPr>
          <w:p w:rsidR="003516A8" w:rsidRDefault="003516A8" w:rsidP="00EB196C">
            <w:pPr>
              <w:pStyle w:val="Table-Text"/>
              <w:rPr>
                <w:ins w:id="390" w:author="Arnaud Dumont" w:date="2014-03-05T10:35:00Z"/>
              </w:rPr>
            </w:pPr>
            <w:ins w:id="391" w:author="Arnaud Dumont" w:date="2014-03-05T10:35:00Z">
              <w:r>
                <w:t>integer</w:t>
              </w:r>
            </w:ins>
          </w:p>
        </w:tc>
        <w:tc>
          <w:tcPr>
            <w:tcW w:w="3507" w:type="dxa"/>
          </w:tcPr>
          <w:p w:rsidR="003516A8" w:rsidRDefault="003516A8" w:rsidP="00EB196C">
            <w:pPr>
              <w:pStyle w:val="Table-Text"/>
              <w:rPr>
                <w:ins w:id="392" w:author="Arnaud Dumont" w:date="2014-03-05T10:35:00Z"/>
              </w:rPr>
            </w:pPr>
            <w:ins w:id="393" w:author="Arnaud Dumont" w:date="2014-03-05T10:35:00Z">
              <w:r>
                <w:t>The ttl of the resource record</w:t>
              </w:r>
            </w:ins>
          </w:p>
        </w:tc>
      </w:tr>
      <w:tr w:rsidR="003516A8" w:rsidTr="00EB196C">
        <w:trPr>
          <w:trHeight w:val="113"/>
          <w:tblHeader w:val="0"/>
          <w:ins w:id="394" w:author="Arnaud Dumont" w:date="2014-03-05T10:35:00Z"/>
        </w:trPr>
        <w:tc>
          <w:tcPr>
            <w:tcW w:w="2965" w:type="dxa"/>
          </w:tcPr>
          <w:p w:rsidR="003516A8" w:rsidRDefault="003516A8" w:rsidP="00EB196C">
            <w:pPr>
              <w:pStyle w:val="Table-Text"/>
              <w:rPr>
                <w:ins w:id="395" w:author="Arnaud Dumont" w:date="2014-03-05T10:35:00Z"/>
              </w:rPr>
            </w:pPr>
            <w:ins w:id="396" w:author="Arnaud Dumont" w:date="2014-03-05T10:35:00Z">
              <w:r>
                <w:t>type</w:t>
              </w:r>
            </w:ins>
          </w:p>
        </w:tc>
        <w:tc>
          <w:tcPr>
            <w:tcW w:w="2175" w:type="dxa"/>
          </w:tcPr>
          <w:p w:rsidR="003516A8" w:rsidRDefault="003516A8" w:rsidP="00EB196C">
            <w:pPr>
              <w:pStyle w:val="Table-Text"/>
              <w:rPr>
                <w:ins w:id="397" w:author="Arnaud Dumont" w:date="2014-03-05T10:35:00Z"/>
              </w:rPr>
            </w:pPr>
            <w:ins w:id="398" w:author="Arnaud Dumont" w:date="2014-03-05T10:35:00Z">
              <w:r>
                <w:t>string</w:t>
              </w:r>
            </w:ins>
          </w:p>
        </w:tc>
        <w:tc>
          <w:tcPr>
            <w:tcW w:w="3507" w:type="dxa"/>
          </w:tcPr>
          <w:p w:rsidR="003516A8" w:rsidRDefault="003516A8" w:rsidP="00EB196C">
            <w:pPr>
              <w:pStyle w:val="Table-Text"/>
              <w:rPr>
                <w:ins w:id="399" w:author="Arnaud Dumont" w:date="2014-03-05T10:35:00Z"/>
              </w:rPr>
            </w:pPr>
            <w:ins w:id="400" w:author="Arnaud Dumont" w:date="2014-03-05T10:35:00Z">
              <w:r>
                <w:t>The type of the resource record. For this record type it is the literal value “DNSKEY”</w:t>
              </w:r>
            </w:ins>
          </w:p>
        </w:tc>
      </w:tr>
      <w:tr w:rsidR="003516A8" w:rsidTr="00EB196C">
        <w:trPr>
          <w:trHeight w:val="113"/>
          <w:tblHeader w:val="0"/>
          <w:ins w:id="401" w:author="Arnaud Dumont" w:date="2014-03-05T10:35:00Z"/>
        </w:trPr>
        <w:tc>
          <w:tcPr>
            <w:tcW w:w="2965" w:type="dxa"/>
          </w:tcPr>
          <w:p w:rsidR="003516A8" w:rsidRDefault="003516A8" w:rsidP="00EB196C">
            <w:pPr>
              <w:pStyle w:val="Table-Text"/>
              <w:rPr>
                <w:ins w:id="402" w:author="Arnaud Dumont" w:date="2014-03-05T10:35:00Z"/>
              </w:rPr>
            </w:pPr>
            <w:ins w:id="403" w:author="Arnaud Dumont" w:date="2014-03-05T10:35:00Z">
              <w:r>
                <w:t>flags</w:t>
              </w:r>
            </w:ins>
          </w:p>
        </w:tc>
        <w:tc>
          <w:tcPr>
            <w:tcW w:w="2175" w:type="dxa"/>
          </w:tcPr>
          <w:p w:rsidR="003516A8" w:rsidRDefault="003516A8" w:rsidP="00EB196C">
            <w:pPr>
              <w:pStyle w:val="Table-Text"/>
              <w:rPr>
                <w:ins w:id="404" w:author="Arnaud Dumont" w:date="2014-03-05T10:35:00Z"/>
              </w:rPr>
            </w:pPr>
            <w:ins w:id="405" w:author="Arnaud Dumont" w:date="2014-03-05T10:35:00Z">
              <w:r>
                <w:t>integer</w:t>
              </w:r>
            </w:ins>
          </w:p>
        </w:tc>
        <w:tc>
          <w:tcPr>
            <w:tcW w:w="3507" w:type="dxa"/>
          </w:tcPr>
          <w:p w:rsidR="003516A8" w:rsidRDefault="003516A8" w:rsidP="00EB196C">
            <w:pPr>
              <w:pStyle w:val="Table-Text"/>
              <w:rPr>
                <w:ins w:id="406" w:author="Arnaud Dumont" w:date="2014-03-05T10:35:00Z"/>
              </w:rPr>
            </w:pPr>
            <w:ins w:id="407" w:author="Arnaud Dumont" w:date="2014-03-05T10:35:00Z">
              <w:r>
                <w:t xml:space="preserve">The </w:t>
              </w:r>
              <w:r w:rsidRPr="00775CCB">
                <w:t xml:space="preserve">flags </w:t>
              </w:r>
              <w:r>
                <w:t>for the DNSKEY record</w:t>
              </w:r>
            </w:ins>
          </w:p>
        </w:tc>
      </w:tr>
      <w:tr w:rsidR="003516A8" w:rsidTr="00EB196C">
        <w:trPr>
          <w:trHeight w:val="113"/>
          <w:tblHeader w:val="0"/>
          <w:ins w:id="408" w:author="Arnaud Dumont" w:date="2014-03-05T10:35:00Z"/>
        </w:trPr>
        <w:tc>
          <w:tcPr>
            <w:tcW w:w="2965" w:type="dxa"/>
          </w:tcPr>
          <w:p w:rsidR="003516A8" w:rsidRPr="00A60CE8" w:rsidRDefault="003516A8" w:rsidP="00EB196C">
            <w:pPr>
              <w:pStyle w:val="Table-Text"/>
              <w:rPr>
                <w:ins w:id="409" w:author="Arnaud Dumont" w:date="2014-03-05T10:35:00Z"/>
              </w:rPr>
            </w:pPr>
            <w:ins w:id="410" w:author="Arnaud Dumont" w:date="2014-03-05T10:35:00Z">
              <w:r w:rsidRPr="00775CCB">
                <w:t>protocol</w:t>
              </w:r>
            </w:ins>
          </w:p>
        </w:tc>
        <w:tc>
          <w:tcPr>
            <w:tcW w:w="2175" w:type="dxa"/>
          </w:tcPr>
          <w:p w:rsidR="003516A8" w:rsidRDefault="003516A8" w:rsidP="00EB196C">
            <w:pPr>
              <w:pStyle w:val="Table-Text"/>
              <w:rPr>
                <w:ins w:id="411" w:author="Arnaud Dumont" w:date="2014-03-05T10:35:00Z"/>
              </w:rPr>
            </w:pPr>
            <w:ins w:id="412" w:author="Arnaud Dumont" w:date="2014-03-05T10:35:00Z">
              <w:r>
                <w:t>integer</w:t>
              </w:r>
            </w:ins>
          </w:p>
        </w:tc>
        <w:tc>
          <w:tcPr>
            <w:tcW w:w="3507" w:type="dxa"/>
          </w:tcPr>
          <w:p w:rsidR="003516A8" w:rsidRDefault="003516A8" w:rsidP="00EB196C">
            <w:pPr>
              <w:pStyle w:val="Table-Text"/>
              <w:rPr>
                <w:ins w:id="413" w:author="Arnaud Dumont" w:date="2014-03-05T10:35:00Z"/>
              </w:rPr>
            </w:pPr>
            <w:ins w:id="414" w:author="Arnaud Dumont" w:date="2014-03-05T10:35:00Z">
              <w:r>
                <w:t xml:space="preserve">The </w:t>
              </w:r>
              <w:r w:rsidRPr="00775CCB">
                <w:t>protocol that the key was created for</w:t>
              </w:r>
              <w:r>
                <w:t>. This is always 3 (</w:t>
              </w:r>
              <w:r w:rsidRPr="0084219F">
                <w:t>DNSSEC</w:t>
              </w:r>
              <w:r>
                <w:t>).</w:t>
              </w:r>
            </w:ins>
          </w:p>
        </w:tc>
      </w:tr>
      <w:tr w:rsidR="003516A8" w:rsidTr="00EB196C">
        <w:trPr>
          <w:trHeight w:val="113"/>
          <w:tblHeader w:val="0"/>
          <w:ins w:id="415" w:author="Arnaud Dumont" w:date="2014-03-05T10:35:00Z"/>
        </w:trPr>
        <w:tc>
          <w:tcPr>
            <w:tcW w:w="2965" w:type="dxa"/>
          </w:tcPr>
          <w:p w:rsidR="003516A8" w:rsidRDefault="003516A8" w:rsidP="00EB196C">
            <w:pPr>
              <w:pStyle w:val="Table-Text"/>
              <w:rPr>
                <w:ins w:id="416" w:author="Arnaud Dumont" w:date="2014-03-05T10:35:00Z"/>
              </w:rPr>
            </w:pPr>
            <w:ins w:id="417" w:author="Arnaud Dumont" w:date="2014-03-05T10:35:00Z">
              <w:r w:rsidRPr="00775CCB">
                <w:t>algorithm</w:t>
              </w:r>
            </w:ins>
          </w:p>
        </w:tc>
        <w:tc>
          <w:tcPr>
            <w:tcW w:w="2175" w:type="dxa"/>
          </w:tcPr>
          <w:p w:rsidR="003516A8" w:rsidRDefault="003516A8" w:rsidP="00EB196C">
            <w:pPr>
              <w:pStyle w:val="Table-Text"/>
              <w:rPr>
                <w:ins w:id="418" w:author="Arnaud Dumont" w:date="2014-03-05T10:35:00Z"/>
              </w:rPr>
            </w:pPr>
            <w:ins w:id="419" w:author="Arnaud Dumont" w:date="2014-03-05T10:35:00Z">
              <w:r>
                <w:t>integer</w:t>
              </w:r>
            </w:ins>
          </w:p>
        </w:tc>
        <w:tc>
          <w:tcPr>
            <w:tcW w:w="3507" w:type="dxa"/>
          </w:tcPr>
          <w:p w:rsidR="003516A8" w:rsidRDefault="003516A8" w:rsidP="00EB196C">
            <w:pPr>
              <w:pStyle w:val="Table-Text"/>
              <w:rPr>
                <w:ins w:id="420" w:author="Arnaud Dumont" w:date="2014-03-05T10:35:00Z"/>
              </w:rPr>
            </w:pPr>
            <w:ins w:id="421" w:author="Arnaud Dumont" w:date="2014-03-05T10:35:00Z">
              <w:r>
                <w:t xml:space="preserve">The </w:t>
              </w:r>
              <w:r w:rsidRPr="00775CCB">
                <w:t>algorithm</w:t>
              </w:r>
              <w:r>
                <w:t xml:space="preserve"> for the DNSKEY record</w:t>
              </w:r>
            </w:ins>
          </w:p>
        </w:tc>
      </w:tr>
      <w:tr w:rsidR="003516A8" w:rsidTr="00EB196C">
        <w:trPr>
          <w:trHeight w:val="113"/>
          <w:tblHeader w:val="0"/>
          <w:ins w:id="422" w:author="Arnaud Dumont" w:date="2014-03-05T10:35:00Z"/>
        </w:trPr>
        <w:tc>
          <w:tcPr>
            <w:tcW w:w="2965" w:type="dxa"/>
          </w:tcPr>
          <w:p w:rsidR="003516A8" w:rsidRDefault="003516A8" w:rsidP="00EB196C">
            <w:pPr>
              <w:pStyle w:val="Table-Text"/>
              <w:rPr>
                <w:ins w:id="423" w:author="Arnaud Dumont" w:date="2014-03-05T10:35:00Z"/>
              </w:rPr>
            </w:pPr>
            <w:ins w:id="424" w:author="Arnaud Dumont" w:date="2014-03-05T10:35:00Z">
              <w:r w:rsidRPr="00775CCB">
                <w:t>key</w:t>
              </w:r>
            </w:ins>
          </w:p>
        </w:tc>
        <w:tc>
          <w:tcPr>
            <w:tcW w:w="2175" w:type="dxa"/>
          </w:tcPr>
          <w:p w:rsidR="003516A8" w:rsidRDefault="003516A8" w:rsidP="00EB196C">
            <w:pPr>
              <w:pStyle w:val="Table-Text"/>
              <w:rPr>
                <w:ins w:id="425" w:author="Arnaud Dumont" w:date="2014-03-05T10:35:00Z"/>
              </w:rPr>
            </w:pPr>
            <w:ins w:id="426" w:author="Arnaud Dumont" w:date="2014-03-05T10:35:00Z">
              <w:r>
                <w:t>string</w:t>
              </w:r>
            </w:ins>
          </w:p>
        </w:tc>
        <w:tc>
          <w:tcPr>
            <w:tcW w:w="3507" w:type="dxa"/>
          </w:tcPr>
          <w:p w:rsidR="003516A8" w:rsidRDefault="003516A8" w:rsidP="00EB196C">
            <w:pPr>
              <w:pStyle w:val="Table-Text"/>
              <w:rPr>
                <w:ins w:id="427" w:author="Arnaud Dumont" w:date="2014-03-05T10:35:00Z"/>
              </w:rPr>
            </w:pPr>
            <w:ins w:id="428"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429" w:author="Arnaud Dumont" w:date="2014-02-20T11:24:00Z">
        <w:r w:rsidRPr="00C81587" w:rsidDel="00775CCB">
          <w:delText xml:space="preserve">TLSA </w:delText>
        </w:r>
      </w:del>
      <w:ins w:id="430" w:author="Arnaud Dumont" w:date="2014-03-05T10:35:00Z">
        <w:r w:rsidR="003516A8">
          <w:t>ZONECNAME</w:t>
        </w:r>
      </w:ins>
      <w:ins w:id="431"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432" w:author="Arnaud Dumont" w:date="2014-03-05T10:36:00Z">
              <w:r w:rsidR="003516A8">
                <w:t>ZONECNAME</w:t>
              </w:r>
            </w:ins>
            <w:del w:id="433"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434" w:author="Arnaud Dumont" w:date="2014-03-05T10:36:00Z">
              <w:r>
                <w:t>target</w:t>
              </w:r>
            </w:ins>
            <w:del w:id="435" w:author="Arnaud Dumont" w:date="2014-02-20T11:24:00Z">
              <w:r w:rsidRPr="00A60CE8" w:rsidDel="00775CCB">
                <w:delText>certificateUsage</w:delText>
              </w:r>
            </w:del>
          </w:p>
        </w:tc>
        <w:tc>
          <w:tcPr>
            <w:tcW w:w="2175" w:type="dxa"/>
          </w:tcPr>
          <w:p w:rsidR="003516A8" w:rsidRDefault="003516A8" w:rsidP="00C81587">
            <w:pPr>
              <w:pStyle w:val="Table-Text"/>
            </w:pPr>
            <w:ins w:id="436" w:author="Arnaud Dumont" w:date="2014-03-05T10:36:00Z">
              <w:r>
                <w:t>string</w:t>
              </w:r>
            </w:ins>
            <w:del w:id="437" w:author="Arnaud Dumont" w:date="2014-03-05T10:36:00Z">
              <w:r w:rsidDel="00A76DC7">
                <w:delText>integer</w:delText>
              </w:r>
            </w:del>
          </w:p>
        </w:tc>
        <w:tc>
          <w:tcPr>
            <w:tcW w:w="3507" w:type="dxa"/>
          </w:tcPr>
          <w:p w:rsidR="003516A8" w:rsidRDefault="003516A8" w:rsidP="0084219F">
            <w:pPr>
              <w:pStyle w:val="Table-Text"/>
            </w:pPr>
            <w:ins w:id="438" w:author="Arnaud Dumont" w:date="2014-03-05T10:36:00Z">
              <w:r>
                <w:t>The target of the ZONECNAME record</w:t>
              </w:r>
            </w:ins>
            <w:del w:id="439" w:author="Arnaud Dumont" w:date="2014-03-05T10:36:00Z">
              <w:r w:rsidDel="00A76DC7">
                <w:delText xml:space="preserve">The </w:delText>
              </w:r>
            </w:del>
            <w:del w:id="440" w:author="Arnaud Dumont" w:date="2014-02-20T11:27:00Z">
              <w:r w:rsidDel="00775CCB">
                <w:delText>certificate usage value for the record</w:delText>
              </w:r>
            </w:del>
          </w:p>
        </w:tc>
      </w:tr>
    </w:tbl>
    <w:p w:rsidR="00A82BDF" w:rsidRDefault="00A82BDF" w:rsidP="00A82BDF">
      <w:pPr>
        <w:pStyle w:val="Note"/>
        <w:rPr>
          <w:ins w:id="441" w:author="Arnaud Dumont" w:date="2014-03-05T10:38:00Z"/>
        </w:rPr>
      </w:pPr>
      <w:ins w:id="442" w:author="Arnaud Dumont" w:date="2014-03-05T10:38:00Z">
        <w:r w:rsidRPr="000E46A1">
          <w:rPr>
            <w:b/>
          </w:rPr>
          <w:t>Note:</w:t>
        </w:r>
        <w:r>
          <w:tab/>
        </w:r>
      </w:ins>
      <w:ins w:id="443" w:author="Arnaud Dumont" w:date="2014-03-11T17:50:00Z">
        <w:r w:rsidR="00CF305B">
          <w:t xml:space="preserve">ZONECNAME records are only allowed in zones linked to plans </w:t>
        </w:r>
      </w:ins>
      <w:ins w:id="444" w:author="Arnaud Dumont" w:date="2014-03-11T17:51:00Z">
        <w:r w:rsidR="00CF305B">
          <w:t xml:space="preserve">with the related feature activated. </w:t>
        </w:r>
      </w:ins>
      <w:ins w:id="445" w:author="Arnaud Dumont" w:date="2014-03-05T10:38:00Z">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"@uri</w:t>
      </w:r>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gramStart"/>
      <w:r>
        <w:t>brandedNameServers</w:t>
      </w:r>
      <w:proofErr w:type="gramEnd"/>
      <w:r>
        <w:t>" : false,</w:t>
      </w:r>
    </w:p>
    <w:p w:rsidR="00997F9F" w:rsidRDefault="00997F9F" w:rsidP="00997F9F">
      <w:pPr>
        <w:pStyle w:val="Code"/>
        <w:rPr>
          <w:ins w:id="446" w:author="Arnaud Dumont" w:date="2014-02-11T13:56:00Z"/>
        </w:rPr>
      </w:pPr>
      <w:r>
        <w:t xml:space="preserve">    "</w:t>
      </w:r>
      <w:proofErr w:type="gramStart"/>
      <w:r>
        <w:t>dnssecSigned</w:t>
      </w:r>
      <w:proofErr w:type="gramEnd"/>
      <w:r>
        <w:t>" : true,</w:t>
      </w:r>
    </w:p>
    <w:p w:rsidR="006242A4" w:rsidRDefault="006242A4" w:rsidP="00253465">
      <w:pPr>
        <w:pStyle w:val="Code"/>
        <w:rPr>
          <w:ins w:id="447" w:author="Arnaud Dumont" w:date="2014-06-04T15:35:00Z"/>
        </w:rPr>
      </w:pPr>
      <w:ins w:id="448" w:author="Arnaud Dumont" w:date="2014-02-11T13:56:00Z">
        <w:r>
          <w:t xml:space="preserve">    </w:t>
        </w:r>
      </w:ins>
      <w:ins w:id="449" w:author="Arnaud Dumont" w:date="2014-02-11T13:57:00Z">
        <w:r>
          <w:t>"</w:t>
        </w:r>
        <w:proofErr w:type="gramStart"/>
        <w:r w:rsidRPr="006242A4">
          <w:t>zskRollOverState</w:t>
        </w:r>
        <w:proofErr w:type="gramEnd"/>
        <w:r>
          <w:t>" : "scheduled",</w:t>
        </w:r>
      </w:ins>
    </w:p>
    <w:p w:rsidR="008E504F" w:rsidRDefault="008E504F" w:rsidP="008E504F">
      <w:pPr>
        <w:pStyle w:val="Code"/>
        <w:rPr>
          <w:ins w:id="450" w:author="Arnaud Dumont" w:date="2014-06-04T15:35:00Z"/>
        </w:rPr>
      </w:pPr>
      <w:ins w:id="451" w:author="Arnaud Dumont" w:date="2014-06-04T15:35:00Z">
        <w:r>
          <w:t xml:space="preserve">    "</w:t>
        </w:r>
        <w:proofErr w:type="gramStart"/>
        <w:r w:rsidRPr="008E504F">
          <w:t>pendingOperation</w:t>
        </w:r>
        <w:proofErr w:type="gramEnd"/>
        <w:r>
          <w:t>" : "</w:t>
        </w:r>
        <w:r w:rsidRPr="008E504F">
          <w:t>zoneSigning</w:t>
        </w:r>
        <w:r>
          <w:t>",</w:t>
        </w:r>
      </w:ins>
    </w:p>
    <w:p w:rsidR="008E504F" w:rsidDel="008E504F" w:rsidRDefault="008E504F" w:rsidP="00253465">
      <w:pPr>
        <w:pStyle w:val="Code"/>
        <w:rPr>
          <w:del w:id="452" w:author="Arnaud Dumont" w:date="2014-06-04T15:35:00Z"/>
        </w:rPr>
      </w:pPr>
      <w:ins w:id="453" w:author="Arnaud Dumont" w:date="2014-06-04T15:35:00Z">
        <w:r>
          <w:t xml:space="preserve">    "</w:t>
        </w:r>
        <w:proofErr w:type="gramStart"/>
        <w:r w:rsidRPr="008E504F">
          <w:t>lastPublishDate</w:t>
        </w:r>
        <w:proofErr w:type="gramEnd"/>
        <w:r>
          <w:t>" : "</w:t>
        </w:r>
        <w:r w:rsidRPr="008E504F">
          <w:t>2014-06-04T15:16:48.618</w:t>
        </w:r>
        <w:r>
          <w:t>",</w:t>
        </w:r>
      </w:ins>
    </w:p>
    <w:p w:rsidR="00997F9F" w:rsidRDefault="00997F9F" w:rsidP="00997F9F">
      <w:pPr>
        <w:pStyle w:val="Code"/>
      </w:pPr>
      <w:r>
        <w:t xml:space="preserve">    "</w:t>
      </w:r>
      <w:proofErr w:type="gramStart"/>
      <w:r>
        <w:t>group</w:t>
      </w:r>
      <w:proofErr w:type="gramEnd"/>
      <w:r>
        <w:t>" : "mygroup",</w:t>
      </w:r>
    </w:p>
    <w:p w:rsidR="00997F9F" w:rsidRDefault="00997F9F" w:rsidP="00997F9F">
      <w:pPr>
        <w:pStyle w:val="Code"/>
      </w:pPr>
      <w:r>
        <w:t xml:space="preserve">    "</w:t>
      </w:r>
      <w:proofErr w:type="gramStart"/>
      <w:r>
        <w:t>nameServerSetId</w:t>
      </w:r>
      <w:proofErr w:type="gramEnd"/>
      <w:r>
        <w:t>" : "1646f4e7-36ce-4cb5-b9a0-9853c15fc195",</w:t>
      </w:r>
    </w:p>
    <w:p w:rsidR="00997F9F" w:rsidRDefault="00997F9F" w:rsidP="00997F9F">
      <w:pPr>
        <w:pStyle w:val="Code"/>
      </w:pPr>
      <w:r>
        <w:lastRenderedPageBreak/>
        <w:t xml:space="preserve">    "</w:t>
      </w:r>
      <w:proofErr w:type="gramStart"/>
      <w:r>
        <w:t>nameServerSetName</w:t>
      </w:r>
      <w:proofErr w:type="gramEnd"/>
      <w:r>
        <w:t>" : "Test-ing Name.Server_Set0",</w:t>
      </w:r>
    </w:p>
    <w:p w:rsidR="00997F9F" w:rsidRDefault="00997F9F" w:rsidP="00997F9F">
      <w:pPr>
        <w:pStyle w:val="Code"/>
      </w:pPr>
      <w:r>
        <w:t xml:space="preserve">    "</w:t>
      </w:r>
      <w:proofErr w:type="gramStart"/>
      <w:r>
        <w:t>nameServerInterfaceSetId</w:t>
      </w:r>
      <w:proofErr w:type="gramEnd"/>
      <w:r>
        <w:t>" : "292cf312-2dc4-4f4b-a273-63d072c98f03",</w:t>
      </w:r>
    </w:p>
    <w:p w:rsidR="00997F9F" w:rsidRDefault="00997F9F" w:rsidP="00997F9F">
      <w:pPr>
        <w:pStyle w:val="Code"/>
      </w:pPr>
      <w:r>
        <w:t xml:space="preserve">    "</w:t>
      </w:r>
      <w:proofErr w:type="gramStart"/>
      <w:r>
        <w:t>nameServerInterfaceSetName</w:t>
      </w:r>
      <w:proofErr w:type="gramEnd"/>
      <w:r>
        <w:t>" : "Test-ing NameServer_Interfa.ceSet0",</w:t>
      </w:r>
    </w:p>
    <w:p w:rsidR="00997F9F" w:rsidRDefault="00997F9F" w:rsidP="00997F9F">
      <w:pPr>
        <w:pStyle w:val="Code"/>
      </w:pPr>
      <w:r>
        <w:t xml:space="preserve">    "</w:t>
      </w:r>
      <w:proofErr w:type="gramStart"/>
      <w:r>
        <w:t>planId</w:t>
      </w:r>
      <w:proofErr w:type="gramEnd"/>
      <w:r>
        <w:t>" : "2aa93a2a-914b-4107-9c34-864e991f6c86",</w:t>
      </w:r>
    </w:p>
    <w:p w:rsidR="00997F9F" w:rsidRDefault="00997F9F" w:rsidP="00997F9F">
      <w:pPr>
        <w:pStyle w:val="Code"/>
      </w:pPr>
      <w:r>
        <w:t xml:space="preserve">    "</w:t>
      </w:r>
      <w:proofErr w:type="gramStart"/>
      <w:r>
        <w:t>planName</w:t>
      </w:r>
      <w:proofErr w:type="gramEnd"/>
      <w:r>
        <w:t>" : "testing-plan_.meh la0",</w:t>
      </w:r>
    </w:p>
    <w:p w:rsidR="00997F9F" w:rsidRDefault="00997F9F" w:rsidP="00997F9F">
      <w:pPr>
        <w:pStyle w:val="Code"/>
      </w:pPr>
      <w:r>
        <w:t xml:space="preserve">    "</w:t>
      </w:r>
      <w:proofErr w:type="gramStart"/>
      <w:r>
        <w:t>sponsorAccountId</w:t>
      </w:r>
      <w:proofErr w:type="gramEnd"/>
      <w:r>
        <w:t>" : "f73af262-9531-11e2-9b25-2809b571161a",</w:t>
      </w:r>
    </w:p>
    <w:p w:rsidR="00997F9F" w:rsidRDefault="00997F9F" w:rsidP="00997F9F">
      <w:pPr>
        <w:pStyle w:val="Code"/>
      </w:pPr>
      <w:r>
        <w:t xml:space="preserve">    "</w:t>
      </w:r>
      <w:proofErr w:type="gramStart"/>
      <w:r>
        <w:t>sponsorAccountIdentifier</w:t>
      </w:r>
      <w:proofErr w:type="gramEnd"/>
      <w:r>
        <w:t>" : "system",</w:t>
      </w:r>
    </w:p>
    <w:p w:rsidR="00997F9F" w:rsidRDefault="00997F9F" w:rsidP="00997F9F">
      <w:pPr>
        <w:pStyle w:val="Code"/>
      </w:pPr>
      <w:r>
        <w:t xml:space="preserve">    "</w:t>
      </w:r>
      <w:proofErr w:type="gramStart"/>
      <w:r>
        <w:t>createDate</w:t>
      </w:r>
      <w:proofErr w:type="gramEnd"/>
      <w:r>
        <w:t>" : "2013-10-07T07:46:29.901",</w:t>
      </w:r>
    </w:p>
    <w:p w:rsidR="00997F9F" w:rsidRDefault="00997F9F" w:rsidP="00997F9F">
      <w:pPr>
        <w:pStyle w:val="Code"/>
      </w:pPr>
      <w:r>
        <w:t xml:space="preserve">    "</w:t>
      </w:r>
      <w:proofErr w:type="gramStart"/>
      <w:r>
        <w:t>createAccountId</w:t>
      </w:r>
      <w:proofErr w:type="gramEnd"/>
      <w:r>
        <w:t>" : "f73af262-9531-11e2-9b25-2809b571161a",</w:t>
      </w:r>
    </w:p>
    <w:p w:rsidR="00997F9F" w:rsidRDefault="00997F9F" w:rsidP="00997F9F">
      <w:pPr>
        <w:pStyle w:val="Code"/>
      </w:pPr>
      <w:r>
        <w:t xml:space="preserve">    "</w:t>
      </w:r>
      <w:proofErr w:type="gramStart"/>
      <w:r>
        <w:t>createAccountIdentifier</w:t>
      </w:r>
      <w:proofErr w:type="gramEnd"/>
      <w:r>
        <w:t>" : "system",</w:t>
      </w:r>
    </w:p>
    <w:p w:rsidR="00997F9F" w:rsidRDefault="00997F9F" w:rsidP="00997F9F">
      <w:pPr>
        <w:pStyle w:val="Code"/>
      </w:pPr>
      <w:r>
        <w:t xml:space="preserve">    "</w:t>
      </w:r>
      <w:proofErr w:type="gramStart"/>
      <w:r>
        <w:t>createUserId</w:t>
      </w:r>
      <w:proofErr w:type="gramEnd"/>
      <w:r>
        <w:t>" : "ed848682-c1d9-11e2-86bc-e9b9e1409c4c",</w:t>
      </w:r>
    </w:p>
    <w:p w:rsidR="00997F9F" w:rsidRDefault="00997F9F" w:rsidP="00997F9F">
      <w:pPr>
        <w:pStyle w:val="Code"/>
      </w:pPr>
      <w:r>
        <w:t xml:space="preserve">    "</w:t>
      </w:r>
      <w:proofErr w:type="gramStart"/>
      <w:r>
        <w:t>createUserName</w:t>
      </w:r>
      <w:proofErr w:type="gramEnd"/>
      <w:r>
        <w:t>" : "System Admin",</w:t>
      </w:r>
    </w:p>
    <w:p w:rsidR="00997F9F" w:rsidRDefault="00997F9F" w:rsidP="00997F9F">
      <w:pPr>
        <w:pStyle w:val="Code"/>
      </w:pPr>
      <w:r>
        <w:t xml:space="preserve">    "</w:t>
      </w:r>
      <w:proofErr w:type="gramStart"/>
      <w:r>
        <w:t>lastUpdateDate</w:t>
      </w:r>
      <w:proofErr w:type="gramEnd"/>
      <w:r>
        <w:t>" : "2013-10-07T07:46:29.927",</w:t>
      </w:r>
    </w:p>
    <w:p w:rsidR="00997F9F" w:rsidRDefault="00997F9F" w:rsidP="00997F9F">
      <w:pPr>
        <w:pStyle w:val="Code"/>
      </w:pPr>
      <w:r>
        <w:t xml:space="preserve">    "</w:t>
      </w:r>
      <w:proofErr w:type="gramStart"/>
      <w:r>
        <w:t>lastUpdateAccountId</w:t>
      </w:r>
      <w:proofErr w:type="gramEnd"/>
      <w:r>
        <w:t>" : "f73af262-9531-11e2-9b25-2809b571161a",</w:t>
      </w:r>
    </w:p>
    <w:p w:rsidR="00997F9F" w:rsidRDefault="00997F9F" w:rsidP="00997F9F">
      <w:pPr>
        <w:pStyle w:val="Code"/>
      </w:pPr>
      <w:r>
        <w:t xml:space="preserve">    "</w:t>
      </w:r>
      <w:proofErr w:type="gramStart"/>
      <w:r>
        <w:t>lastUpdateAccountIdentifier</w:t>
      </w:r>
      <w:proofErr w:type="gramEnd"/>
      <w:r>
        <w:t>" : "system",</w:t>
      </w:r>
    </w:p>
    <w:p w:rsidR="00997F9F" w:rsidRDefault="00997F9F" w:rsidP="00997F9F">
      <w:pPr>
        <w:pStyle w:val="Code"/>
      </w:pPr>
      <w:r>
        <w:t xml:space="preserve">    "</w:t>
      </w:r>
      <w:proofErr w:type="gramStart"/>
      <w:r>
        <w:t>lastUpdateUserId</w:t>
      </w:r>
      <w:proofErr w:type="gramEnd"/>
      <w:r>
        <w:t>" : "ed848682-c1d9-11e2-86bc-e9b9e1409c4c",</w:t>
      </w:r>
    </w:p>
    <w:p w:rsidR="00997F9F" w:rsidRDefault="00997F9F" w:rsidP="00997F9F">
      <w:pPr>
        <w:pStyle w:val="Code"/>
      </w:pPr>
      <w:r>
        <w:t xml:space="preserve">    "</w:t>
      </w:r>
      <w:proofErr w:type="gramStart"/>
      <w:r>
        <w:t>lastUpdateUserName</w:t>
      </w:r>
      <w:proofErr w:type="gramEnd"/>
      <w:r>
        <w:t>" : "System Admin",</w:t>
      </w:r>
    </w:p>
    <w:p w:rsidR="0027130A" w:rsidRDefault="0027130A" w:rsidP="0027130A">
      <w:pPr>
        <w:pStyle w:val="Code"/>
      </w:pPr>
      <w:r>
        <w:t xml:space="preserve">    "</w:t>
      </w:r>
      <w:proofErr w:type="gramStart"/>
      <w:r w:rsidRPr="0027130A">
        <w:t>delegationResourceRecords</w:t>
      </w:r>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lastRenderedPageBreak/>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gramStart"/>
      <w:r>
        <w:t>ddnsResourceRecords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lastRenderedPageBreak/>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gramStart"/>
      <w:r>
        <w:t>digestId</w:t>
      </w:r>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gramStart"/>
      <w:r>
        <w:t>certType</w:t>
      </w:r>
      <w:proofErr w:type="gramEnd"/>
      <w:r>
        <w:t>" : "1",</w:t>
      </w:r>
    </w:p>
    <w:p w:rsidR="00997F9F" w:rsidRDefault="00997F9F" w:rsidP="00997F9F">
      <w:pPr>
        <w:pStyle w:val="Code"/>
      </w:pPr>
      <w:r>
        <w:t xml:space="preserve">      "</w:t>
      </w:r>
      <w:proofErr w:type="gramStart"/>
      <w:r>
        <w:t>keyTag</w:t>
      </w:r>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lastRenderedPageBreak/>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gramStart"/>
      <w:r>
        <w:t>digestType</w:t>
      </w:r>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gramStart"/>
      <w:r>
        <w:t>regexp</w:t>
      </w:r>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lastRenderedPageBreak/>
        <w:t xml:space="preserve">      "</w:t>
      </w:r>
      <w:proofErr w:type="gramStart"/>
      <w:r>
        <w:t>size</w:t>
      </w:r>
      <w:proofErr w:type="gramEnd"/>
      <w:r>
        <w:t>" : "0m",</w:t>
      </w:r>
    </w:p>
    <w:p w:rsidR="00997F9F" w:rsidRDefault="00997F9F" w:rsidP="00997F9F">
      <w:pPr>
        <w:pStyle w:val="Code"/>
      </w:pPr>
      <w:r>
        <w:t xml:space="preserve">      "</w:t>
      </w:r>
      <w:proofErr w:type="gramStart"/>
      <w:r>
        <w:t>hPrecision</w:t>
      </w:r>
      <w:proofErr w:type="gramEnd"/>
      <w:r>
        <w:t>" : "0m",</w:t>
      </w:r>
    </w:p>
    <w:p w:rsidR="00997F9F" w:rsidRDefault="00997F9F" w:rsidP="00997F9F">
      <w:pPr>
        <w:pStyle w:val="Code"/>
      </w:pPr>
      <w:r>
        <w:t xml:space="preserve">      "</w:t>
      </w:r>
      <w:proofErr w:type="gramStart"/>
      <w:r>
        <w:t>vPrecision</w:t>
      </w:r>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"SPF",</w:t>
      </w:r>
    </w:p>
    <w:p w:rsidR="00997F9F" w:rsidRDefault="00997F9F" w:rsidP="00997F9F">
      <w:pPr>
        <w:pStyle w:val="Code"/>
      </w:pPr>
      <w:r>
        <w:lastRenderedPageBreak/>
        <w:t xml:space="preserve">      "</w:t>
      </w:r>
      <w:proofErr w:type="gramStart"/>
      <w:r>
        <w:t>strings</w:t>
      </w:r>
      <w:proofErr w:type="gramEnd"/>
      <w:r>
        <w:t>" : "v=spf1 ip4:192.0.2.0/24 ip4:198.51.100.123 a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gramStart"/>
      <w:r>
        <w:t>certificateUsage</w:t>
      </w:r>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gramStart"/>
      <w:r>
        <w:t>matchingType</w:t>
      </w:r>
      <w:proofErr w:type="gramEnd"/>
      <w:r>
        <w:t>" : "1",</w:t>
      </w:r>
    </w:p>
    <w:p w:rsidR="00997F9F" w:rsidRDefault="00997F9F" w:rsidP="00997F9F">
      <w:pPr>
        <w:pStyle w:val="Code"/>
      </w:pPr>
      <w:r>
        <w:t xml:space="preserve">      "</w:t>
      </w:r>
      <w:proofErr w:type="gramStart"/>
      <w:r>
        <w:t>certificateAssociationData</w:t>
      </w:r>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54" w:name="_Toc382406013"/>
      <w:r>
        <w:t>Zone List Command</w:t>
      </w:r>
      <w:bookmarkEnd w:id="454"/>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55" w:author="Arnaud Dumont" w:date="2014-02-11T14:01:00Z">
        <w:r w:rsidRPr="006D6E92" w:rsidDel="00144694">
          <w:delText xml:space="preserve">plans </w:delText>
        </w:r>
      </w:del>
      <w:ins w:id="456"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F2102A" w:rsidRPr="00CC22F1" w:rsidTr="006D6E92">
        <w:trPr>
          <w:trHeight w:val="113"/>
          <w:tblHeader w:val="0"/>
          <w:ins w:id="457" w:author="Arnaud Dumont" w:date="2014-03-12T16:42:00Z"/>
        </w:trPr>
        <w:tc>
          <w:tcPr>
            <w:tcW w:w="2892" w:type="dxa"/>
          </w:tcPr>
          <w:p w:rsidR="00F2102A" w:rsidRDefault="00F2102A" w:rsidP="006D6E92">
            <w:pPr>
              <w:pStyle w:val="Table-Text"/>
              <w:rPr>
                <w:ins w:id="458" w:author="Arnaud Dumont" w:date="2014-03-12T16:42:00Z"/>
              </w:rPr>
            </w:pPr>
            <w:ins w:id="459" w:author="Arnaud Dumont" w:date="2014-03-12T16:42:00Z">
              <w:r>
                <w:t>searchPlanId</w:t>
              </w:r>
            </w:ins>
          </w:p>
        </w:tc>
        <w:tc>
          <w:tcPr>
            <w:tcW w:w="954" w:type="dxa"/>
          </w:tcPr>
          <w:p w:rsidR="00F2102A" w:rsidRDefault="00F2102A" w:rsidP="006D6E92">
            <w:pPr>
              <w:pStyle w:val="Table-Text"/>
              <w:rPr>
                <w:ins w:id="460" w:author="Arnaud Dumont" w:date="2014-03-12T16:42:00Z"/>
              </w:rPr>
            </w:pPr>
            <w:ins w:id="461" w:author="Arnaud Dumont" w:date="2014-03-12T16:42:00Z">
              <w:r>
                <w:t>Yes</w:t>
              </w:r>
            </w:ins>
          </w:p>
        </w:tc>
        <w:tc>
          <w:tcPr>
            <w:tcW w:w="813" w:type="dxa"/>
          </w:tcPr>
          <w:p w:rsidR="00F2102A" w:rsidRDefault="00F2102A" w:rsidP="006D6E92">
            <w:pPr>
              <w:pStyle w:val="Table-Text"/>
              <w:rPr>
                <w:ins w:id="462" w:author="Arnaud Dumont" w:date="2014-03-12T16:42:00Z"/>
              </w:rPr>
            </w:pPr>
            <w:ins w:id="463" w:author="Arnaud Dumont" w:date="2014-03-12T16:43:00Z">
              <w:r>
                <w:t>uuid</w:t>
              </w:r>
            </w:ins>
          </w:p>
        </w:tc>
        <w:tc>
          <w:tcPr>
            <w:tcW w:w="3988" w:type="dxa"/>
          </w:tcPr>
          <w:p w:rsidR="00F2102A" w:rsidRDefault="00F2102A" w:rsidP="00F2102A">
            <w:pPr>
              <w:pStyle w:val="Table-Text"/>
              <w:rPr>
                <w:ins w:id="464" w:author="Arnaud Dumont" w:date="2014-03-12T16:42:00Z"/>
              </w:rPr>
            </w:pPr>
            <w:ins w:id="465" w:author="Arnaud Dumont" w:date="2014-03-12T16:43:00Z">
              <w:r>
                <w:t>Match all zones that are associated with the plan with this UUID (exact match)</w:t>
              </w:r>
            </w:ins>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66" w:author="Arnaud Dumont" w:date="2014-02-11T14:01:00Z">
        <w:r w:rsidRPr="006D6E92" w:rsidDel="00144694">
          <w:delText xml:space="preserve">user </w:delText>
        </w:r>
      </w:del>
      <w:ins w:id="467"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68" w:author="Arnaud Dumont" w:date="2014-02-20T11:38:00Z">
              <w:r w:rsidRPr="00CB3AB5">
                <w:t>brandedNameServers</w:t>
              </w:r>
            </w:ins>
            <w:del w:id="469" w:author="Arnaud Dumont" w:date="2014-02-20T11:38:00Z">
              <w:r w:rsidR="006D6E92" w:rsidDel="00CB3AB5">
                <w:delText>status</w:delText>
              </w:r>
            </w:del>
          </w:p>
        </w:tc>
        <w:tc>
          <w:tcPr>
            <w:tcW w:w="2175" w:type="dxa"/>
          </w:tcPr>
          <w:p w:rsidR="006D6E92" w:rsidRDefault="006D6E92" w:rsidP="006D6E92">
            <w:pPr>
              <w:pStyle w:val="Table-Text"/>
            </w:pPr>
            <w:del w:id="470" w:author="Arnaud Dumont" w:date="2014-02-20T11:38:00Z">
              <w:r w:rsidDel="00CB3AB5">
                <w:delText>string</w:delText>
              </w:r>
            </w:del>
            <w:ins w:id="471" w:author="Arnaud Dumont" w:date="2014-02-20T11:38:00Z">
              <w:r w:rsidR="00CB3AB5">
                <w:t>boolean</w:t>
              </w:r>
            </w:ins>
          </w:p>
        </w:tc>
        <w:tc>
          <w:tcPr>
            <w:tcW w:w="3507" w:type="dxa"/>
          </w:tcPr>
          <w:p w:rsidR="006D6E92" w:rsidRDefault="006D6E92" w:rsidP="006D6E92">
            <w:pPr>
              <w:pStyle w:val="Table-Text"/>
            </w:pPr>
            <w:del w:id="472" w:author="Arnaud Dumont" w:date="2014-02-20T11:38:00Z">
              <w:r w:rsidDel="00CB3AB5">
                <w:delText>The status of the plan</w:delText>
              </w:r>
            </w:del>
            <w:ins w:id="473" w:author="Arnaud Dumont" w:date="2014-02-20T11:38:00Z">
              <w:r w:rsidR="00CB3AB5">
                <w:t>True if the zone uses BrandedNameServers feature, false otherwise</w:t>
              </w:r>
            </w:ins>
          </w:p>
        </w:tc>
      </w:tr>
      <w:tr w:rsidR="00CB3AB5" w:rsidTr="00A11CBE">
        <w:trPr>
          <w:trHeight w:val="113"/>
          <w:tblHeader w:val="0"/>
          <w:ins w:id="474" w:author="Arnaud Dumont" w:date="2014-02-20T11:38:00Z"/>
        </w:trPr>
        <w:tc>
          <w:tcPr>
            <w:tcW w:w="2965" w:type="dxa"/>
          </w:tcPr>
          <w:p w:rsidR="00CB3AB5" w:rsidRPr="00CB3AB5" w:rsidRDefault="00CB3AB5" w:rsidP="006D6E92">
            <w:pPr>
              <w:pStyle w:val="Table-Text"/>
              <w:rPr>
                <w:ins w:id="475" w:author="Arnaud Dumont" w:date="2014-02-20T11:38:00Z"/>
              </w:rPr>
            </w:pPr>
            <w:ins w:id="476" w:author="Arnaud Dumont" w:date="2014-02-20T11:38:00Z">
              <w:r w:rsidRPr="00CB3AB5">
                <w:t>dnssecSigned</w:t>
              </w:r>
            </w:ins>
          </w:p>
        </w:tc>
        <w:tc>
          <w:tcPr>
            <w:tcW w:w="2175" w:type="dxa"/>
          </w:tcPr>
          <w:p w:rsidR="00CB3AB5" w:rsidDel="00CB3AB5" w:rsidRDefault="00CB3AB5" w:rsidP="006D6E92">
            <w:pPr>
              <w:pStyle w:val="Table-Text"/>
              <w:rPr>
                <w:ins w:id="477" w:author="Arnaud Dumont" w:date="2014-02-20T11:38:00Z"/>
              </w:rPr>
            </w:pPr>
            <w:ins w:id="478" w:author="Arnaud Dumont" w:date="2014-02-20T11:38:00Z">
              <w:r>
                <w:t>boolean</w:t>
              </w:r>
            </w:ins>
          </w:p>
        </w:tc>
        <w:tc>
          <w:tcPr>
            <w:tcW w:w="3507" w:type="dxa"/>
          </w:tcPr>
          <w:p w:rsidR="00CB3AB5" w:rsidDel="00CB3AB5" w:rsidRDefault="00CB3AB5" w:rsidP="006D6E92">
            <w:pPr>
              <w:pStyle w:val="Table-Text"/>
              <w:rPr>
                <w:ins w:id="479" w:author="Arnaud Dumont" w:date="2014-02-20T11:38:00Z"/>
              </w:rPr>
            </w:pPr>
            <w:ins w:id="480"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81" w:author="Arnaud Dumont" w:date="2014-02-11T14:02:00Z">
        <w:r w:rsidDel="00144694">
          <w:delText xml:space="preserve">user </w:delText>
        </w:r>
      </w:del>
      <w:ins w:id="482"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w:t>
      </w:r>
      <w:proofErr w:type="gramStart"/>
      <w:r>
        <w:t>?searchBrandedNameServers</w:t>
      </w:r>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"@uri</w:t>
      </w:r>
      <w:proofErr w:type="gramStart"/>
      <w:r>
        <w:t>" :</w:t>
      </w:r>
      <w:proofErr w:type="gramEnd"/>
      <w:r>
        <w:t xml:space="preserve"> "https://api.discoverydns.com/zones/?searchBrandedNameServers=false",</w:t>
      </w:r>
    </w:p>
    <w:p w:rsidR="006D6E92" w:rsidRDefault="006D6E92" w:rsidP="006D6E92">
      <w:pPr>
        <w:pStyle w:val="Code"/>
      </w:pPr>
      <w:r>
        <w:t xml:space="preserve">    "</w:t>
      </w:r>
      <w:proofErr w:type="gramStart"/>
      <w:r>
        <w:t>zoneList</w:t>
      </w:r>
      <w:proofErr w:type="gramEnd"/>
      <w:r>
        <w:t>" : [ {</w:t>
      </w:r>
    </w:p>
    <w:p w:rsidR="006D6E92" w:rsidRDefault="006D6E92" w:rsidP="006D6E92">
      <w:pPr>
        <w:pStyle w:val="Code"/>
      </w:pPr>
      <w:r>
        <w:t xml:space="preserve">      "@uri</w:t>
      </w:r>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"2013-10-08T00:58:38.645",</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t xml:space="preserve">      "</w:t>
      </w:r>
      <w:proofErr w:type="gramStart"/>
      <w:r>
        <w:t>name</w:t>
      </w:r>
      <w:proofErr w:type="gramEnd"/>
      <w:r>
        <w:t>" : "testingzone1.com",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"2013-10-08T00:58:38.686",</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"https://api.discoverydns.com/zones/a0c2c6ab-5bfd-4fad-a90c-06be5eee2bd6",</w:t>
      </w:r>
    </w:p>
    <w:p w:rsidR="006D6E92" w:rsidRDefault="006D6E92" w:rsidP="006D6E92">
      <w:pPr>
        <w:pStyle w:val="Code"/>
      </w:pPr>
      <w:r>
        <w:lastRenderedPageBreak/>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"2013-10-08T00:58:38.709",</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gramStart"/>
      <w:r>
        <w:t>totalCount</w:t>
      </w:r>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83" w:name="_Toc382406014"/>
      <w:r>
        <w:t>Zone Create Command</w:t>
      </w:r>
      <w:bookmarkEnd w:id="483"/>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84" w:author="Arnaud Dumont" w:date="2014-02-20T10:43:00Z">
              <w:r w:rsidDel="00F55AAE">
                <w:delText>GET</w:delText>
              </w:r>
            </w:del>
            <w:ins w:id="485"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86" w:author="Arnaud Dumont" w:date="2014-02-20T11:39:00Z">
              <w:r w:rsidDel="00CB3AB5">
                <w:delText xml:space="preserve"> </w:delText>
              </w:r>
            </w:del>
            <w:r>
              <w:t>string “rdata” field that is as the resource record would be entered into a BIND compati</w:t>
            </w:r>
            <w:del w:id="487"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88" w:author="Arnaud Dumont" w:date="2014-02-20T11:40:00Z"/>
        </w:trPr>
        <w:tc>
          <w:tcPr>
            <w:tcW w:w="1985" w:type="dxa"/>
          </w:tcPr>
          <w:p w:rsidR="00CB3AB5" w:rsidRDefault="00CB3AB5" w:rsidP="00B513A3">
            <w:pPr>
              <w:pStyle w:val="Table-Text"/>
              <w:rPr>
                <w:ins w:id="489" w:author="Arnaud Dumont" w:date="2014-02-20T11:40:00Z"/>
              </w:rPr>
            </w:pPr>
            <w:ins w:id="490" w:author="Arnaud Dumont" w:date="2014-02-20T11:40:00Z">
              <w:r w:rsidRPr="00CB3AB5">
                <w:t>dnssecSigned</w:t>
              </w:r>
            </w:ins>
          </w:p>
        </w:tc>
        <w:tc>
          <w:tcPr>
            <w:tcW w:w="1873" w:type="dxa"/>
          </w:tcPr>
          <w:p w:rsidR="00CB3AB5" w:rsidRDefault="00CB3AB5" w:rsidP="00B513A3">
            <w:pPr>
              <w:pStyle w:val="Table-Text"/>
              <w:rPr>
                <w:ins w:id="491" w:author="Arnaud Dumont" w:date="2014-02-20T11:40:00Z"/>
              </w:rPr>
            </w:pPr>
            <w:ins w:id="492" w:author="Arnaud Dumont" w:date="2014-02-20T11:40:00Z">
              <w:r>
                <w:t>No</w:t>
              </w:r>
            </w:ins>
          </w:p>
        </w:tc>
        <w:tc>
          <w:tcPr>
            <w:tcW w:w="1364" w:type="dxa"/>
          </w:tcPr>
          <w:p w:rsidR="00CB3AB5" w:rsidRDefault="00CB3AB5" w:rsidP="00B513A3">
            <w:pPr>
              <w:pStyle w:val="Table-Text"/>
              <w:rPr>
                <w:ins w:id="493" w:author="Arnaud Dumont" w:date="2014-02-20T11:40:00Z"/>
              </w:rPr>
            </w:pPr>
            <w:ins w:id="494" w:author="Arnaud Dumont" w:date="2014-02-20T11:40:00Z">
              <w:r>
                <w:t>boolean</w:t>
              </w:r>
            </w:ins>
          </w:p>
        </w:tc>
        <w:tc>
          <w:tcPr>
            <w:tcW w:w="3425" w:type="dxa"/>
          </w:tcPr>
          <w:p w:rsidR="00CB3AB5" w:rsidRDefault="00CB3AB5" w:rsidP="00B513A3">
            <w:pPr>
              <w:pStyle w:val="Table-Text"/>
              <w:rPr>
                <w:ins w:id="495" w:author="Arnaud Dumont" w:date="2014-02-20T11:40:00Z"/>
              </w:rPr>
            </w:pPr>
            <w:ins w:id="496" w:author="Arnaud Dumont" w:date="2014-02-20T11:40:00Z">
              <w:r>
                <w:t>W</w:t>
              </w:r>
            </w:ins>
            <w:ins w:id="497" w:author="Arnaud Dumont" w:date="2014-02-20T11:41:00Z">
              <w:r>
                <w:t>h</w:t>
              </w:r>
            </w:ins>
            <w:ins w:id="498" w:author="Arnaud Dumont" w:date="2014-02-20T11:40:00Z">
              <w:r>
                <w:t xml:space="preserve">ether or not the zone should </w:t>
              </w:r>
            </w:ins>
            <w:ins w:id="499"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500" w:author="Arnaud Dumont" w:date="2014-02-11T13:55:00Z"/>
        </w:trPr>
        <w:tc>
          <w:tcPr>
            <w:tcW w:w="2965" w:type="dxa"/>
          </w:tcPr>
          <w:p w:rsidR="00D279A5" w:rsidRDefault="00D279A5" w:rsidP="00B513A3">
            <w:pPr>
              <w:pStyle w:val="Table-Text"/>
              <w:rPr>
                <w:ins w:id="501" w:author="Arnaud Dumont" w:date="2014-02-11T13:55:00Z"/>
              </w:rPr>
            </w:pPr>
            <w:ins w:id="502" w:author="Arnaud Dumont" w:date="2014-02-11T13:55:00Z">
              <w:r w:rsidRPr="00BD038E">
                <w:t>zskRollOverState</w:t>
              </w:r>
            </w:ins>
          </w:p>
        </w:tc>
        <w:tc>
          <w:tcPr>
            <w:tcW w:w="2175" w:type="dxa"/>
          </w:tcPr>
          <w:p w:rsidR="00D279A5" w:rsidRDefault="00D279A5" w:rsidP="00B513A3">
            <w:pPr>
              <w:pStyle w:val="Table-Text"/>
              <w:rPr>
                <w:ins w:id="503" w:author="Arnaud Dumont" w:date="2014-02-11T13:55:00Z"/>
              </w:rPr>
            </w:pPr>
            <w:ins w:id="504" w:author="Arnaud Dumont" w:date="2014-02-11T13:55:00Z">
              <w:r>
                <w:t>string</w:t>
              </w:r>
            </w:ins>
          </w:p>
        </w:tc>
        <w:tc>
          <w:tcPr>
            <w:tcW w:w="3507" w:type="dxa"/>
          </w:tcPr>
          <w:p w:rsidR="00D279A5" w:rsidRDefault="00D279A5" w:rsidP="00B513A3">
            <w:pPr>
              <w:pStyle w:val="Table-Text"/>
              <w:rPr>
                <w:ins w:id="505" w:author="Arnaud Dumont" w:date="2014-02-11T13:55:00Z"/>
              </w:rPr>
            </w:pPr>
            <w:ins w:id="506"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684821" w:rsidTr="00A11CBE">
        <w:trPr>
          <w:trHeight w:val="113"/>
          <w:tblHeader w:val="0"/>
          <w:ins w:id="507" w:author="Arnaud Dumont" w:date="2014-06-04T15:36:00Z"/>
        </w:trPr>
        <w:tc>
          <w:tcPr>
            <w:tcW w:w="2965" w:type="dxa"/>
          </w:tcPr>
          <w:p w:rsidR="00684821" w:rsidRPr="00BD038E" w:rsidRDefault="00684821" w:rsidP="00B513A3">
            <w:pPr>
              <w:pStyle w:val="Table-Text"/>
              <w:rPr>
                <w:ins w:id="508" w:author="Arnaud Dumont" w:date="2014-06-04T15:36:00Z"/>
              </w:rPr>
            </w:pPr>
            <w:ins w:id="509" w:author="Arnaud Dumont" w:date="2014-06-04T15:36:00Z">
              <w:r w:rsidRPr="00961B66">
                <w:t>pendingOperation</w:t>
              </w:r>
            </w:ins>
          </w:p>
        </w:tc>
        <w:tc>
          <w:tcPr>
            <w:tcW w:w="2175" w:type="dxa"/>
          </w:tcPr>
          <w:p w:rsidR="00684821" w:rsidRDefault="00684821" w:rsidP="00B513A3">
            <w:pPr>
              <w:pStyle w:val="Table-Text"/>
              <w:rPr>
                <w:ins w:id="510" w:author="Arnaud Dumont" w:date="2014-06-04T15:36:00Z"/>
              </w:rPr>
            </w:pPr>
            <w:ins w:id="511" w:author="Arnaud Dumont" w:date="2014-06-04T15:36:00Z">
              <w:r>
                <w:t>string</w:t>
              </w:r>
            </w:ins>
          </w:p>
        </w:tc>
        <w:tc>
          <w:tcPr>
            <w:tcW w:w="3507" w:type="dxa"/>
          </w:tcPr>
          <w:p w:rsidR="00684821" w:rsidRDefault="00684821" w:rsidP="00B513A3">
            <w:pPr>
              <w:pStyle w:val="Table-Text"/>
              <w:rPr>
                <w:ins w:id="512" w:author="Arnaud Dumont" w:date="2014-06-04T15:36:00Z"/>
              </w:rPr>
            </w:pPr>
            <w:ins w:id="513" w:author="Arnaud Dumont" w:date="2014-06-04T15:36:00Z">
              <w:r w:rsidRPr="00961B66">
                <w:t>The pending operation that will soon be actioned on the zone ('zoneSigning', 'zoneUnSigning' or 'delete'), or 'none'</w:t>
              </w:r>
            </w:ins>
            <w:ins w:id="514" w:author="Chris Wright" w:date="2014-06-16T13:38:00Z">
              <w:r w:rsidR="00D56F25">
                <w:t xml:space="preserve">. </w:t>
              </w:r>
              <w:r w:rsidR="00D56F25">
                <w:t>No updates can be made to a zone when it has an outstanding pending operation.</w:t>
              </w:r>
            </w:ins>
          </w:p>
        </w:tc>
      </w:tr>
      <w:tr w:rsidR="00684821" w:rsidTr="00A11CBE">
        <w:trPr>
          <w:trHeight w:val="113"/>
          <w:tblHeader w:val="0"/>
          <w:ins w:id="515" w:author="Arnaud Dumont" w:date="2014-06-04T15:36:00Z"/>
        </w:trPr>
        <w:tc>
          <w:tcPr>
            <w:tcW w:w="2965" w:type="dxa"/>
          </w:tcPr>
          <w:p w:rsidR="00684821" w:rsidRPr="00BD038E" w:rsidRDefault="00684821" w:rsidP="00B513A3">
            <w:pPr>
              <w:pStyle w:val="Table-Text"/>
              <w:rPr>
                <w:ins w:id="516" w:author="Arnaud Dumont" w:date="2014-06-04T15:36:00Z"/>
              </w:rPr>
            </w:pPr>
            <w:ins w:id="517" w:author="Arnaud Dumont" w:date="2014-06-04T15:36:00Z">
              <w:r w:rsidRPr="00961B66">
                <w:t>lastPublishDate</w:t>
              </w:r>
            </w:ins>
          </w:p>
        </w:tc>
        <w:tc>
          <w:tcPr>
            <w:tcW w:w="2175" w:type="dxa"/>
          </w:tcPr>
          <w:p w:rsidR="00684821" w:rsidRDefault="00684821" w:rsidP="00B513A3">
            <w:pPr>
              <w:pStyle w:val="Table-Text"/>
              <w:rPr>
                <w:ins w:id="518" w:author="Arnaud Dumont" w:date="2014-06-04T15:36:00Z"/>
              </w:rPr>
            </w:pPr>
            <w:ins w:id="519" w:author="Arnaud Dumont" w:date="2014-06-04T15:36:00Z">
              <w:r>
                <w:t>timestamp</w:t>
              </w:r>
            </w:ins>
          </w:p>
        </w:tc>
        <w:tc>
          <w:tcPr>
            <w:tcW w:w="3507" w:type="dxa"/>
          </w:tcPr>
          <w:p w:rsidR="00684821" w:rsidRDefault="00684821" w:rsidP="00D56F25">
            <w:pPr>
              <w:pStyle w:val="Table-Text"/>
              <w:rPr>
                <w:ins w:id="520" w:author="Arnaud Dumont" w:date="2014-06-04T15:36:00Z"/>
              </w:rPr>
            </w:pPr>
            <w:ins w:id="521" w:author="Arnaud Dumont" w:date="2014-06-04T15:36:00Z">
              <w:r w:rsidRPr="00961B66">
                <w:t xml:space="preserve">The last time the zone was published </w:t>
              </w:r>
              <w:del w:id="522" w:author="Chris Wright" w:date="2014-06-16T13:37:00Z">
                <w:r w:rsidRPr="00961B66" w:rsidDel="00D56F25">
                  <w:delText>on</w:delText>
                </w:r>
              </w:del>
            </w:ins>
            <w:ins w:id="523" w:author="Chris Wright" w:date="2014-06-16T13:37:00Z">
              <w:r w:rsidR="00D56F25">
                <w:t>to</w:t>
              </w:r>
            </w:ins>
            <w:ins w:id="524" w:author="Arnaud Dumont" w:date="2014-06-04T15:36:00Z">
              <w:r w:rsidRPr="00961B66">
                <w:t xml:space="preserve"> the DNS anycast cloud</w:t>
              </w:r>
            </w:ins>
          </w:p>
        </w:tc>
      </w:tr>
      <w:tr w:rsidR="00684821" w:rsidTr="00A11CBE">
        <w:trPr>
          <w:trHeight w:val="113"/>
          <w:tblHeader w:val="0"/>
        </w:trPr>
        <w:tc>
          <w:tcPr>
            <w:tcW w:w="2965" w:type="dxa"/>
          </w:tcPr>
          <w:p w:rsidR="00684821" w:rsidRDefault="00684821" w:rsidP="00B513A3">
            <w:pPr>
              <w:pStyle w:val="Table-Text"/>
            </w:pPr>
            <w:r>
              <w:t>group</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zone grouping code</w:t>
            </w:r>
          </w:p>
        </w:tc>
      </w:tr>
      <w:tr w:rsidR="00684821" w:rsidTr="00A11CBE">
        <w:trPr>
          <w:trHeight w:val="113"/>
          <w:tblHeader w:val="0"/>
        </w:trPr>
        <w:tc>
          <w:tcPr>
            <w:tcW w:w="2965" w:type="dxa"/>
          </w:tcPr>
          <w:p w:rsidR="00684821" w:rsidRDefault="00684821" w:rsidP="00B513A3">
            <w:pPr>
              <w:pStyle w:val="Table-Text"/>
            </w:pPr>
            <w:r>
              <w:t>nameServerSetId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set associated with this zone</w:t>
            </w:r>
          </w:p>
        </w:tc>
      </w:tr>
      <w:tr w:rsidR="00684821" w:rsidTr="00A11CBE">
        <w:trPr>
          <w:trHeight w:val="113"/>
          <w:tblHeader w:val="0"/>
        </w:trPr>
        <w:tc>
          <w:tcPr>
            <w:tcW w:w="2965" w:type="dxa"/>
          </w:tcPr>
          <w:p w:rsidR="00684821" w:rsidRDefault="00684821" w:rsidP="00B513A3">
            <w:pPr>
              <w:pStyle w:val="Table-Text"/>
            </w:pPr>
            <w:r>
              <w:t>nameServerSetName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set</w:t>
            </w:r>
          </w:p>
        </w:tc>
      </w:tr>
      <w:tr w:rsidR="00684821" w:rsidTr="00A11CBE">
        <w:trPr>
          <w:trHeight w:val="113"/>
          <w:tblHeader w:val="0"/>
        </w:trPr>
        <w:tc>
          <w:tcPr>
            <w:tcW w:w="2965" w:type="dxa"/>
          </w:tcPr>
          <w:p w:rsidR="00684821" w:rsidRDefault="00684821" w:rsidP="00B513A3">
            <w:pPr>
              <w:pStyle w:val="Table-Text"/>
            </w:pPr>
            <w:r>
              <w:t>nameServerInterfaceSetId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interface set associated with the zone</w:t>
            </w:r>
          </w:p>
        </w:tc>
      </w:tr>
      <w:tr w:rsidR="00684821" w:rsidTr="00A11CBE">
        <w:trPr>
          <w:trHeight w:val="113"/>
          <w:tblHeader w:val="0"/>
        </w:trPr>
        <w:tc>
          <w:tcPr>
            <w:tcW w:w="2965" w:type="dxa"/>
          </w:tcPr>
          <w:p w:rsidR="00684821" w:rsidRDefault="00684821" w:rsidP="00B513A3">
            <w:pPr>
              <w:pStyle w:val="Table-Text"/>
            </w:pPr>
            <w:r>
              <w:t>nameServerInterfaceSetName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interface set</w:t>
            </w:r>
          </w:p>
        </w:tc>
      </w:tr>
      <w:tr w:rsidR="00684821" w:rsidTr="00A11CBE">
        <w:trPr>
          <w:trHeight w:val="113"/>
          <w:tblHeader w:val="0"/>
        </w:trPr>
        <w:tc>
          <w:tcPr>
            <w:tcW w:w="2965" w:type="dxa"/>
          </w:tcPr>
          <w:p w:rsidR="00684821" w:rsidRDefault="00684821" w:rsidP="00B513A3">
            <w:pPr>
              <w:pStyle w:val="Table-Text"/>
            </w:pPr>
            <w:r>
              <w:t>planId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plan that the zone is currently on</w:t>
            </w:r>
          </w:p>
        </w:tc>
      </w:tr>
      <w:tr w:rsidR="00684821" w:rsidTr="00A11CBE">
        <w:trPr>
          <w:trHeight w:val="113"/>
          <w:tblHeader w:val="0"/>
        </w:trPr>
        <w:tc>
          <w:tcPr>
            <w:tcW w:w="2965" w:type="dxa"/>
          </w:tcPr>
          <w:p w:rsidR="00684821" w:rsidRDefault="00684821" w:rsidP="00B513A3">
            <w:pPr>
              <w:pStyle w:val="Table-Text"/>
            </w:pPr>
            <w:r>
              <w:t>planName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plan that the zone is currently on</w:t>
            </w:r>
          </w:p>
        </w:tc>
      </w:tr>
      <w:tr w:rsidR="00684821" w:rsidTr="00A11CBE">
        <w:trPr>
          <w:trHeight w:val="113"/>
          <w:tblHeader w:val="0"/>
        </w:trPr>
        <w:tc>
          <w:tcPr>
            <w:tcW w:w="2965" w:type="dxa"/>
          </w:tcPr>
          <w:p w:rsidR="00684821" w:rsidRDefault="00684821" w:rsidP="00B513A3">
            <w:pPr>
              <w:pStyle w:val="Table-Text"/>
            </w:pPr>
            <w:r>
              <w:t>sponsorAccountId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sponsors or ‘owns’ the zone</w:t>
            </w:r>
          </w:p>
        </w:tc>
      </w:tr>
      <w:tr w:rsidR="00684821" w:rsidTr="00A11CBE">
        <w:trPr>
          <w:trHeight w:val="113"/>
          <w:tblHeader w:val="0"/>
        </w:trPr>
        <w:tc>
          <w:tcPr>
            <w:tcW w:w="2965" w:type="dxa"/>
          </w:tcPr>
          <w:p w:rsidR="00684821" w:rsidRDefault="00684821" w:rsidP="00B513A3">
            <w:pPr>
              <w:pStyle w:val="Table-Text"/>
            </w:pPr>
            <w:r>
              <w:t>sponsorAccountIdentifier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sponsors the zone</w:t>
            </w:r>
          </w:p>
        </w:tc>
      </w:tr>
      <w:tr w:rsidR="00684821" w:rsidTr="00A11CBE">
        <w:trPr>
          <w:trHeight w:val="113"/>
          <w:tblHeader w:val="0"/>
        </w:trPr>
        <w:tc>
          <w:tcPr>
            <w:tcW w:w="2965" w:type="dxa"/>
          </w:tcPr>
          <w:p w:rsidR="00684821" w:rsidRDefault="00684821" w:rsidP="00B513A3">
            <w:pPr>
              <w:pStyle w:val="Table-Text"/>
            </w:pPr>
            <w:r w:rsidRPr="00AF6C94">
              <w:t>delegationResourceRecords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resource records that are to be provide</w:t>
            </w:r>
            <w:ins w:id="525" w:author="Arnaud Dumont" w:date="2014-02-11T13:50:00Z">
              <w:r>
                <w:t>d</w:t>
              </w:r>
            </w:ins>
            <w:r>
              <w:t xml:space="preserve"> to the parent zone for the child zone delegation. This is typically the NS records and any required glue records</w:t>
            </w:r>
          </w:p>
        </w:tc>
      </w:tr>
      <w:tr w:rsidR="00684821" w:rsidTr="00A11CBE">
        <w:trPr>
          <w:trHeight w:val="113"/>
          <w:tblHeader w:val="0"/>
        </w:trPr>
        <w:tc>
          <w:tcPr>
            <w:tcW w:w="2965" w:type="dxa"/>
          </w:tcPr>
          <w:p w:rsidR="00684821" w:rsidRDefault="00684821" w:rsidP="00B513A3">
            <w:pPr>
              <w:pStyle w:val="Table-Text"/>
            </w:pPr>
            <w:r>
              <w:lastRenderedPageBreak/>
              <w:t>ddnsResourceRecords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system generated resource records for the zone. This is typically the SOA and NS records</w:t>
            </w:r>
          </w:p>
        </w:tc>
      </w:tr>
      <w:tr w:rsidR="00684821" w:rsidTr="00A11CBE">
        <w:trPr>
          <w:trHeight w:val="113"/>
          <w:tblHeader w:val="0"/>
        </w:trPr>
        <w:tc>
          <w:tcPr>
            <w:tcW w:w="2965" w:type="dxa"/>
          </w:tcPr>
          <w:p w:rsidR="00684821" w:rsidRDefault="00684821" w:rsidP="00B513A3">
            <w:pPr>
              <w:pStyle w:val="Table-Text"/>
            </w:pPr>
            <w:r>
              <w:t>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user supplied (and modifiable) resource records associated with the zone</w:t>
            </w:r>
          </w:p>
        </w:tc>
      </w:tr>
      <w:tr w:rsidR="00684821" w:rsidTr="00A11CBE">
        <w:trPr>
          <w:trHeight w:val="113"/>
          <w:tblHeader w:val="0"/>
        </w:trPr>
        <w:tc>
          <w:tcPr>
            <w:tcW w:w="2965" w:type="dxa"/>
          </w:tcPr>
          <w:p w:rsidR="00684821" w:rsidRDefault="00684821" w:rsidP="00B513A3">
            <w:pPr>
              <w:pStyle w:val="Table-Text"/>
            </w:pPr>
            <w:r>
              <w:t>createDate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created</w:t>
            </w:r>
          </w:p>
        </w:tc>
      </w:tr>
      <w:tr w:rsidR="00684821" w:rsidTr="00A11CBE">
        <w:trPr>
          <w:trHeight w:val="113"/>
          <w:tblHeader w:val="0"/>
        </w:trPr>
        <w:tc>
          <w:tcPr>
            <w:tcW w:w="2965" w:type="dxa"/>
          </w:tcPr>
          <w:p w:rsidR="00684821" w:rsidRDefault="00684821" w:rsidP="00B513A3">
            <w:pPr>
              <w:pStyle w:val="Table-Text"/>
            </w:pPr>
            <w:r>
              <w:t>createAccountId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created the object</w:t>
            </w:r>
          </w:p>
        </w:tc>
      </w:tr>
      <w:tr w:rsidR="00684821" w:rsidTr="00A11CBE">
        <w:trPr>
          <w:trHeight w:val="113"/>
          <w:tblHeader w:val="0"/>
        </w:trPr>
        <w:tc>
          <w:tcPr>
            <w:tcW w:w="2965" w:type="dxa"/>
          </w:tcPr>
          <w:p w:rsidR="00684821" w:rsidRDefault="00684821" w:rsidP="00B513A3">
            <w:pPr>
              <w:pStyle w:val="Table-Text"/>
            </w:pPr>
            <w:r>
              <w:t>createAccountIdentifier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created the object</w:t>
            </w:r>
          </w:p>
        </w:tc>
      </w:tr>
      <w:tr w:rsidR="00684821" w:rsidTr="00A11CBE">
        <w:trPr>
          <w:trHeight w:val="113"/>
          <w:tblHeader w:val="0"/>
        </w:trPr>
        <w:tc>
          <w:tcPr>
            <w:tcW w:w="2965" w:type="dxa"/>
          </w:tcPr>
          <w:p w:rsidR="00684821" w:rsidRDefault="00684821" w:rsidP="00B513A3">
            <w:pPr>
              <w:pStyle w:val="Table-Text"/>
            </w:pPr>
            <w:r>
              <w:t>createUserId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created the object</w:t>
            </w:r>
          </w:p>
        </w:tc>
      </w:tr>
      <w:tr w:rsidR="00684821" w:rsidTr="00A11CBE">
        <w:trPr>
          <w:trHeight w:val="113"/>
          <w:tblHeader w:val="0"/>
        </w:trPr>
        <w:tc>
          <w:tcPr>
            <w:tcW w:w="2965" w:type="dxa"/>
          </w:tcPr>
          <w:p w:rsidR="00684821" w:rsidRDefault="00684821" w:rsidP="00B513A3">
            <w:pPr>
              <w:pStyle w:val="Table-Text"/>
            </w:pPr>
            <w:r>
              <w:t>createUserName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created the object</w:t>
            </w:r>
          </w:p>
        </w:tc>
      </w:tr>
      <w:tr w:rsidR="00684821" w:rsidTr="00A11CBE">
        <w:trPr>
          <w:trHeight w:val="113"/>
          <w:tblHeader w:val="0"/>
        </w:trPr>
        <w:tc>
          <w:tcPr>
            <w:tcW w:w="2965" w:type="dxa"/>
          </w:tcPr>
          <w:p w:rsidR="00684821" w:rsidRDefault="00684821" w:rsidP="00B513A3">
            <w:pPr>
              <w:pStyle w:val="Table-Text"/>
            </w:pPr>
            <w:r>
              <w:t>lastUpdateDate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last updated,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zoneCreate</w:t>
      </w:r>
      <w:proofErr w:type="gramEnd"/>
      <w:r>
        <w:t>" : {</w:t>
      </w:r>
    </w:p>
    <w:p w:rsidR="00B513A3" w:rsidRDefault="00B513A3" w:rsidP="00B513A3">
      <w:pPr>
        <w:pStyle w:val="Code"/>
        <w:rPr>
          <w:ins w:id="526" w:author="Arnaud Dumont" w:date="2014-02-20T11:43:00Z"/>
        </w:rPr>
      </w:pPr>
      <w:r>
        <w:t xml:space="preserve">    "</w:t>
      </w:r>
      <w:proofErr w:type="gramStart"/>
      <w:r>
        <w:t>name</w:t>
      </w:r>
      <w:proofErr w:type="gramEnd"/>
      <w:r>
        <w:t>" : "example.com.au",</w:t>
      </w:r>
    </w:p>
    <w:p w:rsidR="00CB3AB5" w:rsidRDefault="00CB3AB5" w:rsidP="00B513A3">
      <w:pPr>
        <w:pStyle w:val="Code"/>
      </w:pPr>
      <w:ins w:id="527" w:author="Arnaud Dumont" w:date="2014-02-20T11:43:00Z">
        <w:r>
          <w:t xml:space="preserve">    "</w:t>
        </w:r>
        <w:proofErr w:type="gramStart"/>
        <w:r w:rsidRPr="00CB3AB5">
          <w:t>dnssecSigned</w:t>
        </w:r>
        <w:proofErr w:type="gramEnd"/>
        <w:r>
          <w:t>" : false,</w:t>
        </w:r>
      </w:ins>
    </w:p>
    <w:p w:rsidR="00B513A3" w:rsidRDefault="00B513A3" w:rsidP="00B513A3">
      <w:pPr>
        <w:pStyle w:val="Code"/>
      </w:pPr>
      <w:r>
        <w:t xml:space="preserve">    "</w:t>
      </w:r>
      <w:proofErr w:type="gramStart"/>
      <w:r>
        <w:t>brandedNameServers</w:t>
      </w:r>
      <w:proofErr w:type="gramEnd"/>
      <w:r>
        <w:t>" : true,</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"@uri</w:t>
      </w:r>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brandedNameServers</w:t>
      </w:r>
      <w:proofErr w:type="gramEnd"/>
      <w:r>
        <w:t>" : true,</w:t>
      </w:r>
    </w:p>
    <w:p w:rsidR="00EA3CD9" w:rsidRDefault="00B513A3" w:rsidP="00EA3CD9">
      <w:pPr>
        <w:pStyle w:val="Code"/>
        <w:rPr>
          <w:ins w:id="528" w:author="Arnaud Dumont" w:date="2014-02-11T14:00:00Z"/>
        </w:rPr>
      </w:pPr>
      <w:r>
        <w:t xml:space="preserve">    "</w:t>
      </w:r>
      <w:proofErr w:type="gramStart"/>
      <w:r>
        <w:t>dnssecSigned</w:t>
      </w:r>
      <w:proofErr w:type="gramEnd"/>
      <w:r>
        <w:t>" : false,</w:t>
      </w:r>
    </w:p>
    <w:p w:rsidR="00684821" w:rsidRDefault="00EA3CD9" w:rsidP="00684821">
      <w:pPr>
        <w:pStyle w:val="Code"/>
        <w:rPr>
          <w:ins w:id="529" w:author="Arnaud Dumont" w:date="2014-06-04T15:37:00Z"/>
        </w:rPr>
      </w:pPr>
      <w:ins w:id="530" w:author="Arnaud Dumont" w:date="2014-02-11T14:00:00Z">
        <w:r>
          <w:t xml:space="preserve">    "</w:t>
        </w:r>
        <w:proofErr w:type="gramStart"/>
        <w:r w:rsidRPr="006242A4">
          <w:t>zskRollOverState</w:t>
        </w:r>
        <w:proofErr w:type="gramEnd"/>
        <w:r>
          <w:t>" : null,</w:t>
        </w:r>
      </w:ins>
      <w:ins w:id="531" w:author="Arnaud Dumont" w:date="2014-06-04T15:37:00Z">
        <w:r w:rsidR="00684821" w:rsidRPr="00684821">
          <w:t xml:space="preserve"> </w:t>
        </w:r>
      </w:ins>
    </w:p>
    <w:p w:rsidR="00684821" w:rsidRDefault="00684821" w:rsidP="00684821">
      <w:pPr>
        <w:pStyle w:val="Code"/>
        <w:rPr>
          <w:ins w:id="532" w:author="Arnaud Dumont" w:date="2014-06-04T15:37:00Z"/>
        </w:rPr>
      </w:pPr>
      <w:ins w:id="533" w:author="Arnaud Dumont" w:date="2014-06-04T15:37:00Z">
        <w:r>
          <w:t xml:space="preserve">    "</w:t>
        </w:r>
        <w:proofErr w:type="gramStart"/>
        <w:r w:rsidRPr="008E504F">
          <w:t>pendingOperation</w:t>
        </w:r>
        <w:proofErr w:type="gramEnd"/>
        <w:r>
          <w:t>" : "none",</w:t>
        </w:r>
      </w:ins>
    </w:p>
    <w:p w:rsidR="00B513A3" w:rsidRDefault="00684821" w:rsidP="00684821">
      <w:pPr>
        <w:pStyle w:val="Code"/>
      </w:pPr>
      <w:ins w:id="534" w:author="Arnaud Dumont" w:date="2014-06-04T15:37:00Z">
        <w:r>
          <w:t xml:space="preserve">    "</w:t>
        </w:r>
        <w:proofErr w:type="gramStart"/>
        <w:r w:rsidRPr="008E504F">
          <w:t>lastPublishDate</w:t>
        </w:r>
        <w:proofErr w:type="gramEnd"/>
        <w:r>
          <w:t>" : null,</w:t>
        </w:r>
      </w:ins>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nameServerSetName</w:t>
      </w:r>
      <w:proofErr w:type="gramEnd"/>
      <w:r>
        <w:t>" : "Test-ing Name.Server_Set0",</w:t>
      </w:r>
    </w:p>
    <w:p w:rsidR="00B513A3" w:rsidRDefault="00B513A3" w:rsidP="00B513A3">
      <w:pPr>
        <w:pStyle w:val="Code"/>
      </w:pPr>
      <w:r>
        <w:lastRenderedPageBreak/>
        <w:t xml:space="preserve">    "</w:t>
      </w:r>
      <w:proofErr w:type="gramStart"/>
      <w:r>
        <w:t>nameServerInterfaceSetId</w:t>
      </w:r>
      <w:proofErr w:type="gramEnd"/>
      <w:r>
        <w:t>" : "3172a76f-f9f0-40b8-93ea-2fbe4590e293",</w:t>
      </w:r>
    </w:p>
    <w:p w:rsidR="00B513A3" w:rsidRDefault="00B513A3" w:rsidP="00B513A3">
      <w:pPr>
        <w:pStyle w:val="Code"/>
      </w:pPr>
      <w:r>
        <w:t xml:space="preserve">    "</w:t>
      </w:r>
      <w:proofErr w:type="gramStart"/>
      <w:r>
        <w:t>nameServerInterfaceSetName</w:t>
      </w:r>
      <w:proofErr w:type="gramEnd"/>
      <w:r>
        <w:t>" : "Test-ing NameServer_Interfa.ceSet0",</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roofErr w:type="gramStart"/>
      <w:r>
        <w:t>planName</w:t>
      </w:r>
      <w:proofErr w:type="gramEnd"/>
      <w:r>
        <w:t>" : "testing-plan_.meh la0",</w:t>
      </w:r>
    </w:p>
    <w:p w:rsidR="00B513A3" w:rsidRDefault="00B513A3" w:rsidP="00B513A3">
      <w:pPr>
        <w:pStyle w:val="Code"/>
      </w:pPr>
      <w:r>
        <w:t xml:space="preserve">    "</w:t>
      </w:r>
      <w:proofErr w:type="gramStart"/>
      <w:r>
        <w:t>sponsorAccountId</w:t>
      </w:r>
      <w:proofErr w:type="gramEnd"/>
      <w:r>
        <w:t>" : "f73af262-9531-11e2-9b25-2809b571161a",</w:t>
      </w:r>
    </w:p>
    <w:p w:rsidR="00B513A3" w:rsidRDefault="00B513A3" w:rsidP="00B513A3">
      <w:pPr>
        <w:pStyle w:val="Code"/>
      </w:pPr>
      <w:r>
        <w:t xml:space="preserve">    "</w:t>
      </w:r>
      <w:proofErr w:type="gramStart"/>
      <w:r>
        <w:t>sponsorAccountIdentifier</w:t>
      </w:r>
      <w:proofErr w:type="gramEnd"/>
      <w:r>
        <w:t>" : "system",</w:t>
      </w:r>
    </w:p>
    <w:p w:rsidR="00B513A3" w:rsidRDefault="00B513A3" w:rsidP="00B513A3">
      <w:pPr>
        <w:pStyle w:val="Code"/>
      </w:pPr>
      <w:r>
        <w:t xml:space="preserve">    "</w:t>
      </w:r>
      <w:proofErr w:type="gramStart"/>
      <w:r>
        <w:t>createDate</w:t>
      </w:r>
      <w:proofErr w:type="gramEnd"/>
      <w:r>
        <w:t>" : "2013-10-08T02:01:05.920",</w:t>
      </w:r>
    </w:p>
    <w:p w:rsidR="00B513A3" w:rsidRDefault="00B513A3" w:rsidP="00B513A3">
      <w:pPr>
        <w:pStyle w:val="Code"/>
      </w:pPr>
      <w:r>
        <w:t xml:space="preserve">    "</w:t>
      </w:r>
      <w:proofErr w:type="gramStart"/>
      <w:r>
        <w:t>createAccountId</w:t>
      </w:r>
      <w:proofErr w:type="gramEnd"/>
      <w:r>
        <w:t>" : "f73af262-9531-11e2-9b25-2809b571161a",</w:t>
      </w:r>
    </w:p>
    <w:p w:rsidR="00B513A3" w:rsidRDefault="00B513A3" w:rsidP="00B513A3">
      <w:pPr>
        <w:pStyle w:val="Code"/>
      </w:pPr>
      <w:r>
        <w:t xml:space="preserve">    "</w:t>
      </w:r>
      <w:proofErr w:type="gramStart"/>
      <w:r>
        <w:t>createAccountIdentifier</w:t>
      </w:r>
      <w:proofErr w:type="gramEnd"/>
      <w:r>
        <w:t>" : "system",</w:t>
      </w:r>
    </w:p>
    <w:p w:rsidR="00B513A3" w:rsidRDefault="00B513A3" w:rsidP="00B513A3">
      <w:pPr>
        <w:pStyle w:val="Code"/>
      </w:pPr>
      <w:r>
        <w:t xml:space="preserve">    "</w:t>
      </w:r>
      <w:proofErr w:type="gramStart"/>
      <w:r>
        <w:t>createUserId</w:t>
      </w:r>
      <w:proofErr w:type="gramEnd"/>
      <w:r>
        <w:t>" : "ed848682-c1d9-11e2-86bc-e9b9e1409c4c",</w:t>
      </w:r>
    </w:p>
    <w:p w:rsidR="00B513A3" w:rsidRDefault="00B513A3" w:rsidP="00B513A3">
      <w:pPr>
        <w:pStyle w:val="Code"/>
      </w:pPr>
      <w:r>
        <w:t xml:space="preserve">    "</w:t>
      </w:r>
      <w:proofErr w:type="gramStart"/>
      <w:r>
        <w:t>createUserName</w:t>
      </w:r>
      <w:proofErr w:type="gramEnd"/>
      <w:r>
        <w:t>" : "System Admin",</w:t>
      </w:r>
    </w:p>
    <w:p w:rsidR="00B513A3" w:rsidRDefault="00B513A3" w:rsidP="00B513A3">
      <w:pPr>
        <w:pStyle w:val="Code"/>
      </w:pPr>
      <w:r>
        <w:t xml:space="preserve">    "</w:t>
      </w:r>
      <w:proofErr w:type="gramStart"/>
      <w:r>
        <w:t>lastUpdateDate</w:t>
      </w:r>
      <w:proofErr w:type="gramEnd"/>
      <w:r>
        <w:t>" : null,</w:t>
      </w:r>
    </w:p>
    <w:p w:rsidR="00B513A3" w:rsidRDefault="00B513A3" w:rsidP="00B513A3">
      <w:pPr>
        <w:pStyle w:val="Code"/>
      </w:pPr>
      <w:r>
        <w:t xml:space="preserve">    "</w:t>
      </w:r>
      <w:proofErr w:type="gramStart"/>
      <w:r>
        <w:t>lastUpdateAccountId</w:t>
      </w:r>
      <w:proofErr w:type="gramEnd"/>
      <w:r>
        <w:t>" : null,</w:t>
      </w:r>
    </w:p>
    <w:p w:rsidR="00B513A3" w:rsidRDefault="00B513A3" w:rsidP="00B513A3">
      <w:pPr>
        <w:pStyle w:val="Code"/>
      </w:pPr>
      <w:r>
        <w:t xml:space="preserve">    "</w:t>
      </w:r>
      <w:proofErr w:type="gramStart"/>
      <w:r>
        <w:t>lastUpdateAccountIdentifier</w:t>
      </w:r>
      <w:proofErr w:type="gramEnd"/>
      <w:r>
        <w:t>" : null,</w:t>
      </w:r>
    </w:p>
    <w:p w:rsidR="00B513A3" w:rsidRDefault="00B513A3" w:rsidP="00B513A3">
      <w:pPr>
        <w:pStyle w:val="Code"/>
      </w:pPr>
      <w:r>
        <w:t xml:space="preserve">    "</w:t>
      </w:r>
      <w:proofErr w:type="gramStart"/>
      <w:r>
        <w:t>lastUpdateUserId</w:t>
      </w:r>
      <w:proofErr w:type="gramEnd"/>
      <w:r>
        <w:t>" : null,</w:t>
      </w:r>
    </w:p>
    <w:p w:rsidR="00B513A3" w:rsidRDefault="00B513A3" w:rsidP="00B513A3">
      <w:pPr>
        <w:pStyle w:val="Code"/>
      </w:pPr>
      <w:r>
        <w:t xml:space="preserve">    "</w:t>
      </w:r>
      <w:proofErr w:type="gramStart"/>
      <w:r>
        <w:t>lastUpdateUserName</w:t>
      </w:r>
      <w:proofErr w:type="gramEnd"/>
      <w:r>
        <w:t>" : null,</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lastRenderedPageBreak/>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gramStart"/>
      <w:r>
        <w:t>ddnsResourceRecords</w:t>
      </w:r>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lastRenderedPageBreak/>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B513A3" w:rsidRDefault="00B513A3" w:rsidP="00B513A3">
      <w:pPr>
        <w:pStyle w:val="Code"/>
      </w:pPr>
      <w:r>
        <w:t xml:space="preserve">    } ],</w:t>
      </w:r>
    </w:p>
    <w:p w:rsidR="00B513A3" w:rsidRDefault="00B513A3" w:rsidP="00B513A3">
      <w:pPr>
        <w:pStyle w:val="Code"/>
      </w:pPr>
      <w:r>
        <w:t xml:space="preserve">    "</w:t>
      </w:r>
      <w:proofErr w:type="gramStart"/>
      <w:r>
        <w:t>resourceRecords</w:t>
      </w:r>
      <w:proofErr w:type="gramEnd"/>
      <w:r>
        <w:t>"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535" w:name="_Toc382406015"/>
      <w:r>
        <w:t>Zone Update Command</w:t>
      </w:r>
      <w:bookmarkEnd w:id="535"/>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536" w:author="Arnaud Dumont" w:date="2014-02-20T10:43:00Z">
              <w:r w:rsidDel="00960CE1">
                <w:delText>GET</w:delText>
              </w:r>
            </w:del>
            <w:ins w:id="537"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538" w:author="Arnaud Dumont" w:date="2014-02-20T11:43:00Z">
              <w:r w:rsidDel="00225335">
                <w:delText xml:space="preserve"> </w:delText>
              </w:r>
            </w:del>
            <w:r>
              <w:t xml:space="preserve"> string “rdata” field that is as the resource record would be entered into a BIND compati</w:t>
            </w:r>
            <w:del w:id="539"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540" w:author="Arnaud Dumont" w:date="2014-02-20T11:44:00Z"/>
        </w:trPr>
        <w:tc>
          <w:tcPr>
            <w:tcW w:w="1809" w:type="dxa"/>
          </w:tcPr>
          <w:p w:rsidR="00225335" w:rsidRDefault="00225335" w:rsidP="00A11CBE">
            <w:pPr>
              <w:pStyle w:val="Table-Text"/>
              <w:rPr>
                <w:ins w:id="541" w:author="Arnaud Dumont" w:date="2014-02-20T11:44:00Z"/>
              </w:rPr>
            </w:pPr>
            <w:ins w:id="542" w:author="Arnaud Dumont" w:date="2014-02-20T11:44:00Z">
              <w:r w:rsidRPr="00CB3AB5">
                <w:t>dnssecSigned</w:t>
              </w:r>
            </w:ins>
          </w:p>
        </w:tc>
        <w:tc>
          <w:tcPr>
            <w:tcW w:w="1920" w:type="dxa"/>
          </w:tcPr>
          <w:p w:rsidR="00225335" w:rsidRDefault="00225335" w:rsidP="00A11CBE">
            <w:pPr>
              <w:pStyle w:val="Table-Text"/>
              <w:rPr>
                <w:ins w:id="543" w:author="Arnaud Dumont" w:date="2014-02-20T11:44:00Z"/>
              </w:rPr>
            </w:pPr>
            <w:ins w:id="544" w:author="Arnaud Dumont" w:date="2014-02-20T11:44:00Z">
              <w:r>
                <w:t>No</w:t>
              </w:r>
            </w:ins>
          </w:p>
        </w:tc>
        <w:tc>
          <w:tcPr>
            <w:tcW w:w="1383" w:type="dxa"/>
          </w:tcPr>
          <w:p w:rsidR="00225335" w:rsidRDefault="00225335" w:rsidP="00A11CBE">
            <w:pPr>
              <w:pStyle w:val="Table-Text"/>
              <w:rPr>
                <w:ins w:id="545" w:author="Arnaud Dumont" w:date="2014-02-20T11:44:00Z"/>
              </w:rPr>
            </w:pPr>
            <w:ins w:id="546" w:author="Arnaud Dumont" w:date="2014-02-20T11:44:00Z">
              <w:r>
                <w:t>boolean</w:t>
              </w:r>
            </w:ins>
          </w:p>
        </w:tc>
        <w:tc>
          <w:tcPr>
            <w:tcW w:w="3535" w:type="dxa"/>
          </w:tcPr>
          <w:p w:rsidR="00225335" w:rsidRDefault="00225335" w:rsidP="00A11CBE">
            <w:pPr>
              <w:pStyle w:val="Table-Text"/>
              <w:rPr>
                <w:ins w:id="547" w:author="Arnaud Dumont" w:date="2014-02-20T11:44:00Z"/>
              </w:rPr>
            </w:pPr>
            <w:ins w:id="548"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549" w:author="Arnaud Dumont" w:date="2014-02-11T13:55:00Z"/>
        </w:trPr>
        <w:tc>
          <w:tcPr>
            <w:tcW w:w="2965" w:type="dxa"/>
          </w:tcPr>
          <w:p w:rsidR="00D279A5" w:rsidRDefault="00D279A5" w:rsidP="00A11CBE">
            <w:pPr>
              <w:pStyle w:val="Table-Text"/>
              <w:rPr>
                <w:ins w:id="550" w:author="Arnaud Dumont" w:date="2014-02-11T13:55:00Z"/>
              </w:rPr>
            </w:pPr>
            <w:ins w:id="551" w:author="Arnaud Dumont" w:date="2014-02-11T13:55:00Z">
              <w:r w:rsidRPr="00BD038E">
                <w:t>zskRollOverState</w:t>
              </w:r>
            </w:ins>
          </w:p>
        </w:tc>
        <w:tc>
          <w:tcPr>
            <w:tcW w:w="2175" w:type="dxa"/>
          </w:tcPr>
          <w:p w:rsidR="00D279A5" w:rsidRDefault="00D279A5" w:rsidP="00A11CBE">
            <w:pPr>
              <w:pStyle w:val="Table-Text"/>
              <w:rPr>
                <w:ins w:id="552" w:author="Arnaud Dumont" w:date="2014-02-11T13:55:00Z"/>
              </w:rPr>
            </w:pPr>
            <w:ins w:id="553" w:author="Arnaud Dumont" w:date="2014-02-11T13:55:00Z">
              <w:r>
                <w:t>string</w:t>
              </w:r>
            </w:ins>
          </w:p>
        </w:tc>
        <w:tc>
          <w:tcPr>
            <w:tcW w:w="3507" w:type="dxa"/>
          </w:tcPr>
          <w:p w:rsidR="00D279A5" w:rsidRDefault="00D279A5" w:rsidP="00A11CBE">
            <w:pPr>
              <w:pStyle w:val="Table-Text"/>
              <w:rPr>
                <w:ins w:id="554" w:author="Arnaud Dumont" w:date="2014-02-11T13:55:00Z"/>
              </w:rPr>
            </w:pPr>
            <w:ins w:id="555"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A11CBE">
        <w:trPr>
          <w:trHeight w:val="113"/>
          <w:tblHeader w:val="0"/>
          <w:ins w:id="556" w:author="Arnaud Dumont" w:date="2014-06-04T15:37:00Z"/>
        </w:trPr>
        <w:tc>
          <w:tcPr>
            <w:tcW w:w="2965" w:type="dxa"/>
          </w:tcPr>
          <w:p w:rsidR="0044328B" w:rsidRPr="00BD038E" w:rsidRDefault="0044328B" w:rsidP="00A11CBE">
            <w:pPr>
              <w:pStyle w:val="Table-Text"/>
              <w:rPr>
                <w:ins w:id="557" w:author="Arnaud Dumont" w:date="2014-06-04T15:37:00Z"/>
              </w:rPr>
            </w:pPr>
            <w:ins w:id="558" w:author="Arnaud Dumont" w:date="2014-06-04T15:37:00Z">
              <w:r w:rsidRPr="00961B66">
                <w:t>pendingOperation</w:t>
              </w:r>
            </w:ins>
          </w:p>
        </w:tc>
        <w:tc>
          <w:tcPr>
            <w:tcW w:w="2175" w:type="dxa"/>
          </w:tcPr>
          <w:p w:rsidR="0044328B" w:rsidRDefault="0044328B" w:rsidP="00A11CBE">
            <w:pPr>
              <w:pStyle w:val="Table-Text"/>
              <w:rPr>
                <w:ins w:id="559" w:author="Arnaud Dumont" w:date="2014-06-04T15:37:00Z"/>
              </w:rPr>
            </w:pPr>
            <w:ins w:id="560" w:author="Arnaud Dumont" w:date="2014-06-04T15:37:00Z">
              <w:r>
                <w:t>string</w:t>
              </w:r>
            </w:ins>
          </w:p>
        </w:tc>
        <w:tc>
          <w:tcPr>
            <w:tcW w:w="3507" w:type="dxa"/>
          </w:tcPr>
          <w:p w:rsidR="0044328B" w:rsidRDefault="0044328B" w:rsidP="00A11CBE">
            <w:pPr>
              <w:pStyle w:val="Table-Text"/>
              <w:rPr>
                <w:ins w:id="561" w:author="Arnaud Dumont" w:date="2014-06-04T15:37:00Z"/>
              </w:rPr>
            </w:pPr>
            <w:ins w:id="562" w:author="Arnaud Dumont" w:date="2014-06-04T15:37:00Z">
              <w:r w:rsidRPr="00961B66">
                <w:t>The pending operation that will soon be actioned on the zone ('zoneSigning', 'zoneUnSigning' or 'delete'), or 'none'</w:t>
              </w:r>
            </w:ins>
            <w:ins w:id="563" w:author="Chris Wright" w:date="2014-06-16T13:38:00Z">
              <w:r w:rsidR="00D56F25">
                <w:t xml:space="preserve">. </w:t>
              </w:r>
              <w:r w:rsidR="00D56F25">
                <w:t>No updates can be made to a zone when it has an outstanding pending operation.</w:t>
              </w:r>
            </w:ins>
          </w:p>
        </w:tc>
      </w:tr>
      <w:tr w:rsidR="0044328B" w:rsidTr="00A11CBE">
        <w:trPr>
          <w:trHeight w:val="113"/>
          <w:tblHeader w:val="0"/>
          <w:ins w:id="564" w:author="Arnaud Dumont" w:date="2014-06-04T15:37:00Z"/>
        </w:trPr>
        <w:tc>
          <w:tcPr>
            <w:tcW w:w="2965" w:type="dxa"/>
          </w:tcPr>
          <w:p w:rsidR="0044328B" w:rsidRPr="00BD038E" w:rsidRDefault="0044328B" w:rsidP="00A11CBE">
            <w:pPr>
              <w:pStyle w:val="Table-Text"/>
              <w:rPr>
                <w:ins w:id="565" w:author="Arnaud Dumont" w:date="2014-06-04T15:37:00Z"/>
              </w:rPr>
            </w:pPr>
            <w:ins w:id="566" w:author="Arnaud Dumont" w:date="2014-06-04T15:37:00Z">
              <w:r w:rsidRPr="00961B66">
                <w:lastRenderedPageBreak/>
                <w:t>lastPublishDate</w:t>
              </w:r>
            </w:ins>
          </w:p>
        </w:tc>
        <w:tc>
          <w:tcPr>
            <w:tcW w:w="2175" w:type="dxa"/>
          </w:tcPr>
          <w:p w:rsidR="0044328B" w:rsidRDefault="0044328B" w:rsidP="00A11CBE">
            <w:pPr>
              <w:pStyle w:val="Table-Text"/>
              <w:rPr>
                <w:ins w:id="567" w:author="Arnaud Dumont" w:date="2014-06-04T15:37:00Z"/>
              </w:rPr>
            </w:pPr>
            <w:ins w:id="568" w:author="Arnaud Dumont" w:date="2014-06-04T15:37:00Z">
              <w:r>
                <w:t>timestamp</w:t>
              </w:r>
            </w:ins>
          </w:p>
        </w:tc>
        <w:tc>
          <w:tcPr>
            <w:tcW w:w="3507" w:type="dxa"/>
          </w:tcPr>
          <w:p w:rsidR="0044328B" w:rsidRDefault="0044328B" w:rsidP="00D56F25">
            <w:pPr>
              <w:pStyle w:val="Table-Text"/>
              <w:rPr>
                <w:ins w:id="569" w:author="Arnaud Dumont" w:date="2014-06-04T15:37:00Z"/>
              </w:rPr>
            </w:pPr>
            <w:ins w:id="570" w:author="Arnaud Dumont" w:date="2014-06-04T15:37:00Z">
              <w:r w:rsidRPr="00961B66">
                <w:t xml:space="preserve">The last time the zone was published </w:t>
              </w:r>
              <w:del w:id="571" w:author="Chris Wright" w:date="2014-06-16T13:37:00Z">
                <w:r w:rsidRPr="00961B66" w:rsidDel="00D56F25">
                  <w:delText>on</w:delText>
                </w:r>
              </w:del>
            </w:ins>
            <w:ins w:id="572" w:author="Chris Wright" w:date="2014-06-16T13:37:00Z">
              <w:r w:rsidR="00D56F25">
                <w:t>to</w:t>
              </w:r>
            </w:ins>
            <w:ins w:id="573" w:author="Arnaud Dumont" w:date="2014-06-04T15:37:00Z">
              <w:r w:rsidRPr="00961B66">
                <w:t xml:space="preserve"> the DNS anycast cloud</w:t>
              </w:r>
            </w:ins>
          </w:p>
        </w:tc>
      </w:tr>
      <w:tr w:rsidR="0044328B" w:rsidTr="00A11CBE">
        <w:trPr>
          <w:trHeight w:val="113"/>
          <w:tblHeader w:val="0"/>
        </w:trPr>
        <w:tc>
          <w:tcPr>
            <w:tcW w:w="2965" w:type="dxa"/>
          </w:tcPr>
          <w:p w:rsidR="0044328B" w:rsidRDefault="0044328B" w:rsidP="00A11CBE">
            <w:pPr>
              <w:pStyle w:val="Table-Text"/>
            </w:pPr>
            <w:r>
              <w:t>group</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zone grouping code</w:t>
            </w:r>
          </w:p>
        </w:tc>
      </w:tr>
      <w:tr w:rsidR="0044328B" w:rsidTr="00A11CBE">
        <w:trPr>
          <w:trHeight w:val="113"/>
          <w:tblHeader w:val="0"/>
        </w:trPr>
        <w:tc>
          <w:tcPr>
            <w:tcW w:w="2965" w:type="dxa"/>
          </w:tcPr>
          <w:p w:rsidR="0044328B" w:rsidRDefault="0044328B" w:rsidP="00A11CBE">
            <w:pPr>
              <w:pStyle w:val="Table-Text"/>
            </w:pPr>
            <w:r>
              <w:t>nameServerSetId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set associated with this zone</w:t>
            </w:r>
          </w:p>
        </w:tc>
      </w:tr>
      <w:tr w:rsidR="0044328B" w:rsidTr="00A11CBE">
        <w:trPr>
          <w:trHeight w:val="113"/>
          <w:tblHeader w:val="0"/>
        </w:trPr>
        <w:tc>
          <w:tcPr>
            <w:tcW w:w="2965" w:type="dxa"/>
          </w:tcPr>
          <w:p w:rsidR="0044328B" w:rsidRDefault="0044328B" w:rsidP="00A11CBE">
            <w:pPr>
              <w:pStyle w:val="Table-Text"/>
            </w:pPr>
            <w:r>
              <w:t>nameServerSetName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set</w:t>
            </w:r>
          </w:p>
        </w:tc>
      </w:tr>
      <w:tr w:rsidR="0044328B" w:rsidTr="00A11CBE">
        <w:trPr>
          <w:trHeight w:val="113"/>
          <w:tblHeader w:val="0"/>
        </w:trPr>
        <w:tc>
          <w:tcPr>
            <w:tcW w:w="2965" w:type="dxa"/>
          </w:tcPr>
          <w:p w:rsidR="0044328B" w:rsidRDefault="0044328B" w:rsidP="00A11CBE">
            <w:pPr>
              <w:pStyle w:val="Table-Text"/>
            </w:pPr>
            <w:r>
              <w:t>nameServerInterfaceSetId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interface set associated with the zone</w:t>
            </w:r>
          </w:p>
        </w:tc>
      </w:tr>
      <w:tr w:rsidR="0044328B" w:rsidTr="00A11CBE">
        <w:trPr>
          <w:trHeight w:val="113"/>
          <w:tblHeader w:val="0"/>
        </w:trPr>
        <w:tc>
          <w:tcPr>
            <w:tcW w:w="2965" w:type="dxa"/>
          </w:tcPr>
          <w:p w:rsidR="0044328B" w:rsidRDefault="0044328B" w:rsidP="00A11CBE">
            <w:pPr>
              <w:pStyle w:val="Table-Text"/>
            </w:pPr>
            <w:r>
              <w:t>nameServerInterfaceSetName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interface set</w:t>
            </w:r>
          </w:p>
        </w:tc>
      </w:tr>
      <w:tr w:rsidR="0044328B" w:rsidTr="00A11CBE">
        <w:trPr>
          <w:trHeight w:val="113"/>
          <w:tblHeader w:val="0"/>
        </w:trPr>
        <w:tc>
          <w:tcPr>
            <w:tcW w:w="2965" w:type="dxa"/>
          </w:tcPr>
          <w:p w:rsidR="0044328B" w:rsidRDefault="0044328B" w:rsidP="00A11CBE">
            <w:pPr>
              <w:pStyle w:val="Table-Text"/>
            </w:pPr>
            <w:r>
              <w:t>planId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plan that the zone is currently on</w:t>
            </w:r>
          </w:p>
        </w:tc>
      </w:tr>
      <w:tr w:rsidR="0044328B" w:rsidTr="00A11CBE">
        <w:trPr>
          <w:trHeight w:val="113"/>
          <w:tblHeader w:val="0"/>
        </w:trPr>
        <w:tc>
          <w:tcPr>
            <w:tcW w:w="2965" w:type="dxa"/>
          </w:tcPr>
          <w:p w:rsidR="0044328B" w:rsidRDefault="0044328B" w:rsidP="00A11CBE">
            <w:pPr>
              <w:pStyle w:val="Table-Text"/>
            </w:pPr>
            <w:r>
              <w:t>planName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plan that the zone is currently on</w:t>
            </w:r>
          </w:p>
        </w:tc>
      </w:tr>
      <w:tr w:rsidR="0044328B" w:rsidTr="00A11CBE">
        <w:trPr>
          <w:trHeight w:val="113"/>
          <w:tblHeader w:val="0"/>
        </w:trPr>
        <w:tc>
          <w:tcPr>
            <w:tcW w:w="2965" w:type="dxa"/>
          </w:tcPr>
          <w:p w:rsidR="0044328B" w:rsidRDefault="0044328B" w:rsidP="00A11CBE">
            <w:pPr>
              <w:pStyle w:val="Table-Text"/>
            </w:pPr>
            <w:r>
              <w:t>sponsorAccountId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sponsors or ‘owns’ the zone</w:t>
            </w:r>
          </w:p>
        </w:tc>
      </w:tr>
      <w:tr w:rsidR="0044328B" w:rsidTr="00A11CBE">
        <w:trPr>
          <w:trHeight w:val="113"/>
          <w:tblHeader w:val="0"/>
        </w:trPr>
        <w:tc>
          <w:tcPr>
            <w:tcW w:w="2965" w:type="dxa"/>
          </w:tcPr>
          <w:p w:rsidR="0044328B" w:rsidRDefault="0044328B" w:rsidP="00A11CBE">
            <w:pPr>
              <w:pStyle w:val="Table-Text"/>
            </w:pPr>
            <w:r>
              <w:t>sponsorAccountIdentifier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sponsors the zone</w:t>
            </w:r>
          </w:p>
        </w:tc>
      </w:tr>
      <w:tr w:rsidR="0044328B" w:rsidTr="00A11CBE">
        <w:trPr>
          <w:trHeight w:val="113"/>
          <w:tblHeader w:val="0"/>
        </w:trPr>
        <w:tc>
          <w:tcPr>
            <w:tcW w:w="2965" w:type="dxa"/>
          </w:tcPr>
          <w:p w:rsidR="0044328B" w:rsidRDefault="0044328B" w:rsidP="00A11CBE">
            <w:pPr>
              <w:pStyle w:val="Table-Text"/>
            </w:pPr>
            <w:r w:rsidRPr="00AF6C94">
              <w:t>delegationResourceRecords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resource records that are to be provide</w:t>
            </w:r>
            <w:ins w:id="574" w:author="Arnaud Dumont" w:date="2014-02-11T13:50:00Z">
              <w:r>
                <w:t>d</w:t>
              </w:r>
            </w:ins>
            <w:r>
              <w:t xml:space="preserve"> to the parent zone for the child zone delegation. This is typically the NS records and any required glue records</w:t>
            </w:r>
          </w:p>
        </w:tc>
      </w:tr>
      <w:tr w:rsidR="0044328B" w:rsidTr="00A11CBE">
        <w:trPr>
          <w:trHeight w:val="113"/>
          <w:tblHeader w:val="0"/>
        </w:trPr>
        <w:tc>
          <w:tcPr>
            <w:tcW w:w="2965" w:type="dxa"/>
          </w:tcPr>
          <w:p w:rsidR="0044328B" w:rsidRDefault="0044328B" w:rsidP="00A11CBE">
            <w:pPr>
              <w:pStyle w:val="Table-Text"/>
            </w:pPr>
            <w:r>
              <w:t>ddnsResourceRecords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system generated resource records for the zone. This is typically the SOA and NS records</w:t>
            </w:r>
          </w:p>
        </w:tc>
      </w:tr>
      <w:tr w:rsidR="0044328B" w:rsidTr="00A11CBE">
        <w:trPr>
          <w:trHeight w:val="113"/>
          <w:tblHeader w:val="0"/>
        </w:trPr>
        <w:tc>
          <w:tcPr>
            <w:tcW w:w="2965" w:type="dxa"/>
          </w:tcPr>
          <w:p w:rsidR="0044328B" w:rsidRDefault="0044328B" w:rsidP="00A11CBE">
            <w:pPr>
              <w:pStyle w:val="Table-Text"/>
            </w:pPr>
            <w:r>
              <w:t>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user supplied (and modifiable) resource records associated with the zone</w:t>
            </w:r>
          </w:p>
        </w:tc>
      </w:tr>
      <w:tr w:rsidR="0044328B" w:rsidTr="00A11CBE">
        <w:trPr>
          <w:trHeight w:val="113"/>
          <w:tblHeader w:val="0"/>
        </w:trPr>
        <w:tc>
          <w:tcPr>
            <w:tcW w:w="2965" w:type="dxa"/>
          </w:tcPr>
          <w:p w:rsidR="0044328B" w:rsidRDefault="0044328B" w:rsidP="00A11CBE">
            <w:pPr>
              <w:pStyle w:val="Table-Text"/>
            </w:pPr>
            <w:r>
              <w:t>createDate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created</w:t>
            </w:r>
          </w:p>
        </w:tc>
      </w:tr>
      <w:tr w:rsidR="0044328B" w:rsidTr="00A11CBE">
        <w:trPr>
          <w:trHeight w:val="113"/>
          <w:tblHeader w:val="0"/>
        </w:trPr>
        <w:tc>
          <w:tcPr>
            <w:tcW w:w="2965" w:type="dxa"/>
          </w:tcPr>
          <w:p w:rsidR="0044328B" w:rsidRDefault="0044328B" w:rsidP="00A11CBE">
            <w:pPr>
              <w:pStyle w:val="Table-Text"/>
            </w:pPr>
            <w:r>
              <w:t>createAccountId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created the object</w:t>
            </w:r>
          </w:p>
        </w:tc>
      </w:tr>
      <w:tr w:rsidR="0044328B" w:rsidTr="00A11CBE">
        <w:trPr>
          <w:trHeight w:val="113"/>
          <w:tblHeader w:val="0"/>
        </w:trPr>
        <w:tc>
          <w:tcPr>
            <w:tcW w:w="2965" w:type="dxa"/>
          </w:tcPr>
          <w:p w:rsidR="0044328B" w:rsidRDefault="0044328B" w:rsidP="00A11CBE">
            <w:pPr>
              <w:pStyle w:val="Table-Text"/>
            </w:pPr>
            <w:r>
              <w:t>createAccountIdentifier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created the object</w:t>
            </w:r>
          </w:p>
        </w:tc>
      </w:tr>
      <w:tr w:rsidR="0044328B" w:rsidTr="00A11CBE">
        <w:trPr>
          <w:trHeight w:val="113"/>
          <w:tblHeader w:val="0"/>
        </w:trPr>
        <w:tc>
          <w:tcPr>
            <w:tcW w:w="2965" w:type="dxa"/>
          </w:tcPr>
          <w:p w:rsidR="0044328B" w:rsidRDefault="0044328B" w:rsidP="00A11CBE">
            <w:pPr>
              <w:pStyle w:val="Table-Text"/>
            </w:pPr>
            <w:r>
              <w:t>createUserId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created the object</w:t>
            </w:r>
          </w:p>
        </w:tc>
      </w:tr>
      <w:tr w:rsidR="0044328B" w:rsidTr="00A11CBE">
        <w:trPr>
          <w:trHeight w:val="113"/>
          <w:tblHeader w:val="0"/>
        </w:trPr>
        <w:tc>
          <w:tcPr>
            <w:tcW w:w="2965" w:type="dxa"/>
          </w:tcPr>
          <w:p w:rsidR="0044328B" w:rsidRDefault="0044328B" w:rsidP="00A11CBE">
            <w:pPr>
              <w:pStyle w:val="Table-Text"/>
            </w:pPr>
            <w:r>
              <w:t>createUserName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created the object</w:t>
            </w:r>
          </w:p>
        </w:tc>
      </w:tr>
      <w:tr w:rsidR="0044328B" w:rsidTr="00A11CBE">
        <w:trPr>
          <w:trHeight w:val="113"/>
          <w:tblHeader w:val="0"/>
        </w:trPr>
        <w:tc>
          <w:tcPr>
            <w:tcW w:w="2965" w:type="dxa"/>
          </w:tcPr>
          <w:p w:rsidR="0044328B" w:rsidRDefault="0044328B" w:rsidP="00A11CBE">
            <w:pPr>
              <w:pStyle w:val="Table-Text"/>
            </w:pPr>
            <w:r>
              <w:t>lastUpdateDate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last updated,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lastRenderedPageBreak/>
              <w:t>lastUpdateUserName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zoneUpdate</w:t>
      </w:r>
      <w:proofErr w:type="gramEnd"/>
      <w:r>
        <w:t>" : {</w:t>
      </w:r>
    </w:p>
    <w:p w:rsidR="00A11CBE" w:rsidRDefault="00A11CBE" w:rsidP="00A11CBE">
      <w:pPr>
        <w:pStyle w:val="Code"/>
        <w:rPr>
          <w:ins w:id="575" w:author="Arnaud Dumont" w:date="2014-02-20T11:44:00Z"/>
        </w:rPr>
      </w:pPr>
      <w:r>
        <w:t xml:space="preserve">    "</w:t>
      </w:r>
      <w:proofErr w:type="gramStart"/>
      <w:r>
        <w:t>version</w:t>
      </w:r>
      <w:proofErr w:type="gramEnd"/>
      <w:r>
        <w:t>" : 0,</w:t>
      </w:r>
    </w:p>
    <w:p w:rsidR="00225335" w:rsidRDefault="00225335" w:rsidP="00A11CBE">
      <w:pPr>
        <w:pStyle w:val="Code"/>
      </w:pPr>
      <w:ins w:id="576" w:author="Arnaud Dumont" w:date="2014-02-20T11:44:00Z">
        <w:r>
          <w:t xml:space="preserve">    "</w:t>
        </w:r>
      </w:ins>
      <w:proofErr w:type="gramStart"/>
      <w:ins w:id="577" w:author="Arnaud Dumont" w:date="2014-02-20T11:45:00Z">
        <w:r w:rsidRPr="00CB3AB5">
          <w:t>dnssecSigned</w:t>
        </w:r>
      </w:ins>
      <w:proofErr w:type="gramEnd"/>
      <w:ins w:id="578" w:author="Arnaud Dumont" w:date="2014-02-20T11:44:00Z">
        <w:r>
          <w:t xml:space="preserve">" : </w:t>
        </w:r>
      </w:ins>
      <w:ins w:id="579" w:author="Arnaud Dumont" w:date="2014-06-04T15:38:00Z">
        <w:r w:rsidR="00185838">
          <w:t>true</w:t>
        </w:r>
      </w:ins>
      <w:ins w:id="580" w:author="Arnaud Dumont" w:date="2014-02-20T11:44:00Z">
        <w:r>
          <w:t>,</w:t>
        </w:r>
      </w:ins>
    </w:p>
    <w:p w:rsidR="00A11CBE" w:rsidRDefault="00A11CBE" w:rsidP="00A11CBE">
      <w:pPr>
        <w:pStyle w:val="Code"/>
      </w:pPr>
      <w:r>
        <w:t xml:space="preserve">    "</w:t>
      </w:r>
      <w:proofErr w:type="gramStart"/>
      <w:r>
        <w:t>brandedNameServers</w:t>
      </w:r>
      <w:proofErr w:type="gramEnd"/>
      <w:r>
        <w:t>" : true,</w:t>
      </w:r>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lastRenderedPageBreak/>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"@uri</w:t>
      </w:r>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brandedNameServers</w:t>
      </w:r>
      <w:proofErr w:type="gramEnd"/>
      <w:r>
        <w:t>" : true,</w:t>
      </w:r>
    </w:p>
    <w:p w:rsidR="00EA3CD9" w:rsidRDefault="00A11CBE" w:rsidP="00EA3CD9">
      <w:pPr>
        <w:pStyle w:val="Code"/>
        <w:rPr>
          <w:ins w:id="581" w:author="Arnaud Dumont" w:date="2014-02-11T14:00:00Z"/>
        </w:rPr>
      </w:pPr>
      <w:r>
        <w:t xml:space="preserve">    "</w:t>
      </w:r>
      <w:proofErr w:type="gramStart"/>
      <w:r>
        <w:t>dnssecSigned</w:t>
      </w:r>
      <w:proofErr w:type="gramEnd"/>
      <w:r>
        <w:t>" : false,</w:t>
      </w:r>
    </w:p>
    <w:p w:rsidR="00BD2F2F" w:rsidRDefault="00EA3CD9" w:rsidP="00BD2F2F">
      <w:pPr>
        <w:pStyle w:val="Code"/>
        <w:rPr>
          <w:ins w:id="582" w:author="Arnaud Dumont" w:date="2014-06-04T15:38:00Z"/>
        </w:rPr>
      </w:pPr>
      <w:ins w:id="583" w:author="Arnaud Dumont" w:date="2014-02-11T14:00:00Z">
        <w:r>
          <w:t xml:space="preserve">    "</w:t>
        </w:r>
        <w:proofErr w:type="gramStart"/>
        <w:r w:rsidRPr="006242A4">
          <w:t>zskRollOverState</w:t>
        </w:r>
        <w:proofErr w:type="gramEnd"/>
        <w:r>
          <w:t>" : null,</w:t>
        </w:r>
      </w:ins>
      <w:ins w:id="584" w:author="Arnaud Dumont" w:date="2014-06-04T15:37:00Z">
        <w:r w:rsidR="00FC7D26" w:rsidRPr="00FC7D26">
          <w:t xml:space="preserve"> </w:t>
        </w:r>
      </w:ins>
    </w:p>
    <w:p w:rsidR="00BD2F2F" w:rsidRDefault="00BD2F2F" w:rsidP="00BD2F2F">
      <w:pPr>
        <w:pStyle w:val="Code"/>
        <w:rPr>
          <w:ins w:id="585" w:author="Arnaud Dumont" w:date="2014-06-04T15:38:00Z"/>
        </w:rPr>
      </w:pPr>
      <w:ins w:id="586" w:author="Arnaud Dumont" w:date="2014-06-04T15:38:00Z">
        <w:r>
          <w:t xml:space="preserve">    "</w:t>
        </w:r>
        <w:proofErr w:type="gramStart"/>
        <w:r w:rsidRPr="008E504F">
          <w:t>pendingOperation</w:t>
        </w:r>
        <w:proofErr w:type="gramEnd"/>
        <w:r>
          <w:t>" : "</w:t>
        </w:r>
        <w:r w:rsidRPr="008E504F">
          <w:t>zoneSigning</w:t>
        </w:r>
        <w:r>
          <w:t>",</w:t>
        </w:r>
      </w:ins>
    </w:p>
    <w:p w:rsidR="00A11CBE" w:rsidDel="00FC7D26" w:rsidRDefault="00BD2F2F" w:rsidP="00BD2F2F">
      <w:pPr>
        <w:pStyle w:val="Code"/>
        <w:rPr>
          <w:del w:id="587" w:author="Arnaud Dumont" w:date="2014-06-04T15:38:00Z"/>
        </w:rPr>
      </w:pPr>
      <w:ins w:id="588" w:author="Arnaud Dumont" w:date="2014-06-04T15:38:00Z">
        <w:r>
          <w:t xml:space="preserve">    "</w:t>
        </w:r>
        <w:proofErr w:type="gramStart"/>
        <w:r w:rsidRPr="008E504F">
          <w:t>lastPublishDate</w:t>
        </w:r>
        <w:proofErr w:type="gramEnd"/>
        <w:r>
          <w:t>" : "</w:t>
        </w:r>
        <w:r w:rsidRPr="008E504F">
          <w:t>2014-06-04T15:16:48.618</w:t>
        </w:r>
        <w:r>
          <w:t>",</w:t>
        </w:r>
      </w:ins>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nameServerSetName</w:t>
      </w:r>
      <w:proofErr w:type="gramEnd"/>
      <w:r>
        <w:t>" : "Test-ing Name.Server_Set2",</w:t>
      </w:r>
    </w:p>
    <w:p w:rsidR="00A11CBE" w:rsidRDefault="00A11CBE" w:rsidP="00A11CBE">
      <w:pPr>
        <w:pStyle w:val="Code"/>
      </w:pPr>
      <w:r>
        <w:t xml:space="preserve">    "</w:t>
      </w:r>
      <w:proofErr w:type="gramStart"/>
      <w:r>
        <w:t>nameServerInterfaceSetId</w:t>
      </w:r>
      <w:proofErr w:type="gramEnd"/>
      <w:r>
        <w:t>" : "8b9b3487-9e3b-4f65-a453-b18cf3fea033",</w:t>
      </w:r>
    </w:p>
    <w:p w:rsidR="00A11CBE" w:rsidRDefault="00A11CBE" w:rsidP="00A11CBE">
      <w:pPr>
        <w:pStyle w:val="Code"/>
      </w:pPr>
      <w:r>
        <w:t xml:space="preserve">    "</w:t>
      </w:r>
      <w:proofErr w:type="gramStart"/>
      <w:r>
        <w:t>nameServerInterfaceSetName</w:t>
      </w:r>
      <w:proofErr w:type="gramEnd"/>
      <w:r>
        <w:t>" : "Test-ing NameServer_Interfa.ceSet0",</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roofErr w:type="gramStart"/>
      <w:r>
        <w:t>planName</w:t>
      </w:r>
      <w:proofErr w:type="gramEnd"/>
      <w:r>
        <w:t>" : "testing-plan_.meh la1",</w:t>
      </w:r>
    </w:p>
    <w:p w:rsidR="00A11CBE" w:rsidRDefault="00A11CBE" w:rsidP="00A11CBE">
      <w:pPr>
        <w:pStyle w:val="Code"/>
      </w:pPr>
      <w:r>
        <w:t xml:space="preserve">    "</w:t>
      </w:r>
      <w:proofErr w:type="gramStart"/>
      <w:r>
        <w:t>sponsorAccountId</w:t>
      </w:r>
      <w:proofErr w:type="gramEnd"/>
      <w:r>
        <w:t>" : "f73af262-9531-11e2-9b25-2809b571161a",</w:t>
      </w:r>
    </w:p>
    <w:p w:rsidR="00A11CBE" w:rsidRDefault="00A11CBE" w:rsidP="00A11CBE">
      <w:pPr>
        <w:pStyle w:val="Code"/>
      </w:pPr>
      <w:r>
        <w:t xml:space="preserve">    "</w:t>
      </w:r>
      <w:proofErr w:type="gramStart"/>
      <w:r>
        <w:t>sponsorAccountIdentifier</w:t>
      </w:r>
      <w:proofErr w:type="gramEnd"/>
      <w:r>
        <w:t>" : "system",</w:t>
      </w:r>
    </w:p>
    <w:p w:rsidR="00A11CBE" w:rsidRDefault="00A11CBE" w:rsidP="00A11CBE">
      <w:pPr>
        <w:pStyle w:val="Code"/>
      </w:pPr>
      <w:r>
        <w:t xml:space="preserve">    "</w:t>
      </w:r>
      <w:proofErr w:type="gramStart"/>
      <w:r>
        <w:t>createDate</w:t>
      </w:r>
      <w:proofErr w:type="gramEnd"/>
      <w:r>
        <w:t>" : "2013-10-08T02:39:34.229",</w:t>
      </w:r>
    </w:p>
    <w:p w:rsidR="00A11CBE" w:rsidRDefault="00A11CBE" w:rsidP="00A11CBE">
      <w:pPr>
        <w:pStyle w:val="Code"/>
      </w:pPr>
      <w:r>
        <w:t xml:space="preserve">    "</w:t>
      </w:r>
      <w:proofErr w:type="gramStart"/>
      <w:r>
        <w:t>createAccountId</w:t>
      </w:r>
      <w:proofErr w:type="gramEnd"/>
      <w:r>
        <w:t>" : "f73af262-9531-11e2-9b25-2809b571161a",</w:t>
      </w:r>
    </w:p>
    <w:p w:rsidR="00A11CBE" w:rsidRDefault="00A11CBE" w:rsidP="00A11CBE">
      <w:pPr>
        <w:pStyle w:val="Code"/>
      </w:pPr>
      <w:r>
        <w:t xml:space="preserve">    "</w:t>
      </w:r>
      <w:proofErr w:type="gramStart"/>
      <w:r>
        <w:t>createAccountIdentifier</w:t>
      </w:r>
      <w:proofErr w:type="gramEnd"/>
      <w:r>
        <w:t>" : "system",</w:t>
      </w:r>
    </w:p>
    <w:p w:rsidR="00A11CBE" w:rsidRDefault="00A11CBE" w:rsidP="00A11CBE">
      <w:pPr>
        <w:pStyle w:val="Code"/>
      </w:pPr>
      <w:r>
        <w:t xml:space="preserve">    "</w:t>
      </w:r>
      <w:proofErr w:type="gramStart"/>
      <w:r>
        <w:t>createUserId</w:t>
      </w:r>
      <w:proofErr w:type="gramEnd"/>
      <w:r>
        <w:t>" : "ed848682-c1d9-11e2-86bc-e9b9e1409c4c",</w:t>
      </w:r>
    </w:p>
    <w:p w:rsidR="00A11CBE" w:rsidRDefault="00A11CBE" w:rsidP="00A11CBE">
      <w:pPr>
        <w:pStyle w:val="Code"/>
      </w:pPr>
      <w:r>
        <w:t xml:space="preserve">    "</w:t>
      </w:r>
      <w:proofErr w:type="gramStart"/>
      <w:r>
        <w:t>createUserName</w:t>
      </w:r>
      <w:proofErr w:type="gramEnd"/>
      <w:r>
        <w:t>" : "System Admin",</w:t>
      </w:r>
    </w:p>
    <w:p w:rsidR="00A11CBE" w:rsidRDefault="00A11CBE" w:rsidP="00A11CBE">
      <w:pPr>
        <w:pStyle w:val="Code"/>
      </w:pPr>
      <w:r>
        <w:t xml:space="preserve">    "</w:t>
      </w:r>
      <w:proofErr w:type="gramStart"/>
      <w:r>
        <w:t>lastUpdateDate</w:t>
      </w:r>
      <w:proofErr w:type="gramEnd"/>
      <w:r>
        <w:t>" : "2013-10-08T02:39:35.030",</w:t>
      </w:r>
    </w:p>
    <w:p w:rsidR="00A11CBE" w:rsidRDefault="00A11CBE" w:rsidP="00A11CBE">
      <w:pPr>
        <w:pStyle w:val="Code"/>
      </w:pPr>
      <w:r>
        <w:t xml:space="preserve">    "</w:t>
      </w:r>
      <w:proofErr w:type="gramStart"/>
      <w:r>
        <w:t>lastUpdateAccountId</w:t>
      </w:r>
      <w:proofErr w:type="gramEnd"/>
      <w:r>
        <w:t>" : "f73af262-9531-11e2-9b25-2809b571161a",</w:t>
      </w:r>
    </w:p>
    <w:p w:rsidR="00A11CBE" w:rsidRDefault="00A11CBE" w:rsidP="00A11CBE">
      <w:pPr>
        <w:pStyle w:val="Code"/>
      </w:pPr>
      <w:r>
        <w:t xml:space="preserve">    "</w:t>
      </w:r>
      <w:proofErr w:type="gramStart"/>
      <w:r>
        <w:t>lastUpdateAccountIdentifier</w:t>
      </w:r>
      <w:proofErr w:type="gramEnd"/>
      <w:r>
        <w:t>" : "system",</w:t>
      </w:r>
    </w:p>
    <w:p w:rsidR="00A11CBE" w:rsidRDefault="00A11CBE" w:rsidP="00A11CBE">
      <w:pPr>
        <w:pStyle w:val="Code"/>
      </w:pPr>
      <w:r>
        <w:t xml:space="preserve">    "</w:t>
      </w:r>
      <w:proofErr w:type="gramStart"/>
      <w:r>
        <w:t>lastUpdateUserId</w:t>
      </w:r>
      <w:proofErr w:type="gramEnd"/>
      <w:r>
        <w:t>" : "ed848682-c1d9-11e2-86bc-e9b9e1409c4c",</w:t>
      </w:r>
    </w:p>
    <w:p w:rsidR="00A11CBE" w:rsidRDefault="00A11CBE" w:rsidP="00A11CBE">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lastRenderedPageBreak/>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gramStart"/>
      <w:r>
        <w:t>ddnsResourceRecords</w:t>
      </w:r>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lastRenderedPageBreak/>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lastRenderedPageBreak/>
        <w:t xml:space="preserve">    } ],</w:t>
      </w:r>
    </w:p>
    <w:p w:rsidR="00A11CBE" w:rsidRDefault="00A11CBE" w:rsidP="00A11CBE">
      <w:pPr>
        <w:pStyle w:val="Code"/>
      </w:pPr>
      <w:r>
        <w:t xml:space="preserve">    "</w:t>
      </w:r>
      <w:proofErr w:type="gramStart"/>
      <w:r>
        <w:t>resourceRecords</w:t>
      </w:r>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89" w:name="_Toc382406016"/>
      <w:r>
        <w:t>Zone Update Resource Records Command</w:t>
      </w:r>
      <w:bookmarkEnd w:id="58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90" w:author="Arnaud Dumont" w:date="2014-02-20T10:43:00Z">
              <w:r w:rsidDel="00960CE1">
                <w:delText>GET</w:delText>
              </w:r>
            </w:del>
            <w:ins w:id="591"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92" w:author="Arnaud Dumont" w:date="2014-02-20T11:45:00Z">
              <w:r w:rsidDel="00225335">
                <w:delText xml:space="preserve"> </w:delText>
              </w:r>
            </w:del>
            <w:r>
              <w:t>string “rdata” field that is as the resource record would be entered into a BIND compati</w:t>
            </w:r>
            <w:del w:id="593"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94" w:author="Arnaud Dumont" w:date="2014-02-11T13:55:00Z"/>
        </w:trPr>
        <w:tc>
          <w:tcPr>
            <w:tcW w:w="2965" w:type="dxa"/>
          </w:tcPr>
          <w:p w:rsidR="00D279A5" w:rsidRDefault="00D279A5" w:rsidP="001C310D">
            <w:pPr>
              <w:pStyle w:val="Table-Text"/>
              <w:rPr>
                <w:ins w:id="595" w:author="Arnaud Dumont" w:date="2014-02-11T13:55:00Z"/>
              </w:rPr>
            </w:pPr>
            <w:ins w:id="596" w:author="Arnaud Dumont" w:date="2014-02-11T13:55:00Z">
              <w:r w:rsidRPr="00BD038E">
                <w:t>zskRollOverState</w:t>
              </w:r>
            </w:ins>
          </w:p>
        </w:tc>
        <w:tc>
          <w:tcPr>
            <w:tcW w:w="2175" w:type="dxa"/>
          </w:tcPr>
          <w:p w:rsidR="00D279A5" w:rsidRDefault="00D279A5" w:rsidP="001C310D">
            <w:pPr>
              <w:pStyle w:val="Table-Text"/>
              <w:rPr>
                <w:ins w:id="597" w:author="Arnaud Dumont" w:date="2014-02-11T13:55:00Z"/>
              </w:rPr>
            </w:pPr>
            <w:ins w:id="598" w:author="Arnaud Dumont" w:date="2014-02-11T13:55:00Z">
              <w:r>
                <w:t>string</w:t>
              </w:r>
            </w:ins>
          </w:p>
        </w:tc>
        <w:tc>
          <w:tcPr>
            <w:tcW w:w="3507" w:type="dxa"/>
          </w:tcPr>
          <w:p w:rsidR="00D279A5" w:rsidRDefault="00D279A5" w:rsidP="001C310D">
            <w:pPr>
              <w:pStyle w:val="Table-Text"/>
              <w:rPr>
                <w:ins w:id="599" w:author="Arnaud Dumont" w:date="2014-02-11T13:55:00Z"/>
              </w:rPr>
            </w:pPr>
            <w:ins w:id="600"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6351FF">
        <w:trPr>
          <w:trHeight w:val="113"/>
          <w:tblHeader w:val="0"/>
          <w:ins w:id="601" w:author="Arnaud Dumont" w:date="2014-06-04T15:37:00Z"/>
        </w:trPr>
        <w:tc>
          <w:tcPr>
            <w:tcW w:w="2965" w:type="dxa"/>
          </w:tcPr>
          <w:p w:rsidR="0044328B" w:rsidRPr="00BD038E" w:rsidRDefault="0044328B" w:rsidP="001C310D">
            <w:pPr>
              <w:pStyle w:val="Table-Text"/>
              <w:rPr>
                <w:ins w:id="602" w:author="Arnaud Dumont" w:date="2014-06-04T15:37:00Z"/>
              </w:rPr>
            </w:pPr>
            <w:ins w:id="603" w:author="Arnaud Dumont" w:date="2014-06-04T15:37:00Z">
              <w:r w:rsidRPr="00961B66">
                <w:t>pendingOperation</w:t>
              </w:r>
            </w:ins>
          </w:p>
        </w:tc>
        <w:tc>
          <w:tcPr>
            <w:tcW w:w="2175" w:type="dxa"/>
          </w:tcPr>
          <w:p w:rsidR="0044328B" w:rsidRDefault="0044328B" w:rsidP="001C310D">
            <w:pPr>
              <w:pStyle w:val="Table-Text"/>
              <w:rPr>
                <w:ins w:id="604" w:author="Arnaud Dumont" w:date="2014-06-04T15:37:00Z"/>
              </w:rPr>
            </w:pPr>
            <w:ins w:id="605" w:author="Arnaud Dumont" w:date="2014-06-04T15:37:00Z">
              <w:r>
                <w:t>string</w:t>
              </w:r>
            </w:ins>
          </w:p>
        </w:tc>
        <w:tc>
          <w:tcPr>
            <w:tcW w:w="3507" w:type="dxa"/>
          </w:tcPr>
          <w:p w:rsidR="0044328B" w:rsidRDefault="0044328B" w:rsidP="001C310D">
            <w:pPr>
              <w:pStyle w:val="Table-Text"/>
              <w:rPr>
                <w:ins w:id="606" w:author="Arnaud Dumont" w:date="2014-06-04T15:37:00Z"/>
              </w:rPr>
            </w:pPr>
            <w:ins w:id="607" w:author="Arnaud Dumont" w:date="2014-06-04T15:37:00Z">
              <w:r w:rsidRPr="00961B66">
                <w:t>The pending operation that will soon be actioned on the zone ('zoneSigning', 'zoneUnSigning' or 'delete'), or 'none'</w:t>
              </w:r>
            </w:ins>
            <w:ins w:id="608" w:author="Chris Wright" w:date="2014-06-16T13:38:00Z">
              <w:r w:rsidR="00D56F25">
                <w:t>. No updates can be made to a zone when it has an outstanding pending operation.</w:t>
              </w:r>
            </w:ins>
          </w:p>
        </w:tc>
      </w:tr>
      <w:tr w:rsidR="0044328B" w:rsidTr="006351FF">
        <w:trPr>
          <w:trHeight w:val="113"/>
          <w:tblHeader w:val="0"/>
          <w:ins w:id="609" w:author="Arnaud Dumont" w:date="2014-06-04T15:37:00Z"/>
        </w:trPr>
        <w:tc>
          <w:tcPr>
            <w:tcW w:w="2965" w:type="dxa"/>
          </w:tcPr>
          <w:p w:rsidR="0044328B" w:rsidRPr="00BD038E" w:rsidRDefault="0044328B" w:rsidP="001C310D">
            <w:pPr>
              <w:pStyle w:val="Table-Text"/>
              <w:rPr>
                <w:ins w:id="610" w:author="Arnaud Dumont" w:date="2014-06-04T15:37:00Z"/>
              </w:rPr>
            </w:pPr>
            <w:ins w:id="611" w:author="Arnaud Dumont" w:date="2014-06-04T15:37:00Z">
              <w:r w:rsidRPr="00961B66">
                <w:t>lastPublishDate</w:t>
              </w:r>
            </w:ins>
          </w:p>
        </w:tc>
        <w:tc>
          <w:tcPr>
            <w:tcW w:w="2175" w:type="dxa"/>
          </w:tcPr>
          <w:p w:rsidR="0044328B" w:rsidRDefault="0044328B" w:rsidP="001C310D">
            <w:pPr>
              <w:pStyle w:val="Table-Text"/>
              <w:rPr>
                <w:ins w:id="612" w:author="Arnaud Dumont" w:date="2014-06-04T15:37:00Z"/>
              </w:rPr>
            </w:pPr>
            <w:ins w:id="613" w:author="Arnaud Dumont" w:date="2014-06-04T15:37:00Z">
              <w:r>
                <w:t>timestamp</w:t>
              </w:r>
            </w:ins>
          </w:p>
        </w:tc>
        <w:tc>
          <w:tcPr>
            <w:tcW w:w="3507" w:type="dxa"/>
          </w:tcPr>
          <w:p w:rsidR="0044328B" w:rsidRDefault="0044328B" w:rsidP="00D56F25">
            <w:pPr>
              <w:pStyle w:val="Table-Text"/>
              <w:rPr>
                <w:ins w:id="614" w:author="Arnaud Dumont" w:date="2014-06-04T15:37:00Z"/>
              </w:rPr>
            </w:pPr>
            <w:ins w:id="615" w:author="Arnaud Dumont" w:date="2014-06-04T15:37:00Z">
              <w:r w:rsidRPr="00961B66">
                <w:t xml:space="preserve">The last time the zone was published </w:t>
              </w:r>
              <w:del w:id="616" w:author="Chris Wright" w:date="2014-06-16T13:38:00Z">
                <w:r w:rsidRPr="00961B66" w:rsidDel="00D56F25">
                  <w:delText>on</w:delText>
                </w:r>
              </w:del>
            </w:ins>
            <w:ins w:id="617" w:author="Chris Wright" w:date="2014-06-16T13:38:00Z">
              <w:r w:rsidR="00D56F25">
                <w:t>to</w:t>
              </w:r>
            </w:ins>
            <w:ins w:id="618" w:author="Arnaud Dumont" w:date="2014-06-04T15:37:00Z">
              <w:r w:rsidRPr="00961B66">
                <w:t xml:space="preserve"> the DNS anycast cloud</w:t>
              </w:r>
            </w:ins>
          </w:p>
        </w:tc>
      </w:tr>
      <w:tr w:rsidR="0044328B" w:rsidTr="006351FF">
        <w:trPr>
          <w:trHeight w:val="113"/>
          <w:tblHeader w:val="0"/>
        </w:trPr>
        <w:tc>
          <w:tcPr>
            <w:tcW w:w="2965" w:type="dxa"/>
          </w:tcPr>
          <w:p w:rsidR="0044328B" w:rsidRDefault="0044328B" w:rsidP="001C310D">
            <w:pPr>
              <w:pStyle w:val="Table-Text"/>
            </w:pPr>
            <w:r>
              <w:t>group</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zone grouping code</w:t>
            </w:r>
          </w:p>
        </w:tc>
      </w:tr>
      <w:tr w:rsidR="0044328B" w:rsidTr="006351FF">
        <w:trPr>
          <w:trHeight w:val="113"/>
          <w:tblHeader w:val="0"/>
        </w:trPr>
        <w:tc>
          <w:tcPr>
            <w:tcW w:w="2965" w:type="dxa"/>
          </w:tcPr>
          <w:p w:rsidR="0044328B" w:rsidRDefault="0044328B" w:rsidP="001C310D">
            <w:pPr>
              <w:pStyle w:val="Table-Text"/>
            </w:pPr>
            <w:r>
              <w:t>nameServerSetId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set associated with this zone</w:t>
            </w:r>
          </w:p>
        </w:tc>
      </w:tr>
      <w:tr w:rsidR="0044328B" w:rsidTr="006351FF">
        <w:trPr>
          <w:trHeight w:val="113"/>
          <w:tblHeader w:val="0"/>
        </w:trPr>
        <w:tc>
          <w:tcPr>
            <w:tcW w:w="2965" w:type="dxa"/>
          </w:tcPr>
          <w:p w:rsidR="0044328B" w:rsidRDefault="0044328B" w:rsidP="001C310D">
            <w:pPr>
              <w:pStyle w:val="Table-Text"/>
            </w:pPr>
            <w:r>
              <w:t>nameServerSetName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set</w:t>
            </w:r>
          </w:p>
        </w:tc>
      </w:tr>
      <w:tr w:rsidR="0044328B" w:rsidTr="006351FF">
        <w:trPr>
          <w:trHeight w:val="113"/>
          <w:tblHeader w:val="0"/>
        </w:trPr>
        <w:tc>
          <w:tcPr>
            <w:tcW w:w="2965" w:type="dxa"/>
          </w:tcPr>
          <w:p w:rsidR="0044328B" w:rsidRDefault="0044328B" w:rsidP="001C310D">
            <w:pPr>
              <w:pStyle w:val="Table-Text"/>
            </w:pPr>
            <w:r>
              <w:t>nameServerInterfaceSetId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interface set associated with the zone</w:t>
            </w:r>
          </w:p>
        </w:tc>
      </w:tr>
      <w:tr w:rsidR="0044328B" w:rsidTr="006351FF">
        <w:trPr>
          <w:trHeight w:val="113"/>
          <w:tblHeader w:val="0"/>
        </w:trPr>
        <w:tc>
          <w:tcPr>
            <w:tcW w:w="2965" w:type="dxa"/>
          </w:tcPr>
          <w:p w:rsidR="0044328B" w:rsidRDefault="0044328B" w:rsidP="001C310D">
            <w:pPr>
              <w:pStyle w:val="Table-Text"/>
            </w:pPr>
            <w:r>
              <w:t>nameServerInterfaceSetName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interface set</w:t>
            </w:r>
          </w:p>
        </w:tc>
      </w:tr>
      <w:tr w:rsidR="0044328B" w:rsidTr="006351FF">
        <w:trPr>
          <w:trHeight w:val="113"/>
          <w:tblHeader w:val="0"/>
        </w:trPr>
        <w:tc>
          <w:tcPr>
            <w:tcW w:w="2965" w:type="dxa"/>
          </w:tcPr>
          <w:p w:rsidR="0044328B" w:rsidRDefault="0044328B" w:rsidP="001C310D">
            <w:pPr>
              <w:pStyle w:val="Table-Text"/>
            </w:pPr>
            <w:r>
              <w:t>planId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plan that the zone is currently on</w:t>
            </w:r>
          </w:p>
        </w:tc>
      </w:tr>
      <w:tr w:rsidR="0044328B" w:rsidTr="006351FF">
        <w:trPr>
          <w:trHeight w:val="113"/>
          <w:tblHeader w:val="0"/>
        </w:trPr>
        <w:tc>
          <w:tcPr>
            <w:tcW w:w="2965" w:type="dxa"/>
          </w:tcPr>
          <w:p w:rsidR="0044328B" w:rsidRDefault="0044328B" w:rsidP="001C310D">
            <w:pPr>
              <w:pStyle w:val="Table-Text"/>
            </w:pPr>
            <w:r>
              <w:t>planName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plan that the zone is currently on</w:t>
            </w:r>
          </w:p>
        </w:tc>
      </w:tr>
      <w:tr w:rsidR="0044328B" w:rsidTr="006351FF">
        <w:trPr>
          <w:trHeight w:val="113"/>
          <w:tblHeader w:val="0"/>
        </w:trPr>
        <w:tc>
          <w:tcPr>
            <w:tcW w:w="2965" w:type="dxa"/>
          </w:tcPr>
          <w:p w:rsidR="0044328B" w:rsidRDefault="0044328B" w:rsidP="001C310D">
            <w:pPr>
              <w:pStyle w:val="Table-Text"/>
            </w:pPr>
            <w:r>
              <w:t>sponsorAccountId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sponsors or ‘owns’ the zone</w:t>
            </w:r>
          </w:p>
        </w:tc>
      </w:tr>
      <w:tr w:rsidR="0044328B" w:rsidTr="006351FF">
        <w:trPr>
          <w:trHeight w:val="113"/>
          <w:tblHeader w:val="0"/>
        </w:trPr>
        <w:tc>
          <w:tcPr>
            <w:tcW w:w="2965" w:type="dxa"/>
          </w:tcPr>
          <w:p w:rsidR="0044328B" w:rsidRDefault="0044328B" w:rsidP="001C310D">
            <w:pPr>
              <w:pStyle w:val="Table-Text"/>
            </w:pPr>
            <w:r>
              <w:t>sponsorAccountIdentifier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sponsors the zone</w:t>
            </w:r>
          </w:p>
        </w:tc>
      </w:tr>
      <w:tr w:rsidR="0044328B" w:rsidTr="006351FF">
        <w:trPr>
          <w:trHeight w:val="113"/>
          <w:tblHeader w:val="0"/>
        </w:trPr>
        <w:tc>
          <w:tcPr>
            <w:tcW w:w="2965" w:type="dxa"/>
          </w:tcPr>
          <w:p w:rsidR="0044328B" w:rsidRDefault="0044328B" w:rsidP="001C310D">
            <w:pPr>
              <w:pStyle w:val="Table-Text"/>
            </w:pPr>
            <w:r w:rsidRPr="00AF6C94">
              <w:t>delegationResourceRecords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resource records that are to be provide</w:t>
            </w:r>
            <w:ins w:id="619" w:author="Arnaud Dumont" w:date="2014-02-11T13:50:00Z">
              <w:r>
                <w:t>d</w:t>
              </w:r>
            </w:ins>
            <w:r>
              <w:t xml:space="preserve"> to the parent zone for the child zone delegation. This is typically the NS records and any required glue records</w:t>
            </w:r>
          </w:p>
        </w:tc>
      </w:tr>
      <w:tr w:rsidR="0044328B" w:rsidTr="006351FF">
        <w:trPr>
          <w:trHeight w:val="113"/>
          <w:tblHeader w:val="0"/>
        </w:trPr>
        <w:tc>
          <w:tcPr>
            <w:tcW w:w="2965" w:type="dxa"/>
          </w:tcPr>
          <w:p w:rsidR="0044328B" w:rsidRDefault="0044328B" w:rsidP="001C310D">
            <w:pPr>
              <w:pStyle w:val="Table-Text"/>
            </w:pPr>
            <w:r>
              <w:lastRenderedPageBreak/>
              <w:t>ddnsResourceRecords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system generated resource records for the zone. This is typically the SOA and NS records</w:t>
            </w:r>
          </w:p>
        </w:tc>
      </w:tr>
      <w:tr w:rsidR="0044328B" w:rsidTr="006351FF">
        <w:trPr>
          <w:trHeight w:val="113"/>
          <w:tblHeader w:val="0"/>
        </w:trPr>
        <w:tc>
          <w:tcPr>
            <w:tcW w:w="2965" w:type="dxa"/>
          </w:tcPr>
          <w:p w:rsidR="0044328B" w:rsidRDefault="0044328B" w:rsidP="001C310D">
            <w:pPr>
              <w:pStyle w:val="Table-Text"/>
            </w:pPr>
            <w:r>
              <w:t>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user supplied (and modifiable) resource records associated with the zone</w:t>
            </w:r>
          </w:p>
        </w:tc>
      </w:tr>
      <w:tr w:rsidR="0044328B" w:rsidTr="006351FF">
        <w:trPr>
          <w:trHeight w:val="113"/>
          <w:tblHeader w:val="0"/>
        </w:trPr>
        <w:tc>
          <w:tcPr>
            <w:tcW w:w="2965" w:type="dxa"/>
          </w:tcPr>
          <w:p w:rsidR="0044328B" w:rsidRDefault="0044328B" w:rsidP="001C310D">
            <w:pPr>
              <w:pStyle w:val="Table-Text"/>
            </w:pPr>
            <w:r>
              <w:t>createDate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created</w:t>
            </w:r>
          </w:p>
        </w:tc>
      </w:tr>
      <w:tr w:rsidR="0044328B" w:rsidTr="006351FF">
        <w:trPr>
          <w:trHeight w:val="113"/>
          <w:tblHeader w:val="0"/>
        </w:trPr>
        <w:tc>
          <w:tcPr>
            <w:tcW w:w="2965" w:type="dxa"/>
          </w:tcPr>
          <w:p w:rsidR="0044328B" w:rsidRDefault="0044328B" w:rsidP="001C310D">
            <w:pPr>
              <w:pStyle w:val="Table-Text"/>
            </w:pPr>
            <w:r>
              <w:t>createAccountId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created the object</w:t>
            </w:r>
          </w:p>
        </w:tc>
      </w:tr>
      <w:tr w:rsidR="0044328B" w:rsidTr="006351FF">
        <w:trPr>
          <w:trHeight w:val="113"/>
          <w:tblHeader w:val="0"/>
        </w:trPr>
        <w:tc>
          <w:tcPr>
            <w:tcW w:w="2965" w:type="dxa"/>
          </w:tcPr>
          <w:p w:rsidR="0044328B" w:rsidRDefault="0044328B" w:rsidP="001C310D">
            <w:pPr>
              <w:pStyle w:val="Table-Text"/>
            </w:pPr>
            <w:r>
              <w:t>createAccountIdentifier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created the object</w:t>
            </w:r>
          </w:p>
        </w:tc>
      </w:tr>
      <w:tr w:rsidR="0044328B" w:rsidTr="006351FF">
        <w:trPr>
          <w:trHeight w:val="113"/>
          <w:tblHeader w:val="0"/>
        </w:trPr>
        <w:tc>
          <w:tcPr>
            <w:tcW w:w="2965" w:type="dxa"/>
          </w:tcPr>
          <w:p w:rsidR="0044328B" w:rsidRDefault="0044328B" w:rsidP="001C310D">
            <w:pPr>
              <w:pStyle w:val="Table-Text"/>
            </w:pPr>
            <w:r>
              <w:t>createUserId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created the object</w:t>
            </w:r>
          </w:p>
        </w:tc>
      </w:tr>
      <w:tr w:rsidR="0044328B" w:rsidTr="006351FF">
        <w:trPr>
          <w:trHeight w:val="113"/>
          <w:tblHeader w:val="0"/>
        </w:trPr>
        <w:tc>
          <w:tcPr>
            <w:tcW w:w="2965" w:type="dxa"/>
          </w:tcPr>
          <w:p w:rsidR="0044328B" w:rsidRDefault="0044328B" w:rsidP="001C310D">
            <w:pPr>
              <w:pStyle w:val="Table-Text"/>
            </w:pPr>
            <w:r>
              <w:t>createUserName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created the object</w:t>
            </w:r>
          </w:p>
        </w:tc>
      </w:tr>
      <w:tr w:rsidR="0044328B" w:rsidTr="006351FF">
        <w:trPr>
          <w:trHeight w:val="113"/>
          <w:tblHeader w:val="0"/>
        </w:trPr>
        <w:tc>
          <w:tcPr>
            <w:tcW w:w="2965" w:type="dxa"/>
          </w:tcPr>
          <w:p w:rsidR="0044328B" w:rsidRDefault="0044328B" w:rsidP="001C310D">
            <w:pPr>
              <w:pStyle w:val="Table-Text"/>
            </w:pPr>
            <w:r>
              <w:t>lastUpdateDate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last updated,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620"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w:t>
      </w:r>
      <w:proofErr w:type="gramStart"/>
      <w:r>
        <w:t>,application</w:t>
      </w:r>
      <w:proofErr w:type="gramEnd"/>
      <w:r>
        <w:t>/json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zoneUpdateResourceRecords</w:t>
      </w:r>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w:t>
      </w:r>
      <w:proofErr w:type="gramStart"/>
      <w:r>
        <w:t>zone</w:t>
      </w:r>
      <w:proofErr w:type="gramEnd"/>
      <w:r>
        <w:t>" : {</w:t>
      </w:r>
    </w:p>
    <w:p w:rsidR="001C310D" w:rsidRDefault="001C310D" w:rsidP="001C310D">
      <w:pPr>
        <w:pStyle w:val="Code"/>
      </w:pPr>
      <w:r>
        <w:t xml:space="preserve">    "@uri</w:t>
      </w:r>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gramStart"/>
      <w:r>
        <w:t>brandedNameServers</w:t>
      </w:r>
      <w:proofErr w:type="gramEnd"/>
      <w:r>
        <w:t>" : false,</w:t>
      </w:r>
    </w:p>
    <w:p w:rsidR="00616D35" w:rsidRDefault="001C310D" w:rsidP="00616D35">
      <w:pPr>
        <w:pStyle w:val="Code"/>
        <w:rPr>
          <w:ins w:id="621" w:author="Arnaud Dumont" w:date="2014-02-11T13:59:00Z"/>
        </w:rPr>
      </w:pPr>
      <w:r>
        <w:t xml:space="preserve">    "</w:t>
      </w:r>
      <w:proofErr w:type="gramStart"/>
      <w:r>
        <w:t>dnssecSigned</w:t>
      </w:r>
      <w:proofErr w:type="gramEnd"/>
      <w:r>
        <w:t>" : true,</w:t>
      </w:r>
    </w:p>
    <w:p w:rsidR="002C5C36" w:rsidRDefault="00616D35" w:rsidP="002C5C36">
      <w:pPr>
        <w:pStyle w:val="Code"/>
        <w:rPr>
          <w:ins w:id="622" w:author="Arnaud Dumont" w:date="2014-06-04T15:38:00Z"/>
        </w:rPr>
      </w:pPr>
      <w:ins w:id="623" w:author="Arnaud Dumont" w:date="2014-02-11T13:59:00Z">
        <w:r>
          <w:t xml:space="preserve">    "</w:t>
        </w:r>
        <w:proofErr w:type="gramStart"/>
        <w:r w:rsidRPr="006242A4">
          <w:t>zskRollOverState</w:t>
        </w:r>
        <w:proofErr w:type="gramEnd"/>
        <w:r>
          <w:t>" : "scheduled",</w:t>
        </w:r>
      </w:ins>
    </w:p>
    <w:p w:rsidR="002C5C36" w:rsidRDefault="002C5C36" w:rsidP="002C5C36">
      <w:pPr>
        <w:pStyle w:val="Code"/>
        <w:rPr>
          <w:ins w:id="624" w:author="Arnaud Dumont" w:date="2014-06-04T15:38:00Z"/>
        </w:rPr>
      </w:pPr>
      <w:ins w:id="625" w:author="Arnaud Dumont" w:date="2014-06-04T15:38:00Z">
        <w:r>
          <w:t xml:space="preserve">    "</w:t>
        </w:r>
        <w:proofErr w:type="gramStart"/>
        <w:r w:rsidRPr="008E504F">
          <w:t>pendingOperation</w:t>
        </w:r>
        <w:proofErr w:type="gramEnd"/>
        <w:r>
          <w:t>" : "</w:t>
        </w:r>
        <w:r w:rsidR="008F1E2C">
          <w:t>none</w:t>
        </w:r>
        <w:r>
          <w:t>",</w:t>
        </w:r>
      </w:ins>
    </w:p>
    <w:p w:rsidR="001C310D" w:rsidRDefault="002C5C36" w:rsidP="002C5C36">
      <w:pPr>
        <w:pStyle w:val="Code"/>
      </w:pPr>
      <w:ins w:id="626" w:author="Arnaud Dumont" w:date="2014-06-04T15:38:00Z">
        <w:r>
          <w:t xml:space="preserve">    "</w:t>
        </w:r>
        <w:proofErr w:type="gramStart"/>
        <w:r w:rsidRPr="008E504F">
          <w:t>lastPublishDate</w:t>
        </w:r>
        <w:proofErr w:type="gramEnd"/>
        <w:r>
          <w:t xml:space="preserve">" : </w:t>
        </w:r>
        <w:r w:rsidR="008F1E2C">
          <w:t>null</w:t>
        </w:r>
        <w:r>
          <w:t>,</w:t>
        </w:r>
      </w:ins>
    </w:p>
    <w:p w:rsidR="001C310D" w:rsidRDefault="001C310D" w:rsidP="001C310D">
      <w:pPr>
        <w:pStyle w:val="Code"/>
      </w:pPr>
      <w:r>
        <w:t xml:space="preserve">    "</w:t>
      </w:r>
      <w:proofErr w:type="gramStart"/>
      <w:r>
        <w:t>group</w:t>
      </w:r>
      <w:proofErr w:type="gramEnd"/>
      <w:r>
        <w:t>" : "mygroup",</w:t>
      </w:r>
    </w:p>
    <w:p w:rsidR="001C310D" w:rsidRDefault="001C310D" w:rsidP="001C310D">
      <w:pPr>
        <w:pStyle w:val="Code"/>
      </w:pPr>
      <w:r>
        <w:t xml:space="preserve">    "</w:t>
      </w:r>
      <w:proofErr w:type="gramStart"/>
      <w:r>
        <w:t>nameServerSetId</w:t>
      </w:r>
      <w:proofErr w:type="gramEnd"/>
      <w:r>
        <w:t>" : "72e316bb-42b3-41b6-ac39-62b37f5d6a8c",</w:t>
      </w:r>
    </w:p>
    <w:p w:rsidR="001C310D" w:rsidRDefault="001C310D" w:rsidP="001C310D">
      <w:pPr>
        <w:pStyle w:val="Code"/>
      </w:pPr>
      <w:r>
        <w:t xml:space="preserve">    "</w:t>
      </w:r>
      <w:proofErr w:type="gramStart"/>
      <w:r>
        <w:t>nameServerSetName</w:t>
      </w:r>
      <w:proofErr w:type="gramEnd"/>
      <w:r>
        <w:t>" : "Test-ing Name.Server_Set0",</w:t>
      </w:r>
    </w:p>
    <w:p w:rsidR="001C310D" w:rsidRDefault="001C310D" w:rsidP="001C310D">
      <w:pPr>
        <w:pStyle w:val="Code"/>
      </w:pPr>
      <w:r>
        <w:t xml:space="preserve">    "</w:t>
      </w:r>
      <w:proofErr w:type="gramStart"/>
      <w:r>
        <w:t>nameServerInterfaceSetId</w:t>
      </w:r>
      <w:proofErr w:type="gramEnd"/>
      <w:r>
        <w:t>" : "9cbb4446-f3ca-4996-9100-7a8d6e16e3db",</w:t>
      </w:r>
    </w:p>
    <w:p w:rsidR="001C310D" w:rsidRDefault="001C310D" w:rsidP="001C310D">
      <w:pPr>
        <w:pStyle w:val="Code"/>
      </w:pPr>
      <w:r>
        <w:t xml:space="preserve">    "</w:t>
      </w:r>
      <w:proofErr w:type="gramStart"/>
      <w:r>
        <w:t>nameServerInterfaceSetName</w:t>
      </w:r>
      <w:proofErr w:type="gramEnd"/>
      <w:r>
        <w:t>" : "Test-ing NameServer_Interfa.ceSet0",</w:t>
      </w:r>
    </w:p>
    <w:p w:rsidR="001C310D" w:rsidRDefault="001C310D" w:rsidP="001C310D">
      <w:pPr>
        <w:pStyle w:val="Code"/>
      </w:pPr>
      <w:r>
        <w:t xml:space="preserve">    "</w:t>
      </w:r>
      <w:proofErr w:type="gramStart"/>
      <w:r>
        <w:t>planId</w:t>
      </w:r>
      <w:proofErr w:type="gramEnd"/>
      <w:r>
        <w:t>" : "34d70aa6-aaab-4392-b786-8835f208c30a",</w:t>
      </w:r>
    </w:p>
    <w:p w:rsidR="001C310D" w:rsidRDefault="001C310D" w:rsidP="001C310D">
      <w:pPr>
        <w:pStyle w:val="Code"/>
      </w:pPr>
      <w:r>
        <w:t xml:space="preserve">    "</w:t>
      </w:r>
      <w:proofErr w:type="gramStart"/>
      <w:r>
        <w:t>planName</w:t>
      </w:r>
      <w:proofErr w:type="gramEnd"/>
      <w:r>
        <w:t>" : "testing-plan_.meh la0",</w:t>
      </w:r>
    </w:p>
    <w:p w:rsidR="001C310D" w:rsidRDefault="001C310D" w:rsidP="001C310D">
      <w:pPr>
        <w:pStyle w:val="Code"/>
      </w:pPr>
      <w:r>
        <w:t xml:space="preserve">    "</w:t>
      </w:r>
      <w:proofErr w:type="gramStart"/>
      <w:r>
        <w:t>sponsorAccountId</w:t>
      </w:r>
      <w:proofErr w:type="gramEnd"/>
      <w:r>
        <w:t>" : "f73af262-9531-11e2-9b25-2809b571161a",</w:t>
      </w:r>
    </w:p>
    <w:p w:rsidR="001C310D" w:rsidRDefault="001C310D" w:rsidP="001C310D">
      <w:pPr>
        <w:pStyle w:val="Code"/>
      </w:pPr>
      <w:r>
        <w:t xml:space="preserve">    "</w:t>
      </w:r>
      <w:proofErr w:type="gramStart"/>
      <w:r>
        <w:t>sponsorAccountIdentifier</w:t>
      </w:r>
      <w:proofErr w:type="gramEnd"/>
      <w:r>
        <w:t>" : "system",</w:t>
      </w:r>
    </w:p>
    <w:p w:rsidR="001C310D" w:rsidRDefault="001C310D" w:rsidP="001C310D">
      <w:pPr>
        <w:pStyle w:val="Code"/>
      </w:pPr>
      <w:r>
        <w:t xml:space="preserve">    "</w:t>
      </w:r>
      <w:proofErr w:type="gramStart"/>
      <w:r>
        <w:t>createDate</w:t>
      </w:r>
      <w:proofErr w:type="gramEnd"/>
      <w:r>
        <w:t>" : "2013-10-08T02:56:00.383",</w:t>
      </w:r>
    </w:p>
    <w:p w:rsidR="001C310D" w:rsidRDefault="001C310D" w:rsidP="001C310D">
      <w:pPr>
        <w:pStyle w:val="Code"/>
      </w:pPr>
      <w:r>
        <w:t xml:space="preserve">    "</w:t>
      </w:r>
      <w:proofErr w:type="gramStart"/>
      <w:r>
        <w:t>createAccountId</w:t>
      </w:r>
      <w:proofErr w:type="gramEnd"/>
      <w:r>
        <w:t>" : "f73af262-9531-11e2-9b25-2809b571161a",</w:t>
      </w:r>
    </w:p>
    <w:p w:rsidR="001C310D" w:rsidRDefault="001C310D" w:rsidP="001C310D">
      <w:pPr>
        <w:pStyle w:val="Code"/>
      </w:pPr>
      <w:r>
        <w:t xml:space="preserve">    "</w:t>
      </w:r>
      <w:proofErr w:type="gramStart"/>
      <w:r>
        <w:t>createAccountIdentifier</w:t>
      </w:r>
      <w:proofErr w:type="gramEnd"/>
      <w:r>
        <w:t>" : "system",</w:t>
      </w:r>
    </w:p>
    <w:p w:rsidR="001C310D" w:rsidRDefault="001C310D" w:rsidP="001C310D">
      <w:pPr>
        <w:pStyle w:val="Code"/>
      </w:pPr>
      <w:r>
        <w:t xml:space="preserve">    "</w:t>
      </w:r>
      <w:proofErr w:type="gramStart"/>
      <w:r>
        <w:t>createUserId</w:t>
      </w:r>
      <w:proofErr w:type="gramEnd"/>
      <w:r>
        <w:t>" : "ed848682-c1d9-11e2-86bc-e9b9e1409c4c",</w:t>
      </w:r>
    </w:p>
    <w:p w:rsidR="001C310D" w:rsidRDefault="001C310D" w:rsidP="001C310D">
      <w:pPr>
        <w:pStyle w:val="Code"/>
      </w:pPr>
      <w:r>
        <w:t xml:space="preserve">    "</w:t>
      </w:r>
      <w:proofErr w:type="gramStart"/>
      <w:r>
        <w:t>createUserName</w:t>
      </w:r>
      <w:proofErr w:type="gramEnd"/>
      <w:r>
        <w:t>" : "System Admin",</w:t>
      </w:r>
    </w:p>
    <w:p w:rsidR="001C310D" w:rsidRDefault="001C310D" w:rsidP="001C310D">
      <w:pPr>
        <w:pStyle w:val="Code"/>
      </w:pPr>
      <w:r>
        <w:t xml:space="preserve">    "</w:t>
      </w:r>
      <w:proofErr w:type="gramStart"/>
      <w:r>
        <w:t>lastUpdateDate</w:t>
      </w:r>
      <w:proofErr w:type="gramEnd"/>
      <w:r>
        <w:t>" : "2013-10-08T02:56:01.255",</w:t>
      </w:r>
    </w:p>
    <w:p w:rsidR="001C310D" w:rsidRDefault="001C310D" w:rsidP="001C310D">
      <w:pPr>
        <w:pStyle w:val="Code"/>
      </w:pPr>
      <w:r>
        <w:t xml:space="preserve">    "</w:t>
      </w:r>
      <w:proofErr w:type="gramStart"/>
      <w:r>
        <w:t>lastUpdateAccountId</w:t>
      </w:r>
      <w:proofErr w:type="gramEnd"/>
      <w:r>
        <w:t>" : "f73af262-9531-11e2-9b25-2809b571161a",</w:t>
      </w:r>
    </w:p>
    <w:p w:rsidR="001C310D" w:rsidRDefault="001C310D" w:rsidP="001C310D">
      <w:pPr>
        <w:pStyle w:val="Code"/>
      </w:pPr>
      <w:r>
        <w:t xml:space="preserve">    "</w:t>
      </w:r>
      <w:proofErr w:type="gramStart"/>
      <w:r>
        <w:t>lastUpdateAccountIdentifier</w:t>
      </w:r>
      <w:proofErr w:type="gramEnd"/>
      <w:r>
        <w:t>" : "system",</w:t>
      </w:r>
    </w:p>
    <w:p w:rsidR="001C310D" w:rsidRDefault="001C310D" w:rsidP="001C310D">
      <w:pPr>
        <w:pStyle w:val="Code"/>
      </w:pPr>
      <w:r>
        <w:t xml:space="preserve">    "</w:t>
      </w:r>
      <w:proofErr w:type="gramStart"/>
      <w:r>
        <w:t>lastUpdateUserId</w:t>
      </w:r>
      <w:proofErr w:type="gramEnd"/>
      <w:r>
        <w:t>" : "ed848682-c1d9-11e2-86bc-e9b9e1409c4c",</w:t>
      </w:r>
    </w:p>
    <w:p w:rsidR="001C310D" w:rsidRDefault="001C310D" w:rsidP="001C310D">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gramStart"/>
      <w:r>
        <w:t>ddnsResourceRecords</w:t>
      </w:r>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lastRenderedPageBreak/>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627" w:name="_Toc382406017"/>
      <w:r>
        <w:t>Zone Delete Command</w:t>
      </w:r>
      <w:bookmarkEnd w:id="627"/>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628" w:author="Arnaud Dumont" w:date="2014-02-20T11:46:00Z">
        <w:r w:rsidDel="00464582">
          <w:delText xml:space="preserve">get </w:delText>
        </w:r>
      </w:del>
      <w:ins w:id="629"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630" w:name="_Toc382406018"/>
      <w:r>
        <w:t>Zone Get Query Usage Command</w:t>
      </w:r>
      <w:bookmarkEnd w:id="630"/>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gramStart"/>
      <w:r w:rsidRPr="00547C1B">
        <w:t>zoneGetQueryUsage</w:t>
      </w:r>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gramStart"/>
      <w:r w:rsidRPr="00547C1B">
        <w:t>totalRecordCount</w:t>
      </w:r>
      <w:proofErr w:type="gramEnd"/>
      <w:r w:rsidRPr="00547C1B">
        <w:t xml:space="preserve">" : </w:t>
      </w:r>
      <w:r>
        <w:t>24</w:t>
      </w:r>
      <w:r w:rsidRPr="00547C1B">
        <w:t>,</w:t>
      </w:r>
    </w:p>
    <w:p w:rsidR="00547C1B" w:rsidRPr="00547C1B" w:rsidRDefault="00547C1B" w:rsidP="00547C1B">
      <w:pPr>
        <w:pStyle w:val="Code"/>
      </w:pPr>
      <w:r w:rsidRPr="00547C1B">
        <w:t xml:space="preserve">    "@uri</w:t>
      </w:r>
      <w:proofErr w:type="gramStart"/>
      <w:r w:rsidRPr="00547C1B">
        <w:t>" :</w:t>
      </w:r>
      <w:proofErr w:type="gramEnd"/>
      <w:r w:rsidRPr="00547C1B">
        <w:t xml:space="preserve">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w:t>
      </w:r>
      <w:proofErr w:type="gramStart"/>
      <w:r w:rsidRPr="00547C1B">
        <w:t>zoneQueryUsageRecords</w:t>
      </w:r>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631" w:author="Arnaud Dumont" w:date="2014-02-14T09:41:00Z"/>
        </w:rPr>
      </w:pPr>
      <w:bookmarkStart w:id="632" w:name="_Toc382406019"/>
      <w:ins w:id="633" w:author="Arnaud Dumont" w:date="2014-02-14T09:41:00Z">
        <w:r>
          <w:t xml:space="preserve">Zone Get </w:t>
        </w:r>
      </w:ins>
      <w:ins w:id="634" w:author="Arnaud Dumont" w:date="2014-02-14T09:42:00Z">
        <w:r>
          <w:t>Zone File</w:t>
        </w:r>
      </w:ins>
      <w:ins w:id="635" w:author="Arnaud Dumont" w:date="2014-02-14T09:41:00Z">
        <w:r>
          <w:t xml:space="preserve"> Command</w:t>
        </w:r>
        <w:bookmarkEnd w:id="632"/>
      </w:ins>
    </w:p>
    <w:p w:rsidR="009451C4" w:rsidRDefault="009451C4" w:rsidP="009451C4">
      <w:pPr>
        <w:rPr>
          <w:ins w:id="636" w:author="Arnaud Dumont" w:date="2014-02-14T09:41:00Z"/>
        </w:rPr>
      </w:pPr>
      <w:ins w:id="637" w:author="Arnaud Dumont" w:date="2014-02-14T09:41:00Z">
        <w:r>
          <w:t>This command is used to get the full zone file of the zone.</w:t>
        </w:r>
      </w:ins>
    </w:p>
    <w:p w:rsidR="009451C4" w:rsidRDefault="009451C4" w:rsidP="009451C4">
      <w:pPr>
        <w:pStyle w:val="Heading3"/>
        <w:numPr>
          <w:ilvl w:val="2"/>
          <w:numId w:val="29"/>
        </w:numPr>
        <w:ind w:left="0"/>
        <w:rPr>
          <w:ins w:id="638" w:author="Arnaud Dumont" w:date="2014-02-14T09:41:00Z"/>
        </w:rPr>
      </w:pPr>
      <w:ins w:id="639" w:author="Arnaud Dumont" w:date="2014-02-14T09:41:00Z">
        <w:r>
          <w:lastRenderedPageBreak/>
          <w:t>Request</w:t>
        </w:r>
      </w:ins>
    </w:p>
    <w:p w:rsidR="009451C4" w:rsidRDefault="009451C4" w:rsidP="009451C4">
      <w:pPr>
        <w:rPr>
          <w:ins w:id="640" w:author="Arnaud Dumont" w:date="2014-02-14T09:41:00Z"/>
        </w:rPr>
      </w:pPr>
      <w:ins w:id="641" w:author="Arnaud Dumont" w:date="2014-02-14T09:41:00Z">
        <w:r>
          <w:t>A request should be made to the specified URI including the indicated headers.</w:t>
        </w:r>
      </w:ins>
    </w:p>
    <w:p w:rsidR="009451C4" w:rsidRDefault="009451C4" w:rsidP="009451C4">
      <w:pPr>
        <w:pStyle w:val="FakeHeading4"/>
        <w:rPr>
          <w:ins w:id="642" w:author="Arnaud Dumont" w:date="2014-02-14T09:41:00Z"/>
        </w:rPr>
      </w:pPr>
      <w:ins w:id="643" w:author="Arnaud Dumont" w:date="2014-02-14T09:41:00Z">
        <w:r>
          <w:t>URI</w:t>
        </w:r>
      </w:ins>
    </w:p>
    <w:p w:rsidR="009451C4" w:rsidRDefault="009451C4" w:rsidP="009451C4">
      <w:pPr>
        <w:rPr>
          <w:ins w:id="644" w:author="Arnaud Dumont" w:date="2014-02-14T09:41:00Z"/>
        </w:rPr>
      </w:pPr>
      <w:ins w:id="645"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4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7" w:author="Arnaud Dumont" w:date="2014-02-14T09:41:00Z"/>
              </w:rPr>
            </w:pPr>
            <w:ins w:id="648"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9" w:author="Arnaud Dumont" w:date="2014-02-14T09:41:00Z"/>
              </w:rPr>
            </w:pPr>
            <w:ins w:id="650" w:author="Arnaud Dumont" w:date="2014-02-14T09:41:00Z">
              <w:r>
                <w:t>Request URI</w:t>
              </w:r>
            </w:ins>
          </w:p>
        </w:tc>
      </w:tr>
      <w:tr w:rsidR="009451C4" w:rsidTr="009451C4">
        <w:trPr>
          <w:trHeight w:val="113"/>
          <w:ins w:id="65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52" w:author="Arnaud Dumont" w:date="2014-02-14T09:41:00Z"/>
              </w:rPr>
            </w:pPr>
            <w:ins w:id="653"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54" w:author="Arnaud Dumont" w:date="2014-02-14T09:41:00Z"/>
              </w:rPr>
            </w:pPr>
            <w:ins w:id="655" w:author="Arnaud Dumont" w:date="2014-02-14T09:41:00Z">
              <w:r>
                <w:t>https://{service-address}/zones/{id}/zoneFile/</w:t>
              </w:r>
            </w:ins>
          </w:p>
        </w:tc>
      </w:tr>
    </w:tbl>
    <w:p w:rsidR="009451C4" w:rsidRDefault="009451C4" w:rsidP="009451C4">
      <w:pPr>
        <w:rPr>
          <w:ins w:id="656" w:author="Arnaud Dumont" w:date="2014-02-14T09:41:00Z"/>
        </w:rPr>
      </w:pPr>
      <w:ins w:id="657"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5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59" w:author="Arnaud Dumont" w:date="2014-02-14T09:41:00Z"/>
              </w:rPr>
            </w:pPr>
            <w:ins w:id="660"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61" w:author="Arnaud Dumont" w:date="2014-02-14T09:41:00Z"/>
              </w:rPr>
            </w:pPr>
            <w:ins w:id="662" w:author="Arnaud Dumont" w:date="2014-02-14T09:41:00Z">
              <w:r>
                <w:t>Description</w:t>
              </w:r>
            </w:ins>
          </w:p>
        </w:tc>
      </w:tr>
      <w:tr w:rsidR="009451C4" w:rsidTr="009451C4">
        <w:trPr>
          <w:trHeight w:val="113"/>
          <w:ins w:id="663"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64" w:author="Arnaud Dumont" w:date="2014-02-14T09:41:00Z"/>
              </w:rPr>
            </w:pPr>
            <w:ins w:id="665"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66" w:author="Arnaud Dumont" w:date="2014-02-14T09:41:00Z"/>
              </w:rPr>
            </w:pPr>
            <w:ins w:id="667" w:author="Arnaud Dumont" w:date="2014-02-14T09:41:00Z">
              <w:r>
                <w:t>The service address as described in section 2.2</w:t>
              </w:r>
            </w:ins>
          </w:p>
        </w:tc>
      </w:tr>
      <w:tr w:rsidR="009451C4" w:rsidTr="009451C4">
        <w:trPr>
          <w:trHeight w:val="113"/>
          <w:ins w:id="66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69" w:author="Arnaud Dumont" w:date="2014-02-14T09:41:00Z"/>
              </w:rPr>
            </w:pPr>
            <w:ins w:id="670"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71" w:author="Arnaud Dumont" w:date="2014-02-14T09:41:00Z"/>
              </w:rPr>
            </w:pPr>
            <w:ins w:id="672" w:author="Arnaud Dumont" w:date="2014-02-14T09:41:00Z">
              <w:r>
                <w:t>The id of the zone whose zone file you want to get</w:t>
              </w:r>
            </w:ins>
          </w:p>
        </w:tc>
      </w:tr>
    </w:tbl>
    <w:p w:rsidR="009451C4" w:rsidRDefault="009451C4" w:rsidP="009451C4">
      <w:pPr>
        <w:pStyle w:val="FakeHeading4"/>
        <w:rPr>
          <w:ins w:id="673" w:author="Arnaud Dumont" w:date="2014-02-14T09:41:00Z"/>
        </w:rPr>
      </w:pPr>
      <w:ins w:id="674" w:author="Arnaud Dumont" w:date="2014-02-14T09:41:00Z">
        <w:r>
          <w:t>Query Parameters</w:t>
        </w:r>
      </w:ins>
    </w:p>
    <w:p w:rsidR="009451C4" w:rsidRDefault="009451C4" w:rsidP="009451C4">
      <w:pPr>
        <w:rPr>
          <w:ins w:id="675" w:author="Arnaud Dumont" w:date="2014-02-14T09:41:00Z"/>
        </w:rPr>
      </w:pPr>
      <w:ins w:id="676" w:author="Arnaud Dumont" w:date="2014-02-14T09:41:00Z">
        <w:r>
          <w:t>Not allowed for this command</w:t>
        </w:r>
      </w:ins>
    </w:p>
    <w:p w:rsidR="009451C4" w:rsidRDefault="009451C4" w:rsidP="009451C4">
      <w:pPr>
        <w:pStyle w:val="FakeHeading4"/>
        <w:rPr>
          <w:ins w:id="677" w:author="Arnaud Dumont" w:date="2014-02-14T09:41:00Z"/>
        </w:rPr>
      </w:pPr>
      <w:ins w:id="678" w:author="Arnaud Dumont" w:date="2014-02-14T09:41:00Z">
        <w:r>
          <w:t>Request Headers</w:t>
        </w:r>
      </w:ins>
    </w:p>
    <w:p w:rsidR="009451C4" w:rsidRDefault="00944786" w:rsidP="009451C4">
      <w:pPr>
        <w:rPr>
          <w:ins w:id="679" w:author="Arnaud Dumont" w:date="2014-02-14T09:41:00Z"/>
        </w:rPr>
      </w:pPr>
      <w:ins w:id="680"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81"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82"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3" w:author="Arnaud Dumont" w:date="2014-02-14T09:41:00Z"/>
              </w:rPr>
            </w:pPr>
            <w:ins w:id="684"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5" w:author="Arnaud Dumont" w:date="2014-02-14T09:41:00Z"/>
              </w:rPr>
            </w:pPr>
            <w:ins w:id="686"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7" w:author="Arnaud Dumont" w:date="2014-02-14T09:41:00Z"/>
              </w:rPr>
            </w:pPr>
            <w:ins w:id="688"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9" w:author="Arnaud Dumont" w:date="2014-02-14T09:41:00Z"/>
              </w:rPr>
            </w:pPr>
            <w:ins w:id="690" w:author="Arnaud Dumont" w:date="2014-02-14T09:41:00Z">
              <w:r>
                <w:t>Description</w:t>
              </w:r>
            </w:ins>
          </w:p>
        </w:tc>
      </w:tr>
      <w:tr w:rsidR="00944786" w:rsidTr="009451C4">
        <w:trPr>
          <w:trHeight w:val="113"/>
          <w:ins w:id="691"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92" w:author="Arnaud Dumont" w:date="2014-02-14T09:41:00Z"/>
              </w:rPr>
            </w:pPr>
            <w:ins w:id="693"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94" w:author="Arnaud Dumont" w:date="2014-02-14T09:41:00Z"/>
              </w:rPr>
            </w:pPr>
            <w:ins w:id="695"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96" w:author="Arnaud Dumont" w:date="2014-02-14T09:41:00Z"/>
              </w:rPr>
            </w:pPr>
            <w:ins w:id="697"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98" w:author="Arnaud Dumont" w:date="2014-02-14T09:41:00Z"/>
              </w:rPr>
            </w:pPr>
            <w:ins w:id="699" w:author="Arnaud Dumont" w:date="2014-02-14T09:44:00Z">
              <w:r>
                <w:t>The content type to accept in the response. Set this to ‘text/dns’.</w:t>
              </w:r>
            </w:ins>
          </w:p>
        </w:tc>
      </w:tr>
    </w:tbl>
    <w:p w:rsidR="009451C4" w:rsidRDefault="009451C4" w:rsidP="009451C4">
      <w:pPr>
        <w:pStyle w:val="FakeHeading4"/>
        <w:rPr>
          <w:ins w:id="700" w:author="Arnaud Dumont" w:date="2014-02-14T09:41:00Z"/>
        </w:rPr>
      </w:pPr>
      <w:ins w:id="701" w:author="Arnaud Dumont" w:date="2014-02-14T09:41:00Z">
        <w:r>
          <w:t>Request Body</w:t>
        </w:r>
      </w:ins>
    </w:p>
    <w:p w:rsidR="009451C4" w:rsidRDefault="009451C4" w:rsidP="009451C4">
      <w:pPr>
        <w:rPr>
          <w:ins w:id="702" w:author="Arnaud Dumont" w:date="2014-02-14T09:41:00Z"/>
        </w:rPr>
      </w:pPr>
      <w:ins w:id="703" w:author="Arnaud Dumont" w:date="2014-02-14T09:41:00Z">
        <w:r>
          <w:t>Not allowed for this command.</w:t>
        </w:r>
      </w:ins>
    </w:p>
    <w:p w:rsidR="009451C4" w:rsidRDefault="009451C4" w:rsidP="009451C4">
      <w:pPr>
        <w:pStyle w:val="Heading3"/>
        <w:numPr>
          <w:ilvl w:val="2"/>
          <w:numId w:val="29"/>
        </w:numPr>
        <w:ind w:left="0"/>
        <w:rPr>
          <w:ins w:id="704" w:author="Arnaud Dumont" w:date="2014-02-14T09:41:00Z"/>
        </w:rPr>
      </w:pPr>
      <w:ins w:id="705" w:author="Arnaud Dumont" w:date="2014-02-14T09:41:00Z">
        <w:r>
          <w:t>Response</w:t>
        </w:r>
      </w:ins>
    </w:p>
    <w:p w:rsidR="009451C4" w:rsidRDefault="009451C4" w:rsidP="009451C4">
      <w:pPr>
        <w:rPr>
          <w:ins w:id="706" w:author="Arnaud Dumont" w:date="2014-02-14T09:41:00Z"/>
        </w:rPr>
      </w:pPr>
      <w:ins w:id="707" w:author="Arnaud Dumont" w:date="2014-02-14T09:41:00Z">
        <w:r>
          <w:t>The response will include a status code, response headers and a response body encoded according to the relevant header.</w:t>
        </w:r>
      </w:ins>
    </w:p>
    <w:p w:rsidR="009451C4" w:rsidRDefault="009451C4" w:rsidP="009451C4">
      <w:pPr>
        <w:pStyle w:val="FakeHeading4"/>
        <w:rPr>
          <w:ins w:id="708" w:author="Arnaud Dumont" w:date="2014-02-14T09:41:00Z"/>
        </w:rPr>
      </w:pPr>
      <w:ins w:id="709" w:author="Arnaud Dumont" w:date="2014-02-14T09:41:00Z">
        <w:r>
          <w:t>Status Code</w:t>
        </w:r>
      </w:ins>
    </w:p>
    <w:p w:rsidR="009451C4" w:rsidRDefault="009451C4" w:rsidP="009451C4">
      <w:pPr>
        <w:rPr>
          <w:ins w:id="710" w:author="Arnaud Dumont" w:date="2014-02-14T09:41:00Z"/>
        </w:rPr>
      </w:pPr>
      <w:ins w:id="711" w:author="Arnaud Dumont" w:date="2014-02-14T09:41:00Z">
        <w:r>
          <w:t>On success this command will return http status code 200 (OK).</w:t>
        </w:r>
      </w:ins>
    </w:p>
    <w:p w:rsidR="009451C4" w:rsidRDefault="009451C4" w:rsidP="009451C4">
      <w:pPr>
        <w:pStyle w:val="FakeHeading4"/>
        <w:rPr>
          <w:ins w:id="712" w:author="Arnaud Dumont" w:date="2014-02-14T09:41:00Z"/>
        </w:rPr>
      </w:pPr>
      <w:ins w:id="713" w:author="Arnaud Dumont" w:date="2014-02-14T09:41:00Z">
        <w:r>
          <w:t>Response Headers</w:t>
        </w:r>
      </w:ins>
    </w:p>
    <w:p w:rsidR="009451C4" w:rsidRDefault="009451C4" w:rsidP="009451C4">
      <w:pPr>
        <w:rPr>
          <w:ins w:id="714" w:author="Arnaud Dumont" w:date="2014-02-14T09:48:00Z"/>
        </w:rPr>
      </w:pPr>
      <w:ins w:id="715" w:author="Arnaud Dumont" w:date="2014-02-14T09:41:00Z">
        <w:r>
          <w:t>Only the standard response headers described in section 2.7 are returned</w:t>
        </w:r>
      </w:ins>
      <w:ins w:id="716"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717" w:author="Arnaud Dumont" w:date="2014-02-14T09:48:00Z"/>
        </w:trPr>
        <w:tc>
          <w:tcPr>
            <w:tcW w:w="1843" w:type="dxa"/>
            <w:shd w:val="clear" w:color="auto" w:fill="BFBFBF" w:themeFill="background1" w:themeFillShade="BF"/>
          </w:tcPr>
          <w:p w:rsidR="004E2AC6" w:rsidRPr="00750051" w:rsidRDefault="004E2AC6" w:rsidP="002D7CF7">
            <w:pPr>
              <w:pStyle w:val="Table-Header"/>
              <w:rPr>
                <w:ins w:id="718" w:author="Arnaud Dumont" w:date="2014-02-14T09:48:00Z"/>
              </w:rPr>
            </w:pPr>
            <w:ins w:id="719"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720" w:author="Arnaud Dumont" w:date="2014-02-14T09:48:00Z"/>
              </w:rPr>
            </w:pPr>
            <w:ins w:id="721"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722" w:author="Arnaud Dumont" w:date="2014-02-14T09:48:00Z"/>
              </w:rPr>
            </w:pPr>
            <w:ins w:id="723" w:author="Arnaud Dumont" w:date="2014-02-14T09:48:00Z">
              <w:r>
                <w:t>Description</w:t>
              </w:r>
            </w:ins>
          </w:p>
        </w:tc>
      </w:tr>
      <w:tr w:rsidR="004E2AC6" w:rsidRPr="00CC22F1" w:rsidTr="002D7CF7">
        <w:trPr>
          <w:trHeight w:val="113"/>
          <w:tblHeader w:val="0"/>
          <w:ins w:id="724" w:author="Arnaud Dumont" w:date="2014-02-14T09:48:00Z"/>
        </w:trPr>
        <w:tc>
          <w:tcPr>
            <w:tcW w:w="1843" w:type="dxa"/>
          </w:tcPr>
          <w:p w:rsidR="004E2AC6" w:rsidRDefault="004E2AC6" w:rsidP="002D7CF7">
            <w:pPr>
              <w:pStyle w:val="Table-Text"/>
              <w:rPr>
                <w:ins w:id="725" w:author="Arnaud Dumont" w:date="2014-02-14T09:48:00Z"/>
              </w:rPr>
            </w:pPr>
            <w:ins w:id="726" w:author="Arnaud Dumont" w:date="2014-02-14T09:48:00Z">
              <w:r>
                <w:t>Content-Type</w:t>
              </w:r>
            </w:ins>
          </w:p>
        </w:tc>
        <w:tc>
          <w:tcPr>
            <w:tcW w:w="1418" w:type="dxa"/>
          </w:tcPr>
          <w:p w:rsidR="004E2AC6" w:rsidRDefault="004E2AC6" w:rsidP="002D7CF7">
            <w:pPr>
              <w:pStyle w:val="Table-Text"/>
              <w:rPr>
                <w:ins w:id="727" w:author="Arnaud Dumont" w:date="2014-02-14T09:48:00Z"/>
              </w:rPr>
            </w:pPr>
            <w:ins w:id="728" w:author="Arnaud Dumont" w:date="2014-02-14T09:48:00Z">
              <w:r>
                <w:t>No</w:t>
              </w:r>
            </w:ins>
          </w:p>
        </w:tc>
        <w:tc>
          <w:tcPr>
            <w:tcW w:w="5386" w:type="dxa"/>
          </w:tcPr>
          <w:p w:rsidR="004E2AC6" w:rsidRDefault="004E2AC6" w:rsidP="004E2AC6">
            <w:pPr>
              <w:pStyle w:val="Table-Text"/>
              <w:rPr>
                <w:ins w:id="729" w:author="Arnaud Dumont" w:date="2014-02-14T09:48:00Z"/>
              </w:rPr>
            </w:pPr>
            <w:ins w:id="730" w:author="Arnaud Dumont" w:date="2014-02-14T09:49:00Z">
              <w:r>
                <w:t>T</w:t>
              </w:r>
            </w:ins>
            <w:ins w:id="731" w:author="Arnaud Dumont" w:date="2014-02-14T09:48:00Z">
              <w:r>
                <w:t>his will be ‘</w:t>
              </w:r>
            </w:ins>
            <w:ins w:id="732" w:author="Arnaud Dumont" w:date="2014-02-14T09:49:00Z">
              <w:r>
                <w:t>text/dns</w:t>
              </w:r>
            </w:ins>
            <w:ins w:id="733" w:author="Arnaud Dumont" w:date="2014-02-14T09:48:00Z">
              <w:r>
                <w:t>’ only.</w:t>
              </w:r>
            </w:ins>
          </w:p>
        </w:tc>
      </w:tr>
    </w:tbl>
    <w:p w:rsidR="009451C4" w:rsidRDefault="009451C4" w:rsidP="009451C4">
      <w:pPr>
        <w:pStyle w:val="FakeHeading4"/>
        <w:rPr>
          <w:ins w:id="734" w:author="Arnaud Dumont" w:date="2014-02-14T09:41:00Z"/>
        </w:rPr>
      </w:pPr>
      <w:ins w:id="735" w:author="Arnaud Dumont" w:date="2014-02-14T09:41:00Z">
        <w:r>
          <w:t>Response Body</w:t>
        </w:r>
      </w:ins>
    </w:p>
    <w:p w:rsidR="009451C4" w:rsidRDefault="009451C4" w:rsidP="009451C4">
      <w:pPr>
        <w:rPr>
          <w:ins w:id="736" w:author="Arnaud Dumont" w:date="2014-02-14T09:41:00Z"/>
        </w:rPr>
      </w:pPr>
      <w:ins w:id="737" w:author="Arnaud Dumont" w:date="2014-02-14T09:41:00Z">
        <w:r>
          <w:t xml:space="preserve">A </w:t>
        </w:r>
      </w:ins>
      <w:ins w:id="738" w:author="Arnaud Dumont" w:date="2014-02-14T09:50:00Z">
        <w:r w:rsidR="00E067D5">
          <w:t>zone file</w:t>
        </w:r>
      </w:ins>
      <w:ins w:id="739" w:author="Arnaud Dumont" w:date="2014-02-14T09:41:00Z">
        <w:r>
          <w:t xml:space="preserve"> representation</w:t>
        </w:r>
      </w:ins>
      <w:ins w:id="740" w:author="Arnaud Dumont" w:date="2014-02-14T09:50:00Z">
        <w:r w:rsidR="00E067D5">
          <w:t xml:space="preserve">, as described in </w:t>
        </w:r>
      </w:ins>
      <w:ins w:id="741"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742" w:author="Arnaud Dumont" w:date="2014-02-14T09:41:00Z"/>
        </w:rPr>
      </w:pPr>
      <w:ins w:id="743" w:author="Arnaud Dumont" w:date="2014-02-14T09:41:00Z">
        <w:r>
          <w:t>Example</w:t>
        </w:r>
      </w:ins>
    </w:p>
    <w:p w:rsidR="009451C4" w:rsidRDefault="009451C4" w:rsidP="009451C4">
      <w:pPr>
        <w:rPr>
          <w:ins w:id="744" w:author="Arnaud Dumont" w:date="2014-02-14T09:41:00Z"/>
        </w:rPr>
      </w:pPr>
      <w:ins w:id="745" w:author="Arnaud Dumont" w:date="2014-02-14T09:41:00Z">
        <w:r>
          <w:t>Below is an example of a zone get query usage command request and response:</w:t>
        </w:r>
      </w:ins>
    </w:p>
    <w:p w:rsidR="009451C4" w:rsidRDefault="009451C4" w:rsidP="009451C4">
      <w:pPr>
        <w:rPr>
          <w:ins w:id="746" w:author="Arnaud Dumont" w:date="2014-02-14T09:41:00Z"/>
        </w:rPr>
      </w:pPr>
      <w:ins w:id="747" w:author="Arnaud Dumont" w:date="2014-02-14T09:41:00Z">
        <w:r>
          <w:t>Request:</w:t>
        </w:r>
      </w:ins>
    </w:p>
    <w:p w:rsidR="009451C4" w:rsidRDefault="009451C4" w:rsidP="009451C4">
      <w:pPr>
        <w:pStyle w:val="Code"/>
        <w:rPr>
          <w:ins w:id="748" w:author="Arnaud Dumont" w:date="2014-02-14T09:41:00Z"/>
        </w:rPr>
      </w:pPr>
      <w:ins w:id="749" w:author="Arnaud Dumont" w:date="2014-02-14T09:41:00Z">
        <w:r>
          <w:t>GET /zones/41a6fe5c-96f2-427f-908d-55f0ba30331a/</w:t>
        </w:r>
      </w:ins>
      <w:ins w:id="750" w:author="Arnaud Dumont" w:date="2014-02-14T09:52:00Z">
        <w:r w:rsidR="008D4CC9">
          <w:t>zoneFile</w:t>
        </w:r>
      </w:ins>
      <w:ins w:id="751" w:author="Arnaud Dumont" w:date="2014-02-14T09:41:00Z">
        <w:r>
          <w:t xml:space="preserve"> HTTP/1.1</w:t>
        </w:r>
      </w:ins>
    </w:p>
    <w:p w:rsidR="009451C4" w:rsidRDefault="009451C4" w:rsidP="009451C4">
      <w:pPr>
        <w:pStyle w:val="Code"/>
        <w:rPr>
          <w:ins w:id="752" w:author="Arnaud Dumont" w:date="2014-02-14T09:41:00Z"/>
        </w:rPr>
      </w:pPr>
      <w:ins w:id="753" w:author="Arnaud Dumont" w:date="2014-02-14T09:41:00Z">
        <w:r>
          <w:t>Client-Transaction-Id: 9b5cc71b-24ff-40ef-a801-9f9316bed583</w:t>
        </w:r>
      </w:ins>
    </w:p>
    <w:p w:rsidR="009451C4" w:rsidRDefault="009451C4" w:rsidP="009451C4">
      <w:pPr>
        <w:pStyle w:val="Code"/>
        <w:rPr>
          <w:ins w:id="754" w:author="Arnaud Dumont" w:date="2014-02-14T09:41:00Z"/>
        </w:rPr>
      </w:pPr>
      <w:ins w:id="755" w:author="Arnaud Dumont" w:date="2014-02-14T09:41:00Z">
        <w:r>
          <w:t xml:space="preserve">Accept: </w:t>
        </w:r>
      </w:ins>
      <w:ins w:id="756" w:author="Arnaud Dumont" w:date="2014-02-14T09:53:00Z">
        <w:r w:rsidR="00B91080">
          <w:t>text/dns</w:t>
        </w:r>
      </w:ins>
    </w:p>
    <w:p w:rsidR="009451C4" w:rsidRDefault="009451C4" w:rsidP="009451C4">
      <w:pPr>
        <w:pStyle w:val="Code"/>
        <w:rPr>
          <w:ins w:id="757" w:author="Arnaud Dumont" w:date="2014-02-14T09:41:00Z"/>
        </w:rPr>
      </w:pPr>
      <w:ins w:id="758" w:author="Arnaud Dumont" w:date="2014-02-14T09:41:00Z">
        <w:r>
          <w:t>User-Agent: Jersey/2.2 (Apache HttpClient 4.2.5)</w:t>
        </w:r>
      </w:ins>
    </w:p>
    <w:p w:rsidR="009451C4" w:rsidRDefault="009451C4" w:rsidP="009451C4">
      <w:pPr>
        <w:pStyle w:val="Code"/>
        <w:rPr>
          <w:ins w:id="759" w:author="Arnaud Dumont" w:date="2014-02-14T09:41:00Z"/>
        </w:rPr>
      </w:pPr>
      <w:ins w:id="760" w:author="Arnaud Dumont" w:date="2014-02-14T09:41:00Z">
        <w:r>
          <w:t>Host: api.discoverydns.com</w:t>
        </w:r>
      </w:ins>
    </w:p>
    <w:p w:rsidR="009451C4" w:rsidRDefault="009451C4" w:rsidP="009451C4">
      <w:pPr>
        <w:pStyle w:val="Code"/>
        <w:rPr>
          <w:ins w:id="761" w:author="Arnaud Dumont" w:date="2014-02-14T09:41:00Z"/>
        </w:rPr>
      </w:pPr>
      <w:ins w:id="762" w:author="Arnaud Dumont" w:date="2014-02-14T09:41:00Z">
        <w:r>
          <w:t>Connection: Keep-Alive</w:t>
        </w:r>
      </w:ins>
    </w:p>
    <w:p w:rsidR="009451C4" w:rsidRDefault="009451C4" w:rsidP="009451C4">
      <w:pPr>
        <w:pStyle w:val="Code"/>
        <w:rPr>
          <w:ins w:id="763" w:author="Arnaud Dumont" w:date="2014-02-14T09:41:00Z"/>
        </w:rPr>
      </w:pPr>
    </w:p>
    <w:p w:rsidR="009451C4" w:rsidRDefault="009451C4" w:rsidP="009451C4">
      <w:pPr>
        <w:rPr>
          <w:ins w:id="764" w:author="Arnaud Dumont" w:date="2014-02-14T09:41:00Z"/>
        </w:rPr>
      </w:pPr>
      <w:ins w:id="765" w:author="Arnaud Dumont" w:date="2014-02-14T09:41:00Z">
        <w:r>
          <w:t>Response:</w:t>
        </w:r>
      </w:ins>
    </w:p>
    <w:p w:rsidR="009451C4" w:rsidRDefault="009451C4" w:rsidP="009451C4">
      <w:pPr>
        <w:pStyle w:val="Code"/>
        <w:rPr>
          <w:ins w:id="766" w:author="Arnaud Dumont" w:date="2014-02-14T09:41:00Z"/>
        </w:rPr>
      </w:pPr>
      <w:ins w:id="767" w:author="Arnaud Dumont" w:date="2014-02-14T09:41:00Z">
        <w:r>
          <w:t>HTTP/1.1 200 OK</w:t>
        </w:r>
      </w:ins>
    </w:p>
    <w:p w:rsidR="009451C4" w:rsidRDefault="009451C4" w:rsidP="009451C4">
      <w:pPr>
        <w:pStyle w:val="Code"/>
        <w:rPr>
          <w:ins w:id="768" w:author="Arnaud Dumont" w:date="2014-02-14T09:41:00Z"/>
        </w:rPr>
      </w:pPr>
      <w:ins w:id="769" w:author="Arnaud Dumont" w:date="2014-02-14T09:41:00Z">
        <w:r>
          <w:t xml:space="preserve">Content-Type: </w:t>
        </w:r>
      </w:ins>
      <w:ins w:id="770" w:author="Arnaud Dumont" w:date="2014-02-14T09:53:00Z">
        <w:r w:rsidR="00B91080">
          <w:t>text/dns</w:t>
        </w:r>
      </w:ins>
    </w:p>
    <w:p w:rsidR="009451C4" w:rsidRDefault="009451C4" w:rsidP="009451C4">
      <w:pPr>
        <w:pStyle w:val="Code"/>
        <w:rPr>
          <w:ins w:id="771" w:author="Arnaud Dumont" w:date="2014-02-14T09:41:00Z"/>
        </w:rPr>
      </w:pPr>
      <w:ins w:id="772" w:author="Arnaud Dumont" w:date="2014-02-14T09:41:00Z">
        <w:r>
          <w:t>Cache-Control: private, no-transform, max-age=30</w:t>
        </w:r>
      </w:ins>
    </w:p>
    <w:p w:rsidR="009451C4" w:rsidRDefault="009451C4" w:rsidP="009451C4">
      <w:pPr>
        <w:pStyle w:val="Code"/>
        <w:rPr>
          <w:ins w:id="773" w:author="Arnaud Dumont" w:date="2014-02-14T09:41:00Z"/>
        </w:rPr>
      </w:pPr>
      <w:ins w:id="774" w:author="Arnaud Dumont" w:date="2014-02-14T09:41:00Z">
        <w:r>
          <w:t>Date: Sun, 06 Oct 2013 18:39:52 GMT</w:t>
        </w:r>
      </w:ins>
    </w:p>
    <w:p w:rsidR="009451C4" w:rsidRDefault="009451C4" w:rsidP="009451C4">
      <w:pPr>
        <w:pStyle w:val="Code"/>
        <w:rPr>
          <w:ins w:id="775" w:author="Arnaud Dumont" w:date="2014-02-14T09:41:00Z"/>
        </w:rPr>
      </w:pPr>
      <w:ins w:id="776" w:author="Arnaud Dumont" w:date="2014-02-14T09:41:00Z">
        <w:r>
          <w:t>Server-Transaction-Id: 5e2b0855-831e-4ced-a50f-1a926894ef0f</w:t>
        </w:r>
      </w:ins>
    </w:p>
    <w:p w:rsidR="009451C4" w:rsidRDefault="009451C4" w:rsidP="009451C4">
      <w:pPr>
        <w:pStyle w:val="Code"/>
        <w:rPr>
          <w:ins w:id="777" w:author="Arnaud Dumont" w:date="2014-02-14T09:41:00Z"/>
        </w:rPr>
      </w:pPr>
      <w:ins w:id="778" w:author="Arnaud Dumont" w:date="2014-02-14T09:41:00Z">
        <w:r>
          <w:t>Client-Transaction-Id: 9b5cc71b-24ff-40ef-a801-9f9316bed583</w:t>
        </w:r>
      </w:ins>
    </w:p>
    <w:p w:rsidR="009451C4" w:rsidRDefault="009451C4" w:rsidP="009451C4">
      <w:pPr>
        <w:pStyle w:val="Code"/>
        <w:rPr>
          <w:ins w:id="779" w:author="Arnaud Dumont" w:date="2014-02-14T09:53:00Z"/>
        </w:rPr>
      </w:pPr>
      <w:ins w:id="780" w:author="Arnaud Dumont" w:date="2014-02-14T09:41:00Z">
        <w:r>
          <w:t>Content-Length: 5866</w:t>
        </w:r>
      </w:ins>
    </w:p>
    <w:p w:rsidR="00B91080" w:rsidRDefault="00B91080" w:rsidP="009451C4">
      <w:pPr>
        <w:pStyle w:val="Code"/>
        <w:rPr>
          <w:ins w:id="781" w:author="Arnaud Dumont" w:date="2014-02-14T09:53:00Z"/>
        </w:rPr>
      </w:pPr>
    </w:p>
    <w:p w:rsidR="00D87DAD" w:rsidRDefault="00D87DAD" w:rsidP="00D87DAD">
      <w:pPr>
        <w:pStyle w:val="Code"/>
        <w:rPr>
          <w:ins w:id="782" w:author="Arnaud Dumont" w:date="2014-02-14T11:42:00Z"/>
        </w:rPr>
      </w:pPr>
      <w:proofErr w:type="gramStart"/>
      <w:ins w:id="783" w:author="Arnaud Dumont" w:date="2014-02-14T11:42:00Z">
        <w:r>
          <w:t>domain.com</w:t>
        </w:r>
        <w:r>
          <w:tab/>
          <w:t>3600</w:t>
        </w:r>
        <w:r>
          <w:tab/>
          <w:t>IN</w:t>
        </w:r>
        <w:r>
          <w:tab/>
          <w:t>SOA</w:t>
        </w:r>
        <w:r>
          <w:tab/>
          <w:t>dns1.discoverydns.com.</w:t>
        </w:r>
        <w:proofErr w:type="gramEnd"/>
        <w:r>
          <w:t xml:space="preserve"> dnsadmin.discoverydns.com. 1 43200 600 1209600 600</w:t>
        </w:r>
      </w:ins>
    </w:p>
    <w:p w:rsidR="00D87DAD" w:rsidRDefault="00D87DAD" w:rsidP="00D87DAD">
      <w:pPr>
        <w:pStyle w:val="Code"/>
        <w:rPr>
          <w:ins w:id="784" w:author="Arnaud Dumont" w:date="2014-02-14T11:42:00Z"/>
        </w:rPr>
      </w:pPr>
      <w:proofErr w:type="gramStart"/>
      <w:ins w:id="785" w:author="Arnaud Dumont" w:date="2014-02-14T11:42:00Z">
        <w:r>
          <w:t>domain.com</w:t>
        </w:r>
        <w:r>
          <w:tab/>
          <w:t>3600</w:t>
        </w:r>
        <w:r>
          <w:tab/>
          <w:t>IN</w:t>
        </w:r>
        <w:r>
          <w:tab/>
          <w:t>NS</w:t>
        </w:r>
        <w:r>
          <w:tab/>
          <w:t>dns1.discoverydns.com.</w:t>
        </w:r>
        <w:proofErr w:type="gramEnd"/>
      </w:ins>
    </w:p>
    <w:p w:rsidR="00B91080" w:rsidRDefault="00D87DAD" w:rsidP="00D87DAD">
      <w:pPr>
        <w:pStyle w:val="Code"/>
        <w:rPr>
          <w:ins w:id="786" w:author="Arnaud Dumont" w:date="2014-02-14T09:41:00Z"/>
        </w:rPr>
      </w:pPr>
      <w:proofErr w:type="gramStart"/>
      <w:ins w:id="787" w:author="Arnaud Dumont" w:date="2014-02-14T11:42:00Z">
        <w:r>
          <w:t>domain.com</w:t>
        </w:r>
        <w:r>
          <w:tab/>
          <w:t>3600</w:t>
        </w:r>
        <w:r>
          <w:tab/>
          <w:t>IN</w:t>
        </w:r>
        <w:r>
          <w:tab/>
          <w:t>NS</w:t>
        </w:r>
        <w:r>
          <w:tab/>
          <w:t>dns2.discoverydns.com.</w:t>
        </w:r>
      </w:ins>
      <w:proofErr w:type="gramEnd"/>
    </w:p>
    <w:p w:rsidR="00DE117E" w:rsidRDefault="00DE117E">
      <w:pPr>
        <w:spacing w:before="0" w:after="200"/>
        <w:rPr>
          <w:ins w:id="788" w:author="Arnaud Dumont" w:date="2014-02-24T15:06:00Z"/>
        </w:rPr>
      </w:pPr>
      <w:ins w:id="789" w:author="Arnaud Dumont" w:date="2014-02-24T15:06:00Z">
        <w:r>
          <w:br w:type="page"/>
        </w:r>
      </w:ins>
    </w:p>
    <w:p w:rsidR="00DE117E" w:rsidRDefault="00DE117E" w:rsidP="00DE117E">
      <w:pPr>
        <w:pStyle w:val="Heading1"/>
        <w:rPr>
          <w:ins w:id="790" w:author="Arnaud Dumont" w:date="2014-02-24T15:06:00Z"/>
        </w:rPr>
      </w:pPr>
      <w:bookmarkStart w:id="791" w:name="_Toc382406020"/>
      <w:ins w:id="792" w:author="Arnaud Dumont" w:date="2014-02-24T15:06:00Z">
        <w:r>
          <w:lastRenderedPageBreak/>
          <w:t>Message Commands</w:t>
        </w:r>
        <w:bookmarkEnd w:id="791"/>
      </w:ins>
    </w:p>
    <w:p w:rsidR="00DE117E" w:rsidRDefault="00DE117E" w:rsidP="00DE117E">
      <w:pPr>
        <w:pStyle w:val="Heading2"/>
        <w:rPr>
          <w:ins w:id="793" w:author="Arnaud Dumont" w:date="2014-02-24T15:06:00Z"/>
        </w:rPr>
      </w:pPr>
      <w:bookmarkStart w:id="794" w:name="_Toc382406021"/>
      <w:ins w:id="795" w:author="Arnaud Dumont" w:date="2014-02-24T15:06:00Z">
        <w:r>
          <w:t>Message Poll Command</w:t>
        </w:r>
        <w:bookmarkEnd w:id="794"/>
      </w:ins>
    </w:p>
    <w:p w:rsidR="00DE117E" w:rsidRDefault="00DE117E" w:rsidP="00DE117E">
      <w:pPr>
        <w:rPr>
          <w:ins w:id="796" w:author="Arnaud Dumont" w:date="2014-02-24T15:06:00Z"/>
        </w:rPr>
      </w:pPr>
      <w:ins w:id="797" w:author="Arnaud Dumont" w:date="2014-02-24T15:06:00Z">
        <w:r w:rsidRPr="00C45DEE">
          <w:t xml:space="preserve">This command is used to retrieve the details of </w:t>
        </w:r>
      </w:ins>
      <w:ins w:id="798" w:author="Arnaud Dumont" w:date="2014-02-24T15:07:00Z">
        <w:r>
          <w:t xml:space="preserve">the oldest </w:t>
        </w:r>
      </w:ins>
      <w:ins w:id="799" w:author="Arnaud Dumont" w:date="2014-02-25T13:38:00Z">
        <w:r w:rsidR="001071FC">
          <w:t>outstanding</w:t>
        </w:r>
      </w:ins>
      <w:ins w:id="800" w:author="Arnaud Dumont" w:date="2014-02-24T15:06:00Z">
        <w:r w:rsidRPr="00C45DEE">
          <w:t xml:space="preserve"> </w:t>
        </w:r>
      </w:ins>
      <w:ins w:id="801" w:author="Arnaud Dumont" w:date="2014-02-24T15:07:00Z">
        <w:r>
          <w:t>message</w:t>
        </w:r>
      </w:ins>
      <w:ins w:id="802" w:author="Arnaud Dumont" w:date="2014-02-24T15:06:00Z">
        <w:r w:rsidRPr="00C45DEE">
          <w:t xml:space="preserve"> </w:t>
        </w:r>
        <w:del w:id="803" w:author="Chris Wright" w:date="2014-06-16T13:39:00Z">
          <w:r w:rsidRPr="00C45DEE" w:rsidDel="00D56F25">
            <w:delText xml:space="preserve">object </w:delText>
          </w:r>
        </w:del>
        <w:r w:rsidRPr="00C45DEE">
          <w:t>provisioned</w:t>
        </w:r>
      </w:ins>
      <w:ins w:id="804" w:author="Arnaud Dumont" w:date="2014-02-24T15:08:00Z">
        <w:r>
          <w:t xml:space="preserve"> in the account’s message queue</w:t>
        </w:r>
      </w:ins>
      <w:ins w:id="805" w:author="Arnaud Dumont" w:date="2014-02-24T15:06:00Z">
        <w:r w:rsidRPr="00C45DEE">
          <w:t xml:space="preserve"> </w:t>
        </w:r>
        <w:r>
          <w:t>in</w:t>
        </w:r>
        <w:r w:rsidRPr="00C45DEE">
          <w:t xml:space="preserve"> the system</w:t>
        </w:r>
      </w:ins>
      <w:ins w:id="806" w:author="Arnaud Dumont" w:date="2014-02-24T15:07:00Z">
        <w:r>
          <w:t xml:space="preserve"> that match the given search criteria</w:t>
        </w:r>
      </w:ins>
      <w:ins w:id="807" w:author="Arnaud Dumont" w:date="2014-02-24T15:06:00Z">
        <w:r w:rsidRPr="00C45DEE">
          <w:t>.</w:t>
        </w:r>
      </w:ins>
    </w:p>
    <w:p w:rsidR="00DE117E" w:rsidRDefault="00DE117E" w:rsidP="00DE117E">
      <w:pPr>
        <w:pStyle w:val="Heading3"/>
        <w:rPr>
          <w:ins w:id="808" w:author="Arnaud Dumont" w:date="2014-02-24T15:06:00Z"/>
        </w:rPr>
      </w:pPr>
      <w:ins w:id="809" w:author="Arnaud Dumont" w:date="2014-02-24T15:06:00Z">
        <w:r>
          <w:t>Request</w:t>
        </w:r>
      </w:ins>
    </w:p>
    <w:p w:rsidR="00DE117E" w:rsidRDefault="00DE117E" w:rsidP="00DE117E">
      <w:pPr>
        <w:rPr>
          <w:ins w:id="810" w:author="Arnaud Dumont" w:date="2014-02-24T15:06:00Z"/>
        </w:rPr>
      </w:pPr>
      <w:ins w:id="811"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812" w:author="Arnaud Dumont" w:date="2014-02-24T15:06:00Z"/>
        </w:rPr>
      </w:pPr>
      <w:ins w:id="813" w:author="Arnaud Dumont" w:date="2014-02-24T15:06:00Z">
        <w:r>
          <w:t>URI</w:t>
        </w:r>
      </w:ins>
    </w:p>
    <w:p w:rsidR="00DE117E" w:rsidRPr="002E186D" w:rsidRDefault="00DE117E" w:rsidP="00DE117E">
      <w:pPr>
        <w:rPr>
          <w:ins w:id="814" w:author="Arnaud Dumont" w:date="2014-02-24T15:06:00Z"/>
        </w:rPr>
      </w:pPr>
      <w:ins w:id="815"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816" w:author="Arnaud Dumont" w:date="2014-02-24T15:06:00Z"/>
        </w:trPr>
        <w:tc>
          <w:tcPr>
            <w:tcW w:w="1843" w:type="dxa"/>
            <w:shd w:val="clear" w:color="auto" w:fill="BFBFBF" w:themeFill="background1" w:themeFillShade="BF"/>
          </w:tcPr>
          <w:p w:rsidR="00DE117E" w:rsidRPr="00750051" w:rsidRDefault="00DE117E" w:rsidP="00DE117E">
            <w:pPr>
              <w:pStyle w:val="Table-Header"/>
              <w:rPr>
                <w:ins w:id="817" w:author="Arnaud Dumont" w:date="2014-02-24T15:06:00Z"/>
              </w:rPr>
            </w:pPr>
            <w:ins w:id="818"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819" w:author="Arnaud Dumont" w:date="2014-02-24T15:06:00Z"/>
              </w:rPr>
            </w:pPr>
            <w:ins w:id="820" w:author="Arnaud Dumont" w:date="2014-02-24T15:06:00Z">
              <w:r>
                <w:t>Request URI</w:t>
              </w:r>
            </w:ins>
          </w:p>
        </w:tc>
      </w:tr>
      <w:tr w:rsidR="00DE117E" w:rsidRPr="00CC22F1" w:rsidTr="00DE117E">
        <w:trPr>
          <w:trHeight w:val="113"/>
          <w:tblHeader w:val="0"/>
          <w:ins w:id="821" w:author="Arnaud Dumont" w:date="2014-02-24T15:06:00Z"/>
        </w:trPr>
        <w:tc>
          <w:tcPr>
            <w:tcW w:w="1843" w:type="dxa"/>
          </w:tcPr>
          <w:p w:rsidR="00DE117E" w:rsidRDefault="00DE117E" w:rsidP="00DE117E">
            <w:pPr>
              <w:pStyle w:val="Table-Text"/>
              <w:rPr>
                <w:ins w:id="822" w:author="Arnaud Dumont" w:date="2014-02-24T15:06:00Z"/>
              </w:rPr>
            </w:pPr>
            <w:ins w:id="823" w:author="Arnaud Dumont" w:date="2014-02-24T15:06:00Z">
              <w:r>
                <w:t>GET</w:t>
              </w:r>
            </w:ins>
          </w:p>
        </w:tc>
        <w:tc>
          <w:tcPr>
            <w:tcW w:w="6804" w:type="dxa"/>
          </w:tcPr>
          <w:p w:rsidR="00DE117E" w:rsidRDefault="00DE117E" w:rsidP="00DE117E">
            <w:pPr>
              <w:pStyle w:val="Table-Text"/>
              <w:rPr>
                <w:ins w:id="824" w:author="Arnaud Dumont" w:date="2014-02-24T15:06:00Z"/>
              </w:rPr>
            </w:pPr>
            <w:ins w:id="825" w:author="Arnaud Dumont" w:date="2014-02-24T15:06:00Z">
              <w:r w:rsidRPr="00C45DEE">
                <w:t>https://{service-address}/</w:t>
              </w:r>
            </w:ins>
            <w:ins w:id="826" w:author="Arnaud Dumont" w:date="2014-02-24T15:07:00Z">
              <w:r>
                <w:t>messages</w:t>
              </w:r>
            </w:ins>
            <w:ins w:id="827" w:author="Chris Wright" w:date="2014-06-16T13:40:00Z">
              <w:r w:rsidR="00D56F25">
                <w:t>/poll</w:t>
              </w:r>
            </w:ins>
          </w:p>
        </w:tc>
      </w:tr>
    </w:tbl>
    <w:p w:rsidR="00DE117E" w:rsidRDefault="00DE117E" w:rsidP="00DE117E">
      <w:pPr>
        <w:rPr>
          <w:ins w:id="828" w:author="Arnaud Dumont" w:date="2014-02-24T15:06:00Z"/>
        </w:rPr>
      </w:pPr>
      <w:ins w:id="829"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830" w:author="Arnaud Dumont" w:date="2014-02-24T15:06:00Z"/>
        </w:trPr>
        <w:tc>
          <w:tcPr>
            <w:tcW w:w="1843" w:type="dxa"/>
            <w:shd w:val="clear" w:color="auto" w:fill="BFBFBF" w:themeFill="background1" w:themeFillShade="BF"/>
          </w:tcPr>
          <w:p w:rsidR="00DE117E" w:rsidRPr="00750051" w:rsidRDefault="00DE117E" w:rsidP="00DE117E">
            <w:pPr>
              <w:pStyle w:val="Table-Header"/>
              <w:rPr>
                <w:ins w:id="831" w:author="Arnaud Dumont" w:date="2014-02-24T15:06:00Z"/>
              </w:rPr>
            </w:pPr>
            <w:ins w:id="832"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833" w:author="Arnaud Dumont" w:date="2014-02-24T15:06:00Z"/>
              </w:rPr>
            </w:pPr>
            <w:ins w:id="834" w:author="Arnaud Dumont" w:date="2014-02-24T15:06:00Z">
              <w:r>
                <w:t>Description</w:t>
              </w:r>
            </w:ins>
          </w:p>
        </w:tc>
      </w:tr>
      <w:tr w:rsidR="00DE117E" w:rsidRPr="00CC22F1" w:rsidTr="00DE117E">
        <w:trPr>
          <w:trHeight w:val="113"/>
          <w:tblHeader w:val="0"/>
          <w:ins w:id="835" w:author="Arnaud Dumont" w:date="2014-02-24T15:06:00Z"/>
        </w:trPr>
        <w:tc>
          <w:tcPr>
            <w:tcW w:w="1843" w:type="dxa"/>
          </w:tcPr>
          <w:p w:rsidR="00DE117E" w:rsidRDefault="00DE117E" w:rsidP="00DE117E">
            <w:pPr>
              <w:pStyle w:val="Table-Text"/>
              <w:rPr>
                <w:ins w:id="836" w:author="Arnaud Dumont" w:date="2014-02-24T15:06:00Z"/>
              </w:rPr>
            </w:pPr>
            <w:ins w:id="837" w:author="Arnaud Dumont" w:date="2014-02-24T15:06:00Z">
              <w:r>
                <w:t>service-address</w:t>
              </w:r>
            </w:ins>
          </w:p>
        </w:tc>
        <w:tc>
          <w:tcPr>
            <w:tcW w:w="6804" w:type="dxa"/>
          </w:tcPr>
          <w:p w:rsidR="00DE117E" w:rsidRDefault="00DE117E" w:rsidP="00DE117E">
            <w:pPr>
              <w:pStyle w:val="Table-Text"/>
              <w:rPr>
                <w:ins w:id="838" w:author="Arnaud Dumont" w:date="2014-02-24T15:06:00Z"/>
              </w:rPr>
            </w:pPr>
            <w:ins w:id="839" w:author="Arnaud Dumont" w:date="2014-02-24T15:06:00Z">
              <w:r>
                <w:t>The service address as described in section 2.2</w:t>
              </w:r>
            </w:ins>
          </w:p>
        </w:tc>
      </w:tr>
    </w:tbl>
    <w:p w:rsidR="00DE117E" w:rsidRDefault="00DE117E" w:rsidP="00DE117E">
      <w:pPr>
        <w:pStyle w:val="FakeHeading4"/>
        <w:rPr>
          <w:ins w:id="840" w:author="Arnaud Dumont" w:date="2014-02-24T15:06:00Z"/>
        </w:rPr>
      </w:pPr>
      <w:ins w:id="841" w:author="Arnaud Dumont" w:date="2014-02-24T15:06:00Z">
        <w:r>
          <w:t>Query Parameters</w:t>
        </w:r>
      </w:ins>
    </w:p>
    <w:p w:rsidR="00D56F25" w:rsidRDefault="00D56F25" w:rsidP="00D56F25">
      <w:pPr>
        <w:rPr>
          <w:ins w:id="842" w:author="Chris Wright" w:date="2014-06-16T13:40:00Z"/>
        </w:rPr>
      </w:pPr>
      <w:ins w:id="843" w:author="Chris Wright" w:date="2014-06-16T13:40:00Z">
        <w:r w:rsidRPr="001C310D">
          <w:t>Not allowed for this command</w:t>
        </w:r>
      </w:ins>
    </w:p>
    <w:p w:rsidR="00DE117E" w:rsidDel="00D56F25" w:rsidRDefault="00DE117E" w:rsidP="00DE117E">
      <w:pPr>
        <w:rPr>
          <w:ins w:id="844" w:author="Arnaud Dumont" w:date="2014-02-24T15:08:00Z"/>
          <w:del w:id="845" w:author="Chris Wright" w:date="2014-06-16T13:40:00Z"/>
        </w:rPr>
      </w:pPr>
      <w:ins w:id="846" w:author="Arnaud Dumont" w:date="2014-02-24T15:08:00Z">
        <w:del w:id="847" w:author="Chris Wright" w:date="2014-06-16T13:40:00Z">
          <w:r w:rsidRPr="006D6E92" w:rsidDel="00D56F25">
            <w:delText xml:space="preserve">The query parameters below can be used with this command. All query parameters are optional and if none are specified </w:delText>
          </w:r>
        </w:del>
      </w:ins>
      <w:ins w:id="848" w:author="Arnaud Dumont" w:date="2014-02-24T15:09:00Z">
        <w:del w:id="849" w:author="Chris Wright" w:date="2014-06-16T13:40:00Z">
          <w:r w:rsidDel="00D56F25">
            <w:delText>the oldest message of any type</w:delText>
          </w:r>
        </w:del>
      </w:ins>
      <w:ins w:id="850" w:author="Arnaud Dumont" w:date="2014-02-24T15:08:00Z">
        <w:del w:id="851" w:author="Chris Wright" w:date="2014-06-16T13:40:00Z">
          <w:r w:rsidRPr="006D6E92" w:rsidDel="00D56F25">
            <w:delText xml:space="preserve"> will be returned.</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Del="00D56F25" w:rsidTr="00DE117E">
        <w:trPr>
          <w:tblHeader w:val="0"/>
          <w:ins w:id="852" w:author="Arnaud Dumont" w:date="2014-02-24T15:08:00Z"/>
          <w:del w:id="853" w:author="Chris Wright" w:date="2014-06-16T13:40:00Z"/>
        </w:trPr>
        <w:tc>
          <w:tcPr>
            <w:tcW w:w="2892" w:type="dxa"/>
            <w:shd w:val="clear" w:color="auto" w:fill="BFBFBF" w:themeFill="background1" w:themeFillShade="BF"/>
          </w:tcPr>
          <w:p w:rsidR="00DE117E" w:rsidRPr="00750051" w:rsidDel="00D56F25" w:rsidRDefault="00DE117E" w:rsidP="00DE117E">
            <w:pPr>
              <w:pStyle w:val="Table-Header"/>
              <w:rPr>
                <w:ins w:id="854" w:author="Arnaud Dumont" w:date="2014-02-24T15:08:00Z"/>
                <w:del w:id="855" w:author="Chris Wright" w:date="2014-06-16T13:40:00Z"/>
              </w:rPr>
            </w:pPr>
            <w:ins w:id="856" w:author="Arnaud Dumont" w:date="2014-02-24T15:08:00Z">
              <w:del w:id="857" w:author="Chris Wright" w:date="2014-06-16T13:40:00Z">
                <w:r w:rsidDel="00D56F25">
                  <w:delText>Parameter Name</w:delText>
                </w:r>
              </w:del>
            </w:ins>
          </w:p>
        </w:tc>
        <w:tc>
          <w:tcPr>
            <w:tcW w:w="954" w:type="dxa"/>
            <w:shd w:val="clear" w:color="auto" w:fill="BFBFBF" w:themeFill="background1" w:themeFillShade="BF"/>
          </w:tcPr>
          <w:p w:rsidR="00DE117E" w:rsidRPr="00750051" w:rsidDel="00D56F25" w:rsidRDefault="00DE117E" w:rsidP="00DE117E">
            <w:pPr>
              <w:pStyle w:val="Table-Header"/>
              <w:rPr>
                <w:ins w:id="858" w:author="Arnaud Dumont" w:date="2014-02-24T15:08:00Z"/>
                <w:del w:id="859" w:author="Chris Wright" w:date="2014-06-16T13:40:00Z"/>
              </w:rPr>
            </w:pPr>
            <w:ins w:id="860" w:author="Arnaud Dumont" w:date="2014-02-24T15:08:00Z">
              <w:del w:id="861" w:author="Chris Wright" w:date="2014-06-16T13:40:00Z">
                <w:r w:rsidDel="00D56F25">
                  <w:delText>Optional</w:delText>
                </w:r>
              </w:del>
            </w:ins>
          </w:p>
        </w:tc>
        <w:tc>
          <w:tcPr>
            <w:tcW w:w="813" w:type="dxa"/>
            <w:shd w:val="clear" w:color="auto" w:fill="BFBFBF" w:themeFill="background1" w:themeFillShade="BF"/>
          </w:tcPr>
          <w:p w:rsidR="00DE117E" w:rsidDel="00D56F25" w:rsidRDefault="00DE117E" w:rsidP="00DE117E">
            <w:pPr>
              <w:pStyle w:val="Table-Header"/>
              <w:rPr>
                <w:ins w:id="862" w:author="Arnaud Dumont" w:date="2014-02-24T15:08:00Z"/>
                <w:del w:id="863" w:author="Chris Wright" w:date="2014-06-16T13:40:00Z"/>
              </w:rPr>
            </w:pPr>
            <w:ins w:id="864" w:author="Arnaud Dumont" w:date="2014-02-24T15:08:00Z">
              <w:del w:id="865" w:author="Chris Wright" w:date="2014-06-16T13:40:00Z">
                <w:r w:rsidDel="00D56F25">
                  <w:delText>Type</w:delText>
                </w:r>
              </w:del>
            </w:ins>
          </w:p>
        </w:tc>
        <w:tc>
          <w:tcPr>
            <w:tcW w:w="3988" w:type="dxa"/>
            <w:shd w:val="clear" w:color="auto" w:fill="BFBFBF" w:themeFill="background1" w:themeFillShade="BF"/>
          </w:tcPr>
          <w:p w:rsidR="00DE117E" w:rsidDel="00D56F25" w:rsidRDefault="00DE117E" w:rsidP="00DE117E">
            <w:pPr>
              <w:pStyle w:val="Table-Header"/>
              <w:rPr>
                <w:ins w:id="866" w:author="Arnaud Dumont" w:date="2014-02-24T15:08:00Z"/>
                <w:del w:id="867" w:author="Chris Wright" w:date="2014-06-16T13:40:00Z"/>
              </w:rPr>
            </w:pPr>
            <w:ins w:id="868" w:author="Arnaud Dumont" w:date="2014-02-24T15:08:00Z">
              <w:del w:id="869" w:author="Chris Wright" w:date="2014-06-16T13:40:00Z">
                <w:r w:rsidDel="00D56F25">
                  <w:delText>Description</w:delText>
                </w:r>
              </w:del>
            </w:ins>
          </w:p>
        </w:tc>
      </w:tr>
      <w:tr w:rsidR="00DE117E" w:rsidRPr="00CC22F1" w:rsidDel="00D56F25" w:rsidTr="00DE117E">
        <w:trPr>
          <w:trHeight w:val="113"/>
          <w:tblHeader w:val="0"/>
          <w:ins w:id="870" w:author="Arnaud Dumont" w:date="2014-02-24T15:08:00Z"/>
          <w:del w:id="871" w:author="Chris Wright" w:date="2014-06-16T13:40:00Z"/>
        </w:trPr>
        <w:tc>
          <w:tcPr>
            <w:tcW w:w="2892" w:type="dxa"/>
          </w:tcPr>
          <w:p w:rsidR="00DE117E" w:rsidDel="00D56F25" w:rsidRDefault="00DE117E" w:rsidP="00DE117E">
            <w:pPr>
              <w:pStyle w:val="Table-Text"/>
              <w:rPr>
                <w:ins w:id="872" w:author="Arnaud Dumont" w:date="2014-02-24T15:08:00Z"/>
                <w:del w:id="873" w:author="Chris Wright" w:date="2014-06-16T13:40:00Z"/>
              </w:rPr>
            </w:pPr>
            <w:ins w:id="874" w:author="Arnaud Dumont" w:date="2014-02-24T15:09:00Z">
              <w:del w:id="875" w:author="Chris Wright" w:date="2014-06-16T13:40:00Z">
                <w:r w:rsidRPr="00DE117E" w:rsidDel="00D56F25">
                  <w:delText>searchMessageType</w:delText>
                </w:r>
              </w:del>
            </w:ins>
          </w:p>
        </w:tc>
        <w:tc>
          <w:tcPr>
            <w:tcW w:w="954" w:type="dxa"/>
          </w:tcPr>
          <w:p w:rsidR="00DE117E" w:rsidDel="00D56F25" w:rsidRDefault="00DE117E" w:rsidP="00DE117E">
            <w:pPr>
              <w:pStyle w:val="Table-Text"/>
              <w:rPr>
                <w:ins w:id="876" w:author="Arnaud Dumont" w:date="2014-02-24T15:08:00Z"/>
                <w:del w:id="877" w:author="Chris Wright" w:date="2014-06-16T13:40:00Z"/>
              </w:rPr>
            </w:pPr>
            <w:ins w:id="878" w:author="Arnaud Dumont" w:date="2014-02-24T15:08:00Z">
              <w:del w:id="879" w:author="Chris Wright" w:date="2014-06-16T13:40:00Z">
                <w:r w:rsidDel="00D56F25">
                  <w:delText>Yes</w:delText>
                </w:r>
              </w:del>
            </w:ins>
          </w:p>
        </w:tc>
        <w:tc>
          <w:tcPr>
            <w:tcW w:w="813" w:type="dxa"/>
          </w:tcPr>
          <w:p w:rsidR="00DE117E" w:rsidDel="00D56F25" w:rsidRDefault="00DE117E" w:rsidP="00DE117E">
            <w:pPr>
              <w:pStyle w:val="Table-Text"/>
              <w:rPr>
                <w:ins w:id="880" w:author="Arnaud Dumont" w:date="2014-02-24T15:08:00Z"/>
                <w:del w:id="881" w:author="Chris Wright" w:date="2014-06-16T13:40:00Z"/>
              </w:rPr>
            </w:pPr>
            <w:ins w:id="882" w:author="Arnaud Dumont" w:date="2014-02-24T15:08:00Z">
              <w:del w:id="883" w:author="Chris Wright" w:date="2014-06-16T13:40:00Z">
                <w:r w:rsidDel="00D56F25">
                  <w:delText>string</w:delText>
                </w:r>
              </w:del>
            </w:ins>
          </w:p>
        </w:tc>
        <w:tc>
          <w:tcPr>
            <w:tcW w:w="3988" w:type="dxa"/>
          </w:tcPr>
          <w:p w:rsidR="00DE117E" w:rsidDel="00D56F25" w:rsidRDefault="00DE117E" w:rsidP="00DE117E">
            <w:pPr>
              <w:pStyle w:val="Table-Text"/>
              <w:rPr>
                <w:ins w:id="884" w:author="Arnaud Dumont" w:date="2014-02-24T15:08:00Z"/>
                <w:del w:id="885" w:author="Chris Wright" w:date="2014-06-16T13:40:00Z"/>
              </w:rPr>
            </w:pPr>
            <w:ins w:id="886" w:author="Arnaud Dumont" w:date="2014-02-24T15:08:00Z">
              <w:del w:id="887" w:author="Chris Wright" w:date="2014-06-16T13:40:00Z">
                <w:r w:rsidDel="00D56F25">
                  <w:delText xml:space="preserve">Match all </w:delText>
                </w:r>
              </w:del>
            </w:ins>
            <w:ins w:id="888" w:author="Arnaud Dumont" w:date="2014-02-24T15:10:00Z">
              <w:del w:id="889" w:author="Chris Wright" w:date="2014-06-16T13:40:00Z">
                <w:r w:rsidDel="00D56F25">
                  <w:delText>messages of this type. Must be one of the types described below</w:delText>
                </w:r>
              </w:del>
            </w:ins>
            <w:ins w:id="890" w:author="Arnaud Dumont" w:date="2014-02-24T15:08:00Z">
              <w:del w:id="891" w:author="Chris Wright" w:date="2014-06-16T13:40:00Z">
                <w:r w:rsidDel="00D56F25">
                  <w:delText>.</w:delText>
                </w:r>
              </w:del>
            </w:ins>
          </w:p>
        </w:tc>
      </w:tr>
      <w:tr w:rsidR="00DE117E" w:rsidRPr="00CC22F1" w:rsidDel="00D56F25" w:rsidTr="00DE117E">
        <w:trPr>
          <w:trHeight w:val="113"/>
          <w:tblHeader w:val="0"/>
          <w:ins w:id="892" w:author="Arnaud Dumont" w:date="2014-02-24T15:08:00Z"/>
          <w:del w:id="893" w:author="Chris Wright" w:date="2014-06-16T13:40:00Z"/>
        </w:trPr>
        <w:tc>
          <w:tcPr>
            <w:tcW w:w="2892" w:type="dxa"/>
          </w:tcPr>
          <w:p w:rsidR="00DE117E" w:rsidDel="00D56F25" w:rsidRDefault="00DE117E" w:rsidP="00DE117E">
            <w:pPr>
              <w:pStyle w:val="Table-Text"/>
              <w:rPr>
                <w:ins w:id="894" w:author="Arnaud Dumont" w:date="2014-02-24T15:08:00Z"/>
                <w:del w:id="895" w:author="Chris Wright" w:date="2014-06-16T13:40:00Z"/>
              </w:rPr>
            </w:pPr>
            <w:ins w:id="896" w:author="Arnaud Dumont" w:date="2014-02-24T15:10:00Z">
              <w:del w:id="897" w:author="Chris Wright" w:date="2014-06-16T13:40:00Z">
                <w:r w:rsidRPr="00DE117E" w:rsidDel="00D56F25">
                  <w:delText>searchRelatedObjectId</w:delText>
                </w:r>
              </w:del>
            </w:ins>
          </w:p>
        </w:tc>
        <w:tc>
          <w:tcPr>
            <w:tcW w:w="954" w:type="dxa"/>
          </w:tcPr>
          <w:p w:rsidR="00DE117E" w:rsidDel="00D56F25" w:rsidRDefault="00DE117E" w:rsidP="00DE117E">
            <w:pPr>
              <w:pStyle w:val="Table-Text"/>
              <w:rPr>
                <w:ins w:id="898" w:author="Arnaud Dumont" w:date="2014-02-24T15:08:00Z"/>
                <w:del w:id="899" w:author="Chris Wright" w:date="2014-06-16T13:40:00Z"/>
              </w:rPr>
            </w:pPr>
            <w:ins w:id="900" w:author="Arnaud Dumont" w:date="2014-02-24T15:08:00Z">
              <w:del w:id="901" w:author="Chris Wright" w:date="2014-06-16T13:40:00Z">
                <w:r w:rsidDel="00D56F25">
                  <w:delText>Yes</w:delText>
                </w:r>
              </w:del>
            </w:ins>
          </w:p>
        </w:tc>
        <w:tc>
          <w:tcPr>
            <w:tcW w:w="813" w:type="dxa"/>
          </w:tcPr>
          <w:p w:rsidR="00DE117E" w:rsidDel="00D56F25" w:rsidRDefault="001071FC" w:rsidP="00DE117E">
            <w:pPr>
              <w:pStyle w:val="Table-Text"/>
              <w:rPr>
                <w:ins w:id="902" w:author="Arnaud Dumont" w:date="2014-02-24T15:08:00Z"/>
                <w:del w:id="903" w:author="Chris Wright" w:date="2014-06-16T13:40:00Z"/>
              </w:rPr>
            </w:pPr>
            <w:ins w:id="904" w:author="Arnaud Dumont" w:date="2014-02-25T13:37:00Z">
              <w:del w:id="905" w:author="Chris Wright" w:date="2014-06-16T13:40:00Z">
                <w:r w:rsidDel="00D56F25">
                  <w:delText>string</w:delText>
                </w:r>
              </w:del>
            </w:ins>
          </w:p>
        </w:tc>
        <w:tc>
          <w:tcPr>
            <w:tcW w:w="3988" w:type="dxa"/>
          </w:tcPr>
          <w:p w:rsidR="00DE117E" w:rsidDel="00D56F25" w:rsidRDefault="00DE117E" w:rsidP="001071FC">
            <w:pPr>
              <w:pStyle w:val="Table-Text"/>
              <w:rPr>
                <w:ins w:id="906" w:author="Arnaud Dumont" w:date="2014-02-24T15:08:00Z"/>
                <w:del w:id="907" w:author="Chris Wright" w:date="2014-06-16T13:40:00Z"/>
              </w:rPr>
            </w:pPr>
            <w:ins w:id="908" w:author="Arnaud Dumont" w:date="2014-02-24T15:11:00Z">
              <w:del w:id="909" w:author="Chris Wright" w:date="2014-06-16T13:40:00Z">
                <w:r w:rsidDel="00D56F25">
                  <w:delText xml:space="preserve">Match all messages which are related to this object’s </w:delText>
                </w:r>
              </w:del>
            </w:ins>
            <w:ins w:id="910" w:author="Arnaud Dumont" w:date="2014-02-25T13:37:00Z">
              <w:del w:id="911" w:author="Chris Wright" w:date="2014-06-16T13:40:00Z">
                <w:r w:rsidR="001071FC" w:rsidDel="00D56F25">
                  <w:delText>identifier</w:delText>
                </w:r>
              </w:del>
            </w:ins>
            <w:ins w:id="912" w:author="Arnaud Dumont" w:date="2014-02-24T15:08:00Z">
              <w:del w:id="913" w:author="Chris Wright" w:date="2014-06-16T13:40:00Z">
                <w:r w:rsidDel="00D56F25">
                  <w:delText>.</w:delText>
                </w:r>
              </w:del>
            </w:ins>
          </w:p>
        </w:tc>
      </w:tr>
    </w:tbl>
    <w:p w:rsidR="00DE117E" w:rsidRPr="00C45DEE" w:rsidRDefault="00DE117E" w:rsidP="00DE117E">
      <w:pPr>
        <w:pStyle w:val="FakeHeading4"/>
        <w:rPr>
          <w:ins w:id="914" w:author="Arnaud Dumont" w:date="2014-02-24T15:06:00Z"/>
        </w:rPr>
      </w:pPr>
      <w:ins w:id="915" w:author="Arnaud Dumont" w:date="2014-02-24T15:06:00Z">
        <w:r w:rsidRPr="00C45DEE">
          <w:t>Request Headers</w:t>
        </w:r>
      </w:ins>
    </w:p>
    <w:p w:rsidR="00DE117E" w:rsidRPr="00C45DEE" w:rsidRDefault="00DE117E" w:rsidP="00DE117E">
      <w:pPr>
        <w:rPr>
          <w:ins w:id="916" w:author="Arnaud Dumont" w:date="2014-02-24T15:06:00Z"/>
        </w:rPr>
      </w:pPr>
      <w:ins w:id="917"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918" w:author="Arnaud Dumont" w:date="2014-02-24T15:06:00Z"/>
        </w:rPr>
      </w:pPr>
      <w:ins w:id="919" w:author="Arnaud Dumont" w:date="2014-02-24T15:06:00Z">
        <w:r w:rsidRPr="00C45DEE">
          <w:t>Request Body</w:t>
        </w:r>
      </w:ins>
    </w:p>
    <w:p w:rsidR="00DE117E" w:rsidRPr="00C45DEE" w:rsidRDefault="00DE117E" w:rsidP="00DE117E">
      <w:pPr>
        <w:rPr>
          <w:ins w:id="920" w:author="Arnaud Dumont" w:date="2014-02-24T15:06:00Z"/>
        </w:rPr>
      </w:pPr>
      <w:ins w:id="921" w:author="Arnaud Dumont" w:date="2014-02-24T15:06:00Z">
        <w:r w:rsidRPr="00C45DEE">
          <w:t>Not allowed for this command</w:t>
        </w:r>
        <w:r>
          <w:t>.</w:t>
        </w:r>
      </w:ins>
    </w:p>
    <w:p w:rsidR="00DE117E" w:rsidRPr="00C45DEE" w:rsidRDefault="00DE117E" w:rsidP="00DE117E">
      <w:pPr>
        <w:pStyle w:val="Heading3"/>
        <w:rPr>
          <w:ins w:id="922" w:author="Arnaud Dumont" w:date="2014-02-24T15:06:00Z"/>
          <w:rFonts w:eastAsiaTheme="minorHAnsi"/>
        </w:rPr>
      </w:pPr>
      <w:ins w:id="923" w:author="Arnaud Dumont" w:date="2014-02-24T15:06:00Z">
        <w:r w:rsidRPr="00C45DEE">
          <w:rPr>
            <w:rFonts w:eastAsiaTheme="minorHAnsi"/>
          </w:rPr>
          <w:lastRenderedPageBreak/>
          <w:t>Response</w:t>
        </w:r>
      </w:ins>
    </w:p>
    <w:p w:rsidR="00DE117E" w:rsidRPr="00C45DEE" w:rsidRDefault="00DE117E" w:rsidP="00DE117E">
      <w:pPr>
        <w:rPr>
          <w:ins w:id="924" w:author="Arnaud Dumont" w:date="2014-02-24T15:06:00Z"/>
        </w:rPr>
      </w:pPr>
      <w:ins w:id="925"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926" w:author="Arnaud Dumont" w:date="2014-02-24T15:06:00Z"/>
        </w:rPr>
      </w:pPr>
      <w:ins w:id="927" w:author="Arnaud Dumont" w:date="2014-02-24T15:06:00Z">
        <w:r w:rsidRPr="00C45DEE">
          <w:t>Status Code</w:t>
        </w:r>
      </w:ins>
    </w:p>
    <w:p w:rsidR="00DE117E" w:rsidRPr="00C45DEE" w:rsidRDefault="00DE117E" w:rsidP="00DE117E">
      <w:pPr>
        <w:rPr>
          <w:ins w:id="928" w:author="Arnaud Dumont" w:date="2014-02-24T15:06:00Z"/>
        </w:rPr>
      </w:pPr>
      <w:ins w:id="929" w:author="Arnaud Dumont" w:date="2014-02-24T15:06:00Z">
        <w:r w:rsidRPr="00C45DEE">
          <w:t>On success this command will return http status code 200 (OK).</w:t>
        </w:r>
      </w:ins>
    </w:p>
    <w:p w:rsidR="00DE117E" w:rsidRPr="00C45DEE" w:rsidRDefault="00DE117E" w:rsidP="00DE117E">
      <w:pPr>
        <w:pStyle w:val="FakeHeading4"/>
        <w:rPr>
          <w:ins w:id="930" w:author="Arnaud Dumont" w:date="2014-02-24T15:06:00Z"/>
        </w:rPr>
      </w:pPr>
      <w:ins w:id="931" w:author="Arnaud Dumont" w:date="2014-02-24T15:06:00Z">
        <w:r w:rsidRPr="00C45DEE">
          <w:t>Response Headers</w:t>
        </w:r>
      </w:ins>
    </w:p>
    <w:p w:rsidR="00DE117E" w:rsidRPr="00C45DEE" w:rsidRDefault="00DE117E" w:rsidP="00DE117E">
      <w:pPr>
        <w:rPr>
          <w:ins w:id="932" w:author="Arnaud Dumont" w:date="2014-02-24T15:06:00Z"/>
        </w:rPr>
      </w:pPr>
      <w:ins w:id="933"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934" w:author="Arnaud Dumont" w:date="2014-02-24T15:06:00Z"/>
        </w:rPr>
      </w:pPr>
      <w:ins w:id="935" w:author="Arnaud Dumont" w:date="2014-02-24T15:06:00Z">
        <w:r w:rsidRPr="00C45DEE">
          <w:t>Response Body</w:t>
        </w:r>
      </w:ins>
    </w:p>
    <w:p w:rsidR="00DE117E" w:rsidRDefault="00DE117E" w:rsidP="00DE117E">
      <w:pPr>
        <w:rPr>
          <w:ins w:id="936" w:author="Arnaud Dumont" w:date="2014-02-25T13:29:00Z"/>
        </w:rPr>
      </w:pPr>
      <w:ins w:id="937" w:author="Arnaud Dumont" w:date="2014-02-24T15:06:00Z">
        <w:r w:rsidRPr="00C45DEE">
          <w:t xml:space="preserve">A JSON representation of the </w:t>
        </w:r>
      </w:ins>
      <w:ins w:id="938" w:author="Arnaud Dumont" w:date="2014-02-24T15:12:00Z">
        <w:r>
          <w:t>message</w:t>
        </w:r>
      </w:ins>
      <w:ins w:id="939" w:author="Arnaud Dumont" w:date="2014-02-24T15:06:00Z">
        <w:r w:rsidRPr="00C45DEE">
          <w:t xml:space="preserve"> </w:t>
        </w:r>
      </w:ins>
      <w:ins w:id="940" w:author="Arnaud Dumont" w:date="2014-02-25T13:30:00Z">
        <w:r w:rsidR="001217ED">
          <w:t>poll response</w:t>
        </w:r>
      </w:ins>
      <w:ins w:id="941"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942" w:author="Arnaud Dumont" w:date="2014-02-25T13:29:00Z"/>
        </w:trPr>
        <w:tc>
          <w:tcPr>
            <w:tcW w:w="2805" w:type="dxa"/>
            <w:shd w:val="clear" w:color="auto" w:fill="BFBFBF" w:themeFill="background1" w:themeFillShade="BF"/>
          </w:tcPr>
          <w:p w:rsidR="001217ED" w:rsidRPr="00750051" w:rsidRDefault="001217ED" w:rsidP="001217ED">
            <w:pPr>
              <w:pStyle w:val="Table-Header"/>
              <w:rPr>
                <w:ins w:id="943" w:author="Arnaud Dumont" w:date="2014-02-25T13:29:00Z"/>
              </w:rPr>
            </w:pPr>
            <w:ins w:id="944"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945" w:author="Arnaud Dumont" w:date="2014-02-25T13:29:00Z"/>
              </w:rPr>
            </w:pPr>
            <w:ins w:id="946"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947" w:author="Arnaud Dumont" w:date="2014-02-25T13:29:00Z"/>
              </w:rPr>
            </w:pPr>
            <w:ins w:id="948" w:author="Arnaud Dumont" w:date="2014-02-25T13:29:00Z">
              <w:r>
                <w:t>Description</w:t>
              </w:r>
            </w:ins>
          </w:p>
        </w:tc>
      </w:tr>
      <w:tr w:rsidR="001217ED" w:rsidTr="001217ED">
        <w:trPr>
          <w:trHeight w:val="113"/>
          <w:tblHeader w:val="0"/>
          <w:ins w:id="949" w:author="Arnaud Dumont" w:date="2014-02-25T13:29:00Z"/>
        </w:trPr>
        <w:tc>
          <w:tcPr>
            <w:tcW w:w="2805" w:type="dxa"/>
          </w:tcPr>
          <w:p w:rsidR="001217ED" w:rsidRDefault="001217ED" w:rsidP="001217ED">
            <w:pPr>
              <w:pStyle w:val="Table-Text"/>
              <w:rPr>
                <w:ins w:id="950" w:author="Arnaud Dumont" w:date="2014-02-25T13:29:00Z"/>
              </w:rPr>
            </w:pPr>
            <w:ins w:id="951" w:author="Arnaud Dumont" w:date="2014-02-25T13:29:00Z">
              <w:r>
                <w:t>message</w:t>
              </w:r>
            </w:ins>
          </w:p>
        </w:tc>
        <w:tc>
          <w:tcPr>
            <w:tcW w:w="1561" w:type="dxa"/>
          </w:tcPr>
          <w:p w:rsidR="001217ED" w:rsidRDefault="001217ED" w:rsidP="001217ED">
            <w:pPr>
              <w:pStyle w:val="Table-Text"/>
              <w:rPr>
                <w:ins w:id="952" w:author="Arnaud Dumont" w:date="2014-02-25T13:29:00Z"/>
              </w:rPr>
            </w:pPr>
            <w:ins w:id="953" w:author="Arnaud Dumont" w:date="2014-02-25T13:29:00Z">
              <w:r>
                <w:t>Message</w:t>
              </w:r>
            </w:ins>
            <w:ins w:id="954" w:author="Chris Wright" w:date="2014-06-16T13:42:00Z">
              <w:r w:rsidR="00C25905">
                <w:t>Record</w:t>
              </w:r>
            </w:ins>
          </w:p>
        </w:tc>
        <w:tc>
          <w:tcPr>
            <w:tcW w:w="4281" w:type="dxa"/>
          </w:tcPr>
          <w:p w:rsidR="001217ED" w:rsidRDefault="001217ED" w:rsidP="00C25905">
            <w:pPr>
              <w:pStyle w:val="Table-Text"/>
              <w:rPr>
                <w:ins w:id="955" w:author="Arnaud Dumont" w:date="2014-02-25T13:29:00Z"/>
              </w:rPr>
            </w:pPr>
            <w:ins w:id="956" w:author="Arnaud Dumont" w:date="2014-02-25T13:29:00Z">
              <w:r>
                <w:t xml:space="preserve">A message </w:t>
              </w:r>
              <w:del w:id="957" w:author="Chris Wright" w:date="2014-06-16T13:42:00Z">
                <w:r w:rsidDel="00C25905">
                  <w:delText>object</w:delText>
                </w:r>
              </w:del>
            </w:ins>
            <w:ins w:id="958" w:author="Chris Wright" w:date="2014-06-16T13:42:00Z">
              <w:r w:rsidR="00C25905">
                <w:t>record</w:t>
              </w:r>
            </w:ins>
            <w:ins w:id="959" w:author="Arnaud Dumont" w:date="2014-02-25T13:29:00Z">
              <w:r>
                <w:t>, as described below</w:t>
              </w:r>
            </w:ins>
            <w:ins w:id="960" w:author="Arnaud Dumont" w:date="2014-02-25T13:38:00Z">
              <w:r w:rsidR="001071FC">
                <w:t>, or null if no message</w:t>
              </w:r>
            </w:ins>
            <w:ins w:id="961" w:author="Chris Wright" w:date="2014-06-16T13:42:00Z">
              <w:r w:rsidR="00C25905">
                <w:t>s</w:t>
              </w:r>
            </w:ins>
            <w:ins w:id="962" w:author="Arnaud Dumont" w:date="2014-02-25T13:38:00Z">
              <w:r w:rsidR="001071FC">
                <w:t xml:space="preserve"> </w:t>
              </w:r>
              <w:del w:id="963" w:author="Chris Wright" w:date="2014-06-16T13:42:00Z">
                <w:r w:rsidR="001071FC" w:rsidDel="00C25905">
                  <w:delText>was found</w:delText>
                </w:r>
              </w:del>
            </w:ins>
            <w:ins w:id="964" w:author="Chris Wright" w:date="2014-06-16T13:42:00Z">
              <w:r w:rsidR="00C25905">
                <w:t>are outstanding</w:t>
              </w:r>
            </w:ins>
          </w:p>
        </w:tc>
      </w:tr>
      <w:tr w:rsidR="001217ED" w:rsidTr="001217ED">
        <w:trPr>
          <w:trHeight w:val="113"/>
          <w:tblHeader w:val="0"/>
          <w:ins w:id="965" w:author="Arnaud Dumont" w:date="2014-02-25T13:29:00Z"/>
        </w:trPr>
        <w:tc>
          <w:tcPr>
            <w:tcW w:w="2805" w:type="dxa"/>
          </w:tcPr>
          <w:p w:rsidR="001217ED" w:rsidRDefault="001217ED" w:rsidP="001217ED">
            <w:pPr>
              <w:pStyle w:val="Table-Text"/>
              <w:rPr>
                <w:ins w:id="966" w:author="Arnaud Dumont" w:date="2014-02-25T13:29:00Z"/>
              </w:rPr>
            </w:pPr>
            <w:ins w:id="967" w:author="Arnaud Dumont" w:date="2014-02-25T13:31:00Z">
              <w:r w:rsidRPr="001217ED">
                <w:t>outstandingMessage</w:t>
              </w:r>
              <w:del w:id="968" w:author="Chris Wright" w:date="2014-06-16T13:42:00Z">
                <w:r w:rsidRPr="001217ED" w:rsidDel="00C25905">
                  <w:delText>s</w:delText>
                </w:r>
              </w:del>
              <w:r w:rsidRPr="001217ED">
                <w:t>Count</w:t>
              </w:r>
            </w:ins>
          </w:p>
        </w:tc>
        <w:tc>
          <w:tcPr>
            <w:tcW w:w="1561" w:type="dxa"/>
          </w:tcPr>
          <w:p w:rsidR="001217ED" w:rsidRDefault="001217ED" w:rsidP="001217ED">
            <w:pPr>
              <w:pStyle w:val="Table-Text"/>
              <w:rPr>
                <w:ins w:id="969" w:author="Arnaud Dumont" w:date="2014-02-25T13:29:00Z"/>
              </w:rPr>
            </w:pPr>
            <w:ins w:id="970" w:author="Arnaud Dumont" w:date="2014-02-25T13:31:00Z">
              <w:r>
                <w:t>integer</w:t>
              </w:r>
            </w:ins>
          </w:p>
        </w:tc>
        <w:tc>
          <w:tcPr>
            <w:tcW w:w="4281" w:type="dxa"/>
          </w:tcPr>
          <w:p w:rsidR="001217ED" w:rsidRDefault="001217ED" w:rsidP="00367B7D">
            <w:pPr>
              <w:pStyle w:val="Table-Text"/>
              <w:rPr>
                <w:ins w:id="971" w:author="Arnaud Dumont" w:date="2014-02-25T13:29:00Z"/>
              </w:rPr>
            </w:pPr>
            <w:ins w:id="972" w:author="Arnaud Dumont" w:date="2014-02-25T13:31:00Z">
              <w:r>
                <w:t xml:space="preserve">The number of </w:t>
              </w:r>
            </w:ins>
            <w:ins w:id="973" w:author="Arnaud Dumont" w:date="2014-02-25T13:38:00Z">
              <w:r w:rsidR="00367B7D">
                <w:t>outstanding</w:t>
              </w:r>
            </w:ins>
            <w:ins w:id="974" w:author="Arnaud Dumont" w:date="2014-02-25T13:31:00Z">
              <w:r>
                <w:t xml:space="preserve"> messages in the </w:t>
              </w:r>
            </w:ins>
            <w:ins w:id="975" w:author="Arnaud Dumont" w:date="2014-02-25T13:32:00Z">
              <w:r>
                <w:t>a</w:t>
              </w:r>
            </w:ins>
            <w:ins w:id="976" w:author="Arnaud Dumont" w:date="2014-02-25T13:31:00Z">
              <w:r>
                <w:t>ccount</w:t>
              </w:r>
            </w:ins>
            <w:ins w:id="977" w:author="Arnaud Dumont" w:date="2014-02-25T13:32:00Z">
              <w:r>
                <w:t>’s message queue</w:t>
              </w:r>
            </w:ins>
          </w:p>
        </w:tc>
      </w:tr>
    </w:tbl>
    <w:p w:rsidR="001217ED" w:rsidRDefault="001217ED" w:rsidP="00DE117E">
      <w:pPr>
        <w:rPr>
          <w:ins w:id="978" w:author="Arnaud Dumont" w:date="2014-02-24T15:06:00Z"/>
        </w:rPr>
      </w:pPr>
      <w:ins w:id="979" w:author="Arnaud Dumont" w:date="2014-02-25T13:30:00Z">
        <w:r>
          <w:t>The Message</w:t>
        </w:r>
      </w:ins>
      <w:ins w:id="980" w:author="Chris Wright" w:date="2014-06-16T13:42:00Z">
        <w:r w:rsidR="00C25905">
          <w:t>Record</w:t>
        </w:r>
      </w:ins>
      <w:ins w:id="981" w:author="Arnaud Dumont" w:date="2014-02-25T13:30:00Z">
        <w:r>
          <w:t xml:space="preserv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Change w:id="982" w:author="Chris Wright" w:date="2014-06-16T13:45:00Z">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PrChange>
      </w:tblPr>
      <w:tblGrid>
        <w:gridCol w:w="2777"/>
        <w:gridCol w:w="1862"/>
        <w:gridCol w:w="4008"/>
        <w:tblGridChange w:id="983">
          <w:tblGrid>
            <w:gridCol w:w="2751"/>
            <w:gridCol w:w="26"/>
            <w:gridCol w:w="188"/>
            <w:gridCol w:w="1652"/>
            <w:gridCol w:w="22"/>
            <w:gridCol w:w="501"/>
            <w:gridCol w:w="3507"/>
          </w:tblGrid>
        </w:tblGridChange>
      </w:tblGrid>
      <w:tr w:rsidR="00DE117E" w:rsidRPr="00CC22F1" w:rsidTr="00C25905">
        <w:trPr>
          <w:tblHeader w:val="0"/>
          <w:ins w:id="984" w:author="Arnaud Dumont" w:date="2014-02-24T15:06:00Z"/>
          <w:trPrChange w:id="985" w:author="Chris Wright" w:date="2014-06-16T13:45:00Z">
            <w:trPr>
              <w:tblHeader w:val="0"/>
            </w:trPr>
          </w:trPrChange>
        </w:trPr>
        <w:tc>
          <w:tcPr>
            <w:tcW w:w="2777" w:type="dxa"/>
            <w:shd w:val="clear" w:color="auto" w:fill="BFBFBF" w:themeFill="background1" w:themeFillShade="BF"/>
            <w:tcPrChange w:id="986" w:author="Chris Wright" w:date="2014-06-16T13:45:00Z">
              <w:tcPr>
                <w:tcW w:w="2805" w:type="dxa"/>
                <w:shd w:val="clear" w:color="auto" w:fill="BFBFBF" w:themeFill="background1" w:themeFillShade="BF"/>
              </w:tcPr>
            </w:tcPrChange>
          </w:tcPr>
          <w:p w:rsidR="00DE117E" w:rsidRPr="00750051" w:rsidRDefault="00DE117E" w:rsidP="00DE117E">
            <w:pPr>
              <w:pStyle w:val="Table-Header"/>
              <w:rPr>
                <w:ins w:id="987" w:author="Arnaud Dumont" w:date="2014-02-24T15:06:00Z"/>
              </w:rPr>
            </w:pPr>
            <w:ins w:id="988" w:author="Arnaud Dumont" w:date="2014-02-24T15:06:00Z">
              <w:r>
                <w:t>Field Name</w:t>
              </w:r>
            </w:ins>
          </w:p>
        </w:tc>
        <w:tc>
          <w:tcPr>
            <w:tcW w:w="1862" w:type="dxa"/>
            <w:shd w:val="clear" w:color="auto" w:fill="BFBFBF" w:themeFill="background1" w:themeFillShade="BF"/>
            <w:tcPrChange w:id="989" w:author="Chris Wright" w:date="2014-06-16T13:45:00Z">
              <w:tcPr>
                <w:tcW w:w="1561" w:type="dxa"/>
                <w:gridSpan w:val="3"/>
                <w:shd w:val="clear" w:color="auto" w:fill="BFBFBF" w:themeFill="background1" w:themeFillShade="BF"/>
              </w:tcPr>
            </w:tcPrChange>
          </w:tcPr>
          <w:p w:rsidR="00DE117E" w:rsidRDefault="00DE117E" w:rsidP="00DE117E">
            <w:pPr>
              <w:pStyle w:val="Table-Header"/>
              <w:rPr>
                <w:ins w:id="990" w:author="Arnaud Dumont" w:date="2014-02-24T15:06:00Z"/>
              </w:rPr>
            </w:pPr>
            <w:ins w:id="991" w:author="Arnaud Dumont" w:date="2014-02-24T15:06:00Z">
              <w:r>
                <w:t>Type</w:t>
              </w:r>
            </w:ins>
          </w:p>
        </w:tc>
        <w:tc>
          <w:tcPr>
            <w:tcW w:w="4008" w:type="dxa"/>
            <w:shd w:val="clear" w:color="auto" w:fill="BFBFBF" w:themeFill="background1" w:themeFillShade="BF"/>
            <w:tcPrChange w:id="992" w:author="Chris Wright" w:date="2014-06-16T13:45:00Z">
              <w:tcPr>
                <w:tcW w:w="4281" w:type="dxa"/>
                <w:gridSpan w:val="3"/>
                <w:shd w:val="clear" w:color="auto" w:fill="BFBFBF" w:themeFill="background1" w:themeFillShade="BF"/>
              </w:tcPr>
            </w:tcPrChange>
          </w:tcPr>
          <w:p w:rsidR="00DE117E" w:rsidRDefault="00DE117E" w:rsidP="00DE117E">
            <w:pPr>
              <w:pStyle w:val="Table-Header"/>
              <w:rPr>
                <w:ins w:id="993" w:author="Arnaud Dumont" w:date="2014-02-24T15:06:00Z"/>
              </w:rPr>
            </w:pPr>
            <w:ins w:id="994" w:author="Arnaud Dumont" w:date="2014-02-24T15:06:00Z">
              <w:r>
                <w:t>Description</w:t>
              </w:r>
            </w:ins>
          </w:p>
        </w:tc>
      </w:tr>
      <w:tr w:rsidR="00DE117E" w:rsidRPr="00CC22F1" w:rsidDel="00C2715E" w:rsidTr="00C25905">
        <w:trPr>
          <w:trHeight w:val="113"/>
          <w:tblHeader w:val="0"/>
          <w:ins w:id="995" w:author="Arnaud Dumont" w:date="2014-02-24T15:06:00Z"/>
          <w:trPrChange w:id="996" w:author="Chris Wright" w:date="2014-06-16T13:45:00Z">
            <w:trPr>
              <w:trHeight w:val="113"/>
              <w:tblHeader w:val="0"/>
            </w:trPr>
          </w:trPrChange>
        </w:trPr>
        <w:tc>
          <w:tcPr>
            <w:tcW w:w="2777" w:type="dxa"/>
            <w:tcPrChange w:id="997" w:author="Chris Wright" w:date="2014-06-16T13:45:00Z">
              <w:tcPr>
                <w:tcW w:w="2805" w:type="dxa"/>
              </w:tcPr>
            </w:tcPrChange>
          </w:tcPr>
          <w:p w:rsidR="00DE117E" w:rsidDel="00C2715E" w:rsidRDefault="00DE117E" w:rsidP="00DE117E">
            <w:pPr>
              <w:pStyle w:val="Table-Text"/>
              <w:rPr>
                <w:ins w:id="998" w:author="Arnaud Dumont" w:date="2014-02-24T15:06:00Z"/>
              </w:rPr>
            </w:pPr>
            <w:moveFromRangeStart w:id="999" w:author="Chris Wright" w:date="2014-06-16T14:07:00Z" w:name="move390691003"/>
            <w:moveFrom w:id="1000" w:author="Chris Wright" w:date="2014-06-16T14:07:00Z">
              <w:ins w:id="1001" w:author="Arnaud Dumont" w:date="2014-02-24T15:06:00Z">
                <w:r w:rsidDel="00C2715E">
                  <w:t>id</w:t>
                </w:r>
              </w:ins>
            </w:moveFrom>
          </w:p>
        </w:tc>
        <w:tc>
          <w:tcPr>
            <w:tcW w:w="1862" w:type="dxa"/>
            <w:tcPrChange w:id="1002" w:author="Chris Wright" w:date="2014-06-16T13:45:00Z">
              <w:tcPr>
                <w:tcW w:w="1561" w:type="dxa"/>
                <w:gridSpan w:val="3"/>
              </w:tcPr>
            </w:tcPrChange>
          </w:tcPr>
          <w:p w:rsidR="00DE117E" w:rsidDel="00C2715E" w:rsidRDefault="00DE117E" w:rsidP="00DE117E">
            <w:pPr>
              <w:pStyle w:val="Table-Text"/>
              <w:rPr>
                <w:ins w:id="1003" w:author="Arnaud Dumont" w:date="2014-02-24T15:06:00Z"/>
              </w:rPr>
            </w:pPr>
            <w:moveFrom w:id="1004" w:author="Chris Wright" w:date="2014-06-16T14:07:00Z">
              <w:ins w:id="1005" w:author="Arnaud Dumont" w:date="2014-02-24T15:06:00Z">
                <w:r w:rsidDel="00C2715E">
                  <w:t>uuid</w:t>
                </w:r>
              </w:ins>
            </w:moveFrom>
          </w:p>
        </w:tc>
        <w:tc>
          <w:tcPr>
            <w:tcW w:w="4008" w:type="dxa"/>
            <w:tcPrChange w:id="1006" w:author="Chris Wright" w:date="2014-06-16T13:45:00Z">
              <w:tcPr>
                <w:tcW w:w="4281" w:type="dxa"/>
                <w:gridSpan w:val="3"/>
              </w:tcPr>
            </w:tcPrChange>
          </w:tcPr>
          <w:p w:rsidR="00DE117E" w:rsidDel="00C2715E" w:rsidRDefault="00DE117E" w:rsidP="00DE117E">
            <w:pPr>
              <w:pStyle w:val="Table-Text"/>
              <w:rPr>
                <w:ins w:id="1007" w:author="Arnaud Dumont" w:date="2014-02-24T15:06:00Z"/>
              </w:rPr>
            </w:pPr>
            <w:moveFrom w:id="1008" w:author="Chris Wright" w:date="2014-06-16T14:07:00Z">
              <w:ins w:id="1009" w:author="Arnaud Dumont" w:date="2014-02-24T15:06:00Z">
                <w:r w:rsidDel="00C2715E">
                  <w:t>The UUID of the object</w:t>
                </w:r>
              </w:ins>
            </w:moveFrom>
          </w:p>
        </w:tc>
      </w:tr>
      <w:moveFromRangeEnd w:id="999"/>
      <w:tr w:rsidR="00C2715E" w:rsidTr="00C2715E">
        <w:trPr>
          <w:trHeight w:val="113"/>
          <w:tblHeader w:val="0"/>
          <w:ins w:id="1010" w:author="Chris Wright" w:date="2014-06-16T14:07:00Z"/>
          <w:trPrChange w:id="1011" w:author="Chris Wright" w:date="2014-06-16T14:07:00Z">
            <w:trPr>
              <w:trHeight w:val="113"/>
              <w:tblHeader w:val="0"/>
            </w:trPr>
          </w:trPrChange>
        </w:trPr>
        <w:tc>
          <w:tcPr>
            <w:tcW w:w="2777" w:type="dxa"/>
            <w:tcPrChange w:id="1012" w:author="Chris Wright" w:date="2014-06-16T14:07:00Z">
              <w:tcPr>
                <w:tcW w:w="2965" w:type="dxa"/>
                <w:gridSpan w:val="3"/>
              </w:tcPr>
            </w:tcPrChange>
          </w:tcPr>
          <w:p w:rsidR="00C2715E" w:rsidRDefault="00C2715E" w:rsidP="00286C00">
            <w:pPr>
              <w:pStyle w:val="Table-Text"/>
              <w:rPr>
                <w:ins w:id="1013" w:author="Chris Wright" w:date="2014-06-16T14:07:00Z"/>
              </w:rPr>
            </w:pPr>
            <w:ins w:id="1014" w:author="Chris Wright" w:date="2014-06-16T14:07:00Z">
              <w:r>
                <w:t>@uri</w:t>
              </w:r>
            </w:ins>
          </w:p>
        </w:tc>
        <w:tc>
          <w:tcPr>
            <w:tcW w:w="1862" w:type="dxa"/>
            <w:tcPrChange w:id="1015" w:author="Chris Wright" w:date="2014-06-16T14:07:00Z">
              <w:tcPr>
                <w:tcW w:w="2175" w:type="dxa"/>
                <w:gridSpan w:val="3"/>
              </w:tcPr>
            </w:tcPrChange>
          </w:tcPr>
          <w:p w:rsidR="00C2715E" w:rsidRDefault="00C2715E" w:rsidP="00286C00">
            <w:pPr>
              <w:pStyle w:val="Table-Text"/>
              <w:rPr>
                <w:ins w:id="1016" w:author="Chris Wright" w:date="2014-06-16T14:07:00Z"/>
              </w:rPr>
            </w:pPr>
            <w:ins w:id="1017" w:author="Chris Wright" w:date="2014-06-16T14:07:00Z">
              <w:r>
                <w:t>string</w:t>
              </w:r>
            </w:ins>
          </w:p>
        </w:tc>
        <w:tc>
          <w:tcPr>
            <w:tcW w:w="4008" w:type="dxa"/>
            <w:tcPrChange w:id="1018" w:author="Chris Wright" w:date="2014-06-16T14:07:00Z">
              <w:tcPr>
                <w:tcW w:w="3507" w:type="dxa"/>
              </w:tcPr>
            </w:tcPrChange>
          </w:tcPr>
          <w:p w:rsidR="00C2715E" w:rsidRDefault="00C2715E" w:rsidP="00286C00">
            <w:pPr>
              <w:pStyle w:val="Table-Text"/>
              <w:rPr>
                <w:ins w:id="1019" w:author="Chris Wright" w:date="2014-06-16T14:07:00Z"/>
              </w:rPr>
            </w:pPr>
            <w:ins w:id="1020" w:author="Chris Wright" w:date="2014-06-16T14:07:00Z">
              <w:r>
                <w:t>The URI that corresponds to the full details of the object</w:t>
              </w:r>
            </w:ins>
          </w:p>
        </w:tc>
      </w:tr>
      <w:tr w:rsidR="00C2715E" w:rsidRPr="00CC22F1" w:rsidTr="00286C00">
        <w:trPr>
          <w:trHeight w:val="113"/>
          <w:tblHeader w:val="0"/>
        </w:trPr>
        <w:tc>
          <w:tcPr>
            <w:tcW w:w="2777" w:type="dxa"/>
          </w:tcPr>
          <w:p w:rsidR="00C2715E" w:rsidRDefault="00C2715E" w:rsidP="00286C00">
            <w:pPr>
              <w:pStyle w:val="Table-Text"/>
            </w:pPr>
            <w:moveToRangeStart w:id="1021" w:author="Chris Wright" w:date="2014-06-16T14:07:00Z" w:name="move390691003"/>
            <w:moveTo w:id="1022" w:author="Chris Wright" w:date="2014-06-16T14:07:00Z">
              <w:r>
                <w:t>id</w:t>
              </w:r>
            </w:moveTo>
          </w:p>
        </w:tc>
        <w:tc>
          <w:tcPr>
            <w:tcW w:w="1862" w:type="dxa"/>
          </w:tcPr>
          <w:p w:rsidR="00C2715E" w:rsidRDefault="00C2715E" w:rsidP="00286C00">
            <w:pPr>
              <w:pStyle w:val="Table-Text"/>
            </w:pPr>
            <w:moveTo w:id="1023" w:author="Chris Wright" w:date="2014-06-16T14:07:00Z">
              <w:r>
                <w:t>uuid</w:t>
              </w:r>
            </w:moveTo>
          </w:p>
        </w:tc>
        <w:tc>
          <w:tcPr>
            <w:tcW w:w="4008" w:type="dxa"/>
          </w:tcPr>
          <w:p w:rsidR="00C2715E" w:rsidRDefault="00C2715E" w:rsidP="00286C00">
            <w:pPr>
              <w:pStyle w:val="Table-Text"/>
            </w:pPr>
            <w:moveTo w:id="1024" w:author="Chris Wright" w:date="2014-06-16T14:07:00Z">
              <w:r>
                <w:t>The UUID of the object</w:t>
              </w:r>
            </w:moveTo>
          </w:p>
        </w:tc>
      </w:tr>
      <w:moveToRangeEnd w:id="1021"/>
      <w:tr w:rsidR="00DE117E" w:rsidRPr="00CC22F1" w:rsidTr="00C25905">
        <w:trPr>
          <w:trHeight w:val="113"/>
          <w:tblHeader w:val="0"/>
          <w:ins w:id="1025" w:author="Arnaud Dumont" w:date="2014-02-24T15:06:00Z"/>
          <w:trPrChange w:id="1026" w:author="Chris Wright" w:date="2014-06-16T13:45:00Z">
            <w:trPr>
              <w:trHeight w:val="113"/>
              <w:tblHeader w:val="0"/>
            </w:trPr>
          </w:trPrChange>
        </w:trPr>
        <w:tc>
          <w:tcPr>
            <w:tcW w:w="2777" w:type="dxa"/>
            <w:tcPrChange w:id="1027" w:author="Chris Wright" w:date="2014-06-16T13:45:00Z">
              <w:tcPr>
                <w:tcW w:w="2805" w:type="dxa"/>
              </w:tcPr>
            </w:tcPrChange>
          </w:tcPr>
          <w:p w:rsidR="00DE117E" w:rsidRDefault="00DE117E" w:rsidP="00DE117E">
            <w:pPr>
              <w:pStyle w:val="Table-Text"/>
              <w:rPr>
                <w:ins w:id="1028" w:author="Arnaud Dumont" w:date="2014-02-24T15:06:00Z"/>
              </w:rPr>
            </w:pPr>
            <w:ins w:id="1029" w:author="Arnaud Dumont" w:date="2014-02-24T15:12:00Z">
              <w:del w:id="1030" w:author="Chris Wright" w:date="2014-06-16T13:43:00Z">
                <w:r w:rsidRPr="00DE117E" w:rsidDel="00C25905">
                  <w:delText>messageType</w:delText>
                </w:r>
              </w:del>
            </w:ins>
            <w:ins w:id="1031" w:author="Chris Wright" w:date="2014-06-16T13:43:00Z">
              <w:r w:rsidR="00C25905">
                <w:t>messageCode</w:t>
              </w:r>
            </w:ins>
          </w:p>
        </w:tc>
        <w:tc>
          <w:tcPr>
            <w:tcW w:w="1862" w:type="dxa"/>
            <w:tcPrChange w:id="1032" w:author="Chris Wright" w:date="2014-06-16T13:45:00Z">
              <w:tcPr>
                <w:tcW w:w="1561" w:type="dxa"/>
                <w:gridSpan w:val="3"/>
              </w:tcPr>
            </w:tcPrChange>
          </w:tcPr>
          <w:p w:rsidR="00DE117E" w:rsidRDefault="00DE117E" w:rsidP="00DE117E">
            <w:pPr>
              <w:pStyle w:val="Table-Text"/>
              <w:rPr>
                <w:ins w:id="1033" w:author="Arnaud Dumont" w:date="2014-02-24T15:06:00Z"/>
              </w:rPr>
            </w:pPr>
            <w:ins w:id="1034" w:author="Arnaud Dumont" w:date="2014-02-24T15:12:00Z">
              <w:r>
                <w:t>string</w:t>
              </w:r>
            </w:ins>
          </w:p>
        </w:tc>
        <w:tc>
          <w:tcPr>
            <w:tcW w:w="4008" w:type="dxa"/>
            <w:tcPrChange w:id="1035" w:author="Chris Wright" w:date="2014-06-16T13:45:00Z">
              <w:tcPr>
                <w:tcW w:w="4281" w:type="dxa"/>
                <w:gridSpan w:val="3"/>
              </w:tcPr>
            </w:tcPrChange>
          </w:tcPr>
          <w:p w:rsidR="00DE117E" w:rsidRDefault="00DE117E" w:rsidP="00DE117E">
            <w:pPr>
              <w:pStyle w:val="Table-Text"/>
              <w:rPr>
                <w:ins w:id="1036" w:author="Arnaud Dumont" w:date="2014-02-24T15:06:00Z"/>
              </w:rPr>
            </w:pPr>
            <w:ins w:id="1037" w:author="Arnaud Dumont" w:date="2014-02-24T15:06:00Z">
              <w:r>
                <w:t xml:space="preserve">The </w:t>
              </w:r>
            </w:ins>
            <w:ins w:id="1038" w:author="Arnaud Dumont" w:date="2014-02-24T15:12:00Z">
              <w:r>
                <w:t>type of the message. See list of types provided below.</w:t>
              </w:r>
            </w:ins>
          </w:p>
        </w:tc>
      </w:tr>
      <w:tr w:rsidR="00DE117E" w:rsidRPr="00CC22F1" w:rsidDel="00C25905" w:rsidTr="00C25905">
        <w:trPr>
          <w:trHeight w:val="113"/>
          <w:tblHeader w:val="0"/>
          <w:ins w:id="1039" w:author="Arnaud Dumont" w:date="2014-02-24T15:06:00Z"/>
          <w:del w:id="1040" w:author="Chris Wright" w:date="2014-06-16T13:43:00Z"/>
          <w:trPrChange w:id="1041" w:author="Chris Wright" w:date="2014-06-16T13:45:00Z">
            <w:trPr>
              <w:trHeight w:val="113"/>
              <w:tblHeader w:val="0"/>
            </w:trPr>
          </w:trPrChange>
        </w:trPr>
        <w:tc>
          <w:tcPr>
            <w:tcW w:w="2777" w:type="dxa"/>
            <w:tcPrChange w:id="1042" w:author="Chris Wright" w:date="2014-06-16T13:45:00Z">
              <w:tcPr>
                <w:tcW w:w="2805" w:type="dxa"/>
              </w:tcPr>
            </w:tcPrChange>
          </w:tcPr>
          <w:p w:rsidR="00DE117E" w:rsidDel="00C25905" w:rsidRDefault="00DE117E" w:rsidP="00DE117E">
            <w:pPr>
              <w:pStyle w:val="Table-Text"/>
              <w:rPr>
                <w:ins w:id="1043" w:author="Arnaud Dumont" w:date="2014-02-24T15:06:00Z"/>
                <w:del w:id="1044" w:author="Chris Wright" w:date="2014-06-16T13:43:00Z"/>
              </w:rPr>
            </w:pPr>
            <w:ins w:id="1045" w:author="Arnaud Dumont" w:date="2014-02-24T15:12:00Z">
              <w:del w:id="1046" w:author="Chris Wright" w:date="2014-06-16T13:43:00Z">
                <w:r w:rsidRPr="00DE117E" w:rsidDel="00C25905">
                  <w:delText>relatedObjectId</w:delText>
                </w:r>
              </w:del>
            </w:ins>
          </w:p>
        </w:tc>
        <w:tc>
          <w:tcPr>
            <w:tcW w:w="1862" w:type="dxa"/>
            <w:tcPrChange w:id="1047" w:author="Chris Wright" w:date="2014-06-16T13:45:00Z">
              <w:tcPr>
                <w:tcW w:w="1561" w:type="dxa"/>
                <w:gridSpan w:val="3"/>
              </w:tcPr>
            </w:tcPrChange>
          </w:tcPr>
          <w:p w:rsidR="00DE117E" w:rsidDel="00C25905" w:rsidRDefault="00C42B62" w:rsidP="00DE117E">
            <w:pPr>
              <w:pStyle w:val="Table-Text"/>
              <w:rPr>
                <w:ins w:id="1048" w:author="Arnaud Dumont" w:date="2014-02-24T15:06:00Z"/>
                <w:del w:id="1049" w:author="Chris Wright" w:date="2014-06-16T13:43:00Z"/>
              </w:rPr>
            </w:pPr>
            <w:ins w:id="1050" w:author="Arnaud Dumont" w:date="2014-02-25T13:25:00Z">
              <w:del w:id="1051" w:author="Chris Wright" w:date="2014-06-16T13:43:00Z">
                <w:r w:rsidDel="00C25905">
                  <w:delText>string</w:delText>
                </w:r>
              </w:del>
            </w:ins>
          </w:p>
        </w:tc>
        <w:tc>
          <w:tcPr>
            <w:tcW w:w="4008" w:type="dxa"/>
            <w:tcPrChange w:id="1052" w:author="Chris Wright" w:date="2014-06-16T13:45:00Z">
              <w:tcPr>
                <w:tcW w:w="4281" w:type="dxa"/>
                <w:gridSpan w:val="3"/>
              </w:tcPr>
            </w:tcPrChange>
          </w:tcPr>
          <w:p w:rsidR="00DE117E" w:rsidDel="00C25905" w:rsidRDefault="00DE117E" w:rsidP="00C42B62">
            <w:pPr>
              <w:pStyle w:val="Table-Text"/>
              <w:rPr>
                <w:ins w:id="1053" w:author="Arnaud Dumont" w:date="2014-02-24T15:06:00Z"/>
                <w:del w:id="1054" w:author="Chris Wright" w:date="2014-06-16T13:43:00Z"/>
              </w:rPr>
            </w:pPr>
            <w:ins w:id="1055" w:author="Arnaud Dumont" w:date="2014-02-24T15:06:00Z">
              <w:del w:id="1056" w:author="Chris Wright" w:date="2014-06-16T13:43:00Z">
                <w:r w:rsidDel="00C25905">
                  <w:delText xml:space="preserve">The </w:delText>
                </w:r>
              </w:del>
            </w:ins>
            <w:ins w:id="1057" w:author="Arnaud Dumont" w:date="2014-02-25T13:25:00Z">
              <w:del w:id="1058" w:author="Chris Wright" w:date="2014-06-16T13:43:00Z">
                <w:r w:rsidR="00C42B62" w:rsidDel="00C25905">
                  <w:delText>identifier</w:delText>
                </w:r>
              </w:del>
            </w:ins>
            <w:ins w:id="1059" w:author="Arnaud Dumont" w:date="2014-02-24T15:13:00Z">
              <w:del w:id="1060" w:author="Chris Wright" w:date="2014-06-16T13:43:00Z">
                <w:r w:rsidDel="00C25905">
                  <w:delText xml:space="preserve"> of the object related to this message, if any. The nature of the object depends on the message type.</w:delText>
                </w:r>
              </w:del>
            </w:ins>
          </w:p>
        </w:tc>
      </w:tr>
      <w:tr w:rsidR="00DE117E" w:rsidRPr="00CC22F1" w:rsidTr="00C25905">
        <w:trPr>
          <w:trHeight w:val="113"/>
          <w:tblHeader w:val="0"/>
          <w:ins w:id="1061" w:author="Arnaud Dumont" w:date="2014-02-24T15:06:00Z"/>
          <w:trPrChange w:id="1062" w:author="Chris Wright" w:date="2014-06-16T13:45:00Z">
            <w:trPr>
              <w:trHeight w:val="113"/>
              <w:tblHeader w:val="0"/>
            </w:trPr>
          </w:trPrChange>
        </w:trPr>
        <w:tc>
          <w:tcPr>
            <w:tcW w:w="2777" w:type="dxa"/>
            <w:tcPrChange w:id="1063" w:author="Chris Wright" w:date="2014-06-16T13:45:00Z">
              <w:tcPr>
                <w:tcW w:w="2805" w:type="dxa"/>
              </w:tcPr>
            </w:tcPrChange>
          </w:tcPr>
          <w:p w:rsidR="00DE117E" w:rsidRDefault="00C25905" w:rsidP="00DE117E">
            <w:pPr>
              <w:pStyle w:val="Table-Text"/>
              <w:rPr>
                <w:ins w:id="1064" w:author="Arnaud Dumont" w:date="2014-02-24T15:06:00Z"/>
              </w:rPr>
            </w:pPr>
            <w:ins w:id="1065" w:author="Chris Wright" w:date="2014-06-16T13:43:00Z">
              <w:r>
                <w:t>target</w:t>
              </w:r>
            </w:ins>
            <w:ins w:id="1066" w:author="Arnaud Dumont" w:date="2014-02-24T15:13:00Z">
              <w:del w:id="1067" w:author="Chris Wright" w:date="2014-06-16T13:43:00Z">
                <w:r w:rsidR="00DE117E" w:rsidRPr="00DE117E" w:rsidDel="00C25905">
                  <w:delText>sponsor</w:delText>
                </w:r>
              </w:del>
              <w:r w:rsidR="00DE117E" w:rsidRPr="00DE117E">
                <w:t>AccountId</w:t>
              </w:r>
            </w:ins>
          </w:p>
        </w:tc>
        <w:tc>
          <w:tcPr>
            <w:tcW w:w="1862" w:type="dxa"/>
            <w:tcPrChange w:id="1068" w:author="Chris Wright" w:date="2014-06-16T13:45:00Z">
              <w:tcPr>
                <w:tcW w:w="1561" w:type="dxa"/>
                <w:gridSpan w:val="3"/>
              </w:tcPr>
            </w:tcPrChange>
          </w:tcPr>
          <w:p w:rsidR="00DE117E" w:rsidRDefault="00DE117E" w:rsidP="00DE117E">
            <w:pPr>
              <w:pStyle w:val="Table-Text"/>
              <w:rPr>
                <w:ins w:id="1069" w:author="Arnaud Dumont" w:date="2014-02-24T15:06:00Z"/>
              </w:rPr>
            </w:pPr>
            <w:ins w:id="1070" w:author="Arnaud Dumont" w:date="2014-02-24T15:13:00Z">
              <w:r>
                <w:t>uuid</w:t>
              </w:r>
            </w:ins>
          </w:p>
        </w:tc>
        <w:tc>
          <w:tcPr>
            <w:tcW w:w="4008" w:type="dxa"/>
            <w:tcPrChange w:id="1071" w:author="Chris Wright" w:date="2014-06-16T13:45:00Z">
              <w:tcPr>
                <w:tcW w:w="4281" w:type="dxa"/>
                <w:gridSpan w:val="3"/>
              </w:tcPr>
            </w:tcPrChange>
          </w:tcPr>
          <w:p w:rsidR="00DE117E" w:rsidRDefault="00DE117E" w:rsidP="00DE117E">
            <w:pPr>
              <w:pStyle w:val="Table-Text"/>
              <w:rPr>
                <w:ins w:id="1072" w:author="Arnaud Dumont" w:date="2014-02-24T15:06:00Z"/>
              </w:rPr>
            </w:pPr>
            <w:ins w:id="1073" w:author="Arnaud Dumont" w:date="2014-02-24T15:06:00Z">
              <w:r>
                <w:t xml:space="preserve">The </w:t>
              </w:r>
            </w:ins>
            <w:ins w:id="1074" w:author="Arnaud Dumont" w:date="2014-02-24T15:13:00Z">
              <w:r>
                <w:t>UUID of</w:t>
              </w:r>
            </w:ins>
            <w:ins w:id="1075" w:author="Arnaud Dumont" w:date="2014-02-24T15:06:00Z">
              <w:r>
                <w:t xml:space="preserve"> the account</w:t>
              </w:r>
            </w:ins>
            <w:ins w:id="1076" w:author="Arnaud Dumont" w:date="2014-02-24T15:13:00Z">
              <w:r>
                <w:t xml:space="preserve"> this message is for</w:t>
              </w:r>
            </w:ins>
          </w:p>
        </w:tc>
      </w:tr>
      <w:tr w:rsidR="00DE117E" w:rsidRPr="00CC22F1" w:rsidTr="00C25905">
        <w:trPr>
          <w:trHeight w:val="113"/>
          <w:tblHeader w:val="0"/>
          <w:ins w:id="1077" w:author="Arnaud Dumont" w:date="2014-02-24T15:06:00Z"/>
          <w:trPrChange w:id="1078" w:author="Chris Wright" w:date="2014-06-16T13:45:00Z">
            <w:trPr>
              <w:trHeight w:val="113"/>
              <w:tblHeader w:val="0"/>
            </w:trPr>
          </w:trPrChange>
        </w:trPr>
        <w:tc>
          <w:tcPr>
            <w:tcW w:w="2777" w:type="dxa"/>
            <w:tcPrChange w:id="1079" w:author="Chris Wright" w:date="2014-06-16T13:45:00Z">
              <w:tcPr>
                <w:tcW w:w="2805" w:type="dxa"/>
              </w:tcPr>
            </w:tcPrChange>
          </w:tcPr>
          <w:p w:rsidR="00DE117E" w:rsidRDefault="00C25905" w:rsidP="00DE117E">
            <w:pPr>
              <w:pStyle w:val="Table-Text"/>
              <w:rPr>
                <w:ins w:id="1080" w:author="Arnaud Dumont" w:date="2014-02-24T15:06:00Z"/>
              </w:rPr>
            </w:pPr>
            <w:ins w:id="1081" w:author="Chris Wright" w:date="2014-06-16T13:43:00Z">
              <w:r>
                <w:t>enqueue</w:t>
              </w:r>
            </w:ins>
            <w:ins w:id="1082" w:author="Arnaud Dumont" w:date="2014-02-24T15:06:00Z">
              <w:del w:id="1083" w:author="Chris Wright" w:date="2014-06-16T13:43:00Z">
                <w:r w:rsidR="00DE117E" w:rsidDel="00C25905">
                  <w:delText>create</w:delText>
                </w:r>
              </w:del>
              <w:r w:rsidR="00DE117E">
                <w:t>Date</w:t>
              </w:r>
            </w:ins>
          </w:p>
        </w:tc>
        <w:tc>
          <w:tcPr>
            <w:tcW w:w="1862" w:type="dxa"/>
            <w:tcPrChange w:id="1084" w:author="Chris Wright" w:date="2014-06-16T13:45:00Z">
              <w:tcPr>
                <w:tcW w:w="1561" w:type="dxa"/>
                <w:gridSpan w:val="3"/>
              </w:tcPr>
            </w:tcPrChange>
          </w:tcPr>
          <w:p w:rsidR="00DE117E" w:rsidRDefault="00DE117E" w:rsidP="00DE117E">
            <w:pPr>
              <w:pStyle w:val="Table-Text"/>
              <w:rPr>
                <w:ins w:id="1085" w:author="Arnaud Dumont" w:date="2014-02-24T15:06:00Z"/>
              </w:rPr>
            </w:pPr>
            <w:ins w:id="1086" w:author="Arnaud Dumont" w:date="2014-02-24T15:06:00Z">
              <w:r>
                <w:t>timestamp</w:t>
              </w:r>
            </w:ins>
          </w:p>
        </w:tc>
        <w:tc>
          <w:tcPr>
            <w:tcW w:w="4008" w:type="dxa"/>
            <w:tcPrChange w:id="1087" w:author="Chris Wright" w:date="2014-06-16T13:45:00Z">
              <w:tcPr>
                <w:tcW w:w="4281" w:type="dxa"/>
                <w:gridSpan w:val="3"/>
              </w:tcPr>
            </w:tcPrChange>
          </w:tcPr>
          <w:p w:rsidR="00DE117E" w:rsidRDefault="00DE117E" w:rsidP="00C25905">
            <w:pPr>
              <w:pStyle w:val="Table-Text"/>
              <w:rPr>
                <w:ins w:id="1088" w:author="Arnaud Dumont" w:date="2014-02-24T15:06:00Z"/>
              </w:rPr>
            </w:pPr>
            <w:ins w:id="1089" w:author="Arnaud Dumont" w:date="2014-02-24T15:06:00Z">
              <w:r>
                <w:t xml:space="preserve">The date and time in UTC that this </w:t>
              </w:r>
            </w:ins>
            <w:ins w:id="1090" w:author="Arnaud Dumont" w:date="2014-02-24T15:14:00Z">
              <w:r>
                <w:t>message</w:t>
              </w:r>
            </w:ins>
            <w:ins w:id="1091" w:author="Arnaud Dumont" w:date="2014-02-24T15:06:00Z">
              <w:r>
                <w:t xml:space="preserve"> was </w:t>
              </w:r>
              <w:del w:id="1092" w:author="Chris Wright" w:date="2014-06-16T13:43:00Z">
                <w:r w:rsidDel="00C25905">
                  <w:delText>created</w:delText>
                </w:r>
              </w:del>
            </w:ins>
            <w:ins w:id="1093" w:author="Chris Wright" w:date="2014-06-16T13:43:00Z">
              <w:r w:rsidR="00C25905">
                <w:t>enqueued</w:t>
              </w:r>
            </w:ins>
          </w:p>
        </w:tc>
      </w:tr>
      <w:tr w:rsidR="00DE117E" w:rsidRPr="00CC22F1" w:rsidDel="00C25905" w:rsidTr="00C25905">
        <w:trPr>
          <w:trHeight w:val="113"/>
          <w:tblHeader w:val="0"/>
          <w:ins w:id="1094" w:author="Arnaud Dumont" w:date="2014-02-24T15:06:00Z"/>
          <w:del w:id="1095" w:author="Chris Wright" w:date="2014-06-16T13:45:00Z"/>
          <w:trPrChange w:id="1096" w:author="Chris Wright" w:date="2014-06-16T13:45:00Z">
            <w:trPr>
              <w:trHeight w:val="113"/>
              <w:tblHeader w:val="0"/>
            </w:trPr>
          </w:trPrChange>
        </w:trPr>
        <w:tc>
          <w:tcPr>
            <w:tcW w:w="2777" w:type="dxa"/>
            <w:tcPrChange w:id="1097" w:author="Chris Wright" w:date="2014-06-16T13:45:00Z">
              <w:tcPr>
                <w:tcW w:w="2805" w:type="dxa"/>
              </w:tcPr>
            </w:tcPrChange>
          </w:tcPr>
          <w:p w:rsidR="00DE117E" w:rsidDel="00C25905" w:rsidRDefault="00DE117E" w:rsidP="00DE117E">
            <w:pPr>
              <w:pStyle w:val="Table-Text"/>
              <w:rPr>
                <w:ins w:id="1098" w:author="Arnaud Dumont" w:date="2014-02-24T15:06:00Z"/>
                <w:del w:id="1099" w:author="Chris Wright" w:date="2014-06-16T13:45:00Z"/>
              </w:rPr>
            </w:pPr>
            <w:ins w:id="1100" w:author="Arnaud Dumont" w:date="2014-02-24T15:14:00Z">
              <w:del w:id="1101" w:author="Chris Wright" w:date="2014-06-16T13:45:00Z">
                <w:r w:rsidRPr="00DE117E" w:rsidDel="00C25905">
                  <w:delText>acknowledgedDate</w:delText>
                </w:r>
              </w:del>
            </w:ins>
          </w:p>
        </w:tc>
        <w:tc>
          <w:tcPr>
            <w:tcW w:w="1862" w:type="dxa"/>
            <w:tcPrChange w:id="1102" w:author="Chris Wright" w:date="2014-06-16T13:45:00Z">
              <w:tcPr>
                <w:tcW w:w="1561" w:type="dxa"/>
                <w:gridSpan w:val="3"/>
              </w:tcPr>
            </w:tcPrChange>
          </w:tcPr>
          <w:p w:rsidR="00DE117E" w:rsidDel="00C25905" w:rsidRDefault="00DE117E" w:rsidP="00DE117E">
            <w:pPr>
              <w:pStyle w:val="Table-Text"/>
              <w:rPr>
                <w:ins w:id="1103" w:author="Arnaud Dumont" w:date="2014-02-24T15:06:00Z"/>
                <w:del w:id="1104" w:author="Chris Wright" w:date="2014-06-16T13:45:00Z"/>
              </w:rPr>
            </w:pPr>
            <w:ins w:id="1105" w:author="Arnaud Dumont" w:date="2014-02-24T15:14:00Z">
              <w:del w:id="1106" w:author="Chris Wright" w:date="2014-06-16T13:45:00Z">
                <w:r w:rsidDel="00C25905">
                  <w:delText>timestamp</w:delText>
                </w:r>
              </w:del>
            </w:ins>
          </w:p>
        </w:tc>
        <w:tc>
          <w:tcPr>
            <w:tcW w:w="4008" w:type="dxa"/>
            <w:tcPrChange w:id="1107" w:author="Chris Wright" w:date="2014-06-16T13:45:00Z">
              <w:tcPr>
                <w:tcW w:w="4281" w:type="dxa"/>
                <w:gridSpan w:val="3"/>
              </w:tcPr>
            </w:tcPrChange>
          </w:tcPr>
          <w:p w:rsidR="00DE117E" w:rsidDel="00C25905" w:rsidRDefault="00DE117E" w:rsidP="00AB1430">
            <w:pPr>
              <w:pStyle w:val="Table-Text"/>
              <w:rPr>
                <w:ins w:id="1108" w:author="Arnaud Dumont" w:date="2014-02-24T15:06:00Z"/>
                <w:del w:id="1109" w:author="Chris Wright" w:date="2014-06-16T13:45:00Z"/>
              </w:rPr>
            </w:pPr>
            <w:ins w:id="1110" w:author="Arnaud Dumont" w:date="2014-02-24T15:14:00Z">
              <w:del w:id="1111" w:author="Chris Wright" w:date="2014-06-16T13:45:00Z">
                <w:r w:rsidDel="00C25905">
                  <w:delText xml:space="preserve">The date and time in UTC that this message was acknowledged, or null if it </w:delText>
                </w:r>
              </w:del>
            </w:ins>
            <w:ins w:id="1112" w:author="Arnaud Dumont" w:date="2014-02-24T15:50:00Z">
              <w:del w:id="1113" w:author="Chris Wright" w:date="2014-06-16T13:45:00Z">
                <w:r w:rsidR="00AB1430" w:rsidDel="00C25905">
                  <w:delText>is</w:delText>
                </w:r>
              </w:del>
            </w:ins>
            <w:ins w:id="1114" w:author="Arnaud Dumont" w:date="2014-02-24T15:14:00Z">
              <w:del w:id="1115" w:author="Chris Wright" w:date="2014-06-16T13:45:00Z">
                <w:r w:rsidDel="00C25905">
                  <w:delText xml:space="preserve"> not</w:delText>
                </w:r>
              </w:del>
            </w:ins>
            <w:ins w:id="1116" w:author="Arnaud Dumont" w:date="2014-02-24T15:50:00Z">
              <w:del w:id="1117" w:author="Chris Wright" w:date="2014-06-16T13:45:00Z">
                <w:r w:rsidR="00AB1430" w:rsidDel="00C25905">
                  <w:delText xml:space="preserve"> yet</w:delText>
                </w:r>
              </w:del>
            </w:ins>
          </w:p>
        </w:tc>
      </w:tr>
      <w:tr w:rsidR="00C42B62" w:rsidRPr="00CC22F1" w:rsidTr="00C25905">
        <w:trPr>
          <w:trHeight w:val="113"/>
          <w:tblHeader w:val="0"/>
          <w:ins w:id="1118" w:author="Arnaud Dumont" w:date="2014-02-25T13:25:00Z"/>
          <w:trPrChange w:id="1119" w:author="Chris Wright" w:date="2014-06-16T13:45:00Z">
            <w:trPr>
              <w:trHeight w:val="113"/>
              <w:tblHeader w:val="0"/>
            </w:trPr>
          </w:trPrChange>
        </w:trPr>
        <w:tc>
          <w:tcPr>
            <w:tcW w:w="2777" w:type="dxa"/>
            <w:tcPrChange w:id="1120" w:author="Chris Wright" w:date="2014-06-16T13:45:00Z">
              <w:tcPr>
                <w:tcW w:w="2805" w:type="dxa"/>
              </w:tcPr>
            </w:tcPrChange>
          </w:tcPr>
          <w:p w:rsidR="00C42B62" w:rsidRPr="00DE117E" w:rsidRDefault="00C42B62" w:rsidP="00DE117E">
            <w:pPr>
              <w:pStyle w:val="Table-Text"/>
              <w:rPr>
                <w:ins w:id="1121" w:author="Arnaud Dumont" w:date="2014-02-25T13:25:00Z"/>
              </w:rPr>
            </w:pPr>
            <w:ins w:id="1122" w:author="Arnaud Dumont" w:date="2014-02-25T13:25:00Z">
              <w:del w:id="1123" w:author="Chris Wright" w:date="2014-06-16T13:44:00Z">
                <w:r w:rsidDel="00C25905">
                  <w:delText>acknowledgedByUserId</w:delText>
                </w:r>
              </w:del>
            </w:ins>
            <w:ins w:id="1124" w:author="Chris Wright" w:date="2014-06-16T13:44:00Z">
              <w:r w:rsidR="00C25905">
                <w:t>parameters</w:t>
              </w:r>
            </w:ins>
          </w:p>
        </w:tc>
        <w:tc>
          <w:tcPr>
            <w:tcW w:w="1862" w:type="dxa"/>
            <w:tcPrChange w:id="1125" w:author="Chris Wright" w:date="2014-06-16T13:45:00Z">
              <w:tcPr>
                <w:tcW w:w="1561" w:type="dxa"/>
                <w:gridSpan w:val="3"/>
              </w:tcPr>
            </w:tcPrChange>
          </w:tcPr>
          <w:p w:rsidR="00C42B62" w:rsidRDefault="00C42B62" w:rsidP="00DE117E">
            <w:pPr>
              <w:pStyle w:val="Table-Text"/>
              <w:rPr>
                <w:ins w:id="1126" w:author="Arnaud Dumont" w:date="2014-02-25T13:25:00Z"/>
              </w:rPr>
            </w:pPr>
            <w:ins w:id="1127" w:author="Arnaud Dumont" w:date="2014-02-25T13:25:00Z">
              <w:del w:id="1128" w:author="Chris Wright" w:date="2014-06-16T13:44:00Z">
                <w:r w:rsidDel="00C25905">
                  <w:delText>uuid</w:delText>
                </w:r>
              </w:del>
            </w:ins>
            <w:ins w:id="1129" w:author="Chris Wright" w:date="2014-06-16T13:44:00Z">
              <w:r w:rsidR="00C25905">
                <w:t>map</w:t>
              </w:r>
            </w:ins>
          </w:p>
        </w:tc>
        <w:tc>
          <w:tcPr>
            <w:tcW w:w="4008" w:type="dxa"/>
            <w:tcPrChange w:id="1130" w:author="Chris Wright" w:date="2014-06-16T13:45:00Z">
              <w:tcPr>
                <w:tcW w:w="4281" w:type="dxa"/>
                <w:gridSpan w:val="3"/>
              </w:tcPr>
            </w:tcPrChange>
          </w:tcPr>
          <w:p w:rsidR="00C42B62" w:rsidRDefault="00C42B62" w:rsidP="00AB1430">
            <w:pPr>
              <w:pStyle w:val="Table-Text"/>
              <w:rPr>
                <w:ins w:id="1131" w:author="Arnaud Dumont" w:date="2014-02-25T13:25:00Z"/>
              </w:rPr>
            </w:pPr>
            <w:ins w:id="1132" w:author="Arnaud Dumont" w:date="2014-02-25T13:25:00Z">
              <w:del w:id="1133" w:author="Chris Wright" w:date="2014-06-16T13:44:00Z">
                <w:r w:rsidDel="00C25905">
                  <w:delText>The UUID of the user who acknowledged the message, or null if not yet done</w:delText>
                </w:r>
              </w:del>
            </w:ins>
            <w:ins w:id="1134" w:author="Chris Wright" w:date="2014-06-16T13:44:00Z">
              <w:r w:rsidR="00C25905">
                <w:t xml:space="preserve">A JSON map of the parameters of the message (see below) </w:t>
              </w:r>
            </w:ins>
            <w:ins w:id="1135" w:author="Chris Wright" w:date="2014-06-16T13:45:00Z">
              <w:r w:rsidR="00C25905">
                <w:t>–</w:t>
              </w:r>
            </w:ins>
            <w:ins w:id="1136" w:author="Chris Wright" w:date="2014-06-16T13:44:00Z">
              <w:r w:rsidR="00C25905">
                <w:t xml:space="preserve"> for </w:t>
              </w:r>
            </w:ins>
            <w:ins w:id="1137" w:author="Chris Wright" w:date="2014-06-16T13:45:00Z">
              <w:r w:rsidR="00C25905">
                <w:t>machine use.</w:t>
              </w:r>
            </w:ins>
          </w:p>
        </w:tc>
      </w:tr>
      <w:tr w:rsidR="00C25905" w:rsidRPr="00CC22F1" w:rsidTr="00C25905">
        <w:trPr>
          <w:trHeight w:val="113"/>
          <w:tblHeader w:val="0"/>
          <w:ins w:id="1138" w:author="Chris Wright" w:date="2014-06-16T13:44:00Z"/>
          <w:trPrChange w:id="1139" w:author="Chris Wright" w:date="2014-06-16T13:45:00Z">
            <w:trPr>
              <w:trHeight w:val="113"/>
              <w:tblHeader w:val="0"/>
            </w:trPr>
          </w:trPrChange>
        </w:trPr>
        <w:tc>
          <w:tcPr>
            <w:tcW w:w="2777" w:type="dxa"/>
            <w:tcPrChange w:id="1140" w:author="Chris Wright" w:date="2014-06-16T13:45:00Z">
              <w:tcPr>
                <w:tcW w:w="2751" w:type="dxa"/>
                <w:gridSpan w:val="2"/>
              </w:tcPr>
            </w:tcPrChange>
          </w:tcPr>
          <w:p w:rsidR="00C25905" w:rsidRDefault="00C25905" w:rsidP="00286C00">
            <w:pPr>
              <w:pStyle w:val="Table-Text"/>
              <w:rPr>
                <w:ins w:id="1141" w:author="Chris Wright" w:date="2014-06-16T13:44:00Z"/>
              </w:rPr>
            </w:pPr>
            <w:ins w:id="1142" w:author="Chris Wright" w:date="2014-06-16T13:44:00Z">
              <w:r>
                <w:t>subject</w:t>
              </w:r>
            </w:ins>
          </w:p>
        </w:tc>
        <w:tc>
          <w:tcPr>
            <w:tcW w:w="1862" w:type="dxa"/>
            <w:tcPrChange w:id="1143" w:author="Chris Wright" w:date="2014-06-16T13:45:00Z">
              <w:tcPr>
                <w:tcW w:w="1866" w:type="dxa"/>
                <w:gridSpan w:val="3"/>
              </w:tcPr>
            </w:tcPrChange>
          </w:tcPr>
          <w:p w:rsidR="00C25905" w:rsidRDefault="00C25905" w:rsidP="00286C00">
            <w:pPr>
              <w:pStyle w:val="Table-Text"/>
              <w:rPr>
                <w:ins w:id="1144" w:author="Chris Wright" w:date="2014-06-16T13:44:00Z"/>
              </w:rPr>
            </w:pPr>
            <w:ins w:id="1145" w:author="Chris Wright" w:date="2014-06-16T13:44:00Z">
              <w:r>
                <w:t>string</w:t>
              </w:r>
            </w:ins>
          </w:p>
        </w:tc>
        <w:tc>
          <w:tcPr>
            <w:tcW w:w="4008" w:type="dxa"/>
            <w:tcPrChange w:id="1146" w:author="Chris Wright" w:date="2014-06-16T13:45:00Z">
              <w:tcPr>
                <w:tcW w:w="4030" w:type="dxa"/>
                <w:gridSpan w:val="2"/>
              </w:tcPr>
            </w:tcPrChange>
          </w:tcPr>
          <w:p w:rsidR="00C25905" w:rsidRDefault="00C25905" w:rsidP="00286C00">
            <w:pPr>
              <w:pStyle w:val="Table-Text"/>
              <w:rPr>
                <w:ins w:id="1147" w:author="Chris Wright" w:date="2014-06-16T13:44:00Z"/>
              </w:rPr>
            </w:pPr>
            <w:ins w:id="1148" w:author="Chris Wright" w:date="2014-06-16T13:44:00Z">
              <w:r>
                <w:t>The human readable subject of the message</w:t>
              </w:r>
            </w:ins>
          </w:p>
        </w:tc>
      </w:tr>
      <w:tr w:rsidR="00DE117E" w:rsidRPr="00CC22F1" w:rsidTr="00C25905">
        <w:trPr>
          <w:trHeight w:val="113"/>
          <w:tblHeader w:val="0"/>
          <w:ins w:id="1149" w:author="Arnaud Dumont" w:date="2014-02-24T15:06:00Z"/>
          <w:trPrChange w:id="1150" w:author="Chris Wright" w:date="2014-06-16T13:45:00Z">
            <w:trPr>
              <w:trHeight w:val="113"/>
              <w:tblHeader w:val="0"/>
            </w:trPr>
          </w:trPrChange>
        </w:trPr>
        <w:tc>
          <w:tcPr>
            <w:tcW w:w="2777" w:type="dxa"/>
            <w:tcPrChange w:id="1151" w:author="Chris Wright" w:date="2014-06-16T13:45:00Z">
              <w:tcPr>
                <w:tcW w:w="2805" w:type="dxa"/>
              </w:tcPr>
            </w:tcPrChange>
          </w:tcPr>
          <w:p w:rsidR="00DE117E" w:rsidRDefault="00136CBE" w:rsidP="00DE117E">
            <w:pPr>
              <w:pStyle w:val="Table-Text"/>
              <w:rPr>
                <w:ins w:id="1152" w:author="Arnaud Dumont" w:date="2014-02-24T15:06:00Z"/>
              </w:rPr>
            </w:pPr>
            <w:ins w:id="1153" w:author="Arnaud Dumont" w:date="2014-02-24T15:15:00Z">
              <w:r w:rsidRPr="00136CBE">
                <w:t>message</w:t>
              </w:r>
            </w:ins>
          </w:p>
        </w:tc>
        <w:tc>
          <w:tcPr>
            <w:tcW w:w="1862" w:type="dxa"/>
            <w:tcPrChange w:id="1154" w:author="Chris Wright" w:date="2014-06-16T13:45:00Z">
              <w:tcPr>
                <w:tcW w:w="1561" w:type="dxa"/>
                <w:gridSpan w:val="3"/>
              </w:tcPr>
            </w:tcPrChange>
          </w:tcPr>
          <w:p w:rsidR="00DE117E" w:rsidRDefault="00DE117E" w:rsidP="00DE117E">
            <w:pPr>
              <w:pStyle w:val="Table-Text"/>
              <w:rPr>
                <w:ins w:id="1155" w:author="Arnaud Dumont" w:date="2014-02-24T15:06:00Z"/>
              </w:rPr>
            </w:pPr>
            <w:ins w:id="1156" w:author="Arnaud Dumont" w:date="2014-02-24T15:06:00Z">
              <w:r>
                <w:t>string</w:t>
              </w:r>
            </w:ins>
          </w:p>
        </w:tc>
        <w:tc>
          <w:tcPr>
            <w:tcW w:w="4008" w:type="dxa"/>
            <w:tcPrChange w:id="1157" w:author="Chris Wright" w:date="2014-06-16T13:45:00Z">
              <w:tcPr>
                <w:tcW w:w="4281" w:type="dxa"/>
                <w:gridSpan w:val="3"/>
              </w:tcPr>
            </w:tcPrChange>
          </w:tcPr>
          <w:p w:rsidR="00DE117E" w:rsidRDefault="00DE117E" w:rsidP="00136CBE">
            <w:pPr>
              <w:pStyle w:val="Table-Text"/>
              <w:rPr>
                <w:ins w:id="1158" w:author="Arnaud Dumont" w:date="2014-02-24T15:06:00Z"/>
              </w:rPr>
            </w:pPr>
            <w:ins w:id="1159" w:author="Arnaud Dumont" w:date="2014-02-24T15:06:00Z">
              <w:r>
                <w:t xml:space="preserve">The </w:t>
              </w:r>
            </w:ins>
            <w:ins w:id="1160" w:author="Arnaud Dumont" w:date="2014-02-24T15:15:00Z">
              <w:r w:rsidR="00136CBE">
                <w:t>human-readable contents of the message</w:t>
              </w:r>
            </w:ins>
          </w:p>
        </w:tc>
      </w:tr>
      <w:tr w:rsidR="00DE117E" w:rsidRPr="00CC22F1" w:rsidDel="00C25905" w:rsidTr="00C25905">
        <w:trPr>
          <w:trHeight w:val="113"/>
          <w:tblHeader w:val="0"/>
          <w:ins w:id="1161" w:author="Arnaud Dumont" w:date="2014-02-24T15:06:00Z"/>
          <w:del w:id="1162" w:author="Chris Wright" w:date="2014-06-16T13:44:00Z"/>
          <w:trPrChange w:id="1163" w:author="Chris Wright" w:date="2014-06-16T13:45:00Z">
            <w:trPr>
              <w:trHeight w:val="113"/>
              <w:tblHeader w:val="0"/>
            </w:trPr>
          </w:trPrChange>
        </w:trPr>
        <w:tc>
          <w:tcPr>
            <w:tcW w:w="2777" w:type="dxa"/>
            <w:tcPrChange w:id="1164" w:author="Chris Wright" w:date="2014-06-16T13:45:00Z">
              <w:tcPr>
                <w:tcW w:w="2805" w:type="dxa"/>
              </w:tcPr>
            </w:tcPrChange>
          </w:tcPr>
          <w:p w:rsidR="00DE117E" w:rsidDel="00C25905" w:rsidRDefault="00136CBE" w:rsidP="00DE117E">
            <w:pPr>
              <w:pStyle w:val="Table-Text"/>
              <w:rPr>
                <w:ins w:id="1165" w:author="Arnaud Dumont" w:date="2014-02-24T15:06:00Z"/>
                <w:del w:id="1166" w:author="Chris Wright" w:date="2014-06-16T13:44:00Z"/>
              </w:rPr>
            </w:pPr>
            <w:ins w:id="1167" w:author="Arnaud Dumont" w:date="2014-02-24T15:15:00Z">
              <w:del w:id="1168" w:author="Chris Wright" w:date="2014-06-16T13:43:00Z">
                <w:r w:rsidRPr="00136CBE" w:rsidDel="00C25905">
                  <w:delText>messageContents</w:delText>
                </w:r>
              </w:del>
            </w:ins>
          </w:p>
        </w:tc>
        <w:tc>
          <w:tcPr>
            <w:tcW w:w="1862" w:type="dxa"/>
            <w:tcPrChange w:id="1169" w:author="Chris Wright" w:date="2014-06-16T13:45:00Z">
              <w:tcPr>
                <w:tcW w:w="1561" w:type="dxa"/>
                <w:gridSpan w:val="3"/>
              </w:tcPr>
            </w:tcPrChange>
          </w:tcPr>
          <w:p w:rsidR="00DE117E" w:rsidDel="00C25905" w:rsidRDefault="00F21C35" w:rsidP="00C42B62">
            <w:pPr>
              <w:pStyle w:val="Table-Text"/>
              <w:rPr>
                <w:ins w:id="1170" w:author="Arnaud Dumont" w:date="2014-02-24T15:06:00Z"/>
                <w:del w:id="1171" w:author="Chris Wright" w:date="2014-06-16T13:44:00Z"/>
              </w:rPr>
            </w:pPr>
            <w:ins w:id="1172" w:author="Arnaud Dumont" w:date="2014-02-24T15:17:00Z">
              <w:del w:id="1173" w:author="Chris Wright" w:date="2014-06-16T13:43:00Z">
                <w:r w:rsidDel="00C25905">
                  <w:delText>MessageContent</w:delText>
                </w:r>
              </w:del>
            </w:ins>
          </w:p>
        </w:tc>
        <w:tc>
          <w:tcPr>
            <w:tcW w:w="4008" w:type="dxa"/>
            <w:tcPrChange w:id="1174" w:author="Chris Wright" w:date="2014-06-16T13:45:00Z">
              <w:tcPr>
                <w:tcW w:w="4281" w:type="dxa"/>
                <w:gridSpan w:val="3"/>
              </w:tcPr>
            </w:tcPrChange>
          </w:tcPr>
          <w:p w:rsidR="00DE117E" w:rsidDel="00C25905" w:rsidRDefault="00DE117E" w:rsidP="00136CBE">
            <w:pPr>
              <w:pStyle w:val="Table-Text"/>
              <w:rPr>
                <w:ins w:id="1175" w:author="Arnaud Dumont" w:date="2014-02-24T15:06:00Z"/>
                <w:del w:id="1176" w:author="Chris Wright" w:date="2014-06-16T13:44:00Z"/>
              </w:rPr>
            </w:pPr>
            <w:ins w:id="1177" w:author="Arnaud Dumont" w:date="2014-02-24T15:06:00Z">
              <w:del w:id="1178" w:author="Chris Wright" w:date="2014-06-16T13:44:00Z">
                <w:r w:rsidDel="00C25905">
                  <w:delText xml:space="preserve">The </w:delText>
                </w:r>
              </w:del>
            </w:ins>
            <w:ins w:id="1179" w:author="Arnaud Dumont" w:date="2014-02-24T15:16:00Z">
              <w:del w:id="1180" w:author="Chris Wright" w:date="2014-06-16T13:44:00Z">
                <w:r w:rsidR="00136CBE" w:rsidDel="00C25905">
                  <w:delText>JSON contents of the message, which structure depends on the message type</w:delText>
                </w:r>
              </w:del>
            </w:ins>
          </w:p>
        </w:tc>
      </w:tr>
    </w:tbl>
    <w:p w:rsidR="00C25905" w:rsidRDefault="00C25905" w:rsidP="00F21C35">
      <w:pPr>
        <w:rPr>
          <w:ins w:id="1181" w:author="Chris Wright" w:date="2014-06-16T13:47:00Z"/>
        </w:rPr>
      </w:pPr>
      <w:ins w:id="1182" w:author="Chris Wright" w:date="2014-06-16T13:47:00Z">
        <w:r>
          <w:t>Currently defined messageCodes and the corresponding parameter keys are as follows:</w:t>
        </w:r>
      </w:ins>
    </w:p>
    <w:tbl>
      <w:tblPr>
        <w:tblStyle w:val="TableGrid"/>
        <w:tblW w:w="0" w:type="auto"/>
        <w:jc w:val="center"/>
        <w:tblInd w:w="0" w:type="dxa"/>
        <w:tblLayout w:type="fixed"/>
        <w:tblLook w:val="04A0" w:firstRow="1" w:lastRow="0" w:firstColumn="1" w:lastColumn="0" w:noHBand="0" w:noVBand="1"/>
        <w:tblPrChange w:id="1183" w:author="Chris Wright" w:date="2014-06-16T14:23:00Z">
          <w:tblPr>
            <w:tblStyle w:val="TableGrid"/>
            <w:tblW w:w="0" w:type="auto"/>
            <w:jc w:val="center"/>
            <w:tblInd w:w="0" w:type="dxa"/>
            <w:tblLook w:val="04A0" w:firstRow="1" w:lastRow="0" w:firstColumn="1" w:lastColumn="0" w:noHBand="0" w:noVBand="1"/>
          </w:tblPr>
        </w:tblPrChange>
      </w:tblPr>
      <w:tblGrid>
        <w:gridCol w:w="2180"/>
        <w:gridCol w:w="2180"/>
        <w:gridCol w:w="2180"/>
        <w:gridCol w:w="2180"/>
        <w:tblGridChange w:id="1184">
          <w:tblGrid>
            <w:gridCol w:w="2180"/>
            <w:gridCol w:w="1514"/>
            <w:gridCol w:w="666"/>
            <w:gridCol w:w="1842"/>
            <w:gridCol w:w="338"/>
            <w:gridCol w:w="2170"/>
            <w:gridCol w:w="10"/>
            <w:gridCol w:w="2508"/>
          </w:tblGrid>
        </w:tblGridChange>
      </w:tblGrid>
      <w:tr w:rsidR="00C25905" w:rsidRPr="005B7FB5" w:rsidTr="004374BC">
        <w:trPr>
          <w:jc w:val="center"/>
          <w:ins w:id="1185" w:author="Chris Wright" w:date="2014-06-16T13:48:00Z"/>
          <w:trPrChange w:id="1186" w:author="Chris Wright" w:date="2014-06-16T14:23:00Z">
            <w:trPr>
              <w:jc w:val="center"/>
            </w:trPr>
          </w:trPrChange>
        </w:trPr>
        <w:tc>
          <w:tcPr>
            <w:tcW w:w="2180" w:type="dxa"/>
            <w:shd w:val="clear" w:color="auto" w:fill="BFBFBF" w:themeFill="background1" w:themeFillShade="BF"/>
            <w:tcPrChange w:id="1187" w:author="Chris Wright" w:date="2014-06-16T14:23:00Z">
              <w:tcPr>
                <w:tcW w:w="3694" w:type="dxa"/>
                <w:gridSpan w:val="2"/>
              </w:tcPr>
            </w:tcPrChange>
          </w:tcPr>
          <w:p w:rsidR="00C25905" w:rsidRPr="005B7FB5" w:rsidRDefault="00C25905" w:rsidP="00ED22D4">
            <w:pPr>
              <w:pStyle w:val="Table-Header"/>
              <w:ind w:left="142"/>
              <w:rPr>
                <w:ins w:id="1188" w:author="Chris Wright" w:date="2014-06-16T13:48:00Z"/>
                <w:szCs w:val="18"/>
                <w:rPrChange w:id="1189" w:author="Chris Wright" w:date="2014-06-16T14:22:00Z">
                  <w:rPr>
                    <w:ins w:id="1190" w:author="Chris Wright" w:date="2014-06-16T13:48:00Z"/>
                  </w:rPr>
                </w:rPrChange>
              </w:rPr>
              <w:pPrChange w:id="1191" w:author="Chris Wright" w:date="2014-06-16T13:52:00Z">
                <w:pPr/>
              </w:pPrChange>
            </w:pPr>
            <w:ins w:id="1192" w:author="Chris Wright" w:date="2014-06-16T13:48:00Z">
              <w:r w:rsidRPr="005B7FB5">
                <w:rPr>
                  <w:szCs w:val="18"/>
                  <w:rPrChange w:id="1193" w:author="Chris Wright" w:date="2014-06-16T14:22:00Z">
                    <w:rPr/>
                  </w:rPrChange>
                </w:rPr>
                <w:t>Message Code</w:t>
              </w:r>
            </w:ins>
          </w:p>
        </w:tc>
        <w:tc>
          <w:tcPr>
            <w:tcW w:w="2180" w:type="dxa"/>
            <w:shd w:val="clear" w:color="auto" w:fill="BFBFBF" w:themeFill="background1" w:themeFillShade="BF"/>
            <w:tcPrChange w:id="1194" w:author="Chris Wright" w:date="2014-06-16T14:23:00Z">
              <w:tcPr>
                <w:tcW w:w="2508" w:type="dxa"/>
                <w:gridSpan w:val="2"/>
              </w:tcPr>
            </w:tcPrChange>
          </w:tcPr>
          <w:p w:rsidR="00C25905" w:rsidRPr="005B7FB5" w:rsidRDefault="00ED22D4" w:rsidP="00ED22D4">
            <w:pPr>
              <w:pStyle w:val="Table-Header"/>
              <w:ind w:left="0"/>
              <w:rPr>
                <w:ins w:id="1195" w:author="Chris Wright" w:date="2014-06-16T13:51:00Z"/>
                <w:szCs w:val="18"/>
                <w:rPrChange w:id="1196" w:author="Chris Wright" w:date="2014-06-16T14:22:00Z">
                  <w:rPr>
                    <w:ins w:id="1197" w:author="Chris Wright" w:date="2014-06-16T13:51:00Z"/>
                  </w:rPr>
                </w:rPrChange>
              </w:rPr>
              <w:pPrChange w:id="1198" w:author="Chris Wright" w:date="2014-06-16T13:52:00Z">
                <w:pPr>
                  <w:pStyle w:val="Table-Header"/>
                </w:pPr>
              </w:pPrChange>
            </w:pPr>
            <w:ins w:id="1199" w:author="Chris Wright" w:date="2014-06-16T13:51:00Z">
              <w:r w:rsidRPr="005B7FB5">
                <w:rPr>
                  <w:szCs w:val="18"/>
                  <w:rPrChange w:id="1200" w:author="Chris Wright" w:date="2014-06-16T14:22:00Z">
                    <w:rPr/>
                  </w:rPrChange>
                </w:rPr>
                <w:t>Description</w:t>
              </w:r>
            </w:ins>
          </w:p>
        </w:tc>
        <w:tc>
          <w:tcPr>
            <w:tcW w:w="2180" w:type="dxa"/>
            <w:shd w:val="clear" w:color="auto" w:fill="BFBFBF" w:themeFill="background1" w:themeFillShade="BF"/>
            <w:tcPrChange w:id="1201" w:author="Chris Wright" w:date="2014-06-16T14:23:00Z">
              <w:tcPr>
                <w:tcW w:w="2508" w:type="dxa"/>
                <w:gridSpan w:val="2"/>
              </w:tcPr>
            </w:tcPrChange>
          </w:tcPr>
          <w:p w:rsidR="00C25905" w:rsidRPr="005B7FB5" w:rsidRDefault="00C25905" w:rsidP="00ED22D4">
            <w:pPr>
              <w:pStyle w:val="Table-Header"/>
              <w:ind w:left="35"/>
              <w:rPr>
                <w:ins w:id="1202" w:author="Chris Wright" w:date="2014-06-16T13:48:00Z"/>
                <w:szCs w:val="18"/>
                <w:rPrChange w:id="1203" w:author="Chris Wright" w:date="2014-06-16T14:22:00Z">
                  <w:rPr>
                    <w:ins w:id="1204" w:author="Chris Wright" w:date="2014-06-16T13:48:00Z"/>
                  </w:rPr>
                </w:rPrChange>
              </w:rPr>
              <w:pPrChange w:id="1205" w:author="Chris Wright" w:date="2014-06-16T13:52:00Z">
                <w:pPr/>
              </w:pPrChange>
            </w:pPr>
            <w:ins w:id="1206" w:author="Chris Wright" w:date="2014-06-16T13:48:00Z">
              <w:r w:rsidRPr="005B7FB5">
                <w:rPr>
                  <w:szCs w:val="18"/>
                  <w:rPrChange w:id="1207" w:author="Chris Wright" w:date="2014-06-16T14:22:00Z">
                    <w:rPr/>
                  </w:rPrChange>
                </w:rPr>
                <w:t>Parameter Key</w:t>
              </w:r>
            </w:ins>
          </w:p>
        </w:tc>
        <w:tc>
          <w:tcPr>
            <w:tcW w:w="2180" w:type="dxa"/>
            <w:shd w:val="clear" w:color="auto" w:fill="BFBFBF" w:themeFill="background1" w:themeFillShade="BF"/>
            <w:tcPrChange w:id="1208" w:author="Chris Wright" w:date="2014-06-16T14:23:00Z">
              <w:tcPr>
                <w:tcW w:w="2518" w:type="dxa"/>
                <w:gridSpan w:val="2"/>
              </w:tcPr>
            </w:tcPrChange>
          </w:tcPr>
          <w:p w:rsidR="00C25905" w:rsidRPr="005B7FB5" w:rsidRDefault="00C25905" w:rsidP="00ED22D4">
            <w:pPr>
              <w:pStyle w:val="Table-Header"/>
              <w:ind w:left="35"/>
              <w:rPr>
                <w:ins w:id="1209" w:author="Chris Wright" w:date="2014-06-16T13:48:00Z"/>
                <w:szCs w:val="18"/>
                <w:rPrChange w:id="1210" w:author="Chris Wright" w:date="2014-06-16T14:22:00Z">
                  <w:rPr>
                    <w:ins w:id="1211" w:author="Chris Wright" w:date="2014-06-16T13:48:00Z"/>
                  </w:rPr>
                </w:rPrChange>
              </w:rPr>
              <w:pPrChange w:id="1212" w:author="Chris Wright" w:date="2014-06-16T13:53:00Z">
                <w:pPr/>
              </w:pPrChange>
            </w:pPr>
            <w:ins w:id="1213" w:author="Chris Wright" w:date="2014-06-16T13:48:00Z">
              <w:r w:rsidRPr="005B7FB5">
                <w:rPr>
                  <w:szCs w:val="18"/>
                  <w:rPrChange w:id="1214" w:author="Chris Wright" w:date="2014-06-16T14:22:00Z">
                    <w:rPr/>
                  </w:rPrChange>
                </w:rPr>
                <w:t>Description</w:t>
              </w:r>
            </w:ins>
          </w:p>
        </w:tc>
      </w:tr>
      <w:tr w:rsidR="00ED22D4" w:rsidRPr="005B7FB5" w:rsidTr="00321D73">
        <w:trPr>
          <w:jc w:val="center"/>
          <w:ins w:id="1215" w:author="Chris Wright" w:date="2014-06-16T13:48:00Z"/>
        </w:trPr>
        <w:tc>
          <w:tcPr>
            <w:tcW w:w="2180" w:type="dxa"/>
            <w:vMerge w:val="restart"/>
          </w:tcPr>
          <w:p w:rsidR="00ED22D4" w:rsidRPr="005B7FB5" w:rsidRDefault="00ED22D4" w:rsidP="00ED22D4">
            <w:pPr>
              <w:ind w:left="142"/>
              <w:rPr>
                <w:ins w:id="1216" w:author="Chris Wright" w:date="2014-06-16T13:48:00Z"/>
                <w:sz w:val="18"/>
                <w:szCs w:val="18"/>
                <w:rPrChange w:id="1217" w:author="Chris Wright" w:date="2014-06-16T14:22:00Z">
                  <w:rPr>
                    <w:ins w:id="1218" w:author="Chris Wright" w:date="2014-06-16T13:48:00Z"/>
                  </w:rPr>
                </w:rPrChange>
              </w:rPr>
              <w:pPrChange w:id="1219" w:author="Chris Wright" w:date="2014-06-16T13:52:00Z">
                <w:pPr/>
              </w:pPrChange>
            </w:pPr>
            <w:ins w:id="1220" w:author="Chris Wright" w:date="2014-06-16T13:49:00Z">
              <w:r w:rsidRPr="005B7FB5">
                <w:rPr>
                  <w:sz w:val="18"/>
                  <w:szCs w:val="18"/>
                  <w:rPrChange w:id="1221" w:author="Chris Wright" w:date="2014-06-16T14:22:00Z">
                    <w:rPr/>
                  </w:rPrChange>
                </w:rPr>
                <w:t>zoneUsageWarning</w:t>
              </w:r>
            </w:ins>
          </w:p>
        </w:tc>
        <w:tc>
          <w:tcPr>
            <w:tcW w:w="2180" w:type="dxa"/>
            <w:vMerge w:val="restart"/>
          </w:tcPr>
          <w:p w:rsidR="00ED22D4" w:rsidRPr="005B7FB5" w:rsidRDefault="00ED22D4" w:rsidP="00ED22D4">
            <w:pPr>
              <w:ind w:left="0"/>
              <w:rPr>
                <w:ins w:id="1222" w:author="Chris Wright" w:date="2014-06-16T13:51:00Z"/>
                <w:sz w:val="18"/>
                <w:szCs w:val="18"/>
                <w:rPrChange w:id="1223" w:author="Chris Wright" w:date="2014-06-16T14:22:00Z">
                  <w:rPr>
                    <w:ins w:id="1224" w:author="Chris Wright" w:date="2014-06-16T13:51:00Z"/>
                  </w:rPr>
                </w:rPrChange>
              </w:rPr>
              <w:pPrChange w:id="1225" w:author="Chris Wright" w:date="2014-06-16T13:53:00Z">
                <w:pPr/>
              </w:pPrChange>
            </w:pPr>
            <w:ins w:id="1226" w:author="Chris Wright" w:date="2014-06-16T13:53:00Z">
              <w:r w:rsidRPr="005B7FB5">
                <w:rPr>
                  <w:sz w:val="18"/>
                  <w:szCs w:val="18"/>
                  <w:rPrChange w:id="1227" w:author="Chris Wright" w:date="2014-06-16T14:22:00Z">
                    <w:rPr/>
                  </w:rPrChange>
                </w:rPr>
                <w:t>En</w:t>
              </w:r>
            </w:ins>
            <w:ins w:id="1228" w:author="Chris Wright" w:date="2014-06-16T13:57:00Z">
              <w:r w:rsidRPr="005B7FB5">
                <w:rPr>
                  <w:sz w:val="18"/>
                  <w:szCs w:val="18"/>
                  <w:rPrChange w:id="1229" w:author="Chris Wright" w:date="2014-06-16T14:22:00Z">
                    <w:rPr/>
                  </w:rPrChange>
                </w:rPr>
                <w:t>-</w:t>
              </w:r>
            </w:ins>
            <w:ins w:id="1230" w:author="Chris Wright" w:date="2014-06-16T13:53:00Z">
              <w:r w:rsidRPr="005B7FB5">
                <w:rPr>
                  <w:sz w:val="18"/>
                  <w:szCs w:val="18"/>
                  <w:rPrChange w:id="1231" w:author="Chris Wright" w:date="2014-06-16T14:22:00Z">
                    <w:rPr/>
                  </w:rPrChange>
                </w:rPr>
                <w:t>queued when a zone is close to its usage limit of queries for the month</w:t>
              </w:r>
            </w:ins>
          </w:p>
        </w:tc>
        <w:tc>
          <w:tcPr>
            <w:tcW w:w="2180" w:type="dxa"/>
          </w:tcPr>
          <w:p w:rsidR="00ED22D4" w:rsidRPr="005B7FB5" w:rsidRDefault="00ED22D4" w:rsidP="00ED22D4">
            <w:pPr>
              <w:ind w:left="35"/>
              <w:rPr>
                <w:ins w:id="1232" w:author="Chris Wright" w:date="2014-06-16T13:48:00Z"/>
                <w:sz w:val="18"/>
                <w:szCs w:val="18"/>
                <w:rPrChange w:id="1233" w:author="Chris Wright" w:date="2014-06-16T14:22:00Z">
                  <w:rPr>
                    <w:ins w:id="1234" w:author="Chris Wright" w:date="2014-06-16T13:48:00Z"/>
                  </w:rPr>
                </w:rPrChange>
              </w:rPr>
              <w:pPrChange w:id="1235" w:author="Chris Wright" w:date="2014-06-16T13:52:00Z">
                <w:pPr/>
              </w:pPrChange>
            </w:pPr>
            <w:ins w:id="1236" w:author="Chris Wright" w:date="2014-06-16T13:56:00Z">
              <w:r w:rsidRPr="005B7FB5">
                <w:rPr>
                  <w:sz w:val="18"/>
                  <w:szCs w:val="18"/>
                  <w:rPrChange w:id="1237" w:author="Chris Wright" w:date="2014-06-16T14:22:00Z">
                    <w:rPr/>
                  </w:rPrChange>
                </w:rPr>
                <w:t>zoneName</w:t>
              </w:r>
            </w:ins>
          </w:p>
        </w:tc>
        <w:tc>
          <w:tcPr>
            <w:tcW w:w="2180" w:type="dxa"/>
          </w:tcPr>
          <w:p w:rsidR="00ED22D4" w:rsidRPr="005B7FB5" w:rsidRDefault="00ED22D4" w:rsidP="00ED22D4">
            <w:pPr>
              <w:ind w:left="35"/>
              <w:rPr>
                <w:ins w:id="1238" w:author="Chris Wright" w:date="2014-06-16T13:48:00Z"/>
                <w:sz w:val="18"/>
                <w:szCs w:val="18"/>
                <w:rPrChange w:id="1239" w:author="Chris Wright" w:date="2014-06-16T14:22:00Z">
                  <w:rPr>
                    <w:ins w:id="1240" w:author="Chris Wright" w:date="2014-06-16T13:48:00Z"/>
                  </w:rPr>
                </w:rPrChange>
              </w:rPr>
              <w:pPrChange w:id="1241" w:author="Chris Wright" w:date="2014-06-16T13:52:00Z">
                <w:pPr/>
              </w:pPrChange>
            </w:pPr>
            <w:ins w:id="1242" w:author="Chris Wright" w:date="2014-06-16T13:57:00Z">
              <w:r w:rsidRPr="005B7FB5">
                <w:rPr>
                  <w:sz w:val="18"/>
                  <w:szCs w:val="18"/>
                  <w:rPrChange w:id="1243" w:author="Chris Wright" w:date="2014-06-16T14:22:00Z">
                    <w:rPr/>
                  </w:rPrChange>
                </w:rPr>
                <w:t>The name of the zone</w:t>
              </w:r>
            </w:ins>
          </w:p>
        </w:tc>
      </w:tr>
      <w:tr w:rsidR="00ED22D4" w:rsidRPr="005B7FB5" w:rsidTr="00C25905">
        <w:trPr>
          <w:jc w:val="center"/>
          <w:ins w:id="1244" w:author="Chris Wright" w:date="2014-06-16T13:56:00Z"/>
        </w:trPr>
        <w:tc>
          <w:tcPr>
            <w:tcW w:w="2180" w:type="dxa"/>
            <w:vMerge/>
          </w:tcPr>
          <w:p w:rsidR="00ED22D4" w:rsidRPr="005B7FB5" w:rsidRDefault="00ED22D4" w:rsidP="00ED22D4">
            <w:pPr>
              <w:ind w:left="142"/>
              <w:rPr>
                <w:ins w:id="1245" w:author="Chris Wright" w:date="2014-06-16T13:56:00Z"/>
                <w:sz w:val="18"/>
                <w:szCs w:val="18"/>
                <w:rPrChange w:id="1246" w:author="Chris Wright" w:date="2014-06-16T14:22:00Z">
                  <w:rPr>
                    <w:ins w:id="1247" w:author="Chris Wright" w:date="2014-06-16T13:56:00Z"/>
                  </w:rPr>
                </w:rPrChange>
              </w:rPr>
            </w:pPr>
          </w:p>
        </w:tc>
        <w:tc>
          <w:tcPr>
            <w:tcW w:w="2180" w:type="dxa"/>
            <w:vMerge/>
          </w:tcPr>
          <w:p w:rsidR="00ED22D4" w:rsidRPr="005B7FB5" w:rsidRDefault="00ED22D4" w:rsidP="00ED22D4">
            <w:pPr>
              <w:rPr>
                <w:ins w:id="1248" w:author="Chris Wright" w:date="2014-06-16T13:56:00Z"/>
                <w:sz w:val="18"/>
                <w:szCs w:val="18"/>
                <w:rPrChange w:id="1249" w:author="Chris Wright" w:date="2014-06-16T14:22:00Z">
                  <w:rPr>
                    <w:ins w:id="1250" w:author="Chris Wright" w:date="2014-06-16T13:56:00Z"/>
                  </w:rPr>
                </w:rPrChange>
              </w:rPr>
            </w:pPr>
          </w:p>
        </w:tc>
        <w:tc>
          <w:tcPr>
            <w:tcW w:w="2180" w:type="dxa"/>
          </w:tcPr>
          <w:p w:rsidR="00ED22D4" w:rsidRPr="005B7FB5" w:rsidRDefault="00ED22D4" w:rsidP="00ED22D4">
            <w:pPr>
              <w:ind w:left="35"/>
              <w:rPr>
                <w:ins w:id="1251" w:author="Chris Wright" w:date="2014-06-16T13:56:00Z"/>
                <w:sz w:val="18"/>
                <w:szCs w:val="18"/>
                <w:rPrChange w:id="1252" w:author="Chris Wright" w:date="2014-06-16T14:22:00Z">
                  <w:rPr>
                    <w:ins w:id="1253" w:author="Chris Wright" w:date="2014-06-16T13:56:00Z"/>
                  </w:rPr>
                </w:rPrChange>
              </w:rPr>
            </w:pPr>
            <w:ins w:id="1254" w:author="Chris Wright" w:date="2014-06-16T13:56:00Z">
              <w:r w:rsidRPr="005B7FB5">
                <w:rPr>
                  <w:sz w:val="18"/>
                  <w:szCs w:val="18"/>
                  <w:rPrChange w:id="1255" w:author="Chris Wright" w:date="2014-06-16T14:22:00Z">
                    <w:rPr/>
                  </w:rPrChange>
                </w:rPr>
                <w:t>zoneId</w:t>
              </w:r>
            </w:ins>
          </w:p>
        </w:tc>
        <w:tc>
          <w:tcPr>
            <w:tcW w:w="2180" w:type="dxa"/>
          </w:tcPr>
          <w:p w:rsidR="00ED22D4" w:rsidRPr="005B7FB5" w:rsidRDefault="00ED22D4" w:rsidP="00ED22D4">
            <w:pPr>
              <w:ind w:left="35"/>
              <w:rPr>
                <w:ins w:id="1256" w:author="Chris Wright" w:date="2014-06-16T13:56:00Z"/>
                <w:sz w:val="18"/>
                <w:szCs w:val="18"/>
                <w:rPrChange w:id="1257" w:author="Chris Wright" w:date="2014-06-16T14:22:00Z">
                  <w:rPr>
                    <w:ins w:id="1258" w:author="Chris Wright" w:date="2014-06-16T13:56:00Z"/>
                  </w:rPr>
                </w:rPrChange>
              </w:rPr>
            </w:pPr>
            <w:ins w:id="1259" w:author="Chris Wright" w:date="2014-06-16T13:57:00Z">
              <w:r w:rsidRPr="005B7FB5">
                <w:rPr>
                  <w:sz w:val="18"/>
                  <w:szCs w:val="18"/>
                  <w:rPrChange w:id="1260" w:author="Chris Wright" w:date="2014-06-16T14:22:00Z">
                    <w:rPr/>
                  </w:rPrChange>
                </w:rPr>
                <w:t>The uuid of the zone</w:t>
              </w:r>
            </w:ins>
          </w:p>
        </w:tc>
      </w:tr>
      <w:tr w:rsidR="00ED22D4" w:rsidRPr="005B7FB5" w:rsidTr="00C25905">
        <w:trPr>
          <w:jc w:val="center"/>
          <w:ins w:id="1261" w:author="Chris Wright" w:date="2014-06-16T13:56:00Z"/>
        </w:trPr>
        <w:tc>
          <w:tcPr>
            <w:tcW w:w="2180" w:type="dxa"/>
            <w:vMerge/>
          </w:tcPr>
          <w:p w:rsidR="00ED22D4" w:rsidRPr="005B7FB5" w:rsidRDefault="00ED22D4" w:rsidP="00ED22D4">
            <w:pPr>
              <w:ind w:left="142"/>
              <w:rPr>
                <w:ins w:id="1262" w:author="Chris Wright" w:date="2014-06-16T13:56:00Z"/>
                <w:sz w:val="18"/>
                <w:szCs w:val="18"/>
                <w:rPrChange w:id="1263" w:author="Chris Wright" w:date="2014-06-16T14:22:00Z">
                  <w:rPr>
                    <w:ins w:id="1264" w:author="Chris Wright" w:date="2014-06-16T13:56:00Z"/>
                  </w:rPr>
                </w:rPrChange>
              </w:rPr>
            </w:pPr>
          </w:p>
        </w:tc>
        <w:tc>
          <w:tcPr>
            <w:tcW w:w="2180" w:type="dxa"/>
            <w:vMerge/>
          </w:tcPr>
          <w:p w:rsidR="00ED22D4" w:rsidRPr="005B7FB5" w:rsidRDefault="00ED22D4" w:rsidP="00ED22D4">
            <w:pPr>
              <w:rPr>
                <w:ins w:id="1265" w:author="Chris Wright" w:date="2014-06-16T13:56:00Z"/>
                <w:sz w:val="18"/>
                <w:szCs w:val="18"/>
                <w:rPrChange w:id="1266" w:author="Chris Wright" w:date="2014-06-16T14:22:00Z">
                  <w:rPr>
                    <w:ins w:id="1267" w:author="Chris Wright" w:date="2014-06-16T13:56:00Z"/>
                  </w:rPr>
                </w:rPrChange>
              </w:rPr>
            </w:pPr>
          </w:p>
        </w:tc>
        <w:tc>
          <w:tcPr>
            <w:tcW w:w="2180" w:type="dxa"/>
          </w:tcPr>
          <w:p w:rsidR="00ED22D4" w:rsidRPr="005B7FB5" w:rsidRDefault="00ED22D4" w:rsidP="00ED22D4">
            <w:pPr>
              <w:ind w:left="35"/>
              <w:rPr>
                <w:ins w:id="1268" w:author="Chris Wright" w:date="2014-06-16T13:56:00Z"/>
                <w:sz w:val="18"/>
                <w:szCs w:val="18"/>
                <w:rPrChange w:id="1269" w:author="Chris Wright" w:date="2014-06-16T14:22:00Z">
                  <w:rPr>
                    <w:ins w:id="1270" w:author="Chris Wright" w:date="2014-06-16T13:56:00Z"/>
                  </w:rPr>
                </w:rPrChange>
              </w:rPr>
            </w:pPr>
            <w:ins w:id="1271" w:author="Chris Wright" w:date="2014-06-16T13:56:00Z">
              <w:r w:rsidRPr="005B7FB5">
                <w:rPr>
                  <w:sz w:val="18"/>
                  <w:szCs w:val="18"/>
                  <w:rPrChange w:id="1272" w:author="Chris Wright" w:date="2014-06-16T14:22:00Z">
                    <w:rPr/>
                  </w:rPrChange>
                </w:rPr>
                <w:t>percentUsed</w:t>
              </w:r>
            </w:ins>
          </w:p>
        </w:tc>
        <w:tc>
          <w:tcPr>
            <w:tcW w:w="2180" w:type="dxa"/>
          </w:tcPr>
          <w:p w:rsidR="00ED22D4" w:rsidRPr="005B7FB5" w:rsidRDefault="00ED22D4" w:rsidP="00ED22D4">
            <w:pPr>
              <w:ind w:left="35"/>
              <w:rPr>
                <w:ins w:id="1273" w:author="Chris Wright" w:date="2014-06-16T13:56:00Z"/>
                <w:sz w:val="18"/>
                <w:szCs w:val="18"/>
                <w:rPrChange w:id="1274" w:author="Chris Wright" w:date="2014-06-16T14:22:00Z">
                  <w:rPr>
                    <w:ins w:id="1275" w:author="Chris Wright" w:date="2014-06-16T13:56:00Z"/>
                  </w:rPr>
                </w:rPrChange>
              </w:rPr>
            </w:pPr>
            <w:ins w:id="1276" w:author="Chris Wright" w:date="2014-06-16T13:57:00Z">
              <w:r w:rsidRPr="005B7FB5">
                <w:rPr>
                  <w:sz w:val="18"/>
                  <w:szCs w:val="18"/>
                  <w:rPrChange w:id="1277" w:author="Chris Wright" w:date="2014-06-16T14:22:00Z">
                    <w:rPr/>
                  </w:rPrChange>
                </w:rPr>
                <w:t>The percentage of the allowed query limit used</w:t>
              </w:r>
            </w:ins>
          </w:p>
        </w:tc>
      </w:tr>
      <w:tr w:rsidR="00ED22D4" w:rsidRPr="005B7FB5" w:rsidTr="00C25905">
        <w:trPr>
          <w:jc w:val="center"/>
          <w:ins w:id="1278" w:author="Chris Wright" w:date="2014-06-16T13:56:00Z"/>
        </w:trPr>
        <w:tc>
          <w:tcPr>
            <w:tcW w:w="2180" w:type="dxa"/>
            <w:vMerge/>
          </w:tcPr>
          <w:p w:rsidR="00ED22D4" w:rsidRPr="005B7FB5" w:rsidRDefault="00ED22D4" w:rsidP="00ED22D4">
            <w:pPr>
              <w:ind w:left="142"/>
              <w:rPr>
                <w:ins w:id="1279" w:author="Chris Wright" w:date="2014-06-16T13:56:00Z"/>
                <w:sz w:val="18"/>
                <w:szCs w:val="18"/>
                <w:rPrChange w:id="1280" w:author="Chris Wright" w:date="2014-06-16T14:22:00Z">
                  <w:rPr>
                    <w:ins w:id="1281" w:author="Chris Wright" w:date="2014-06-16T13:56:00Z"/>
                  </w:rPr>
                </w:rPrChange>
              </w:rPr>
            </w:pPr>
          </w:p>
        </w:tc>
        <w:tc>
          <w:tcPr>
            <w:tcW w:w="2180" w:type="dxa"/>
            <w:vMerge/>
          </w:tcPr>
          <w:p w:rsidR="00ED22D4" w:rsidRPr="005B7FB5" w:rsidRDefault="00ED22D4" w:rsidP="00ED22D4">
            <w:pPr>
              <w:rPr>
                <w:ins w:id="1282" w:author="Chris Wright" w:date="2014-06-16T13:56:00Z"/>
                <w:sz w:val="18"/>
                <w:szCs w:val="18"/>
                <w:rPrChange w:id="1283" w:author="Chris Wright" w:date="2014-06-16T14:22:00Z">
                  <w:rPr>
                    <w:ins w:id="1284" w:author="Chris Wright" w:date="2014-06-16T13:56:00Z"/>
                  </w:rPr>
                </w:rPrChange>
              </w:rPr>
            </w:pPr>
          </w:p>
        </w:tc>
        <w:tc>
          <w:tcPr>
            <w:tcW w:w="2180" w:type="dxa"/>
          </w:tcPr>
          <w:p w:rsidR="00ED22D4" w:rsidRPr="005B7FB5" w:rsidRDefault="00ED22D4" w:rsidP="00ED22D4">
            <w:pPr>
              <w:ind w:left="35"/>
              <w:rPr>
                <w:ins w:id="1285" w:author="Chris Wright" w:date="2014-06-16T13:56:00Z"/>
                <w:sz w:val="18"/>
                <w:szCs w:val="18"/>
                <w:rPrChange w:id="1286" w:author="Chris Wright" w:date="2014-06-16T14:22:00Z">
                  <w:rPr>
                    <w:ins w:id="1287" w:author="Chris Wright" w:date="2014-06-16T13:56:00Z"/>
                  </w:rPr>
                </w:rPrChange>
              </w:rPr>
            </w:pPr>
            <w:ins w:id="1288" w:author="Chris Wright" w:date="2014-06-16T13:56:00Z">
              <w:r w:rsidRPr="005B7FB5">
                <w:rPr>
                  <w:sz w:val="18"/>
                  <w:szCs w:val="18"/>
                  <w:rPrChange w:id="1289" w:author="Chris Wright" w:date="2014-06-16T14:22:00Z">
                    <w:rPr/>
                  </w:rPrChange>
                </w:rPr>
                <w:t>currentUsage</w:t>
              </w:r>
            </w:ins>
          </w:p>
        </w:tc>
        <w:tc>
          <w:tcPr>
            <w:tcW w:w="2180" w:type="dxa"/>
          </w:tcPr>
          <w:p w:rsidR="00ED22D4" w:rsidRPr="005B7FB5" w:rsidRDefault="00ED22D4" w:rsidP="00ED22D4">
            <w:pPr>
              <w:ind w:left="35"/>
              <w:rPr>
                <w:ins w:id="1290" w:author="Chris Wright" w:date="2014-06-16T13:56:00Z"/>
                <w:sz w:val="18"/>
                <w:szCs w:val="18"/>
                <w:rPrChange w:id="1291" w:author="Chris Wright" w:date="2014-06-16T14:22:00Z">
                  <w:rPr>
                    <w:ins w:id="1292" w:author="Chris Wright" w:date="2014-06-16T13:56:00Z"/>
                  </w:rPr>
                </w:rPrChange>
              </w:rPr>
            </w:pPr>
            <w:ins w:id="1293" w:author="Chris Wright" w:date="2014-06-16T13:57:00Z">
              <w:r w:rsidRPr="005B7FB5">
                <w:rPr>
                  <w:sz w:val="18"/>
                  <w:szCs w:val="18"/>
                  <w:rPrChange w:id="1294" w:author="Chris Wright" w:date="2014-06-16T14:22:00Z">
                    <w:rPr/>
                  </w:rPrChange>
                </w:rPr>
                <w:t xml:space="preserve">The actual number of </w:t>
              </w:r>
            </w:ins>
            <w:ins w:id="1295" w:author="Chris Wright" w:date="2014-06-16T13:58:00Z">
              <w:r w:rsidRPr="005B7FB5">
                <w:rPr>
                  <w:sz w:val="18"/>
                  <w:szCs w:val="18"/>
                  <w:rPrChange w:id="1296" w:author="Chris Wright" w:date="2014-06-16T14:22:00Z">
                    <w:rPr/>
                  </w:rPrChange>
                </w:rPr>
                <w:t>queries</w:t>
              </w:r>
            </w:ins>
            <w:ins w:id="1297" w:author="Chris Wright" w:date="2014-06-16T13:57:00Z">
              <w:r w:rsidRPr="005B7FB5">
                <w:rPr>
                  <w:sz w:val="18"/>
                  <w:szCs w:val="18"/>
                  <w:rPrChange w:id="1298" w:author="Chris Wright" w:date="2014-06-16T14:22:00Z">
                    <w:rPr/>
                  </w:rPrChange>
                </w:rPr>
                <w:t xml:space="preserve"> </w:t>
              </w:r>
            </w:ins>
            <w:ins w:id="1299" w:author="Chris Wright" w:date="2014-06-16T13:58:00Z">
              <w:r w:rsidRPr="005B7FB5">
                <w:rPr>
                  <w:sz w:val="18"/>
                  <w:szCs w:val="18"/>
                  <w:rPrChange w:id="1300" w:author="Chris Wright" w:date="2014-06-16T14:22:00Z">
                    <w:rPr/>
                  </w:rPrChange>
                </w:rPr>
                <w:t>consumed</w:t>
              </w:r>
            </w:ins>
          </w:p>
        </w:tc>
      </w:tr>
      <w:tr w:rsidR="00ED22D4" w:rsidRPr="005B7FB5" w:rsidTr="00C25905">
        <w:trPr>
          <w:jc w:val="center"/>
          <w:ins w:id="1301" w:author="Chris Wright" w:date="2014-06-16T13:56:00Z"/>
        </w:trPr>
        <w:tc>
          <w:tcPr>
            <w:tcW w:w="2180" w:type="dxa"/>
            <w:vMerge/>
          </w:tcPr>
          <w:p w:rsidR="00ED22D4" w:rsidRPr="005B7FB5" w:rsidRDefault="00ED22D4" w:rsidP="00ED22D4">
            <w:pPr>
              <w:ind w:left="0"/>
              <w:rPr>
                <w:ins w:id="1302" w:author="Chris Wright" w:date="2014-06-16T13:56:00Z"/>
                <w:sz w:val="18"/>
                <w:szCs w:val="18"/>
                <w:rPrChange w:id="1303" w:author="Chris Wright" w:date="2014-06-16T14:22:00Z">
                  <w:rPr>
                    <w:ins w:id="1304" w:author="Chris Wright" w:date="2014-06-16T13:56:00Z"/>
                  </w:rPr>
                </w:rPrChange>
              </w:rPr>
              <w:pPrChange w:id="1305" w:author="Chris Wright" w:date="2014-06-16T13:56:00Z">
                <w:pPr>
                  <w:ind w:left="142"/>
                </w:pPr>
              </w:pPrChange>
            </w:pPr>
          </w:p>
        </w:tc>
        <w:tc>
          <w:tcPr>
            <w:tcW w:w="2180" w:type="dxa"/>
            <w:vMerge/>
          </w:tcPr>
          <w:p w:rsidR="00ED22D4" w:rsidRPr="005B7FB5" w:rsidRDefault="00ED22D4" w:rsidP="00ED22D4">
            <w:pPr>
              <w:rPr>
                <w:ins w:id="1306" w:author="Chris Wright" w:date="2014-06-16T13:56:00Z"/>
                <w:sz w:val="18"/>
                <w:szCs w:val="18"/>
                <w:rPrChange w:id="1307" w:author="Chris Wright" w:date="2014-06-16T14:22:00Z">
                  <w:rPr>
                    <w:ins w:id="1308" w:author="Chris Wright" w:date="2014-06-16T13:56:00Z"/>
                  </w:rPr>
                </w:rPrChange>
              </w:rPr>
            </w:pPr>
          </w:p>
        </w:tc>
        <w:tc>
          <w:tcPr>
            <w:tcW w:w="2180" w:type="dxa"/>
          </w:tcPr>
          <w:p w:rsidR="00ED22D4" w:rsidRPr="005B7FB5" w:rsidRDefault="00ED22D4" w:rsidP="00ED22D4">
            <w:pPr>
              <w:ind w:left="35"/>
              <w:rPr>
                <w:ins w:id="1309" w:author="Chris Wright" w:date="2014-06-16T13:56:00Z"/>
                <w:sz w:val="18"/>
                <w:szCs w:val="18"/>
                <w:rPrChange w:id="1310" w:author="Chris Wright" w:date="2014-06-16T14:22:00Z">
                  <w:rPr>
                    <w:ins w:id="1311" w:author="Chris Wright" w:date="2014-06-16T13:56:00Z"/>
                  </w:rPr>
                </w:rPrChange>
              </w:rPr>
            </w:pPr>
            <w:ins w:id="1312" w:author="Chris Wright" w:date="2014-06-16T13:56:00Z">
              <w:r w:rsidRPr="005B7FB5">
                <w:rPr>
                  <w:sz w:val="18"/>
                  <w:szCs w:val="18"/>
                  <w:rPrChange w:id="1313" w:author="Chris Wright" w:date="2014-06-16T14:22:00Z">
                    <w:rPr/>
                  </w:rPrChange>
                </w:rPr>
                <w:t>usageLimit</w:t>
              </w:r>
            </w:ins>
          </w:p>
        </w:tc>
        <w:tc>
          <w:tcPr>
            <w:tcW w:w="2180" w:type="dxa"/>
          </w:tcPr>
          <w:p w:rsidR="00ED22D4" w:rsidRPr="005B7FB5" w:rsidRDefault="00ED22D4" w:rsidP="00ED22D4">
            <w:pPr>
              <w:ind w:left="35"/>
              <w:rPr>
                <w:ins w:id="1314" w:author="Chris Wright" w:date="2014-06-16T13:56:00Z"/>
                <w:sz w:val="18"/>
                <w:szCs w:val="18"/>
                <w:rPrChange w:id="1315" w:author="Chris Wright" w:date="2014-06-16T14:22:00Z">
                  <w:rPr>
                    <w:ins w:id="1316" w:author="Chris Wright" w:date="2014-06-16T13:56:00Z"/>
                  </w:rPr>
                </w:rPrChange>
              </w:rPr>
            </w:pPr>
            <w:ins w:id="1317" w:author="Chris Wright" w:date="2014-06-16T13:58:00Z">
              <w:r w:rsidRPr="005B7FB5">
                <w:rPr>
                  <w:sz w:val="18"/>
                  <w:szCs w:val="18"/>
                  <w:rPrChange w:id="1318" w:author="Chris Wright" w:date="2014-06-16T14:22:00Z">
                    <w:rPr/>
                  </w:rPrChange>
                </w:rPr>
                <w:t>The limit that applies to the zones current plan</w:t>
              </w:r>
            </w:ins>
          </w:p>
        </w:tc>
      </w:tr>
      <w:tr w:rsidR="00ED22D4" w:rsidRPr="005B7FB5" w:rsidTr="005B4EB9">
        <w:trPr>
          <w:jc w:val="center"/>
          <w:ins w:id="1319" w:author="Chris Wright" w:date="2014-06-16T13:48:00Z"/>
        </w:trPr>
        <w:tc>
          <w:tcPr>
            <w:tcW w:w="2180" w:type="dxa"/>
            <w:vMerge w:val="restart"/>
          </w:tcPr>
          <w:p w:rsidR="00ED22D4" w:rsidRPr="005B7FB5" w:rsidRDefault="00ED22D4" w:rsidP="00ED22D4">
            <w:pPr>
              <w:ind w:left="142"/>
              <w:rPr>
                <w:ins w:id="1320" w:author="Chris Wright" w:date="2014-06-16T13:48:00Z"/>
                <w:sz w:val="18"/>
                <w:szCs w:val="18"/>
                <w:rPrChange w:id="1321" w:author="Chris Wright" w:date="2014-06-16T14:22:00Z">
                  <w:rPr>
                    <w:ins w:id="1322" w:author="Chris Wright" w:date="2014-06-16T13:48:00Z"/>
                  </w:rPr>
                </w:rPrChange>
              </w:rPr>
              <w:pPrChange w:id="1323" w:author="Chris Wright" w:date="2014-06-16T13:52:00Z">
                <w:pPr/>
              </w:pPrChange>
            </w:pPr>
            <w:ins w:id="1324" w:author="Chris Wright" w:date="2014-06-16T13:50:00Z">
              <w:r w:rsidRPr="005B7FB5">
                <w:rPr>
                  <w:sz w:val="18"/>
                  <w:szCs w:val="18"/>
                  <w:rPrChange w:id="1325" w:author="Chris Wright" w:date="2014-06-16T14:22:00Z">
                    <w:rPr/>
                  </w:rPrChange>
                </w:rPr>
                <w:t>zoneGroupUsageWarning</w:t>
              </w:r>
            </w:ins>
          </w:p>
        </w:tc>
        <w:tc>
          <w:tcPr>
            <w:tcW w:w="2180" w:type="dxa"/>
            <w:vMerge w:val="restart"/>
          </w:tcPr>
          <w:p w:rsidR="00ED22D4" w:rsidRPr="005B7FB5" w:rsidRDefault="00ED22D4" w:rsidP="00ED22D4">
            <w:pPr>
              <w:ind w:left="0"/>
              <w:rPr>
                <w:ins w:id="1326" w:author="Chris Wright" w:date="2014-06-16T13:51:00Z"/>
                <w:sz w:val="18"/>
                <w:szCs w:val="18"/>
                <w:rPrChange w:id="1327" w:author="Chris Wright" w:date="2014-06-16T14:22:00Z">
                  <w:rPr>
                    <w:ins w:id="1328" w:author="Chris Wright" w:date="2014-06-16T13:51:00Z"/>
                  </w:rPr>
                </w:rPrChange>
              </w:rPr>
              <w:pPrChange w:id="1329" w:author="Chris Wright" w:date="2014-06-16T13:52:00Z">
                <w:pPr/>
              </w:pPrChange>
            </w:pPr>
            <w:ins w:id="1330" w:author="Chris Wright" w:date="2014-06-16T13:54:00Z">
              <w:r w:rsidRPr="005B7FB5">
                <w:rPr>
                  <w:sz w:val="18"/>
                  <w:szCs w:val="18"/>
                  <w:rPrChange w:id="1331" w:author="Chris Wright" w:date="2014-06-16T14:22:00Z">
                    <w:rPr/>
                  </w:rPrChange>
                </w:rPr>
                <w:t>En</w:t>
              </w:r>
            </w:ins>
            <w:ins w:id="1332" w:author="Chris Wright" w:date="2014-06-16T13:57:00Z">
              <w:r w:rsidRPr="005B7FB5">
                <w:rPr>
                  <w:sz w:val="18"/>
                  <w:szCs w:val="18"/>
                  <w:rPrChange w:id="1333" w:author="Chris Wright" w:date="2014-06-16T14:22:00Z">
                    <w:rPr/>
                  </w:rPrChange>
                </w:rPr>
                <w:t>-</w:t>
              </w:r>
            </w:ins>
            <w:ins w:id="1334" w:author="Chris Wright" w:date="2014-06-16T13:54:00Z">
              <w:r w:rsidRPr="005B7FB5">
                <w:rPr>
                  <w:sz w:val="18"/>
                  <w:szCs w:val="18"/>
                  <w:rPrChange w:id="1335" w:author="Chris Wright" w:date="2014-06-16T14:22:00Z">
                    <w:rPr/>
                  </w:rPrChange>
                </w:rPr>
                <w:t xml:space="preserve">queued when a zone </w:t>
              </w:r>
              <w:r w:rsidRPr="005B7FB5">
                <w:rPr>
                  <w:sz w:val="18"/>
                  <w:szCs w:val="18"/>
                  <w:rPrChange w:id="1336" w:author="Chris Wright" w:date="2014-06-16T14:22:00Z">
                    <w:rPr/>
                  </w:rPrChange>
                </w:rPr>
                <w:t xml:space="preserve">group </w:t>
              </w:r>
              <w:r w:rsidRPr="005B7FB5">
                <w:rPr>
                  <w:sz w:val="18"/>
                  <w:szCs w:val="18"/>
                  <w:rPrChange w:id="1337" w:author="Chris Wright" w:date="2014-06-16T14:22:00Z">
                    <w:rPr/>
                  </w:rPrChange>
                </w:rPr>
                <w:t>is close to its usage limit of queries for the month</w:t>
              </w:r>
            </w:ins>
          </w:p>
        </w:tc>
        <w:tc>
          <w:tcPr>
            <w:tcW w:w="2180" w:type="dxa"/>
          </w:tcPr>
          <w:p w:rsidR="00ED22D4" w:rsidRPr="005B7FB5" w:rsidRDefault="00ED22D4" w:rsidP="00ED22D4">
            <w:pPr>
              <w:ind w:left="35"/>
              <w:rPr>
                <w:ins w:id="1338" w:author="Chris Wright" w:date="2014-06-16T13:48:00Z"/>
                <w:sz w:val="18"/>
                <w:szCs w:val="18"/>
                <w:rPrChange w:id="1339" w:author="Chris Wright" w:date="2014-06-16T14:22:00Z">
                  <w:rPr>
                    <w:ins w:id="1340" w:author="Chris Wright" w:date="2014-06-16T13:48:00Z"/>
                  </w:rPr>
                </w:rPrChange>
              </w:rPr>
              <w:pPrChange w:id="1341" w:author="Chris Wright" w:date="2014-06-16T13:52:00Z">
                <w:pPr/>
              </w:pPrChange>
            </w:pPr>
            <w:ins w:id="1342" w:author="Chris Wright" w:date="2014-06-16T14:00:00Z">
              <w:r w:rsidRPr="005B7FB5">
                <w:rPr>
                  <w:sz w:val="18"/>
                  <w:szCs w:val="18"/>
                  <w:rPrChange w:id="1343" w:author="Chris Wright" w:date="2014-06-16T14:22:00Z">
                    <w:rPr/>
                  </w:rPrChange>
                </w:rPr>
                <w:t>zoneGroupName</w:t>
              </w:r>
            </w:ins>
          </w:p>
        </w:tc>
        <w:tc>
          <w:tcPr>
            <w:tcW w:w="2180" w:type="dxa"/>
          </w:tcPr>
          <w:p w:rsidR="00ED22D4" w:rsidRPr="005B7FB5" w:rsidRDefault="00ED22D4" w:rsidP="00ED22D4">
            <w:pPr>
              <w:ind w:left="35"/>
              <w:rPr>
                <w:ins w:id="1344" w:author="Chris Wright" w:date="2014-06-16T13:48:00Z"/>
                <w:sz w:val="18"/>
                <w:szCs w:val="18"/>
                <w:rPrChange w:id="1345" w:author="Chris Wright" w:date="2014-06-16T14:22:00Z">
                  <w:rPr>
                    <w:ins w:id="1346" w:author="Chris Wright" w:date="2014-06-16T13:48:00Z"/>
                  </w:rPr>
                </w:rPrChange>
              </w:rPr>
              <w:pPrChange w:id="1347" w:author="Chris Wright" w:date="2014-06-16T13:52:00Z">
                <w:pPr/>
              </w:pPrChange>
            </w:pPr>
            <w:ins w:id="1348" w:author="Chris Wright" w:date="2014-06-16T14:01:00Z">
              <w:r w:rsidRPr="005B7FB5">
                <w:rPr>
                  <w:sz w:val="18"/>
                  <w:szCs w:val="18"/>
                  <w:rPrChange w:id="1349" w:author="Chris Wright" w:date="2014-06-16T14:22:00Z">
                    <w:rPr/>
                  </w:rPrChange>
                </w:rPr>
                <w:t>The name of the zone group</w:t>
              </w:r>
            </w:ins>
          </w:p>
        </w:tc>
      </w:tr>
      <w:tr w:rsidR="00ED22D4" w:rsidRPr="005B7FB5" w:rsidTr="00C25905">
        <w:trPr>
          <w:jc w:val="center"/>
          <w:ins w:id="1350" w:author="Chris Wright" w:date="2014-06-16T13:58:00Z"/>
        </w:trPr>
        <w:tc>
          <w:tcPr>
            <w:tcW w:w="2180" w:type="dxa"/>
            <w:vMerge/>
          </w:tcPr>
          <w:p w:rsidR="00ED22D4" w:rsidRPr="005B7FB5" w:rsidRDefault="00ED22D4" w:rsidP="00ED22D4">
            <w:pPr>
              <w:ind w:left="142"/>
              <w:rPr>
                <w:ins w:id="1351" w:author="Chris Wright" w:date="2014-06-16T13:58:00Z"/>
                <w:sz w:val="18"/>
                <w:szCs w:val="18"/>
                <w:rPrChange w:id="1352" w:author="Chris Wright" w:date="2014-06-16T14:22:00Z">
                  <w:rPr>
                    <w:ins w:id="1353" w:author="Chris Wright" w:date="2014-06-16T13:58:00Z"/>
                  </w:rPr>
                </w:rPrChange>
              </w:rPr>
            </w:pPr>
          </w:p>
        </w:tc>
        <w:tc>
          <w:tcPr>
            <w:tcW w:w="2180" w:type="dxa"/>
            <w:vMerge/>
          </w:tcPr>
          <w:p w:rsidR="00ED22D4" w:rsidRPr="005B7FB5" w:rsidRDefault="00ED22D4" w:rsidP="00ED22D4">
            <w:pPr>
              <w:rPr>
                <w:ins w:id="1354" w:author="Chris Wright" w:date="2014-06-16T13:58:00Z"/>
                <w:sz w:val="18"/>
                <w:szCs w:val="18"/>
                <w:rPrChange w:id="1355" w:author="Chris Wright" w:date="2014-06-16T14:22:00Z">
                  <w:rPr>
                    <w:ins w:id="1356" w:author="Chris Wright" w:date="2014-06-16T13:58:00Z"/>
                  </w:rPr>
                </w:rPrChange>
              </w:rPr>
            </w:pPr>
          </w:p>
        </w:tc>
        <w:tc>
          <w:tcPr>
            <w:tcW w:w="2180" w:type="dxa"/>
          </w:tcPr>
          <w:p w:rsidR="00ED22D4" w:rsidRPr="005B7FB5" w:rsidRDefault="00ED22D4" w:rsidP="00ED22D4">
            <w:pPr>
              <w:ind w:left="35"/>
              <w:rPr>
                <w:ins w:id="1357" w:author="Chris Wright" w:date="2014-06-16T13:58:00Z"/>
                <w:sz w:val="18"/>
                <w:szCs w:val="18"/>
                <w:rPrChange w:id="1358" w:author="Chris Wright" w:date="2014-06-16T14:22:00Z">
                  <w:rPr>
                    <w:ins w:id="1359" w:author="Chris Wright" w:date="2014-06-16T13:58:00Z"/>
                  </w:rPr>
                </w:rPrChange>
              </w:rPr>
            </w:pPr>
            <w:ins w:id="1360" w:author="Chris Wright" w:date="2014-06-16T14:01:00Z">
              <w:r w:rsidRPr="005B7FB5">
                <w:rPr>
                  <w:sz w:val="18"/>
                  <w:szCs w:val="18"/>
                  <w:rPrChange w:id="1361" w:author="Chris Wright" w:date="2014-06-16T14:22:00Z">
                    <w:rPr/>
                  </w:rPrChange>
                </w:rPr>
                <w:t>percentUsed</w:t>
              </w:r>
            </w:ins>
          </w:p>
        </w:tc>
        <w:tc>
          <w:tcPr>
            <w:tcW w:w="2180" w:type="dxa"/>
          </w:tcPr>
          <w:p w:rsidR="00ED22D4" w:rsidRPr="005B7FB5" w:rsidRDefault="00ED22D4" w:rsidP="00ED22D4">
            <w:pPr>
              <w:ind w:left="35"/>
              <w:rPr>
                <w:ins w:id="1362" w:author="Chris Wright" w:date="2014-06-16T13:58:00Z"/>
                <w:sz w:val="18"/>
                <w:szCs w:val="18"/>
                <w:rPrChange w:id="1363" w:author="Chris Wright" w:date="2014-06-16T14:22:00Z">
                  <w:rPr>
                    <w:ins w:id="1364" w:author="Chris Wright" w:date="2014-06-16T13:58:00Z"/>
                  </w:rPr>
                </w:rPrChange>
              </w:rPr>
            </w:pPr>
            <w:ins w:id="1365" w:author="Chris Wright" w:date="2014-06-16T14:01:00Z">
              <w:r w:rsidRPr="005B7FB5">
                <w:rPr>
                  <w:sz w:val="18"/>
                  <w:szCs w:val="18"/>
                  <w:rPrChange w:id="1366" w:author="Chris Wright" w:date="2014-06-16T14:22:00Z">
                    <w:rPr/>
                  </w:rPrChange>
                </w:rPr>
                <w:t>The percentage of the allowed query limit used</w:t>
              </w:r>
            </w:ins>
          </w:p>
        </w:tc>
      </w:tr>
      <w:tr w:rsidR="00ED22D4" w:rsidRPr="005B7FB5" w:rsidTr="00C25905">
        <w:trPr>
          <w:jc w:val="center"/>
          <w:ins w:id="1367" w:author="Chris Wright" w:date="2014-06-16T13:58:00Z"/>
        </w:trPr>
        <w:tc>
          <w:tcPr>
            <w:tcW w:w="2180" w:type="dxa"/>
            <w:vMerge/>
          </w:tcPr>
          <w:p w:rsidR="00ED22D4" w:rsidRPr="005B7FB5" w:rsidRDefault="00ED22D4" w:rsidP="00ED22D4">
            <w:pPr>
              <w:ind w:left="142"/>
              <w:rPr>
                <w:ins w:id="1368" w:author="Chris Wright" w:date="2014-06-16T13:58:00Z"/>
                <w:sz w:val="18"/>
                <w:szCs w:val="18"/>
                <w:rPrChange w:id="1369" w:author="Chris Wright" w:date="2014-06-16T14:22:00Z">
                  <w:rPr>
                    <w:ins w:id="1370" w:author="Chris Wright" w:date="2014-06-16T13:58:00Z"/>
                  </w:rPr>
                </w:rPrChange>
              </w:rPr>
            </w:pPr>
          </w:p>
        </w:tc>
        <w:tc>
          <w:tcPr>
            <w:tcW w:w="2180" w:type="dxa"/>
            <w:vMerge/>
          </w:tcPr>
          <w:p w:rsidR="00ED22D4" w:rsidRPr="005B7FB5" w:rsidRDefault="00ED22D4" w:rsidP="00ED22D4">
            <w:pPr>
              <w:rPr>
                <w:ins w:id="1371" w:author="Chris Wright" w:date="2014-06-16T13:58:00Z"/>
                <w:sz w:val="18"/>
                <w:szCs w:val="18"/>
                <w:rPrChange w:id="1372" w:author="Chris Wright" w:date="2014-06-16T14:22:00Z">
                  <w:rPr>
                    <w:ins w:id="1373" w:author="Chris Wright" w:date="2014-06-16T13:58:00Z"/>
                  </w:rPr>
                </w:rPrChange>
              </w:rPr>
            </w:pPr>
          </w:p>
        </w:tc>
        <w:tc>
          <w:tcPr>
            <w:tcW w:w="2180" w:type="dxa"/>
          </w:tcPr>
          <w:p w:rsidR="00ED22D4" w:rsidRPr="005B7FB5" w:rsidRDefault="00ED22D4" w:rsidP="00ED22D4">
            <w:pPr>
              <w:ind w:left="35"/>
              <w:rPr>
                <w:ins w:id="1374" w:author="Chris Wright" w:date="2014-06-16T13:58:00Z"/>
                <w:sz w:val="18"/>
                <w:szCs w:val="18"/>
                <w:rPrChange w:id="1375" w:author="Chris Wright" w:date="2014-06-16T14:22:00Z">
                  <w:rPr>
                    <w:ins w:id="1376" w:author="Chris Wright" w:date="2014-06-16T13:58:00Z"/>
                  </w:rPr>
                </w:rPrChange>
              </w:rPr>
            </w:pPr>
            <w:ins w:id="1377" w:author="Chris Wright" w:date="2014-06-16T14:01:00Z">
              <w:r w:rsidRPr="005B7FB5">
                <w:rPr>
                  <w:sz w:val="18"/>
                  <w:szCs w:val="18"/>
                  <w:rPrChange w:id="1378" w:author="Chris Wright" w:date="2014-06-16T14:22:00Z">
                    <w:rPr/>
                  </w:rPrChange>
                </w:rPr>
                <w:t>currentUsage</w:t>
              </w:r>
            </w:ins>
          </w:p>
        </w:tc>
        <w:tc>
          <w:tcPr>
            <w:tcW w:w="2180" w:type="dxa"/>
          </w:tcPr>
          <w:p w:rsidR="00ED22D4" w:rsidRPr="005B7FB5" w:rsidRDefault="00ED22D4" w:rsidP="00ED22D4">
            <w:pPr>
              <w:ind w:left="35"/>
              <w:rPr>
                <w:ins w:id="1379" w:author="Chris Wright" w:date="2014-06-16T13:58:00Z"/>
                <w:sz w:val="18"/>
                <w:szCs w:val="18"/>
                <w:rPrChange w:id="1380" w:author="Chris Wright" w:date="2014-06-16T14:22:00Z">
                  <w:rPr>
                    <w:ins w:id="1381" w:author="Chris Wright" w:date="2014-06-16T13:58:00Z"/>
                  </w:rPr>
                </w:rPrChange>
              </w:rPr>
            </w:pPr>
            <w:ins w:id="1382" w:author="Chris Wright" w:date="2014-06-16T14:01:00Z">
              <w:r w:rsidRPr="005B7FB5">
                <w:rPr>
                  <w:sz w:val="18"/>
                  <w:szCs w:val="18"/>
                  <w:rPrChange w:id="1383" w:author="Chris Wright" w:date="2014-06-16T14:22:00Z">
                    <w:rPr/>
                  </w:rPrChange>
                </w:rPr>
                <w:t>The actual number of queries consumed</w:t>
              </w:r>
            </w:ins>
          </w:p>
        </w:tc>
      </w:tr>
      <w:tr w:rsidR="00ED22D4" w:rsidRPr="005B7FB5" w:rsidTr="00C25905">
        <w:trPr>
          <w:jc w:val="center"/>
          <w:ins w:id="1384" w:author="Chris Wright" w:date="2014-06-16T13:58:00Z"/>
        </w:trPr>
        <w:tc>
          <w:tcPr>
            <w:tcW w:w="2180" w:type="dxa"/>
            <w:vMerge/>
          </w:tcPr>
          <w:p w:rsidR="00ED22D4" w:rsidRPr="005B7FB5" w:rsidRDefault="00ED22D4" w:rsidP="00ED22D4">
            <w:pPr>
              <w:ind w:left="142"/>
              <w:rPr>
                <w:ins w:id="1385" w:author="Chris Wright" w:date="2014-06-16T13:58:00Z"/>
                <w:sz w:val="18"/>
                <w:szCs w:val="18"/>
                <w:rPrChange w:id="1386" w:author="Chris Wright" w:date="2014-06-16T14:22:00Z">
                  <w:rPr>
                    <w:ins w:id="1387" w:author="Chris Wright" w:date="2014-06-16T13:58:00Z"/>
                  </w:rPr>
                </w:rPrChange>
              </w:rPr>
            </w:pPr>
          </w:p>
        </w:tc>
        <w:tc>
          <w:tcPr>
            <w:tcW w:w="2180" w:type="dxa"/>
            <w:vMerge/>
          </w:tcPr>
          <w:p w:rsidR="00ED22D4" w:rsidRPr="005B7FB5" w:rsidRDefault="00ED22D4" w:rsidP="00ED22D4">
            <w:pPr>
              <w:rPr>
                <w:ins w:id="1388" w:author="Chris Wright" w:date="2014-06-16T13:58:00Z"/>
                <w:sz w:val="18"/>
                <w:szCs w:val="18"/>
                <w:rPrChange w:id="1389" w:author="Chris Wright" w:date="2014-06-16T14:22:00Z">
                  <w:rPr>
                    <w:ins w:id="1390" w:author="Chris Wright" w:date="2014-06-16T13:58:00Z"/>
                  </w:rPr>
                </w:rPrChange>
              </w:rPr>
            </w:pPr>
          </w:p>
        </w:tc>
        <w:tc>
          <w:tcPr>
            <w:tcW w:w="2180" w:type="dxa"/>
          </w:tcPr>
          <w:p w:rsidR="00ED22D4" w:rsidRPr="005B7FB5" w:rsidRDefault="00ED22D4" w:rsidP="00ED22D4">
            <w:pPr>
              <w:ind w:left="35"/>
              <w:rPr>
                <w:ins w:id="1391" w:author="Chris Wright" w:date="2014-06-16T13:58:00Z"/>
                <w:sz w:val="18"/>
                <w:szCs w:val="18"/>
                <w:rPrChange w:id="1392" w:author="Chris Wright" w:date="2014-06-16T14:22:00Z">
                  <w:rPr>
                    <w:ins w:id="1393" w:author="Chris Wright" w:date="2014-06-16T13:58:00Z"/>
                  </w:rPr>
                </w:rPrChange>
              </w:rPr>
            </w:pPr>
            <w:ins w:id="1394" w:author="Chris Wright" w:date="2014-06-16T14:01:00Z">
              <w:r w:rsidRPr="005B7FB5">
                <w:rPr>
                  <w:sz w:val="18"/>
                  <w:szCs w:val="18"/>
                  <w:rPrChange w:id="1395" w:author="Chris Wright" w:date="2014-06-16T14:22:00Z">
                    <w:rPr/>
                  </w:rPrChange>
                </w:rPr>
                <w:t>usageLimit</w:t>
              </w:r>
            </w:ins>
          </w:p>
        </w:tc>
        <w:tc>
          <w:tcPr>
            <w:tcW w:w="2180" w:type="dxa"/>
          </w:tcPr>
          <w:p w:rsidR="00ED22D4" w:rsidRPr="005B7FB5" w:rsidRDefault="00ED22D4" w:rsidP="00ED22D4">
            <w:pPr>
              <w:ind w:left="35"/>
              <w:rPr>
                <w:ins w:id="1396" w:author="Chris Wright" w:date="2014-06-16T13:58:00Z"/>
                <w:sz w:val="18"/>
                <w:szCs w:val="18"/>
                <w:rPrChange w:id="1397" w:author="Chris Wright" w:date="2014-06-16T14:22:00Z">
                  <w:rPr>
                    <w:ins w:id="1398" w:author="Chris Wright" w:date="2014-06-16T13:58:00Z"/>
                  </w:rPr>
                </w:rPrChange>
              </w:rPr>
            </w:pPr>
            <w:ins w:id="1399" w:author="Chris Wright" w:date="2014-06-16T14:01:00Z">
              <w:r w:rsidRPr="005B7FB5">
                <w:rPr>
                  <w:sz w:val="18"/>
                  <w:szCs w:val="18"/>
                  <w:rPrChange w:id="1400" w:author="Chris Wright" w:date="2014-06-16T14:22:00Z">
                    <w:rPr/>
                  </w:rPrChange>
                </w:rPr>
                <w:t>The limit t</w:t>
              </w:r>
              <w:r w:rsidR="00C2715E" w:rsidRPr="005B7FB5">
                <w:rPr>
                  <w:sz w:val="18"/>
                  <w:szCs w:val="18"/>
                  <w:rPrChange w:id="1401" w:author="Chris Wright" w:date="2014-06-16T14:22:00Z">
                    <w:rPr/>
                  </w:rPrChange>
                </w:rPr>
                <w:t>hat applies to the zone</w:t>
              </w:r>
            </w:ins>
            <w:ins w:id="1402" w:author="Chris Wright" w:date="2014-06-16T14:03:00Z">
              <w:r w:rsidR="00C2715E" w:rsidRPr="005B7FB5">
                <w:rPr>
                  <w:sz w:val="18"/>
                  <w:szCs w:val="18"/>
                  <w:rPrChange w:id="1403" w:author="Chris Wright" w:date="2014-06-16T14:22:00Z">
                    <w:rPr/>
                  </w:rPrChange>
                </w:rPr>
                <w:t xml:space="preserve"> groups</w:t>
              </w:r>
            </w:ins>
            <w:ins w:id="1404" w:author="Chris Wright" w:date="2014-06-16T14:01:00Z">
              <w:r w:rsidRPr="005B7FB5">
                <w:rPr>
                  <w:sz w:val="18"/>
                  <w:szCs w:val="18"/>
                  <w:rPrChange w:id="1405" w:author="Chris Wright" w:date="2014-06-16T14:22:00Z">
                    <w:rPr/>
                  </w:rPrChange>
                </w:rPr>
                <w:t xml:space="preserve"> current plan</w:t>
              </w:r>
            </w:ins>
          </w:p>
        </w:tc>
      </w:tr>
      <w:tr w:rsidR="00C2715E" w:rsidRPr="005B7FB5" w:rsidTr="00C52F01">
        <w:trPr>
          <w:jc w:val="center"/>
          <w:ins w:id="1406" w:author="Chris Wright" w:date="2014-06-16T13:50:00Z"/>
        </w:trPr>
        <w:tc>
          <w:tcPr>
            <w:tcW w:w="2180" w:type="dxa"/>
            <w:vMerge w:val="restart"/>
          </w:tcPr>
          <w:p w:rsidR="00C2715E" w:rsidRPr="005B7FB5" w:rsidRDefault="00C2715E" w:rsidP="00ED22D4">
            <w:pPr>
              <w:ind w:left="142"/>
              <w:rPr>
                <w:ins w:id="1407" w:author="Chris Wright" w:date="2014-06-16T13:50:00Z"/>
                <w:sz w:val="18"/>
                <w:szCs w:val="18"/>
                <w:rPrChange w:id="1408" w:author="Chris Wright" w:date="2014-06-16T14:22:00Z">
                  <w:rPr>
                    <w:ins w:id="1409" w:author="Chris Wright" w:date="2014-06-16T13:50:00Z"/>
                  </w:rPr>
                </w:rPrChange>
              </w:rPr>
              <w:pPrChange w:id="1410" w:author="Chris Wright" w:date="2014-06-16T13:52:00Z">
                <w:pPr/>
              </w:pPrChange>
            </w:pPr>
            <w:ins w:id="1411" w:author="Chris Wright" w:date="2014-06-16T13:50:00Z">
              <w:r w:rsidRPr="005B7FB5">
                <w:rPr>
                  <w:sz w:val="18"/>
                  <w:szCs w:val="18"/>
                  <w:rPrChange w:id="1412" w:author="Chris Wright" w:date="2014-06-16T14:22:00Z">
                    <w:rPr/>
                  </w:rPrChange>
                </w:rPr>
                <w:t>zoneUsageCritical</w:t>
              </w:r>
            </w:ins>
          </w:p>
        </w:tc>
        <w:tc>
          <w:tcPr>
            <w:tcW w:w="2180" w:type="dxa"/>
            <w:vMerge w:val="restart"/>
          </w:tcPr>
          <w:p w:rsidR="00C2715E" w:rsidRPr="005B7FB5" w:rsidRDefault="00C2715E" w:rsidP="00ED22D4">
            <w:pPr>
              <w:ind w:left="0"/>
              <w:rPr>
                <w:ins w:id="1413" w:author="Chris Wright" w:date="2014-06-16T13:51:00Z"/>
                <w:sz w:val="18"/>
                <w:szCs w:val="18"/>
                <w:rPrChange w:id="1414" w:author="Chris Wright" w:date="2014-06-16T14:22:00Z">
                  <w:rPr>
                    <w:ins w:id="1415" w:author="Chris Wright" w:date="2014-06-16T13:51:00Z"/>
                  </w:rPr>
                </w:rPrChange>
              </w:rPr>
              <w:pPrChange w:id="1416" w:author="Chris Wright" w:date="2014-06-16T13:52:00Z">
                <w:pPr/>
              </w:pPrChange>
            </w:pPr>
            <w:ins w:id="1417" w:author="Chris Wright" w:date="2014-06-16T13:54:00Z">
              <w:r w:rsidRPr="005B7FB5">
                <w:rPr>
                  <w:sz w:val="18"/>
                  <w:szCs w:val="18"/>
                  <w:rPrChange w:id="1418" w:author="Chris Wright" w:date="2014-06-16T14:22:00Z">
                    <w:rPr/>
                  </w:rPrChange>
                </w:rPr>
                <w:t>En</w:t>
              </w:r>
            </w:ins>
            <w:ins w:id="1419" w:author="Chris Wright" w:date="2014-06-16T13:57:00Z">
              <w:r w:rsidRPr="005B7FB5">
                <w:rPr>
                  <w:sz w:val="18"/>
                  <w:szCs w:val="18"/>
                  <w:rPrChange w:id="1420" w:author="Chris Wright" w:date="2014-06-16T14:22:00Z">
                    <w:rPr/>
                  </w:rPrChange>
                </w:rPr>
                <w:t>-</w:t>
              </w:r>
            </w:ins>
            <w:ins w:id="1421" w:author="Chris Wright" w:date="2014-06-16T13:54:00Z">
              <w:r w:rsidRPr="005B7FB5">
                <w:rPr>
                  <w:sz w:val="18"/>
                  <w:szCs w:val="18"/>
                  <w:rPrChange w:id="1422" w:author="Chris Wright" w:date="2014-06-16T14:22:00Z">
                    <w:rPr/>
                  </w:rPrChange>
                </w:rPr>
                <w:t>queued when a zone is very close to its usage limit of queries for the month</w:t>
              </w:r>
            </w:ins>
          </w:p>
        </w:tc>
        <w:tc>
          <w:tcPr>
            <w:tcW w:w="2180" w:type="dxa"/>
          </w:tcPr>
          <w:p w:rsidR="00C2715E" w:rsidRPr="005B7FB5" w:rsidRDefault="00C2715E" w:rsidP="00ED22D4">
            <w:pPr>
              <w:ind w:left="35"/>
              <w:rPr>
                <w:ins w:id="1423" w:author="Chris Wright" w:date="2014-06-16T13:50:00Z"/>
                <w:sz w:val="18"/>
                <w:szCs w:val="18"/>
                <w:rPrChange w:id="1424" w:author="Chris Wright" w:date="2014-06-16T14:22:00Z">
                  <w:rPr>
                    <w:ins w:id="1425" w:author="Chris Wright" w:date="2014-06-16T13:50:00Z"/>
                  </w:rPr>
                </w:rPrChange>
              </w:rPr>
              <w:pPrChange w:id="1426" w:author="Chris Wright" w:date="2014-06-16T13:52:00Z">
                <w:pPr/>
              </w:pPrChange>
            </w:pPr>
            <w:ins w:id="1427" w:author="Chris Wright" w:date="2014-06-16T14:03:00Z">
              <w:r w:rsidRPr="005B7FB5">
                <w:rPr>
                  <w:sz w:val="18"/>
                  <w:szCs w:val="18"/>
                  <w:rPrChange w:id="1428" w:author="Chris Wright" w:date="2014-06-16T14:22:00Z">
                    <w:rPr/>
                  </w:rPrChange>
                </w:rPr>
                <w:t>zoneName</w:t>
              </w:r>
            </w:ins>
          </w:p>
        </w:tc>
        <w:tc>
          <w:tcPr>
            <w:tcW w:w="2180" w:type="dxa"/>
          </w:tcPr>
          <w:p w:rsidR="00C2715E" w:rsidRPr="005B7FB5" w:rsidRDefault="00C2715E" w:rsidP="00ED22D4">
            <w:pPr>
              <w:ind w:left="35"/>
              <w:rPr>
                <w:ins w:id="1429" w:author="Chris Wright" w:date="2014-06-16T13:50:00Z"/>
                <w:sz w:val="18"/>
                <w:szCs w:val="18"/>
                <w:rPrChange w:id="1430" w:author="Chris Wright" w:date="2014-06-16T14:22:00Z">
                  <w:rPr>
                    <w:ins w:id="1431" w:author="Chris Wright" w:date="2014-06-16T13:50:00Z"/>
                  </w:rPr>
                </w:rPrChange>
              </w:rPr>
              <w:pPrChange w:id="1432" w:author="Chris Wright" w:date="2014-06-16T13:52:00Z">
                <w:pPr/>
              </w:pPrChange>
            </w:pPr>
            <w:ins w:id="1433" w:author="Chris Wright" w:date="2014-06-16T14:03:00Z">
              <w:r w:rsidRPr="005B7FB5">
                <w:rPr>
                  <w:sz w:val="18"/>
                  <w:szCs w:val="18"/>
                  <w:rPrChange w:id="1434" w:author="Chris Wright" w:date="2014-06-16T14:22:00Z">
                    <w:rPr/>
                  </w:rPrChange>
                </w:rPr>
                <w:t>The name of the zone</w:t>
              </w:r>
            </w:ins>
          </w:p>
        </w:tc>
      </w:tr>
      <w:tr w:rsidR="00C2715E" w:rsidRPr="005B7FB5" w:rsidTr="00C25905">
        <w:trPr>
          <w:jc w:val="center"/>
          <w:ins w:id="1435" w:author="Chris Wright" w:date="2014-06-16T14:03:00Z"/>
        </w:trPr>
        <w:tc>
          <w:tcPr>
            <w:tcW w:w="2180" w:type="dxa"/>
            <w:vMerge/>
          </w:tcPr>
          <w:p w:rsidR="00C2715E" w:rsidRPr="005B7FB5" w:rsidRDefault="00C2715E" w:rsidP="00ED22D4">
            <w:pPr>
              <w:ind w:left="142"/>
              <w:rPr>
                <w:ins w:id="1436" w:author="Chris Wright" w:date="2014-06-16T14:03:00Z"/>
                <w:sz w:val="18"/>
                <w:szCs w:val="18"/>
                <w:rPrChange w:id="1437" w:author="Chris Wright" w:date="2014-06-16T14:22:00Z">
                  <w:rPr>
                    <w:ins w:id="1438" w:author="Chris Wright" w:date="2014-06-16T14:03:00Z"/>
                  </w:rPr>
                </w:rPrChange>
              </w:rPr>
            </w:pPr>
          </w:p>
        </w:tc>
        <w:tc>
          <w:tcPr>
            <w:tcW w:w="2180" w:type="dxa"/>
            <w:vMerge/>
          </w:tcPr>
          <w:p w:rsidR="00C2715E" w:rsidRPr="005B7FB5" w:rsidRDefault="00C2715E" w:rsidP="00ED22D4">
            <w:pPr>
              <w:rPr>
                <w:ins w:id="1439" w:author="Chris Wright" w:date="2014-06-16T14:03:00Z"/>
                <w:sz w:val="18"/>
                <w:szCs w:val="18"/>
                <w:rPrChange w:id="1440" w:author="Chris Wright" w:date="2014-06-16T14:22:00Z">
                  <w:rPr>
                    <w:ins w:id="1441" w:author="Chris Wright" w:date="2014-06-16T14:03:00Z"/>
                  </w:rPr>
                </w:rPrChange>
              </w:rPr>
            </w:pPr>
          </w:p>
        </w:tc>
        <w:tc>
          <w:tcPr>
            <w:tcW w:w="2180" w:type="dxa"/>
          </w:tcPr>
          <w:p w:rsidR="00C2715E" w:rsidRPr="005B7FB5" w:rsidRDefault="00C2715E" w:rsidP="00ED22D4">
            <w:pPr>
              <w:ind w:left="35"/>
              <w:rPr>
                <w:ins w:id="1442" w:author="Chris Wright" w:date="2014-06-16T14:03:00Z"/>
                <w:sz w:val="18"/>
                <w:szCs w:val="18"/>
                <w:rPrChange w:id="1443" w:author="Chris Wright" w:date="2014-06-16T14:22:00Z">
                  <w:rPr>
                    <w:ins w:id="1444" w:author="Chris Wright" w:date="2014-06-16T14:03:00Z"/>
                  </w:rPr>
                </w:rPrChange>
              </w:rPr>
            </w:pPr>
            <w:ins w:id="1445" w:author="Chris Wright" w:date="2014-06-16T14:03:00Z">
              <w:r w:rsidRPr="005B7FB5">
                <w:rPr>
                  <w:sz w:val="18"/>
                  <w:szCs w:val="18"/>
                  <w:rPrChange w:id="1446" w:author="Chris Wright" w:date="2014-06-16T14:22:00Z">
                    <w:rPr/>
                  </w:rPrChange>
                </w:rPr>
                <w:t>zoneId</w:t>
              </w:r>
            </w:ins>
          </w:p>
        </w:tc>
        <w:tc>
          <w:tcPr>
            <w:tcW w:w="2180" w:type="dxa"/>
          </w:tcPr>
          <w:p w:rsidR="00C2715E" w:rsidRPr="005B7FB5" w:rsidRDefault="00C2715E" w:rsidP="00ED22D4">
            <w:pPr>
              <w:ind w:left="35"/>
              <w:rPr>
                <w:ins w:id="1447" w:author="Chris Wright" w:date="2014-06-16T14:03:00Z"/>
                <w:sz w:val="18"/>
                <w:szCs w:val="18"/>
                <w:rPrChange w:id="1448" w:author="Chris Wright" w:date="2014-06-16T14:22:00Z">
                  <w:rPr>
                    <w:ins w:id="1449" w:author="Chris Wright" w:date="2014-06-16T14:03:00Z"/>
                  </w:rPr>
                </w:rPrChange>
              </w:rPr>
            </w:pPr>
            <w:ins w:id="1450" w:author="Chris Wright" w:date="2014-06-16T14:03:00Z">
              <w:r w:rsidRPr="005B7FB5">
                <w:rPr>
                  <w:sz w:val="18"/>
                  <w:szCs w:val="18"/>
                  <w:rPrChange w:id="1451" w:author="Chris Wright" w:date="2014-06-16T14:22:00Z">
                    <w:rPr/>
                  </w:rPrChange>
                </w:rPr>
                <w:t>The uuid of the zone</w:t>
              </w:r>
            </w:ins>
          </w:p>
        </w:tc>
      </w:tr>
      <w:tr w:rsidR="00C2715E" w:rsidRPr="005B7FB5" w:rsidTr="00C25905">
        <w:trPr>
          <w:jc w:val="center"/>
          <w:ins w:id="1452" w:author="Chris Wright" w:date="2014-06-16T14:03:00Z"/>
        </w:trPr>
        <w:tc>
          <w:tcPr>
            <w:tcW w:w="2180" w:type="dxa"/>
            <w:vMerge/>
          </w:tcPr>
          <w:p w:rsidR="00C2715E" w:rsidRPr="005B7FB5" w:rsidRDefault="00C2715E" w:rsidP="00ED22D4">
            <w:pPr>
              <w:ind w:left="142"/>
              <w:rPr>
                <w:ins w:id="1453" w:author="Chris Wright" w:date="2014-06-16T14:03:00Z"/>
                <w:sz w:val="18"/>
                <w:szCs w:val="18"/>
                <w:rPrChange w:id="1454" w:author="Chris Wright" w:date="2014-06-16T14:22:00Z">
                  <w:rPr>
                    <w:ins w:id="1455" w:author="Chris Wright" w:date="2014-06-16T14:03:00Z"/>
                  </w:rPr>
                </w:rPrChange>
              </w:rPr>
            </w:pPr>
          </w:p>
        </w:tc>
        <w:tc>
          <w:tcPr>
            <w:tcW w:w="2180" w:type="dxa"/>
            <w:vMerge/>
          </w:tcPr>
          <w:p w:rsidR="00C2715E" w:rsidRPr="005B7FB5" w:rsidRDefault="00C2715E" w:rsidP="00ED22D4">
            <w:pPr>
              <w:rPr>
                <w:ins w:id="1456" w:author="Chris Wright" w:date="2014-06-16T14:03:00Z"/>
                <w:sz w:val="18"/>
                <w:szCs w:val="18"/>
                <w:rPrChange w:id="1457" w:author="Chris Wright" w:date="2014-06-16T14:22:00Z">
                  <w:rPr>
                    <w:ins w:id="1458" w:author="Chris Wright" w:date="2014-06-16T14:03:00Z"/>
                  </w:rPr>
                </w:rPrChange>
              </w:rPr>
            </w:pPr>
          </w:p>
        </w:tc>
        <w:tc>
          <w:tcPr>
            <w:tcW w:w="2180" w:type="dxa"/>
          </w:tcPr>
          <w:p w:rsidR="00C2715E" w:rsidRPr="005B7FB5" w:rsidRDefault="00C2715E" w:rsidP="00ED22D4">
            <w:pPr>
              <w:ind w:left="35"/>
              <w:rPr>
                <w:ins w:id="1459" w:author="Chris Wright" w:date="2014-06-16T14:03:00Z"/>
                <w:sz w:val="18"/>
                <w:szCs w:val="18"/>
                <w:rPrChange w:id="1460" w:author="Chris Wright" w:date="2014-06-16T14:22:00Z">
                  <w:rPr>
                    <w:ins w:id="1461" w:author="Chris Wright" w:date="2014-06-16T14:03:00Z"/>
                  </w:rPr>
                </w:rPrChange>
              </w:rPr>
            </w:pPr>
            <w:ins w:id="1462" w:author="Chris Wright" w:date="2014-06-16T14:03:00Z">
              <w:r w:rsidRPr="005B7FB5">
                <w:rPr>
                  <w:sz w:val="18"/>
                  <w:szCs w:val="18"/>
                  <w:rPrChange w:id="1463" w:author="Chris Wright" w:date="2014-06-16T14:22:00Z">
                    <w:rPr/>
                  </w:rPrChange>
                </w:rPr>
                <w:t>percentUsed</w:t>
              </w:r>
            </w:ins>
          </w:p>
        </w:tc>
        <w:tc>
          <w:tcPr>
            <w:tcW w:w="2180" w:type="dxa"/>
          </w:tcPr>
          <w:p w:rsidR="00C2715E" w:rsidRPr="005B7FB5" w:rsidRDefault="00C2715E" w:rsidP="00ED22D4">
            <w:pPr>
              <w:ind w:left="35"/>
              <w:rPr>
                <w:ins w:id="1464" w:author="Chris Wright" w:date="2014-06-16T14:03:00Z"/>
                <w:sz w:val="18"/>
                <w:szCs w:val="18"/>
                <w:rPrChange w:id="1465" w:author="Chris Wright" w:date="2014-06-16T14:22:00Z">
                  <w:rPr>
                    <w:ins w:id="1466" w:author="Chris Wright" w:date="2014-06-16T14:03:00Z"/>
                  </w:rPr>
                </w:rPrChange>
              </w:rPr>
            </w:pPr>
            <w:ins w:id="1467" w:author="Chris Wright" w:date="2014-06-16T14:03:00Z">
              <w:r w:rsidRPr="005B7FB5">
                <w:rPr>
                  <w:sz w:val="18"/>
                  <w:szCs w:val="18"/>
                  <w:rPrChange w:id="1468" w:author="Chris Wright" w:date="2014-06-16T14:22:00Z">
                    <w:rPr/>
                  </w:rPrChange>
                </w:rPr>
                <w:t>The percentage of the allowed query limit used</w:t>
              </w:r>
            </w:ins>
          </w:p>
        </w:tc>
      </w:tr>
      <w:tr w:rsidR="00C2715E" w:rsidRPr="005B7FB5" w:rsidTr="00C25905">
        <w:trPr>
          <w:jc w:val="center"/>
          <w:ins w:id="1469" w:author="Chris Wright" w:date="2014-06-16T14:03:00Z"/>
        </w:trPr>
        <w:tc>
          <w:tcPr>
            <w:tcW w:w="2180" w:type="dxa"/>
            <w:vMerge/>
          </w:tcPr>
          <w:p w:rsidR="00C2715E" w:rsidRPr="005B7FB5" w:rsidRDefault="00C2715E" w:rsidP="00ED22D4">
            <w:pPr>
              <w:ind w:left="142"/>
              <w:rPr>
                <w:ins w:id="1470" w:author="Chris Wright" w:date="2014-06-16T14:03:00Z"/>
                <w:sz w:val="18"/>
                <w:szCs w:val="18"/>
                <w:rPrChange w:id="1471" w:author="Chris Wright" w:date="2014-06-16T14:22:00Z">
                  <w:rPr>
                    <w:ins w:id="1472" w:author="Chris Wright" w:date="2014-06-16T14:03:00Z"/>
                  </w:rPr>
                </w:rPrChange>
              </w:rPr>
            </w:pPr>
          </w:p>
        </w:tc>
        <w:tc>
          <w:tcPr>
            <w:tcW w:w="2180" w:type="dxa"/>
            <w:vMerge/>
          </w:tcPr>
          <w:p w:rsidR="00C2715E" w:rsidRPr="005B7FB5" w:rsidRDefault="00C2715E" w:rsidP="00ED22D4">
            <w:pPr>
              <w:rPr>
                <w:ins w:id="1473" w:author="Chris Wright" w:date="2014-06-16T14:03:00Z"/>
                <w:sz w:val="18"/>
                <w:szCs w:val="18"/>
                <w:rPrChange w:id="1474" w:author="Chris Wright" w:date="2014-06-16T14:22:00Z">
                  <w:rPr>
                    <w:ins w:id="1475" w:author="Chris Wright" w:date="2014-06-16T14:03:00Z"/>
                  </w:rPr>
                </w:rPrChange>
              </w:rPr>
            </w:pPr>
          </w:p>
        </w:tc>
        <w:tc>
          <w:tcPr>
            <w:tcW w:w="2180" w:type="dxa"/>
          </w:tcPr>
          <w:p w:rsidR="00C2715E" w:rsidRPr="005B7FB5" w:rsidRDefault="00C2715E" w:rsidP="00ED22D4">
            <w:pPr>
              <w:ind w:left="35"/>
              <w:rPr>
                <w:ins w:id="1476" w:author="Chris Wright" w:date="2014-06-16T14:03:00Z"/>
                <w:sz w:val="18"/>
                <w:szCs w:val="18"/>
                <w:rPrChange w:id="1477" w:author="Chris Wright" w:date="2014-06-16T14:22:00Z">
                  <w:rPr>
                    <w:ins w:id="1478" w:author="Chris Wright" w:date="2014-06-16T14:03:00Z"/>
                  </w:rPr>
                </w:rPrChange>
              </w:rPr>
            </w:pPr>
            <w:ins w:id="1479" w:author="Chris Wright" w:date="2014-06-16T14:03:00Z">
              <w:r w:rsidRPr="005B7FB5">
                <w:rPr>
                  <w:sz w:val="18"/>
                  <w:szCs w:val="18"/>
                  <w:rPrChange w:id="1480" w:author="Chris Wright" w:date="2014-06-16T14:22:00Z">
                    <w:rPr/>
                  </w:rPrChange>
                </w:rPr>
                <w:t>currentUsage</w:t>
              </w:r>
            </w:ins>
          </w:p>
        </w:tc>
        <w:tc>
          <w:tcPr>
            <w:tcW w:w="2180" w:type="dxa"/>
          </w:tcPr>
          <w:p w:rsidR="00C2715E" w:rsidRPr="005B7FB5" w:rsidRDefault="00C2715E" w:rsidP="00ED22D4">
            <w:pPr>
              <w:ind w:left="35"/>
              <w:rPr>
                <w:ins w:id="1481" w:author="Chris Wright" w:date="2014-06-16T14:03:00Z"/>
                <w:sz w:val="18"/>
                <w:szCs w:val="18"/>
                <w:rPrChange w:id="1482" w:author="Chris Wright" w:date="2014-06-16T14:22:00Z">
                  <w:rPr>
                    <w:ins w:id="1483" w:author="Chris Wright" w:date="2014-06-16T14:03:00Z"/>
                  </w:rPr>
                </w:rPrChange>
              </w:rPr>
            </w:pPr>
            <w:ins w:id="1484" w:author="Chris Wright" w:date="2014-06-16T14:03:00Z">
              <w:r w:rsidRPr="005B7FB5">
                <w:rPr>
                  <w:sz w:val="18"/>
                  <w:szCs w:val="18"/>
                  <w:rPrChange w:id="1485" w:author="Chris Wright" w:date="2014-06-16T14:22:00Z">
                    <w:rPr/>
                  </w:rPrChange>
                </w:rPr>
                <w:t>The actual number of queries consumed</w:t>
              </w:r>
            </w:ins>
          </w:p>
        </w:tc>
      </w:tr>
      <w:tr w:rsidR="00C2715E" w:rsidRPr="005B7FB5" w:rsidTr="00C25905">
        <w:trPr>
          <w:jc w:val="center"/>
          <w:ins w:id="1486" w:author="Chris Wright" w:date="2014-06-16T14:03:00Z"/>
        </w:trPr>
        <w:tc>
          <w:tcPr>
            <w:tcW w:w="2180" w:type="dxa"/>
            <w:vMerge/>
          </w:tcPr>
          <w:p w:rsidR="00C2715E" w:rsidRPr="005B7FB5" w:rsidRDefault="00C2715E" w:rsidP="00ED22D4">
            <w:pPr>
              <w:ind w:left="142"/>
              <w:rPr>
                <w:ins w:id="1487" w:author="Chris Wright" w:date="2014-06-16T14:03:00Z"/>
                <w:sz w:val="18"/>
                <w:szCs w:val="18"/>
                <w:rPrChange w:id="1488" w:author="Chris Wright" w:date="2014-06-16T14:22:00Z">
                  <w:rPr>
                    <w:ins w:id="1489" w:author="Chris Wright" w:date="2014-06-16T14:03:00Z"/>
                  </w:rPr>
                </w:rPrChange>
              </w:rPr>
            </w:pPr>
          </w:p>
        </w:tc>
        <w:tc>
          <w:tcPr>
            <w:tcW w:w="2180" w:type="dxa"/>
            <w:vMerge/>
          </w:tcPr>
          <w:p w:rsidR="00C2715E" w:rsidRPr="005B7FB5" w:rsidRDefault="00C2715E" w:rsidP="00ED22D4">
            <w:pPr>
              <w:rPr>
                <w:ins w:id="1490" w:author="Chris Wright" w:date="2014-06-16T14:03:00Z"/>
                <w:sz w:val="18"/>
                <w:szCs w:val="18"/>
                <w:rPrChange w:id="1491" w:author="Chris Wright" w:date="2014-06-16T14:22:00Z">
                  <w:rPr>
                    <w:ins w:id="1492" w:author="Chris Wright" w:date="2014-06-16T14:03:00Z"/>
                  </w:rPr>
                </w:rPrChange>
              </w:rPr>
            </w:pPr>
          </w:p>
        </w:tc>
        <w:tc>
          <w:tcPr>
            <w:tcW w:w="2180" w:type="dxa"/>
          </w:tcPr>
          <w:p w:rsidR="00C2715E" w:rsidRPr="005B7FB5" w:rsidRDefault="00C2715E" w:rsidP="00ED22D4">
            <w:pPr>
              <w:ind w:left="35"/>
              <w:rPr>
                <w:ins w:id="1493" w:author="Chris Wright" w:date="2014-06-16T14:03:00Z"/>
                <w:sz w:val="18"/>
                <w:szCs w:val="18"/>
                <w:rPrChange w:id="1494" w:author="Chris Wright" w:date="2014-06-16T14:22:00Z">
                  <w:rPr>
                    <w:ins w:id="1495" w:author="Chris Wright" w:date="2014-06-16T14:03:00Z"/>
                  </w:rPr>
                </w:rPrChange>
              </w:rPr>
            </w:pPr>
            <w:ins w:id="1496" w:author="Chris Wright" w:date="2014-06-16T14:03:00Z">
              <w:r w:rsidRPr="005B7FB5">
                <w:rPr>
                  <w:sz w:val="18"/>
                  <w:szCs w:val="18"/>
                  <w:rPrChange w:id="1497" w:author="Chris Wright" w:date="2014-06-16T14:22:00Z">
                    <w:rPr/>
                  </w:rPrChange>
                </w:rPr>
                <w:t>usageLimit</w:t>
              </w:r>
            </w:ins>
          </w:p>
        </w:tc>
        <w:tc>
          <w:tcPr>
            <w:tcW w:w="2180" w:type="dxa"/>
          </w:tcPr>
          <w:p w:rsidR="00C2715E" w:rsidRPr="005B7FB5" w:rsidRDefault="00C2715E" w:rsidP="00ED22D4">
            <w:pPr>
              <w:ind w:left="35"/>
              <w:rPr>
                <w:ins w:id="1498" w:author="Chris Wright" w:date="2014-06-16T14:03:00Z"/>
                <w:sz w:val="18"/>
                <w:szCs w:val="18"/>
                <w:rPrChange w:id="1499" w:author="Chris Wright" w:date="2014-06-16T14:22:00Z">
                  <w:rPr>
                    <w:ins w:id="1500" w:author="Chris Wright" w:date="2014-06-16T14:03:00Z"/>
                  </w:rPr>
                </w:rPrChange>
              </w:rPr>
            </w:pPr>
            <w:ins w:id="1501" w:author="Chris Wright" w:date="2014-06-16T14:03:00Z">
              <w:r w:rsidRPr="005B7FB5">
                <w:rPr>
                  <w:sz w:val="18"/>
                  <w:szCs w:val="18"/>
                  <w:rPrChange w:id="1502" w:author="Chris Wright" w:date="2014-06-16T14:22:00Z">
                    <w:rPr/>
                  </w:rPrChange>
                </w:rPr>
                <w:t>The limit that applies to the zones current plan</w:t>
              </w:r>
            </w:ins>
          </w:p>
        </w:tc>
      </w:tr>
      <w:tr w:rsidR="00C2715E" w:rsidRPr="005B7FB5" w:rsidTr="007E5570">
        <w:trPr>
          <w:jc w:val="center"/>
          <w:ins w:id="1503" w:author="Chris Wright" w:date="2014-06-16T13:50:00Z"/>
        </w:trPr>
        <w:tc>
          <w:tcPr>
            <w:tcW w:w="2180" w:type="dxa"/>
            <w:vMerge w:val="restart"/>
          </w:tcPr>
          <w:p w:rsidR="00C2715E" w:rsidRPr="005B7FB5" w:rsidRDefault="00C2715E" w:rsidP="00ED22D4">
            <w:pPr>
              <w:ind w:left="142"/>
              <w:rPr>
                <w:ins w:id="1504" w:author="Chris Wright" w:date="2014-06-16T13:50:00Z"/>
                <w:sz w:val="18"/>
                <w:szCs w:val="18"/>
                <w:rPrChange w:id="1505" w:author="Chris Wright" w:date="2014-06-16T14:22:00Z">
                  <w:rPr>
                    <w:ins w:id="1506" w:author="Chris Wright" w:date="2014-06-16T13:50:00Z"/>
                  </w:rPr>
                </w:rPrChange>
              </w:rPr>
              <w:pPrChange w:id="1507" w:author="Chris Wright" w:date="2014-06-16T13:52:00Z">
                <w:pPr/>
              </w:pPrChange>
            </w:pPr>
            <w:ins w:id="1508" w:author="Chris Wright" w:date="2014-06-16T13:51:00Z">
              <w:r w:rsidRPr="005B7FB5">
                <w:rPr>
                  <w:sz w:val="18"/>
                  <w:szCs w:val="18"/>
                  <w:rPrChange w:id="1509" w:author="Chris Wright" w:date="2014-06-16T14:22:00Z">
                    <w:rPr/>
                  </w:rPrChange>
                </w:rPr>
                <w:t>zoneGroupUsageCritical</w:t>
              </w:r>
            </w:ins>
          </w:p>
        </w:tc>
        <w:tc>
          <w:tcPr>
            <w:tcW w:w="2180" w:type="dxa"/>
            <w:vMerge w:val="restart"/>
          </w:tcPr>
          <w:p w:rsidR="00C2715E" w:rsidRPr="005B7FB5" w:rsidRDefault="00C2715E" w:rsidP="00ED22D4">
            <w:pPr>
              <w:ind w:left="0"/>
              <w:rPr>
                <w:ins w:id="1510" w:author="Chris Wright" w:date="2014-06-16T13:51:00Z"/>
                <w:sz w:val="18"/>
                <w:szCs w:val="18"/>
                <w:rPrChange w:id="1511" w:author="Chris Wright" w:date="2014-06-16T14:22:00Z">
                  <w:rPr>
                    <w:ins w:id="1512" w:author="Chris Wright" w:date="2014-06-16T13:51:00Z"/>
                  </w:rPr>
                </w:rPrChange>
              </w:rPr>
              <w:pPrChange w:id="1513" w:author="Chris Wright" w:date="2014-06-16T13:53:00Z">
                <w:pPr/>
              </w:pPrChange>
            </w:pPr>
            <w:ins w:id="1514" w:author="Chris Wright" w:date="2014-06-16T13:54:00Z">
              <w:r w:rsidRPr="005B7FB5">
                <w:rPr>
                  <w:sz w:val="18"/>
                  <w:szCs w:val="18"/>
                  <w:rPrChange w:id="1515" w:author="Chris Wright" w:date="2014-06-16T14:22:00Z">
                    <w:rPr/>
                  </w:rPrChange>
                </w:rPr>
                <w:t>En</w:t>
              </w:r>
            </w:ins>
            <w:ins w:id="1516" w:author="Chris Wright" w:date="2014-06-16T13:57:00Z">
              <w:r w:rsidRPr="005B7FB5">
                <w:rPr>
                  <w:sz w:val="18"/>
                  <w:szCs w:val="18"/>
                  <w:rPrChange w:id="1517" w:author="Chris Wright" w:date="2014-06-16T14:22:00Z">
                    <w:rPr/>
                  </w:rPrChange>
                </w:rPr>
                <w:t>-</w:t>
              </w:r>
            </w:ins>
            <w:ins w:id="1518" w:author="Chris Wright" w:date="2014-06-16T13:54:00Z">
              <w:r w:rsidRPr="005B7FB5">
                <w:rPr>
                  <w:sz w:val="18"/>
                  <w:szCs w:val="18"/>
                  <w:rPrChange w:id="1519" w:author="Chris Wright" w:date="2014-06-16T14:22:00Z">
                    <w:rPr/>
                  </w:rPrChange>
                </w:rPr>
                <w:t xml:space="preserve">queued when a zone </w:t>
              </w:r>
              <w:r w:rsidRPr="005B7FB5">
                <w:rPr>
                  <w:sz w:val="18"/>
                  <w:szCs w:val="18"/>
                  <w:rPrChange w:id="1520" w:author="Chris Wright" w:date="2014-06-16T14:22:00Z">
                    <w:rPr/>
                  </w:rPrChange>
                </w:rPr>
                <w:t xml:space="preserve">group </w:t>
              </w:r>
              <w:r w:rsidRPr="005B7FB5">
                <w:rPr>
                  <w:sz w:val="18"/>
                  <w:szCs w:val="18"/>
                  <w:rPrChange w:id="1521" w:author="Chris Wright" w:date="2014-06-16T14:22:00Z">
                    <w:rPr/>
                  </w:rPrChange>
                </w:rPr>
                <w:t>is very close to its usage limit of queries for the month</w:t>
              </w:r>
            </w:ins>
          </w:p>
        </w:tc>
        <w:tc>
          <w:tcPr>
            <w:tcW w:w="2180" w:type="dxa"/>
          </w:tcPr>
          <w:p w:rsidR="00C2715E" w:rsidRPr="005B7FB5" w:rsidRDefault="00C2715E" w:rsidP="00ED22D4">
            <w:pPr>
              <w:ind w:left="35"/>
              <w:rPr>
                <w:ins w:id="1522" w:author="Chris Wright" w:date="2014-06-16T13:50:00Z"/>
                <w:sz w:val="18"/>
                <w:szCs w:val="18"/>
                <w:rPrChange w:id="1523" w:author="Chris Wright" w:date="2014-06-16T14:22:00Z">
                  <w:rPr>
                    <w:ins w:id="1524" w:author="Chris Wright" w:date="2014-06-16T13:50:00Z"/>
                  </w:rPr>
                </w:rPrChange>
              </w:rPr>
              <w:pPrChange w:id="1525" w:author="Chris Wright" w:date="2014-06-16T13:52:00Z">
                <w:pPr/>
              </w:pPrChange>
            </w:pPr>
            <w:ins w:id="1526" w:author="Chris Wright" w:date="2014-06-16T14:04:00Z">
              <w:r w:rsidRPr="005B7FB5">
                <w:rPr>
                  <w:sz w:val="18"/>
                  <w:szCs w:val="18"/>
                  <w:rPrChange w:id="1527" w:author="Chris Wright" w:date="2014-06-16T14:22:00Z">
                    <w:rPr/>
                  </w:rPrChange>
                </w:rPr>
                <w:t>zoneGroupName</w:t>
              </w:r>
            </w:ins>
          </w:p>
        </w:tc>
        <w:tc>
          <w:tcPr>
            <w:tcW w:w="2180" w:type="dxa"/>
          </w:tcPr>
          <w:p w:rsidR="00C2715E" w:rsidRPr="005B7FB5" w:rsidRDefault="00C2715E" w:rsidP="00ED22D4">
            <w:pPr>
              <w:ind w:left="35"/>
              <w:rPr>
                <w:ins w:id="1528" w:author="Chris Wright" w:date="2014-06-16T13:50:00Z"/>
                <w:sz w:val="18"/>
                <w:szCs w:val="18"/>
                <w:rPrChange w:id="1529" w:author="Chris Wright" w:date="2014-06-16T14:22:00Z">
                  <w:rPr>
                    <w:ins w:id="1530" w:author="Chris Wright" w:date="2014-06-16T13:50:00Z"/>
                  </w:rPr>
                </w:rPrChange>
              </w:rPr>
              <w:pPrChange w:id="1531" w:author="Chris Wright" w:date="2014-06-16T13:52:00Z">
                <w:pPr/>
              </w:pPrChange>
            </w:pPr>
            <w:ins w:id="1532" w:author="Chris Wright" w:date="2014-06-16T14:04:00Z">
              <w:r w:rsidRPr="005B7FB5">
                <w:rPr>
                  <w:sz w:val="18"/>
                  <w:szCs w:val="18"/>
                  <w:rPrChange w:id="1533" w:author="Chris Wright" w:date="2014-06-16T14:22:00Z">
                    <w:rPr/>
                  </w:rPrChange>
                </w:rPr>
                <w:t>The name of the zone group</w:t>
              </w:r>
            </w:ins>
          </w:p>
        </w:tc>
      </w:tr>
      <w:tr w:rsidR="00C2715E" w:rsidRPr="005B7FB5" w:rsidTr="00C25905">
        <w:trPr>
          <w:jc w:val="center"/>
          <w:ins w:id="1534" w:author="Chris Wright" w:date="2014-06-16T14:03:00Z"/>
        </w:trPr>
        <w:tc>
          <w:tcPr>
            <w:tcW w:w="2180" w:type="dxa"/>
            <w:vMerge/>
          </w:tcPr>
          <w:p w:rsidR="00C2715E" w:rsidRPr="005B7FB5" w:rsidRDefault="00C2715E" w:rsidP="00ED22D4">
            <w:pPr>
              <w:ind w:left="142"/>
              <w:rPr>
                <w:ins w:id="1535" w:author="Chris Wright" w:date="2014-06-16T14:03:00Z"/>
                <w:sz w:val="18"/>
                <w:szCs w:val="18"/>
                <w:rPrChange w:id="1536" w:author="Chris Wright" w:date="2014-06-16T14:22:00Z">
                  <w:rPr>
                    <w:ins w:id="1537" w:author="Chris Wright" w:date="2014-06-16T14:03:00Z"/>
                  </w:rPr>
                </w:rPrChange>
              </w:rPr>
            </w:pPr>
          </w:p>
        </w:tc>
        <w:tc>
          <w:tcPr>
            <w:tcW w:w="2180" w:type="dxa"/>
            <w:vMerge/>
          </w:tcPr>
          <w:p w:rsidR="00C2715E" w:rsidRPr="005B7FB5" w:rsidRDefault="00C2715E" w:rsidP="00ED22D4">
            <w:pPr>
              <w:rPr>
                <w:ins w:id="1538" w:author="Chris Wright" w:date="2014-06-16T14:03:00Z"/>
                <w:sz w:val="18"/>
                <w:szCs w:val="18"/>
                <w:rPrChange w:id="1539" w:author="Chris Wright" w:date="2014-06-16T14:22:00Z">
                  <w:rPr>
                    <w:ins w:id="1540" w:author="Chris Wright" w:date="2014-06-16T14:03:00Z"/>
                  </w:rPr>
                </w:rPrChange>
              </w:rPr>
            </w:pPr>
          </w:p>
        </w:tc>
        <w:tc>
          <w:tcPr>
            <w:tcW w:w="2180" w:type="dxa"/>
          </w:tcPr>
          <w:p w:rsidR="00C2715E" w:rsidRPr="005B7FB5" w:rsidRDefault="00C2715E" w:rsidP="00ED22D4">
            <w:pPr>
              <w:ind w:left="35"/>
              <w:rPr>
                <w:ins w:id="1541" w:author="Chris Wright" w:date="2014-06-16T14:03:00Z"/>
                <w:sz w:val="18"/>
                <w:szCs w:val="18"/>
                <w:rPrChange w:id="1542" w:author="Chris Wright" w:date="2014-06-16T14:22:00Z">
                  <w:rPr>
                    <w:ins w:id="1543" w:author="Chris Wright" w:date="2014-06-16T14:03:00Z"/>
                  </w:rPr>
                </w:rPrChange>
              </w:rPr>
            </w:pPr>
            <w:ins w:id="1544" w:author="Chris Wright" w:date="2014-06-16T14:04:00Z">
              <w:r w:rsidRPr="005B7FB5">
                <w:rPr>
                  <w:sz w:val="18"/>
                  <w:szCs w:val="18"/>
                  <w:rPrChange w:id="1545" w:author="Chris Wright" w:date="2014-06-16T14:22:00Z">
                    <w:rPr/>
                  </w:rPrChange>
                </w:rPr>
                <w:t>percentUsed</w:t>
              </w:r>
            </w:ins>
          </w:p>
        </w:tc>
        <w:tc>
          <w:tcPr>
            <w:tcW w:w="2180" w:type="dxa"/>
          </w:tcPr>
          <w:p w:rsidR="00C2715E" w:rsidRPr="005B7FB5" w:rsidRDefault="00C2715E" w:rsidP="00ED22D4">
            <w:pPr>
              <w:ind w:left="35"/>
              <w:rPr>
                <w:ins w:id="1546" w:author="Chris Wright" w:date="2014-06-16T14:03:00Z"/>
                <w:sz w:val="18"/>
                <w:szCs w:val="18"/>
                <w:rPrChange w:id="1547" w:author="Chris Wright" w:date="2014-06-16T14:22:00Z">
                  <w:rPr>
                    <w:ins w:id="1548" w:author="Chris Wright" w:date="2014-06-16T14:03:00Z"/>
                  </w:rPr>
                </w:rPrChange>
              </w:rPr>
            </w:pPr>
            <w:ins w:id="1549" w:author="Chris Wright" w:date="2014-06-16T14:04:00Z">
              <w:r w:rsidRPr="005B7FB5">
                <w:rPr>
                  <w:sz w:val="18"/>
                  <w:szCs w:val="18"/>
                  <w:rPrChange w:id="1550" w:author="Chris Wright" w:date="2014-06-16T14:22:00Z">
                    <w:rPr/>
                  </w:rPrChange>
                </w:rPr>
                <w:t>The percentage of the allowed query limit used</w:t>
              </w:r>
            </w:ins>
          </w:p>
        </w:tc>
      </w:tr>
      <w:tr w:rsidR="00C2715E" w:rsidRPr="005B7FB5" w:rsidTr="00C25905">
        <w:trPr>
          <w:jc w:val="center"/>
          <w:ins w:id="1551" w:author="Chris Wright" w:date="2014-06-16T14:03:00Z"/>
        </w:trPr>
        <w:tc>
          <w:tcPr>
            <w:tcW w:w="2180" w:type="dxa"/>
            <w:vMerge/>
          </w:tcPr>
          <w:p w:rsidR="00C2715E" w:rsidRPr="005B7FB5" w:rsidRDefault="00C2715E" w:rsidP="00ED22D4">
            <w:pPr>
              <w:ind w:left="142"/>
              <w:rPr>
                <w:ins w:id="1552" w:author="Chris Wright" w:date="2014-06-16T14:03:00Z"/>
                <w:sz w:val="18"/>
                <w:szCs w:val="18"/>
                <w:rPrChange w:id="1553" w:author="Chris Wright" w:date="2014-06-16T14:22:00Z">
                  <w:rPr>
                    <w:ins w:id="1554" w:author="Chris Wright" w:date="2014-06-16T14:03:00Z"/>
                  </w:rPr>
                </w:rPrChange>
              </w:rPr>
            </w:pPr>
          </w:p>
        </w:tc>
        <w:tc>
          <w:tcPr>
            <w:tcW w:w="2180" w:type="dxa"/>
            <w:vMerge/>
          </w:tcPr>
          <w:p w:rsidR="00C2715E" w:rsidRPr="005B7FB5" w:rsidRDefault="00C2715E" w:rsidP="00ED22D4">
            <w:pPr>
              <w:rPr>
                <w:ins w:id="1555" w:author="Chris Wright" w:date="2014-06-16T14:03:00Z"/>
                <w:sz w:val="18"/>
                <w:szCs w:val="18"/>
                <w:rPrChange w:id="1556" w:author="Chris Wright" w:date="2014-06-16T14:22:00Z">
                  <w:rPr>
                    <w:ins w:id="1557" w:author="Chris Wright" w:date="2014-06-16T14:03:00Z"/>
                  </w:rPr>
                </w:rPrChange>
              </w:rPr>
            </w:pPr>
          </w:p>
        </w:tc>
        <w:tc>
          <w:tcPr>
            <w:tcW w:w="2180" w:type="dxa"/>
          </w:tcPr>
          <w:p w:rsidR="00C2715E" w:rsidRPr="005B7FB5" w:rsidRDefault="00C2715E" w:rsidP="00ED22D4">
            <w:pPr>
              <w:ind w:left="35"/>
              <w:rPr>
                <w:ins w:id="1558" w:author="Chris Wright" w:date="2014-06-16T14:03:00Z"/>
                <w:sz w:val="18"/>
                <w:szCs w:val="18"/>
                <w:rPrChange w:id="1559" w:author="Chris Wright" w:date="2014-06-16T14:22:00Z">
                  <w:rPr>
                    <w:ins w:id="1560" w:author="Chris Wright" w:date="2014-06-16T14:03:00Z"/>
                  </w:rPr>
                </w:rPrChange>
              </w:rPr>
            </w:pPr>
            <w:ins w:id="1561" w:author="Chris Wright" w:date="2014-06-16T14:04:00Z">
              <w:r w:rsidRPr="005B7FB5">
                <w:rPr>
                  <w:sz w:val="18"/>
                  <w:szCs w:val="18"/>
                  <w:rPrChange w:id="1562" w:author="Chris Wright" w:date="2014-06-16T14:22:00Z">
                    <w:rPr/>
                  </w:rPrChange>
                </w:rPr>
                <w:t>currentUsage</w:t>
              </w:r>
            </w:ins>
          </w:p>
        </w:tc>
        <w:tc>
          <w:tcPr>
            <w:tcW w:w="2180" w:type="dxa"/>
          </w:tcPr>
          <w:p w:rsidR="00C2715E" w:rsidRPr="005B7FB5" w:rsidRDefault="00C2715E" w:rsidP="00ED22D4">
            <w:pPr>
              <w:ind w:left="35"/>
              <w:rPr>
                <w:ins w:id="1563" w:author="Chris Wright" w:date="2014-06-16T14:03:00Z"/>
                <w:sz w:val="18"/>
                <w:szCs w:val="18"/>
                <w:rPrChange w:id="1564" w:author="Chris Wright" w:date="2014-06-16T14:22:00Z">
                  <w:rPr>
                    <w:ins w:id="1565" w:author="Chris Wright" w:date="2014-06-16T14:03:00Z"/>
                  </w:rPr>
                </w:rPrChange>
              </w:rPr>
            </w:pPr>
            <w:ins w:id="1566" w:author="Chris Wright" w:date="2014-06-16T14:04:00Z">
              <w:r w:rsidRPr="005B7FB5">
                <w:rPr>
                  <w:sz w:val="18"/>
                  <w:szCs w:val="18"/>
                  <w:rPrChange w:id="1567" w:author="Chris Wright" w:date="2014-06-16T14:22:00Z">
                    <w:rPr/>
                  </w:rPrChange>
                </w:rPr>
                <w:t>The actual number of queries consumed</w:t>
              </w:r>
            </w:ins>
          </w:p>
        </w:tc>
      </w:tr>
      <w:tr w:rsidR="00C2715E" w:rsidRPr="005B7FB5" w:rsidTr="00C25905">
        <w:trPr>
          <w:jc w:val="center"/>
          <w:ins w:id="1568" w:author="Chris Wright" w:date="2014-06-16T14:03:00Z"/>
        </w:trPr>
        <w:tc>
          <w:tcPr>
            <w:tcW w:w="2180" w:type="dxa"/>
            <w:vMerge/>
          </w:tcPr>
          <w:p w:rsidR="00C2715E" w:rsidRPr="005B7FB5" w:rsidRDefault="00C2715E" w:rsidP="00ED22D4">
            <w:pPr>
              <w:ind w:left="142"/>
              <w:rPr>
                <w:ins w:id="1569" w:author="Chris Wright" w:date="2014-06-16T14:03:00Z"/>
                <w:sz w:val="18"/>
                <w:szCs w:val="18"/>
                <w:rPrChange w:id="1570" w:author="Chris Wright" w:date="2014-06-16T14:22:00Z">
                  <w:rPr>
                    <w:ins w:id="1571" w:author="Chris Wright" w:date="2014-06-16T14:03:00Z"/>
                  </w:rPr>
                </w:rPrChange>
              </w:rPr>
            </w:pPr>
          </w:p>
        </w:tc>
        <w:tc>
          <w:tcPr>
            <w:tcW w:w="2180" w:type="dxa"/>
            <w:vMerge/>
          </w:tcPr>
          <w:p w:rsidR="00C2715E" w:rsidRPr="005B7FB5" w:rsidRDefault="00C2715E" w:rsidP="00ED22D4">
            <w:pPr>
              <w:rPr>
                <w:ins w:id="1572" w:author="Chris Wright" w:date="2014-06-16T14:03:00Z"/>
                <w:sz w:val="18"/>
                <w:szCs w:val="18"/>
                <w:rPrChange w:id="1573" w:author="Chris Wright" w:date="2014-06-16T14:22:00Z">
                  <w:rPr>
                    <w:ins w:id="1574" w:author="Chris Wright" w:date="2014-06-16T14:03:00Z"/>
                  </w:rPr>
                </w:rPrChange>
              </w:rPr>
            </w:pPr>
          </w:p>
        </w:tc>
        <w:tc>
          <w:tcPr>
            <w:tcW w:w="2180" w:type="dxa"/>
          </w:tcPr>
          <w:p w:rsidR="00C2715E" w:rsidRPr="005B7FB5" w:rsidRDefault="00C2715E" w:rsidP="00ED22D4">
            <w:pPr>
              <w:ind w:left="35"/>
              <w:rPr>
                <w:ins w:id="1575" w:author="Chris Wright" w:date="2014-06-16T14:03:00Z"/>
                <w:sz w:val="18"/>
                <w:szCs w:val="18"/>
                <w:rPrChange w:id="1576" w:author="Chris Wright" w:date="2014-06-16T14:22:00Z">
                  <w:rPr>
                    <w:ins w:id="1577" w:author="Chris Wright" w:date="2014-06-16T14:03:00Z"/>
                  </w:rPr>
                </w:rPrChange>
              </w:rPr>
            </w:pPr>
            <w:ins w:id="1578" w:author="Chris Wright" w:date="2014-06-16T14:04:00Z">
              <w:r w:rsidRPr="005B7FB5">
                <w:rPr>
                  <w:sz w:val="18"/>
                  <w:szCs w:val="18"/>
                  <w:rPrChange w:id="1579" w:author="Chris Wright" w:date="2014-06-16T14:22:00Z">
                    <w:rPr/>
                  </w:rPrChange>
                </w:rPr>
                <w:t>usageLimit</w:t>
              </w:r>
            </w:ins>
          </w:p>
        </w:tc>
        <w:tc>
          <w:tcPr>
            <w:tcW w:w="2180" w:type="dxa"/>
          </w:tcPr>
          <w:p w:rsidR="00C2715E" w:rsidRPr="005B7FB5" w:rsidRDefault="00C2715E" w:rsidP="00ED22D4">
            <w:pPr>
              <w:ind w:left="35"/>
              <w:rPr>
                <w:ins w:id="1580" w:author="Chris Wright" w:date="2014-06-16T14:03:00Z"/>
                <w:sz w:val="18"/>
                <w:szCs w:val="18"/>
                <w:rPrChange w:id="1581" w:author="Chris Wright" w:date="2014-06-16T14:22:00Z">
                  <w:rPr>
                    <w:ins w:id="1582" w:author="Chris Wright" w:date="2014-06-16T14:03:00Z"/>
                  </w:rPr>
                </w:rPrChange>
              </w:rPr>
            </w:pPr>
            <w:ins w:id="1583" w:author="Chris Wright" w:date="2014-06-16T14:04:00Z">
              <w:r w:rsidRPr="005B7FB5">
                <w:rPr>
                  <w:sz w:val="18"/>
                  <w:szCs w:val="18"/>
                  <w:rPrChange w:id="1584" w:author="Chris Wright" w:date="2014-06-16T14:22:00Z">
                    <w:rPr/>
                  </w:rPrChange>
                </w:rPr>
                <w:t>The limit that applies to the zone groups current plan</w:t>
              </w:r>
            </w:ins>
          </w:p>
        </w:tc>
      </w:tr>
      <w:tr w:rsidR="00C2715E" w:rsidRPr="005B7FB5" w:rsidTr="00F20FBD">
        <w:trPr>
          <w:jc w:val="center"/>
          <w:ins w:id="1585" w:author="Chris Wright" w:date="2014-06-16T13:50:00Z"/>
        </w:trPr>
        <w:tc>
          <w:tcPr>
            <w:tcW w:w="2180" w:type="dxa"/>
            <w:vMerge w:val="restart"/>
          </w:tcPr>
          <w:p w:rsidR="00C2715E" w:rsidRPr="005B7FB5" w:rsidRDefault="00C2715E" w:rsidP="00ED22D4">
            <w:pPr>
              <w:ind w:left="142"/>
              <w:rPr>
                <w:ins w:id="1586" w:author="Chris Wright" w:date="2014-06-16T13:50:00Z"/>
                <w:sz w:val="18"/>
                <w:szCs w:val="18"/>
                <w:rPrChange w:id="1587" w:author="Chris Wright" w:date="2014-06-16T14:22:00Z">
                  <w:rPr>
                    <w:ins w:id="1588" w:author="Chris Wright" w:date="2014-06-16T13:50:00Z"/>
                  </w:rPr>
                </w:rPrChange>
              </w:rPr>
              <w:pPrChange w:id="1589" w:author="Chris Wright" w:date="2014-06-16T13:52:00Z">
                <w:pPr/>
              </w:pPrChange>
            </w:pPr>
            <w:ins w:id="1590" w:author="Chris Wright" w:date="2014-06-16T13:51:00Z">
              <w:r w:rsidRPr="005B7FB5">
                <w:rPr>
                  <w:sz w:val="18"/>
                  <w:szCs w:val="18"/>
                  <w:rPrChange w:id="1591" w:author="Chris Wright" w:date="2014-06-16T14:22:00Z">
                    <w:rPr/>
                  </w:rPrChange>
                </w:rPr>
                <w:t>zoneUsageOverLimit</w:t>
              </w:r>
            </w:ins>
          </w:p>
        </w:tc>
        <w:tc>
          <w:tcPr>
            <w:tcW w:w="2180" w:type="dxa"/>
            <w:vMerge w:val="restart"/>
          </w:tcPr>
          <w:p w:rsidR="00C2715E" w:rsidRPr="005B7FB5" w:rsidRDefault="00C2715E" w:rsidP="00ED22D4">
            <w:pPr>
              <w:ind w:left="0"/>
              <w:rPr>
                <w:ins w:id="1592" w:author="Chris Wright" w:date="2014-06-16T13:51:00Z"/>
                <w:sz w:val="18"/>
                <w:szCs w:val="18"/>
                <w:rPrChange w:id="1593" w:author="Chris Wright" w:date="2014-06-16T14:22:00Z">
                  <w:rPr>
                    <w:ins w:id="1594" w:author="Chris Wright" w:date="2014-06-16T13:51:00Z"/>
                  </w:rPr>
                </w:rPrChange>
              </w:rPr>
              <w:pPrChange w:id="1595" w:author="Chris Wright" w:date="2014-06-16T13:54:00Z">
                <w:pPr/>
              </w:pPrChange>
            </w:pPr>
            <w:ins w:id="1596" w:author="Chris Wright" w:date="2014-06-16T13:54:00Z">
              <w:r w:rsidRPr="005B7FB5">
                <w:rPr>
                  <w:sz w:val="18"/>
                  <w:szCs w:val="18"/>
                  <w:rPrChange w:id="1597" w:author="Chris Wright" w:date="2014-06-16T14:22:00Z">
                    <w:rPr/>
                  </w:rPrChange>
                </w:rPr>
                <w:t>En</w:t>
              </w:r>
            </w:ins>
            <w:ins w:id="1598" w:author="Chris Wright" w:date="2014-06-16T13:57:00Z">
              <w:r w:rsidRPr="005B7FB5">
                <w:rPr>
                  <w:sz w:val="18"/>
                  <w:szCs w:val="18"/>
                  <w:rPrChange w:id="1599" w:author="Chris Wright" w:date="2014-06-16T14:22:00Z">
                    <w:rPr/>
                  </w:rPrChange>
                </w:rPr>
                <w:t>-</w:t>
              </w:r>
            </w:ins>
            <w:ins w:id="1600" w:author="Chris Wright" w:date="2014-06-16T13:54:00Z">
              <w:r w:rsidRPr="005B7FB5">
                <w:rPr>
                  <w:sz w:val="18"/>
                  <w:szCs w:val="18"/>
                  <w:rPrChange w:id="1601" w:author="Chris Wright" w:date="2014-06-16T14:22:00Z">
                    <w:rPr/>
                  </w:rPrChange>
                </w:rPr>
                <w:t xml:space="preserve">queued </w:t>
              </w:r>
              <w:r w:rsidRPr="005B7FB5">
                <w:rPr>
                  <w:sz w:val="18"/>
                  <w:szCs w:val="18"/>
                  <w:rPrChange w:id="1602" w:author="Chris Wright" w:date="2014-06-16T14:22:00Z">
                    <w:rPr/>
                  </w:rPrChange>
                </w:rPr>
                <w:t>when a zone</w:t>
              </w:r>
              <w:r w:rsidRPr="005B7FB5">
                <w:rPr>
                  <w:sz w:val="18"/>
                  <w:szCs w:val="18"/>
                  <w:rPrChange w:id="1603" w:author="Chris Wright" w:date="2014-06-16T14:22:00Z">
                    <w:rPr/>
                  </w:rPrChange>
                </w:rPr>
                <w:t xml:space="preserve"> </w:t>
              </w:r>
              <w:r w:rsidRPr="005B7FB5">
                <w:rPr>
                  <w:sz w:val="18"/>
                  <w:szCs w:val="18"/>
                  <w:rPrChange w:id="1604" w:author="Chris Wright" w:date="2014-06-16T14:22:00Z">
                    <w:rPr/>
                  </w:rPrChange>
                </w:rPr>
                <w:t>exceeds</w:t>
              </w:r>
              <w:r w:rsidRPr="005B7FB5">
                <w:rPr>
                  <w:sz w:val="18"/>
                  <w:szCs w:val="18"/>
                  <w:rPrChange w:id="1605" w:author="Chris Wright" w:date="2014-06-16T14:22:00Z">
                    <w:rPr/>
                  </w:rPrChange>
                </w:rPr>
                <w:t xml:space="preserve"> its usage limit of queries for the month</w:t>
              </w:r>
            </w:ins>
          </w:p>
        </w:tc>
        <w:tc>
          <w:tcPr>
            <w:tcW w:w="2180" w:type="dxa"/>
          </w:tcPr>
          <w:p w:rsidR="00C2715E" w:rsidRPr="005B7FB5" w:rsidRDefault="00C2715E" w:rsidP="00ED22D4">
            <w:pPr>
              <w:ind w:left="35"/>
              <w:rPr>
                <w:ins w:id="1606" w:author="Chris Wright" w:date="2014-06-16T13:50:00Z"/>
                <w:sz w:val="18"/>
                <w:szCs w:val="18"/>
                <w:rPrChange w:id="1607" w:author="Chris Wright" w:date="2014-06-16T14:22:00Z">
                  <w:rPr>
                    <w:ins w:id="1608" w:author="Chris Wright" w:date="2014-06-16T13:50:00Z"/>
                  </w:rPr>
                </w:rPrChange>
              </w:rPr>
              <w:pPrChange w:id="1609" w:author="Chris Wright" w:date="2014-06-16T13:52:00Z">
                <w:pPr/>
              </w:pPrChange>
            </w:pPr>
            <w:ins w:id="1610" w:author="Chris Wright" w:date="2014-06-16T14:04:00Z">
              <w:r w:rsidRPr="005B7FB5">
                <w:rPr>
                  <w:sz w:val="18"/>
                  <w:szCs w:val="18"/>
                  <w:rPrChange w:id="1611" w:author="Chris Wright" w:date="2014-06-16T14:22:00Z">
                    <w:rPr/>
                  </w:rPrChange>
                </w:rPr>
                <w:t>zoneName</w:t>
              </w:r>
            </w:ins>
          </w:p>
        </w:tc>
        <w:tc>
          <w:tcPr>
            <w:tcW w:w="2180" w:type="dxa"/>
          </w:tcPr>
          <w:p w:rsidR="00C2715E" w:rsidRPr="005B7FB5" w:rsidRDefault="00C2715E" w:rsidP="00ED22D4">
            <w:pPr>
              <w:ind w:left="35"/>
              <w:rPr>
                <w:ins w:id="1612" w:author="Chris Wright" w:date="2014-06-16T13:50:00Z"/>
                <w:sz w:val="18"/>
                <w:szCs w:val="18"/>
                <w:rPrChange w:id="1613" w:author="Chris Wright" w:date="2014-06-16T14:22:00Z">
                  <w:rPr>
                    <w:ins w:id="1614" w:author="Chris Wright" w:date="2014-06-16T13:50:00Z"/>
                  </w:rPr>
                </w:rPrChange>
              </w:rPr>
              <w:pPrChange w:id="1615" w:author="Chris Wright" w:date="2014-06-16T13:52:00Z">
                <w:pPr/>
              </w:pPrChange>
            </w:pPr>
            <w:ins w:id="1616" w:author="Chris Wright" w:date="2014-06-16T14:04:00Z">
              <w:r w:rsidRPr="005B7FB5">
                <w:rPr>
                  <w:sz w:val="18"/>
                  <w:szCs w:val="18"/>
                  <w:rPrChange w:id="1617" w:author="Chris Wright" w:date="2014-06-16T14:22:00Z">
                    <w:rPr/>
                  </w:rPrChange>
                </w:rPr>
                <w:t>The name of the zone</w:t>
              </w:r>
            </w:ins>
          </w:p>
        </w:tc>
      </w:tr>
      <w:tr w:rsidR="00C2715E" w:rsidRPr="005B7FB5" w:rsidTr="00C25905">
        <w:trPr>
          <w:jc w:val="center"/>
          <w:ins w:id="1618" w:author="Chris Wright" w:date="2014-06-16T14:04:00Z"/>
        </w:trPr>
        <w:tc>
          <w:tcPr>
            <w:tcW w:w="2180" w:type="dxa"/>
            <w:vMerge/>
          </w:tcPr>
          <w:p w:rsidR="00C2715E" w:rsidRPr="005B7FB5" w:rsidRDefault="00C2715E" w:rsidP="00ED22D4">
            <w:pPr>
              <w:ind w:left="142"/>
              <w:rPr>
                <w:ins w:id="1619" w:author="Chris Wright" w:date="2014-06-16T14:04:00Z"/>
                <w:sz w:val="18"/>
                <w:szCs w:val="18"/>
                <w:rPrChange w:id="1620" w:author="Chris Wright" w:date="2014-06-16T14:22:00Z">
                  <w:rPr>
                    <w:ins w:id="1621" w:author="Chris Wright" w:date="2014-06-16T14:04:00Z"/>
                  </w:rPr>
                </w:rPrChange>
              </w:rPr>
            </w:pPr>
          </w:p>
        </w:tc>
        <w:tc>
          <w:tcPr>
            <w:tcW w:w="2180" w:type="dxa"/>
            <w:vMerge/>
          </w:tcPr>
          <w:p w:rsidR="00C2715E" w:rsidRPr="005B7FB5" w:rsidRDefault="00C2715E" w:rsidP="00ED22D4">
            <w:pPr>
              <w:rPr>
                <w:ins w:id="1622" w:author="Chris Wright" w:date="2014-06-16T14:04:00Z"/>
                <w:sz w:val="18"/>
                <w:szCs w:val="18"/>
                <w:rPrChange w:id="1623" w:author="Chris Wright" w:date="2014-06-16T14:22:00Z">
                  <w:rPr>
                    <w:ins w:id="1624" w:author="Chris Wright" w:date="2014-06-16T14:04:00Z"/>
                  </w:rPr>
                </w:rPrChange>
              </w:rPr>
            </w:pPr>
          </w:p>
        </w:tc>
        <w:tc>
          <w:tcPr>
            <w:tcW w:w="2180" w:type="dxa"/>
          </w:tcPr>
          <w:p w:rsidR="00C2715E" w:rsidRPr="005B7FB5" w:rsidRDefault="00C2715E" w:rsidP="00ED22D4">
            <w:pPr>
              <w:ind w:left="35"/>
              <w:rPr>
                <w:ins w:id="1625" w:author="Chris Wright" w:date="2014-06-16T14:04:00Z"/>
                <w:sz w:val="18"/>
                <w:szCs w:val="18"/>
                <w:rPrChange w:id="1626" w:author="Chris Wright" w:date="2014-06-16T14:22:00Z">
                  <w:rPr>
                    <w:ins w:id="1627" w:author="Chris Wright" w:date="2014-06-16T14:04:00Z"/>
                  </w:rPr>
                </w:rPrChange>
              </w:rPr>
            </w:pPr>
            <w:ins w:id="1628" w:author="Chris Wright" w:date="2014-06-16T14:04:00Z">
              <w:r w:rsidRPr="005B7FB5">
                <w:rPr>
                  <w:sz w:val="18"/>
                  <w:szCs w:val="18"/>
                  <w:rPrChange w:id="1629" w:author="Chris Wright" w:date="2014-06-16T14:22:00Z">
                    <w:rPr/>
                  </w:rPrChange>
                </w:rPr>
                <w:t>zoneId</w:t>
              </w:r>
            </w:ins>
          </w:p>
        </w:tc>
        <w:tc>
          <w:tcPr>
            <w:tcW w:w="2180" w:type="dxa"/>
          </w:tcPr>
          <w:p w:rsidR="00C2715E" w:rsidRPr="005B7FB5" w:rsidRDefault="00C2715E" w:rsidP="00ED22D4">
            <w:pPr>
              <w:ind w:left="35"/>
              <w:rPr>
                <w:ins w:id="1630" w:author="Chris Wright" w:date="2014-06-16T14:04:00Z"/>
                <w:sz w:val="18"/>
                <w:szCs w:val="18"/>
                <w:rPrChange w:id="1631" w:author="Chris Wright" w:date="2014-06-16T14:22:00Z">
                  <w:rPr>
                    <w:ins w:id="1632" w:author="Chris Wright" w:date="2014-06-16T14:04:00Z"/>
                  </w:rPr>
                </w:rPrChange>
              </w:rPr>
            </w:pPr>
            <w:ins w:id="1633" w:author="Chris Wright" w:date="2014-06-16T14:04:00Z">
              <w:r w:rsidRPr="005B7FB5">
                <w:rPr>
                  <w:sz w:val="18"/>
                  <w:szCs w:val="18"/>
                  <w:rPrChange w:id="1634" w:author="Chris Wright" w:date="2014-06-16T14:22:00Z">
                    <w:rPr/>
                  </w:rPrChange>
                </w:rPr>
                <w:t>The uuid of the zone</w:t>
              </w:r>
            </w:ins>
          </w:p>
        </w:tc>
      </w:tr>
      <w:tr w:rsidR="00C2715E" w:rsidRPr="005B7FB5" w:rsidTr="00C25905">
        <w:trPr>
          <w:jc w:val="center"/>
          <w:ins w:id="1635" w:author="Chris Wright" w:date="2014-06-16T14:04:00Z"/>
        </w:trPr>
        <w:tc>
          <w:tcPr>
            <w:tcW w:w="2180" w:type="dxa"/>
            <w:vMerge/>
          </w:tcPr>
          <w:p w:rsidR="00C2715E" w:rsidRPr="005B7FB5" w:rsidRDefault="00C2715E" w:rsidP="00ED22D4">
            <w:pPr>
              <w:ind w:left="142"/>
              <w:rPr>
                <w:ins w:id="1636" w:author="Chris Wright" w:date="2014-06-16T14:04:00Z"/>
                <w:sz w:val="18"/>
                <w:szCs w:val="18"/>
                <w:rPrChange w:id="1637" w:author="Chris Wright" w:date="2014-06-16T14:22:00Z">
                  <w:rPr>
                    <w:ins w:id="1638" w:author="Chris Wright" w:date="2014-06-16T14:04:00Z"/>
                  </w:rPr>
                </w:rPrChange>
              </w:rPr>
            </w:pPr>
          </w:p>
        </w:tc>
        <w:tc>
          <w:tcPr>
            <w:tcW w:w="2180" w:type="dxa"/>
            <w:vMerge/>
          </w:tcPr>
          <w:p w:rsidR="00C2715E" w:rsidRPr="005B7FB5" w:rsidRDefault="00C2715E" w:rsidP="00ED22D4">
            <w:pPr>
              <w:rPr>
                <w:ins w:id="1639" w:author="Chris Wright" w:date="2014-06-16T14:04:00Z"/>
                <w:sz w:val="18"/>
                <w:szCs w:val="18"/>
                <w:rPrChange w:id="1640" w:author="Chris Wright" w:date="2014-06-16T14:22:00Z">
                  <w:rPr>
                    <w:ins w:id="1641" w:author="Chris Wright" w:date="2014-06-16T14:04:00Z"/>
                  </w:rPr>
                </w:rPrChange>
              </w:rPr>
            </w:pPr>
          </w:p>
        </w:tc>
        <w:tc>
          <w:tcPr>
            <w:tcW w:w="2180" w:type="dxa"/>
          </w:tcPr>
          <w:p w:rsidR="00C2715E" w:rsidRPr="005B7FB5" w:rsidRDefault="00C2715E" w:rsidP="00ED22D4">
            <w:pPr>
              <w:ind w:left="35"/>
              <w:rPr>
                <w:ins w:id="1642" w:author="Chris Wright" w:date="2014-06-16T14:04:00Z"/>
                <w:sz w:val="18"/>
                <w:szCs w:val="18"/>
                <w:rPrChange w:id="1643" w:author="Chris Wright" w:date="2014-06-16T14:22:00Z">
                  <w:rPr>
                    <w:ins w:id="1644" w:author="Chris Wright" w:date="2014-06-16T14:04:00Z"/>
                  </w:rPr>
                </w:rPrChange>
              </w:rPr>
            </w:pPr>
            <w:ins w:id="1645" w:author="Chris Wright" w:date="2014-06-16T14:04:00Z">
              <w:r w:rsidRPr="005B7FB5">
                <w:rPr>
                  <w:sz w:val="18"/>
                  <w:szCs w:val="18"/>
                  <w:rPrChange w:id="1646" w:author="Chris Wright" w:date="2014-06-16T14:22:00Z">
                    <w:rPr/>
                  </w:rPrChange>
                </w:rPr>
                <w:t>percentUsed</w:t>
              </w:r>
            </w:ins>
          </w:p>
        </w:tc>
        <w:tc>
          <w:tcPr>
            <w:tcW w:w="2180" w:type="dxa"/>
          </w:tcPr>
          <w:p w:rsidR="00C2715E" w:rsidRPr="005B7FB5" w:rsidRDefault="00C2715E" w:rsidP="00ED22D4">
            <w:pPr>
              <w:ind w:left="35"/>
              <w:rPr>
                <w:ins w:id="1647" w:author="Chris Wright" w:date="2014-06-16T14:04:00Z"/>
                <w:sz w:val="18"/>
                <w:szCs w:val="18"/>
                <w:rPrChange w:id="1648" w:author="Chris Wright" w:date="2014-06-16T14:22:00Z">
                  <w:rPr>
                    <w:ins w:id="1649" w:author="Chris Wright" w:date="2014-06-16T14:04:00Z"/>
                  </w:rPr>
                </w:rPrChange>
              </w:rPr>
            </w:pPr>
            <w:ins w:id="1650" w:author="Chris Wright" w:date="2014-06-16T14:04:00Z">
              <w:r w:rsidRPr="005B7FB5">
                <w:rPr>
                  <w:sz w:val="18"/>
                  <w:szCs w:val="18"/>
                  <w:rPrChange w:id="1651" w:author="Chris Wright" w:date="2014-06-16T14:22:00Z">
                    <w:rPr/>
                  </w:rPrChange>
                </w:rPr>
                <w:t>The percentage of the allowed query limit used</w:t>
              </w:r>
            </w:ins>
          </w:p>
        </w:tc>
      </w:tr>
      <w:tr w:rsidR="00C2715E" w:rsidRPr="005B7FB5" w:rsidTr="00C25905">
        <w:trPr>
          <w:jc w:val="center"/>
          <w:ins w:id="1652" w:author="Chris Wright" w:date="2014-06-16T14:04:00Z"/>
        </w:trPr>
        <w:tc>
          <w:tcPr>
            <w:tcW w:w="2180" w:type="dxa"/>
            <w:vMerge/>
          </w:tcPr>
          <w:p w:rsidR="00C2715E" w:rsidRPr="005B7FB5" w:rsidRDefault="00C2715E" w:rsidP="00ED22D4">
            <w:pPr>
              <w:ind w:left="142"/>
              <w:rPr>
                <w:ins w:id="1653" w:author="Chris Wright" w:date="2014-06-16T14:04:00Z"/>
                <w:sz w:val="18"/>
                <w:szCs w:val="18"/>
                <w:rPrChange w:id="1654" w:author="Chris Wright" w:date="2014-06-16T14:22:00Z">
                  <w:rPr>
                    <w:ins w:id="1655" w:author="Chris Wright" w:date="2014-06-16T14:04:00Z"/>
                  </w:rPr>
                </w:rPrChange>
              </w:rPr>
            </w:pPr>
          </w:p>
        </w:tc>
        <w:tc>
          <w:tcPr>
            <w:tcW w:w="2180" w:type="dxa"/>
            <w:vMerge/>
          </w:tcPr>
          <w:p w:rsidR="00C2715E" w:rsidRPr="005B7FB5" w:rsidRDefault="00C2715E" w:rsidP="00ED22D4">
            <w:pPr>
              <w:rPr>
                <w:ins w:id="1656" w:author="Chris Wright" w:date="2014-06-16T14:04:00Z"/>
                <w:sz w:val="18"/>
                <w:szCs w:val="18"/>
                <w:rPrChange w:id="1657" w:author="Chris Wright" w:date="2014-06-16T14:22:00Z">
                  <w:rPr>
                    <w:ins w:id="1658" w:author="Chris Wright" w:date="2014-06-16T14:04:00Z"/>
                  </w:rPr>
                </w:rPrChange>
              </w:rPr>
            </w:pPr>
          </w:p>
        </w:tc>
        <w:tc>
          <w:tcPr>
            <w:tcW w:w="2180" w:type="dxa"/>
          </w:tcPr>
          <w:p w:rsidR="00C2715E" w:rsidRPr="005B7FB5" w:rsidRDefault="00C2715E" w:rsidP="00ED22D4">
            <w:pPr>
              <w:ind w:left="35"/>
              <w:rPr>
                <w:ins w:id="1659" w:author="Chris Wright" w:date="2014-06-16T14:04:00Z"/>
                <w:sz w:val="18"/>
                <w:szCs w:val="18"/>
                <w:rPrChange w:id="1660" w:author="Chris Wright" w:date="2014-06-16T14:22:00Z">
                  <w:rPr>
                    <w:ins w:id="1661" w:author="Chris Wright" w:date="2014-06-16T14:04:00Z"/>
                  </w:rPr>
                </w:rPrChange>
              </w:rPr>
            </w:pPr>
            <w:ins w:id="1662" w:author="Chris Wright" w:date="2014-06-16T14:04:00Z">
              <w:r w:rsidRPr="005B7FB5">
                <w:rPr>
                  <w:sz w:val="18"/>
                  <w:szCs w:val="18"/>
                  <w:rPrChange w:id="1663" w:author="Chris Wright" w:date="2014-06-16T14:22:00Z">
                    <w:rPr/>
                  </w:rPrChange>
                </w:rPr>
                <w:t>currentUsage</w:t>
              </w:r>
            </w:ins>
          </w:p>
        </w:tc>
        <w:tc>
          <w:tcPr>
            <w:tcW w:w="2180" w:type="dxa"/>
          </w:tcPr>
          <w:p w:rsidR="00C2715E" w:rsidRPr="005B7FB5" w:rsidRDefault="00C2715E" w:rsidP="00ED22D4">
            <w:pPr>
              <w:ind w:left="35"/>
              <w:rPr>
                <w:ins w:id="1664" w:author="Chris Wright" w:date="2014-06-16T14:04:00Z"/>
                <w:sz w:val="18"/>
                <w:szCs w:val="18"/>
                <w:rPrChange w:id="1665" w:author="Chris Wright" w:date="2014-06-16T14:22:00Z">
                  <w:rPr>
                    <w:ins w:id="1666" w:author="Chris Wright" w:date="2014-06-16T14:04:00Z"/>
                  </w:rPr>
                </w:rPrChange>
              </w:rPr>
            </w:pPr>
            <w:ins w:id="1667" w:author="Chris Wright" w:date="2014-06-16T14:04:00Z">
              <w:r w:rsidRPr="005B7FB5">
                <w:rPr>
                  <w:sz w:val="18"/>
                  <w:szCs w:val="18"/>
                  <w:rPrChange w:id="1668" w:author="Chris Wright" w:date="2014-06-16T14:22:00Z">
                    <w:rPr/>
                  </w:rPrChange>
                </w:rPr>
                <w:t>The actual number of queries consumed</w:t>
              </w:r>
            </w:ins>
          </w:p>
        </w:tc>
      </w:tr>
      <w:tr w:rsidR="00C2715E" w:rsidRPr="005B7FB5" w:rsidTr="00C25905">
        <w:trPr>
          <w:jc w:val="center"/>
          <w:ins w:id="1669" w:author="Chris Wright" w:date="2014-06-16T14:04:00Z"/>
        </w:trPr>
        <w:tc>
          <w:tcPr>
            <w:tcW w:w="2180" w:type="dxa"/>
            <w:vMerge/>
          </w:tcPr>
          <w:p w:rsidR="00C2715E" w:rsidRPr="005B7FB5" w:rsidRDefault="00C2715E" w:rsidP="00ED22D4">
            <w:pPr>
              <w:ind w:left="142"/>
              <w:rPr>
                <w:ins w:id="1670" w:author="Chris Wright" w:date="2014-06-16T14:04:00Z"/>
                <w:sz w:val="18"/>
                <w:szCs w:val="18"/>
                <w:rPrChange w:id="1671" w:author="Chris Wright" w:date="2014-06-16T14:22:00Z">
                  <w:rPr>
                    <w:ins w:id="1672" w:author="Chris Wright" w:date="2014-06-16T14:04:00Z"/>
                  </w:rPr>
                </w:rPrChange>
              </w:rPr>
            </w:pPr>
          </w:p>
        </w:tc>
        <w:tc>
          <w:tcPr>
            <w:tcW w:w="2180" w:type="dxa"/>
            <w:vMerge/>
          </w:tcPr>
          <w:p w:rsidR="00C2715E" w:rsidRPr="005B7FB5" w:rsidRDefault="00C2715E" w:rsidP="00ED22D4">
            <w:pPr>
              <w:rPr>
                <w:ins w:id="1673" w:author="Chris Wright" w:date="2014-06-16T14:04:00Z"/>
                <w:sz w:val="18"/>
                <w:szCs w:val="18"/>
                <w:rPrChange w:id="1674" w:author="Chris Wright" w:date="2014-06-16T14:22:00Z">
                  <w:rPr>
                    <w:ins w:id="1675" w:author="Chris Wright" w:date="2014-06-16T14:04:00Z"/>
                  </w:rPr>
                </w:rPrChange>
              </w:rPr>
            </w:pPr>
          </w:p>
        </w:tc>
        <w:tc>
          <w:tcPr>
            <w:tcW w:w="2180" w:type="dxa"/>
          </w:tcPr>
          <w:p w:rsidR="00C2715E" w:rsidRPr="005B7FB5" w:rsidRDefault="00C2715E" w:rsidP="00ED22D4">
            <w:pPr>
              <w:ind w:left="35"/>
              <w:rPr>
                <w:ins w:id="1676" w:author="Chris Wright" w:date="2014-06-16T14:04:00Z"/>
                <w:sz w:val="18"/>
                <w:szCs w:val="18"/>
                <w:rPrChange w:id="1677" w:author="Chris Wright" w:date="2014-06-16T14:22:00Z">
                  <w:rPr>
                    <w:ins w:id="1678" w:author="Chris Wright" w:date="2014-06-16T14:04:00Z"/>
                  </w:rPr>
                </w:rPrChange>
              </w:rPr>
            </w:pPr>
            <w:ins w:id="1679" w:author="Chris Wright" w:date="2014-06-16T14:04:00Z">
              <w:r w:rsidRPr="005B7FB5">
                <w:rPr>
                  <w:sz w:val="18"/>
                  <w:szCs w:val="18"/>
                  <w:rPrChange w:id="1680" w:author="Chris Wright" w:date="2014-06-16T14:22:00Z">
                    <w:rPr/>
                  </w:rPrChange>
                </w:rPr>
                <w:t>usageLimit</w:t>
              </w:r>
            </w:ins>
          </w:p>
        </w:tc>
        <w:tc>
          <w:tcPr>
            <w:tcW w:w="2180" w:type="dxa"/>
          </w:tcPr>
          <w:p w:rsidR="00C2715E" w:rsidRPr="005B7FB5" w:rsidRDefault="00C2715E" w:rsidP="00ED22D4">
            <w:pPr>
              <w:ind w:left="35"/>
              <w:rPr>
                <w:ins w:id="1681" w:author="Chris Wright" w:date="2014-06-16T14:04:00Z"/>
                <w:sz w:val="18"/>
                <w:szCs w:val="18"/>
                <w:rPrChange w:id="1682" w:author="Chris Wright" w:date="2014-06-16T14:22:00Z">
                  <w:rPr>
                    <w:ins w:id="1683" w:author="Chris Wright" w:date="2014-06-16T14:04:00Z"/>
                  </w:rPr>
                </w:rPrChange>
              </w:rPr>
            </w:pPr>
            <w:ins w:id="1684" w:author="Chris Wright" w:date="2014-06-16T14:04:00Z">
              <w:r w:rsidRPr="005B7FB5">
                <w:rPr>
                  <w:sz w:val="18"/>
                  <w:szCs w:val="18"/>
                  <w:rPrChange w:id="1685" w:author="Chris Wright" w:date="2014-06-16T14:22:00Z">
                    <w:rPr/>
                  </w:rPrChange>
                </w:rPr>
                <w:t>The limit that applies to the zones current plan</w:t>
              </w:r>
            </w:ins>
          </w:p>
        </w:tc>
      </w:tr>
      <w:tr w:rsidR="00C2715E" w:rsidRPr="005B7FB5" w:rsidTr="00416712">
        <w:trPr>
          <w:jc w:val="center"/>
          <w:ins w:id="1686" w:author="Chris Wright" w:date="2014-06-16T13:50:00Z"/>
        </w:trPr>
        <w:tc>
          <w:tcPr>
            <w:tcW w:w="2180" w:type="dxa"/>
            <w:vMerge w:val="restart"/>
          </w:tcPr>
          <w:p w:rsidR="00C2715E" w:rsidRPr="005B7FB5" w:rsidRDefault="00C2715E" w:rsidP="00ED22D4">
            <w:pPr>
              <w:ind w:left="142"/>
              <w:rPr>
                <w:ins w:id="1687" w:author="Chris Wright" w:date="2014-06-16T13:50:00Z"/>
                <w:sz w:val="18"/>
                <w:szCs w:val="18"/>
                <w:rPrChange w:id="1688" w:author="Chris Wright" w:date="2014-06-16T14:22:00Z">
                  <w:rPr>
                    <w:ins w:id="1689" w:author="Chris Wright" w:date="2014-06-16T13:50:00Z"/>
                  </w:rPr>
                </w:rPrChange>
              </w:rPr>
              <w:pPrChange w:id="1690" w:author="Chris Wright" w:date="2014-06-16T13:52:00Z">
                <w:pPr/>
              </w:pPrChange>
            </w:pPr>
            <w:ins w:id="1691" w:author="Chris Wright" w:date="2014-06-16T13:51:00Z">
              <w:r w:rsidRPr="005B7FB5">
                <w:rPr>
                  <w:sz w:val="18"/>
                  <w:szCs w:val="18"/>
                  <w:rPrChange w:id="1692" w:author="Chris Wright" w:date="2014-06-16T14:22:00Z">
                    <w:rPr/>
                  </w:rPrChange>
                </w:rPr>
                <w:t>zoneGroupUsageOverLimit</w:t>
              </w:r>
            </w:ins>
          </w:p>
        </w:tc>
        <w:tc>
          <w:tcPr>
            <w:tcW w:w="2180" w:type="dxa"/>
            <w:vMerge w:val="restart"/>
          </w:tcPr>
          <w:p w:rsidR="00C2715E" w:rsidRPr="005B7FB5" w:rsidRDefault="00C2715E" w:rsidP="00ED22D4">
            <w:pPr>
              <w:ind w:left="0"/>
              <w:rPr>
                <w:ins w:id="1693" w:author="Chris Wright" w:date="2014-06-16T13:51:00Z"/>
                <w:sz w:val="18"/>
                <w:szCs w:val="18"/>
                <w:rPrChange w:id="1694" w:author="Chris Wright" w:date="2014-06-16T14:22:00Z">
                  <w:rPr>
                    <w:ins w:id="1695" w:author="Chris Wright" w:date="2014-06-16T13:51:00Z"/>
                  </w:rPr>
                </w:rPrChange>
              </w:rPr>
              <w:pPrChange w:id="1696" w:author="Chris Wright" w:date="2014-06-16T13:55:00Z">
                <w:pPr/>
              </w:pPrChange>
            </w:pPr>
            <w:ins w:id="1697" w:author="Chris Wright" w:date="2014-06-16T13:55:00Z">
              <w:r w:rsidRPr="005B7FB5">
                <w:rPr>
                  <w:sz w:val="18"/>
                  <w:szCs w:val="18"/>
                  <w:rPrChange w:id="1698" w:author="Chris Wright" w:date="2014-06-16T14:22:00Z">
                    <w:rPr/>
                  </w:rPrChange>
                </w:rPr>
                <w:t>En</w:t>
              </w:r>
            </w:ins>
            <w:ins w:id="1699" w:author="Chris Wright" w:date="2014-06-16T13:57:00Z">
              <w:r w:rsidRPr="005B7FB5">
                <w:rPr>
                  <w:sz w:val="18"/>
                  <w:szCs w:val="18"/>
                  <w:rPrChange w:id="1700" w:author="Chris Wright" w:date="2014-06-16T14:22:00Z">
                    <w:rPr/>
                  </w:rPrChange>
                </w:rPr>
                <w:t>-</w:t>
              </w:r>
            </w:ins>
            <w:ins w:id="1701" w:author="Chris Wright" w:date="2014-06-16T13:55:00Z">
              <w:r w:rsidRPr="005B7FB5">
                <w:rPr>
                  <w:sz w:val="18"/>
                  <w:szCs w:val="18"/>
                  <w:rPrChange w:id="1702" w:author="Chris Wright" w:date="2014-06-16T14:22:00Z">
                    <w:rPr/>
                  </w:rPrChange>
                </w:rPr>
                <w:t xml:space="preserve">queued when a zone </w:t>
              </w:r>
              <w:r w:rsidRPr="005B7FB5">
                <w:rPr>
                  <w:sz w:val="18"/>
                  <w:szCs w:val="18"/>
                  <w:rPrChange w:id="1703" w:author="Chris Wright" w:date="2014-06-16T14:22:00Z">
                    <w:rPr/>
                  </w:rPrChange>
                </w:rPr>
                <w:t xml:space="preserve">group </w:t>
              </w:r>
              <w:r w:rsidRPr="005B7FB5">
                <w:rPr>
                  <w:sz w:val="18"/>
                  <w:szCs w:val="18"/>
                  <w:rPrChange w:id="1704" w:author="Chris Wright" w:date="2014-06-16T14:22:00Z">
                    <w:rPr/>
                  </w:rPrChange>
                </w:rPr>
                <w:t>exceeds its usage limit of queries for the month</w:t>
              </w:r>
            </w:ins>
          </w:p>
        </w:tc>
        <w:tc>
          <w:tcPr>
            <w:tcW w:w="2180" w:type="dxa"/>
          </w:tcPr>
          <w:p w:rsidR="00C2715E" w:rsidRPr="005B7FB5" w:rsidRDefault="00C2715E" w:rsidP="00ED22D4">
            <w:pPr>
              <w:ind w:left="35"/>
              <w:rPr>
                <w:ins w:id="1705" w:author="Chris Wright" w:date="2014-06-16T13:50:00Z"/>
                <w:sz w:val="18"/>
                <w:szCs w:val="18"/>
                <w:rPrChange w:id="1706" w:author="Chris Wright" w:date="2014-06-16T14:22:00Z">
                  <w:rPr>
                    <w:ins w:id="1707" w:author="Chris Wright" w:date="2014-06-16T13:50:00Z"/>
                  </w:rPr>
                </w:rPrChange>
              </w:rPr>
              <w:pPrChange w:id="1708" w:author="Chris Wright" w:date="2014-06-16T13:52:00Z">
                <w:pPr/>
              </w:pPrChange>
            </w:pPr>
            <w:ins w:id="1709" w:author="Chris Wright" w:date="2014-06-16T14:04:00Z">
              <w:r w:rsidRPr="005B7FB5">
                <w:rPr>
                  <w:sz w:val="18"/>
                  <w:szCs w:val="18"/>
                  <w:rPrChange w:id="1710" w:author="Chris Wright" w:date="2014-06-16T14:22:00Z">
                    <w:rPr/>
                  </w:rPrChange>
                </w:rPr>
                <w:t>zoneGroupName</w:t>
              </w:r>
            </w:ins>
          </w:p>
        </w:tc>
        <w:tc>
          <w:tcPr>
            <w:tcW w:w="2180" w:type="dxa"/>
          </w:tcPr>
          <w:p w:rsidR="00C2715E" w:rsidRPr="005B7FB5" w:rsidRDefault="00C2715E" w:rsidP="00ED22D4">
            <w:pPr>
              <w:ind w:left="35"/>
              <w:rPr>
                <w:ins w:id="1711" w:author="Chris Wright" w:date="2014-06-16T13:50:00Z"/>
                <w:sz w:val="18"/>
                <w:szCs w:val="18"/>
                <w:rPrChange w:id="1712" w:author="Chris Wright" w:date="2014-06-16T14:22:00Z">
                  <w:rPr>
                    <w:ins w:id="1713" w:author="Chris Wright" w:date="2014-06-16T13:50:00Z"/>
                  </w:rPr>
                </w:rPrChange>
              </w:rPr>
              <w:pPrChange w:id="1714" w:author="Chris Wright" w:date="2014-06-16T13:52:00Z">
                <w:pPr/>
              </w:pPrChange>
            </w:pPr>
            <w:ins w:id="1715" w:author="Chris Wright" w:date="2014-06-16T14:04:00Z">
              <w:r w:rsidRPr="005B7FB5">
                <w:rPr>
                  <w:sz w:val="18"/>
                  <w:szCs w:val="18"/>
                  <w:rPrChange w:id="1716" w:author="Chris Wright" w:date="2014-06-16T14:22:00Z">
                    <w:rPr/>
                  </w:rPrChange>
                </w:rPr>
                <w:t>The name of the zone group</w:t>
              </w:r>
            </w:ins>
          </w:p>
        </w:tc>
      </w:tr>
      <w:tr w:rsidR="00C2715E" w:rsidRPr="005B7FB5" w:rsidTr="00C25905">
        <w:trPr>
          <w:jc w:val="center"/>
          <w:ins w:id="1717" w:author="Chris Wright" w:date="2014-06-16T14:04:00Z"/>
        </w:trPr>
        <w:tc>
          <w:tcPr>
            <w:tcW w:w="2180" w:type="dxa"/>
            <w:vMerge/>
          </w:tcPr>
          <w:p w:rsidR="00C2715E" w:rsidRPr="005B7FB5" w:rsidRDefault="00C2715E" w:rsidP="00ED22D4">
            <w:pPr>
              <w:ind w:left="142"/>
              <w:rPr>
                <w:ins w:id="1718" w:author="Chris Wright" w:date="2014-06-16T14:04:00Z"/>
                <w:sz w:val="18"/>
                <w:szCs w:val="18"/>
                <w:rPrChange w:id="1719" w:author="Chris Wright" w:date="2014-06-16T14:22:00Z">
                  <w:rPr>
                    <w:ins w:id="1720" w:author="Chris Wright" w:date="2014-06-16T14:04:00Z"/>
                  </w:rPr>
                </w:rPrChange>
              </w:rPr>
            </w:pPr>
          </w:p>
        </w:tc>
        <w:tc>
          <w:tcPr>
            <w:tcW w:w="2180" w:type="dxa"/>
            <w:vMerge/>
          </w:tcPr>
          <w:p w:rsidR="00C2715E" w:rsidRPr="005B7FB5" w:rsidRDefault="00C2715E" w:rsidP="00ED22D4">
            <w:pPr>
              <w:rPr>
                <w:ins w:id="1721" w:author="Chris Wright" w:date="2014-06-16T14:04:00Z"/>
                <w:sz w:val="18"/>
                <w:szCs w:val="18"/>
                <w:rPrChange w:id="1722" w:author="Chris Wright" w:date="2014-06-16T14:22:00Z">
                  <w:rPr>
                    <w:ins w:id="1723" w:author="Chris Wright" w:date="2014-06-16T14:04:00Z"/>
                  </w:rPr>
                </w:rPrChange>
              </w:rPr>
            </w:pPr>
          </w:p>
        </w:tc>
        <w:tc>
          <w:tcPr>
            <w:tcW w:w="2180" w:type="dxa"/>
          </w:tcPr>
          <w:p w:rsidR="00C2715E" w:rsidRPr="005B7FB5" w:rsidRDefault="00C2715E" w:rsidP="00ED22D4">
            <w:pPr>
              <w:ind w:left="35"/>
              <w:rPr>
                <w:ins w:id="1724" w:author="Chris Wright" w:date="2014-06-16T14:04:00Z"/>
                <w:sz w:val="18"/>
                <w:szCs w:val="18"/>
                <w:rPrChange w:id="1725" w:author="Chris Wright" w:date="2014-06-16T14:22:00Z">
                  <w:rPr>
                    <w:ins w:id="1726" w:author="Chris Wright" w:date="2014-06-16T14:04:00Z"/>
                  </w:rPr>
                </w:rPrChange>
              </w:rPr>
            </w:pPr>
            <w:ins w:id="1727" w:author="Chris Wright" w:date="2014-06-16T14:04:00Z">
              <w:r w:rsidRPr="005B7FB5">
                <w:rPr>
                  <w:sz w:val="18"/>
                  <w:szCs w:val="18"/>
                  <w:rPrChange w:id="1728" w:author="Chris Wright" w:date="2014-06-16T14:22:00Z">
                    <w:rPr/>
                  </w:rPrChange>
                </w:rPr>
                <w:t>percentUsed</w:t>
              </w:r>
            </w:ins>
          </w:p>
        </w:tc>
        <w:tc>
          <w:tcPr>
            <w:tcW w:w="2180" w:type="dxa"/>
          </w:tcPr>
          <w:p w:rsidR="00C2715E" w:rsidRPr="005B7FB5" w:rsidRDefault="00C2715E" w:rsidP="00ED22D4">
            <w:pPr>
              <w:ind w:left="35"/>
              <w:rPr>
                <w:ins w:id="1729" w:author="Chris Wright" w:date="2014-06-16T14:04:00Z"/>
                <w:sz w:val="18"/>
                <w:szCs w:val="18"/>
                <w:rPrChange w:id="1730" w:author="Chris Wright" w:date="2014-06-16T14:22:00Z">
                  <w:rPr>
                    <w:ins w:id="1731" w:author="Chris Wright" w:date="2014-06-16T14:04:00Z"/>
                  </w:rPr>
                </w:rPrChange>
              </w:rPr>
            </w:pPr>
            <w:ins w:id="1732" w:author="Chris Wright" w:date="2014-06-16T14:04:00Z">
              <w:r w:rsidRPr="005B7FB5">
                <w:rPr>
                  <w:sz w:val="18"/>
                  <w:szCs w:val="18"/>
                  <w:rPrChange w:id="1733" w:author="Chris Wright" w:date="2014-06-16T14:22:00Z">
                    <w:rPr/>
                  </w:rPrChange>
                </w:rPr>
                <w:t>The percentage of the allowed query limit used</w:t>
              </w:r>
            </w:ins>
          </w:p>
        </w:tc>
      </w:tr>
      <w:tr w:rsidR="00C2715E" w:rsidRPr="005B7FB5" w:rsidTr="00C25905">
        <w:trPr>
          <w:jc w:val="center"/>
          <w:ins w:id="1734" w:author="Chris Wright" w:date="2014-06-16T14:04:00Z"/>
        </w:trPr>
        <w:tc>
          <w:tcPr>
            <w:tcW w:w="2180" w:type="dxa"/>
            <w:vMerge/>
          </w:tcPr>
          <w:p w:rsidR="00C2715E" w:rsidRPr="005B7FB5" w:rsidRDefault="00C2715E" w:rsidP="00ED22D4">
            <w:pPr>
              <w:ind w:left="142"/>
              <w:rPr>
                <w:ins w:id="1735" w:author="Chris Wright" w:date="2014-06-16T14:04:00Z"/>
                <w:sz w:val="18"/>
                <w:szCs w:val="18"/>
                <w:rPrChange w:id="1736" w:author="Chris Wright" w:date="2014-06-16T14:22:00Z">
                  <w:rPr>
                    <w:ins w:id="1737" w:author="Chris Wright" w:date="2014-06-16T14:04:00Z"/>
                  </w:rPr>
                </w:rPrChange>
              </w:rPr>
            </w:pPr>
          </w:p>
        </w:tc>
        <w:tc>
          <w:tcPr>
            <w:tcW w:w="2180" w:type="dxa"/>
            <w:vMerge/>
          </w:tcPr>
          <w:p w:rsidR="00C2715E" w:rsidRPr="005B7FB5" w:rsidRDefault="00C2715E" w:rsidP="00ED22D4">
            <w:pPr>
              <w:rPr>
                <w:ins w:id="1738" w:author="Chris Wright" w:date="2014-06-16T14:04:00Z"/>
                <w:sz w:val="18"/>
                <w:szCs w:val="18"/>
                <w:rPrChange w:id="1739" w:author="Chris Wright" w:date="2014-06-16T14:22:00Z">
                  <w:rPr>
                    <w:ins w:id="1740" w:author="Chris Wright" w:date="2014-06-16T14:04:00Z"/>
                  </w:rPr>
                </w:rPrChange>
              </w:rPr>
            </w:pPr>
          </w:p>
        </w:tc>
        <w:tc>
          <w:tcPr>
            <w:tcW w:w="2180" w:type="dxa"/>
          </w:tcPr>
          <w:p w:rsidR="00C2715E" w:rsidRPr="005B7FB5" w:rsidRDefault="00C2715E" w:rsidP="00ED22D4">
            <w:pPr>
              <w:ind w:left="35"/>
              <w:rPr>
                <w:ins w:id="1741" w:author="Chris Wright" w:date="2014-06-16T14:04:00Z"/>
                <w:sz w:val="18"/>
                <w:szCs w:val="18"/>
                <w:rPrChange w:id="1742" w:author="Chris Wright" w:date="2014-06-16T14:22:00Z">
                  <w:rPr>
                    <w:ins w:id="1743" w:author="Chris Wright" w:date="2014-06-16T14:04:00Z"/>
                  </w:rPr>
                </w:rPrChange>
              </w:rPr>
            </w:pPr>
            <w:ins w:id="1744" w:author="Chris Wright" w:date="2014-06-16T14:04:00Z">
              <w:r w:rsidRPr="005B7FB5">
                <w:rPr>
                  <w:sz w:val="18"/>
                  <w:szCs w:val="18"/>
                  <w:rPrChange w:id="1745" w:author="Chris Wright" w:date="2014-06-16T14:22:00Z">
                    <w:rPr/>
                  </w:rPrChange>
                </w:rPr>
                <w:t>currentUsage</w:t>
              </w:r>
            </w:ins>
          </w:p>
        </w:tc>
        <w:tc>
          <w:tcPr>
            <w:tcW w:w="2180" w:type="dxa"/>
          </w:tcPr>
          <w:p w:rsidR="00C2715E" w:rsidRPr="005B7FB5" w:rsidRDefault="00C2715E" w:rsidP="00ED22D4">
            <w:pPr>
              <w:ind w:left="35"/>
              <w:rPr>
                <w:ins w:id="1746" w:author="Chris Wright" w:date="2014-06-16T14:04:00Z"/>
                <w:sz w:val="18"/>
                <w:szCs w:val="18"/>
                <w:rPrChange w:id="1747" w:author="Chris Wright" w:date="2014-06-16T14:22:00Z">
                  <w:rPr>
                    <w:ins w:id="1748" w:author="Chris Wright" w:date="2014-06-16T14:04:00Z"/>
                  </w:rPr>
                </w:rPrChange>
              </w:rPr>
            </w:pPr>
            <w:ins w:id="1749" w:author="Chris Wright" w:date="2014-06-16T14:04:00Z">
              <w:r w:rsidRPr="005B7FB5">
                <w:rPr>
                  <w:sz w:val="18"/>
                  <w:szCs w:val="18"/>
                  <w:rPrChange w:id="1750" w:author="Chris Wright" w:date="2014-06-16T14:22:00Z">
                    <w:rPr/>
                  </w:rPrChange>
                </w:rPr>
                <w:t>The actual number of queries consumed</w:t>
              </w:r>
            </w:ins>
          </w:p>
        </w:tc>
      </w:tr>
      <w:tr w:rsidR="00C2715E" w:rsidRPr="005B7FB5" w:rsidTr="00C25905">
        <w:trPr>
          <w:jc w:val="center"/>
          <w:ins w:id="1751" w:author="Chris Wright" w:date="2014-06-16T14:04:00Z"/>
        </w:trPr>
        <w:tc>
          <w:tcPr>
            <w:tcW w:w="2180" w:type="dxa"/>
            <w:vMerge/>
          </w:tcPr>
          <w:p w:rsidR="00C2715E" w:rsidRPr="005B7FB5" w:rsidRDefault="00C2715E" w:rsidP="00ED22D4">
            <w:pPr>
              <w:ind w:left="142"/>
              <w:rPr>
                <w:ins w:id="1752" w:author="Chris Wright" w:date="2014-06-16T14:04:00Z"/>
                <w:sz w:val="18"/>
                <w:szCs w:val="18"/>
                <w:rPrChange w:id="1753" w:author="Chris Wright" w:date="2014-06-16T14:22:00Z">
                  <w:rPr>
                    <w:ins w:id="1754" w:author="Chris Wright" w:date="2014-06-16T14:04:00Z"/>
                  </w:rPr>
                </w:rPrChange>
              </w:rPr>
            </w:pPr>
          </w:p>
        </w:tc>
        <w:tc>
          <w:tcPr>
            <w:tcW w:w="2180" w:type="dxa"/>
            <w:vMerge/>
          </w:tcPr>
          <w:p w:rsidR="00C2715E" w:rsidRPr="005B7FB5" w:rsidRDefault="00C2715E" w:rsidP="00ED22D4">
            <w:pPr>
              <w:rPr>
                <w:ins w:id="1755" w:author="Chris Wright" w:date="2014-06-16T14:04:00Z"/>
                <w:sz w:val="18"/>
                <w:szCs w:val="18"/>
                <w:rPrChange w:id="1756" w:author="Chris Wright" w:date="2014-06-16T14:22:00Z">
                  <w:rPr>
                    <w:ins w:id="1757" w:author="Chris Wright" w:date="2014-06-16T14:04:00Z"/>
                  </w:rPr>
                </w:rPrChange>
              </w:rPr>
            </w:pPr>
          </w:p>
        </w:tc>
        <w:tc>
          <w:tcPr>
            <w:tcW w:w="2180" w:type="dxa"/>
          </w:tcPr>
          <w:p w:rsidR="00C2715E" w:rsidRPr="005B7FB5" w:rsidRDefault="00C2715E" w:rsidP="00ED22D4">
            <w:pPr>
              <w:ind w:left="35"/>
              <w:rPr>
                <w:ins w:id="1758" w:author="Chris Wright" w:date="2014-06-16T14:04:00Z"/>
                <w:sz w:val="18"/>
                <w:szCs w:val="18"/>
                <w:rPrChange w:id="1759" w:author="Chris Wright" w:date="2014-06-16T14:22:00Z">
                  <w:rPr>
                    <w:ins w:id="1760" w:author="Chris Wright" w:date="2014-06-16T14:04:00Z"/>
                  </w:rPr>
                </w:rPrChange>
              </w:rPr>
            </w:pPr>
            <w:ins w:id="1761" w:author="Chris Wright" w:date="2014-06-16T14:04:00Z">
              <w:r w:rsidRPr="005B7FB5">
                <w:rPr>
                  <w:sz w:val="18"/>
                  <w:szCs w:val="18"/>
                  <w:rPrChange w:id="1762" w:author="Chris Wright" w:date="2014-06-16T14:22:00Z">
                    <w:rPr/>
                  </w:rPrChange>
                </w:rPr>
                <w:t>usageLimit</w:t>
              </w:r>
            </w:ins>
          </w:p>
        </w:tc>
        <w:tc>
          <w:tcPr>
            <w:tcW w:w="2180" w:type="dxa"/>
          </w:tcPr>
          <w:p w:rsidR="00C2715E" w:rsidRPr="005B7FB5" w:rsidRDefault="00C2715E" w:rsidP="00ED22D4">
            <w:pPr>
              <w:ind w:left="35"/>
              <w:rPr>
                <w:ins w:id="1763" w:author="Chris Wright" w:date="2014-06-16T14:04:00Z"/>
                <w:sz w:val="18"/>
                <w:szCs w:val="18"/>
                <w:rPrChange w:id="1764" w:author="Chris Wright" w:date="2014-06-16T14:22:00Z">
                  <w:rPr>
                    <w:ins w:id="1765" w:author="Chris Wright" w:date="2014-06-16T14:04:00Z"/>
                  </w:rPr>
                </w:rPrChange>
              </w:rPr>
            </w:pPr>
            <w:ins w:id="1766" w:author="Chris Wright" w:date="2014-06-16T14:04:00Z">
              <w:r w:rsidRPr="005B7FB5">
                <w:rPr>
                  <w:sz w:val="18"/>
                  <w:szCs w:val="18"/>
                  <w:rPrChange w:id="1767" w:author="Chris Wright" w:date="2014-06-16T14:22:00Z">
                    <w:rPr/>
                  </w:rPrChange>
                </w:rPr>
                <w:t>The limit that applies to the zone groups current plan</w:t>
              </w:r>
            </w:ins>
          </w:p>
        </w:tc>
      </w:tr>
      <w:tr w:rsidR="00C2715E" w:rsidRPr="005B7FB5" w:rsidTr="00D618CD">
        <w:trPr>
          <w:jc w:val="center"/>
          <w:ins w:id="1768" w:author="Chris Wright" w:date="2014-06-16T13:50:00Z"/>
        </w:trPr>
        <w:tc>
          <w:tcPr>
            <w:tcW w:w="2180" w:type="dxa"/>
            <w:vMerge w:val="restart"/>
          </w:tcPr>
          <w:p w:rsidR="00C2715E" w:rsidRPr="005B7FB5" w:rsidRDefault="00C2715E" w:rsidP="00ED22D4">
            <w:pPr>
              <w:ind w:left="142"/>
              <w:rPr>
                <w:ins w:id="1769" w:author="Chris Wright" w:date="2014-06-16T13:50:00Z"/>
                <w:sz w:val="18"/>
                <w:szCs w:val="18"/>
                <w:rPrChange w:id="1770" w:author="Chris Wright" w:date="2014-06-16T14:22:00Z">
                  <w:rPr>
                    <w:ins w:id="1771" w:author="Chris Wright" w:date="2014-06-16T13:50:00Z"/>
                  </w:rPr>
                </w:rPrChange>
              </w:rPr>
              <w:pPrChange w:id="1772" w:author="Chris Wright" w:date="2014-06-16T13:52:00Z">
                <w:pPr/>
              </w:pPrChange>
            </w:pPr>
            <w:ins w:id="1773" w:author="Chris Wright" w:date="2014-06-16T13:51:00Z">
              <w:r w:rsidRPr="005B7FB5">
                <w:rPr>
                  <w:sz w:val="18"/>
                  <w:szCs w:val="18"/>
                  <w:rPrChange w:id="1774" w:author="Chris Wright" w:date="2014-06-16T14:22:00Z">
                    <w:rPr/>
                  </w:rPrChange>
                </w:rPr>
                <w:t>zoneDNSSECSigningComplete</w:t>
              </w:r>
            </w:ins>
          </w:p>
        </w:tc>
        <w:tc>
          <w:tcPr>
            <w:tcW w:w="2180" w:type="dxa"/>
            <w:vMerge w:val="restart"/>
          </w:tcPr>
          <w:p w:rsidR="00C2715E" w:rsidRPr="005B7FB5" w:rsidRDefault="00C2715E" w:rsidP="00ED22D4">
            <w:pPr>
              <w:ind w:left="0"/>
              <w:rPr>
                <w:ins w:id="1775" w:author="Chris Wright" w:date="2014-06-16T13:51:00Z"/>
                <w:sz w:val="18"/>
                <w:szCs w:val="18"/>
                <w:rPrChange w:id="1776" w:author="Chris Wright" w:date="2014-06-16T14:22:00Z">
                  <w:rPr>
                    <w:ins w:id="1777" w:author="Chris Wright" w:date="2014-06-16T13:51:00Z"/>
                  </w:rPr>
                </w:rPrChange>
              </w:rPr>
              <w:pPrChange w:id="1778" w:author="Chris Wright" w:date="2014-06-16T13:52:00Z">
                <w:pPr/>
              </w:pPrChange>
            </w:pPr>
            <w:ins w:id="1779" w:author="Chris Wright" w:date="2014-06-16T13:54:00Z">
              <w:r w:rsidRPr="005B7FB5">
                <w:rPr>
                  <w:sz w:val="18"/>
                  <w:szCs w:val="18"/>
                  <w:rPrChange w:id="1780" w:author="Chris Wright" w:date="2014-06-16T14:22:00Z">
                    <w:rPr/>
                  </w:rPrChange>
                </w:rPr>
                <w:t>En</w:t>
              </w:r>
            </w:ins>
            <w:ins w:id="1781" w:author="Chris Wright" w:date="2014-06-16T13:57:00Z">
              <w:r w:rsidRPr="005B7FB5">
                <w:rPr>
                  <w:sz w:val="18"/>
                  <w:szCs w:val="18"/>
                  <w:rPrChange w:id="1782" w:author="Chris Wright" w:date="2014-06-16T14:22:00Z">
                    <w:rPr/>
                  </w:rPrChange>
                </w:rPr>
                <w:t>-</w:t>
              </w:r>
            </w:ins>
            <w:ins w:id="1783" w:author="Chris Wright" w:date="2014-06-16T13:54:00Z">
              <w:r w:rsidRPr="005B7FB5">
                <w:rPr>
                  <w:sz w:val="18"/>
                  <w:szCs w:val="18"/>
                  <w:rPrChange w:id="1784" w:author="Chris Wright" w:date="2014-06-16T14:22:00Z">
                    <w:rPr/>
                  </w:rPrChange>
                </w:rPr>
                <w:t>queued when a pending zone signing operation is completed</w:t>
              </w:r>
            </w:ins>
          </w:p>
        </w:tc>
        <w:tc>
          <w:tcPr>
            <w:tcW w:w="2180" w:type="dxa"/>
          </w:tcPr>
          <w:p w:rsidR="00C2715E" w:rsidRPr="005B7FB5" w:rsidRDefault="00C2715E" w:rsidP="00ED22D4">
            <w:pPr>
              <w:ind w:left="35"/>
              <w:rPr>
                <w:ins w:id="1785" w:author="Chris Wright" w:date="2014-06-16T13:50:00Z"/>
                <w:sz w:val="18"/>
                <w:szCs w:val="18"/>
                <w:rPrChange w:id="1786" w:author="Chris Wright" w:date="2014-06-16T14:22:00Z">
                  <w:rPr>
                    <w:ins w:id="1787" w:author="Chris Wright" w:date="2014-06-16T13:50:00Z"/>
                  </w:rPr>
                </w:rPrChange>
              </w:rPr>
              <w:pPrChange w:id="1788" w:author="Chris Wright" w:date="2014-06-16T13:52:00Z">
                <w:pPr/>
              </w:pPrChange>
            </w:pPr>
            <w:ins w:id="1789" w:author="Chris Wright" w:date="2014-06-16T14:05:00Z">
              <w:r w:rsidRPr="005B7FB5">
                <w:rPr>
                  <w:sz w:val="18"/>
                  <w:szCs w:val="18"/>
                  <w:rPrChange w:id="1790" w:author="Chris Wright" w:date="2014-06-16T14:22:00Z">
                    <w:rPr/>
                  </w:rPrChange>
                </w:rPr>
                <w:t>zoneName</w:t>
              </w:r>
            </w:ins>
          </w:p>
        </w:tc>
        <w:tc>
          <w:tcPr>
            <w:tcW w:w="2180" w:type="dxa"/>
          </w:tcPr>
          <w:p w:rsidR="00C2715E" w:rsidRPr="005B7FB5" w:rsidRDefault="00C2715E" w:rsidP="00ED22D4">
            <w:pPr>
              <w:ind w:left="35"/>
              <w:rPr>
                <w:ins w:id="1791" w:author="Chris Wright" w:date="2014-06-16T13:50:00Z"/>
                <w:sz w:val="18"/>
                <w:szCs w:val="18"/>
                <w:rPrChange w:id="1792" w:author="Chris Wright" w:date="2014-06-16T14:22:00Z">
                  <w:rPr>
                    <w:ins w:id="1793" w:author="Chris Wright" w:date="2014-06-16T13:50:00Z"/>
                  </w:rPr>
                </w:rPrChange>
              </w:rPr>
              <w:pPrChange w:id="1794" w:author="Chris Wright" w:date="2014-06-16T13:52:00Z">
                <w:pPr/>
              </w:pPrChange>
            </w:pPr>
            <w:ins w:id="1795" w:author="Chris Wright" w:date="2014-06-16T14:05:00Z">
              <w:r w:rsidRPr="005B7FB5">
                <w:rPr>
                  <w:sz w:val="18"/>
                  <w:szCs w:val="18"/>
                  <w:rPrChange w:id="1796" w:author="Chris Wright" w:date="2014-06-16T14:22:00Z">
                    <w:rPr/>
                  </w:rPrChange>
                </w:rPr>
                <w:t>The name of the zone</w:t>
              </w:r>
            </w:ins>
          </w:p>
        </w:tc>
      </w:tr>
      <w:tr w:rsidR="00C2715E" w:rsidRPr="005B7FB5" w:rsidTr="00C25905">
        <w:trPr>
          <w:jc w:val="center"/>
          <w:ins w:id="1797" w:author="Chris Wright" w:date="2014-06-16T14:05:00Z"/>
        </w:trPr>
        <w:tc>
          <w:tcPr>
            <w:tcW w:w="2180" w:type="dxa"/>
            <w:vMerge/>
          </w:tcPr>
          <w:p w:rsidR="00C2715E" w:rsidRPr="005B7FB5" w:rsidRDefault="00C2715E" w:rsidP="00ED22D4">
            <w:pPr>
              <w:ind w:left="142"/>
              <w:rPr>
                <w:ins w:id="1798" w:author="Chris Wright" w:date="2014-06-16T14:05:00Z"/>
                <w:sz w:val="18"/>
                <w:szCs w:val="18"/>
                <w:rPrChange w:id="1799" w:author="Chris Wright" w:date="2014-06-16T14:22:00Z">
                  <w:rPr>
                    <w:ins w:id="1800" w:author="Chris Wright" w:date="2014-06-16T14:05:00Z"/>
                  </w:rPr>
                </w:rPrChange>
              </w:rPr>
            </w:pPr>
          </w:p>
        </w:tc>
        <w:tc>
          <w:tcPr>
            <w:tcW w:w="2180" w:type="dxa"/>
            <w:vMerge/>
          </w:tcPr>
          <w:p w:rsidR="00C2715E" w:rsidRPr="005B7FB5" w:rsidRDefault="00C2715E" w:rsidP="00ED22D4">
            <w:pPr>
              <w:rPr>
                <w:ins w:id="1801" w:author="Chris Wright" w:date="2014-06-16T14:05:00Z"/>
                <w:sz w:val="18"/>
                <w:szCs w:val="18"/>
                <w:rPrChange w:id="1802" w:author="Chris Wright" w:date="2014-06-16T14:22:00Z">
                  <w:rPr>
                    <w:ins w:id="1803" w:author="Chris Wright" w:date="2014-06-16T14:05:00Z"/>
                  </w:rPr>
                </w:rPrChange>
              </w:rPr>
            </w:pPr>
          </w:p>
        </w:tc>
        <w:tc>
          <w:tcPr>
            <w:tcW w:w="2180" w:type="dxa"/>
          </w:tcPr>
          <w:p w:rsidR="00C2715E" w:rsidRPr="005B7FB5" w:rsidRDefault="00C2715E" w:rsidP="00ED22D4">
            <w:pPr>
              <w:ind w:left="35"/>
              <w:rPr>
                <w:ins w:id="1804" w:author="Chris Wright" w:date="2014-06-16T14:05:00Z"/>
                <w:sz w:val="18"/>
                <w:szCs w:val="18"/>
                <w:rPrChange w:id="1805" w:author="Chris Wright" w:date="2014-06-16T14:22:00Z">
                  <w:rPr>
                    <w:ins w:id="1806" w:author="Chris Wright" w:date="2014-06-16T14:05:00Z"/>
                  </w:rPr>
                </w:rPrChange>
              </w:rPr>
            </w:pPr>
            <w:ins w:id="1807" w:author="Chris Wright" w:date="2014-06-16T14:05:00Z">
              <w:r w:rsidRPr="005B7FB5">
                <w:rPr>
                  <w:sz w:val="18"/>
                  <w:szCs w:val="18"/>
                  <w:rPrChange w:id="1808" w:author="Chris Wright" w:date="2014-06-16T14:22:00Z">
                    <w:rPr/>
                  </w:rPrChange>
                </w:rPr>
                <w:t>zoneId</w:t>
              </w:r>
            </w:ins>
          </w:p>
        </w:tc>
        <w:tc>
          <w:tcPr>
            <w:tcW w:w="2180" w:type="dxa"/>
          </w:tcPr>
          <w:p w:rsidR="00C2715E" w:rsidRPr="005B7FB5" w:rsidRDefault="00C2715E" w:rsidP="00ED22D4">
            <w:pPr>
              <w:ind w:left="35"/>
              <w:rPr>
                <w:ins w:id="1809" w:author="Chris Wright" w:date="2014-06-16T14:05:00Z"/>
                <w:sz w:val="18"/>
                <w:szCs w:val="18"/>
                <w:rPrChange w:id="1810" w:author="Chris Wright" w:date="2014-06-16T14:22:00Z">
                  <w:rPr>
                    <w:ins w:id="1811" w:author="Chris Wright" w:date="2014-06-16T14:05:00Z"/>
                  </w:rPr>
                </w:rPrChange>
              </w:rPr>
            </w:pPr>
            <w:ins w:id="1812" w:author="Chris Wright" w:date="2014-06-16T14:05:00Z">
              <w:r w:rsidRPr="005B7FB5">
                <w:rPr>
                  <w:sz w:val="18"/>
                  <w:szCs w:val="18"/>
                  <w:rPrChange w:id="1813" w:author="Chris Wright" w:date="2014-06-16T14:22:00Z">
                    <w:rPr/>
                  </w:rPrChange>
                </w:rPr>
                <w:t>The uuid of the zone</w:t>
              </w:r>
            </w:ins>
          </w:p>
        </w:tc>
      </w:tr>
      <w:tr w:rsidR="00C2715E" w:rsidRPr="005B7FB5" w:rsidTr="00C25905">
        <w:trPr>
          <w:jc w:val="center"/>
          <w:ins w:id="1814" w:author="Chris Wright" w:date="2014-06-16T14:05:00Z"/>
        </w:trPr>
        <w:tc>
          <w:tcPr>
            <w:tcW w:w="2180" w:type="dxa"/>
            <w:vMerge/>
          </w:tcPr>
          <w:p w:rsidR="00C2715E" w:rsidRPr="005B7FB5" w:rsidRDefault="00C2715E" w:rsidP="00ED22D4">
            <w:pPr>
              <w:ind w:left="142"/>
              <w:rPr>
                <w:ins w:id="1815" w:author="Chris Wright" w:date="2014-06-16T14:05:00Z"/>
                <w:sz w:val="18"/>
                <w:szCs w:val="18"/>
                <w:rPrChange w:id="1816" w:author="Chris Wright" w:date="2014-06-16T14:22:00Z">
                  <w:rPr>
                    <w:ins w:id="1817" w:author="Chris Wright" w:date="2014-06-16T14:05:00Z"/>
                  </w:rPr>
                </w:rPrChange>
              </w:rPr>
            </w:pPr>
          </w:p>
        </w:tc>
        <w:tc>
          <w:tcPr>
            <w:tcW w:w="2180" w:type="dxa"/>
            <w:vMerge/>
          </w:tcPr>
          <w:p w:rsidR="00C2715E" w:rsidRPr="005B7FB5" w:rsidRDefault="00C2715E" w:rsidP="00ED22D4">
            <w:pPr>
              <w:rPr>
                <w:ins w:id="1818" w:author="Chris Wright" w:date="2014-06-16T14:05:00Z"/>
                <w:sz w:val="18"/>
                <w:szCs w:val="18"/>
                <w:rPrChange w:id="1819" w:author="Chris Wright" w:date="2014-06-16T14:22:00Z">
                  <w:rPr>
                    <w:ins w:id="1820" w:author="Chris Wright" w:date="2014-06-16T14:05:00Z"/>
                  </w:rPr>
                </w:rPrChange>
              </w:rPr>
            </w:pPr>
          </w:p>
        </w:tc>
        <w:tc>
          <w:tcPr>
            <w:tcW w:w="2180" w:type="dxa"/>
          </w:tcPr>
          <w:p w:rsidR="00C2715E" w:rsidRPr="005B7FB5" w:rsidRDefault="00C2715E" w:rsidP="00ED22D4">
            <w:pPr>
              <w:ind w:left="35"/>
              <w:rPr>
                <w:ins w:id="1821" w:author="Chris Wright" w:date="2014-06-16T14:05:00Z"/>
                <w:sz w:val="18"/>
                <w:szCs w:val="18"/>
                <w:rPrChange w:id="1822" w:author="Chris Wright" w:date="2014-06-16T14:22:00Z">
                  <w:rPr>
                    <w:ins w:id="1823" w:author="Chris Wright" w:date="2014-06-16T14:05:00Z"/>
                  </w:rPr>
                </w:rPrChange>
              </w:rPr>
            </w:pPr>
            <w:ins w:id="1824" w:author="Chris Wright" w:date="2014-06-16T14:05:00Z">
              <w:r w:rsidRPr="005B7FB5">
                <w:rPr>
                  <w:sz w:val="18"/>
                  <w:szCs w:val="18"/>
                  <w:rPrChange w:id="1825" w:author="Chris Wright" w:date="2014-06-16T14:22:00Z">
                    <w:rPr/>
                  </w:rPrChange>
                </w:rPr>
                <w:t>dsRecord</w:t>
              </w:r>
            </w:ins>
          </w:p>
        </w:tc>
        <w:tc>
          <w:tcPr>
            <w:tcW w:w="2180" w:type="dxa"/>
          </w:tcPr>
          <w:p w:rsidR="00C2715E" w:rsidRPr="005B7FB5" w:rsidRDefault="00C2715E" w:rsidP="00ED22D4">
            <w:pPr>
              <w:ind w:left="35"/>
              <w:rPr>
                <w:ins w:id="1826" w:author="Chris Wright" w:date="2014-06-16T14:05:00Z"/>
                <w:sz w:val="18"/>
                <w:szCs w:val="18"/>
                <w:rPrChange w:id="1827" w:author="Chris Wright" w:date="2014-06-16T14:22:00Z">
                  <w:rPr>
                    <w:ins w:id="1828" w:author="Chris Wright" w:date="2014-06-16T14:05:00Z"/>
                  </w:rPr>
                </w:rPrChange>
              </w:rPr>
            </w:pPr>
            <w:ins w:id="1829" w:author="Chris Wright" w:date="2014-06-16T14:05:00Z">
              <w:r w:rsidRPr="005B7FB5">
                <w:rPr>
                  <w:sz w:val="18"/>
                  <w:szCs w:val="18"/>
                  <w:rPrChange w:id="1830" w:author="Chris Wright" w:date="2014-06-16T14:22:00Z">
                    <w:rPr/>
                  </w:rPrChange>
                </w:rPr>
                <w:t>The DS record that needs to be published in the parent zone</w:t>
              </w:r>
            </w:ins>
          </w:p>
        </w:tc>
      </w:tr>
    </w:tbl>
    <w:p w:rsidR="00F21C35" w:rsidDel="00C25905" w:rsidRDefault="00F21C35" w:rsidP="00F21C35">
      <w:pPr>
        <w:rPr>
          <w:ins w:id="1831" w:author="Arnaud Dumont" w:date="2014-02-24T15:18:00Z"/>
          <w:del w:id="1832" w:author="Chris Wright" w:date="2014-06-16T13:46:00Z"/>
        </w:rPr>
      </w:pPr>
      <w:ins w:id="1833" w:author="Arnaud Dumont" w:date="2014-02-24T15:18:00Z">
        <w:del w:id="1834" w:author="Chris Wright" w:date="2014-06-16T13:46:00Z">
          <w:r w:rsidDel="00C25905">
            <w:delText>The MessageContent object is a</w:delText>
          </w:r>
        </w:del>
      </w:ins>
      <w:ins w:id="1835" w:author="Arnaud Dumont" w:date="2014-02-24T15:20:00Z">
        <w:del w:id="1836" w:author="Chris Wright" w:date="2014-06-16T13:46:00Z">
          <w:r w:rsidDel="00C25905">
            <w:delText>n abstract</w:delText>
          </w:r>
        </w:del>
      </w:ins>
      <w:ins w:id="1837" w:author="Arnaud Dumont" w:date="2014-02-24T15:18:00Z">
        <w:del w:id="1838" w:author="Chris Wright" w:date="2014-06-16T13:46:00Z">
          <w:r w:rsidDel="00C25905">
            <w:delText xml:space="preserve"> ‘super type’ covering all supported message </w:delText>
          </w:r>
        </w:del>
      </w:ins>
      <w:ins w:id="1839" w:author="Arnaud Dumont" w:date="2014-02-24T15:20:00Z">
        <w:del w:id="1840" w:author="Chris Wright" w:date="2014-06-16T13:46:00Z">
          <w:r w:rsidDel="00C25905">
            <w:delText>contents</w:delText>
          </w:r>
        </w:del>
      </w:ins>
      <w:ins w:id="1841" w:author="Arnaud Dumont" w:date="2014-02-24T15:18:00Z">
        <w:del w:id="1842" w:author="Chris Wright" w:date="2014-06-16T13:46:00Z">
          <w:r w:rsidDel="00C25905">
            <w:delText>. Each of the</w:delText>
          </w:r>
        </w:del>
      </w:ins>
      <w:ins w:id="1843" w:author="Arnaud Dumont" w:date="2014-02-24T15:20:00Z">
        <w:del w:id="1844" w:author="Chris Wright" w:date="2014-06-16T13:46:00Z">
          <w:r w:rsidDel="00C25905">
            <w:delText xml:space="preserve"> implementations of the type-specific</w:delText>
          </w:r>
        </w:del>
      </w:ins>
      <w:ins w:id="1845" w:author="Arnaud Dumont" w:date="2014-02-24T15:18:00Z">
        <w:del w:id="1846" w:author="Chris Wright" w:date="2014-06-16T13:46:00Z">
          <w:r w:rsidDel="00C25905">
            <w:delText xml:space="preserve"> message </w:delText>
          </w:r>
        </w:del>
      </w:ins>
      <w:ins w:id="1847" w:author="Arnaud Dumont" w:date="2014-02-24T15:20:00Z">
        <w:del w:id="1848" w:author="Chris Wright" w:date="2014-06-16T13:46:00Z">
          <w:r w:rsidDel="00C25905">
            <w:delText>contents</w:delText>
          </w:r>
        </w:del>
      </w:ins>
      <w:ins w:id="1849" w:author="Arnaud Dumont" w:date="2014-02-24T15:18:00Z">
        <w:del w:id="1850" w:author="Chris Wright" w:date="2014-06-16T13:46:00Z">
          <w:r w:rsidDel="00C25905">
            <w:delText xml:space="preserve"> and their fields are described in the tables below:</w:delText>
          </w:r>
        </w:del>
      </w:ins>
    </w:p>
    <w:p w:rsidR="00F21C35" w:rsidDel="00C25905" w:rsidRDefault="00F21C35" w:rsidP="00F21C35">
      <w:pPr>
        <w:rPr>
          <w:ins w:id="1851" w:author="Arnaud Dumont" w:date="2014-02-24T15:19:00Z"/>
          <w:del w:id="1852" w:author="Chris Wright" w:date="2014-06-16T13:46:00Z"/>
        </w:rPr>
      </w:pPr>
      <w:ins w:id="1853" w:author="Arnaud Dumont" w:date="2014-02-24T15:20:00Z">
        <w:del w:id="1854" w:author="Chris Wright" w:date="2014-06-16T13:46:00Z">
          <w:r w:rsidRPr="00F21C35" w:rsidDel="00C25905">
            <w:delText>ZoneDNSSECSigningCompletedMessageContents</w:delText>
          </w:r>
        </w:del>
      </w:ins>
      <w:ins w:id="1855" w:author="Arnaud Dumont" w:date="2014-02-24T15:19:00Z">
        <w:del w:id="1856"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Del="00C25905" w:rsidTr="001217ED">
        <w:trPr>
          <w:tblHeader w:val="0"/>
          <w:ins w:id="1857" w:author="Arnaud Dumont" w:date="2014-02-24T15:22:00Z"/>
          <w:del w:id="1858" w:author="Chris Wright" w:date="2014-06-16T13:46:00Z"/>
        </w:trPr>
        <w:tc>
          <w:tcPr>
            <w:tcW w:w="2965" w:type="dxa"/>
            <w:shd w:val="clear" w:color="auto" w:fill="BFBFBF" w:themeFill="background1" w:themeFillShade="BF"/>
          </w:tcPr>
          <w:p w:rsidR="00F21C35" w:rsidDel="00C25905" w:rsidRDefault="00F21C35" w:rsidP="001217ED">
            <w:pPr>
              <w:pStyle w:val="Table-Header"/>
              <w:rPr>
                <w:ins w:id="1859" w:author="Arnaud Dumont" w:date="2014-02-24T15:22:00Z"/>
                <w:del w:id="1860" w:author="Chris Wright" w:date="2014-06-16T13:46:00Z"/>
              </w:rPr>
            </w:pPr>
            <w:ins w:id="1861" w:author="Arnaud Dumont" w:date="2014-02-24T15:23:00Z">
              <w:del w:id="1862" w:author="Chris Wright" w:date="2014-06-16T13:46:00Z">
                <w:r w:rsidDel="00C25905">
                  <w:delText>Related message type</w:delText>
                </w:r>
              </w:del>
            </w:ins>
          </w:p>
        </w:tc>
        <w:tc>
          <w:tcPr>
            <w:tcW w:w="5682" w:type="dxa"/>
            <w:gridSpan w:val="2"/>
            <w:shd w:val="clear" w:color="auto" w:fill="BFBFBF" w:themeFill="background1" w:themeFillShade="BF"/>
          </w:tcPr>
          <w:p w:rsidR="00F21C35" w:rsidDel="00C25905" w:rsidRDefault="00265D01" w:rsidP="00265D01">
            <w:pPr>
              <w:pStyle w:val="Table-Header"/>
              <w:rPr>
                <w:ins w:id="1863" w:author="Arnaud Dumont" w:date="2014-02-24T15:22:00Z"/>
                <w:del w:id="1864" w:author="Chris Wright" w:date="2014-06-16T13:46:00Z"/>
              </w:rPr>
            </w:pPr>
            <w:ins w:id="1865" w:author="Arnaud Dumont" w:date="2014-02-24T15:44:00Z">
              <w:del w:id="1866" w:author="Chris Wright" w:date="2014-06-16T13:46:00Z">
                <w:r w:rsidRPr="00F21C35" w:rsidDel="00C25905">
                  <w:rPr>
                    <w:b w:val="0"/>
                  </w:rPr>
                  <w:delText>zoneDNSSECSigningCompleted</w:delText>
                </w:r>
              </w:del>
            </w:ins>
          </w:p>
        </w:tc>
      </w:tr>
      <w:tr w:rsidR="00265D01" w:rsidDel="00C25905" w:rsidTr="001217ED">
        <w:trPr>
          <w:tblHeader w:val="0"/>
          <w:ins w:id="1867" w:author="Arnaud Dumont" w:date="2014-02-24T15:44:00Z"/>
          <w:del w:id="1868" w:author="Chris Wright" w:date="2014-06-16T13:46:00Z"/>
        </w:trPr>
        <w:tc>
          <w:tcPr>
            <w:tcW w:w="2965" w:type="dxa"/>
            <w:shd w:val="clear" w:color="auto" w:fill="BFBFBF" w:themeFill="background1" w:themeFillShade="BF"/>
          </w:tcPr>
          <w:p w:rsidR="00265D01" w:rsidDel="00C25905" w:rsidRDefault="00265D01" w:rsidP="001217ED">
            <w:pPr>
              <w:pStyle w:val="Table-Header"/>
              <w:rPr>
                <w:ins w:id="1869" w:author="Arnaud Dumont" w:date="2014-02-24T15:44:00Z"/>
                <w:del w:id="1870" w:author="Chris Wright" w:date="2014-06-16T13:46:00Z"/>
              </w:rPr>
            </w:pPr>
            <w:ins w:id="1871" w:author="Arnaud Dumont" w:date="2014-02-24T15:44:00Z">
              <w:del w:id="1872" w:author="Chris Wright" w:date="2014-06-16T13:46:00Z">
                <w:r w:rsidDel="00C25905">
                  <w:delText>Related object’s nature</w:delText>
                </w:r>
              </w:del>
            </w:ins>
          </w:p>
        </w:tc>
        <w:tc>
          <w:tcPr>
            <w:tcW w:w="5682" w:type="dxa"/>
            <w:gridSpan w:val="2"/>
            <w:shd w:val="clear" w:color="auto" w:fill="BFBFBF" w:themeFill="background1" w:themeFillShade="BF"/>
          </w:tcPr>
          <w:p w:rsidR="00265D01" w:rsidRPr="00F21C35" w:rsidDel="00C25905" w:rsidRDefault="00265D01" w:rsidP="00265D01">
            <w:pPr>
              <w:pStyle w:val="Table-Header"/>
              <w:rPr>
                <w:ins w:id="1873" w:author="Arnaud Dumont" w:date="2014-02-24T15:44:00Z"/>
                <w:del w:id="1874" w:author="Chris Wright" w:date="2014-06-16T13:46:00Z"/>
                <w:b w:val="0"/>
              </w:rPr>
            </w:pPr>
            <w:ins w:id="1875" w:author="Arnaud Dumont" w:date="2014-02-24T15:44:00Z">
              <w:del w:id="1876" w:author="Chris Wright" w:date="2014-06-16T13:46:00Z">
                <w:r w:rsidDel="00C25905">
                  <w:rPr>
                    <w:b w:val="0"/>
                  </w:rPr>
                  <w:delText>Zone</w:delText>
                </w:r>
              </w:del>
            </w:ins>
          </w:p>
        </w:tc>
      </w:tr>
      <w:tr w:rsidR="00C42B62" w:rsidDel="00C25905" w:rsidTr="001217ED">
        <w:trPr>
          <w:tblHeader w:val="0"/>
          <w:ins w:id="1877" w:author="Arnaud Dumont" w:date="2014-02-25T13:27:00Z"/>
          <w:del w:id="1878" w:author="Chris Wright" w:date="2014-06-16T13:46:00Z"/>
        </w:trPr>
        <w:tc>
          <w:tcPr>
            <w:tcW w:w="2965" w:type="dxa"/>
            <w:shd w:val="clear" w:color="auto" w:fill="BFBFBF" w:themeFill="background1" w:themeFillShade="BF"/>
          </w:tcPr>
          <w:p w:rsidR="00C42B62" w:rsidDel="00C25905" w:rsidRDefault="00C42B62" w:rsidP="00C42B62">
            <w:pPr>
              <w:pStyle w:val="Table-Header"/>
              <w:rPr>
                <w:ins w:id="1879" w:author="Arnaud Dumont" w:date="2014-02-25T13:27:00Z"/>
                <w:del w:id="1880" w:author="Chris Wright" w:date="2014-06-16T13:46:00Z"/>
              </w:rPr>
            </w:pPr>
            <w:ins w:id="1881" w:author="Arnaud Dumont" w:date="2014-02-25T13:27:00Z">
              <w:del w:id="1882" w:author="Chris Wright" w:date="2014-06-16T13:46:00Z">
                <w:r w:rsidDel="00C25905">
                  <w:delText>RelatedObjectId field type</w:delText>
                </w:r>
              </w:del>
            </w:ins>
          </w:p>
        </w:tc>
        <w:tc>
          <w:tcPr>
            <w:tcW w:w="5682" w:type="dxa"/>
            <w:gridSpan w:val="2"/>
            <w:shd w:val="clear" w:color="auto" w:fill="BFBFBF" w:themeFill="background1" w:themeFillShade="BF"/>
          </w:tcPr>
          <w:p w:rsidR="00C42B62" w:rsidDel="00C25905" w:rsidRDefault="00C42B62" w:rsidP="00265D01">
            <w:pPr>
              <w:pStyle w:val="Table-Header"/>
              <w:rPr>
                <w:ins w:id="1883" w:author="Arnaud Dumont" w:date="2014-02-25T13:27:00Z"/>
                <w:del w:id="1884" w:author="Chris Wright" w:date="2014-06-16T13:46:00Z"/>
                <w:b w:val="0"/>
              </w:rPr>
            </w:pPr>
            <w:ins w:id="1885" w:author="Arnaud Dumont" w:date="2014-02-25T13:27:00Z">
              <w:del w:id="1886" w:author="Chris Wright" w:date="2014-06-16T13:46:00Z">
                <w:r w:rsidDel="00C25905">
                  <w:rPr>
                    <w:b w:val="0"/>
                  </w:rPr>
                  <w:delText>uuid</w:delText>
                </w:r>
              </w:del>
            </w:ins>
          </w:p>
        </w:tc>
      </w:tr>
      <w:tr w:rsidR="00F21C35" w:rsidDel="00C25905" w:rsidTr="001217ED">
        <w:trPr>
          <w:tblHeader w:val="0"/>
          <w:ins w:id="1887" w:author="Arnaud Dumont" w:date="2014-02-24T15:22:00Z"/>
          <w:del w:id="1888" w:author="Chris Wright" w:date="2014-06-16T13:46:00Z"/>
        </w:trPr>
        <w:tc>
          <w:tcPr>
            <w:tcW w:w="2965" w:type="dxa"/>
            <w:shd w:val="clear" w:color="auto" w:fill="BFBFBF" w:themeFill="background1" w:themeFillShade="BF"/>
          </w:tcPr>
          <w:p w:rsidR="00F21C35" w:rsidRPr="00F21C35" w:rsidDel="00C25905" w:rsidRDefault="00265D01" w:rsidP="001217ED">
            <w:pPr>
              <w:pStyle w:val="Table-Header"/>
              <w:rPr>
                <w:ins w:id="1889" w:author="Arnaud Dumont" w:date="2014-02-24T15:22:00Z"/>
                <w:del w:id="1890" w:author="Chris Wright" w:date="2014-06-16T13:46:00Z"/>
                <w:b w:val="0"/>
              </w:rPr>
            </w:pPr>
            <w:ins w:id="1891" w:author="Arnaud Dumont" w:date="2014-02-24T15:44:00Z">
              <w:del w:id="1892" w:author="Chris Wright" w:date="2014-06-16T13:46:00Z">
                <w:r w:rsidDel="00C25905">
                  <w:delText>Description</w:delText>
                </w:r>
              </w:del>
            </w:ins>
          </w:p>
        </w:tc>
        <w:tc>
          <w:tcPr>
            <w:tcW w:w="5682" w:type="dxa"/>
            <w:gridSpan w:val="2"/>
            <w:shd w:val="clear" w:color="auto" w:fill="BFBFBF" w:themeFill="background1" w:themeFillShade="BF"/>
          </w:tcPr>
          <w:p w:rsidR="00F21C35" w:rsidRPr="00F21C35" w:rsidDel="00C25905" w:rsidRDefault="008378D9" w:rsidP="001217ED">
            <w:pPr>
              <w:pStyle w:val="Table-Header"/>
              <w:rPr>
                <w:ins w:id="1893" w:author="Arnaud Dumont" w:date="2014-02-24T15:22:00Z"/>
                <w:del w:id="1894" w:author="Chris Wright" w:date="2014-06-16T13:46:00Z"/>
                <w:b w:val="0"/>
              </w:rPr>
            </w:pPr>
            <w:ins w:id="1895" w:author="Arnaud Dumont" w:date="2014-02-24T15:25:00Z">
              <w:del w:id="1896" w:author="Chris Wright" w:date="2014-06-16T13:46:00Z">
                <w:r w:rsidDel="00C25905">
                  <w:rPr>
                    <w:b w:val="0"/>
                  </w:rPr>
                  <w:delText>R</w:delText>
                </w:r>
              </w:del>
            </w:ins>
            <w:ins w:id="1897" w:author="Arnaud Dumont" w:date="2014-02-24T15:24:00Z">
              <w:del w:id="1898" w:author="Chris Wright" w:date="2014-06-16T13:46:00Z">
                <w:r w:rsidR="00EC18F5" w:rsidRPr="00EC18F5" w:rsidDel="00C25905">
                  <w:rPr>
                    <w:b w:val="0"/>
                  </w:rPr>
                  <w:delText>eceived when a Zone has b</w:delText>
                </w:r>
                <w:r w:rsidR="00EC18F5" w:rsidDel="00C25905">
                  <w:rPr>
                    <w:b w:val="0"/>
                  </w:rPr>
                  <w:delText>een successfully DNSSEC-signed</w:delText>
                </w:r>
              </w:del>
            </w:ins>
          </w:p>
        </w:tc>
      </w:tr>
      <w:tr w:rsidR="00F21C35" w:rsidDel="00C25905" w:rsidTr="001217ED">
        <w:trPr>
          <w:tblHeader w:val="0"/>
          <w:ins w:id="1899" w:author="Arnaud Dumont" w:date="2014-02-24T15:19:00Z"/>
          <w:del w:id="1900" w:author="Chris Wright" w:date="2014-06-16T13:46:00Z"/>
        </w:trPr>
        <w:tc>
          <w:tcPr>
            <w:tcW w:w="2965" w:type="dxa"/>
            <w:shd w:val="clear" w:color="auto" w:fill="BFBFBF" w:themeFill="background1" w:themeFillShade="BF"/>
          </w:tcPr>
          <w:p w:rsidR="00F21C35" w:rsidRPr="00750051" w:rsidDel="00C25905" w:rsidRDefault="00F21C35" w:rsidP="001217ED">
            <w:pPr>
              <w:pStyle w:val="Table-Header"/>
              <w:rPr>
                <w:ins w:id="1901" w:author="Arnaud Dumont" w:date="2014-02-24T15:19:00Z"/>
                <w:del w:id="1902" w:author="Chris Wright" w:date="2014-06-16T13:46:00Z"/>
              </w:rPr>
            </w:pPr>
            <w:ins w:id="1903" w:author="Arnaud Dumont" w:date="2014-02-24T15:19:00Z">
              <w:del w:id="1904" w:author="Chris Wright" w:date="2014-06-16T13:46:00Z">
                <w:r w:rsidDel="00C25905">
                  <w:delText>Field Name</w:delText>
                </w:r>
              </w:del>
            </w:ins>
          </w:p>
        </w:tc>
        <w:tc>
          <w:tcPr>
            <w:tcW w:w="2175" w:type="dxa"/>
            <w:shd w:val="clear" w:color="auto" w:fill="BFBFBF" w:themeFill="background1" w:themeFillShade="BF"/>
          </w:tcPr>
          <w:p w:rsidR="00F21C35" w:rsidDel="00C25905" w:rsidRDefault="00F21C35" w:rsidP="001217ED">
            <w:pPr>
              <w:pStyle w:val="Table-Header"/>
              <w:rPr>
                <w:ins w:id="1905" w:author="Arnaud Dumont" w:date="2014-02-24T15:19:00Z"/>
                <w:del w:id="1906" w:author="Chris Wright" w:date="2014-06-16T13:46:00Z"/>
              </w:rPr>
            </w:pPr>
            <w:ins w:id="1907" w:author="Arnaud Dumont" w:date="2014-02-24T15:19:00Z">
              <w:del w:id="1908" w:author="Chris Wright" w:date="2014-06-16T13:46:00Z">
                <w:r w:rsidDel="00C25905">
                  <w:delText>Type</w:delText>
                </w:r>
              </w:del>
            </w:ins>
          </w:p>
        </w:tc>
        <w:tc>
          <w:tcPr>
            <w:tcW w:w="3507" w:type="dxa"/>
            <w:shd w:val="clear" w:color="auto" w:fill="BFBFBF" w:themeFill="background1" w:themeFillShade="BF"/>
          </w:tcPr>
          <w:p w:rsidR="00F21C35" w:rsidDel="00C25905" w:rsidRDefault="00F21C35" w:rsidP="001217ED">
            <w:pPr>
              <w:pStyle w:val="Table-Header"/>
              <w:rPr>
                <w:ins w:id="1909" w:author="Arnaud Dumont" w:date="2014-02-24T15:19:00Z"/>
                <w:del w:id="1910" w:author="Chris Wright" w:date="2014-06-16T13:46:00Z"/>
              </w:rPr>
            </w:pPr>
            <w:ins w:id="1911" w:author="Arnaud Dumont" w:date="2014-02-24T15:19:00Z">
              <w:del w:id="1912" w:author="Chris Wright" w:date="2014-06-16T13:46:00Z">
                <w:r w:rsidDel="00C25905">
                  <w:delText>Description</w:delText>
                </w:r>
              </w:del>
            </w:ins>
          </w:p>
        </w:tc>
      </w:tr>
      <w:tr w:rsidR="00F21C35" w:rsidDel="00C25905" w:rsidTr="001217ED">
        <w:trPr>
          <w:trHeight w:val="113"/>
          <w:tblHeader w:val="0"/>
          <w:ins w:id="1913" w:author="Arnaud Dumont" w:date="2014-02-24T15:19:00Z"/>
          <w:del w:id="1914" w:author="Chris Wright" w:date="2014-06-16T13:46:00Z"/>
        </w:trPr>
        <w:tc>
          <w:tcPr>
            <w:tcW w:w="2965" w:type="dxa"/>
          </w:tcPr>
          <w:p w:rsidR="00F21C35" w:rsidDel="00C25905" w:rsidRDefault="00F21C35" w:rsidP="001217ED">
            <w:pPr>
              <w:pStyle w:val="Table-Text"/>
              <w:rPr>
                <w:ins w:id="1915" w:author="Arnaud Dumont" w:date="2014-02-24T15:19:00Z"/>
                <w:del w:id="1916" w:author="Chris Wright" w:date="2014-06-16T13:46:00Z"/>
              </w:rPr>
            </w:pPr>
            <w:ins w:id="1917" w:author="Arnaud Dumont" w:date="2014-02-24T15:21:00Z">
              <w:del w:id="1918" w:author="Chris Wright" w:date="2014-06-16T13:46:00Z">
                <w:r w:rsidRPr="00F21C35" w:rsidDel="00C25905">
                  <w:delText>zoneId</w:delText>
                </w:r>
              </w:del>
            </w:ins>
          </w:p>
        </w:tc>
        <w:tc>
          <w:tcPr>
            <w:tcW w:w="2175" w:type="dxa"/>
          </w:tcPr>
          <w:p w:rsidR="00F21C35" w:rsidDel="00C25905" w:rsidRDefault="00F21C35" w:rsidP="001217ED">
            <w:pPr>
              <w:pStyle w:val="Table-Text"/>
              <w:rPr>
                <w:ins w:id="1919" w:author="Arnaud Dumont" w:date="2014-02-24T15:19:00Z"/>
                <w:del w:id="1920" w:author="Chris Wright" w:date="2014-06-16T13:46:00Z"/>
              </w:rPr>
            </w:pPr>
            <w:ins w:id="1921" w:author="Arnaud Dumont" w:date="2014-02-24T15:21:00Z">
              <w:del w:id="1922" w:author="Chris Wright" w:date="2014-06-16T13:46:00Z">
                <w:r w:rsidDel="00C25905">
                  <w:delText>uuid</w:delText>
                </w:r>
              </w:del>
            </w:ins>
          </w:p>
        </w:tc>
        <w:tc>
          <w:tcPr>
            <w:tcW w:w="3507" w:type="dxa"/>
          </w:tcPr>
          <w:p w:rsidR="00F21C35" w:rsidDel="00C25905" w:rsidRDefault="00F21C35" w:rsidP="00F21C35">
            <w:pPr>
              <w:pStyle w:val="Table-Text"/>
              <w:rPr>
                <w:ins w:id="1923" w:author="Arnaud Dumont" w:date="2014-02-24T15:19:00Z"/>
                <w:del w:id="1924" w:author="Chris Wright" w:date="2014-06-16T13:46:00Z"/>
              </w:rPr>
            </w:pPr>
            <w:ins w:id="1925" w:author="Arnaud Dumont" w:date="2014-02-24T15:19:00Z">
              <w:del w:id="1926" w:author="Chris Wright" w:date="2014-06-16T13:46:00Z">
                <w:r w:rsidDel="00C25905">
                  <w:delText xml:space="preserve">The </w:delText>
                </w:r>
              </w:del>
            </w:ins>
            <w:ins w:id="1927" w:author="Arnaud Dumont" w:date="2014-02-24T15:21:00Z">
              <w:del w:id="1928" w:author="Chris Wright" w:date="2014-06-16T13:46:00Z">
                <w:r w:rsidDel="00C25905">
                  <w:delText>uuid of the zone which DNSSEC signing completed</w:delText>
                </w:r>
              </w:del>
            </w:ins>
          </w:p>
        </w:tc>
      </w:tr>
      <w:tr w:rsidR="00F21C35" w:rsidDel="00C25905" w:rsidTr="001217ED">
        <w:trPr>
          <w:trHeight w:val="113"/>
          <w:tblHeader w:val="0"/>
          <w:ins w:id="1929" w:author="Arnaud Dumont" w:date="2014-02-24T15:19:00Z"/>
          <w:del w:id="1930" w:author="Chris Wright" w:date="2014-06-16T13:46:00Z"/>
        </w:trPr>
        <w:tc>
          <w:tcPr>
            <w:tcW w:w="2965" w:type="dxa"/>
          </w:tcPr>
          <w:p w:rsidR="00F21C35" w:rsidDel="00C25905" w:rsidRDefault="00F21C35" w:rsidP="001217ED">
            <w:pPr>
              <w:pStyle w:val="Table-Text"/>
              <w:rPr>
                <w:ins w:id="1931" w:author="Arnaud Dumont" w:date="2014-02-24T15:19:00Z"/>
                <w:del w:id="1932" w:author="Chris Wright" w:date="2014-06-16T13:46:00Z"/>
              </w:rPr>
            </w:pPr>
            <w:ins w:id="1933" w:author="Arnaud Dumont" w:date="2014-02-24T15:21:00Z">
              <w:del w:id="1934" w:author="Chris Wright" w:date="2014-06-16T13:46:00Z">
                <w:r w:rsidDel="00C25905">
                  <w:delText>zoneName</w:delText>
                </w:r>
              </w:del>
            </w:ins>
          </w:p>
        </w:tc>
        <w:tc>
          <w:tcPr>
            <w:tcW w:w="2175" w:type="dxa"/>
          </w:tcPr>
          <w:p w:rsidR="00F21C35" w:rsidDel="00C25905" w:rsidRDefault="00F21C35" w:rsidP="001217ED">
            <w:pPr>
              <w:pStyle w:val="Table-Text"/>
              <w:rPr>
                <w:ins w:id="1935" w:author="Arnaud Dumont" w:date="2014-02-24T15:19:00Z"/>
                <w:del w:id="1936" w:author="Chris Wright" w:date="2014-06-16T13:46:00Z"/>
              </w:rPr>
            </w:pPr>
            <w:ins w:id="1937" w:author="Arnaud Dumont" w:date="2014-02-24T15:19:00Z">
              <w:del w:id="1938" w:author="Chris Wright" w:date="2014-06-16T13:46:00Z">
                <w:r w:rsidDel="00C25905">
                  <w:delText>string</w:delText>
                </w:r>
              </w:del>
            </w:ins>
          </w:p>
        </w:tc>
        <w:tc>
          <w:tcPr>
            <w:tcW w:w="3507" w:type="dxa"/>
          </w:tcPr>
          <w:p w:rsidR="00F21C35" w:rsidDel="00C25905" w:rsidRDefault="00F21C35" w:rsidP="00F21C35">
            <w:pPr>
              <w:pStyle w:val="Table-Text"/>
              <w:rPr>
                <w:ins w:id="1939" w:author="Arnaud Dumont" w:date="2014-02-24T15:19:00Z"/>
                <w:del w:id="1940" w:author="Chris Wright" w:date="2014-06-16T13:46:00Z"/>
              </w:rPr>
            </w:pPr>
            <w:ins w:id="1941" w:author="Arnaud Dumont" w:date="2014-02-24T15:19:00Z">
              <w:del w:id="1942" w:author="Chris Wright" w:date="2014-06-16T13:46:00Z">
                <w:r w:rsidDel="00C25905">
                  <w:delText xml:space="preserve">The </w:delText>
                </w:r>
              </w:del>
            </w:ins>
            <w:ins w:id="1943" w:author="Arnaud Dumont" w:date="2014-02-24T15:22:00Z">
              <w:del w:id="1944" w:author="Chris Wright" w:date="2014-06-16T13:46:00Z">
                <w:r w:rsidDel="00C25905">
                  <w:delText>name of the zone which DNSSEC signing completed</w:delText>
                </w:r>
              </w:del>
            </w:ins>
          </w:p>
        </w:tc>
      </w:tr>
      <w:tr w:rsidR="00F21C35" w:rsidDel="00C25905" w:rsidTr="001217ED">
        <w:trPr>
          <w:trHeight w:val="113"/>
          <w:tblHeader w:val="0"/>
          <w:ins w:id="1945" w:author="Arnaud Dumont" w:date="2014-02-24T15:22:00Z"/>
          <w:del w:id="1946" w:author="Chris Wright" w:date="2014-06-16T13:46:00Z"/>
        </w:trPr>
        <w:tc>
          <w:tcPr>
            <w:tcW w:w="2965" w:type="dxa"/>
          </w:tcPr>
          <w:p w:rsidR="00F21C35" w:rsidDel="00C25905" w:rsidRDefault="00F21C35" w:rsidP="001217ED">
            <w:pPr>
              <w:pStyle w:val="Table-Text"/>
              <w:rPr>
                <w:ins w:id="1947" w:author="Arnaud Dumont" w:date="2014-02-24T15:22:00Z"/>
                <w:del w:id="1948" w:author="Chris Wright" w:date="2014-06-16T13:46:00Z"/>
              </w:rPr>
            </w:pPr>
            <w:ins w:id="1949" w:author="Arnaud Dumont" w:date="2014-02-24T15:22:00Z">
              <w:del w:id="1950" w:author="Chris Wright" w:date="2014-06-16T13:46:00Z">
                <w:r w:rsidRPr="00F21C35" w:rsidDel="00C25905">
                  <w:delText>delegationResourceRecords</w:delText>
                </w:r>
              </w:del>
            </w:ins>
          </w:p>
        </w:tc>
        <w:tc>
          <w:tcPr>
            <w:tcW w:w="2175" w:type="dxa"/>
          </w:tcPr>
          <w:p w:rsidR="00F21C35" w:rsidDel="00C25905" w:rsidRDefault="00F21C35" w:rsidP="001217ED">
            <w:pPr>
              <w:pStyle w:val="Table-Text"/>
              <w:rPr>
                <w:ins w:id="1951" w:author="Arnaud Dumont" w:date="2014-02-24T15:22:00Z"/>
                <w:del w:id="1952" w:author="Chris Wright" w:date="2014-06-16T13:46:00Z"/>
              </w:rPr>
            </w:pPr>
            <w:ins w:id="1953" w:author="Arnaud Dumont" w:date="2014-02-24T15:22:00Z">
              <w:del w:id="1954" w:author="Chris Wright" w:date="2014-06-16T13:46:00Z">
                <w:r w:rsidDel="00C25905">
                  <w:delText>ResourceRecord[]</w:delText>
                </w:r>
              </w:del>
            </w:ins>
          </w:p>
        </w:tc>
        <w:tc>
          <w:tcPr>
            <w:tcW w:w="3507" w:type="dxa"/>
          </w:tcPr>
          <w:p w:rsidR="00F21C35" w:rsidDel="00C25905" w:rsidRDefault="00F21C35" w:rsidP="00F21C35">
            <w:pPr>
              <w:pStyle w:val="Table-Text"/>
              <w:rPr>
                <w:ins w:id="1955" w:author="Arnaud Dumont" w:date="2014-02-24T15:22:00Z"/>
                <w:del w:id="1956" w:author="Chris Wright" w:date="2014-06-16T13:46:00Z"/>
              </w:rPr>
            </w:pPr>
            <w:ins w:id="1957" w:author="Arnaud Dumont" w:date="2014-02-24T15:22:00Z">
              <w:del w:id="1958" w:author="Chris Wright" w:date="2014-06-16T13:46:00Z">
                <w:r w:rsidDel="00C25905">
                  <w:delText>The list of the resource records that are to be provided to the parent zone for the child zone delegation. This is typically the NS records and any required glue records</w:delText>
                </w:r>
              </w:del>
            </w:ins>
          </w:p>
        </w:tc>
      </w:tr>
    </w:tbl>
    <w:p w:rsidR="00791AEC" w:rsidDel="00C25905" w:rsidRDefault="00791AEC" w:rsidP="00791AEC">
      <w:pPr>
        <w:rPr>
          <w:ins w:id="1959" w:author="Arnaud Dumont" w:date="2014-02-24T15:25:00Z"/>
          <w:del w:id="1960" w:author="Chris Wright" w:date="2014-06-16T13:46:00Z"/>
        </w:rPr>
      </w:pPr>
      <w:ins w:id="1961" w:author="Arnaud Dumont" w:date="2014-02-24T15:26:00Z">
        <w:del w:id="1962" w:author="Chris Wright" w:date="2014-06-16T13:46:00Z">
          <w:r w:rsidRPr="00791AEC" w:rsidDel="00C25905">
            <w:delText>ZoneDNSSECSigningFailedMessageContents</w:delText>
          </w:r>
        </w:del>
      </w:ins>
      <w:ins w:id="1963" w:author="Arnaud Dumont" w:date="2014-02-24T15:25:00Z">
        <w:del w:id="1964"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Del="00C25905" w:rsidTr="001217ED">
        <w:trPr>
          <w:tblHeader w:val="0"/>
          <w:ins w:id="1965" w:author="Arnaud Dumont" w:date="2014-02-24T15:25:00Z"/>
          <w:del w:id="1966" w:author="Chris Wright" w:date="2014-06-16T13:46:00Z"/>
        </w:trPr>
        <w:tc>
          <w:tcPr>
            <w:tcW w:w="2965" w:type="dxa"/>
            <w:shd w:val="clear" w:color="auto" w:fill="BFBFBF" w:themeFill="background1" w:themeFillShade="BF"/>
          </w:tcPr>
          <w:p w:rsidR="00791AEC" w:rsidDel="00C25905" w:rsidRDefault="00791AEC" w:rsidP="001217ED">
            <w:pPr>
              <w:pStyle w:val="Table-Header"/>
              <w:rPr>
                <w:ins w:id="1967" w:author="Arnaud Dumont" w:date="2014-02-24T15:25:00Z"/>
                <w:del w:id="1968" w:author="Chris Wright" w:date="2014-06-16T13:46:00Z"/>
              </w:rPr>
            </w:pPr>
            <w:ins w:id="1969" w:author="Arnaud Dumont" w:date="2014-02-24T15:25:00Z">
              <w:del w:id="1970" w:author="Chris Wright" w:date="2014-06-16T13:46:00Z">
                <w:r w:rsidDel="00C25905">
                  <w:delText>Related message type</w:delText>
                </w:r>
              </w:del>
            </w:ins>
          </w:p>
        </w:tc>
        <w:tc>
          <w:tcPr>
            <w:tcW w:w="5682" w:type="dxa"/>
            <w:gridSpan w:val="2"/>
            <w:shd w:val="clear" w:color="auto" w:fill="BFBFBF" w:themeFill="background1" w:themeFillShade="BF"/>
          </w:tcPr>
          <w:p w:rsidR="00791AEC" w:rsidDel="00C25905" w:rsidRDefault="00265D01" w:rsidP="00265D01">
            <w:pPr>
              <w:pStyle w:val="Table-Header"/>
              <w:rPr>
                <w:ins w:id="1971" w:author="Arnaud Dumont" w:date="2014-02-24T15:25:00Z"/>
                <w:del w:id="1972" w:author="Chris Wright" w:date="2014-06-16T13:46:00Z"/>
              </w:rPr>
            </w:pPr>
            <w:ins w:id="1973" w:author="Arnaud Dumont" w:date="2014-02-24T15:44:00Z">
              <w:del w:id="1974" w:author="Chris Wright" w:date="2014-06-16T13:46:00Z">
                <w:r w:rsidRPr="00791AEC" w:rsidDel="00C25905">
                  <w:rPr>
                    <w:b w:val="0"/>
                  </w:rPr>
                  <w:delText>zoneDNSSECSigningFailed</w:delText>
                </w:r>
              </w:del>
            </w:ins>
          </w:p>
        </w:tc>
      </w:tr>
      <w:tr w:rsidR="00265D01" w:rsidDel="00C25905" w:rsidTr="001217ED">
        <w:trPr>
          <w:tblHeader w:val="0"/>
          <w:ins w:id="1975" w:author="Arnaud Dumont" w:date="2014-02-24T15:44:00Z"/>
          <w:del w:id="1976" w:author="Chris Wright" w:date="2014-06-16T13:46:00Z"/>
        </w:trPr>
        <w:tc>
          <w:tcPr>
            <w:tcW w:w="2965" w:type="dxa"/>
            <w:shd w:val="clear" w:color="auto" w:fill="BFBFBF" w:themeFill="background1" w:themeFillShade="BF"/>
          </w:tcPr>
          <w:p w:rsidR="00265D01" w:rsidDel="00C25905" w:rsidRDefault="00265D01" w:rsidP="001217ED">
            <w:pPr>
              <w:pStyle w:val="Table-Header"/>
              <w:rPr>
                <w:ins w:id="1977" w:author="Arnaud Dumont" w:date="2014-02-24T15:44:00Z"/>
                <w:del w:id="1978" w:author="Chris Wright" w:date="2014-06-16T13:46:00Z"/>
              </w:rPr>
            </w:pPr>
            <w:ins w:id="1979" w:author="Arnaud Dumont" w:date="2014-02-24T15:45:00Z">
              <w:del w:id="1980" w:author="Chris Wright" w:date="2014-06-16T13:46:00Z">
                <w:r w:rsidDel="00C25905">
                  <w:delText>Related object’s nature</w:delText>
                </w:r>
              </w:del>
            </w:ins>
          </w:p>
        </w:tc>
        <w:tc>
          <w:tcPr>
            <w:tcW w:w="5682" w:type="dxa"/>
            <w:gridSpan w:val="2"/>
            <w:shd w:val="clear" w:color="auto" w:fill="BFBFBF" w:themeFill="background1" w:themeFillShade="BF"/>
          </w:tcPr>
          <w:p w:rsidR="00265D01" w:rsidRPr="00791AEC" w:rsidDel="00C25905" w:rsidRDefault="00265D01" w:rsidP="00265D01">
            <w:pPr>
              <w:pStyle w:val="Table-Header"/>
              <w:rPr>
                <w:ins w:id="1981" w:author="Arnaud Dumont" w:date="2014-02-24T15:44:00Z"/>
                <w:del w:id="1982" w:author="Chris Wright" w:date="2014-06-16T13:46:00Z"/>
                <w:b w:val="0"/>
              </w:rPr>
            </w:pPr>
            <w:ins w:id="1983" w:author="Arnaud Dumont" w:date="2014-02-24T15:45:00Z">
              <w:del w:id="1984" w:author="Chris Wright" w:date="2014-06-16T13:46:00Z">
                <w:r w:rsidDel="00C25905">
                  <w:rPr>
                    <w:b w:val="0"/>
                  </w:rPr>
                  <w:delText>Zone</w:delText>
                </w:r>
              </w:del>
            </w:ins>
          </w:p>
        </w:tc>
      </w:tr>
      <w:tr w:rsidR="00C42B62" w:rsidDel="00C25905" w:rsidTr="001217ED">
        <w:trPr>
          <w:tblHeader w:val="0"/>
          <w:ins w:id="1985" w:author="Arnaud Dumont" w:date="2014-02-25T13:27:00Z"/>
          <w:del w:id="1986" w:author="Chris Wright" w:date="2014-06-16T13:46:00Z"/>
        </w:trPr>
        <w:tc>
          <w:tcPr>
            <w:tcW w:w="2965" w:type="dxa"/>
            <w:shd w:val="clear" w:color="auto" w:fill="BFBFBF" w:themeFill="background1" w:themeFillShade="BF"/>
          </w:tcPr>
          <w:p w:rsidR="00C42B62" w:rsidDel="00C25905" w:rsidRDefault="00C42B62" w:rsidP="001217ED">
            <w:pPr>
              <w:pStyle w:val="Table-Header"/>
              <w:rPr>
                <w:ins w:id="1987" w:author="Arnaud Dumont" w:date="2014-02-25T13:27:00Z"/>
                <w:del w:id="1988" w:author="Chris Wright" w:date="2014-06-16T13:46:00Z"/>
              </w:rPr>
            </w:pPr>
            <w:ins w:id="1989" w:author="Arnaud Dumont" w:date="2014-02-25T13:27:00Z">
              <w:del w:id="1990" w:author="Chris Wright" w:date="2014-06-16T13:46:00Z">
                <w:r w:rsidDel="00C25905">
                  <w:delText>RelatedObjectId field type</w:delText>
                </w:r>
              </w:del>
            </w:ins>
          </w:p>
        </w:tc>
        <w:tc>
          <w:tcPr>
            <w:tcW w:w="5682" w:type="dxa"/>
            <w:gridSpan w:val="2"/>
            <w:shd w:val="clear" w:color="auto" w:fill="BFBFBF" w:themeFill="background1" w:themeFillShade="BF"/>
          </w:tcPr>
          <w:p w:rsidR="00C42B62" w:rsidDel="00C25905" w:rsidRDefault="00C42B62" w:rsidP="00265D01">
            <w:pPr>
              <w:pStyle w:val="Table-Header"/>
              <w:rPr>
                <w:ins w:id="1991" w:author="Arnaud Dumont" w:date="2014-02-25T13:27:00Z"/>
                <w:del w:id="1992" w:author="Chris Wright" w:date="2014-06-16T13:46:00Z"/>
                <w:b w:val="0"/>
              </w:rPr>
            </w:pPr>
            <w:ins w:id="1993" w:author="Arnaud Dumont" w:date="2014-02-25T13:27:00Z">
              <w:del w:id="1994" w:author="Chris Wright" w:date="2014-06-16T13:46:00Z">
                <w:r w:rsidDel="00C25905">
                  <w:rPr>
                    <w:b w:val="0"/>
                  </w:rPr>
                  <w:delText>uuid</w:delText>
                </w:r>
              </w:del>
            </w:ins>
          </w:p>
        </w:tc>
      </w:tr>
      <w:tr w:rsidR="00791AEC" w:rsidDel="00C25905" w:rsidTr="001217ED">
        <w:trPr>
          <w:tblHeader w:val="0"/>
          <w:ins w:id="1995" w:author="Arnaud Dumont" w:date="2014-02-24T15:25:00Z"/>
          <w:del w:id="1996" w:author="Chris Wright" w:date="2014-06-16T13:46:00Z"/>
        </w:trPr>
        <w:tc>
          <w:tcPr>
            <w:tcW w:w="2965" w:type="dxa"/>
            <w:shd w:val="clear" w:color="auto" w:fill="BFBFBF" w:themeFill="background1" w:themeFillShade="BF"/>
          </w:tcPr>
          <w:p w:rsidR="00791AEC" w:rsidRPr="00F21C35" w:rsidDel="00C25905" w:rsidRDefault="00265D01" w:rsidP="001217ED">
            <w:pPr>
              <w:pStyle w:val="Table-Header"/>
              <w:rPr>
                <w:ins w:id="1997" w:author="Arnaud Dumont" w:date="2014-02-24T15:25:00Z"/>
                <w:del w:id="1998" w:author="Chris Wright" w:date="2014-06-16T13:46:00Z"/>
                <w:b w:val="0"/>
              </w:rPr>
            </w:pPr>
            <w:ins w:id="1999" w:author="Arnaud Dumont" w:date="2014-02-24T15:44:00Z">
              <w:del w:id="2000" w:author="Chris Wright" w:date="2014-06-16T13:46:00Z">
                <w:r w:rsidDel="00C25905">
                  <w:delText>Description</w:delText>
                </w:r>
              </w:del>
            </w:ins>
          </w:p>
        </w:tc>
        <w:tc>
          <w:tcPr>
            <w:tcW w:w="5682" w:type="dxa"/>
            <w:gridSpan w:val="2"/>
            <w:shd w:val="clear" w:color="auto" w:fill="BFBFBF" w:themeFill="background1" w:themeFillShade="BF"/>
          </w:tcPr>
          <w:p w:rsidR="00791AEC" w:rsidRPr="00F21C35" w:rsidDel="00C25905" w:rsidRDefault="00791AEC" w:rsidP="001217ED">
            <w:pPr>
              <w:pStyle w:val="Table-Header"/>
              <w:rPr>
                <w:ins w:id="2001" w:author="Arnaud Dumont" w:date="2014-02-24T15:25:00Z"/>
                <w:del w:id="2002" w:author="Chris Wright" w:date="2014-06-16T13:46:00Z"/>
                <w:b w:val="0"/>
              </w:rPr>
            </w:pPr>
            <w:ins w:id="2003" w:author="Arnaud Dumont" w:date="2014-02-24T15:25:00Z">
              <w:del w:id="2004" w:author="Chris Wright" w:date="2014-06-16T13:46:00Z">
                <w:r w:rsidDel="00C25905">
                  <w:rPr>
                    <w:b w:val="0"/>
                  </w:rPr>
                  <w:delText>R</w:delText>
                </w:r>
                <w:r w:rsidRPr="00EC18F5" w:rsidDel="00C25905">
                  <w:rPr>
                    <w:b w:val="0"/>
                  </w:rPr>
                  <w:delText xml:space="preserve">eceived when </w:delText>
                </w:r>
              </w:del>
            </w:ins>
            <w:ins w:id="2005" w:author="Arnaud Dumont" w:date="2014-02-24T15:26:00Z">
              <w:del w:id="2006" w:author="Chris Wright" w:date="2014-06-16T13:46:00Z">
                <w:r w:rsidDel="00C25905">
                  <w:rPr>
                    <w:b w:val="0"/>
                  </w:rPr>
                  <w:delText>the DNSSEC signing of a</w:delText>
                </w:r>
              </w:del>
            </w:ins>
            <w:ins w:id="2007" w:author="Arnaud Dumont" w:date="2014-02-24T15:25:00Z">
              <w:del w:id="2008" w:author="Chris Wright" w:date="2014-06-16T13:46:00Z">
                <w:r w:rsidRPr="00EC18F5" w:rsidDel="00C25905">
                  <w:rPr>
                    <w:b w:val="0"/>
                  </w:rPr>
                  <w:delText xml:space="preserve"> Zone has </w:delText>
                </w:r>
              </w:del>
            </w:ins>
            <w:ins w:id="2009" w:author="Arnaud Dumont" w:date="2014-02-24T15:26:00Z">
              <w:del w:id="2010" w:author="Chris Wright" w:date="2014-06-16T13:46:00Z">
                <w:r w:rsidDel="00C25905">
                  <w:rPr>
                    <w:b w:val="0"/>
                  </w:rPr>
                  <w:delText>failed</w:delText>
                </w:r>
              </w:del>
            </w:ins>
          </w:p>
        </w:tc>
      </w:tr>
      <w:tr w:rsidR="00791AEC" w:rsidDel="00C25905" w:rsidTr="001217ED">
        <w:trPr>
          <w:tblHeader w:val="0"/>
          <w:ins w:id="2011" w:author="Arnaud Dumont" w:date="2014-02-24T15:25:00Z"/>
          <w:del w:id="2012" w:author="Chris Wright" w:date="2014-06-16T13:46:00Z"/>
        </w:trPr>
        <w:tc>
          <w:tcPr>
            <w:tcW w:w="2965" w:type="dxa"/>
            <w:shd w:val="clear" w:color="auto" w:fill="BFBFBF" w:themeFill="background1" w:themeFillShade="BF"/>
          </w:tcPr>
          <w:p w:rsidR="00791AEC" w:rsidRPr="00750051" w:rsidDel="00C25905" w:rsidRDefault="00791AEC" w:rsidP="001217ED">
            <w:pPr>
              <w:pStyle w:val="Table-Header"/>
              <w:rPr>
                <w:ins w:id="2013" w:author="Arnaud Dumont" w:date="2014-02-24T15:25:00Z"/>
                <w:del w:id="2014" w:author="Chris Wright" w:date="2014-06-16T13:46:00Z"/>
              </w:rPr>
            </w:pPr>
            <w:ins w:id="2015" w:author="Arnaud Dumont" w:date="2014-02-24T15:25:00Z">
              <w:del w:id="2016" w:author="Chris Wright" w:date="2014-06-16T13:46:00Z">
                <w:r w:rsidDel="00C25905">
                  <w:delText>Field Name</w:delText>
                </w:r>
              </w:del>
            </w:ins>
          </w:p>
        </w:tc>
        <w:tc>
          <w:tcPr>
            <w:tcW w:w="2175" w:type="dxa"/>
            <w:shd w:val="clear" w:color="auto" w:fill="BFBFBF" w:themeFill="background1" w:themeFillShade="BF"/>
          </w:tcPr>
          <w:p w:rsidR="00791AEC" w:rsidDel="00C25905" w:rsidRDefault="00791AEC" w:rsidP="001217ED">
            <w:pPr>
              <w:pStyle w:val="Table-Header"/>
              <w:rPr>
                <w:ins w:id="2017" w:author="Arnaud Dumont" w:date="2014-02-24T15:25:00Z"/>
                <w:del w:id="2018" w:author="Chris Wright" w:date="2014-06-16T13:46:00Z"/>
              </w:rPr>
            </w:pPr>
            <w:ins w:id="2019" w:author="Arnaud Dumont" w:date="2014-02-24T15:25:00Z">
              <w:del w:id="2020" w:author="Chris Wright" w:date="2014-06-16T13:46:00Z">
                <w:r w:rsidDel="00C25905">
                  <w:delText>Type</w:delText>
                </w:r>
              </w:del>
            </w:ins>
          </w:p>
        </w:tc>
        <w:tc>
          <w:tcPr>
            <w:tcW w:w="3507" w:type="dxa"/>
            <w:shd w:val="clear" w:color="auto" w:fill="BFBFBF" w:themeFill="background1" w:themeFillShade="BF"/>
          </w:tcPr>
          <w:p w:rsidR="00791AEC" w:rsidDel="00C25905" w:rsidRDefault="00791AEC" w:rsidP="001217ED">
            <w:pPr>
              <w:pStyle w:val="Table-Header"/>
              <w:rPr>
                <w:ins w:id="2021" w:author="Arnaud Dumont" w:date="2014-02-24T15:25:00Z"/>
                <w:del w:id="2022" w:author="Chris Wright" w:date="2014-06-16T13:46:00Z"/>
              </w:rPr>
            </w:pPr>
            <w:ins w:id="2023" w:author="Arnaud Dumont" w:date="2014-02-24T15:25:00Z">
              <w:del w:id="2024" w:author="Chris Wright" w:date="2014-06-16T13:46:00Z">
                <w:r w:rsidDel="00C25905">
                  <w:delText>Description</w:delText>
                </w:r>
              </w:del>
            </w:ins>
          </w:p>
        </w:tc>
      </w:tr>
      <w:tr w:rsidR="00791AEC" w:rsidDel="00C25905" w:rsidTr="001217ED">
        <w:trPr>
          <w:trHeight w:val="113"/>
          <w:tblHeader w:val="0"/>
          <w:ins w:id="2025" w:author="Arnaud Dumont" w:date="2014-02-24T15:25:00Z"/>
          <w:del w:id="2026" w:author="Chris Wright" w:date="2014-06-16T13:46:00Z"/>
        </w:trPr>
        <w:tc>
          <w:tcPr>
            <w:tcW w:w="2965" w:type="dxa"/>
          </w:tcPr>
          <w:p w:rsidR="00791AEC" w:rsidDel="00C25905" w:rsidRDefault="00791AEC" w:rsidP="001217ED">
            <w:pPr>
              <w:pStyle w:val="Table-Text"/>
              <w:rPr>
                <w:ins w:id="2027" w:author="Arnaud Dumont" w:date="2014-02-24T15:25:00Z"/>
                <w:del w:id="2028" w:author="Chris Wright" w:date="2014-06-16T13:46:00Z"/>
              </w:rPr>
            </w:pPr>
            <w:ins w:id="2029" w:author="Arnaud Dumont" w:date="2014-02-24T15:25:00Z">
              <w:del w:id="2030" w:author="Chris Wright" w:date="2014-06-16T13:46:00Z">
                <w:r w:rsidRPr="00F21C35" w:rsidDel="00C25905">
                  <w:delText>zoneId</w:delText>
                </w:r>
              </w:del>
            </w:ins>
          </w:p>
        </w:tc>
        <w:tc>
          <w:tcPr>
            <w:tcW w:w="2175" w:type="dxa"/>
          </w:tcPr>
          <w:p w:rsidR="00791AEC" w:rsidDel="00C25905" w:rsidRDefault="00791AEC" w:rsidP="001217ED">
            <w:pPr>
              <w:pStyle w:val="Table-Text"/>
              <w:rPr>
                <w:ins w:id="2031" w:author="Arnaud Dumont" w:date="2014-02-24T15:25:00Z"/>
                <w:del w:id="2032" w:author="Chris Wright" w:date="2014-06-16T13:46:00Z"/>
              </w:rPr>
            </w:pPr>
            <w:ins w:id="2033" w:author="Arnaud Dumont" w:date="2014-02-24T15:25:00Z">
              <w:del w:id="2034" w:author="Chris Wright" w:date="2014-06-16T13:46:00Z">
                <w:r w:rsidDel="00C25905">
                  <w:delText>uuid</w:delText>
                </w:r>
              </w:del>
            </w:ins>
          </w:p>
        </w:tc>
        <w:tc>
          <w:tcPr>
            <w:tcW w:w="3507" w:type="dxa"/>
          </w:tcPr>
          <w:p w:rsidR="00791AEC" w:rsidDel="00C25905" w:rsidRDefault="00791AEC" w:rsidP="00F74B86">
            <w:pPr>
              <w:pStyle w:val="Table-Text"/>
              <w:rPr>
                <w:ins w:id="2035" w:author="Arnaud Dumont" w:date="2014-02-24T15:25:00Z"/>
                <w:del w:id="2036" w:author="Chris Wright" w:date="2014-06-16T13:46:00Z"/>
              </w:rPr>
            </w:pPr>
            <w:ins w:id="2037" w:author="Arnaud Dumont" w:date="2014-02-24T15:25:00Z">
              <w:del w:id="2038" w:author="Chris Wright" w:date="2014-06-16T13:46:00Z">
                <w:r w:rsidDel="00C25905">
                  <w:delText xml:space="preserve">The uuid of the zone which DNSSEC signing </w:delText>
                </w:r>
              </w:del>
            </w:ins>
            <w:ins w:id="2039" w:author="Arnaud Dumont" w:date="2014-02-24T15:47:00Z">
              <w:del w:id="2040" w:author="Chris Wright" w:date="2014-06-16T13:46:00Z">
                <w:r w:rsidR="00F74B86" w:rsidDel="00C25905">
                  <w:delText>failed</w:delText>
                </w:r>
              </w:del>
            </w:ins>
          </w:p>
        </w:tc>
      </w:tr>
      <w:tr w:rsidR="00791AEC" w:rsidDel="00C25905" w:rsidTr="001217ED">
        <w:trPr>
          <w:trHeight w:val="113"/>
          <w:tblHeader w:val="0"/>
          <w:ins w:id="2041" w:author="Arnaud Dumont" w:date="2014-02-24T15:25:00Z"/>
          <w:del w:id="2042" w:author="Chris Wright" w:date="2014-06-16T13:46:00Z"/>
        </w:trPr>
        <w:tc>
          <w:tcPr>
            <w:tcW w:w="2965" w:type="dxa"/>
          </w:tcPr>
          <w:p w:rsidR="00791AEC" w:rsidDel="00C25905" w:rsidRDefault="00791AEC" w:rsidP="001217ED">
            <w:pPr>
              <w:pStyle w:val="Table-Text"/>
              <w:rPr>
                <w:ins w:id="2043" w:author="Arnaud Dumont" w:date="2014-02-24T15:25:00Z"/>
                <w:del w:id="2044" w:author="Chris Wright" w:date="2014-06-16T13:46:00Z"/>
              </w:rPr>
            </w:pPr>
            <w:ins w:id="2045" w:author="Arnaud Dumont" w:date="2014-02-24T15:25:00Z">
              <w:del w:id="2046" w:author="Chris Wright" w:date="2014-06-16T13:46:00Z">
                <w:r w:rsidDel="00C25905">
                  <w:delText>zoneName</w:delText>
                </w:r>
              </w:del>
            </w:ins>
          </w:p>
        </w:tc>
        <w:tc>
          <w:tcPr>
            <w:tcW w:w="2175" w:type="dxa"/>
          </w:tcPr>
          <w:p w:rsidR="00791AEC" w:rsidDel="00C25905" w:rsidRDefault="00791AEC" w:rsidP="001217ED">
            <w:pPr>
              <w:pStyle w:val="Table-Text"/>
              <w:rPr>
                <w:ins w:id="2047" w:author="Arnaud Dumont" w:date="2014-02-24T15:25:00Z"/>
                <w:del w:id="2048" w:author="Chris Wright" w:date="2014-06-16T13:46:00Z"/>
              </w:rPr>
            </w:pPr>
            <w:ins w:id="2049" w:author="Arnaud Dumont" w:date="2014-02-24T15:25:00Z">
              <w:del w:id="2050" w:author="Chris Wright" w:date="2014-06-16T13:46:00Z">
                <w:r w:rsidDel="00C25905">
                  <w:delText>string</w:delText>
                </w:r>
              </w:del>
            </w:ins>
          </w:p>
        </w:tc>
        <w:tc>
          <w:tcPr>
            <w:tcW w:w="3507" w:type="dxa"/>
          </w:tcPr>
          <w:p w:rsidR="00791AEC" w:rsidDel="00C25905" w:rsidRDefault="00791AEC" w:rsidP="00F74B86">
            <w:pPr>
              <w:pStyle w:val="Table-Text"/>
              <w:rPr>
                <w:ins w:id="2051" w:author="Arnaud Dumont" w:date="2014-02-24T15:25:00Z"/>
                <w:del w:id="2052" w:author="Chris Wright" w:date="2014-06-16T13:46:00Z"/>
              </w:rPr>
            </w:pPr>
            <w:ins w:id="2053" w:author="Arnaud Dumont" w:date="2014-02-24T15:25:00Z">
              <w:del w:id="2054" w:author="Chris Wright" w:date="2014-06-16T13:46:00Z">
                <w:r w:rsidDel="00C25905">
                  <w:delText xml:space="preserve">The name of the zone which DNSSEC signing </w:delText>
                </w:r>
              </w:del>
            </w:ins>
            <w:ins w:id="2055" w:author="Arnaud Dumont" w:date="2014-02-24T15:47:00Z">
              <w:del w:id="2056" w:author="Chris Wright" w:date="2014-06-16T13:46:00Z">
                <w:r w:rsidR="00F74B86" w:rsidDel="00C25905">
                  <w:delText>failed</w:delText>
                </w:r>
              </w:del>
            </w:ins>
          </w:p>
        </w:tc>
      </w:tr>
      <w:tr w:rsidR="00791AEC" w:rsidDel="00C25905" w:rsidTr="001217ED">
        <w:trPr>
          <w:trHeight w:val="113"/>
          <w:tblHeader w:val="0"/>
          <w:ins w:id="2057" w:author="Arnaud Dumont" w:date="2014-02-24T15:25:00Z"/>
          <w:del w:id="2058" w:author="Chris Wright" w:date="2014-06-16T13:46:00Z"/>
        </w:trPr>
        <w:tc>
          <w:tcPr>
            <w:tcW w:w="2965" w:type="dxa"/>
          </w:tcPr>
          <w:p w:rsidR="00791AEC" w:rsidDel="00C25905" w:rsidRDefault="00791AEC" w:rsidP="001217ED">
            <w:pPr>
              <w:pStyle w:val="Table-Text"/>
              <w:rPr>
                <w:ins w:id="2059" w:author="Arnaud Dumont" w:date="2014-02-24T15:25:00Z"/>
                <w:del w:id="2060" w:author="Chris Wright" w:date="2014-06-16T13:46:00Z"/>
              </w:rPr>
            </w:pPr>
            <w:ins w:id="2061" w:author="Arnaud Dumont" w:date="2014-02-24T15:27:00Z">
              <w:del w:id="2062" w:author="Chris Wright" w:date="2014-06-16T13:46:00Z">
                <w:r w:rsidRPr="00791AEC" w:rsidDel="00C25905">
                  <w:delText>errorMessage</w:delText>
                </w:r>
              </w:del>
            </w:ins>
          </w:p>
        </w:tc>
        <w:tc>
          <w:tcPr>
            <w:tcW w:w="2175" w:type="dxa"/>
          </w:tcPr>
          <w:p w:rsidR="00791AEC" w:rsidDel="00C25905" w:rsidRDefault="00791AEC" w:rsidP="001217ED">
            <w:pPr>
              <w:pStyle w:val="Table-Text"/>
              <w:rPr>
                <w:ins w:id="2063" w:author="Arnaud Dumont" w:date="2014-02-24T15:25:00Z"/>
                <w:del w:id="2064" w:author="Chris Wright" w:date="2014-06-16T13:46:00Z"/>
              </w:rPr>
            </w:pPr>
            <w:ins w:id="2065" w:author="Arnaud Dumont" w:date="2014-02-24T15:27:00Z">
              <w:del w:id="2066" w:author="Chris Wright" w:date="2014-06-16T13:46:00Z">
                <w:r w:rsidDel="00C25905">
                  <w:delText>string</w:delText>
                </w:r>
              </w:del>
            </w:ins>
          </w:p>
        </w:tc>
        <w:tc>
          <w:tcPr>
            <w:tcW w:w="3507" w:type="dxa"/>
          </w:tcPr>
          <w:p w:rsidR="00791AEC" w:rsidDel="00C25905" w:rsidRDefault="00791AEC" w:rsidP="009332C1">
            <w:pPr>
              <w:pStyle w:val="Table-Text"/>
              <w:rPr>
                <w:ins w:id="2067" w:author="Arnaud Dumont" w:date="2014-02-24T15:25:00Z"/>
                <w:del w:id="2068" w:author="Chris Wright" w:date="2014-06-16T13:46:00Z"/>
              </w:rPr>
            </w:pPr>
            <w:ins w:id="2069" w:author="Arnaud Dumont" w:date="2014-02-24T15:27:00Z">
              <w:del w:id="2070" w:author="Chris Wright" w:date="2014-06-16T13:46:00Z">
                <w:r w:rsidDel="00C25905">
                  <w:delText xml:space="preserve">A human-readable </w:delText>
                </w:r>
              </w:del>
            </w:ins>
            <w:ins w:id="2071" w:author="Arnaud Dumont" w:date="2014-02-24T15:47:00Z">
              <w:del w:id="2072" w:author="Chris Wright" w:date="2014-06-16T13:46:00Z">
                <w:r w:rsidR="009332C1" w:rsidDel="00C25905">
                  <w:delText>description of</w:delText>
                </w:r>
              </w:del>
            </w:ins>
            <w:ins w:id="2073" w:author="Arnaud Dumont" w:date="2014-02-24T15:27:00Z">
              <w:del w:id="2074" w:author="Chris Wright" w:date="2014-06-16T13:46:00Z">
                <w:r w:rsidDel="00C25905">
                  <w:delText xml:space="preserve"> the failure</w:delText>
                </w:r>
              </w:del>
            </w:ins>
          </w:p>
        </w:tc>
      </w:tr>
    </w:tbl>
    <w:p w:rsidR="00142403" w:rsidDel="00C25905" w:rsidRDefault="00142403" w:rsidP="00142403">
      <w:pPr>
        <w:rPr>
          <w:ins w:id="2075" w:author="Arnaud Dumont" w:date="2014-03-11T17:38:00Z"/>
          <w:del w:id="2076" w:author="Chris Wright" w:date="2014-06-16T13:46:00Z"/>
        </w:rPr>
      </w:pPr>
      <w:ins w:id="2077" w:author="Arnaud Dumont" w:date="2014-03-11T17:38:00Z">
        <w:del w:id="2078" w:author="Chris Wright" w:date="2014-06-16T13:46:00Z">
          <w:r w:rsidRPr="00142403" w:rsidDel="00C25905">
            <w:delText>WarningZoneUsageMessageContents</w:delText>
          </w:r>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079" w:author="Arnaud Dumont" w:date="2014-03-11T17:38:00Z"/>
          <w:del w:id="2080" w:author="Chris Wright" w:date="2014-06-16T13:46:00Z"/>
        </w:trPr>
        <w:tc>
          <w:tcPr>
            <w:tcW w:w="2965" w:type="dxa"/>
            <w:shd w:val="clear" w:color="auto" w:fill="BFBFBF" w:themeFill="background1" w:themeFillShade="BF"/>
          </w:tcPr>
          <w:p w:rsidR="00142403" w:rsidDel="00C25905" w:rsidRDefault="00142403" w:rsidP="00EB196C">
            <w:pPr>
              <w:pStyle w:val="Table-Header"/>
              <w:rPr>
                <w:ins w:id="2081" w:author="Arnaud Dumont" w:date="2014-03-11T17:38:00Z"/>
                <w:del w:id="2082" w:author="Chris Wright" w:date="2014-06-16T13:46:00Z"/>
              </w:rPr>
            </w:pPr>
            <w:ins w:id="2083" w:author="Arnaud Dumont" w:date="2014-03-11T17:38:00Z">
              <w:del w:id="2084"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085" w:author="Arnaud Dumont" w:date="2014-03-11T17:38:00Z"/>
                <w:del w:id="2086" w:author="Chris Wright" w:date="2014-06-16T13:46:00Z"/>
              </w:rPr>
            </w:pPr>
            <w:ins w:id="2087" w:author="Arnaud Dumont" w:date="2014-03-11T17:39:00Z">
              <w:del w:id="2088" w:author="Chris Wright" w:date="2014-06-16T13:46:00Z">
                <w:r w:rsidRPr="00142403" w:rsidDel="00C25905">
                  <w:rPr>
                    <w:b w:val="0"/>
                  </w:rPr>
                  <w:delText>warningZoneUsage</w:delText>
                </w:r>
              </w:del>
            </w:ins>
          </w:p>
        </w:tc>
      </w:tr>
      <w:tr w:rsidR="00142403" w:rsidDel="00C25905" w:rsidTr="00EB196C">
        <w:trPr>
          <w:tblHeader w:val="0"/>
          <w:ins w:id="2089" w:author="Arnaud Dumont" w:date="2014-03-11T17:38:00Z"/>
          <w:del w:id="2090" w:author="Chris Wright" w:date="2014-06-16T13:46:00Z"/>
        </w:trPr>
        <w:tc>
          <w:tcPr>
            <w:tcW w:w="2965" w:type="dxa"/>
            <w:shd w:val="clear" w:color="auto" w:fill="BFBFBF" w:themeFill="background1" w:themeFillShade="BF"/>
          </w:tcPr>
          <w:p w:rsidR="00142403" w:rsidDel="00C25905" w:rsidRDefault="00142403" w:rsidP="00EB196C">
            <w:pPr>
              <w:pStyle w:val="Table-Header"/>
              <w:rPr>
                <w:ins w:id="2091" w:author="Arnaud Dumont" w:date="2014-03-11T17:38:00Z"/>
                <w:del w:id="2092" w:author="Chris Wright" w:date="2014-06-16T13:46:00Z"/>
              </w:rPr>
            </w:pPr>
            <w:ins w:id="2093" w:author="Arnaud Dumont" w:date="2014-03-11T17:38:00Z">
              <w:del w:id="2094"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095" w:author="Arnaud Dumont" w:date="2014-03-11T17:38:00Z"/>
                <w:del w:id="2096" w:author="Chris Wright" w:date="2014-06-16T13:46:00Z"/>
                <w:b w:val="0"/>
              </w:rPr>
            </w:pPr>
            <w:ins w:id="2097" w:author="Arnaud Dumont" w:date="2014-03-11T17:38:00Z">
              <w:del w:id="2098" w:author="Chris Wright" w:date="2014-06-16T13:46:00Z">
                <w:r w:rsidDel="00C25905">
                  <w:rPr>
                    <w:b w:val="0"/>
                  </w:rPr>
                  <w:delText>Zone</w:delText>
                </w:r>
              </w:del>
            </w:ins>
          </w:p>
        </w:tc>
      </w:tr>
      <w:tr w:rsidR="00142403" w:rsidDel="00C25905" w:rsidTr="00EB196C">
        <w:trPr>
          <w:tblHeader w:val="0"/>
          <w:ins w:id="2099" w:author="Arnaud Dumont" w:date="2014-03-11T17:38:00Z"/>
          <w:del w:id="2100" w:author="Chris Wright" w:date="2014-06-16T13:46:00Z"/>
        </w:trPr>
        <w:tc>
          <w:tcPr>
            <w:tcW w:w="2965" w:type="dxa"/>
            <w:shd w:val="clear" w:color="auto" w:fill="BFBFBF" w:themeFill="background1" w:themeFillShade="BF"/>
          </w:tcPr>
          <w:p w:rsidR="00142403" w:rsidDel="00C25905" w:rsidRDefault="00142403" w:rsidP="00EB196C">
            <w:pPr>
              <w:pStyle w:val="Table-Header"/>
              <w:rPr>
                <w:ins w:id="2101" w:author="Arnaud Dumont" w:date="2014-03-11T17:38:00Z"/>
                <w:del w:id="2102" w:author="Chris Wright" w:date="2014-06-16T13:46:00Z"/>
              </w:rPr>
            </w:pPr>
            <w:ins w:id="2103" w:author="Arnaud Dumont" w:date="2014-03-11T17:38:00Z">
              <w:del w:id="2104"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105" w:author="Arnaud Dumont" w:date="2014-03-11T17:38:00Z"/>
                <w:del w:id="2106" w:author="Chris Wright" w:date="2014-06-16T13:46:00Z"/>
                <w:b w:val="0"/>
              </w:rPr>
            </w:pPr>
            <w:ins w:id="2107" w:author="Arnaud Dumont" w:date="2014-03-11T17:38:00Z">
              <w:del w:id="2108" w:author="Chris Wright" w:date="2014-06-16T13:46:00Z">
                <w:r w:rsidDel="00C25905">
                  <w:rPr>
                    <w:b w:val="0"/>
                  </w:rPr>
                  <w:delText>uuid</w:delText>
                </w:r>
              </w:del>
            </w:ins>
          </w:p>
        </w:tc>
      </w:tr>
      <w:tr w:rsidR="00142403" w:rsidDel="00C25905" w:rsidTr="00EB196C">
        <w:trPr>
          <w:tblHeader w:val="0"/>
          <w:ins w:id="2109" w:author="Arnaud Dumont" w:date="2014-03-11T17:38:00Z"/>
          <w:del w:id="2110"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111" w:author="Arnaud Dumont" w:date="2014-03-11T17:38:00Z"/>
                <w:del w:id="2112" w:author="Chris Wright" w:date="2014-06-16T13:46:00Z"/>
                <w:b w:val="0"/>
              </w:rPr>
            </w:pPr>
            <w:ins w:id="2113" w:author="Arnaud Dumont" w:date="2014-03-11T17:38:00Z">
              <w:del w:id="2114"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142403">
            <w:pPr>
              <w:pStyle w:val="Table-Header"/>
              <w:rPr>
                <w:ins w:id="2115" w:author="Arnaud Dumont" w:date="2014-03-11T17:38:00Z"/>
                <w:del w:id="2116" w:author="Chris Wright" w:date="2014-06-16T13:46:00Z"/>
                <w:b w:val="0"/>
              </w:rPr>
            </w:pPr>
            <w:ins w:id="2117" w:author="Arnaud Dumont" w:date="2014-03-11T17:38:00Z">
              <w:del w:id="2118" w:author="Chris Wright" w:date="2014-06-16T13:46:00Z">
                <w:r w:rsidDel="00C25905">
                  <w:rPr>
                    <w:b w:val="0"/>
                  </w:rPr>
                  <w:delText>R</w:delText>
                </w:r>
                <w:r w:rsidRPr="00EC18F5" w:rsidDel="00C25905">
                  <w:rPr>
                    <w:b w:val="0"/>
                  </w:rPr>
                  <w:delText xml:space="preserve">eceived when </w:delText>
                </w:r>
                <w:r w:rsidDel="00C25905">
                  <w:rPr>
                    <w:b w:val="0"/>
                  </w:rPr>
                  <w:delText xml:space="preserve">the </w:delText>
                </w:r>
              </w:del>
            </w:ins>
            <w:ins w:id="2119" w:author="Arnaud Dumont" w:date="2014-03-11T17:39:00Z">
              <w:del w:id="2120" w:author="Chris Wright" w:date="2014-06-16T13:46:00Z">
                <w:r w:rsidDel="00C25905">
                  <w:rPr>
                    <w:b w:val="0"/>
                  </w:rPr>
                  <w:delText>query usage of a zone has exceeded the warning threshold</w:delText>
                </w:r>
              </w:del>
            </w:ins>
          </w:p>
        </w:tc>
      </w:tr>
      <w:tr w:rsidR="00142403" w:rsidDel="00C25905" w:rsidTr="00EB196C">
        <w:trPr>
          <w:tblHeader w:val="0"/>
          <w:ins w:id="2121" w:author="Arnaud Dumont" w:date="2014-03-11T17:38:00Z"/>
          <w:del w:id="2122"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123" w:author="Arnaud Dumont" w:date="2014-03-11T17:38:00Z"/>
                <w:del w:id="2124" w:author="Chris Wright" w:date="2014-06-16T13:46:00Z"/>
              </w:rPr>
            </w:pPr>
            <w:ins w:id="2125" w:author="Arnaud Dumont" w:date="2014-03-11T17:38:00Z">
              <w:del w:id="2126"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127" w:author="Arnaud Dumont" w:date="2014-03-11T17:38:00Z"/>
                <w:del w:id="2128" w:author="Chris Wright" w:date="2014-06-16T13:46:00Z"/>
              </w:rPr>
            </w:pPr>
            <w:ins w:id="2129" w:author="Arnaud Dumont" w:date="2014-03-11T17:38:00Z">
              <w:del w:id="2130"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131" w:author="Arnaud Dumont" w:date="2014-03-11T17:38:00Z"/>
                <w:del w:id="2132" w:author="Chris Wright" w:date="2014-06-16T13:46:00Z"/>
              </w:rPr>
            </w:pPr>
            <w:ins w:id="2133" w:author="Arnaud Dumont" w:date="2014-03-11T17:38:00Z">
              <w:del w:id="2134" w:author="Chris Wright" w:date="2014-06-16T13:46:00Z">
                <w:r w:rsidDel="00C25905">
                  <w:delText>Description</w:delText>
                </w:r>
              </w:del>
            </w:ins>
          </w:p>
        </w:tc>
      </w:tr>
      <w:tr w:rsidR="00142403" w:rsidDel="00C25905" w:rsidTr="00EB196C">
        <w:trPr>
          <w:trHeight w:val="113"/>
          <w:tblHeader w:val="0"/>
          <w:ins w:id="2135" w:author="Arnaud Dumont" w:date="2014-03-11T17:38:00Z"/>
          <w:del w:id="2136" w:author="Chris Wright" w:date="2014-06-16T13:46:00Z"/>
        </w:trPr>
        <w:tc>
          <w:tcPr>
            <w:tcW w:w="2965" w:type="dxa"/>
          </w:tcPr>
          <w:p w:rsidR="00142403" w:rsidDel="00C25905" w:rsidRDefault="00142403" w:rsidP="00EB196C">
            <w:pPr>
              <w:pStyle w:val="Table-Text"/>
              <w:rPr>
                <w:ins w:id="2137" w:author="Arnaud Dumont" w:date="2014-03-11T17:38:00Z"/>
                <w:del w:id="2138" w:author="Chris Wright" w:date="2014-06-16T13:46:00Z"/>
              </w:rPr>
            </w:pPr>
            <w:ins w:id="2139" w:author="Arnaud Dumont" w:date="2014-03-11T17:38:00Z">
              <w:del w:id="2140" w:author="Chris Wright" w:date="2014-06-16T13:46:00Z">
                <w:r w:rsidRPr="00F21C35" w:rsidDel="00C25905">
                  <w:delText>zoneId</w:delText>
                </w:r>
              </w:del>
            </w:ins>
          </w:p>
        </w:tc>
        <w:tc>
          <w:tcPr>
            <w:tcW w:w="2175" w:type="dxa"/>
          </w:tcPr>
          <w:p w:rsidR="00142403" w:rsidDel="00C25905" w:rsidRDefault="00142403" w:rsidP="00EB196C">
            <w:pPr>
              <w:pStyle w:val="Table-Text"/>
              <w:rPr>
                <w:ins w:id="2141" w:author="Arnaud Dumont" w:date="2014-03-11T17:38:00Z"/>
                <w:del w:id="2142" w:author="Chris Wright" w:date="2014-06-16T13:46:00Z"/>
              </w:rPr>
            </w:pPr>
            <w:ins w:id="2143" w:author="Arnaud Dumont" w:date="2014-03-11T17:38:00Z">
              <w:del w:id="2144" w:author="Chris Wright" w:date="2014-06-16T13:46:00Z">
                <w:r w:rsidDel="00C25905">
                  <w:delText>uuid</w:delText>
                </w:r>
              </w:del>
            </w:ins>
          </w:p>
        </w:tc>
        <w:tc>
          <w:tcPr>
            <w:tcW w:w="3507" w:type="dxa"/>
          </w:tcPr>
          <w:p w:rsidR="00142403" w:rsidDel="00C25905" w:rsidRDefault="00142403" w:rsidP="00142403">
            <w:pPr>
              <w:pStyle w:val="Table-Text"/>
              <w:rPr>
                <w:ins w:id="2145" w:author="Arnaud Dumont" w:date="2014-03-11T17:38:00Z"/>
                <w:del w:id="2146" w:author="Chris Wright" w:date="2014-06-16T13:46:00Z"/>
              </w:rPr>
            </w:pPr>
            <w:ins w:id="2147" w:author="Arnaud Dumont" w:date="2014-03-11T17:38:00Z">
              <w:del w:id="2148" w:author="Chris Wright" w:date="2014-06-16T13:46:00Z">
                <w:r w:rsidDel="00C25905">
                  <w:delText xml:space="preserve">The uuid of the </w:delText>
                </w:r>
              </w:del>
            </w:ins>
            <w:ins w:id="2149" w:author="Arnaud Dumont" w:date="2014-03-11T17:40:00Z">
              <w:del w:id="2150" w:author="Chris Wright" w:date="2014-06-16T13:46:00Z">
                <w:r w:rsidDel="00C25905">
                  <w:delText>related zone</w:delText>
                </w:r>
              </w:del>
            </w:ins>
          </w:p>
        </w:tc>
      </w:tr>
      <w:tr w:rsidR="00142403" w:rsidDel="00C25905" w:rsidTr="00EB196C">
        <w:trPr>
          <w:trHeight w:val="113"/>
          <w:tblHeader w:val="0"/>
          <w:ins w:id="2151" w:author="Arnaud Dumont" w:date="2014-03-11T17:38:00Z"/>
          <w:del w:id="2152" w:author="Chris Wright" w:date="2014-06-16T13:46:00Z"/>
        </w:trPr>
        <w:tc>
          <w:tcPr>
            <w:tcW w:w="2965" w:type="dxa"/>
          </w:tcPr>
          <w:p w:rsidR="00142403" w:rsidDel="00C25905" w:rsidRDefault="00142403" w:rsidP="00EB196C">
            <w:pPr>
              <w:pStyle w:val="Table-Text"/>
              <w:rPr>
                <w:ins w:id="2153" w:author="Arnaud Dumont" w:date="2014-03-11T17:38:00Z"/>
                <w:del w:id="2154" w:author="Chris Wright" w:date="2014-06-16T13:46:00Z"/>
              </w:rPr>
            </w:pPr>
            <w:ins w:id="2155" w:author="Arnaud Dumont" w:date="2014-03-11T17:38:00Z">
              <w:del w:id="2156" w:author="Chris Wright" w:date="2014-06-16T13:46:00Z">
                <w:r w:rsidDel="00C25905">
                  <w:delText>zoneName</w:delText>
                </w:r>
              </w:del>
            </w:ins>
          </w:p>
        </w:tc>
        <w:tc>
          <w:tcPr>
            <w:tcW w:w="2175" w:type="dxa"/>
          </w:tcPr>
          <w:p w:rsidR="00142403" w:rsidDel="00C25905" w:rsidRDefault="00142403" w:rsidP="00EB196C">
            <w:pPr>
              <w:pStyle w:val="Table-Text"/>
              <w:rPr>
                <w:ins w:id="2157" w:author="Arnaud Dumont" w:date="2014-03-11T17:38:00Z"/>
                <w:del w:id="2158" w:author="Chris Wright" w:date="2014-06-16T13:46:00Z"/>
              </w:rPr>
            </w:pPr>
            <w:ins w:id="2159" w:author="Arnaud Dumont" w:date="2014-03-11T17:38:00Z">
              <w:del w:id="2160" w:author="Chris Wright" w:date="2014-06-16T13:46:00Z">
                <w:r w:rsidDel="00C25905">
                  <w:delText>string</w:delText>
                </w:r>
              </w:del>
            </w:ins>
          </w:p>
        </w:tc>
        <w:tc>
          <w:tcPr>
            <w:tcW w:w="3507" w:type="dxa"/>
          </w:tcPr>
          <w:p w:rsidR="00142403" w:rsidDel="00C25905" w:rsidRDefault="00142403" w:rsidP="00142403">
            <w:pPr>
              <w:pStyle w:val="Table-Text"/>
              <w:rPr>
                <w:ins w:id="2161" w:author="Arnaud Dumont" w:date="2014-03-11T17:38:00Z"/>
                <w:del w:id="2162" w:author="Chris Wright" w:date="2014-06-16T13:46:00Z"/>
              </w:rPr>
            </w:pPr>
            <w:ins w:id="2163" w:author="Arnaud Dumont" w:date="2014-03-11T17:38:00Z">
              <w:del w:id="2164" w:author="Chris Wright" w:date="2014-06-16T13:46:00Z">
                <w:r w:rsidDel="00C25905">
                  <w:delText xml:space="preserve">The name of </w:delText>
                </w:r>
              </w:del>
            </w:ins>
            <w:ins w:id="2165" w:author="Arnaud Dumont" w:date="2014-03-11T17:40:00Z">
              <w:del w:id="2166" w:author="Chris Wright" w:date="2014-06-16T13:46:00Z">
                <w:r w:rsidDel="00C25905">
                  <w:delText>the related zone</w:delText>
                </w:r>
              </w:del>
            </w:ins>
          </w:p>
        </w:tc>
      </w:tr>
      <w:tr w:rsidR="00142403" w:rsidDel="00C25905" w:rsidTr="00EB196C">
        <w:trPr>
          <w:trHeight w:val="113"/>
          <w:tblHeader w:val="0"/>
          <w:ins w:id="2167" w:author="Arnaud Dumont" w:date="2014-03-11T17:38:00Z"/>
          <w:del w:id="2168" w:author="Chris Wright" w:date="2014-06-16T13:46:00Z"/>
        </w:trPr>
        <w:tc>
          <w:tcPr>
            <w:tcW w:w="2965" w:type="dxa"/>
          </w:tcPr>
          <w:p w:rsidR="00142403" w:rsidDel="00C25905" w:rsidRDefault="00142403" w:rsidP="00EB196C">
            <w:pPr>
              <w:pStyle w:val="Table-Text"/>
              <w:rPr>
                <w:ins w:id="2169" w:author="Arnaud Dumont" w:date="2014-03-11T17:38:00Z"/>
                <w:del w:id="2170" w:author="Chris Wright" w:date="2014-06-16T13:46:00Z"/>
              </w:rPr>
            </w:pPr>
            <w:ins w:id="2171" w:author="Arnaud Dumont" w:date="2014-03-11T17:39:00Z">
              <w:del w:id="2172" w:author="Chris Wright" w:date="2014-06-16T13:46:00Z">
                <w:r w:rsidRPr="00142403" w:rsidDel="00C25905">
                  <w:delText>currentZoneUsage</w:delText>
                </w:r>
              </w:del>
            </w:ins>
          </w:p>
        </w:tc>
        <w:tc>
          <w:tcPr>
            <w:tcW w:w="2175" w:type="dxa"/>
          </w:tcPr>
          <w:p w:rsidR="00142403" w:rsidDel="00C25905" w:rsidRDefault="00142403" w:rsidP="00EB196C">
            <w:pPr>
              <w:pStyle w:val="Table-Text"/>
              <w:rPr>
                <w:ins w:id="2173" w:author="Arnaud Dumont" w:date="2014-03-11T17:38:00Z"/>
                <w:del w:id="2174" w:author="Chris Wright" w:date="2014-06-16T13:46:00Z"/>
              </w:rPr>
            </w:pPr>
            <w:ins w:id="2175" w:author="Arnaud Dumont" w:date="2014-03-11T17:40:00Z">
              <w:del w:id="2176" w:author="Chris Wright" w:date="2014-06-16T13:46:00Z">
                <w:r w:rsidRPr="00142403" w:rsidDel="00C25905">
                  <w:delText>integer</w:delText>
                </w:r>
              </w:del>
            </w:ins>
          </w:p>
        </w:tc>
        <w:tc>
          <w:tcPr>
            <w:tcW w:w="3507" w:type="dxa"/>
          </w:tcPr>
          <w:p w:rsidR="00142403" w:rsidDel="00C25905" w:rsidRDefault="00142403" w:rsidP="00EB196C">
            <w:pPr>
              <w:pStyle w:val="Table-Text"/>
              <w:rPr>
                <w:ins w:id="2177" w:author="Arnaud Dumont" w:date="2014-03-11T17:38:00Z"/>
                <w:del w:id="2178" w:author="Chris Wright" w:date="2014-06-16T13:46:00Z"/>
              </w:rPr>
            </w:pPr>
            <w:ins w:id="2179" w:author="Arnaud Dumont" w:date="2014-03-11T17:40:00Z">
              <w:del w:id="2180" w:author="Chris Wright" w:date="2014-06-16T13:46:00Z">
                <w:r w:rsidDel="00C25905">
                  <w:delText>The current query usage of the zone</w:delText>
                </w:r>
              </w:del>
            </w:ins>
          </w:p>
        </w:tc>
      </w:tr>
      <w:tr w:rsidR="00142403" w:rsidDel="00C25905" w:rsidTr="00EB196C">
        <w:trPr>
          <w:trHeight w:val="113"/>
          <w:tblHeader w:val="0"/>
          <w:ins w:id="2181" w:author="Arnaud Dumont" w:date="2014-03-11T17:41:00Z"/>
          <w:del w:id="2182" w:author="Chris Wright" w:date="2014-06-16T13:46:00Z"/>
        </w:trPr>
        <w:tc>
          <w:tcPr>
            <w:tcW w:w="2965" w:type="dxa"/>
          </w:tcPr>
          <w:p w:rsidR="00142403" w:rsidRPr="00142403" w:rsidDel="00C25905" w:rsidRDefault="00142403" w:rsidP="00EB196C">
            <w:pPr>
              <w:pStyle w:val="Table-Text"/>
              <w:rPr>
                <w:ins w:id="2183" w:author="Arnaud Dumont" w:date="2014-03-11T17:41:00Z"/>
                <w:del w:id="2184" w:author="Chris Wright" w:date="2014-06-16T13:46:00Z"/>
              </w:rPr>
            </w:pPr>
            <w:ins w:id="2185" w:author="Arnaud Dumont" w:date="2014-03-11T17:41:00Z">
              <w:del w:id="2186" w:author="Chris Wright" w:date="2014-06-16T13:46:00Z">
                <w:r w:rsidRPr="00142403" w:rsidDel="00C25905">
                  <w:delText>zoneUsageLimit</w:delText>
                </w:r>
              </w:del>
            </w:ins>
          </w:p>
        </w:tc>
        <w:tc>
          <w:tcPr>
            <w:tcW w:w="2175" w:type="dxa"/>
          </w:tcPr>
          <w:p w:rsidR="00142403" w:rsidRPr="00142403" w:rsidDel="00C25905" w:rsidRDefault="00142403" w:rsidP="00EB196C">
            <w:pPr>
              <w:pStyle w:val="Table-Text"/>
              <w:rPr>
                <w:ins w:id="2187" w:author="Arnaud Dumont" w:date="2014-03-11T17:41:00Z"/>
                <w:del w:id="2188" w:author="Chris Wright" w:date="2014-06-16T13:46:00Z"/>
              </w:rPr>
            </w:pPr>
            <w:ins w:id="2189" w:author="Arnaud Dumont" w:date="2014-03-11T17:41:00Z">
              <w:del w:id="2190" w:author="Chris Wright" w:date="2014-06-16T13:46:00Z">
                <w:r w:rsidRPr="00142403" w:rsidDel="00C25905">
                  <w:delText>integer</w:delText>
                </w:r>
              </w:del>
            </w:ins>
          </w:p>
        </w:tc>
        <w:tc>
          <w:tcPr>
            <w:tcW w:w="3507" w:type="dxa"/>
          </w:tcPr>
          <w:p w:rsidR="00142403" w:rsidDel="00C25905" w:rsidRDefault="00142403" w:rsidP="00EB196C">
            <w:pPr>
              <w:pStyle w:val="Table-Text"/>
              <w:rPr>
                <w:ins w:id="2191" w:author="Arnaud Dumont" w:date="2014-03-11T17:41:00Z"/>
                <w:del w:id="2192" w:author="Chris Wright" w:date="2014-06-16T13:46:00Z"/>
              </w:rPr>
            </w:pPr>
            <w:ins w:id="2193" w:author="Arnaud Dumont" w:date="2014-03-11T17:41:00Z">
              <w:del w:id="2194" w:author="Chris Wright" w:date="2014-06-16T13:46:00Z">
                <w:r w:rsidDel="00C25905">
                  <w:delText>The query usage limit of the plan the zone is linked to</w:delText>
                </w:r>
              </w:del>
            </w:ins>
          </w:p>
        </w:tc>
      </w:tr>
    </w:tbl>
    <w:p w:rsidR="00142403" w:rsidDel="00C25905" w:rsidRDefault="00142403" w:rsidP="00142403">
      <w:pPr>
        <w:rPr>
          <w:ins w:id="2195" w:author="Arnaud Dumont" w:date="2014-03-11T17:38:00Z"/>
          <w:del w:id="2196" w:author="Chris Wright" w:date="2014-06-16T13:46:00Z"/>
        </w:rPr>
      </w:pPr>
      <w:ins w:id="2197" w:author="Arnaud Dumont" w:date="2014-03-11T17:41:00Z">
        <w:del w:id="2198" w:author="Chris Wright" w:date="2014-06-16T13:46:00Z">
          <w:r w:rsidRPr="00142403" w:rsidDel="00C25905">
            <w:lastRenderedPageBreak/>
            <w:delText>CriticalZoneUsageMessageContents</w:delText>
          </w:r>
        </w:del>
      </w:ins>
      <w:ins w:id="2199" w:author="Arnaud Dumont" w:date="2014-03-11T17:38:00Z">
        <w:del w:id="2200"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201" w:author="Arnaud Dumont" w:date="2014-03-11T17:38:00Z"/>
          <w:del w:id="2202" w:author="Chris Wright" w:date="2014-06-16T13:46:00Z"/>
        </w:trPr>
        <w:tc>
          <w:tcPr>
            <w:tcW w:w="2965" w:type="dxa"/>
            <w:shd w:val="clear" w:color="auto" w:fill="BFBFBF" w:themeFill="background1" w:themeFillShade="BF"/>
          </w:tcPr>
          <w:p w:rsidR="00142403" w:rsidDel="00C25905" w:rsidRDefault="00142403" w:rsidP="00EB196C">
            <w:pPr>
              <w:pStyle w:val="Table-Header"/>
              <w:rPr>
                <w:ins w:id="2203" w:author="Arnaud Dumont" w:date="2014-03-11T17:38:00Z"/>
                <w:del w:id="2204" w:author="Chris Wright" w:date="2014-06-16T13:46:00Z"/>
              </w:rPr>
            </w:pPr>
            <w:ins w:id="2205" w:author="Arnaud Dumont" w:date="2014-03-11T17:38:00Z">
              <w:del w:id="2206"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207" w:author="Arnaud Dumont" w:date="2014-03-11T17:38:00Z"/>
                <w:del w:id="2208" w:author="Chris Wright" w:date="2014-06-16T13:46:00Z"/>
              </w:rPr>
            </w:pPr>
            <w:ins w:id="2209" w:author="Arnaud Dumont" w:date="2014-03-11T17:42:00Z">
              <w:del w:id="2210" w:author="Chris Wright" w:date="2014-06-16T13:46:00Z">
                <w:r w:rsidRPr="00142403" w:rsidDel="00C25905">
                  <w:rPr>
                    <w:b w:val="0"/>
                  </w:rPr>
                  <w:delText>criticalZoneUsage</w:delText>
                </w:r>
              </w:del>
            </w:ins>
          </w:p>
        </w:tc>
      </w:tr>
      <w:tr w:rsidR="00142403" w:rsidDel="00C25905" w:rsidTr="00EB196C">
        <w:trPr>
          <w:tblHeader w:val="0"/>
          <w:ins w:id="2211" w:author="Arnaud Dumont" w:date="2014-03-11T17:38:00Z"/>
          <w:del w:id="2212" w:author="Chris Wright" w:date="2014-06-16T13:46:00Z"/>
        </w:trPr>
        <w:tc>
          <w:tcPr>
            <w:tcW w:w="2965" w:type="dxa"/>
            <w:shd w:val="clear" w:color="auto" w:fill="BFBFBF" w:themeFill="background1" w:themeFillShade="BF"/>
          </w:tcPr>
          <w:p w:rsidR="00142403" w:rsidDel="00C25905" w:rsidRDefault="00142403" w:rsidP="00EB196C">
            <w:pPr>
              <w:pStyle w:val="Table-Header"/>
              <w:rPr>
                <w:ins w:id="2213" w:author="Arnaud Dumont" w:date="2014-03-11T17:38:00Z"/>
                <w:del w:id="2214" w:author="Chris Wright" w:date="2014-06-16T13:46:00Z"/>
              </w:rPr>
            </w:pPr>
            <w:ins w:id="2215" w:author="Arnaud Dumont" w:date="2014-03-11T17:38:00Z">
              <w:del w:id="2216"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217" w:author="Arnaud Dumont" w:date="2014-03-11T17:38:00Z"/>
                <w:del w:id="2218" w:author="Chris Wright" w:date="2014-06-16T13:46:00Z"/>
                <w:b w:val="0"/>
              </w:rPr>
            </w:pPr>
            <w:ins w:id="2219" w:author="Arnaud Dumont" w:date="2014-03-11T17:38:00Z">
              <w:del w:id="2220" w:author="Chris Wright" w:date="2014-06-16T13:46:00Z">
                <w:r w:rsidDel="00C25905">
                  <w:rPr>
                    <w:b w:val="0"/>
                  </w:rPr>
                  <w:delText>Zone</w:delText>
                </w:r>
              </w:del>
            </w:ins>
          </w:p>
        </w:tc>
      </w:tr>
      <w:tr w:rsidR="00142403" w:rsidDel="00C25905" w:rsidTr="00EB196C">
        <w:trPr>
          <w:tblHeader w:val="0"/>
          <w:ins w:id="2221" w:author="Arnaud Dumont" w:date="2014-03-11T17:38:00Z"/>
          <w:del w:id="2222" w:author="Chris Wright" w:date="2014-06-16T13:46:00Z"/>
        </w:trPr>
        <w:tc>
          <w:tcPr>
            <w:tcW w:w="2965" w:type="dxa"/>
            <w:shd w:val="clear" w:color="auto" w:fill="BFBFBF" w:themeFill="background1" w:themeFillShade="BF"/>
          </w:tcPr>
          <w:p w:rsidR="00142403" w:rsidDel="00C25905" w:rsidRDefault="00142403" w:rsidP="00EB196C">
            <w:pPr>
              <w:pStyle w:val="Table-Header"/>
              <w:rPr>
                <w:ins w:id="2223" w:author="Arnaud Dumont" w:date="2014-03-11T17:38:00Z"/>
                <w:del w:id="2224" w:author="Chris Wright" w:date="2014-06-16T13:46:00Z"/>
              </w:rPr>
            </w:pPr>
            <w:ins w:id="2225" w:author="Arnaud Dumont" w:date="2014-03-11T17:38:00Z">
              <w:del w:id="2226"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227" w:author="Arnaud Dumont" w:date="2014-03-11T17:38:00Z"/>
                <w:del w:id="2228" w:author="Chris Wright" w:date="2014-06-16T13:46:00Z"/>
                <w:b w:val="0"/>
              </w:rPr>
            </w:pPr>
            <w:ins w:id="2229" w:author="Arnaud Dumont" w:date="2014-03-11T17:38:00Z">
              <w:del w:id="2230" w:author="Chris Wright" w:date="2014-06-16T13:46:00Z">
                <w:r w:rsidDel="00C25905">
                  <w:rPr>
                    <w:b w:val="0"/>
                  </w:rPr>
                  <w:delText>uuid</w:delText>
                </w:r>
              </w:del>
            </w:ins>
          </w:p>
        </w:tc>
      </w:tr>
      <w:tr w:rsidR="00142403" w:rsidDel="00C25905" w:rsidTr="00EB196C">
        <w:trPr>
          <w:tblHeader w:val="0"/>
          <w:ins w:id="2231" w:author="Arnaud Dumont" w:date="2014-03-11T17:38:00Z"/>
          <w:del w:id="2232"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233" w:author="Arnaud Dumont" w:date="2014-03-11T17:38:00Z"/>
                <w:del w:id="2234" w:author="Chris Wright" w:date="2014-06-16T13:46:00Z"/>
                <w:b w:val="0"/>
              </w:rPr>
            </w:pPr>
            <w:ins w:id="2235" w:author="Arnaud Dumont" w:date="2014-03-11T17:38:00Z">
              <w:del w:id="2236"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142403">
            <w:pPr>
              <w:pStyle w:val="Table-Header"/>
              <w:rPr>
                <w:ins w:id="2237" w:author="Arnaud Dumont" w:date="2014-03-11T17:38:00Z"/>
                <w:del w:id="2238" w:author="Chris Wright" w:date="2014-06-16T13:46:00Z"/>
                <w:b w:val="0"/>
              </w:rPr>
            </w:pPr>
            <w:ins w:id="2239" w:author="Arnaud Dumont" w:date="2014-03-11T17:42:00Z">
              <w:del w:id="2240" w:author="Chris Wright" w:date="2014-06-16T13:46:00Z">
                <w:r w:rsidDel="00C25905">
                  <w:rPr>
                    <w:b w:val="0"/>
                  </w:rPr>
                  <w:delText>R</w:delText>
                </w:r>
                <w:r w:rsidRPr="00EC18F5" w:rsidDel="00C25905">
                  <w:rPr>
                    <w:b w:val="0"/>
                  </w:rPr>
                  <w:delText xml:space="preserve">eceived when </w:delText>
                </w:r>
                <w:r w:rsidDel="00C25905">
                  <w:rPr>
                    <w:b w:val="0"/>
                  </w:rPr>
                  <w:delText>the query usage of a zone has exceeded the critical threshold</w:delText>
                </w:r>
              </w:del>
            </w:ins>
          </w:p>
        </w:tc>
      </w:tr>
      <w:tr w:rsidR="00142403" w:rsidDel="00C25905" w:rsidTr="00EB196C">
        <w:trPr>
          <w:tblHeader w:val="0"/>
          <w:ins w:id="2241" w:author="Arnaud Dumont" w:date="2014-03-11T17:38:00Z"/>
          <w:del w:id="2242"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243" w:author="Arnaud Dumont" w:date="2014-03-11T17:38:00Z"/>
                <w:del w:id="2244" w:author="Chris Wright" w:date="2014-06-16T13:46:00Z"/>
              </w:rPr>
            </w:pPr>
            <w:ins w:id="2245" w:author="Arnaud Dumont" w:date="2014-03-11T17:38:00Z">
              <w:del w:id="2246"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247" w:author="Arnaud Dumont" w:date="2014-03-11T17:38:00Z"/>
                <w:del w:id="2248" w:author="Chris Wright" w:date="2014-06-16T13:46:00Z"/>
              </w:rPr>
            </w:pPr>
            <w:ins w:id="2249" w:author="Arnaud Dumont" w:date="2014-03-11T17:38:00Z">
              <w:del w:id="2250"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251" w:author="Arnaud Dumont" w:date="2014-03-11T17:38:00Z"/>
                <w:del w:id="2252" w:author="Chris Wright" w:date="2014-06-16T13:46:00Z"/>
              </w:rPr>
            </w:pPr>
            <w:ins w:id="2253" w:author="Arnaud Dumont" w:date="2014-03-11T17:38:00Z">
              <w:del w:id="2254" w:author="Chris Wright" w:date="2014-06-16T13:46:00Z">
                <w:r w:rsidDel="00C25905">
                  <w:delText>Description</w:delText>
                </w:r>
              </w:del>
            </w:ins>
          </w:p>
        </w:tc>
      </w:tr>
      <w:tr w:rsidR="00142403" w:rsidDel="00C25905" w:rsidTr="00EB196C">
        <w:trPr>
          <w:trHeight w:val="113"/>
          <w:tblHeader w:val="0"/>
          <w:ins w:id="2255" w:author="Arnaud Dumont" w:date="2014-03-11T17:38:00Z"/>
          <w:del w:id="2256" w:author="Chris Wright" w:date="2014-06-16T13:46:00Z"/>
        </w:trPr>
        <w:tc>
          <w:tcPr>
            <w:tcW w:w="2965" w:type="dxa"/>
          </w:tcPr>
          <w:p w:rsidR="00142403" w:rsidDel="00C25905" w:rsidRDefault="00142403" w:rsidP="00EB196C">
            <w:pPr>
              <w:pStyle w:val="Table-Text"/>
              <w:rPr>
                <w:ins w:id="2257" w:author="Arnaud Dumont" w:date="2014-03-11T17:38:00Z"/>
                <w:del w:id="2258" w:author="Chris Wright" w:date="2014-06-16T13:46:00Z"/>
              </w:rPr>
            </w:pPr>
            <w:ins w:id="2259" w:author="Arnaud Dumont" w:date="2014-03-11T17:42:00Z">
              <w:del w:id="2260" w:author="Chris Wright" w:date="2014-06-16T13:46:00Z">
                <w:r w:rsidRPr="00F21C35" w:rsidDel="00C25905">
                  <w:delText>zoneId</w:delText>
                </w:r>
              </w:del>
            </w:ins>
          </w:p>
        </w:tc>
        <w:tc>
          <w:tcPr>
            <w:tcW w:w="2175" w:type="dxa"/>
          </w:tcPr>
          <w:p w:rsidR="00142403" w:rsidDel="00C25905" w:rsidRDefault="00142403" w:rsidP="00EB196C">
            <w:pPr>
              <w:pStyle w:val="Table-Text"/>
              <w:rPr>
                <w:ins w:id="2261" w:author="Arnaud Dumont" w:date="2014-03-11T17:38:00Z"/>
                <w:del w:id="2262" w:author="Chris Wright" w:date="2014-06-16T13:46:00Z"/>
              </w:rPr>
            </w:pPr>
            <w:ins w:id="2263" w:author="Arnaud Dumont" w:date="2014-03-11T17:42:00Z">
              <w:del w:id="2264" w:author="Chris Wright" w:date="2014-06-16T13:46:00Z">
                <w:r w:rsidDel="00C25905">
                  <w:delText>uuid</w:delText>
                </w:r>
              </w:del>
            </w:ins>
          </w:p>
        </w:tc>
        <w:tc>
          <w:tcPr>
            <w:tcW w:w="3507" w:type="dxa"/>
          </w:tcPr>
          <w:p w:rsidR="00142403" w:rsidDel="00C25905" w:rsidRDefault="00142403" w:rsidP="00EB196C">
            <w:pPr>
              <w:pStyle w:val="Table-Text"/>
              <w:rPr>
                <w:ins w:id="2265" w:author="Arnaud Dumont" w:date="2014-03-11T17:38:00Z"/>
                <w:del w:id="2266" w:author="Chris Wright" w:date="2014-06-16T13:46:00Z"/>
              </w:rPr>
            </w:pPr>
            <w:ins w:id="2267" w:author="Arnaud Dumont" w:date="2014-03-11T17:42:00Z">
              <w:del w:id="2268" w:author="Chris Wright" w:date="2014-06-16T13:46:00Z">
                <w:r w:rsidDel="00C25905">
                  <w:delText>The uuid of the related zone</w:delText>
                </w:r>
              </w:del>
            </w:ins>
          </w:p>
        </w:tc>
      </w:tr>
      <w:tr w:rsidR="00142403" w:rsidDel="00C25905" w:rsidTr="00EB196C">
        <w:trPr>
          <w:trHeight w:val="113"/>
          <w:tblHeader w:val="0"/>
          <w:ins w:id="2269" w:author="Arnaud Dumont" w:date="2014-03-11T17:38:00Z"/>
          <w:del w:id="2270" w:author="Chris Wright" w:date="2014-06-16T13:46:00Z"/>
        </w:trPr>
        <w:tc>
          <w:tcPr>
            <w:tcW w:w="2965" w:type="dxa"/>
          </w:tcPr>
          <w:p w:rsidR="00142403" w:rsidDel="00C25905" w:rsidRDefault="00142403" w:rsidP="00EB196C">
            <w:pPr>
              <w:pStyle w:val="Table-Text"/>
              <w:rPr>
                <w:ins w:id="2271" w:author="Arnaud Dumont" w:date="2014-03-11T17:38:00Z"/>
                <w:del w:id="2272" w:author="Chris Wright" w:date="2014-06-16T13:46:00Z"/>
              </w:rPr>
            </w:pPr>
            <w:ins w:id="2273" w:author="Arnaud Dumont" w:date="2014-03-11T17:42:00Z">
              <w:del w:id="2274" w:author="Chris Wright" w:date="2014-06-16T13:46:00Z">
                <w:r w:rsidDel="00C25905">
                  <w:delText>zoneName</w:delText>
                </w:r>
              </w:del>
            </w:ins>
          </w:p>
        </w:tc>
        <w:tc>
          <w:tcPr>
            <w:tcW w:w="2175" w:type="dxa"/>
          </w:tcPr>
          <w:p w:rsidR="00142403" w:rsidDel="00C25905" w:rsidRDefault="00142403" w:rsidP="00EB196C">
            <w:pPr>
              <w:pStyle w:val="Table-Text"/>
              <w:rPr>
                <w:ins w:id="2275" w:author="Arnaud Dumont" w:date="2014-03-11T17:38:00Z"/>
                <w:del w:id="2276" w:author="Chris Wright" w:date="2014-06-16T13:46:00Z"/>
              </w:rPr>
            </w:pPr>
            <w:ins w:id="2277" w:author="Arnaud Dumont" w:date="2014-03-11T17:42:00Z">
              <w:del w:id="2278" w:author="Chris Wright" w:date="2014-06-16T13:46:00Z">
                <w:r w:rsidDel="00C25905">
                  <w:delText>string</w:delText>
                </w:r>
              </w:del>
            </w:ins>
          </w:p>
        </w:tc>
        <w:tc>
          <w:tcPr>
            <w:tcW w:w="3507" w:type="dxa"/>
          </w:tcPr>
          <w:p w:rsidR="00142403" w:rsidDel="00C25905" w:rsidRDefault="00142403" w:rsidP="00EB196C">
            <w:pPr>
              <w:pStyle w:val="Table-Text"/>
              <w:rPr>
                <w:ins w:id="2279" w:author="Arnaud Dumont" w:date="2014-03-11T17:38:00Z"/>
                <w:del w:id="2280" w:author="Chris Wright" w:date="2014-06-16T13:46:00Z"/>
              </w:rPr>
            </w:pPr>
            <w:ins w:id="2281" w:author="Arnaud Dumont" w:date="2014-03-11T17:42:00Z">
              <w:del w:id="2282" w:author="Chris Wright" w:date="2014-06-16T13:46:00Z">
                <w:r w:rsidDel="00C25905">
                  <w:delText>The name of the related zone</w:delText>
                </w:r>
              </w:del>
            </w:ins>
          </w:p>
        </w:tc>
      </w:tr>
      <w:tr w:rsidR="00142403" w:rsidDel="00C25905" w:rsidTr="00EB196C">
        <w:trPr>
          <w:trHeight w:val="113"/>
          <w:tblHeader w:val="0"/>
          <w:ins w:id="2283" w:author="Arnaud Dumont" w:date="2014-03-11T17:38:00Z"/>
          <w:del w:id="2284" w:author="Chris Wright" w:date="2014-06-16T13:46:00Z"/>
        </w:trPr>
        <w:tc>
          <w:tcPr>
            <w:tcW w:w="2965" w:type="dxa"/>
          </w:tcPr>
          <w:p w:rsidR="00142403" w:rsidDel="00C25905" w:rsidRDefault="00142403" w:rsidP="00EB196C">
            <w:pPr>
              <w:pStyle w:val="Table-Text"/>
              <w:rPr>
                <w:ins w:id="2285" w:author="Arnaud Dumont" w:date="2014-03-11T17:38:00Z"/>
                <w:del w:id="2286" w:author="Chris Wright" w:date="2014-06-16T13:46:00Z"/>
              </w:rPr>
            </w:pPr>
            <w:ins w:id="2287" w:author="Arnaud Dumont" w:date="2014-03-11T17:42:00Z">
              <w:del w:id="2288" w:author="Chris Wright" w:date="2014-06-16T13:46:00Z">
                <w:r w:rsidRPr="00142403" w:rsidDel="00C25905">
                  <w:delText>currentZoneUsage</w:delText>
                </w:r>
              </w:del>
            </w:ins>
          </w:p>
        </w:tc>
        <w:tc>
          <w:tcPr>
            <w:tcW w:w="2175" w:type="dxa"/>
          </w:tcPr>
          <w:p w:rsidR="00142403" w:rsidDel="00C25905" w:rsidRDefault="00142403" w:rsidP="00EB196C">
            <w:pPr>
              <w:pStyle w:val="Table-Text"/>
              <w:rPr>
                <w:ins w:id="2289" w:author="Arnaud Dumont" w:date="2014-03-11T17:38:00Z"/>
                <w:del w:id="2290" w:author="Chris Wright" w:date="2014-06-16T13:46:00Z"/>
              </w:rPr>
            </w:pPr>
            <w:ins w:id="2291" w:author="Arnaud Dumont" w:date="2014-03-11T17:42:00Z">
              <w:del w:id="2292" w:author="Chris Wright" w:date="2014-06-16T13:46:00Z">
                <w:r w:rsidRPr="00142403" w:rsidDel="00C25905">
                  <w:delText>integer</w:delText>
                </w:r>
              </w:del>
            </w:ins>
          </w:p>
        </w:tc>
        <w:tc>
          <w:tcPr>
            <w:tcW w:w="3507" w:type="dxa"/>
          </w:tcPr>
          <w:p w:rsidR="00142403" w:rsidDel="00C25905" w:rsidRDefault="00142403" w:rsidP="00EB196C">
            <w:pPr>
              <w:pStyle w:val="Table-Text"/>
              <w:rPr>
                <w:ins w:id="2293" w:author="Arnaud Dumont" w:date="2014-03-11T17:38:00Z"/>
                <w:del w:id="2294" w:author="Chris Wright" w:date="2014-06-16T13:46:00Z"/>
              </w:rPr>
            </w:pPr>
            <w:ins w:id="2295" w:author="Arnaud Dumont" w:date="2014-03-11T17:42:00Z">
              <w:del w:id="2296" w:author="Chris Wright" w:date="2014-06-16T13:46:00Z">
                <w:r w:rsidDel="00C25905">
                  <w:delText>The current query usage of the zone</w:delText>
                </w:r>
              </w:del>
            </w:ins>
          </w:p>
        </w:tc>
      </w:tr>
      <w:tr w:rsidR="00142403" w:rsidDel="00C25905" w:rsidTr="00EB196C">
        <w:trPr>
          <w:trHeight w:val="113"/>
          <w:tblHeader w:val="0"/>
          <w:ins w:id="2297" w:author="Arnaud Dumont" w:date="2014-03-11T17:42:00Z"/>
          <w:del w:id="2298" w:author="Chris Wright" w:date="2014-06-16T13:46:00Z"/>
        </w:trPr>
        <w:tc>
          <w:tcPr>
            <w:tcW w:w="2965" w:type="dxa"/>
          </w:tcPr>
          <w:p w:rsidR="00142403" w:rsidRPr="00791AEC" w:rsidDel="00C25905" w:rsidRDefault="00142403" w:rsidP="00EB196C">
            <w:pPr>
              <w:pStyle w:val="Table-Text"/>
              <w:rPr>
                <w:ins w:id="2299" w:author="Arnaud Dumont" w:date="2014-03-11T17:42:00Z"/>
                <w:del w:id="2300" w:author="Chris Wright" w:date="2014-06-16T13:46:00Z"/>
              </w:rPr>
            </w:pPr>
            <w:ins w:id="2301" w:author="Arnaud Dumont" w:date="2014-03-11T17:42:00Z">
              <w:del w:id="2302" w:author="Chris Wright" w:date="2014-06-16T13:46:00Z">
                <w:r w:rsidRPr="00142403" w:rsidDel="00C25905">
                  <w:delText>zoneUsageLimit</w:delText>
                </w:r>
              </w:del>
            </w:ins>
          </w:p>
        </w:tc>
        <w:tc>
          <w:tcPr>
            <w:tcW w:w="2175" w:type="dxa"/>
          </w:tcPr>
          <w:p w:rsidR="00142403" w:rsidDel="00C25905" w:rsidRDefault="00142403" w:rsidP="00EB196C">
            <w:pPr>
              <w:pStyle w:val="Table-Text"/>
              <w:rPr>
                <w:ins w:id="2303" w:author="Arnaud Dumont" w:date="2014-03-11T17:42:00Z"/>
                <w:del w:id="2304" w:author="Chris Wright" w:date="2014-06-16T13:46:00Z"/>
              </w:rPr>
            </w:pPr>
            <w:ins w:id="2305" w:author="Arnaud Dumont" w:date="2014-03-11T17:42:00Z">
              <w:del w:id="2306" w:author="Chris Wright" w:date="2014-06-16T13:46:00Z">
                <w:r w:rsidRPr="00142403" w:rsidDel="00C25905">
                  <w:delText>integer</w:delText>
                </w:r>
              </w:del>
            </w:ins>
          </w:p>
        </w:tc>
        <w:tc>
          <w:tcPr>
            <w:tcW w:w="3507" w:type="dxa"/>
          </w:tcPr>
          <w:p w:rsidR="00142403" w:rsidDel="00C25905" w:rsidRDefault="00142403" w:rsidP="00EB196C">
            <w:pPr>
              <w:pStyle w:val="Table-Text"/>
              <w:rPr>
                <w:ins w:id="2307" w:author="Arnaud Dumont" w:date="2014-03-11T17:42:00Z"/>
                <w:del w:id="2308" w:author="Chris Wright" w:date="2014-06-16T13:46:00Z"/>
              </w:rPr>
            </w:pPr>
            <w:ins w:id="2309" w:author="Arnaud Dumont" w:date="2014-03-11T17:42:00Z">
              <w:del w:id="2310" w:author="Chris Wright" w:date="2014-06-16T13:46:00Z">
                <w:r w:rsidDel="00C25905">
                  <w:delText>The query usage limit of the plan the zone is linked to</w:delText>
                </w:r>
              </w:del>
            </w:ins>
          </w:p>
        </w:tc>
      </w:tr>
    </w:tbl>
    <w:p w:rsidR="00142403" w:rsidDel="00C25905" w:rsidRDefault="00142403" w:rsidP="00142403">
      <w:pPr>
        <w:rPr>
          <w:ins w:id="2311" w:author="Arnaud Dumont" w:date="2014-03-11T17:38:00Z"/>
          <w:del w:id="2312" w:author="Chris Wright" w:date="2014-06-16T13:46:00Z"/>
        </w:rPr>
      </w:pPr>
      <w:ins w:id="2313" w:author="Arnaud Dumont" w:date="2014-03-11T17:43:00Z">
        <w:del w:id="2314" w:author="Chris Wright" w:date="2014-06-16T13:46:00Z">
          <w:r w:rsidRPr="00142403" w:rsidDel="00C25905">
            <w:delText>OverLimitZoneUsageMessageContents</w:delText>
          </w:r>
        </w:del>
      </w:ins>
      <w:ins w:id="2315" w:author="Arnaud Dumont" w:date="2014-03-11T17:38:00Z">
        <w:del w:id="2316"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317" w:author="Arnaud Dumont" w:date="2014-03-11T17:38:00Z"/>
          <w:del w:id="231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319" w:author="Arnaud Dumont" w:date="2014-03-11T17:38:00Z"/>
                <w:del w:id="2320" w:author="Chris Wright" w:date="2014-06-16T13:46:00Z"/>
              </w:rPr>
            </w:pPr>
            <w:ins w:id="2321" w:author="Arnaud Dumont" w:date="2014-03-11T17:38:00Z">
              <w:del w:id="2322"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323" w:author="Arnaud Dumont" w:date="2014-03-11T17:38:00Z"/>
                <w:del w:id="2324" w:author="Chris Wright" w:date="2014-06-16T13:46:00Z"/>
              </w:rPr>
            </w:pPr>
            <w:ins w:id="2325" w:author="Arnaud Dumont" w:date="2014-03-11T17:43:00Z">
              <w:del w:id="2326" w:author="Chris Wright" w:date="2014-06-16T13:46:00Z">
                <w:r w:rsidRPr="00142403" w:rsidDel="00C25905">
                  <w:rPr>
                    <w:b w:val="0"/>
                  </w:rPr>
                  <w:delText>overLimitZoneUsage</w:delText>
                </w:r>
              </w:del>
            </w:ins>
          </w:p>
        </w:tc>
      </w:tr>
      <w:tr w:rsidR="00142403" w:rsidDel="00C25905" w:rsidTr="00EB196C">
        <w:trPr>
          <w:tblHeader w:val="0"/>
          <w:ins w:id="2327" w:author="Arnaud Dumont" w:date="2014-03-11T17:38:00Z"/>
          <w:del w:id="232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329" w:author="Arnaud Dumont" w:date="2014-03-11T17:38:00Z"/>
                <w:del w:id="2330" w:author="Chris Wright" w:date="2014-06-16T13:46:00Z"/>
              </w:rPr>
            </w:pPr>
            <w:ins w:id="2331" w:author="Arnaud Dumont" w:date="2014-03-11T17:38:00Z">
              <w:del w:id="2332"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333" w:author="Arnaud Dumont" w:date="2014-03-11T17:38:00Z"/>
                <w:del w:id="2334" w:author="Chris Wright" w:date="2014-06-16T13:46:00Z"/>
                <w:b w:val="0"/>
              </w:rPr>
            </w:pPr>
            <w:ins w:id="2335" w:author="Arnaud Dumont" w:date="2014-03-11T17:38:00Z">
              <w:del w:id="2336" w:author="Chris Wright" w:date="2014-06-16T13:46:00Z">
                <w:r w:rsidDel="00C25905">
                  <w:rPr>
                    <w:b w:val="0"/>
                  </w:rPr>
                  <w:delText>Zone</w:delText>
                </w:r>
              </w:del>
            </w:ins>
          </w:p>
        </w:tc>
      </w:tr>
      <w:tr w:rsidR="00142403" w:rsidDel="00C25905" w:rsidTr="00EB196C">
        <w:trPr>
          <w:tblHeader w:val="0"/>
          <w:ins w:id="2337" w:author="Arnaud Dumont" w:date="2014-03-11T17:38:00Z"/>
          <w:del w:id="233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339" w:author="Arnaud Dumont" w:date="2014-03-11T17:38:00Z"/>
                <w:del w:id="2340" w:author="Chris Wright" w:date="2014-06-16T13:46:00Z"/>
              </w:rPr>
            </w:pPr>
            <w:ins w:id="2341" w:author="Arnaud Dumont" w:date="2014-03-11T17:38:00Z">
              <w:del w:id="2342"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343" w:author="Arnaud Dumont" w:date="2014-03-11T17:38:00Z"/>
                <w:del w:id="2344" w:author="Chris Wright" w:date="2014-06-16T13:46:00Z"/>
                <w:b w:val="0"/>
              </w:rPr>
            </w:pPr>
            <w:ins w:id="2345" w:author="Arnaud Dumont" w:date="2014-03-11T17:38:00Z">
              <w:del w:id="2346" w:author="Chris Wright" w:date="2014-06-16T13:46:00Z">
                <w:r w:rsidDel="00C25905">
                  <w:rPr>
                    <w:b w:val="0"/>
                  </w:rPr>
                  <w:delText>uuid</w:delText>
                </w:r>
              </w:del>
            </w:ins>
          </w:p>
        </w:tc>
      </w:tr>
      <w:tr w:rsidR="00142403" w:rsidDel="00C25905" w:rsidTr="00EB196C">
        <w:trPr>
          <w:tblHeader w:val="0"/>
          <w:ins w:id="2347" w:author="Arnaud Dumont" w:date="2014-03-11T17:38:00Z"/>
          <w:del w:id="2348"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349" w:author="Arnaud Dumont" w:date="2014-03-11T17:38:00Z"/>
                <w:del w:id="2350" w:author="Chris Wright" w:date="2014-06-16T13:46:00Z"/>
                <w:b w:val="0"/>
              </w:rPr>
            </w:pPr>
            <w:ins w:id="2351" w:author="Arnaud Dumont" w:date="2014-03-11T17:38:00Z">
              <w:del w:id="2352"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142403">
            <w:pPr>
              <w:pStyle w:val="Table-Header"/>
              <w:rPr>
                <w:ins w:id="2353" w:author="Arnaud Dumont" w:date="2014-03-11T17:38:00Z"/>
                <w:del w:id="2354" w:author="Chris Wright" w:date="2014-06-16T13:46:00Z"/>
                <w:b w:val="0"/>
              </w:rPr>
            </w:pPr>
            <w:ins w:id="2355" w:author="Arnaud Dumont" w:date="2014-03-11T17:43:00Z">
              <w:del w:id="2356" w:author="Chris Wright" w:date="2014-06-16T13:46:00Z">
                <w:r w:rsidDel="00C25905">
                  <w:rPr>
                    <w:b w:val="0"/>
                  </w:rPr>
                  <w:delText>R</w:delText>
                </w:r>
                <w:r w:rsidRPr="00EC18F5" w:rsidDel="00C25905">
                  <w:rPr>
                    <w:b w:val="0"/>
                  </w:rPr>
                  <w:delText xml:space="preserve">eceived when </w:delText>
                </w:r>
                <w:r w:rsidDel="00C25905">
                  <w:rPr>
                    <w:b w:val="0"/>
                  </w:rPr>
                  <w:delText>the query usage of a zone has exceeded the query usage limit of the plan it is linked to</w:delText>
                </w:r>
              </w:del>
            </w:ins>
          </w:p>
        </w:tc>
      </w:tr>
      <w:tr w:rsidR="00142403" w:rsidDel="00C25905" w:rsidTr="00EB196C">
        <w:trPr>
          <w:tblHeader w:val="0"/>
          <w:ins w:id="2357" w:author="Arnaud Dumont" w:date="2014-03-11T17:38:00Z"/>
          <w:del w:id="2358"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359" w:author="Arnaud Dumont" w:date="2014-03-11T17:38:00Z"/>
                <w:del w:id="2360" w:author="Chris Wright" w:date="2014-06-16T13:46:00Z"/>
              </w:rPr>
            </w:pPr>
            <w:ins w:id="2361" w:author="Arnaud Dumont" w:date="2014-03-11T17:38:00Z">
              <w:del w:id="2362"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363" w:author="Arnaud Dumont" w:date="2014-03-11T17:38:00Z"/>
                <w:del w:id="2364" w:author="Chris Wright" w:date="2014-06-16T13:46:00Z"/>
              </w:rPr>
            </w:pPr>
            <w:ins w:id="2365" w:author="Arnaud Dumont" w:date="2014-03-11T17:38:00Z">
              <w:del w:id="2366"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367" w:author="Arnaud Dumont" w:date="2014-03-11T17:38:00Z"/>
                <w:del w:id="2368" w:author="Chris Wright" w:date="2014-06-16T13:46:00Z"/>
              </w:rPr>
            </w:pPr>
            <w:ins w:id="2369" w:author="Arnaud Dumont" w:date="2014-03-11T17:38:00Z">
              <w:del w:id="2370" w:author="Chris Wright" w:date="2014-06-16T13:46:00Z">
                <w:r w:rsidDel="00C25905">
                  <w:delText>Description</w:delText>
                </w:r>
              </w:del>
            </w:ins>
          </w:p>
        </w:tc>
      </w:tr>
      <w:tr w:rsidR="00142403" w:rsidDel="00C25905" w:rsidTr="00EB196C">
        <w:trPr>
          <w:trHeight w:val="113"/>
          <w:tblHeader w:val="0"/>
          <w:ins w:id="2371" w:author="Arnaud Dumont" w:date="2014-03-11T17:38:00Z"/>
          <w:del w:id="2372" w:author="Chris Wright" w:date="2014-06-16T13:46:00Z"/>
        </w:trPr>
        <w:tc>
          <w:tcPr>
            <w:tcW w:w="2965" w:type="dxa"/>
          </w:tcPr>
          <w:p w:rsidR="00142403" w:rsidDel="00C25905" w:rsidRDefault="00142403" w:rsidP="00EB196C">
            <w:pPr>
              <w:pStyle w:val="Table-Text"/>
              <w:rPr>
                <w:ins w:id="2373" w:author="Arnaud Dumont" w:date="2014-03-11T17:38:00Z"/>
                <w:del w:id="2374" w:author="Chris Wright" w:date="2014-06-16T13:46:00Z"/>
              </w:rPr>
            </w:pPr>
            <w:ins w:id="2375" w:author="Arnaud Dumont" w:date="2014-03-11T17:43:00Z">
              <w:del w:id="2376" w:author="Chris Wright" w:date="2014-06-16T13:46:00Z">
                <w:r w:rsidRPr="00F21C35" w:rsidDel="00C25905">
                  <w:delText>zoneId</w:delText>
                </w:r>
              </w:del>
            </w:ins>
          </w:p>
        </w:tc>
        <w:tc>
          <w:tcPr>
            <w:tcW w:w="2175" w:type="dxa"/>
          </w:tcPr>
          <w:p w:rsidR="00142403" w:rsidDel="00C25905" w:rsidRDefault="00142403" w:rsidP="00EB196C">
            <w:pPr>
              <w:pStyle w:val="Table-Text"/>
              <w:rPr>
                <w:ins w:id="2377" w:author="Arnaud Dumont" w:date="2014-03-11T17:38:00Z"/>
                <w:del w:id="2378" w:author="Chris Wright" w:date="2014-06-16T13:46:00Z"/>
              </w:rPr>
            </w:pPr>
            <w:ins w:id="2379" w:author="Arnaud Dumont" w:date="2014-03-11T17:43:00Z">
              <w:del w:id="2380" w:author="Chris Wright" w:date="2014-06-16T13:46:00Z">
                <w:r w:rsidDel="00C25905">
                  <w:delText>uuid</w:delText>
                </w:r>
              </w:del>
            </w:ins>
          </w:p>
        </w:tc>
        <w:tc>
          <w:tcPr>
            <w:tcW w:w="3507" w:type="dxa"/>
          </w:tcPr>
          <w:p w:rsidR="00142403" w:rsidDel="00C25905" w:rsidRDefault="00142403" w:rsidP="00EB196C">
            <w:pPr>
              <w:pStyle w:val="Table-Text"/>
              <w:rPr>
                <w:ins w:id="2381" w:author="Arnaud Dumont" w:date="2014-03-11T17:38:00Z"/>
                <w:del w:id="2382" w:author="Chris Wright" w:date="2014-06-16T13:46:00Z"/>
              </w:rPr>
            </w:pPr>
            <w:ins w:id="2383" w:author="Arnaud Dumont" w:date="2014-03-11T17:43:00Z">
              <w:del w:id="2384" w:author="Chris Wright" w:date="2014-06-16T13:46:00Z">
                <w:r w:rsidDel="00C25905">
                  <w:delText>The uuid of the related zone</w:delText>
                </w:r>
              </w:del>
            </w:ins>
          </w:p>
        </w:tc>
      </w:tr>
      <w:tr w:rsidR="00142403" w:rsidDel="00C25905" w:rsidTr="00EB196C">
        <w:trPr>
          <w:trHeight w:val="113"/>
          <w:tblHeader w:val="0"/>
          <w:ins w:id="2385" w:author="Arnaud Dumont" w:date="2014-03-11T17:38:00Z"/>
          <w:del w:id="2386" w:author="Chris Wright" w:date="2014-06-16T13:46:00Z"/>
        </w:trPr>
        <w:tc>
          <w:tcPr>
            <w:tcW w:w="2965" w:type="dxa"/>
          </w:tcPr>
          <w:p w:rsidR="00142403" w:rsidDel="00C25905" w:rsidRDefault="00142403" w:rsidP="00EB196C">
            <w:pPr>
              <w:pStyle w:val="Table-Text"/>
              <w:rPr>
                <w:ins w:id="2387" w:author="Arnaud Dumont" w:date="2014-03-11T17:38:00Z"/>
                <w:del w:id="2388" w:author="Chris Wright" w:date="2014-06-16T13:46:00Z"/>
              </w:rPr>
            </w:pPr>
            <w:ins w:id="2389" w:author="Arnaud Dumont" w:date="2014-03-11T17:43:00Z">
              <w:del w:id="2390" w:author="Chris Wright" w:date="2014-06-16T13:46:00Z">
                <w:r w:rsidDel="00C25905">
                  <w:delText>zoneName</w:delText>
                </w:r>
              </w:del>
            </w:ins>
          </w:p>
        </w:tc>
        <w:tc>
          <w:tcPr>
            <w:tcW w:w="2175" w:type="dxa"/>
          </w:tcPr>
          <w:p w:rsidR="00142403" w:rsidDel="00C25905" w:rsidRDefault="00142403" w:rsidP="00EB196C">
            <w:pPr>
              <w:pStyle w:val="Table-Text"/>
              <w:rPr>
                <w:ins w:id="2391" w:author="Arnaud Dumont" w:date="2014-03-11T17:38:00Z"/>
                <w:del w:id="2392" w:author="Chris Wright" w:date="2014-06-16T13:46:00Z"/>
              </w:rPr>
            </w:pPr>
            <w:ins w:id="2393" w:author="Arnaud Dumont" w:date="2014-03-11T17:43:00Z">
              <w:del w:id="2394" w:author="Chris Wright" w:date="2014-06-16T13:46:00Z">
                <w:r w:rsidDel="00C25905">
                  <w:delText>string</w:delText>
                </w:r>
              </w:del>
            </w:ins>
          </w:p>
        </w:tc>
        <w:tc>
          <w:tcPr>
            <w:tcW w:w="3507" w:type="dxa"/>
          </w:tcPr>
          <w:p w:rsidR="00142403" w:rsidDel="00C25905" w:rsidRDefault="00142403" w:rsidP="00EB196C">
            <w:pPr>
              <w:pStyle w:val="Table-Text"/>
              <w:rPr>
                <w:ins w:id="2395" w:author="Arnaud Dumont" w:date="2014-03-11T17:38:00Z"/>
                <w:del w:id="2396" w:author="Chris Wright" w:date="2014-06-16T13:46:00Z"/>
              </w:rPr>
            </w:pPr>
            <w:ins w:id="2397" w:author="Arnaud Dumont" w:date="2014-03-11T17:43:00Z">
              <w:del w:id="2398" w:author="Chris Wright" w:date="2014-06-16T13:46:00Z">
                <w:r w:rsidDel="00C25905">
                  <w:delText>The name of the related zone</w:delText>
                </w:r>
              </w:del>
            </w:ins>
          </w:p>
        </w:tc>
      </w:tr>
      <w:tr w:rsidR="00142403" w:rsidDel="00C25905" w:rsidTr="00EB196C">
        <w:trPr>
          <w:trHeight w:val="113"/>
          <w:tblHeader w:val="0"/>
          <w:ins w:id="2399" w:author="Arnaud Dumont" w:date="2014-03-11T17:38:00Z"/>
          <w:del w:id="2400" w:author="Chris Wright" w:date="2014-06-16T13:46:00Z"/>
        </w:trPr>
        <w:tc>
          <w:tcPr>
            <w:tcW w:w="2965" w:type="dxa"/>
          </w:tcPr>
          <w:p w:rsidR="00142403" w:rsidDel="00C25905" w:rsidRDefault="00142403" w:rsidP="00EB196C">
            <w:pPr>
              <w:pStyle w:val="Table-Text"/>
              <w:rPr>
                <w:ins w:id="2401" w:author="Arnaud Dumont" w:date="2014-03-11T17:38:00Z"/>
                <w:del w:id="2402" w:author="Chris Wright" w:date="2014-06-16T13:46:00Z"/>
              </w:rPr>
            </w:pPr>
            <w:ins w:id="2403" w:author="Arnaud Dumont" w:date="2014-03-11T17:43:00Z">
              <w:del w:id="2404" w:author="Chris Wright" w:date="2014-06-16T13:46:00Z">
                <w:r w:rsidRPr="00142403" w:rsidDel="00C25905">
                  <w:delText>currentZoneUsage</w:delText>
                </w:r>
              </w:del>
            </w:ins>
          </w:p>
        </w:tc>
        <w:tc>
          <w:tcPr>
            <w:tcW w:w="2175" w:type="dxa"/>
          </w:tcPr>
          <w:p w:rsidR="00142403" w:rsidDel="00C25905" w:rsidRDefault="00142403" w:rsidP="00EB196C">
            <w:pPr>
              <w:pStyle w:val="Table-Text"/>
              <w:rPr>
                <w:ins w:id="2405" w:author="Arnaud Dumont" w:date="2014-03-11T17:38:00Z"/>
                <w:del w:id="2406" w:author="Chris Wright" w:date="2014-06-16T13:46:00Z"/>
              </w:rPr>
            </w:pPr>
            <w:ins w:id="2407" w:author="Arnaud Dumont" w:date="2014-03-11T17:43:00Z">
              <w:del w:id="2408" w:author="Chris Wright" w:date="2014-06-16T13:46:00Z">
                <w:r w:rsidRPr="00142403" w:rsidDel="00C25905">
                  <w:delText>integer</w:delText>
                </w:r>
              </w:del>
            </w:ins>
          </w:p>
        </w:tc>
        <w:tc>
          <w:tcPr>
            <w:tcW w:w="3507" w:type="dxa"/>
          </w:tcPr>
          <w:p w:rsidR="00142403" w:rsidDel="00C25905" w:rsidRDefault="00142403" w:rsidP="00EB196C">
            <w:pPr>
              <w:pStyle w:val="Table-Text"/>
              <w:rPr>
                <w:ins w:id="2409" w:author="Arnaud Dumont" w:date="2014-03-11T17:38:00Z"/>
                <w:del w:id="2410" w:author="Chris Wright" w:date="2014-06-16T13:46:00Z"/>
              </w:rPr>
            </w:pPr>
            <w:ins w:id="2411" w:author="Arnaud Dumont" w:date="2014-03-11T17:43:00Z">
              <w:del w:id="2412" w:author="Chris Wright" w:date="2014-06-16T13:46:00Z">
                <w:r w:rsidDel="00C25905">
                  <w:delText>The current query usage of the zone</w:delText>
                </w:r>
              </w:del>
            </w:ins>
          </w:p>
        </w:tc>
      </w:tr>
      <w:tr w:rsidR="00142403" w:rsidDel="00C25905" w:rsidTr="00EB196C">
        <w:trPr>
          <w:trHeight w:val="113"/>
          <w:tblHeader w:val="0"/>
          <w:ins w:id="2413" w:author="Arnaud Dumont" w:date="2014-03-11T17:43:00Z"/>
          <w:del w:id="2414" w:author="Chris Wright" w:date="2014-06-16T13:46:00Z"/>
        </w:trPr>
        <w:tc>
          <w:tcPr>
            <w:tcW w:w="2965" w:type="dxa"/>
          </w:tcPr>
          <w:p w:rsidR="00142403" w:rsidRPr="00791AEC" w:rsidDel="00C25905" w:rsidRDefault="00142403" w:rsidP="00EB196C">
            <w:pPr>
              <w:pStyle w:val="Table-Text"/>
              <w:rPr>
                <w:ins w:id="2415" w:author="Arnaud Dumont" w:date="2014-03-11T17:43:00Z"/>
                <w:del w:id="2416" w:author="Chris Wright" w:date="2014-06-16T13:46:00Z"/>
              </w:rPr>
            </w:pPr>
            <w:ins w:id="2417" w:author="Arnaud Dumont" w:date="2014-03-11T17:43:00Z">
              <w:del w:id="2418" w:author="Chris Wright" w:date="2014-06-16T13:46:00Z">
                <w:r w:rsidRPr="00142403" w:rsidDel="00C25905">
                  <w:delText>zoneUsageLimit</w:delText>
                </w:r>
              </w:del>
            </w:ins>
          </w:p>
        </w:tc>
        <w:tc>
          <w:tcPr>
            <w:tcW w:w="2175" w:type="dxa"/>
          </w:tcPr>
          <w:p w:rsidR="00142403" w:rsidDel="00C25905" w:rsidRDefault="00142403" w:rsidP="00EB196C">
            <w:pPr>
              <w:pStyle w:val="Table-Text"/>
              <w:rPr>
                <w:ins w:id="2419" w:author="Arnaud Dumont" w:date="2014-03-11T17:43:00Z"/>
                <w:del w:id="2420" w:author="Chris Wright" w:date="2014-06-16T13:46:00Z"/>
              </w:rPr>
            </w:pPr>
            <w:ins w:id="2421" w:author="Arnaud Dumont" w:date="2014-03-11T17:43:00Z">
              <w:del w:id="2422" w:author="Chris Wright" w:date="2014-06-16T13:46:00Z">
                <w:r w:rsidRPr="00142403" w:rsidDel="00C25905">
                  <w:delText>integer</w:delText>
                </w:r>
              </w:del>
            </w:ins>
          </w:p>
        </w:tc>
        <w:tc>
          <w:tcPr>
            <w:tcW w:w="3507" w:type="dxa"/>
          </w:tcPr>
          <w:p w:rsidR="00142403" w:rsidDel="00C25905" w:rsidRDefault="00142403" w:rsidP="00EB196C">
            <w:pPr>
              <w:pStyle w:val="Table-Text"/>
              <w:rPr>
                <w:ins w:id="2423" w:author="Arnaud Dumont" w:date="2014-03-11T17:43:00Z"/>
                <w:del w:id="2424" w:author="Chris Wright" w:date="2014-06-16T13:46:00Z"/>
              </w:rPr>
            </w:pPr>
            <w:ins w:id="2425" w:author="Arnaud Dumont" w:date="2014-03-11T17:43:00Z">
              <w:del w:id="2426" w:author="Chris Wright" w:date="2014-06-16T13:46:00Z">
                <w:r w:rsidDel="00C25905">
                  <w:delText>The query usage limit of the plan the zone is linked to</w:delText>
                </w:r>
              </w:del>
            </w:ins>
          </w:p>
        </w:tc>
      </w:tr>
    </w:tbl>
    <w:p w:rsidR="00142403" w:rsidDel="00C25905" w:rsidRDefault="00142403" w:rsidP="00142403">
      <w:pPr>
        <w:rPr>
          <w:ins w:id="2427" w:author="Arnaud Dumont" w:date="2014-03-11T17:44:00Z"/>
          <w:del w:id="2428" w:author="Chris Wright" w:date="2014-06-16T13:46:00Z"/>
        </w:rPr>
      </w:pPr>
      <w:ins w:id="2429" w:author="Arnaud Dumont" w:date="2014-03-11T17:44:00Z">
        <w:del w:id="2430" w:author="Chris Wright" w:date="2014-06-16T13:46:00Z">
          <w:r w:rsidRPr="00142403" w:rsidDel="00C25905">
            <w:delText>WarningZoneGroupUsageMessageContents</w:delText>
          </w:r>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431" w:author="Arnaud Dumont" w:date="2014-03-11T17:44:00Z"/>
          <w:del w:id="2432" w:author="Chris Wright" w:date="2014-06-16T13:46:00Z"/>
        </w:trPr>
        <w:tc>
          <w:tcPr>
            <w:tcW w:w="2965" w:type="dxa"/>
            <w:shd w:val="clear" w:color="auto" w:fill="BFBFBF" w:themeFill="background1" w:themeFillShade="BF"/>
          </w:tcPr>
          <w:p w:rsidR="00142403" w:rsidDel="00C25905" w:rsidRDefault="00142403" w:rsidP="00EB196C">
            <w:pPr>
              <w:pStyle w:val="Table-Header"/>
              <w:rPr>
                <w:ins w:id="2433" w:author="Arnaud Dumont" w:date="2014-03-11T17:44:00Z"/>
                <w:del w:id="2434" w:author="Chris Wright" w:date="2014-06-16T13:46:00Z"/>
              </w:rPr>
            </w:pPr>
            <w:ins w:id="2435" w:author="Arnaud Dumont" w:date="2014-03-11T17:44:00Z">
              <w:del w:id="2436"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E01131" w:rsidP="00EB196C">
            <w:pPr>
              <w:pStyle w:val="Table-Header"/>
              <w:rPr>
                <w:ins w:id="2437" w:author="Arnaud Dumont" w:date="2014-03-11T17:44:00Z"/>
                <w:del w:id="2438" w:author="Chris Wright" w:date="2014-06-16T13:46:00Z"/>
              </w:rPr>
            </w:pPr>
            <w:ins w:id="2439" w:author="Arnaud Dumont" w:date="2014-03-11T17:49:00Z">
              <w:del w:id="2440" w:author="Chris Wright" w:date="2014-06-16T13:46:00Z">
                <w:r w:rsidRPr="00E01131" w:rsidDel="00C25905">
                  <w:rPr>
                    <w:b w:val="0"/>
                  </w:rPr>
                  <w:delText>warningZoneGroupUsage</w:delText>
                </w:r>
              </w:del>
            </w:ins>
          </w:p>
        </w:tc>
      </w:tr>
      <w:tr w:rsidR="00142403" w:rsidDel="00C25905" w:rsidTr="00EB196C">
        <w:trPr>
          <w:tblHeader w:val="0"/>
          <w:ins w:id="2441" w:author="Arnaud Dumont" w:date="2014-03-11T17:44:00Z"/>
          <w:del w:id="2442" w:author="Chris Wright" w:date="2014-06-16T13:46:00Z"/>
        </w:trPr>
        <w:tc>
          <w:tcPr>
            <w:tcW w:w="2965" w:type="dxa"/>
            <w:shd w:val="clear" w:color="auto" w:fill="BFBFBF" w:themeFill="background1" w:themeFillShade="BF"/>
          </w:tcPr>
          <w:p w:rsidR="00142403" w:rsidDel="00C25905" w:rsidRDefault="00142403" w:rsidP="00EB196C">
            <w:pPr>
              <w:pStyle w:val="Table-Header"/>
              <w:rPr>
                <w:ins w:id="2443" w:author="Arnaud Dumont" w:date="2014-03-11T17:44:00Z"/>
                <w:del w:id="2444" w:author="Chris Wright" w:date="2014-06-16T13:46:00Z"/>
              </w:rPr>
            </w:pPr>
            <w:ins w:id="2445" w:author="Arnaud Dumont" w:date="2014-03-11T17:44:00Z">
              <w:del w:id="2446"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447" w:author="Arnaud Dumont" w:date="2014-03-11T17:44:00Z"/>
                <w:del w:id="2448" w:author="Chris Wright" w:date="2014-06-16T13:46:00Z"/>
                <w:b w:val="0"/>
              </w:rPr>
            </w:pPr>
            <w:ins w:id="2449" w:author="Arnaud Dumont" w:date="2014-03-11T17:44:00Z">
              <w:del w:id="2450" w:author="Chris Wright" w:date="2014-06-16T13:46:00Z">
                <w:r w:rsidDel="00C25905">
                  <w:rPr>
                    <w:b w:val="0"/>
                  </w:rPr>
                  <w:delText>Zone group</w:delText>
                </w:r>
              </w:del>
            </w:ins>
          </w:p>
        </w:tc>
      </w:tr>
      <w:tr w:rsidR="00142403" w:rsidDel="00C25905" w:rsidTr="00EB196C">
        <w:trPr>
          <w:tblHeader w:val="0"/>
          <w:ins w:id="2451" w:author="Arnaud Dumont" w:date="2014-03-11T17:44:00Z"/>
          <w:del w:id="2452" w:author="Chris Wright" w:date="2014-06-16T13:46:00Z"/>
        </w:trPr>
        <w:tc>
          <w:tcPr>
            <w:tcW w:w="2965" w:type="dxa"/>
            <w:shd w:val="clear" w:color="auto" w:fill="BFBFBF" w:themeFill="background1" w:themeFillShade="BF"/>
          </w:tcPr>
          <w:p w:rsidR="00142403" w:rsidDel="00C25905" w:rsidRDefault="00142403" w:rsidP="00EB196C">
            <w:pPr>
              <w:pStyle w:val="Table-Header"/>
              <w:rPr>
                <w:ins w:id="2453" w:author="Arnaud Dumont" w:date="2014-03-11T17:44:00Z"/>
                <w:del w:id="2454" w:author="Chris Wright" w:date="2014-06-16T13:46:00Z"/>
              </w:rPr>
            </w:pPr>
            <w:ins w:id="2455" w:author="Arnaud Dumont" w:date="2014-03-11T17:44:00Z">
              <w:del w:id="2456"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457" w:author="Arnaud Dumont" w:date="2014-03-11T17:44:00Z"/>
                <w:del w:id="2458" w:author="Chris Wright" w:date="2014-06-16T13:46:00Z"/>
                <w:b w:val="0"/>
              </w:rPr>
            </w:pPr>
            <w:ins w:id="2459" w:author="Arnaud Dumont" w:date="2014-03-11T17:44:00Z">
              <w:del w:id="2460" w:author="Chris Wright" w:date="2014-06-16T13:46:00Z">
                <w:r w:rsidDel="00C25905">
                  <w:rPr>
                    <w:b w:val="0"/>
                  </w:rPr>
                  <w:delText>string</w:delText>
                </w:r>
              </w:del>
            </w:ins>
          </w:p>
        </w:tc>
      </w:tr>
      <w:tr w:rsidR="00142403" w:rsidDel="00C25905" w:rsidTr="00EB196C">
        <w:trPr>
          <w:tblHeader w:val="0"/>
          <w:ins w:id="2461" w:author="Arnaud Dumont" w:date="2014-03-11T17:44:00Z"/>
          <w:del w:id="2462"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463" w:author="Arnaud Dumont" w:date="2014-03-11T17:44:00Z"/>
                <w:del w:id="2464" w:author="Chris Wright" w:date="2014-06-16T13:46:00Z"/>
                <w:b w:val="0"/>
              </w:rPr>
            </w:pPr>
            <w:ins w:id="2465" w:author="Arnaud Dumont" w:date="2014-03-11T17:44:00Z">
              <w:del w:id="2466"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EB196C">
            <w:pPr>
              <w:pStyle w:val="Table-Header"/>
              <w:rPr>
                <w:ins w:id="2467" w:author="Arnaud Dumont" w:date="2014-03-11T17:44:00Z"/>
                <w:del w:id="2468" w:author="Chris Wright" w:date="2014-06-16T13:46:00Z"/>
                <w:b w:val="0"/>
              </w:rPr>
            </w:pPr>
            <w:ins w:id="2469" w:author="Arnaud Dumont" w:date="2014-03-11T17:44:00Z">
              <w:del w:id="2470" w:author="Chris Wright" w:date="2014-06-16T13:46:00Z">
                <w:r w:rsidDel="00C25905">
                  <w:rPr>
                    <w:b w:val="0"/>
                  </w:rPr>
                  <w:delText>R</w:delText>
                </w:r>
                <w:r w:rsidRPr="00EC18F5" w:rsidDel="00C25905">
                  <w:rPr>
                    <w:b w:val="0"/>
                  </w:rPr>
                  <w:delText xml:space="preserve">eceived when </w:delText>
                </w:r>
                <w:r w:rsidDel="00C25905">
                  <w:rPr>
                    <w:b w:val="0"/>
                  </w:rPr>
                  <w:delText>the query usage of the zones of a zone group has exceeded the warning threshold</w:delText>
                </w:r>
              </w:del>
            </w:ins>
          </w:p>
        </w:tc>
      </w:tr>
      <w:tr w:rsidR="00142403" w:rsidDel="00C25905" w:rsidTr="00EB196C">
        <w:trPr>
          <w:tblHeader w:val="0"/>
          <w:ins w:id="2471" w:author="Arnaud Dumont" w:date="2014-03-11T17:44:00Z"/>
          <w:del w:id="2472"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473" w:author="Arnaud Dumont" w:date="2014-03-11T17:44:00Z"/>
                <w:del w:id="2474" w:author="Chris Wright" w:date="2014-06-16T13:46:00Z"/>
              </w:rPr>
            </w:pPr>
            <w:ins w:id="2475" w:author="Arnaud Dumont" w:date="2014-03-11T17:44:00Z">
              <w:del w:id="2476"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477" w:author="Arnaud Dumont" w:date="2014-03-11T17:44:00Z"/>
                <w:del w:id="2478" w:author="Chris Wright" w:date="2014-06-16T13:46:00Z"/>
              </w:rPr>
            </w:pPr>
            <w:ins w:id="2479" w:author="Arnaud Dumont" w:date="2014-03-11T17:44:00Z">
              <w:del w:id="2480"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481" w:author="Arnaud Dumont" w:date="2014-03-11T17:44:00Z"/>
                <w:del w:id="2482" w:author="Chris Wright" w:date="2014-06-16T13:46:00Z"/>
              </w:rPr>
            </w:pPr>
            <w:ins w:id="2483" w:author="Arnaud Dumont" w:date="2014-03-11T17:44:00Z">
              <w:del w:id="2484" w:author="Chris Wright" w:date="2014-06-16T13:46:00Z">
                <w:r w:rsidDel="00C25905">
                  <w:delText>Description</w:delText>
                </w:r>
              </w:del>
            </w:ins>
          </w:p>
        </w:tc>
      </w:tr>
      <w:tr w:rsidR="00142403" w:rsidDel="00C25905" w:rsidTr="00EB196C">
        <w:trPr>
          <w:trHeight w:val="113"/>
          <w:tblHeader w:val="0"/>
          <w:ins w:id="2485" w:author="Arnaud Dumont" w:date="2014-03-11T17:44:00Z"/>
          <w:del w:id="2486" w:author="Chris Wright" w:date="2014-06-16T13:46:00Z"/>
        </w:trPr>
        <w:tc>
          <w:tcPr>
            <w:tcW w:w="2965" w:type="dxa"/>
          </w:tcPr>
          <w:p w:rsidR="00142403" w:rsidDel="00C25905" w:rsidRDefault="00142403" w:rsidP="00142403">
            <w:pPr>
              <w:pStyle w:val="Table-Text"/>
              <w:rPr>
                <w:ins w:id="2487" w:author="Arnaud Dumont" w:date="2014-03-11T17:44:00Z"/>
                <w:del w:id="2488" w:author="Chris Wright" w:date="2014-06-16T13:46:00Z"/>
              </w:rPr>
            </w:pPr>
            <w:ins w:id="2489" w:author="Arnaud Dumont" w:date="2014-03-11T17:44:00Z">
              <w:del w:id="2490" w:author="Chris Wright" w:date="2014-06-16T13:46:00Z">
                <w:r w:rsidDel="00C25905">
                  <w:delText>zone</w:delText>
                </w:r>
              </w:del>
            </w:ins>
            <w:ins w:id="2491" w:author="Arnaud Dumont" w:date="2014-03-11T17:45:00Z">
              <w:del w:id="2492" w:author="Chris Wright" w:date="2014-06-16T13:46:00Z">
                <w:r w:rsidDel="00C25905">
                  <w:delText>Group</w:delText>
                </w:r>
              </w:del>
            </w:ins>
          </w:p>
        </w:tc>
        <w:tc>
          <w:tcPr>
            <w:tcW w:w="2175" w:type="dxa"/>
          </w:tcPr>
          <w:p w:rsidR="00142403" w:rsidDel="00C25905" w:rsidRDefault="00142403" w:rsidP="00EB196C">
            <w:pPr>
              <w:pStyle w:val="Table-Text"/>
              <w:rPr>
                <w:ins w:id="2493" w:author="Arnaud Dumont" w:date="2014-03-11T17:44:00Z"/>
                <w:del w:id="2494" w:author="Chris Wright" w:date="2014-06-16T13:46:00Z"/>
              </w:rPr>
            </w:pPr>
            <w:ins w:id="2495" w:author="Arnaud Dumont" w:date="2014-03-11T17:44:00Z">
              <w:del w:id="2496" w:author="Chris Wright" w:date="2014-06-16T13:46:00Z">
                <w:r w:rsidDel="00C25905">
                  <w:delText>string</w:delText>
                </w:r>
              </w:del>
            </w:ins>
          </w:p>
        </w:tc>
        <w:tc>
          <w:tcPr>
            <w:tcW w:w="3507" w:type="dxa"/>
          </w:tcPr>
          <w:p w:rsidR="00142403" w:rsidDel="00C25905" w:rsidRDefault="00142403" w:rsidP="00EB196C">
            <w:pPr>
              <w:pStyle w:val="Table-Text"/>
              <w:rPr>
                <w:ins w:id="2497" w:author="Arnaud Dumont" w:date="2014-03-11T17:44:00Z"/>
                <w:del w:id="2498" w:author="Chris Wright" w:date="2014-06-16T13:46:00Z"/>
              </w:rPr>
            </w:pPr>
            <w:ins w:id="2499" w:author="Arnaud Dumont" w:date="2014-03-11T17:44:00Z">
              <w:del w:id="2500" w:author="Chris Wright" w:date="2014-06-16T13:46:00Z">
                <w:r w:rsidDel="00C25905">
                  <w:delText>The name of the related zone</w:delText>
                </w:r>
              </w:del>
            </w:ins>
            <w:ins w:id="2501" w:author="Arnaud Dumont" w:date="2014-03-11T17:45:00Z">
              <w:del w:id="2502" w:author="Chris Wright" w:date="2014-06-16T13:46:00Z">
                <w:r w:rsidDel="00C25905">
                  <w:delText xml:space="preserve"> group</w:delText>
                </w:r>
              </w:del>
            </w:ins>
          </w:p>
        </w:tc>
      </w:tr>
      <w:tr w:rsidR="00142403" w:rsidDel="00C25905" w:rsidTr="00EB196C">
        <w:trPr>
          <w:trHeight w:val="113"/>
          <w:tblHeader w:val="0"/>
          <w:ins w:id="2503" w:author="Arnaud Dumont" w:date="2014-03-11T17:44:00Z"/>
          <w:del w:id="2504" w:author="Chris Wright" w:date="2014-06-16T13:46:00Z"/>
        </w:trPr>
        <w:tc>
          <w:tcPr>
            <w:tcW w:w="2965" w:type="dxa"/>
          </w:tcPr>
          <w:p w:rsidR="00142403" w:rsidDel="00C25905" w:rsidRDefault="00EF0F0E" w:rsidP="00EB196C">
            <w:pPr>
              <w:pStyle w:val="Table-Text"/>
              <w:rPr>
                <w:ins w:id="2505" w:author="Arnaud Dumont" w:date="2014-03-11T17:44:00Z"/>
                <w:del w:id="2506" w:author="Chris Wright" w:date="2014-06-16T13:46:00Z"/>
              </w:rPr>
            </w:pPr>
            <w:ins w:id="2507" w:author="Arnaud Dumont" w:date="2014-03-11T17:47:00Z">
              <w:del w:id="2508" w:author="Chris Wright" w:date="2014-06-16T13:46:00Z">
                <w:r w:rsidRPr="00EF0F0E" w:rsidDel="00C25905">
                  <w:delText>currentZoneGroupUsage</w:delText>
                </w:r>
              </w:del>
            </w:ins>
          </w:p>
        </w:tc>
        <w:tc>
          <w:tcPr>
            <w:tcW w:w="2175" w:type="dxa"/>
          </w:tcPr>
          <w:p w:rsidR="00142403" w:rsidDel="00C25905" w:rsidRDefault="00142403" w:rsidP="00EB196C">
            <w:pPr>
              <w:pStyle w:val="Table-Text"/>
              <w:rPr>
                <w:ins w:id="2509" w:author="Arnaud Dumont" w:date="2014-03-11T17:44:00Z"/>
                <w:del w:id="2510" w:author="Chris Wright" w:date="2014-06-16T13:46:00Z"/>
              </w:rPr>
            </w:pPr>
            <w:ins w:id="2511" w:author="Arnaud Dumont" w:date="2014-03-11T17:44:00Z">
              <w:del w:id="2512" w:author="Chris Wright" w:date="2014-06-16T13:46:00Z">
                <w:r w:rsidRPr="00142403" w:rsidDel="00C25905">
                  <w:delText>integer</w:delText>
                </w:r>
              </w:del>
            </w:ins>
          </w:p>
        </w:tc>
        <w:tc>
          <w:tcPr>
            <w:tcW w:w="3507" w:type="dxa"/>
          </w:tcPr>
          <w:p w:rsidR="00142403" w:rsidDel="00C25905" w:rsidRDefault="00142403" w:rsidP="00EB196C">
            <w:pPr>
              <w:pStyle w:val="Table-Text"/>
              <w:rPr>
                <w:ins w:id="2513" w:author="Arnaud Dumont" w:date="2014-03-11T17:44:00Z"/>
                <w:del w:id="2514" w:author="Chris Wright" w:date="2014-06-16T13:46:00Z"/>
              </w:rPr>
            </w:pPr>
            <w:ins w:id="2515" w:author="Arnaud Dumont" w:date="2014-03-11T17:44:00Z">
              <w:del w:id="2516" w:author="Chris Wright" w:date="2014-06-16T13:46:00Z">
                <w:r w:rsidDel="00C25905">
                  <w:delText>The current query usage of the zone</w:delText>
                </w:r>
              </w:del>
            </w:ins>
            <w:ins w:id="2517" w:author="Arnaud Dumont" w:date="2014-03-11T17:45:00Z">
              <w:del w:id="2518" w:author="Chris Wright" w:date="2014-06-16T13:46:00Z">
                <w:r w:rsidDel="00C25905">
                  <w:delText xml:space="preserve"> group</w:delText>
                </w:r>
              </w:del>
            </w:ins>
          </w:p>
        </w:tc>
      </w:tr>
      <w:tr w:rsidR="00EF0F0E" w:rsidDel="00C25905" w:rsidTr="00EB196C">
        <w:trPr>
          <w:trHeight w:val="113"/>
          <w:tblHeader w:val="0"/>
          <w:ins w:id="2519" w:author="Arnaud Dumont" w:date="2014-03-11T17:47:00Z"/>
          <w:del w:id="2520" w:author="Chris Wright" w:date="2014-06-16T13:46:00Z"/>
        </w:trPr>
        <w:tc>
          <w:tcPr>
            <w:tcW w:w="2965" w:type="dxa"/>
          </w:tcPr>
          <w:p w:rsidR="00EF0F0E" w:rsidRPr="00EF0F0E" w:rsidDel="00C25905" w:rsidRDefault="00EF0F0E" w:rsidP="00EB196C">
            <w:pPr>
              <w:pStyle w:val="Table-Text"/>
              <w:rPr>
                <w:ins w:id="2521" w:author="Arnaud Dumont" w:date="2014-03-11T17:47:00Z"/>
                <w:del w:id="2522" w:author="Chris Wright" w:date="2014-06-16T13:46:00Z"/>
              </w:rPr>
            </w:pPr>
            <w:ins w:id="2523" w:author="Arnaud Dumont" w:date="2014-03-11T17:48:00Z">
              <w:del w:id="2524" w:author="Chris Wright" w:date="2014-06-16T13:46:00Z">
                <w:r w:rsidRPr="00EF0F0E" w:rsidDel="00C25905">
                  <w:delText>zoneGroupUsageLimit</w:delText>
                </w:r>
              </w:del>
            </w:ins>
          </w:p>
        </w:tc>
        <w:tc>
          <w:tcPr>
            <w:tcW w:w="2175" w:type="dxa"/>
          </w:tcPr>
          <w:p w:rsidR="00EF0F0E" w:rsidRPr="00142403" w:rsidDel="00C25905" w:rsidRDefault="00EF0F0E" w:rsidP="00EB196C">
            <w:pPr>
              <w:pStyle w:val="Table-Text"/>
              <w:rPr>
                <w:ins w:id="2525" w:author="Arnaud Dumont" w:date="2014-03-11T17:47:00Z"/>
                <w:del w:id="2526" w:author="Chris Wright" w:date="2014-06-16T13:46:00Z"/>
              </w:rPr>
            </w:pPr>
            <w:ins w:id="2527" w:author="Arnaud Dumont" w:date="2014-03-11T17:47:00Z">
              <w:del w:id="2528" w:author="Chris Wright" w:date="2014-06-16T13:46:00Z">
                <w:r w:rsidRPr="00142403" w:rsidDel="00C25905">
                  <w:delText>integer</w:delText>
                </w:r>
              </w:del>
            </w:ins>
          </w:p>
        </w:tc>
        <w:tc>
          <w:tcPr>
            <w:tcW w:w="3507" w:type="dxa"/>
          </w:tcPr>
          <w:p w:rsidR="00EF0F0E" w:rsidDel="00C25905" w:rsidRDefault="00EF0F0E" w:rsidP="00EB196C">
            <w:pPr>
              <w:pStyle w:val="Table-Text"/>
              <w:rPr>
                <w:ins w:id="2529" w:author="Arnaud Dumont" w:date="2014-03-11T17:47:00Z"/>
                <w:del w:id="2530" w:author="Chris Wright" w:date="2014-06-16T13:46:00Z"/>
              </w:rPr>
            </w:pPr>
            <w:ins w:id="2531" w:author="Arnaud Dumont" w:date="2014-03-11T17:47:00Z">
              <w:del w:id="2532" w:author="Chris Wright" w:date="2014-06-16T13:46:00Z">
                <w:r w:rsidDel="00C25905">
                  <w:delText>The query usage limit of the plan the zone group is linked to</w:delText>
                </w:r>
              </w:del>
            </w:ins>
          </w:p>
        </w:tc>
      </w:tr>
    </w:tbl>
    <w:p w:rsidR="00EB196C" w:rsidDel="00C25905" w:rsidRDefault="00EB196C" w:rsidP="00EB196C">
      <w:pPr>
        <w:rPr>
          <w:ins w:id="2533" w:author="Arnaud Dumont" w:date="2014-03-11T17:45:00Z"/>
          <w:del w:id="2534" w:author="Chris Wright" w:date="2014-06-16T13:46:00Z"/>
        </w:rPr>
      </w:pPr>
      <w:ins w:id="2535" w:author="Arnaud Dumont" w:date="2014-03-11T17:46:00Z">
        <w:del w:id="2536" w:author="Chris Wright" w:date="2014-06-16T13:46:00Z">
          <w:r w:rsidRPr="00EB196C" w:rsidDel="00C25905">
            <w:delText>CriticalZoneGroupUsageMessageContents</w:delText>
          </w:r>
        </w:del>
      </w:ins>
      <w:ins w:id="2537" w:author="Arnaud Dumont" w:date="2014-03-11T17:45:00Z">
        <w:del w:id="2538"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Del="00C25905" w:rsidTr="00EB196C">
        <w:trPr>
          <w:tblHeader w:val="0"/>
          <w:ins w:id="2539" w:author="Arnaud Dumont" w:date="2014-03-11T17:45:00Z"/>
          <w:del w:id="2540" w:author="Chris Wright" w:date="2014-06-16T13:46:00Z"/>
        </w:trPr>
        <w:tc>
          <w:tcPr>
            <w:tcW w:w="2965" w:type="dxa"/>
            <w:shd w:val="clear" w:color="auto" w:fill="BFBFBF" w:themeFill="background1" w:themeFillShade="BF"/>
          </w:tcPr>
          <w:p w:rsidR="00EB196C" w:rsidDel="00C25905" w:rsidRDefault="00EB196C" w:rsidP="00EB196C">
            <w:pPr>
              <w:pStyle w:val="Table-Header"/>
              <w:rPr>
                <w:ins w:id="2541" w:author="Arnaud Dumont" w:date="2014-03-11T17:45:00Z"/>
                <w:del w:id="2542" w:author="Chris Wright" w:date="2014-06-16T13:46:00Z"/>
              </w:rPr>
            </w:pPr>
            <w:ins w:id="2543" w:author="Arnaud Dumont" w:date="2014-03-11T17:45:00Z">
              <w:del w:id="2544" w:author="Chris Wright" w:date="2014-06-16T13:46:00Z">
                <w:r w:rsidDel="00C25905">
                  <w:lastRenderedPageBreak/>
                  <w:delText>Related message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545" w:author="Arnaud Dumont" w:date="2014-03-11T17:45:00Z"/>
                <w:del w:id="2546" w:author="Chris Wright" w:date="2014-06-16T13:46:00Z"/>
              </w:rPr>
            </w:pPr>
            <w:ins w:id="2547" w:author="Arnaud Dumont" w:date="2014-03-11T17:46:00Z">
              <w:del w:id="2548" w:author="Chris Wright" w:date="2014-06-16T13:46:00Z">
                <w:r w:rsidRPr="00EB196C" w:rsidDel="00C25905">
                  <w:rPr>
                    <w:b w:val="0"/>
                  </w:rPr>
                  <w:delText>criticalZoneGroupUsage</w:delText>
                </w:r>
              </w:del>
            </w:ins>
          </w:p>
        </w:tc>
      </w:tr>
      <w:tr w:rsidR="00EB196C" w:rsidDel="00C25905" w:rsidTr="00EB196C">
        <w:trPr>
          <w:tblHeader w:val="0"/>
          <w:ins w:id="2549" w:author="Arnaud Dumont" w:date="2014-03-11T17:45:00Z"/>
          <w:del w:id="2550" w:author="Chris Wright" w:date="2014-06-16T13:46:00Z"/>
        </w:trPr>
        <w:tc>
          <w:tcPr>
            <w:tcW w:w="2965" w:type="dxa"/>
            <w:shd w:val="clear" w:color="auto" w:fill="BFBFBF" w:themeFill="background1" w:themeFillShade="BF"/>
          </w:tcPr>
          <w:p w:rsidR="00EB196C" w:rsidDel="00C25905" w:rsidRDefault="00EB196C" w:rsidP="00EB196C">
            <w:pPr>
              <w:pStyle w:val="Table-Header"/>
              <w:rPr>
                <w:ins w:id="2551" w:author="Arnaud Dumont" w:date="2014-03-11T17:45:00Z"/>
                <w:del w:id="2552" w:author="Chris Wright" w:date="2014-06-16T13:46:00Z"/>
              </w:rPr>
            </w:pPr>
            <w:ins w:id="2553" w:author="Arnaud Dumont" w:date="2014-03-11T17:45:00Z">
              <w:del w:id="2554" w:author="Chris Wright" w:date="2014-06-16T13:46:00Z">
                <w:r w:rsidDel="00C25905">
                  <w:delText>Related object’s nature</w:delText>
                </w:r>
              </w:del>
            </w:ins>
          </w:p>
        </w:tc>
        <w:tc>
          <w:tcPr>
            <w:tcW w:w="5682" w:type="dxa"/>
            <w:gridSpan w:val="2"/>
            <w:shd w:val="clear" w:color="auto" w:fill="BFBFBF" w:themeFill="background1" w:themeFillShade="BF"/>
          </w:tcPr>
          <w:p w:rsidR="00EB196C" w:rsidRPr="00791AEC" w:rsidDel="00C25905" w:rsidRDefault="00EB196C" w:rsidP="00EB196C">
            <w:pPr>
              <w:pStyle w:val="Table-Header"/>
              <w:rPr>
                <w:ins w:id="2555" w:author="Arnaud Dumont" w:date="2014-03-11T17:45:00Z"/>
                <w:del w:id="2556" w:author="Chris Wright" w:date="2014-06-16T13:46:00Z"/>
                <w:b w:val="0"/>
              </w:rPr>
            </w:pPr>
            <w:ins w:id="2557" w:author="Arnaud Dumont" w:date="2014-03-11T17:45:00Z">
              <w:del w:id="2558" w:author="Chris Wright" w:date="2014-06-16T13:46:00Z">
                <w:r w:rsidDel="00C25905">
                  <w:rPr>
                    <w:b w:val="0"/>
                  </w:rPr>
                  <w:delText>Zone group</w:delText>
                </w:r>
              </w:del>
            </w:ins>
          </w:p>
        </w:tc>
      </w:tr>
      <w:tr w:rsidR="00EB196C" w:rsidDel="00C25905" w:rsidTr="00EB196C">
        <w:trPr>
          <w:tblHeader w:val="0"/>
          <w:ins w:id="2559" w:author="Arnaud Dumont" w:date="2014-03-11T17:45:00Z"/>
          <w:del w:id="2560" w:author="Chris Wright" w:date="2014-06-16T13:46:00Z"/>
        </w:trPr>
        <w:tc>
          <w:tcPr>
            <w:tcW w:w="2965" w:type="dxa"/>
            <w:shd w:val="clear" w:color="auto" w:fill="BFBFBF" w:themeFill="background1" w:themeFillShade="BF"/>
          </w:tcPr>
          <w:p w:rsidR="00EB196C" w:rsidDel="00C25905" w:rsidRDefault="00EB196C" w:rsidP="00EB196C">
            <w:pPr>
              <w:pStyle w:val="Table-Header"/>
              <w:rPr>
                <w:ins w:id="2561" w:author="Arnaud Dumont" w:date="2014-03-11T17:45:00Z"/>
                <w:del w:id="2562" w:author="Chris Wright" w:date="2014-06-16T13:46:00Z"/>
              </w:rPr>
            </w:pPr>
            <w:ins w:id="2563" w:author="Arnaud Dumont" w:date="2014-03-11T17:45:00Z">
              <w:del w:id="2564" w:author="Chris Wright" w:date="2014-06-16T13:46:00Z">
                <w:r w:rsidDel="00C25905">
                  <w:delText>RelatedObjectId field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565" w:author="Arnaud Dumont" w:date="2014-03-11T17:45:00Z"/>
                <w:del w:id="2566" w:author="Chris Wright" w:date="2014-06-16T13:46:00Z"/>
                <w:b w:val="0"/>
              </w:rPr>
            </w:pPr>
            <w:ins w:id="2567" w:author="Arnaud Dumont" w:date="2014-03-11T17:45:00Z">
              <w:del w:id="2568" w:author="Chris Wright" w:date="2014-06-16T13:46:00Z">
                <w:r w:rsidDel="00C25905">
                  <w:rPr>
                    <w:b w:val="0"/>
                  </w:rPr>
                  <w:delText>string</w:delText>
                </w:r>
              </w:del>
            </w:ins>
          </w:p>
        </w:tc>
      </w:tr>
      <w:tr w:rsidR="00EB196C" w:rsidDel="00C25905" w:rsidTr="00EB196C">
        <w:trPr>
          <w:tblHeader w:val="0"/>
          <w:ins w:id="2569" w:author="Arnaud Dumont" w:date="2014-03-11T17:45:00Z"/>
          <w:del w:id="2570" w:author="Chris Wright" w:date="2014-06-16T13:46:00Z"/>
        </w:trPr>
        <w:tc>
          <w:tcPr>
            <w:tcW w:w="2965" w:type="dxa"/>
            <w:shd w:val="clear" w:color="auto" w:fill="BFBFBF" w:themeFill="background1" w:themeFillShade="BF"/>
          </w:tcPr>
          <w:p w:rsidR="00EB196C" w:rsidRPr="00F21C35" w:rsidDel="00C25905" w:rsidRDefault="00EB196C" w:rsidP="00EB196C">
            <w:pPr>
              <w:pStyle w:val="Table-Header"/>
              <w:rPr>
                <w:ins w:id="2571" w:author="Arnaud Dumont" w:date="2014-03-11T17:45:00Z"/>
                <w:del w:id="2572" w:author="Chris Wright" w:date="2014-06-16T13:46:00Z"/>
                <w:b w:val="0"/>
              </w:rPr>
            </w:pPr>
            <w:ins w:id="2573" w:author="Arnaud Dumont" w:date="2014-03-11T17:45:00Z">
              <w:del w:id="2574" w:author="Chris Wright" w:date="2014-06-16T13:46:00Z">
                <w:r w:rsidDel="00C25905">
                  <w:delText>Description</w:delText>
                </w:r>
              </w:del>
            </w:ins>
          </w:p>
        </w:tc>
        <w:tc>
          <w:tcPr>
            <w:tcW w:w="5682" w:type="dxa"/>
            <w:gridSpan w:val="2"/>
            <w:shd w:val="clear" w:color="auto" w:fill="BFBFBF" w:themeFill="background1" w:themeFillShade="BF"/>
          </w:tcPr>
          <w:p w:rsidR="00EB196C" w:rsidRPr="00F21C35" w:rsidDel="00C25905" w:rsidRDefault="00EB196C" w:rsidP="00EB196C">
            <w:pPr>
              <w:pStyle w:val="Table-Header"/>
              <w:rPr>
                <w:ins w:id="2575" w:author="Arnaud Dumont" w:date="2014-03-11T17:45:00Z"/>
                <w:del w:id="2576" w:author="Chris Wright" w:date="2014-06-16T13:46:00Z"/>
                <w:b w:val="0"/>
              </w:rPr>
            </w:pPr>
            <w:ins w:id="2577" w:author="Arnaud Dumont" w:date="2014-03-11T17:45:00Z">
              <w:del w:id="2578" w:author="Chris Wright" w:date="2014-06-16T13:46:00Z">
                <w:r w:rsidDel="00C25905">
                  <w:rPr>
                    <w:b w:val="0"/>
                  </w:rPr>
                  <w:delText>R</w:delText>
                </w:r>
                <w:r w:rsidRPr="00EC18F5" w:rsidDel="00C25905">
                  <w:rPr>
                    <w:b w:val="0"/>
                  </w:rPr>
                  <w:delText xml:space="preserve">eceived when </w:delText>
                </w:r>
                <w:r w:rsidDel="00C25905">
                  <w:rPr>
                    <w:b w:val="0"/>
                  </w:rPr>
                  <w:delText xml:space="preserve">the query usage of the zones of a zone group has exceeded the </w:delText>
                </w:r>
              </w:del>
            </w:ins>
            <w:ins w:id="2579" w:author="Arnaud Dumont" w:date="2014-03-11T17:46:00Z">
              <w:del w:id="2580" w:author="Chris Wright" w:date="2014-06-16T13:46:00Z">
                <w:r w:rsidDel="00C25905">
                  <w:rPr>
                    <w:b w:val="0"/>
                  </w:rPr>
                  <w:delText>critical</w:delText>
                </w:r>
              </w:del>
            </w:ins>
            <w:ins w:id="2581" w:author="Arnaud Dumont" w:date="2014-03-11T17:45:00Z">
              <w:del w:id="2582" w:author="Chris Wright" w:date="2014-06-16T13:46:00Z">
                <w:r w:rsidDel="00C25905">
                  <w:rPr>
                    <w:b w:val="0"/>
                  </w:rPr>
                  <w:delText xml:space="preserve"> threshold</w:delText>
                </w:r>
              </w:del>
            </w:ins>
          </w:p>
        </w:tc>
      </w:tr>
      <w:tr w:rsidR="00EB196C" w:rsidDel="00C25905" w:rsidTr="00EB196C">
        <w:trPr>
          <w:tblHeader w:val="0"/>
          <w:ins w:id="2583" w:author="Arnaud Dumont" w:date="2014-03-11T17:45:00Z"/>
          <w:del w:id="2584" w:author="Chris Wright" w:date="2014-06-16T13:46:00Z"/>
        </w:trPr>
        <w:tc>
          <w:tcPr>
            <w:tcW w:w="2965" w:type="dxa"/>
            <w:shd w:val="clear" w:color="auto" w:fill="BFBFBF" w:themeFill="background1" w:themeFillShade="BF"/>
          </w:tcPr>
          <w:p w:rsidR="00EB196C" w:rsidRPr="00750051" w:rsidDel="00C25905" w:rsidRDefault="00EB196C" w:rsidP="00EB196C">
            <w:pPr>
              <w:pStyle w:val="Table-Header"/>
              <w:rPr>
                <w:ins w:id="2585" w:author="Arnaud Dumont" w:date="2014-03-11T17:45:00Z"/>
                <w:del w:id="2586" w:author="Chris Wright" w:date="2014-06-16T13:46:00Z"/>
              </w:rPr>
            </w:pPr>
            <w:ins w:id="2587" w:author="Arnaud Dumont" w:date="2014-03-11T17:45:00Z">
              <w:del w:id="2588" w:author="Chris Wright" w:date="2014-06-16T13:46:00Z">
                <w:r w:rsidDel="00C25905">
                  <w:delText>Field Name</w:delText>
                </w:r>
              </w:del>
            </w:ins>
          </w:p>
        </w:tc>
        <w:tc>
          <w:tcPr>
            <w:tcW w:w="2175" w:type="dxa"/>
            <w:shd w:val="clear" w:color="auto" w:fill="BFBFBF" w:themeFill="background1" w:themeFillShade="BF"/>
          </w:tcPr>
          <w:p w:rsidR="00EB196C" w:rsidDel="00C25905" w:rsidRDefault="00EB196C" w:rsidP="00EB196C">
            <w:pPr>
              <w:pStyle w:val="Table-Header"/>
              <w:rPr>
                <w:ins w:id="2589" w:author="Arnaud Dumont" w:date="2014-03-11T17:45:00Z"/>
                <w:del w:id="2590" w:author="Chris Wright" w:date="2014-06-16T13:46:00Z"/>
              </w:rPr>
            </w:pPr>
            <w:ins w:id="2591" w:author="Arnaud Dumont" w:date="2014-03-11T17:45:00Z">
              <w:del w:id="2592" w:author="Chris Wright" w:date="2014-06-16T13:46:00Z">
                <w:r w:rsidDel="00C25905">
                  <w:delText>Type</w:delText>
                </w:r>
              </w:del>
            </w:ins>
          </w:p>
        </w:tc>
        <w:tc>
          <w:tcPr>
            <w:tcW w:w="3507" w:type="dxa"/>
            <w:shd w:val="clear" w:color="auto" w:fill="BFBFBF" w:themeFill="background1" w:themeFillShade="BF"/>
          </w:tcPr>
          <w:p w:rsidR="00EB196C" w:rsidDel="00C25905" w:rsidRDefault="00EB196C" w:rsidP="00EB196C">
            <w:pPr>
              <w:pStyle w:val="Table-Header"/>
              <w:rPr>
                <w:ins w:id="2593" w:author="Arnaud Dumont" w:date="2014-03-11T17:45:00Z"/>
                <w:del w:id="2594" w:author="Chris Wright" w:date="2014-06-16T13:46:00Z"/>
              </w:rPr>
            </w:pPr>
            <w:ins w:id="2595" w:author="Arnaud Dumont" w:date="2014-03-11T17:45:00Z">
              <w:del w:id="2596" w:author="Chris Wright" w:date="2014-06-16T13:46:00Z">
                <w:r w:rsidDel="00C25905">
                  <w:delText>Description</w:delText>
                </w:r>
              </w:del>
            </w:ins>
          </w:p>
        </w:tc>
      </w:tr>
      <w:tr w:rsidR="00EB196C" w:rsidDel="00C25905" w:rsidTr="00EB196C">
        <w:trPr>
          <w:trHeight w:val="113"/>
          <w:tblHeader w:val="0"/>
          <w:ins w:id="2597" w:author="Arnaud Dumont" w:date="2014-03-11T17:45:00Z"/>
          <w:del w:id="2598" w:author="Chris Wright" w:date="2014-06-16T13:46:00Z"/>
        </w:trPr>
        <w:tc>
          <w:tcPr>
            <w:tcW w:w="2965" w:type="dxa"/>
          </w:tcPr>
          <w:p w:rsidR="00EB196C" w:rsidDel="00C25905" w:rsidRDefault="00EB196C" w:rsidP="00EB196C">
            <w:pPr>
              <w:pStyle w:val="Table-Text"/>
              <w:rPr>
                <w:ins w:id="2599" w:author="Arnaud Dumont" w:date="2014-03-11T17:45:00Z"/>
                <w:del w:id="2600" w:author="Chris Wright" w:date="2014-06-16T13:46:00Z"/>
              </w:rPr>
            </w:pPr>
            <w:ins w:id="2601" w:author="Arnaud Dumont" w:date="2014-03-11T17:45:00Z">
              <w:del w:id="2602" w:author="Chris Wright" w:date="2014-06-16T13:46:00Z">
                <w:r w:rsidDel="00C25905">
                  <w:delText>zoneGroup</w:delText>
                </w:r>
              </w:del>
            </w:ins>
          </w:p>
        </w:tc>
        <w:tc>
          <w:tcPr>
            <w:tcW w:w="2175" w:type="dxa"/>
          </w:tcPr>
          <w:p w:rsidR="00EB196C" w:rsidDel="00C25905" w:rsidRDefault="00EB196C" w:rsidP="00EB196C">
            <w:pPr>
              <w:pStyle w:val="Table-Text"/>
              <w:rPr>
                <w:ins w:id="2603" w:author="Arnaud Dumont" w:date="2014-03-11T17:45:00Z"/>
                <w:del w:id="2604" w:author="Chris Wright" w:date="2014-06-16T13:46:00Z"/>
              </w:rPr>
            </w:pPr>
            <w:ins w:id="2605" w:author="Arnaud Dumont" w:date="2014-03-11T17:45:00Z">
              <w:del w:id="2606" w:author="Chris Wright" w:date="2014-06-16T13:46:00Z">
                <w:r w:rsidDel="00C25905">
                  <w:delText>string</w:delText>
                </w:r>
              </w:del>
            </w:ins>
          </w:p>
        </w:tc>
        <w:tc>
          <w:tcPr>
            <w:tcW w:w="3507" w:type="dxa"/>
          </w:tcPr>
          <w:p w:rsidR="00EB196C" w:rsidDel="00C25905" w:rsidRDefault="00EB196C" w:rsidP="00EB196C">
            <w:pPr>
              <w:pStyle w:val="Table-Text"/>
              <w:rPr>
                <w:ins w:id="2607" w:author="Arnaud Dumont" w:date="2014-03-11T17:45:00Z"/>
                <w:del w:id="2608" w:author="Chris Wright" w:date="2014-06-16T13:46:00Z"/>
              </w:rPr>
            </w:pPr>
            <w:ins w:id="2609" w:author="Arnaud Dumont" w:date="2014-03-11T17:45:00Z">
              <w:del w:id="2610" w:author="Chris Wright" w:date="2014-06-16T13:46:00Z">
                <w:r w:rsidDel="00C25905">
                  <w:delText>The name of the related zone group</w:delText>
                </w:r>
              </w:del>
            </w:ins>
          </w:p>
        </w:tc>
      </w:tr>
      <w:tr w:rsidR="00EB196C" w:rsidDel="00C25905" w:rsidTr="00EB196C">
        <w:trPr>
          <w:trHeight w:val="113"/>
          <w:tblHeader w:val="0"/>
          <w:ins w:id="2611" w:author="Arnaud Dumont" w:date="2014-03-11T17:45:00Z"/>
          <w:del w:id="2612" w:author="Chris Wright" w:date="2014-06-16T13:46:00Z"/>
        </w:trPr>
        <w:tc>
          <w:tcPr>
            <w:tcW w:w="2965" w:type="dxa"/>
          </w:tcPr>
          <w:p w:rsidR="00EB196C" w:rsidDel="00C25905" w:rsidRDefault="00EF0F0E" w:rsidP="00EB196C">
            <w:pPr>
              <w:pStyle w:val="Table-Text"/>
              <w:rPr>
                <w:ins w:id="2613" w:author="Arnaud Dumont" w:date="2014-03-11T17:45:00Z"/>
                <w:del w:id="2614" w:author="Chris Wright" w:date="2014-06-16T13:46:00Z"/>
              </w:rPr>
            </w:pPr>
            <w:ins w:id="2615" w:author="Arnaud Dumont" w:date="2014-03-11T17:48:00Z">
              <w:del w:id="2616" w:author="Chris Wright" w:date="2014-06-16T13:46:00Z">
                <w:r w:rsidRPr="00EF0F0E" w:rsidDel="00C25905">
                  <w:delText>currentZoneGroupUsage</w:delText>
                </w:r>
              </w:del>
            </w:ins>
          </w:p>
        </w:tc>
        <w:tc>
          <w:tcPr>
            <w:tcW w:w="2175" w:type="dxa"/>
          </w:tcPr>
          <w:p w:rsidR="00EB196C" w:rsidDel="00C25905" w:rsidRDefault="00EB196C" w:rsidP="00EB196C">
            <w:pPr>
              <w:pStyle w:val="Table-Text"/>
              <w:rPr>
                <w:ins w:id="2617" w:author="Arnaud Dumont" w:date="2014-03-11T17:45:00Z"/>
                <w:del w:id="2618" w:author="Chris Wright" w:date="2014-06-16T13:46:00Z"/>
              </w:rPr>
            </w:pPr>
            <w:ins w:id="2619" w:author="Arnaud Dumont" w:date="2014-03-11T17:45:00Z">
              <w:del w:id="2620" w:author="Chris Wright" w:date="2014-06-16T13:46:00Z">
                <w:r w:rsidRPr="00142403" w:rsidDel="00C25905">
                  <w:delText>integer</w:delText>
                </w:r>
              </w:del>
            </w:ins>
          </w:p>
        </w:tc>
        <w:tc>
          <w:tcPr>
            <w:tcW w:w="3507" w:type="dxa"/>
          </w:tcPr>
          <w:p w:rsidR="00EB196C" w:rsidDel="00C25905" w:rsidRDefault="00EB196C" w:rsidP="00EB196C">
            <w:pPr>
              <w:pStyle w:val="Table-Text"/>
              <w:rPr>
                <w:ins w:id="2621" w:author="Arnaud Dumont" w:date="2014-03-11T17:45:00Z"/>
                <w:del w:id="2622" w:author="Chris Wright" w:date="2014-06-16T13:46:00Z"/>
              </w:rPr>
            </w:pPr>
            <w:ins w:id="2623" w:author="Arnaud Dumont" w:date="2014-03-11T17:45:00Z">
              <w:del w:id="2624" w:author="Chris Wright" w:date="2014-06-16T13:46:00Z">
                <w:r w:rsidDel="00C25905">
                  <w:delText>The current query usage of the zone group</w:delText>
                </w:r>
              </w:del>
            </w:ins>
          </w:p>
        </w:tc>
      </w:tr>
      <w:tr w:rsidR="00EB196C" w:rsidDel="00C25905" w:rsidTr="00EB196C">
        <w:trPr>
          <w:trHeight w:val="113"/>
          <w:tblHeader w:val="0"/>
          <w:ins w:id="2625" w:author="Arnaud Dumont" w:date="2014-03-11T17:45:00Z"/>
          <w:del w:id="2626" w:author="Chris Wright" w:date="2014-06-16T13:46:00Z"/>
        </w:trPr>
        <w:tc>
          <w:tcPr>
            <w:tcW w:w="2965" w:type="dxa"/>
          </w:tcPr>
          <w:p w:rsidR="00EB196C" w:rsidRPr="00142403" w:rsidDel="00C25905" w:rsidRDefault="00EF0F0E" w:rsidP="00EB196C">
            <w:pPr>
              <w:pStyle w:val="Table-Text"/>
              <w:rPr>
                <w:ins w:id="2627" w:author="Arnaud Dumont" w:date="2014-03-11T17:45:00Z"/>
                <w:del w:id="2628" w:author="Chris Wright" w:date="2014-06-16T13:46:00Z"/>
              </w:rPr>
            </w:pPr>
            <w:ins w:id="2629" w:author="Arnaud Dumont" w:date="2014-03-11T17:48:00Z">
              <w:del w:id="2630" w:author="Chris Wright" w:date="2014-06-16T13:46:00Z">
                <w:r w:rsidRPr="00EF0F0E" w:rsidDel="00C25905">
                  <w:delText>zoneGroupUsageLimit</w:delText>
                </w:r>
              </w:del>
            </w:ins>
          </w:p>
        </w:tc>
        <w:tc>
          <w:tcPr>
            <w:tcW w:w="2175" w:type="dxa"/>
          </w:tcPr>
          <w:p w:rsidR="00EB196C" w:rsidRPr="00142403" w:rsidDel="00C25905" w:rsidRDefault="00EB196C" w:rsidP="00EB196C">
            <w:pPr>
              <w:pStyle w:val="Table-Text"/>
              <w:rPr>
                <w:ins w:id="2631" w:author="Arnaud Dumont" w:date="2014-03-11T17:45:00Z"/>
                <w:del w:id="2632" w:author="Chris Wright" w:date="2014-06-16T13:46:00Z"/>
              </w:rPr>
            </w:pPr>
            <w:ins w:id="2633" w:author="Arnaud Dumont" w:date="2014-03-11T17:45:00Z">
              <w:del w:id="2634" w:author="Chris Wright" w:date="2014-06-16T13:46:00Z">
                <w:r w:rsidRPr="00142403" w:rsidDel="00C25905">
                  <w:delText>integer</w:delText>
                </w:r>
              </w:del>
            </w:ins>
          </w:p>
        </w:tc>
        <w:tc>
          <w:tcPr>
            <w:tcW w:w="3507" w:type="dxa"/>
          </w:tcPr>
          <w:p w:rsidR="00EB196C" w:rsidDel="00C25905" w:rsidRDefault="00EB196C" w:rsidP="00EB196C">
            <w:pPr>
              <w:pStyle w:val="Table-Text"/>
              <w:rPr>
                <w:ins w:id="2635" w:author="Arnaud Dumont" w:date="2014-03-11T17:45:00Z"/>
                <w:del w:id="2636" w:author="Chris Wright" w:date="2014-06-16T13:46:00Z"/>
              </w:rPr>
            </w:pPr>
            <w:ins w:id="2637" w:author="Arnaud Dumont" w:date="2014-03-11T17:45:00Z">
              <w:del w:id="2638" w:author="Chris Wright" w:date="2014-06-16T13:46:00Z">
                <w:r w:rsidDel="00C25905">
                  <w:delText>The query usage limit of the plan the zone group is linked to</w:delText>
                </w:r>
              </w:del>
            </w:ins>
          </w:p>
        </w:tc>
      </w:tr>
    </w:tbl>
    <w:p w:rsidR="00EB196C" w:rsidDel="00C25905" w:rsidRDefault="00EB196C" w:rsidP="00EB196C">
      <w:pPr>
        <w:rPr>
          <w:ins w:id="2639" w:author="Arnaud Dumont" w:date="2014-03-11T17:45:00Z"/>
          <w:del w:id="2640" w:author="Chris Wright" w:date="2014-06-16T13:46:00Z"/>
        </w:rPr>
      </w:pPr>
      <w:ins w:id="2641" w:author="Arnaud Dumont" w:date="2014-03-11T17:46:00Z">
        <w:del w:id="2642" w:author="Chris Wright" w:date="2014-06-16T13:46:00Z">
          <w:r w:rsidRPr="00EB196C" w:rsidDel="00C25905">
            <w:delText>OverLimitZoneGroupUsageMessageContents</w:delText>
          </w:r>
        </w:del>
      </w:ins>
      <w:ins w:id="2643" w:author="Arnaud Dumont" w:date="2014-03-11T17:45:00Z">
        <w:del w:id="2644"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Del="00C25905" w:rsidTr="00EB196C">
        <w:trPr>
          <w:tblHeader w:val="0"/>
          <w:ins w:id="2645" w:author="Arnaud Dumont" w:date="2014-03-11T17:45:00Z"/>
          <w:del w:id="2646" w:author="Chris Wright" w:date="2014-06-16T13:46:00Z"/>
        </w:trPr>
        <w:tc>
          <w:tcPr>
            <w:tcW w:w="2965" w:type="dxa"/>
            <w:shd w:val="clear" w:color="auto" w:fill="BFBFBF" w:themeFill="background1" w:themeFillShade="BF"/>
          </w:tcPr>
          <w:p w:rsidR="00EB196C" w:rsidDel="00C25905" w:rsidRDefault="00EB196C" w:rsidP="00EB196C">
            <w:pPr>
              <w:pStyle w:val="Table-Header"/>
              <w:rPr>
                <w:ins w:id="2647" w:author="Arnaud Dumont" w:date="2014-03-11T17:45:00Z"/>
                <w:del w:id="2648" w:author="Chris Wright" w:date="2014-06-16T13:46:00Z"/>
              </w:rPr>
            </w:pPr>
            <w:ins w:id="2649" w:author="Arnaud Dumont" w:date="2014-03-11T17:45:00Z">
              <w:del w:id="2650" w:author="Chris Wright" w:date="2014-06-16T13:46:00Z">
                <w:r w:rsidDel="00C25905">
                  <w:delText>Related message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651" w:author="Arnaud Dumont" w:date="2014-03-11T17:45:00Z"/>
                <w:del w:id="2652" w:author="Chris Wright" w:date="2014-06-16T13:46:00Z"/>
              </w:rPr>
            </w:pPr>
            <w:ins w:id="2653" w:author="Arnaud Dumont" w:date="2014-03-11T17:46:00Z">
              <w:del w:id="2654" w:author="Chris Wright" w:date="2014-06-16T13:46:00Z">
                <w:r w:rsidRPr="00EB196C" w:rsidDel="00C25905">
                  <w:rPr>
                    <w:b w:val="0"/>
                  </w:rPr>
                  <w:delText>overLimitZoneGroupUsage</w:delText>
                </w:r>
              </w:del>
            </w:ins>
          </w:p>
        </w:tc>
      </w:tr>
      <w:tr w:rsidR="00EB196C" w:rsidDel="00C25905" w:rsidTr="00EB196C">
        <w:trPr>
          <w:tblHeader w:val="0"/>
          <w:ins w:id="2655" w:author="Arnaud Dumont" w:date="2014-03-11T17:45:00Z"/>
          <w:del w:id="2656" w:author="Chris Wright" w:date="2014-06-16T13:46:00Z"/>
        </w:trPr>
        <w:tc>
          <w:tcPr>
            <w:tcW w:w="2965" w:type="dxa"/>
            <w:shd w:val="clear" w:color="auto" w:fill="BFBFBF" w:themeFill="background1" w:themeFillShade="BF"/>
          </w:tcPr>
          <w:p w:rsidR="00EB196C" w:rsidDel="00C25905" w:rsidRDefault="00EB196C" w:rsidP="00EB196C">
            <w:pPr>
              <w:pStyle w:val="Table-Header"/>
              <w:rPr>
                <w:ins w:id="2657" w:author="Arnaud Dumont" w:date="2014-03-11T17:45:00Z"/>
                <w:del w:id="2658" w:author="Chris Wright" w:date="2014-06-16T13:46:00Z"/>
              </w:rPr>
            </w:pPr>
            <w:ins w:id="2659" w:author="Arnaud Dumont" w:date="2014-03-11T17:45:00Z">
              <w:del w:id="2660" w:author="Chris Wright" w:date="2014-06-16T13:46:00Z">
                <w:r w:rsidDel="00C25905">
                  <w:delText>Related object’s nature</w:delText>
                </w:r>
              </w:del>
            </w:ins>
          </w:p>
        </w:tc>
        <w:tc>
          <w:tcPr>
            <w:tcW w:w="5682" w:type="dxa"/>
            <w:gridSpan w:val="2"/>
            <w:shd w:val="clear" w:color="auto" w:fill="BFBFBF" w:themeFill="background1" w:themeFillShade="BF"/>
          </w:tcPr>
          <w:p w:rsidR="00EB196C" w:rsidRPr="00791AEC" w:rsidDel="00C25905" w:rsidRDefault="00EB196C" w:rsidP="00EB196C">
            <w:pPr>
              <w:pStyle w:val="Table-Header"/>
              <w:rPr>
                <w:ins w:id="2661" w:author="Arnaud Dumont" w:date="2014-03-11T17:45:00Z"/>
                <w:del w:id="2662" w:author="Chris Wright" w:date="2014-06-16T13:46:00Z"/>
                <w:b w:val="0"/>
              </w:rPr>
            </w:pPr>
            <w:ins w:id="2663" w:author="Arnaud Dumont" w:date="2014-03-11T17:45:00Z">
              <w:del w:id="2664" w:author="Chris Wright" w:date="2014-06-16T13:46:00Z">
                <w:r w:rsidDel="00C25905">
                  <w:rPr>
                    <w:b w:val="0"/>
                  </w:rPr>
                  <w:delText>Zone group</w:delText>
                </w:r>
              </w:del>
            </w:ins>
          </w:p>
        </w:tc>
      </w:tr>
      <w:tr w:rsidR="00EB196C" w:rsidDel="00C25905" w:rsidTr="00EB196C">
        <w:trPr>
          <w:tblHeader w:val="0"/>
          <w:ins w:id="2665" w:author="Arnaud Dumont" w:date="2014-03-11T17:45:00Z"/>
          <w:del w:id="2666" w:author="Chris Wright" w:date="2014-06-16T13:46:00Z"/>
        </w:trPr>
        <w:tc>
          <w:tcPr>
            <w:tcW w:w="2965" w:type="dxa"/>
            <w:shd w:val="clear" w:color="auto" w:fill="BFBFBF" w:themeFill="background1" w:themeFillShade="BF"/>
          </w:tcPr>
          <w:p w:rsidR="00EB196C" w:rsidDel="00C25905" w:rsidRDefault="00EB196C" w:rsidP="00EB196C">
            <w:pPr>
              <w:pStyle w:val="Table-Header"/>
              <w:rPr>
                <w:ins w:id="2667" w:author="Arnaud Dumont" w:date="2014-03-11T17:45:00Z"/>
                <w:del w:id="2668" w:author="Chris Wright" w:date="2014-06-16T13:46:00Z"/>
              </w:rPr>
            </w:pPr>
            <w:ins w:id="2669" w:author="Arnaud Dumont" w:date="2014-03-11T17:45:00Z">
              <w:del w:id="2670" w:author="Chris Wright" w:date="2014-06-16T13:46:00Z">
                <w:r w:rsidDel="00C25905">
                  <w:delText>RelatedObjectId field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671" w:author="Arnaud Dumont" w:date="2014-03-11T17:45:00Z"/>
                <w:del w:id="2672" w:author="Chris Wright" w:date="2014-06-16T13:46:00Z"/>
                <w:b w:val="0"/>
              </w:rPr>
            </w:pPr>
            <w:ins w:id="2673" w:author="Arnaud Dumont" w:date="2014-03-11T17:45:00Z">
              <w:del w:id="2674" w:author="Chris Wright" w:date="2014-06-16T13:46:00Z">
                <w:r w:rsidDel="00C25905">
                  <w:rPr>
                    <w:b w:val="0"/>
                  </w:rPr>
                  <w:delText>string</w:delText>
                </w:r>
              </w:del>
            </w:ins>
          </w:p>
        </w:tc>
      </w:tr>
      <w:tr w:rsidR="00EB196C" w:rsidDel="00C25905" w:rsidTr="00EB196C">
        <w:trPr>
          <w:tblHeader w:val="0"/>
          <w:ins w:id="2675" w:author="Arnaud Dumont" w:date="2014-03-11T17:45:00Z"/>
          <w:del w:id="2676" w:author="Chris Wright" w:date="2014-06-16T13:46:00Z"/>
        </w:trPr>
        <w:tc>
          <w:tcPr>
            <w:tcW w:w="2965" w:type="dxa"/>
            <w:shd w:val="clear" w:color="auto" w:fill="BFBFBF" w:themeFill="background1" w:themeFillShade="BF"/>
          </w:tcPr>
          <w:p w:rsidR="00EB196C" w:rsidRPr="00F21C35" w:rsidDel="00C25905" w:rsidRDefault="00EB196C" w:rsidP="00EB196C">
            <w:pPr>
              <w:pStyle w:val="Table-Header"/>
              <w:rPr>
                <w:ins w:id="2677" w:author="Arnaud Dumont" w:date="2014-03-11T17:45:00Z"/>
                <w:del w:id="2678" w:author="Chris Wright" w:date="2014-06-16T13:46:00Z"/>
                <w:b w:val="0"/>
              </w:rPr>
            </w:pPr>
            <w:ins w:id="2679" w:author="Arnaud Dumont" w:date="2014-03-11T17:45:00Z">
              <w:del w:id="2680" w:author="Chris Wright" w:date="2014-06-16T13:46:00Z">
                <w:r w:rsidDel="00C25905">
                  <w:delText>Description</w:delText>
                </w:r>
              </w:del>
            </w:ins>
          </w:p>
        </w:tc>
        <w:tc>
          <w:tcPr>
            <w:tcW w:w="5682" w:type="dxa"/>
            <w:gridSpan w:val="2"/>
            <w:shd w:val="clear" w:color="auto" w:fill="BFBFBF" w:themeFill="background1" w:themeFillShade="BF"/>
          </w:tcPr>
          <w:p w:rsidR="00EB196C" w:rsidRPr="00F21C35" w:rsidDel="00C25905" w:rsidRDefault="00EB196C" w:rsidP="00EB196C">
            <w:pPr>
              <w:pStyle w:val="Table-Header"/>
              <w:rPr>
                <w:ins w:id="2681" w:author="Arnaud Dumont" w:date="2014-03-11T17:45:00Z"/>
                <w:del w:id="2682" w:author="Chris Wright" w:date="2014-06-16T13:46:00Z"/>
                <w:b w:val="0"/>
              </w:rPr>
            </w:pPr>
            <w:ins w:id="2683" w:author="Arnaud Dumont" w:date="2014-03-11T17:45:00Z">
              <w:del w:id="2684" w:author="Chris Wright" w:date="2014-06-16T13:46:00Z">
                <w:r w:rsidDel="00C25905">
                  <w:rPr>
                    <w:b w:val="0"/>
                  </w:rPr>
                  <w:delText>R</w:delText>
                </w:r>
                <w:r w:rsidRPr="00EC18F5" w:rsidDel="00C25905">
                  <w:rPr>
                    <w:b w:val="0"/>
                  </w:rPr>
                  <w:delText xml:space="preserve">eceived when </w:delText>
                </w:r>
                <w:r w:rsidDel="00C25905">
                  <w:rPr>
                    <w:b w:val="0"/>
                  </w:rPr>
                  <w:delText xml:space="preserve">the query usage of the zones of a zone group </w:delText>
                </w:r>
              </w:del>
            </w:ins>
            <w:ins w:id="2685" w:author="Arnaud Dumont" w:date="2014-03-11T17:46:00Z">
              <w:del w:id="2686" w:author="Chris Wright" w:date="2014-06-16T13:46:00Z">
                <w:r w:rsidDel="00C25905">
                  <w:rPr>
                    <w:b w:val="0"/>
                  </w:rPr>
                  <w:delText>has exceeded the query usage limit of the plan it is linked to</w:delText>
                </w:r>
              </w:del>
            </w:ins>
          </w:p>
        </w:tc>
      </w:tr>
      <w:tr w:rsidR="00EB196C" w:rsidDel="00C25905" w:rsidTr="00EB196C">
        <w:trPr>
          <w:tblHeader w:val="0"/>
          <w:ins w:id="2687" w:author="Arnaud Dumont" w:date="2014-03-11T17:45:00Z"/>
          <w:del w:id="2688" w:author="Chris Wright" w:date="2014-06-16T13:46:00Z"/>
        </w:trPr>
        <w:tc>
          <w:tcPr>
            <w:tcW w:w="2965" w:type="dxa"/>
            <w:shd w:val="clear" w:color="auto" w:fill="BFBFBF" w:themeFill="background1" w:themeFillShade="BF"/>
          </w:tcPr>
          <w:p w:rsidR="00EB196C" w:rsidRPr="00750051" w:rsidDel="00C25905" w:rsidRDefault="00EB196C" w:rsidP="00EB196C">
            <w:pPr>
              <w:pStyle w:val="Table-Header"/>
              <w:rPr>
                <w:ins w:id="2689" w:author="Arnaud Dumont" w:date="2014-03-11T17:45:00Z"/>
                <w:del w:id="2690" w:author="Chris Wright" w:date="2014-06-16T13:46:00Z"/>
              </w:rPr>
            </w:pPr>
            <w:ins w:id="2691" w:author="Arnaud Dumont" w:date="2014-03-11T17:45:00Z">
              <w:del w:id="2692" w:author="Chris Wright" w:date="2014-06-16T13:46:00Z">
                <w:r w:rsidDel="00C25905">
                  <w:delText>Field Name</w:delText>
                </w:r>
              </w:del>
            </w:ins>
          </w:p>
        </w:tc>
        <w:tc>
          <w:tcPr>
            <w:tcW w:w="2175" w:type="dxa"/>
            <w:shd w:val="clear" w:color="auto" w:fill="BFBFBF" w:themeFill="background1" w:themeFillShade="BF"/>
          </w:tcPr>
          <w:p w:rsidR="00EB196C" w:rsidDel="00C25905" w:rsidRDefault="00EB196C" w:rsidP="00EB196C">
            <w:pPr>
              <w:pStyle w:val="Table-Header"/>
              <w:rPr>
                <w:ins w:id="2693" w:author="Arnaud Dumont" w:date="2014-03-11T17:45:00Z"/>
                <w:del w:id="2694" w:author="Chris Wright" w:date="2014-06-16T13:46:00Z"/>
              </w:rPr>
            </w:pPr>
            <w:ins w:id="2695" w:author="Arnaud Dumont" w:date="2014-03-11T17:45:00Z">
              <w:del w:id="2696" w:author="Chris Wright" w:date="2014-06-16T13:46:00Z">
                <w:r w:rsidDel="00C25905">
                  <w:delText>Type</w:delText>
                </w:r>
              </w:del>
            </w:ins>
          </w:p>
        </w:tc>
        <w:tc>
          <w:tcPr>
            <w:tcW w:w="3507" w:type="dxa"/>
            <w:shd w:val="clear" w:color="auto" w:fill="BFBFBF" w:themeFill="background1" w:themeFillShade="BF"/>
          </w:tcPr>
          <w:p w:rsidR="00EB196C" w:rsidDel="00C25905" w:rsidRDefault="00EB196C" w:rsidP="00EB196C">
            <w:pPr>
              <w:pStyle w:val="Table-Header"/>
              <w:rPr>
                <w:ins w:id="2697" w:author="Arnaud Dumont" w:date="2014-03-11T17:45:00Z"/>
                <w:del w:id="2698" w:author="Chris Wright" w:date="2014-06-16T13:46:00Z"/>
              </w:rPr>
            </w:pPr>
            <w:ins w:id="2699" w:author="Arnaud Dumont" w:date="2014-03-11T17:45:00Z">
              <w:del w:id="2700" w:author="Chris Wright" w:date="2014-06-16T13:46:00Z">
                <w:r w:rsidDel="00C25905">
                  <w:delText>Description</w:delText>
                </w:r>
              </w:del>
            </w:ins>
          </w:p>
        </w:tc>
      </w:tr>
      <w:tr w:rsidR="00EB196C" w:rsidDel="00C25905" w:rsidTr="00EB196C">
        <w:trPr>
          <w:trHeight w:val="113"/>
          <w:tblHeader w:val="0"/>
          <w:ins w:id="2701" w:author="Arnaud Dumont" w:date="2014-03-11T17:45:00Z"/>
          <w:del w:id="2702" w:author="Chris Wright" w:date="2014-06-16T13:46:00Z"/>
        </w:trPr>
        <w:tc>
          <w:tcPr>
            <w:tcW w:w="2965" w:type="dxa"/>
          </w:tcPr>
          <w:p w:rsidR="00EB196C" w:rsidDel="00C25905" w:rsidRDefault="00EB196C" w:rsidP="00EB196C">
            <w:pPr>
              <w:pStyle w:val="Table-Text"/>
              <w:rPr>
                <w:ins w:id="2703" w:author="Arnaud Dumont" w:date="2014-03-11T17:45:00Z"/>
                <w:del w:id="2704" w:author="Chris Wright" w:date="2014-06-16T13:46:00Z"/>
              </w:rPr>
            </w:pPr>
            <w:ins w:id="2705" w:author="Arnaud Dumont" w:date="2014-03-11T17:45:00Z">
              <w:del w:id="2706" w:author="Chris Wright" w:date="2014-06-16T13:46:00Z">
                <w:r w:rsidDel="00C25905">
                  <w:delText>zoneGroup</w:delText>
                </w:r>
              </w:del>
            </w:ins>
          </w:p>
        </w:tc>
        <w:tc>
          <w:tcPr>
            <w:tcW w:w="2175" w:type="dxa"/>
          </w:tcPr>
          <w:p w:rsidR="00EB196C" w:rsidDel="00C25905" w:rsidRDefault="00EB196C" w:rsidP="00EB196C">
            <w:pPr>
              <w:pStyle w:val="Table-Text"/>
              <w:rPr>
                <w:ins w:id="2707" w:author="Arnaud Dumont" w:date="2014-03-11T17:45:00Z"/>
                <w:del w:id="2708" w:author="Chris Wright" w:date="2014-06-16T13:46:00Z"/>
              </w:rPr>
            </w:pPr>
            <w:ins w:id="2709" w:author="Arnaud Dumont" w:date="2014-03-11T17:45:00Z">
              <w:del w:id="2710" w:author="Chris Wright" w:date="2014-06-16T13:46:00Z">
                <w:r w:rsidDel="00C25905">
                  <w:delText>string</w:delText>
                </w:r>
              </w:del>
            </w:ins>
          </w:p>
        </w:tc>
        <w:tc>
          <w:tcPr>
            <w:tcW w:w="3507" w:type="dxa"/>
          </w:tcPr>
          <w:p w:rsidR="00EB196C" w:rsidDel="00C25905" w:rsidRDefault="00EB196C" w:rsidP="00EB196C">
            <w:pPr>
              <w:pStyle w:val="Table-Text"/>
              <w:rPr>
                <w:ins w:id="2711" w:author="Arnaud Dumont" w:date="2014-03-11T17:45:00Z"/>
                <w:del w:id="2712" w:author="Chris Wright" w:date="2014-06-16T13:46:00Z"/>
              </w:rPr>
            </w:pPr>
            <w:ins w:id="2713" w:author="Arnaud Dumont" w:date="2014-03-11T17:45:00Z">
              <w:del w:id="2714" w:author="Chris Wright" w:date="2014-06-16T13:46:00Z">
                <w:r w:rsidDel="00C25905">
                  <w:delText>The name of the related zone group</w:delText>
                </w:r>
              </w:del>
            </w:ins>
          </w:p>
        </w:tc>
      </w:tr>
      <w:tr w:rsidR="00EB196C" w:rsidDel="00C25905" w:rsidTr="00EB196C">
        <w:trPr>
          <w:trHeight w:val="113"/>
          <w:tblHeader w:val="0"/>
          <w:ins w:id="2715" w:author="Arnaud Dumont" w:date="2014-03-11T17:45:00Z"/>
          <w:del w:id="2716" w:author="Chris Wright" w:date="2014-06-16T13:46:00Z"/>
        </w:trPr>
        <w:tc>
          <w:tcPr>
            <w:tcW w:w="2965" w:type="dxa"/>
          </w:tcPr>
          <w:p w:rsidR="00EB196C" w:rsidDel="00C25905" w:rsidRDefault="00EF0F0E" w:rsidP="00EB196C">
            <w:pPr>
              <w:pStyle w:val="Table-Text"/>
              <w:rPr>
                <w:ins w:id="2717" w:author="Arnaud Dumont" w:date="2014-03-11T17:45:00Z"/>
                <w:del w:id="2718" w:author="Chris Wright" w:date="2014-06-16T13:46:00Z"/>
              </w:rPr>
            </w:pPr>
            <w:ins w:id="2719" w:author="Arnaud Dumont" w:date="2014-03-11T17:48:00Z">
              <w:del w:id="2720" w:author="Chris Wright" w:date="2014-06-16T13:46:00Z">
                <w:r w:rsidRPr="00EF0F0E" w:rsidDel="00C25905">
                  <w:delText>currentZoneGroupUsage</w:delText>
                </w:r>
              </w:del>
            </w:ins>
          </w:p>
        </w:tc>
        <w:tc>
          <w:tcPr>
            <w:tcW w:w="2175" w:type="dxa"/>
          </w:tcPr>
          <w:p w:rsidR="00EB196C" w:rsidDel="00C25905" w:rsidRDefault="00EB196C" w:rsidP="00EB196C">
            <w:pPr>
              <w:pStyle w:val="Table-Text"/>
              <w:rPr>
                <w:ins w:id="2721" w:author="Arnaud Dumont" w:date="2014-03-11T17:45:00Z"/>
                <w:del w:id="2722" w:author="Chris Wright" w:date="2014-06-16T13:46:00Z"/>
              </w:rPr>
            </w:pPr>
            <w:ins w:id="2723" w:author="Arnaud Dumont" w:date="2014-03-11T17:45:00Z">
              <w:del w:id="2724" w:author="Chris Wright" w:date="2014-06-16T13:46:00Z">
                <w:r w:rsidRPr="00142403" w:rsidDel="00C25905">
                  <w:delText>integer</w:delText>
                </w:r>
              </w:del>
            </w:ins>
          </w:p>
        </w:tc>
        <w:tc>
          <w:tcPr>
            <w:tcW w:w="3507" w:type="dxa"/>
          </w:tcPr>
          <w:p w:rsidR="00EB196C" w:rsidDel="00C25905" w:rsidRDefault="00EB196C" w:rsidP="00EB196C">
            <w:pPr>
              <w:pStyle w:val="Table-Text"/>
              <w:rPr>
                <w:ins w:id="2725" w:author="Arnaud Dumont" w:date="2014-03-11T17:45:00Z"/>
                <w:del w:id="2726" w:author="Chris Wright" w:date="2014-06-16T13:46:00Z"/>
              </w:rPr>
            </w:pPr>
            <w:ins w:id="2727" w:author="Arnaud Dumont" w:date="2014-03-11T17:45:00Z">
              <w:del w:id="2728" w:author="Chris Wright" w:date="2014-06-16T13:46:00Z">
                <w:r w:rsidDel="00C25905">
                  <w:delText>The current query usage of the zone group</w:delText>
                </w:r>
              </w:del>
            </w:ins>
          </w:p>
        </w:tc>
      </w:tr>
      <w:tr w:rsidR="00EB196C" w:rsidDel="00C25905" w:rsidTr="00EB196C">
        <w:trPr>
          <w:trHeight w:val="113"/>
          <w:tblHeader w:val="0"/>
          <w:ins w:id="2729" w:author="Arnaud Dumont" w:date="2014-03-11T17:45:00Z"/>
          <w:del w:id="2730" w:author="Chris Wright" w:date="2014-06-16T13:46:00Z"/>
        </w:trPr>
        <w:tc>
          <w:tcPr>
            <w:tcW w:w="2965" w:type="dxa"/>
          </w:tcPr>
          <w:p w:rsidR="00EB196C" w:rsidRPr="00142403" w:rsidDel="00C25905" w:rsidRDefault="00EF0F0E" w:rsidP="00EB196C">
            <w:pPr>
              <w:pStyle w:val="Table-Text"/>
              <w:rPr>
                <w:ins w:id="2731" w:author="Arnaud Dumont" w:date="2014-03-11T17:45:00Z"/>
                <w:del w:id="2732" w:author="Chris Wright" w:date="2014-06-16T13:46:00Z"/>
              </w:rPr>
            </w:pPr>
            <w:ins w:id="2733" w:author="Arnaud Dumont" w:date="2014-03-11T17:48:00Z">
              <w:del w:id="2734" w:author="Chris Wright" w:date="2014-06-16T13:46:00Z">
                <w:r w:rsidRPr="00EF0F0E" w:rsidDel="00C25905">
                  <w:delText>zoneGroupUsageLimit</w:delText>
                </w:r>
              </w:del>
            </w:ins>
          </w:p>
        </w:tc>
        <w:tc>
          <w:tcPr>
            <w:tcW w:w="2175" w:type="dxa"/>
          </w:tcPr>
          <w:p w:rsidR="00EB196C" w:rsidRPr="00142403" w:rsidDel="00C25905" w:rsidRDefault="00EB196C" w:rsidP="00EB196C">
            <w:pPr>
              <w:pStyle w:val="Table-Text"/>
              <w:rPr>
                <w:ins w:id="2735" w:author="Arnaud Dumont" w:date="2014-03-11T17:45:00Z"/>
                <w:del w:id="2736" w:author="Chris Wright" w:date="2014-06-16T13:46:00Z"/>
              </w:rPr>
            </w:pPr>
            <w:ins w:id="2737" w:author="Arnaud Dumont" w:date="2014-03-11T17:45:00Z">
              <w:del w:id="2738" w:author="Chris Wright" w:date="2014-06-16T13:46:00Z">
                <w:r w:rsidRPr="00142403" w:rsidDel="00C25905">
                  <w:delText>integer</w:delText>
                </w:r>
              </w:del>
            </w:ins>
          </w:p>
        </w:tc>
        <w:tc>
          <w:tcPr>
            <w:tcW w:w="3507" w:type="dxa"/>
          </w:tcPr>
          <w:p w:rsidR="00EB196C" w:rsidDel="00C25905" w:rsidRDefault="00EB196C" w:rsidP="00EB196C">
            <w:pPr>
              <w:pStyle w:val="Table-Text"/>
              <w:rPr>
                <w:ins w:id="2739" w:author="Arnaud Dumont" w:date="2014-03-11T17:45:00Z"/>
                <w:del w:id="2740" w:author="Chris Wright" w:date="2014-06-16T13:46:00Z"/>
              </w:rPr>
            </w:pPr>
            <w:ins w:id="2741" w:author="Arnaud Dumont" w:date="2014-03-11T17:45:00Z">
              <w:del w:id="2742" w:author="Chris Wright" w:date="2014-06-16T13:46:00Z">
                <w:r w:rsidDel="00C25905">
                  <w:delText>The query usage limit of the plan the zone group is linked to</w:delText>
                </w:r>
              </w:del>
            </w:ins>
          </w:p>
        </w:tc>
      </w:tr>
    </w:tbl>
    <w:p w:rsidR="00DE117E" w:rsidRDefault="00DE117E" w:rsidP="00DE117E">
      <w:pPr>
        <w:pStyle w:val="Heading3"/>
        <w:rPr>
          <w:ins w:id="2743" w:author="Arnaud Dumont" w:date="2014-02-24T15:06:00Z"/>
        </w:rPr>
      </w:pPr>
      <w:ins w:id="2744" w:author="Arnaud Dumont" w:date="2014-02-24T15:06:00Z">
        <w:r>
          <w:t>Example</w:t>
        </w:r>
      </w:ins>
    </w:p>
    <w:p w:rsidR="00DE117E" w:rsidRDefault="00277AF7" w:rsidP="00DE117E">
      <w:pPr>
        <w:rPr>
          <w:ins w:id="2745" w:author="Arnaud Dumont" w:date="2014-02-24T15:06:00Z"/>
        </w:rPr>
      </w:pPr>
      <w:ins w:id="2746" w:author="Arnaud Dumont" w:date="2014-02-24T15:06:00Z">
        <w:r>
          <w:t>Below is an example of a</w:t>
        </w:r>
      </w:ins>
      <w:ins w:id="2747" w:author="Arnaud Dumont" w:date="2014-02-24T15:28:00Z">
        <w:r>
          <w:t xml:space="preserve"> message poll </w:t>
        </w:r>
      </w:ins>
      <w:ins w:id="2748" w:author="Arnaud Dumont" w:date="2014-02-24T15:06:00Z">
        <w:r w:rsidR="00DE117E">
          <w:t>command request and response:</w:t>
        </w:r>
      </w:ins>
    </w:p>
    <w:p w:rsidR="00DE117E" w:rsidRDefault="00DE117E" w:rsidP="00DE117E">
      <w:pPr>
        <w:rPr>
          <w:ins w:id="2749" w:author="Arnaud Dumont" w:date="2014-02-24T15:06:00Z"/>
        </w:rPr>
      </w:pPr>
      <w:ins w:id="2750" w:author="Arnaud Dumont" w:date="2014-02-24T15:06:00Z">
        <w:r>
          <w:t>Request:</w:t>
        </w:r>
      </w:ins>
    </w:p>
    <w:p w:rsidR="00DE117E" w:rsidRDefault="00DE117E" w:rsidP="00DE117E">
      <w:pPr>
        <w:pStyle w:val="Code"/>
        <w:rPr>
          <w:ins w:id="2751" w:author="Arnaud Dumont" w:date="2014-02-24T15:06:00Z"/>
        </w:rPr>
      </w:pPr>
      <w:ins w:id="2752" w:author="Arnaud Dumont" w:date="2014-02-24T15:06:00Z">
        <w:r>
          <w:t>GET /</w:t>
        </w:r>
      </w:ins>
      <w:ins w:id="2753" w:author="Arnaud Dumont" w:date="2014-02-24T15:28:00Z">
        <w:r w:rsidR="00277AF7">
          <w:t>messages</w:t>
        </w:r>
        <w:del w:id="2754" w:author="Chris Wright" w:date="2014-06-16T14:06:00Z">
          <w:r w:rsidR="00277AF7" w:rsidDel="00C2715E">
            <w:delText>/?</w:delText>
          </w:r>
        </w:del>
      </w:ins>
      <w:ins w:id="2755" w:author="Arnaud Dumont" w:date="2014-02-24T15:29:00Z">
        <w:del w:id="2756" w:author="Chris Wright" w:date="2014-06-16T14:06:00Z">
          <w:r w:rsidR="00277AF7" w:rsidRPr="00DE117E" w:rsidDel="00C2715E">
            <w:delText>searchMessageType</w:delText>
          </w:r>
          <w:r w:rsidR="00277AF7" w:rsidDel="00C2715E">
            <w:delText>=</w:delText>
          </w:r>
          <w:r w:rsidR="00277AF7" w:rsidRPr="00277AF7" w:rsidDel="00C2715E">
            <w:delText>zoneDNSSECSigningCompleted</w:delText>
          </w:r>
        </w:del>
      </w:ins>
      <w:ins w:id="2757" w:author="Chris Wright" w:date="2014-06-16T14:06:00Z">
        <w:r w:rsidR="00C2715E">
          <w:t>/poll</w:t>
        </w:r>
      </w:ins>
      <w:ins w:id="2758" w:author="Arnaud Dumont" w:date="2014-02-24T15:06:00Z">
        <w:r>
          <w:t xml:space="preserve"> HTTP/1.1</w:t>
        </w:r>
      </w:ins>
    </w:p>
    <w:p w:rsidR="00DE117E" w:rsidRDefault="00DE117E" w:rsidP="00DE117E">
      <w:pPr>
        <w:pStyle w:val="Code"/>
        <w:rPr>
          <w:ins w:id="2759" w:author="Arnaud Dumont" w:date="2014-02-24T15:06:00Z"/>
        </w:rPr>
      </w:pPr>
      <w:ins w:id="2760" w:author="Arnaud Dumont" w:date="2014-02-24T15:06:00Z">
        <w:r>
          <w:t>Client-Transaction-Id: 2049ee97-0940-4451-84bb-aedc31dee86c</w:t>
        </w:r>
      </w:ins>
    </w:p>
    <w:p w:rsidR="00DE117E" w:rsidRDefault="00DE117E" w:rsidP="00DE117E">
      <w:pPr>
        <w:pStyle w:val="Code"/>
        <w:rPr>
          <w:ins w:id="2761" w:author="Arnaud Dumont" w:date="2014-02-24T15:06:00Z"/>
        </w:rPr>
      </w:pPr>
      <w:ins w:id="2762" w:author="Arnaud Dumont" w:date="2014-02-24T15:06:00Z">
        <w:r>
          <w:t>Accept: application/json</w:t>
        </w:r>
      </w:ins>
    </w:p>
    <w:p w:rsidR="00DE117E" w:rsidRDefault="00DE117E" w:rsidP="00DE117E">
      <w:pPr>
        <w:pStyle w:val="Code"/>
        <w:rPr>
          <w:ins w:id="2763" w:author="Arnaud Dumont" w:date="2014-02-24T15:06:00Z"/>
        </w:rPr>
      </w:pPr>
      <w:ins w:id="2764" w:author="Arnaud Dumont" w:date="2014-02-24T15:06:00Z">
        <w:r>
          <w:t>User-Agent: Jersey/2.2 (Apache HttpClient 4.2.5)</w:t>
        </w:r>
      </w:ins>
    </w:p>
    <w:p w:rsidR="00DE117E" w:rsidRDefault="00DE117E" w:rsidP="00DE117E">
      <w:pPr>
        <w:pStyle w:val="Code"/>
        <w:rPr>
          <w:ins w:id="2765" w:author="Arnaud Dumont" w:date="2014-02-24T15:06:00Z"/>
        </w:rPr>
      </w:pPr>
      <w:ins w:id="2766" w:author="Arnaud Dumont" w:date="2014-02-24T15:06:00Z">
        <w:r>
          <w:t>Host: api.discoverydns.com</w:t>
        </w:r>
      </w:ins>
    </w:p>
    <w:p w:rsidR="00DE117E" w:rsidRDefault="00DE117E" w:rsidP="00DE117E">
      <w:pPr>
        <w:pStyle w:val="Code"/>
        <w:rPr>
          <w:ins w:id="2767" w:author="Arnaud Dumont" w:date="2014-02-24T15:06:00Z"/>
        </w:rPr>
      </w:pPr>
      <w:ins w:id="2768" w:author="Arnaud Dumont" w:date="2014-02-24T15:06:00Z">
        <w:r>
          <w:t>Connection: Keep-Alive</w:t>
        </w:r>
      </w:ins>
    </w:p>
    <w:p w:rsidR="00DE117E" w:rsidRPr="00C45DEE" w:rsidRDefault="00DE117E" w:rsidP="00DE117E">
      <w:pPr>
        <w:pStyle w:val="Code"/>
        <w:rPr>
          <w:ins w:id="2769" w:author="Arnaud Dumont" w:date="2014-02-24T15:06:00Z"/>
        </w:rPr>
      </w:pPr>
    </w:p>
    <w:p w:rsidR="00DE117E" w:rsidRDefault="00DE117E" w:rsidP="00DE117E">
      <w:pPr>
        <w:rPr>
          <w:ins w:id="2770" w:author="Arnaud Dumont" w:date="2014-02-24T15:06:00Z"/>
        </w:rPr>
      </w:pPr>
      <w:ins w:id="2771" w:author="Arnaud Dumont" w:date="2014-02-24T15:06:00Z">
        <w:r>
          <w:t>Response:</w:t>
        </w:r>
      </w:ins>
    </w:p>
    <w:p w:rsidR="00DE117E" w:rsidRDefault="00DE117E" w:rsidP="00DE117E">
      <w:pPr>
        <w:pStyle w:val="Code"/>
        <w:rPr>
          <w:ins w:id="2772" w:author="Arnaud Dumont" w:date="2014-02-24T15:06:00Z"/>
        </w:rPr>
      </w:pPr>
      <w:ins w:id="2773" w:author="Arnaud Dumont" w:date="2014-02-24T15:06:00Z">
        <w:r>
          <w:t>HTTP/1.1 200 OK</w:t>
        </w:r>
      </w:ins>
    </w:p>
    <w:p w:rsidR="00DE117E" w:rsidRDefault="00DE117E" w:rsidP="00DE117E">
      <w:pPr>
        <w:pStyle w:val="Code"/>
        <w:rPr>
          <w:ins w:id="2774" w:author="Arnaud Dumont" w:date="2014-02-24T15:06:00Z"/>
        </w:rPr>
      </w:pPr>
      <w:ins w:id="2775" w:author="Arnaud Dumont" w:date="2014-02-24T15:06:00Z">
        <w:r>
          <w:t>Content-Type: application/json</w:t>
        </w:r>
      </w:ins>
    </w:p>
    <w:p w:rsidR="00DE117E" w:rsidDel="00C2715E" w:rsidRDefault="00DE117E" w:rsidP="00DE117E">
      <w:pPr>
        <w:pStyle w:val="Code"/>
        <w:rPr>
          <w:ins w:id="2776" w:author="Arnaud Dumont" w:date="2014-02-24T15:06:00Z"/>
          <w:del w:id="2777" w:author="Chris Wright" w:date="2014-06-16T14:08:00Z"/>
        </w:rPr>
      </w:pPr>
      <w:ins w:id="2778" w:author="Arnaud Dumont" w:date="2014-02-24T15:06:00Z">
        <w:del w:id="2779" w:author="Chris Wright" w:date="2014-06-16T14:08:00Z">
          <w:r w:rsidDel="00C2715E">
            <w:delText>Last-Modified: Sun, 06 Oct 2013 14:39:22 GMT</w:delText>
          </w:r>
        </w:del>
      </w:ins>
    </w:p>
    <w:p w:rsidR="00DE117E" w:rsidDel="00C2715E" w:rsidRDefault="00DE117E" w:rsidP="00DE117E">
      <w:pPr>
        <w:pStyle w:val="Code"/>
        <w:rPr>
          <w:ins w:id="2780" w:author="Arnaud Dumont" w:date="2014-02-24T15:06:00Z"/>
          <w:del w:id="2781" w:author="Chris Wright" w:date="2014-06-16T14:08:00Z"/>
        </w:rPr>
      </w:pPr>
      <w:ins w:id="2782" w:author="Arnaud Dumont" w:date="2014-02-24T15:06:00Z">
        <w:del w:id="2783" w:author="Chris Wright" w:date="2014-06-16T14:08:00Z">
          <w:r w:rsidDel="00C2715E">
            <w:delText>ETag: "0"</w:delText>
          </w:r>
        </w:del>
      </w:ins>
    </w:p>
    <w:p w:rsidR="00DE117E" w:rsidRDefault="00DE117E" w:rsidP="00DE117E">
      <w:pPr>
        <w:pStyle w:val="Code"/>
        <w:rPr>
          <w:ins w:id="2784" w:author="Arnaud Dumont" w:date="2014-02-24T15:06:00Z"/>
        </w:rPr>
      </w:pPr>
      <w:ins w:id="2785" w:author="Arnaud Dumont" w:date="2014-02-24T15:06:00Z">
        <w:r>
          <w:t>Cache-Control: private, no-transform, max-age=30</w:t>
        </w:r>
      </w:ins>
    </w:p>
    <w:p w:rsidR="00DE117E" w:rsidRDefault="00DE117E" w:rsidP="00DE117E">
      <w:pPr>
        <w:pStyle w:val="Code"/>
        <w:rPr>
          <w:ins w:id="2786" w:author="Arnaud Dumont" w:date="2014-02-24T15:06:00Z"/>
        </w:rPr>
      </w:pPr>
      <w:ins w:id="2787" w:author="Arnaud Dumont" w:date="2014-02-24T15:06:00Z">
        <w:r>
          <w:t>Date: Sun, 06 Oct 2013 14:39:22 GMT</w:t>
        </w:r>
      </w:ins>
    </w:p>
    <w:p w:rsidR="00DE117E" w:rsidRDefault="00DE117E" w:rsidP="00DE117E">
      <w:pPr>
        <w:pStyle w:val="Code"/>
        <w:rPr>
          <w:ins w:id="2788" w:author="Arnaud Dumont" w:date="2014-02-24T15:06:00Z"/>
        </w:rPr>
      </w:pPr>
      <w:ins w:id="2789" w:author="Arnaud Dumont" w:date="2014-02-24T15:06:00Z">
        <w:r>
          <w:lastRenderedPageBreak/>
          <w:t>Server-Transaction-Id: 30df3fd8-4093-4f81-a422-7010fec8c781</w:t>
        </w:r>
      </w:ins>
    </w:p>
    <w:p w:rsidR="00DE117E" w:rsidRDefault="00DE117E" w:rsidP="00DE117E">
      <w:pPr>
        <w:pStyle w:val="Code"/>
        <w:rPr>
          <w:ins w:id="2790" w:author="Arnaud Dumont" w:date="2014-02-24T15:06:00Z"/>
        </w:rPr>
      </w:pPr>
      <w:ins w:id="2791" w:author="Arnaud Dumont" w:date="2014-02-24T15:06:00Z">
        <w:r>
          <w:t>Client-Transaction-Id: 2049ee97-0940-4451-84bb-aedc31dee86c</w:t>
        </w:r>
      </w:ins>
    </w:p>
    <w:p w:rsidR="00DE117E" w:rsidRDefault="00DE117E" w:rsidP="00DE117E">
      <w:pPr>
        <w:pStyle w:val="Code"/>
        <w:rPr>
          <w:ins w:id="2792" w:author="Arnaud Dumont" w:date="2014-02-24T15:06:00Z"/>
        </w:rPr>
      </w:pPr>
      <w:ins w:id="2793" w:author="Arnaud Dumont" w:date="2014-02-24T15:06:00Z">
        <w:r>
          <w:t>Content-Length: 922</w:t>
        </w:r>
      </w:ins>
    </w:p>
    <w:p w:rsidR="00DE117E" w:rsidRDefault="00DE117E" w:rsidP="00DE117E">
      <w:pPr>
        <w:pStyle w:val="Code"/>
        <w:rPr>
          <w:ins w:id="2794" w:author="Arnaud Dumont" w:date="2014-02-24T15:06:00Z"/>
        </w:rPr>
      </w:pPr>
    </w:p>
    <w:p w:rsidR="001217ED" w:rsidRDefault="001217ED" w:rsidP="001217ED">
      <w:pPr>
        <w:pStyle w:val="Code"/>
        <w:rPr>
          <w:ins w:id="2795" w:author="Arnaud Dumont" w:date="2014-02-25T13:34:00Z"/>
        </w:rPr>
      </w:pPr>
      <w:ins w:id="2796" w:author="Arnaud Dumont" w:date="2014-02-25T13:34:00Z">
        <w:r>
          <w:t>{</w:t>
        </w:r>
      </w:ins>
    </w:p>
    <w:p w:rsidR="001217ED" w:rsidRDefault="001217ED" w:rsidP="001217ED">
      <w:pPr>
        <w:pStyle w:val="Code"/>
        <w:rPr>
          <w:ins w:id="2797" w:author="Arnaud Dumont" w:date="2014-02-25T13:34:00Z"/>
        </w:rPr>
      </w:pPr>
      <w:ins w:id="2798" w:author="Arnaud Dumont" w:date="2014-02-25T13:34:00Z">
        <w:r>
          <w:t xml:space="preserve">  "</w:t>
        </w:r>
        <w:proofErr w:type="gramStart"/>
        <w:r>
          <w:t>messagePoll</w:t>
        </w:r>
        <w:proofErr w:type="gramEnd"/>
        <w:r>
          <w:t>" : {</w:t>
        </w:r>
      </w:ins>
    </w:p>
    <w:p w:rsidR="001217ED" w:rsidRDefault="001217ED" w:rsidP="001217ED">
      <w:pPr>
        <w:pStyle w:val="Code"/>
        <w:rPr>
          <w:ins w:id="2799" w:author="Arnaud Dumont" w:date="2014-02-25T13:34:00Z"/>
        </w:rPr>
      </w:pPr>
      <w:ins w:id="2800" w:author="Arnaud Dumont" w:date="2014-02-25T13:34:00Z">
        <w:r>
          <w:t xml:space="preserve">    "</w:t>
        </w:r>
        <w:proofErr w:type="gramStart"/>
        <w:r>
          <w:t>message</w:t>
        </w:r>
        <w:proofErr w:type="gramEnd"/>
        <w:r>
          <w:t>" : {</w:t>
        </w:r>
      </w:ins>
    </w:p>
    <w:p w:rsidR="00C2715E" w:rsidRDefault="001217ED" w:rsidP="001217ED">
      <w:pPr>
        <w:pStyle w:val="Code"/>
        <w:rPr>
          <w:ins w:id="2801" w:author="Chris Wright" w:date="2014-06-16T14:11:00Z"/>
        </w:rPr>
      </w:pPr>
      <w:ins w:id="2802" w:author="Arnaud Dumont" w:date="2014-02-25T13:34:00Z">
        <w:r>
          <w:t xml:space="preserve">      </w:t>
        </w:r>
      </w:ins>
      <w:ins w:id="2803" w:author="Chris Wright" w:date="2014-06-16T14:10:00Z">
        <w:r w:rsidR="00C2715E">
          <w:t>"</w:t>
        </w:r>
        <w:r w:rsidR="00C2715E">
          <w:t>@uri</w:t>
        </w:r>
        <w:proofErr w:type="gramStart"/>
        <w:r w:rsidR="00C2715E">
          <w:t>"</w:t>
        </w:r>
        <w:r w:rsidR="00C2715E">
          <w:t xml:space="preserve"> :</w:t>
        </w:r>
        <w:proofErr w:type="gramEnd"/>
        <w:r w:rsidR="00C2715E">
          <w:t xml:space="preserve"> </w:t>
        </w:r>
      </w:ins>
      <w:ins w:id="2804" w:author="Chris Wright" w:date="2014-06-16T14:24:00Z">
        <w:r w:rsidR="004374BC">
          <w:t>"ht</w:t>
        </w:r>
        <w:r w:rsidR="004374BC">
          <w:t>tps://api.discoverydns.com/messages</w:t>
        </w:r>
        <w:r w:rsidR="004374BC">
          <w:t>/</w:t>
        </w:r>
      </w:ins>
      <w:ins w:id="2805" w:author="Chris Wright" w:date="2014-06-16T14:25:00Z">
        <w:r w:rsidR="004374BC">
          <w:t>dcd25ec0-2a15-11e3-aa6e-0990200c1b68</w:t>
        </w:r>
      </w:ins>
      <w:ins w:id="2806" w:author="Chris Wright" w:date="2014-06-16T14:24:00Z">
        <w:r w:rsidR="004374BC">
          <w:t>"</w:t>
        </w:r>
      </w:ins>
      <w:ins w:id="2807" w:author="Chris Wright" w:date="2014-06-16T14:11:00Z">
        <w:r w:rsidR="00C2715E">
          <w:t>,</w:t>
        </w:r>
      </w:ins>
    </w:p>
    <w:p w:rsidR="00C2715E" w:rsidRDefault="00C2715E" w:rsidP="001217ED">
      <w:pPr>
        <w:pStyle w:val="Code"/>
        <w:rPr>
          <w:ins w:id="2808" w:author="Chris Wright" w:date="2014-06-16T14:12:00Z"/>
        </w:rPr>
      </w:pPr>
      <w:ins w:id="2809" w:author="Chris Wright" w:date="2014-06-16T14:11:00Z">
        <w:r>
          <w:t xml:space="preserve">      </w:t>
        </w:r>
        <w:r>
          <w:t>"</w:t>
        </w:r>
        <w:proofErr w:type="gramStart"/>
        <w:r>
          <w:t>id</w:t>
        </w:r>
        <w:proofErr w:type="gramEnd"/>
        <w:r>
          <w:t>"</w:t>
        </w:r>
        <w:r>
          <w:t xml:space="preserve"> : </w:t>
        </w:r>
        <w:r>
          <w:t>"</w:t>
        </w:r>
      </w:ins>
      <w:ins w:id="2810" w:author="Chris Wright" w:date="2014-06-16T14:16:00Z">
        <w:r w:rsidR="00554CFE">
          <w:t>dcd25ec0-2a15-11e3-aa6e-0990200c1b68</w:t>
        </w:r>
      </w:ins>
      <w:ins w:id="2811" w:author="Chris Wright" w:date="2014-06-16T14:11:00Z">
        <w:r>
          <w:t>"</w:t>
        </w:r>
      </w:ins>
      <w:ins w:id="2812" w:author="Chris Wright" w:date="2014-06-16T14:12:00Z">
        <w:r>
          <w:t>,</w:t>
        </w:r>
      </w:ins>
    </w:p>
    <w:p w:rsidR="00C2715E" w:rsidRDefault="00C2715E" w:rsidP="001217ED">
      <w:pPr>
        <w:pStyle w:val="Code"/>
        <w:rPr>
          <w:ins w:id="2813" w:author="Chris Wright" w:date="2014-06-16T14:12:00Z"/>
        </w:rPr>
      </w:pPr>
      <w:ins w:id="2814" w:author="Chris Wright" w:date="2014-06-16T14:12:00Z">
        <w:r>
          <w:t xml:space="preserve">      </w:t>
        </w:r>
        <w:r>
          <w:t>"</w:t>
        </w:r>
        <w:proofErr w:type="gramStart"/>
        <w:r>
          <w:t>messageCode</w:t>
        </w:r>
        <w:proofErr w:type="gramEnd"/>
        <w:r>
          <w:t>"</w:t>
        </w:r>
        <w:r>
          <w:t xml:space="preserve"> : </w:t>
        </w:r>
        <w:r>
          <w:t>"</w:t>
        </w:r>
      </w:ins>
      <w:ins w:id="2815" w:author="Chris Wright" w:date="2014-06-16T14:16:00Z">
        <w:r w:rsidR="00554CFE">
          <w:t>zoneUsageWarning</w:t>
        </w:r>
      </w:ins>
      <w:ins w:id="2816" w:author="Chris Wright" w:date="2014-06-16T14:12:00Z">
        <w:r>
          <w:t>"</w:t>
        </w:r>
        <w:r>
          <w:t>,</w:t>
        </w:r>
      </w:ins>
    </w:p>
    <w:p w:rsidR="00554CFE" w:rsidRDefault="00554CFE" w:rsidP="00554CFE">
      <w:pPr>
        <w:pStyle w:val="Code"/>
        <w:rPr>
          <w:ins w:id="2817" w:author="Chris Wright" w:date="2014-06-16T14:12:00Z"/>
        </w:rPr>
      </w:pPr>
      <w:ins w:id="2818" w:author="Chris Wright" w:date="2014-06-16T14:12:00Z">
        <w:r>
          <w:t xml:space="preserve">      "</w:t>
        </w:r>
        <w:proofErr w:type="gramStart"/>
        <w:r>
          <w:t>target</w:t>
        </w:r>
        <w:r>
          <w:t>AccountId</w:t>
        </w:r>
        <w:proofErr w:type="gramEnd"/>
        <w:r>
          <w:t>" : "ccc25ec0-2ee5-11e3-aa6e-0800200c9a66",</w:t>
        </w:r>
      </w:ins>
    </w:p>
    <w:p w:rsidR="00554CFE" w:rsidRDefault="00554CFE" w:rsidP="00554CFE">
      <w:pPr>
        <w:pStyle w:val="Code"/>
        <w:rPr>
          <w:ins w:id="2819" w:author="Chris Wright" w:date="2014-06-16T14:13:00Z"/>
        </w:rPr>
      </w:pPr>
      <w:ins w:id="2820" w:author="Chris Wright" w:date="2014-06-16T14:13:00Z">
        <w:r>
          <w:t xml:space="preserve">      "</w:t>
        </w:r>
        <w:proofErr w:type="gramStart"/>
        <w:r>
          <w:t>enqueue</w:t>
        </w:r>
        <w:r>
          <w:t>Date</w:t>
        </w:r>
        <w:proofErr w:type="gramEnd"/>
        <w:r>
          <w:t>" : "2014-02-25T02:13:15.088",</w:t>
        </w:r>
      </w:ins>
    </w:p>
    <w:p w:rsidR="00554CFE" w:rsidRDefault="00554CFE" w:rsidP="00554CFE">
      <w:pPr>
        <w:pStyle w:val="Code"/>
        <w:rPr>
          <w:ins w:id="2821" w:author="Chris Wright" w:date="2014-06-16T14:13:00Z"/>
        </w:rPr>
      </w:pPr>
      <w:ins w:id="2822" w:author="Chris Wright" w:date="2014-06-16T14:13:00Z">
        <w:r>
          <w:t xml:space="preserve">      </w:t>
        </w:r>
        <w:r>
          <w:t>"</w:t>
        </w:r>
        <w:proofErr w:type="gramStart"/>
        <w:r>
          <w:t>subject</w:t>
        </w:r>
        <w:proofErr w:type="gramEnd"/>
        <w:r>
          <w:t>"</w:t>
        </w:r>
        <w:r>
          <w:t xml:space="preserve"> : </w:t>
        </w:r>
        <w:r>
          <w:t>"</w:t>
        </w:r>
      </w:ins>
      <w:ins w:id="2823" w:author="Chris Wright" w:date="2014-06-16T14:17:00Z">
        <w:r>
          <w:t>Warning: test.com</w:t>
        </w:r>
        <w:r w:rsidRPr="00554CFE">
          <w:t xml:space="preserve"> has reached </w:t>
        </w:r>
        <w:r>
          <w:t>75.1</w:t>
        </w:r>
        <w:r w:rsidRPr="00554CFE">
          <w:t>% of allowed query utilisation</w:t>
        </w:r>
      </w:ins>
      <w:ins w:id="2824" w:author="Chris Wright" w:date="2014-06-16T14:13:00Z">
        <w:r>
          <w:t>"</w:t>
        </w:r>
        <w:r>
          <w:t>,</w:t>
        </w:r>
      </w:ins>
    </w:p>
    <w:p w:rsidR="00554CFE" w:rsidRDefault="00554CFE" w:rsidP="00554CFE">
      <w:pPr>
        <w:pStyle w:val="Code"/>
        <w:rPr>
          <w:ins w:id="2825" w:author="Chris Wright" w:date="2014-06-16T14:13:00Z"/>
        </w:rPr>
      </w:pPr>
      <w:ins w:id="2826" w:author="Chris Wright" w:date="2014-06-16T14:13:00Z">
        <w:r>
          <w:t xml:space="preserve">      </w:t>
        </w:r>
        <w:r>
          <w:t>"</w:t>
        </w:r>
        <w:proofErr w:type="gramStart"/>
        <w:r>
          <w:t>message</w:t>
        </w:r>
        <w:proofErr w:type="gramEnd"/>
        <w:r>
          <w:t>"</w:t>
        </w:r>
        <w:r>
          <w:t xml:space="preserve"> : </w:t>
        </w:r>
        <w:r>
          <w:t>"</w:t>
        </w:r>
      </w:ins>
      <w:ins w:id="2827" w:author="Chris Wright" w:date="2014-06-16T14:17:00Z">
        <w:r w:rsidRPr="00554CFE">
          <w:t xml:space="preserve"> </w:t>
        </w:r>
        <w:r>
          <w:t xml:space="preserve">The zone </w:t>
        </w:r>
      </w:ins>
      <w:ins w:id="2828" w:author="Chris Wright" w:date="2014-06-16T14:18:00Z">
        <w:r>
          <w:t>test.com</w:t>
        </w:r>
      </w:ins>
      <w:ins w:id="2829" w:author="Chris Wright" w:date="2014-06-16T14:17:00Z">
        <w:r>
          <w:t xml:space="preserve"> (</w:t>
        </w:r>
      </w:ins>
      <w:ins w:id="2830" w:author="Chris Wright" w:date="2014-06-16T14:18:00Z">
        <w:r>
          <w:t>2049ee97-0940-4451-a422-7010fec8c781</w:t>
        </w:r>
      </w:ins>
      <w:ins w:id="2831" w:author="Chris Wright" w:date="2014-06-16T14:17:00Z">
        <w:r>
          <w:t xml:space="preserve">) has used </w:t>
        </w:r>
      </w:ins>
      <w:ins w:id="2832" w:author="Chris Wright" w:date="2014-06-16T14:18:00Z">
        <w:r>
          <w:t>75.1</w:t>
        </w:r>
      </w:ins>
      <w:ins w:id="2833" w:author="Chris Wright" w:date="2014-06-16T14:17:00Z">
        <w:r w:rsidRPr="00554CFE">
          <w:t>% of its allowed qu</w:t>
        </w:r>
        <w:r>
          <w:t xml:space="preserve">ery utilisation - </w:t>
        </w:r>
      </w:ins>
      <w:ins w:id="2834" w:author="Chris Wright" w:date="2014-06-16T14:18:00Z">
        <w:r>
          <w:t>7500</w:t>
        </w:r>
      </w:ins>
      <w:ins w:id="2835" w:author="Chris Wright" w:date="2014-06-16T14:17:00Z">
        <w:r>
          <w:t xml:space="preserve"> of </w:t>
        </w:r>
      </w:ins>
      <w:ins w:id="2836" w:author="Chris Wright" w:date="2014-06-16T14:19:00Z">
        <w:r>
          <w:t>10000</w:t>
        </w:r>
      </w:ins>
      <w:ins w:id="2837" w:author="Chris Wright" w:date="2014-06-16T14:17:00Z">
        <w:r w:rsidRPr="00554CFE">
          <w:t xml:space="preserve"> queries.</w:t>
        </w:r>
      </w:ins>
      <w:ins w:id="2838" w:author="Chris Wright" w:date="2014-06-16T14:13:00Z">
        <w:r>
          <w:t>"</w:t>
        </w:r>
        <w:r>
          <w:t>,</w:t>
        </w:r>
      </w:ins>
    </w:p>
    <w:p w:rsidR="00554CFE" w:rsidRDefault="00554CFE" w:rsidP="00554CFE">
      <w:pPr>
        <w:pStyle w:val="Code"/>
        <w:rPr>
          <w:ins w:id="2839" w:author="Chris Wright" w:date="2014-06-16T14:14:00Z"/>
        </w:rPr>
      </w:pPr>
      <w:ins w:id="2840" w:author="Chris Wright" w:date="2014-06-16T14:14:00Z">
        <w:r>
          <w:t xml:space="preserve">      </w:t>
        </w:r>
        <w:r>
          <w:t>"</w:t>
        </w:r>
        <w:proofErr w:type="gramStart"/>
        <w:r>
          <w:t>parameters</w:t>
        </w:r>
        <w:proofErr w:type="gramEnd"/>
        <w:r>
          <w:t>"</w:t>
        </w:r>
        <w:r>
          <w:t xml:space="preserve"> : {</w:t>
        </w:r>
      </w:ins>
    </w:p>
    <w:p w:rsidR="00554CFE" w:rsidRDefault="00554CFE" w:rsidP="00554CFE">
      <w:pPr>
        <w:pStyle w:val="Code"/>
        <w:rPr>
          <w:ins w:id="2841" w:author="Chris Wright" w:date="2014-06-16T14:14:00Z"/>
        </w:rPr>
      </w:pPr>
      <w:ins w:id="2842" w:author="Chris Wright" w:date="2014-06-16T14:14:00Z">
        <w:r>
          <w:t xml:space="preserve">        </w:t>
        </w:r>
        <w:r>
          <w:t>"</w:t>
        </w:r>
      </w:ins>
      <w:proofErr w:type="gramStart"/>
      <w:ins w:id="2843" w:author="Chris Wright" w:date="2014-06-16T14:19:00Z">
        <w:r>
          <w:t>zoneName</w:t>
        </w:r>
      </w:ins>
      <w:proofErr w:type="gramEnd"/>
      <w:ins w:id="2844" w:author="Chris Wright" w:date="2014-06-16T14:14:00Z">
        <w:r>
          <w:t>"</w:t>
        </w:r>
        <w:r>
          <w:t xml:space="preserve"> : </w:t>
        </w:r>
        <w:r>
          <w:t>"</w:t>
        </w:r>
      </w:ins>
      <w:ins w:id="2845" w:author="Chris Wright" w:date="2014-06-16T14:20:00Z">
        <w:r>
          <w:t>test.com</w:t>
        </w:r>
      </w:ins>
      <w:ins w:id="2846" w:author="Chris Wright" w:date="2014-06-16T14:14:00Z">
        <w:r>
          <w:t>"</w:t>
        </w:r>
        <w:r>
          <w:t>,</w:t>
        </w:r>
      </w:ins>
    </w:p>
    <w:p w:rsidR="00554CFE" w:rsidRDefault="00554CFE" w:rsidP="00554CFE">
      <w:pPr>
        <w:pStyle w:val="Code"/>
        <w:rPr>
          <w:ins w:id="2847" w:author="Chris Wright" w:date="2014-06-16T14:19:00Z"/>
        </w:rPr>
      </w:pPr>
      <w:ins w:id="2848" w:author="Chris Wright" w:date="2014-06-16T14:14:00Z">
        <w:r>
          <w:t xml:space="preserve">        </w:t>
        </w:r>
        <w:r>
          <w:t>"</w:t>
        </w:r>
      </w:ins>
      <w:proofErr w:type="gramStart"/>
      <w:ins w:id="2849" w:author="Chris Wright" w:date="2014-06-16T14:19:00Z">
        <w:r>
          <w:t>zoneId</w:t>
        </w:r>
      </w:ins>
      <w:proofErr w:type="gramEnd"/>
      <w:ins w:id="2850" w:author="Chris Wright" w:date="2014-06-16T14:14:00Z">
        <w:r>
          <w:t>"</w:t>
        </w:r>
        <w:r>
          <w:t xml:space="preserve"> : </w:t>
        </w:r>
        <w:r>
          <w:t>"</w:t>
        </w:r>
      </w:ins>
      <w:ins w:id="2851" w:author="Chris Wright" w:date="2014-06-16T14:20:00Z">
        <w:r>
          <w:t>2049ee97-0940-4451-a422-7010fec8c781</w:t>
        </w:r>
      </w:ins>
      <w:ins w:id="2852" w:author="Chris Wright" w:date="2014-06-16T14:14:00Z">
        <w:r>
          <w:t>"</w:t>
        </w:r>
      </w:ins>
      <w:ins w:id="2853" w:author="Chris Wright" w:date="2014-06-16T14:19:00Z">
        <w:r>
          <w:t>,</w:t>
        </w:r>
      </w:ins>
    </w:p>
    <w:p w:rsidR="00554CFE" w:rsidRDefault="00554CFE" w:rsidP="00554CFE">
      <w:pPr>
        <w:pStyle w:val="Code"/>
        <w:rPr>
          <w:ins w:id="2854" w:author="Chris Wright" w:date="2014-06-16T14:19:00Z"/>
        </w:rPr>
      </w:pPr>
      <w:ins w:id="2855" w:author="Chris Wright" w:date="2014-06-16T14:19:00Z">
        <w:r>
          <w:t xml:space="preserve">        </w:t>
        </w:r>
        <w:r>
          <w:t>"</w:t>
        </w:r>
        <w:proofErr w:type="gramStart"/>
        <w:r>
          <w:t>percentUsed</w:t>
        </w:r>
        <w:proofErr w:type="gramEnd"/>
        <w:r>
          <w:t>"</w:t>
        </w:r>
        <w:r>
          <w:t xml:space="preserve"> : </w:t>
        </w:r>
        <w:r>
          <w:t>"</w:t>
        </w:r>
      </w:ins>
      <w:ins w:id="2856" w:author="Chris Wright" w:date="2014-06-16T14:20:00Z">
        <w:r>
          <w:t>75.1</w:t>
        </w:r>
      </w:ins>
      <w:ins w:id="2857" w:author="Chris Wright" w:date="2014-06-16T14:19:00Z">
        <w:r>
          <w:t>"</w:t>
        </w:r>
        <w:r>
          <w:t>,</w:t>
        </w:r>
      </w:ins>
    </w:p>
    <w:p w:rsidR="00554CFE" w:rsidRDefault="00554CFE" w:rsidP="00554CFE">
      <w:pPr>
        <w:pStyle w:val="Code"/>
        <w:rPr>
          <w:ins w:id="2858" w:author="Chris Wright" w:date="2014-06-16T14:20:00Z"/>
        </w:rPr>
      </w:pPr>
      <w:ins w:id="2859" w:author="Chris Wright" w:date="2014-06-16T14:19:00Z">
        <w:r>
          <w:t xml:space="preserve">        </w:t>
        </w:r>
        <w:r>
          <w:t>"</w:t>
        </w:r>
        <w:proofErr w:type="gramStart"/>
        <w:r>
          <w:t>currentUsage</w:t>
        </w:r>
        <w:proofErr w:type="gramEnd"/>
        <w:r>
          <w:t>"</w:t>
        </w:r>
      </w:ins>
      <w:ins w:id="2860" w:author="Chris Wright" w:date="2014-06-16T14:20:00Z">
        <w:r>
          <w:t xml:space="preserve"> : </w:t>
        </w:r>
        <w:r>
          <w:t>"</w:t>
        </w:r>
        <w:r>
          <w:t>7500</w:t>
        </w:r>
        <w:r>
          <w:t>"</w:t>
        </w:r>
        <w:r>
          <w:t>,</w:t>
        </w:r>
      </w:ins>
    </w:p>
    <w:p w:rsidR="00554CFE" w:rsidRDefault="00554CFE" w:rsidP="00554CFE">
      <w:pPr>
        <w:pStyle w:val="Code"/>
        <w:rPr>
          <w:ins w:id="2861" w:author="Chris Wright" w:date="2014-06-16T14:14:00Z"/>
        </w:rPr>
      </w:pPr>
      <w:ins w:id="2862" w:author="Chris Wright" w:date="2014-06-16T14:20:00Z">
        <w:r>
          <w:t xml:space="preserve">        </w:t>
        </w:r>
        <w:r>
          <w:t>"</w:t>
        </w:r>
        <w:proofErr w:type="gramStart"/>
        <w:r>
          <w:t>usageLimit</w:t>
        </w:r>
        <w:proofErr w:type="gramEnd"/>
        <w:r>
          <w:t>"</w:t>
        </w:r>
        <w:r>
          <w:t xml:space="preserve"> : </w:t>
        </w:r>
        <w:r>
          <w:t>"</w:t>
        </w:r>
        <w:r>
          <w:t>10000</w:t>
        </w:r>
        <w:r>
          <w:t>"</w:t>
        </w:r>
      </w:ins>
    </w:p>
    <w:p w:rsidR="00554CFE" w:rsidRDefault="00554CFE" w:rsidP="00554CFE">
      <w:pPr>
        <w:pStyle w:val="Code"/>
        <w:rPr>
          <w:ins w:id="2863" w:author="Chris Wright" w:date="2014-06-16T14:12:00Z"/>
        </w:rPr>
      </w:pPr>
      <w:ins w:id="2864" w:author="Chris Wright" w:date="2014-06-16T14:14:00Z">
        <w:r>
          <w:t xml:space="preserve">      </w:t>
        </w:r>
        <w:r>
          <w:t>}</w:t>
        </w:r>
      </w:ins>
    </w:p>
    <w:p w:rsidR="00554CFE" w:rsidRDefault="00554CFE" w:rsidP="00554CFE">
      <w:pPr>
        <w:pStyle w:val="Code"/>
        <w:rPr>
          <w:ins w:id="2865" w:author="Chris Wright" w:date="2014-06-16T14:12:00Z"/>
        </w:rPr>
      </w:pPr>
      <w:ins w:id="2866" w:author="Chris Wright" w:date="2014-06-16T14:15:00Z">
        <w:r>
          <w:t xml:space="preserve">    </w:t>
        </w:r>
        <w:r>
          <w:t>},</w:t>
        </w:r>
      </w:ins>
    </w:p>
    <w:p w:rsidR="001217ED" w:rsidDel="00554CFE" w:rsidRDefault="001217ED" w:rsidP="001217ED">
      <w:pPr>
        <w:pStyle w:val="Code"/>
        <w:rPr>
          <w:ins w:id="2867" w:author="Arnaud Dumont" w:date="2014-02-25T13:34:00Z"/>
          <w:del w:id="2868" w:author="Chris Wright" w:date="2014-06-16T14:15:00Z"/>
        </w:rPr>
      </w:pPr>
      <w:ins w:id="2869" w:author="Arnaud Dumont" w:date="2014-02-25T13:34:00Z">
        <w:del w:id="2870" w:author="Chris Wright" w:date="2014-06-16T14:15:00Z">
          <w:r w:rsidDel="00554CFE">
            <w:delText>"id" : "aac25ec0-2ee5-11e3-aa6e-0800200c9a66",</w:delText>
          </w:r>
        </w:del>
      </w:ins>
    </w:p>
    <w:p w:rsidR="001217ED" w:rsidDel="00554CFE" w:rsidRDefault="001217ED" w:rsidP="001217ED">
      <w:pPr>
        <w:pStyle w:val="Code"/>
        <w:rPr>
          <w:ins w:id="2871" w:author="Arnaud Dumont" w:date="2014-02-25T13:34:00Z"/>
          <w:del w:id="2872" w:author="Chris Wright" w:date="2014-06-16T14:15:00Z"/>
        </w:rPr>
      </w:pPr>
      <w:ins w:id="2873" w:author="Arnaud Dumont" w:date="2014-02-25T13:34:00Z">
        <w:del w:id="2874" w:author="Chris Wright" w:date="2014-06-16T14:15:00Z">
          <w:r w:rsidDel="00554CFE">
            <w:delText xml:space="preserve">      "messageType" : "zoneDNSSECSigningCompleted",</w:delText>
          </w:r>
        </w:del>
      </w:ins>
    </w:p>
    <w:p w:rsidR="001217ED" w:rsidDel="00554CFE" w:rsidRDefault="001217ED" w:rsidP="001217ED">
      <w:pPr>
        <w:pStyle w:val="Code"/>
        <w:rPr>
          <w:ins w:id="2875" w:author="Arnaud Dumont" w:date="2014-02-25T13:34:00Z"/>
          <w:del w:id="2876" w:author="Chris Wright" w:date="2014-06-16T14:15:00Z"/>
        </w:rPr>
      </w:pPr>
      <w:ins w:id="2877" w:author="Arnaud Dumont" w:date="2014-02-25T13:34:00Z">
        <w:del w:id="2878" w:author="Chris Wright" w:date="2014-06-16T14:15:00Z">
          <w:r w:rsidDel="00554CFE">
            <w:delText xml:space="preserve">      "relatedObjectId" : "bbc25ec0-2ee5-11e3-aa6e-0800200c9a66",</w:delText>
          </w:r>
        </w:del>
      </w:ins>
    </w:p>
    <w:p w:rsidR="001217ED" w:rsidDel="00554CFE" w:rsidRDefault="001217ED" w:rsidP="001217ED">
      <w:pPr>
        <w:pStyle w:val="Code"/>
        <w:rPr>
          <w:ins w:id="2879" w:author="Arnaud Dumont" w:date="2014-02-25T13:34:00Z"/>
          <w:del w:id="2880" w:author="Chris Wright" w:date="2014-06-16T14:15:00Z"/>
        </w:rPr>
      </w:pPr>
      <w:ins w:id="2881" w:author="Arnaud Dumont" w:date="2014-02-25T13:34:00Z">
        <w:del w:id="2882" w:author="Chris Wright" w:date="2014-06-16T14:15:00Z">
          <w:r w:rsidDel="00554CFE">
            <w:delText xml:space="preserve">      "sponsorAccountId" : "ccc25ec0-2ee5-11e3-aa6e-0800200c9a66",</w:delText>
          </w:r>
        </w:del>
      </w:ins>
    </w:p>
    <w:p w:rsidR="001217ED" w:rsidDel="00554CFE" w:rsidRDefault="001217ED" w:rsidP="001217ED">
      <w:pPr>
        <w:pStyle w:val="Code"/>
        <w:rPr>
          <w:ins w:id="2883" w:author="Arnaud Dumont" w:date="2014-02-25T13:34:00Z"/>
          <w:del w:id="2884" w:author="Chris Wright" w:date="2014-06-16T14:15:00Z"/>
        </w:rPr>
      </w:pPr>
      <w:ins w:id="2885" w:author="Arnaud Dumont" w:date="2014-02-25T13:34:00Z">
        <w:del w:id="2886" w:author="Chris Wright" w:date="2014-06-16T14:15:00Z">
          <w:r w:rsidDel="00554CFE">
            <w:delText xml:space="preserve">      "createDate" : "2014-02-25T02:13:15.088",</w:delText>
          </w:r>
        </w:del>
      </w:ins>
    </w:p>
    <w:p w:rsidR="001217ED" w:rsidDel="00554CFE" w:rsidRDefault="001217ED" w:rsidP="001217ED">
      <w:pPr>
        <w:pStyle w:val="Code"/>
        <w:rPr>
          <w:ins w:id="2887" w:author="Arnaud Dumont" w:date="2014-02-25T13:34:00Z"/>
          <w:del w:id="2888" w:author="Chris Wright" w:date="2014-06-16T14:15:00Z"/>
        </w:rPr>
      </w:pPr>
      <w:ins w:id="2889" w:author="Arnaud Dumont" w:date="2014-02-25T13:34:00Z">
        <w:del w:id="2890" w:author="Chris Wright" w:date="2014-06-16T14:15:00Z">
          <w:r w:rsidDel="00554CFE">
            <w:delText xml:space="preserve">      "acknowledgedDate" : null,</w:delText>
          </w:r>
        </w:del>
      </w:ins>
    </w:p>
    <w:p w:rsidR="001217ED" w:rsidDel="00554CFE" w:rsidRDefault="001217ED" w:rsidP="001217ED">
      <w:pPr>
        <w:pStyle w:val="Code"/>
        <w:rPr>
          <w:ins w:id="2891" w:author="Arnaud Dumont" w:date="2014-02-25T13:34:00Z"/>
          <w:del w:id="2892" w:author="Chris Wright" w:date="2014-06-16T14:15:00Z"/>
        </w:rPr>
      </w:pPr>
      <w:ins w:id="2893" w:author="Arnaud Dumont" w:date="2014-02-25T13:34:00Z">
        <w:del w:id="2894" w:author="Chris Wright" w:date="2014-06-16T14:15:00Z">
          <w:r w:rsidDel="00554CFE">
            <w:delText xml:space="preserve">      "acknowledgedByUserId" : null,</w:delText>
          </w:r>
        </w:del>
      </w:ins>
    </w:p>
    <w:p w:rsidR="001217ED" w:rsidDel="00554CFE" w:rsidRDefault="001217ED" w:rsidP="001217ED">
      <w:pPr>
        <w:pStyle w:val="Code"/>
        <w:rPr>
          <w:ins w:id="2895" w:author="Arnaud Dumont" w:date="2014-02-25T13:34:00Z"/>
          <w:del w:id="2896" w:author="Chris Wright" w:date="2014-06-16T14:15:00Z"/>
        </w:rPr>
      </w:pPr>
      <w:ins w:id="2897" w:author="Arnaud Dumont" w:date="2014-02-25T13:34:00Z">
        <w:del w:id="2898" w:author="Chris Wright" w:date="2014-06-16T14:15:00Z">
          <w:r w:rsidDel="00554CFE">
            <w:delText xml:space="preserve">      "message" : "</w:delText>
          </w:r>
        </w:del>
      </w:ins>
      <w:ins w:id="2899" w:author="Arnaud Dumont" w:date="2014-02-25T13:40:00Z">
        <w:del w:id="2900" w:author="Chris Wright" w:date="2014-06-16T14:15:00Z">
          <w:r w:rsidR="00F8133C" w:rsidDel="00554CFE">
            <w:delText>Zone DNSSEC-signing completed</w:delText>
          </w:r>
        </w:del>
      </w:ins>
      <w:ins w:id="2901" w:author="Arnaud Dumont" w:date="2014-02-25T13:34:00Z">
        <w:del w:id="2902" w:author="Chris Wright" w:date="2014-06-16T14:15:00Z">
          <w:r w:rsidDel="00554CFE">
            <w:delText>",</w:delText>
          </w:r>
        </w:del>
      </w:ins>
    </w:p>
    <w:p w:rsidR="001217ED" w:rsidDel="00554CFE" w:rsidRDefault="001217ED" w:rsidP="001217ED">
      <w:pPr>
        <w:pStyle w:val="Code"/>
        <w:rPr>
          <w:ins w:id="2903" w:author="Arnaud Dumont" w:date="2014-02-25T13:34:00Z"/>
          <w:del w:id="2904" w:author="Chris Wright" w:date="2014-06-16T14:15:00Z"/>
        </w:rPr>
      </w:pPr>
      <w:ins w:id="2905" w:author="Arnaud Dumont" w:date="2014-02-25T13:34:00Z">
        <w:del w:id="2906" w:author="Chris Wright" w:date="2014-06-16T14:15:00Z">
          <w:r w:rsidDel="00554CFE">
            <w:delText xml:space="preserve">      "messageContents" : {</w:delText>
          </w:r>
        </w:del>
      </w:ins>
    </w:p>
    <w:p w:rsidR="001217ED" w:rsidDel="00554CFE" w:rsidRDefault="001217ED" w:rsidP="001217ED">
      <w:pPr>
        <w:pStyle w:val="Code"/>
        <w:rPr>
          <w:ins w:id="2907" w:author="Arnaud Dumont" w:date="2014-02-25T13:34:00Z"/>
          <w:del w:id="2908" w:author="Chris Wright" w:date="2014-06-16T14:15:00Z"/>
        </w:rPr>
      </w:pPr>
      <w:ins w:id="2909" w:author="Arnaud Dumont" w:date="2014-02-25T13:34:00Z">
        <w:del w:id="2910" w:author="Chris Wright" w:date="2014-06-16T14:15:00Z">
          <w:r w:rsidDel="00554CFE">
            <w:delText xml:space="preserve">        "zoneId" : "</w:delText>
          </w:r>
        </w:del>
      </w:ins>
      <w:ins w:id="2911" w:author="Arnaud Dumont" w:date="2014-02-25T13:40:00Z">
        <w:del w:id="2912" w:author="Chris Wright" w:date="2014-06-16T14:15:00Z">
          <w:r w:rsidR="00F8133C" w:rsidDel="00554CFE">
            <w:delText>bbc25ec0-2ee5-11e3-aa6e-0800200c9a66</w:delText>
          </w:r>
        </w:del>
      </w:ins>
      <w:ins w:id="2913" w:author="Arnaud Dumont" w:date="2014-02-25T13:34:00Z">
        <w:del w:id="2914" w:author="Chris Wright" w:date="2014-06-16T14:15:00Z">
          <w:r w:rsidDel="00554CFE">
            <w:delText>",</w:delText>
          </w:r>
        </w:del>
      </w:ins>
    </w:p>
    <w:p w:rsidR="001217ED" w:rsidDel="00554CFE" w:rsidRDefault="001217ED" w:rsidP="001217ED">
      <w:pPr>
        <w:pStyle w:val="Code"/>
        <w:rPr>
          <w:ins w:id="2915" w:author="Arnaud Dumont" w:date="2014-02-25T13:34:00Z"/>
          <w:del w:id="2916" w:author="Chris Wright" w:date="2014-06-16T14:15:00Z"/>
        </w:rPr>
      </w:pPr>
      <w:ins w:id="2917" w:author="Arnaud Dumont" w:date="2014-02-25T13:34:00Z">
        <w:del w:id="2918" w:author="Chris Wright" w:date="2014-06-16T14:15:00Z">
          <w:r w:rsidDel="00554CFE">
            <w:delText xml:space="preserve">        "zoneName" : "test.com",</w:delText>
          </w:r>
        </w:del>
      </w:ins>
    </w:p>
    <w:p w:rsidR="001217ED" w:rsidDel="00554CFE" w:rsidRDefault="001217ED" w:rsidP="001217ED">
      <w:pPr>
        <w:pStyle w:val="Code"/>
        <w:rPr>
          <w:ins w:id="2919" w:author="Arnaud Dumont" w:date="2014-02-25T13:34:00Z"/>
          <w:del w:id="2920" w:author="Chris Wright" w:date="2014-06-16T14:15:00Z"/>
        </w:rPr>
      </w:pPr>
      <w:ins w:id="2921" w:author="Arnaud Dumont" w:date="2014-02-25T13:34:00Z">
        <w:del w:id="2922" w:author="Chris Wright" w:date="2014-06-16T14:15:00Z">
          <w:r w:rsidDel="00554CFE">
            <w:delText xml:space="preserve">        "delegationResourceRecords" : [ {</w:delText>
          </w:r>
        </w:del>
      </w:ins>
    </w:p>
    <w:p w:rsidR="001217ED" w:rsidDel="00554CFE" w:rsidRDefault="001217ED" w:rsidP="001217ED">
      <w:pPr>
        <w:pStyle w:val="Code"/>
        <w:rPr>
          <w:ins w:id="2923" w:author="Arnaud Dumont" w:date="2014-02-25T13:34:00Z"/>
          <w:del w:id="2924" w:author="Chris Wright" w:date="2014-06-16T14:15:00Z"/>
        </w:rPr>
      </w:pPr>
      <w:ins w:id="2925" w:author="Arnaud Dumont" w:date="2014-02-25T13:34:00Z">
        <w:del w:id="2926" w:author="Chris Wright" w:date="2014-06-16T14:15:00Z">
          <w:r w:rsidDel="00554CFE">
            <w:delText xml:space="preserve">          "name" : "test.com.",</w:delText>
          </w:r>
        </w:del>
      </w:ins>
    </w:p>
    <w:p w:rsidR="001217ED" w:rsidDel="00554CFE" w:rsidRDefault="001217ED" w:rsidP="001217ED">
      <w:pPr>
        <w:pStyle w:val="Code"/>
        <w:rPr>
          <w:ins w:id="2927" w:author="Arnaud Dumont" w:date="2014-02-25T13:34:00Z"/>
          <w:del w:id="2928" w:author="Chris Wright" w:date="2014-06-16T14:15:00Z"/>
        </w:rPr>
      </w:pPr>
      <w:ins w:id="2929" w:author="Arnaud Dumont" w:date="2014-02-25T13:34:00Z">
        <w:del w:id="2930" w:author="Chris Wright" w:date="2014-06-16T14:15:00Z">
          <w:r w:rsidDel="00554CFE">
            <w:delText xml:space="preserve">          "class" : "IN",</w:delText>
          </w:r>
        </w:del>
      </w:ins>
    </w:p>
    <w:p w:rsidR="001217ED" w:rsidDel="00554CFE" w:rsidRDefault="001217ED" w:rsidP="001217ED">
      <w:pPr>
        <w:pStyle w:val="Code"/>
        <w:rPr>
          <w:ins w:id="2931" w:author="Arnaud Dumont" w:date="2014-02-25T13:34:00Z"/>
          <w:del w:id="2932" w:author="Chris Wright" w:date="2014-06-16T14:15:00Z"/>
        </w:rPr>
      </w:pPr>
      <w:ins w:id="2933" w:author="Arnaud Dumont" w:date="2014-02-25T13:34:00Z">
        <w:del w:id="2934" w:author="Chris Wright" w:date="2014-06-16T14:15:00Z">
          <w:r w:rsidDel="00554CFE">
            <w:delText xml:space="preserve">          "ttl" : "3600",</w:delText>
          </w:r>
        </w:del>
      </w:ins>
    </w:p>
    <w:p w:rsidR="001217ED" w:rsidDel="00554CFE" w:rsidRDefault="001217ED" w:rsidP="001217ED">
      <w:pPr>
        <w:pStyle w:val="Code"/>
        <w:rPr>
          <w:ins w:id="2935" w:author="Arnaud Dumont" w:date="2014-02-25T13:34:00Z"/>
          <w:del w:id="2936" w:author="Chris Wright" w:date="2014-06-16T14:15:00Z"/>
        </w:rPr>
      </w:pPr>
      <w:ins w:id="2937" w:author="Arnaud Dumont" w:date="2014-02-25T13:34:00Z">
        <w:del w:id="2938" w:author="Chris Wright" w:date="2014-06-16T14:15:00Z">
          <w:r w:rsidDel="00554CFE">
            <w:delText xml:space="preserve">          "type" : "NS",</w:delText>
          </w:r>
        </w:del>
      </w:ins>
    </w:p>
    <w:p w:rsidR="001217ED" w:rsidDel="00554CFE" w:rsidRDefault="001217ED" w:rsidP="001217ED">
      <w:pPr>
        <w:pStyle w:val="Code"/>
        <w:rPr>
          <w:ins w:id="2939" w:author="Arnaud Dumont" w:date="2014-02-25T13:34:00Z"/>
          <w:del w:id="2940" w:author="Chris Wright" w:date="2014-06-16T14:15:00Z"/>
        </w:rPr>
      </w:pPr>
      <w:ins w:id="2941" w:author="Arnaud Dumont" w:date="2014-02-25T13:34:00Z">
        <w:del w:id="2942" w:author="Chris Wright" w:date="2014-06-16T14:15:00Z">
          <w:r w:rsidDel="00554CFE">
            <w:delText xml:space="preserve">          "target" : "test.com."</w:delText>
          </w:r>
        </w:del>
      </w:ins>
    </w:p>
    <w:p w:rsidR="001217ED" w:rsidDel="00554CFE" w:rsidRDefault="001217ED" w:rsidP="001217ED">
      <w:pPr>
        <w:pStyle w:val="Code"/>
        <w:rPr>
          <w:ins w:id="2943" w:author="Arnaud Dumont" w:date="2014-02-25T13:34:00Z"/>
          <w:del w:id="2944" w:author="Chris Wright" w:date="2014-06-16T14:15:00Z"/>
        </w:rPr>
      </w:pPr>
      <w:ins w:id="2945" w:author="Arnaud Dumont" w:date="2014-02-25T13:34:00Z">
        <w:del w:id="2946" w:author="Chris Wright" w:date="2014-06-16T14:15:00Z">
          <w:r w:rsidDel="00554CFE">
            <w:delText xml:space="preserve">        }, {</w:delText>
          </w:r>
        </w:del>
      </w:ins>
    </w:p>
    <w:p w:rsidR="001217ED" w:rsidDel="00554CFE" w:rsidRDefault="001217ED" w:rsidP="001217ED">
      <w:pPr>
        <w:pStyle w:val="Code"/>
        <w:rPr>
          <w:ins w:id="2947" w:author="Arnaud Dumont" w:date="2014-02-25T13:34:00Z"/>
          <w:del w:id="2948" w:author="Chris Wright" w:date="2014-06-16T14:15:00Z"/>
        </w:rPr>
      </w:pPr>
      <w:ins w:id="2949" w:author="Arnaud Dumont" w:date="2014-02-25T13:34:00Z">
        <w:del w:id="2950" w:author="Chris Wright" w:date="2014-06-16T14:15:00Z">
          <w:r w:rsidDel="00554CFE">
            <w:delText xml:space="preserve">          "name" : "test.com.",</w:delText>
          </w:r>
        </w:del>
      </w:ins>
    </w:p>
    <w:p w:rsidR="001217ED" w:rsidDel="00554CFE" w:rsidRDefault="001217ED" w:rsidP="001217ED">
      <w:pPr>
        <w:pStyle w:val="Code"/>
        <w:rPr>
          <w:ins w:id="2951" w:author="Arnaud Dumont" w:date="2014-02-25T13:34:00Z"/>
          <w:del w:id="2952" w:author="Chris Wright" w:date="2014-06-16T14:15:00Z"/>
        </w:rPr>
      </w:pPr>
      <w:ins w:id="2953" w:author="Arnaud Dumont" w:date="2014-02-25T13:34:00Z">
        <w:del w:id="2954" w:author="Chris Wright" w:date="2014-06-16T14:15:00Z">
          <w:r w:rsidDel="00554CFE">
            <w:delText xml:space="preserve">          "class" : "IN",</w:delText>
          </w:r>
        </w:del>
      </w:ins>
    </w:p>
    <w:p w:rsidR="001217ED" w:rsidDel="00554CFE" w:rsidRDefault="001217ED" w:rsidP="001217ED">
      <w:pPr>
        <w:pStyle w:val="Code"/>
        <w:rPr>
          <w:ins w:id="2955" w:author="Arnaud Dumont" w:date="2014-02-25T13:34:00Z"/>
          <w:del w:id="2956" w:author="Chris Wright" w:date="2014-06-16T14:15:00Z"/>
        </w:rPr>
      </w:pPr>
      <w:ins w:id="2957" w:author="Arnaud Dumont" w:date="2014-02-25T13:34:00Z">
        <w:del w:id="2958" w:author="Chris Wright" w:date="2014-06-16T14:15:00Z">
          <w:r w:rsidDel="00554CFE">
            <w:delText xml:space="preserve">          "ttl" : "3600",</w:delText>
          </w:r>
        </w:del>
      </w:ins>
    </w:p>
    <w:p w:rsidR="001217ED" w:rsidDel="00554CFE" w:rsidRDefault="001217ED" w:rsidP="001217ED">
      <w:pPr>
        <w:pStyle w:val="Code"/>
        <w:rPr>
          <w:ins w:id="2959" w:author="Arnaud Dumont" w:date="2014-02-25T13:34:00Z"/>
          <w:del w:id="2960" w:author="Chris Wright" w:date="2014-06-16T14:15:00Z"/>
        </w:rPr>
      </w:pPr>
      <w:ins w:id="2961" w:author="Arnaud Dumont" w:date="2014-02-25T13:34:00Z">
        <w:del w:id="2962" w:author="Chris Wright" w:date="2014-06-16T14:15:00Z">
          <w:r w:rsidDel="00554CFE">
            <w:delText xml:space="preserve">          "type" : "DS",</w:delText>
          </w:r>
        </w:del>
      </w:ins>
    </w:p>
    <w:p w:rsidR="001217ED" w:rsidDel="00554CFE" w:rsidRDefault="001217ED" w:rsidP="001217ED">
      <w:pPr>
        <w:pStyle w:val="Code"/>
        <w:rPr>
          <w:ins w:id="2963" w:author="Arnaud Dumont" w:date="2014-02-25T13:34:00Z"/>
          <w:del w:id="2964" w:author="Chris Wright" w:date="2014-06-16T14:15:00Z"/>
        </w:rPr>
      </w:pPr>
      <w:ins w:id="2965" w:author="Arnaud Dumont" w:date="2014-02-25T13:34:00Z">
        <w:del w:id="2966" w:author="Chris Wright" w:date="2014-06-16T14:15:00Z">
          <w:r w:rsidDel="00554CFE">
            <w:delText xml:space="preserve">          "footprint" : "3",</w:delText>
          </w:r>
        </w:del>
      </w:ins>
    </w:p>
    <w:p w:rsidR="001217ED" w:rsidDel="00554CFE" w:rsidRDefault="001217ED" w:rsidP="001217ED">
      <w:pPr>
        <w:pStyle w:val="Code"/>
        <w:rPr>
          <w:ins w:id="2967" w:author="Arnaud Dumont" w:date="2014-02-25T13:34:00Z"/>
          <w:del w:id="2968" w:author="Chris Wright" w:date="2014-06-16T14:15:00Z"/>
        </w:rPr>
      </w:pPr>
      <w:ins w:id="2969" w:author="Arnaud Dumont" w:date="2014-02-25T13:34:00Z">
        <w:del w:id="2970" w:author="Chris Wright" w:date="2014-06-16T14:15:00Z">
          <w:r w:rsidDel="00554CFE">
            <w:delText xml:space="preserve">          "algorithm" : "2",</w:delText>
          </w:r>
        </w:del>
      </w:ins>
    </w:p>
    <w:p w:rsidR="001217ED" w:rsidDel="00554CFE" w:rsidRDefault="001217ED" w:rsidP="001217ED">
      <w:pPr>
        <w:pStyle w:val="Code"/>
        <w:rPr>
          <w:ins w:id="2971" w:author="Arnaud Dumont" w:date="2014-02-25T13:34:00Z"/>
          <w:del w:id="2972" w:author="Chris Wright" w:date="2014-06-16T14:15:00Z"/>
        </w:rPr>
      </w:pPr>
      <w:ins w:id="2973" w:author="Arnaud Dumont" w:date="2014-02-25T13:34:00Z">
        <w:del w:id="2974" w:author="Chris Wright" w:date="2014-06-16T14:15:00Z">
          <w:r w:rsidDel="00554CFE">
            <w:delText xml:space="preserve">          "digestId" : "1",</w:delText>
          </w:r>
        </w:del>
      </w:ins>
    </w:p>
    <w:p w:rsidR="001217ED" w:rsidDel="00554CFE" w:rsidRDefault="001217ED" w:rsidP="001217ED">
      <w:pPr>
        <w:pStyle w:val="Code"/>
        <w:rPr>
          <w:ins w:id="2975" w:author="Arnaud Dumont" w:date="2014-02-25T13:34:00Z"/>
          <w:del w:id="2976" w:author="Chris Wright" w:date="2014-06-16T14:15:00Z"/>
        </w:rPr>
      </w:pPr>
      <w:ins w:id="2977" w:author="Arnaud Dumont" w:date="2014-02-25T13:34:00Z">
        <w:del w:id="2978" w:author="Chris Wright" w:date="2014-06-16T14:15:00Z">
          <w:r w:rsidDel="00554CFE">
            <w:delText xml:space="preserve">          "digest" : "45394234303035353139334132433435374643363737423545463333424238333139354234393545413231343339393930433936343342393545344334314439"</w:delText>
          </w:r>
        </w:del>
      </w:ins>
    </w:p>
    <w:p w:rsidR="001217ED" w:rsidDel="00554CFE" w:rsidRDefault="001217ED" w:rsidP="001217ED">
      <w:pPr>
        <w:pStyle w:val="Code"/>
        <w:rPr>
          <w:ins w:id="2979" w:author="Arnaud Dumont" w:date="2014-02-25T13:34:00Z"/>
          <w:del w:id="2980" w:author="Chris Wright" w:date="2014-06-16T14:15:00Z"/>
        </w:rPr>
      </w:pPr>
      <w:ins w:id="2981" w:author="Arnaud Dumont" w:date="2014-02-25T13:34:00Z">
        <w:del w:id="2982" w:author="Chris Wright" w:date="2014-06-16T14:15:00Z">
          <w:r w:rsidDel="00554CFE">
            <w:delText xml:space="preserve">        } ]</w:delText>
          </w:r>
        </w:del>
      </w:ins>
    </w:p>
    <w:p w:rsidR="001217ED" w:rsidDel="00554CFE" w:rsidRDefault="001217ED" w:rsidP="001217ED">
      <w:pPr>
        <w:pStyle w:val="Code"/>
        <w:rPr>
          <w:ins w:id="2983" w:author="Arnaud Dumont" w:date="2014-02-25T13:34:00Z"/>
          <w:del w:id="2984" w:author="Chris Wright" w:date="2014-06-16T14:15:00Z"/>
        </w:rPr>
      </w:pPr>
      <w:ins w:id="2985" w:author="Arnaud Dumont" w:date="2014-02-25T13:34:00Z">
        <w:del w:id="2986" w:author="Chris Wright" w:date="2014-06-16T14:15:00Z">
          <w:r w:rsidDel="00554CFE">
            <w:delText xml:space="preserve">      }</w:delText>
          </w:r>
        </w:del>
      </w:ins>
    </w:p>
    <w:p w:rsidR="001217ED" w:rsidDel="00554CFE" w:rsidRDefault="001217ED" w:rsidP="001217ED">
      <w:pPr>
        <w:pStyle w:val="Code"/>
        <w:rPr>
          <w:ins w:id="2987" w:author="Arnaud Dumont" w:date="2014-02-25T13:34:00Z"/>
          <w:del w:id="2988" w:author="Chris Wright" w:date="2014-06-16T14:15:00Z"/>
        </w:rPr>
      </w:pPr>
      <w:ins w:id="2989" w:author="Arnaud Dumont" w:date="2014-02-25T13:34:00Z">
        <w:del w:id="2990" w:author="Chris Wright" w:date="2014-06-16T14:15:00Z">
          <w:r w:rsidDel="00554CFE">
            <w:delText xml:space="preserve">    },</w:delText>
          </w:r>
        </w:del>
      </w:ins>
    </w:p>
    <w:p w:rsidR="001217ED" w:rsidRDefault="001217ED" w:rsidP="001217ED">
      <w:pPr>
        <w:pStyle w:val="Code"/>
        <w:rPr>
          <w:ins w:id="2991" w:author="Arnaud Dumont" w:date="2014-02-25T13:34:00Z"/>
        </w:rPr>
      </w:pPr>
      <w:ins w:id="2992" w:author="Arnaud Dumont" w:date="2014-02-25T13:34:00Z">
        <w:r>
          <w:t xml:space="preserve">    "</w:t>
        </w:r>
        <w:proofErr w:type="gramStart"/>
        <w:r>
          <w:t>outstandingMessage</w:t>
        </w:r>
        <w:proofErr w:type="gramEnd"/>
        <w:del w:id="2993" w:author="Chris Wright" w:date="2014-06-16T14:10:00Z">
          <w:r w:rsidDel="00C2715E">
            <w:delText>s</w:delText>
          </w:r>
        </w:del>
        <w:r>
          <w:t>Count" : 3</w:t>
        </w:r>
      </w:ins>
    </w:p>
    <w:p w:rsidR="001217ED" w:rsidRDefault="001217ED" w:rsidP="001217ED">
      <w:pPr>
        <w:pStyle w:val="Code"/>
        <w:rPr>
          <w:ins w:id="2994" w:author="Arnaud Dumont" w:date="2014-02-25T13:34:00Z"/>
        </w:rPr>
      </w:pPr>
      <w:ins w:id="2995" w:author="Arnaud Dumont" w:date="2014-02-25T13:34:00Z">
        <w:r>
          <w:lastRenderedPageBreak/>
          <w:t xml:space="preserve">  }</w:t>
        </w:r>
      </w:ins>
    </w:p>
    <w:p w:rsidR="00DE117E" w:rsidRPr="00323508" w:rsidRDefault="001217ED" w:rsidP="001217ED">
      <w:pPr>
        <w:pStyle w:val="Code"/>
        <w:rPr>
          <w:ins w:id="2996" w:author="Arnaud Dumont" w:date="2014-02-24T15:06:00Z"/>
        </w:rPr>
      </w:pPr>
      <w:ins w:id="2997" w:author="Arnaud Dumont" w:date="2014-02-25T13:34:00Z">
        <w:r>
          <w:t>}</w:t>
        </w:r>
      </w:ins>
    </w:p>
    <w:p w:rsidR="004374BC" w:rsidRDefault="004374BC" w:rsidP="004374BC">
      <w:pPr>
        <w:pStyle w:val="Heading2"/>
        <w:rPr>
          <w:ins w:id="2998" w:author="Chris Wright" w:date="2014-06-16T14:23:00Z"/>
        </w:rPr>
      </w:pPr>
      <w:bookmarkStart w:id="2999" w:name="_Toc382406022"/>
      <w:ins w:id="3000" w:author="Chris Wright" w:date="2014-06-16T14:23:00Z">
        <w:r>
          <w:t>Message</w:t>
        </w:r>
        <w:r>
          <w:t xml:space="preserve"> Get Command</w:t>
        </w:r>
      </w:ins>
    </w:p>
    <w:p w:rsidR="004374BC" w:rsidRDefault="004374BC" w:rsidP="004374BC">
      <w:pPr>
        <w:rPr>
          <w:ins w:id="3001" w:author="Chris Wright" w:date="2014-06-16T14:23:00Z"/>
        </w:rPr>
      </w:pPr>
      <w:ins w:id="3002" w:author="Chris Wright" w:date="2014-06-16T14:23:00Z">
        <w:r w:rsidRPr="00510DD6">
          <w:t xml:space="preserve">This command is used to retrieve the details of a </w:t>
        </w:r>
        <w:r>
          <w:t>Message</w:t>
        </w:r>
        <w:r w:rsidRPr="00510DD6">
          <w:t xml:space="preserve"> object </w:t>
        </w:r>
        <w:r>
          <w:t>en</w:t>
        </w:r>
      </w:ins>
      <w:ins w:id="3003" w:author="Chris Wright" w:date="2014-06-16T14:24:00Z">
        <w:r>
          <w:t>-</w:t>
        </w:r>
      </w:ins>
      <w:ins w:id="3004" w:author="Chris Wright" w:date="2014-06-16T14:23:00Z">
        <w:r>
          <w:t>queued</w:t>
        </w:r>
        <w:r w:rsidRPr="00510DD6">
          <w:t xml:space="preserve"> </w:t>
        </w:r>
        <w:r>
          <w:t>in</w:t>
        </w:r>
        <w:r w:rsidRPr="00510DD6">
          <w:t xml:space="preserve"> the system.</w:t>
        </w:r>
      </w:ins>
    </w:p>
    <w:p w:rsidR="004374BC" w:rsidRDefault="004374BC" w:rsidP="004374BC">
      <w:pPr>
        <w:pStyle w:val="Heading3"/>
        <w:rPr>
          <w:ins w:id="3005" w:author="Chris Wright" w:date="2014-06-16T14:23:00Z"/>
        </w:rPr>
      </w:pPr>
      <w:ins w:id="3006" w:author="Chris Wright" w:date="2014-06-16T14:23:00Z">
        <w:r>
          <w:t>Request</w:t>
        </w:r>
      </w:ins>
    </w:p>
    <w:p w:rsidR="004374BC" w:rsidRDefault="004374BC" w:rsidP="004374BC">
      <w:pPr>
        <w:rPr>
          <w:ins w:id="3007" w:author="Chris Wright" w:date="2014-06-16T14:23:00Z"/>
        </w:rPr>
      </w:pPr>
      <w:ins w:id="3008" w:author="Chris Wright" w:date="2014-06-16T14:23:00Z">
        <w:r w:rsidRPr="00510DD6">
          <w:t>A request should be made to the specified URI including the indicated headers</w:t>
        </w:r>
        <w:r>
          <w:t>,</w:t>
        </w:r>
        <w:r w:rsidRPr="00510DD6">
          <w:t xml:space="preserve"> and if required a request body in the format specified.</w:t>
        </w:r>
      </w:ins>
    </w:p>
    <w:p w:rsidR="004374BC" w:rsidRDefault="004374BC" w:rsidP="004374BC">
      <w:pPr>
        <w:pStyle w:val="FakeHeading4"/>
        <w:rPr>
          <w:ins w:id="3009" w:author="Chris Wright" w:date="2014-06-16T14:23:00Z"/>
        </w:rPr>
      </w:pPr>
      <w:ins w:id="3010" w:author="Chris Wright" w:date="2014-06-16T14:23:00Z">
        <w:r>
          <w:t>URI</w:t>
        </w:r>
      </w:ins>
    </w:p>
    <w:p w:rsidR="004374BC" w:rsidRPr="008A0F29" w:rsidRDefault="004374BC" w:rsidP="004374BC">
      <w:pPr>
        <w:rPr>
          <w:ins w:id="3011" w:author="Chris Wright" w:date="2014-06-16T14:23:00Z"/>
        </w:rPr>
      </w:pPr>
      <w:ins w:id="3012" w:author="Chris Wright" w:date="2014-06-16T14:23: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374BC" w:rsidRPr="00CC22F1" w:rsidTr="00286C00">
        <w:trPr>
          <w:tblHeader w:val="0"/>
          <w:ins w:id="3013" w:author="Chris Wright" w:date="2014-06-16T14:23:00Z"/>
        </w:trPr>
        <w:tc>
          <w:tcPr>
            <w:tcW w:w="1843" w:type="dxa"/>
            <w:shd w:val="clear" w:color="auto" w:fill="BFBFBF" w:themeFill="background1" w:themeFillShade="BF"/>
          </w:tcPr>
          <w:p w:rsidR="004374BC" w:rsidRPr="00750051" w:rsidRDefault="004374BC" w:rsidP="00286C00">
            <w:pPr>
              <w:pStyle w:val="Table-Header"/>
              <w:rPr>
                <w:ins w:id="3014" w:author="Chris Wright" w:date="2014-06-16T14:23:00Z"/>
              </w:rPr>
            </w:pPr>
            <w:ins w:id="3015" w:author="Chris Wright" w:date="2014-06-16T14:23:00Z">
              <w:r>
                <w:t>HTTP Method</w:t>
              </w:r>
            </w:ins>
          </w:p>
        </w:tc>
        <w:tc>
          <w:tcPr>
            <w:tcW w:w="6804" w:type="dxa"/>
            <w:shd w:val="clear" w:color="auto" w:fill="BFBFBF" w:themeFill="background1" w:themeFillShade="BF"/>
          </w:tcPr>
          <w:p w:rsidR="004374BC" w:rsidRDefault="004374BC" w:rsidP="00286C00">
            <w:pPr>
              <w:pStyle w:val="Table-Header"/>
              <w:rPr>
                <w:ins w:id="3016" w:author="Chris Wright" w:date="2014-06-16T14:23:00Z"/>
              </w:rPr>
            </w:pPr>
            <w:ins w:id="3017" w:author="Chris Wright" w:date="2014-06-16T14:23:00Z">
              <w:r>
                <w:t>Request URI</w:t>
              </w:r>
            </w:ins>
          </w:p>
        </w:tc>
      </w:tr>
      <w:tr w:rsidR="004374BC" w:rsidRPr="00CC22F1" w:rsidTr="00286C00">
        <w:trPr>
          <w:trHeight w:val="113"/>
          <w:tblHeader w:val="0"/>
          <w:ins w:id="3018" w:author="Chris Wright" w:date="2014-06-16T14:23:00Z"/>
        </w:trPr>
        <w:tc>
          <w:tcPr>
            <w:tcW w:w="1843" w:type="dxa"/>
          </w:tcPr>
          <w:p w:rsidR="004374BC" w:rsidRDefault="004374BC" w:rsidP="00286C00">
            <w:pPr>
              <w:pStyle w:val="Table-Text"/>
              <w:rPr>
                <w:ins w:id="3019" w:author="Chris Wright" w:date="2014-06-16T14:23:00Z"/>
              </w:rPr>
            </w:pPr>
            <w:ins w:id="3020" w:author="Chris Wright" w:date="2014-06-16T14:23:00Z">
              <w:r>
                <w:t>GET</w:t>
              </w:r>
            </w:ins>
          </w:p>
        </w:tc>
        <w:tc>
          <w:tcPr>
            <w:tcW w:w="6804" w:type="dxa"/>
          </w:tcPr>
          <w:p w:rsidR="004374BC" w:rsidRDefault="004374BC" w:rsidP="00286C00">
            <w:pPr>
              <w:pStyle w:val="Table-Text"/>
              <w:rPr>
                <w:ins w:id="3021" w:author="Chris Wright" w:date="2014-06-16T14:23:00Z"/>
              </w:rPr>
            </w:pPr>
            <w:ins w:id="3022" w:author="Chris Wright" w:date="2014-06-16T14:23:00Z">
              <w:r>
                <w:t>https://{service-address}/</w:t>
              </w:r>
            </w:ins>
            <w:ins w:id="3023" w:author="Chris Wright" w:date="2014-06-16T14:24:00Z">
              <w:r>
                <w:t>messages</w:t>
              </w:r>
            </w:ins>
            <w:ins w:id="3024" w:author="Chris Wright" w:date="2014-06-16T14:23:00Z">
              <w:r>
                <w:t>/{id</w:t>
              </w:r>
              <w:r w:rsidRPr="00510DD6">
                <w:t>}</w:t>
              </w:r>
            </w:ins>
          </w:p>
        </w:tc>
      </w:tr>
    </w:tbl>
    <w:p w:rsidR="004374BC" w:rsidRDefault="004374BC" w:rsidP="004374BC">
      <w:pPr>
        <w:rPr>
          <w:ins w:id="3025" w:author="Chris Wright" w:date="2014-06-16T14:23:00Z"/>
        </w:rPr>
      </w:pPr>
      <w:ins w:id="3026" w:author="Chris Wright" w:date="2014-06-16T14:23: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374BC" w:rsidRPr="00CC22F1" w:rsidTr="00286C00">
        <w:trPr>
          <w:tblHeader w:val="0"/>
          <w:ins w:id="3027" w:author="Chris Wright" w:date="2014-06-16T14:23:00Z"/>
        </w:trPr>
        <w:tc>
          <w:tcPr>
            <w:tcW w:w="1843" w:type="dxa"/>
            <w:shd w:val="clear" w:color="auto" w:fill="BFBFBF" w:themeFill="background1" w:themeFillShade="BF"/>
          </w:tcPr>
          <w:p w:rsidR="004374BC" w:rsidRPr="00750051" w:rsidRDefault="004374BC" w:rsidP="00286C00">
            <w:pPr>
              <w:pStyle w:val="Table-Header"/>
              <w:rPr>
                <w:ins w:id="3028" w:author="Chris Wright" w:date="2014-06-16T14:23:00Z"/>
              </w:rPr>
            </w:pPr>
            <w:ins w:id="3029" w:author="Chris Wright" w:date="2014-06-16T14:23:00Z">
              <w:r>
                <w:t>Field</w:t>
              </w:r>
            </w:ins>
          </w:p>
        </w:tc>
        <w:tc>
          <w:tcPr>
            <w:tcW w:w="6804" w:type="dxa"/>
            <w:shd w:val="clear" w:color="auto" w:fill="BFBFBF" w:themeFill="background1" w:themeFillShade="BF"/>
          </w:tcPr>
          <w:p w:rsidR="004374BC" w:rsidRDefault="004374BC" w:rsidP="00286C00">
            <w:pPr>
              <w:pStyle w:val="Table-Header"/>
              <w:rPr>
                <w:ins w:id="3030" w:author="Chris Wright" w:date="2014-06-16T14:23:00Z"/>
              </w:rPr>
            </w:pPr>
            <w:ins w:id="3031" w:author="Chris Wright" w:date="2014-06-16T14:23:00Z">
              <w:r>
                <w:t>Description</w:t>
              </w:r>
            </w:ins>
          </w:p>
        </w:tc>
      </w:tr>
      <w:tr w:rsidR="004374BC" w:rsidRPr="00CC22F1" w:rsidTr="00286C00">
        <w:trPr>
          <w:trHeight w:val="113"/>
          <w:tblHeader w:val="0"/>
          <w:ins w:id="3032" w:author="Chris Wright" w:date="2014-06-16T14:23:00Z"/>
        </w:trPr>
        <w:tc>
          <w:tcPr>
            <w:tcW w:w="1843" w:type="dxa"/>
          </w:tcPr>
          <w:p w:rsidR="004374BC" w:rsidRDefault="004374BC" w:rsidP="00286C00">
            <w:pPr>
              <w:pStyle w:val="Table-Text"/>
              <w:rPr>
                <w:ins w:id="3033" w:author="Chris Wright" w:date="2014-06-16T14:23:00Z"/>
              </w:rPr>
            </w:pPr>
            <w:ins w:id="3034" w:author="Chris Wright" w:date="2014-06-16T14:23:00Z">
              <w:r>
                <w:t>service-address</w:t>
              </w:r>
            </w:ins>
          </w:p>
        </w:tc>
        <w:tc>
          <w:tcPr>
            <w:tcW w:w="6804" w:type="dxa"/>
          </w:tcPr>
          <w:p w:rsidR="004374BC" w:rsidRDefault="004374BC" w:rsidP="00286C00">
            <w:pPr>
              <w:pStyle w:val="Table-Text"/>
              <w:rPr>
                <w:ins w:id="3035" w:author="Chris Wright" w:date="2014-06-16T14:23:00Z"/>
              </w:rPr>
            </w:pPr>
            <w:ins w:id="3036" w:author="Chris Wright" w:date="2014-06-16T14:23:00Z">
              <w:r>
                <w:t>The service address as described in section 2.2</w:t>
              </w:r>
            </w:ins>
          </w:p>
        </w:tc>
      </w:tr>
      <w:tr w:rsidR="004374BC" w:rsidRPr="00CC22F1" w:rsidTr="00286C00">
        <w:trPr>
          <w:trHeight w:val="113"/>
          <w:tblHeader w:val="0"/>
          <w:ins w:id="3037" w:author="Chris Wright" w:date="2014-06-16T14:23:00Z"/>
        </w:trPr>
        <w:tc>
          <w:tcPr>
            <w:tcW w:w="1843" w:type="dxa"/>
          </w:tcPr>
          <w:p w:rsidR="004374BC" w:rsidRDefault="00144C85" w:rsidP="00286C00">
            <w:pPr>
              <w:pStyle w:val="Table-Text"/>
              <w:rPr>
                <w:ins w:id="3038" w:author="Chris Wright" w:date="2014-06-16T14:23:00Z"/>
              </w:rPr>
            </w:pPr>
            <w:ins w:id="3039" w:author="Chris Wright" w:date="2014-06-16T14:23:00Z">
              <w:r>
                <w:t>id</w:t>
              </w:r>
            </w:ins>
          </w:p>
        </w:tc>
        <w:tc>
          <w:tcPr>
            <w:tcW w:w="6804" w:type="dxa"/>
          </w:tcPr>
          <w:p w:rsidR="004374BC" w:rsidRDefault="004374BC" w:rsidP="00144C85">
            <w:pPr>
              <w:pStyle w:val="Table-Text"/>
              <w:rPr>
                <w:ins w:id="3040" w:author="Chris Wright" w:date="2014-06-16T14:23:00Z"/>
              </w:rPr>
              <w:pPrChange w:id="3041" w:author="Chris Wright" w:date="2014-06-16T14:31:00Z">
                <w:pPr>
                  <w:pStyle w:val="Table-Text"/>
                </w:pPr>
              </w:pPrChange>
            </w:pPr>
            <w:ins w:id="3042" w:author="Chris Wright" w:date="2014-06-16T14:23:00Z">
              <w:r>
                <w:t xml:space="preserve">The id of the </w:t>
              </w:r>
            </w:ins>
            <w:ins w:id="3043" w:author="Chris Wright" w:date="2014-06-16T14:31:00Z">
              <w:r w:rsidR="00144C85">
                <w:t>message</w:t>
              </w:r>
            </w:ins>
            <w:ins w:id="3044" w:author="Chris Wright" w:date="2014-06-16T14:23:00Z">
              <w:r>
                <w:t xml:space="preserve"> whose details you want to retrieve</w:t>
              </w:r>
            </w:ins>
          </w:p>
        </w:tc>
      </w:tr>
    </w:tbl>
    <w:p w:rsidR="004374BC" w:rsidRDefault="004374BC" w:rsidP="004374BC">
      <w:pPr>
        <w:pStyle w:val="FakeHeading4"/>
        <w:rPr>
          <w:ins w:id="3045" w:author="Chris Wright" w:date="2014-06-16T14:23:00Z"/>
        </w:rPr>
      </w:pPr>
      <w:ins w:id="3046" w:author="Chris Wright" w:date="2014-06-16T14:23:00Z">
        <w:r>
          <w:t>Query Parameters</w:t>
        </w:r>
      </w:ins>
    </w:p>
    <w:p w:rsidR="004374BC" w:rsidRDefault="004374BC" w:rsidP="004374BC">
      <w:pPr>
        <w:rPr>
          <w:ins w:id="3047" w:author="Chris Wright" w:date="2014-06-16T14:23:00Z"/>
        </w:rPr>
      </w:pPr>
      <w:ins w:id="3048" w:author="Chris Wright" w:date="2014-06-16T14:23:00Z">
        <w:r w:rsidRPr="00510DD6">
          <w:t>Not allowed for this command</w:t>
        </w:r>
        <w:r>
          <w:t>.</w:t>
        </w:r>
      </w:ins>
    </w:p>
    <w:p w:rsidR="004374BC" w:rsidRDefault="004374BC" w:rsidP="004374BC">
      <w:pPr>
        <w:pStyle w:val="FakeHeading4"/>
        <w:rPr>
          <w:ins w:id="3049" w:author="Chris Wright" w:date="2014-06-16T14:23:00Z"/>
        </w:rPr>
      </w:pPr>
      <w:ins w:id="3050" w:author="Chris Wright" w:date="2014-06-16T14:23:00Z">
        <w:r>
          <w:t>Request Headers</w:t>
        </w:r>
      </w:ins>
    </w:p>
    <w:p w:rsidR="004374BC" w:rsidRDefault="004374BC" w:rsidP="004374BC">
      <w:pPr>
        <w:rPr>
          <w:ins w:id="3051" w:author="Chris Wright" w:date="2014-06-16T14:23:00Z"/>
        </w:rPr>
      </w:pPr>
      <w:ins w:id="3052" w:author="Chris Wright" w:date="2014-06-16T14:23:00Z">
        <w:r w:rsidRPr="00510DD6">
          <w:t xml:space="preserve">Only the standard request headers described in section </w:t>
        </w:r>
        <w:r>
          <w:t>2.6</w:t>
        </w:r>
        <w:r w:rsidRPr="00510DD6">
          <w:t xml:space="preserve"> are supported</w:t>
        </w:r>
        <w:r>
          <w:t>.</w:t>
        </w:r>
      </w:ins>
    </w:p>
    <w:p w:rsidR="004374BC" w:rsidRDefault="004374BC" w:rsidP="004374BC">
      <w:pPr>
        <w:pStyle w:val="FakeHeading4"/>
        <w:rPr>
          <w:ins w:id="3053" w:author="Chris Wright" w:date="2014-06-16T14:23:00Z"/>
        </w:rPr>
      </w:pPr>
      <w:ins w:id="3054" w:author="Chris Wright" w:date="2014-06-16T14:23:00Z">
        <w:r>
          <w:t>Request Body</w:t>
        </w:r>
      </w:ins>
    </w:p>
    <w:p w:rsidR="004374BC" w:rsidRDefault="004374BC" w:rsidP="004374BC">
      <w:pPr>
        <w:rPr>
          <w:ins w:id="3055" w:author="Chris Wright" w:date="2014-06-16T14:23:00Z"/>
        </w:rPr>
      </w:pPr>
      <w:ins w:id="3056" w:author="Chris Wright" w:date="2014-06-16T14:23:00Z">
        <w:r w:rsidRPr="00510DD6">
          <w:t>Not allowed for this command</w:t>
        </w:r>
        <w:r>
          <w:t>.</w:t>
        </w:r>
      </w:ins>
    </w:p>
    <w:p w:rsidR="004374BC" w:rsidRDefault="004374BC" w:rsidP="004374BC">
      <w:pPr>
        <w:pStyle w:val="Heading3"/>
        <w:rPr>
          <w:ins w:id="3057" w:author="Chris Wright" w:date="2014-06-16T14:23:00Z"/>
        </w:rPr>
      </w:pPr>
      <w:ins w:id="3058" w:author="Chris Wright" w:date="2014-06-16T14:23:00Z">
        <w:r>
          <w:t>Response</w:t>
        </w:r>
      </w:ins>
    </w:p>
    <w:p w:rsidR="004374BC" w:rsidRDefault="004374BC" w:rsidP="004374BC">
      <w:pPr>
        <w:rPr>
          <w:ins w:id="3059" w:author="Chris Wright" w:date="2014-06-16T14:23:00Z"/>
        </w:rPr>
      </w:pPr>
      <w:ins w:id="3060" w:author="Chris Wright" w:date="2014-06-16T14:23:00Z">
        <w:r w:rsidRPr="00510DD6">
          <w:t>The response will include a status code, response headers and in some case a response body encoded according to the relevant header.</w:t>
        </w:r>
      </w:ins>
    </w:p>
    <w:p w:rsidR="004374BC" w:rsidRDefault="004374BC" w:rsidP="004374BC">
      <w:pPr>
        <w:pStyle w:val="FakeHeading4"/>
        <w:rPr>
          <w:ins w:id="3061" w:author="Chris Wright" w:date="2014-06-16T14:23:00Z"/>
        </w:rPr>
      </w:pPr>
      <w:ins w:id="3062" w:author="Chris Wright" w:date="2014-06-16T14:23:00Z">
        <w:r>
          <w:t>Status Code</w:t>
        </w:r>
      </w:ins>
    </w:p>
    <w:p w:rsidR="004374BC" w:rsidRDefault="004374BC" w:rsidP="004374BC">
      <w:pPr>
        <w:rPr>
          <w:ins w:id="3063" w:author="Chris Wright" w:date="2014-06-16T14:23:00Z"/>
        </w:rPr>
      </w:pPr>
      <w:ins w:id="3064" w:author="Chris Wright" w:date="2014-06-16T14:23:00Z">
        <w:r w:rsidRPr="00510DD6">
          <w:t>On success this command will return http status code 200 (OK).</w:t>
        </w:r>
      </w:ins>
    </w:p>
    <w:p w:rsidR="004374BC" w:rsidRDefault="004374BC" w:rsidP="004374BC">
      <w:pPr>
        <w:pStyle w:val="FakeHeading4"/>
        <w:rPr>
          <w:ins w:id="3065" w:author="Chris Wright" w:date="2014-06-16T14:23:00Z"/>
        </w:rPr>
      </w:pPr>
      <w:ins w:id="3066" w:author="Chris Wright" w:date="2014-06-16T14:23:00Z">
        <w:r>
          <w:t>Response Headers</w:t>
        </w:r>
      </w:ins>
    </w:p>
    <w:p w:rsidR="004374BC" w:rsidRDefault="004374BC" w:rsidP="004374BC">
      <w:pPr>
        <w:rPr>
          <w:ins w:id="3067" w:author="Chris Wright" w:date="2014-06-16T14:23:00Z"/>
        </w:rPr>
      </w:pPr>
      <w:ins w:id="3068" w:author="Chris Wright" w:date="2014-06-16T14:23:00Z">
        <w:r w:rsidRPr="00510DD6">
          <w:t xml:space="preserve">Only the standard response headers described in section </w:t>
        </w:r>
        <w:r>
          <w:t>2.7</w:t>
        </w:r>
        <w:r w:rsidRPr="00510DD6">
          <w:t xml:space="preserve"> are returned.</w:t>
        </w:r>
      </w:ins>
    </w:p>
    <w:p w:rsidR="004374BC" w:rsidRPr="00510DD6" w:rsidRDefault="004374BC" w:rsidP="004374BC">
      <w:pPr>
        <w:pStyle w:val="FakeHeading4"/>
        <w:rPr>
          <w:ins w:id="3069" w:author="Chris Wright" w:date="2014-06-16T14:23:00Z"/>
        </w:rPr>
      </w:pPr>
      <w:ins w:id="3070" w:author="Chris Wright" w:date="2014-06-16T14:23:00Z">
        <w:r>
          <w:t>Response Body</w:t>
        </w:r>
      </w:ins>
    </w:p>
    <w:p w:rsidR="004374BC" w:rsidRDefault="004374BC" w:rsidP="004374BC">
      <w:pPr>
        <w:rPr>
          <w:ins w:id="3071" w:author="Chris Wright" w:date="2014-06-16T14:32:00Z"/>
        </w:rPr>
      </w:pPr>
      <w:ins w:id="3072" w:author="Chris Wright" w:date="2014-06-16T14:23:00Z">
        <w:r w:rsidRPr="00510DD6">
          <w:t xml:space="preserve">A JSON representation of the </w:t>
        </w:r>
      </w:ins>
      <w:ins w:id="3073" w:author="Chris Wright" w:date="2014-06-16T14:31:00Z">
        <w:r w:rsidR="00144C85">
          <w:t>message</w:t>
        </w:r>
      </w:ins>
      <w:ins w:id="3074" w:author="Chris Wright" w:date="2014-06-16T14:23:00Z">
        <w:r w:rsidRPr="00510DD6">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62"/>
        <w:gridCol w:w="4008"/>
      </w:tblGrid>
      <w:tr w:rsidR="00144C85" w:rsidRPr="00CC22F1" w:rsidTr="00286C00">
        <w:trPr>
          <w:tblHeader w:val="0"/>
          <w:ins w:id="3075" w:author="Chris Wright" w:date="2014-06-16T14:32:00Z"/>
        </w:trPr>
        <w:tc>
          <w:tcPr>
            <w:tcW w:w="2777" w:type="dxa"/>
            <w:shd w:val="clear" w:color="auto" w:fill="BFBFBF" w:themeFill="background1" w:themeFillShade="BF"/>
          </w:tcPr>
          <w:p w:rsidR="00144C85" w:rsidRPr="00750051" w:rsidRDefault="00144C85" w:rsidP="00286C00">
            <w:pPr>
              <w:pStyle w:val="Table-Header"/>
              <w:rPr>
                <w:ins w:id="3076" w:author="Chris Wright" w:date="2014-06-16T14:32:00Z"/>
              </w:rPr>
            </w:pPr>
            <w:ins w:id="3077" w:author="Chris Wright" w:date="2014-06-16T14:32:00Z">
              <w:r>
                <w:t>Field Name</w:t>
              </w:r>
            </w:ins>
          </w:p>
        </w:tc>
        <w:tc>
          <w:tcPr>
            <w:tcW w:w="1862" w:type="dxa"/>
            <w:shd w:val="clear" w:color="auto" w:fill="BFBFBF" w:themeFill="background1" w:themeFillShade="BF"/>
          </w:tcPr>
          <w:p w:rsidR="00144C85" w:rsidRDefault="00144C85" w:rsidP="00286C00">
            <w:pPr>
              <w:pStyle w:val="Table-Header"/>
              <w:rPr>
                <w:ins w:id="3078" w:author="Chris Wright" w:date="2014-06-16T14:32:00Z"/>
              </w:rPr>
            </w:pPr>
            <w:ins w:id="3079" w:author="Chris Wright" w:date="2014-06-16T14:32:00Z">
              <w:r>
                <w:t>Type</w:t>
              </w:r>
            </w:ins>
          </w:p>
        </w:tc>
        <w:tc>
          <w:tcPr>
            <w:tcW w:w="4008" w:type="dxa"/>
            <w:shd w:val="clear" w:color="auto" w:fill="BFBFBF" w:themeFill="background1" w:themeFillShade="BF"/>
          </w:tcPr>
          <w:p w:rsidR="00144C85" w:rsidRDefault="00144C85" w:rsidP="00286C00">
            <w:pPr>
              <w:pStyle w:val="Table-Header"/>
              <w:rPr>
                <w:ins w:id="3080" w:author="Chris Wright" w:date="2014-06-16T14:32:00Z"/>
              </w:rPr>
            </w:pPr>
            <w:ins w:id="3081" w:author="Chris Wright" w:date="2014-06-16T14:32:00Z">
              <w:r>
                <w:t>Description</w:t>
              </w:r>
            </w:ins>
          </w:p>
        </w:tc>
      </w:tr>
      <w:tr w:rsidR="00144C85" w:rsidTr="00286C00">
        <w:trPr>
          <w:trHeight w:val="113"/>
          <w:tblHeader w:val="0"/>
          <w:ins w:id="3082" w:author="Chris Wright" w:date="2014-06-16T14:32:00Z"/>
        </w:trPr>
        <w:tc>
          <w:tcPr>
            <w:tcW w:w="2777" w:type="dxa"/>
          </w:tcPr>
          <w:p w:rsidR="00144C85" w:rsidRDefault="00144C85" w:rsidP="00286C00">
            <w:pPr>
              <w:pStyle w:val="Table-Text"/>
              <w:rPr>
                <w:ins w:id="3083" w:author="Chris Wright" w:date="2014-06-16T14:32:00Z"/>
              </w:rPr>
            </w:pPr>
            <w:ins w:id="3084" w:author="Chris Wright" w:date="2014-06-16T14:32:00Z">
              <w:r>
                <w:t>@uri</w:t>
              </w:r>
            </w:ins>
          </w:p>
        </w:tc>
        <w:tc>
          <w:tcPr>
            <w:tcW w:w="1862" w:type="dxa"/>
          </w:tcPr>
          <w:p w:rsidR="00144C85" w:rsidRDefault="00144C85" w:rsidP="00286C00">
            <w:pPr>
              <w:pStyle w:val="Table-Text"/>
              <w:rPr>
                <w:ins w:id="3085" w:author="Chris Wright" w:date="2014-06-16T14:32:00Z"/>
              </w:rPr>
            </w:pPr>
            <w:ins w:id="3086" w:author="Chris Wright" w:date="2014-06-16T14:32:00Z">
              <w:r>
                <w:t>string</w:t>
              </w:r>
            </w:ins>
          </w:p>
        </w:tc>
        <w:tc>
          <w:tcPr>
            <w:tcW w:w="4008" w:type="dxa"/>
          </w:tcPr>
          <w:p w:rsidR="00144C85" w:rsidRDefault="00144C85" w:rsidP="00286C00">
            <w:pPr>
              <w:pStyle w:val="Table-Text"/>
              <w:rPr>
                <w:ins w:id="3087" w:author="Chris Wright" w:date="2014-06-16T14:32:00Z"/>
              </w:rPr>
            </w:pPr>
            <w:ins w:id="3088" w:author="Chris Wright" w:date="2014-06-16T14:32:00Z">
              <w:r>
                <w:t>The URI that corresponds to the full details of the object</w:t>
              </w:r>
            </w:ins>
          </w:p>
        </w:tc>
      </w:tr>
      <w:tr w:rsidR="00144C85" w:rsidRPr="00CC22F1" w:rsidTr="00286C00">
        <w:trPr>
          <w:trHeight w:val="113"/>
          <w:tblHeader w:val="0"/>
          <w:ins w:id="3089" w:author="Chris Wright" w:date="2014-06-16T14:32:00Z"/>
        </w:trPr>
        <w:tc>
          <w:tcPr>
            <w:tcW w:w="2777" w:type="dxa"/>
          </w:tcPr>
          <w:p w:rsidR="00144C85" w:rsidRDefault="00144C85" w:rsidP="00286C00">
            <w:pPr>
              <w:pStyle w:val="Table-Text"/>
              <w:rPr>
                <w:ins w:id="3090" w:author="Chris Wright" w:date="2014-06-16T14:32:00Z"/>
              </w:rPr>
            </w:pPr>
            <w:ins w:id="3091" w:author="Chris Wright" w:date="2014-06-16T14:32:00Z">
              <w:r>
                <w:t>id</w:t>
              </w:r>
            </w:ins>
          </w:p>
        </w:tc>
        <w:tc>
          <w:tcPr>
            <w:tcW w:w="1862" w:type="dxa"/>
          </w:tcPr>
          <w:p w:rsidR="00144C85" w:rsidRDefault="00144C85" w:rsidP="00286C00">
            <w:pPr>
              <w:pStyle w:val="Table-Text"/>
              <w:rPr>
                <w:ins w:id="3092" w:author="Chris Wright" w:date="2014-06-16T14:32:00Z"/>
              </w:rPr>
            </w:pPr>
            <w:ins w:id="3093" w:author="Chris Wright" w:date="2014-06-16T14:32:00Z">
              <w:r>
                <w:t>uuid</w:t>
              </w:r>
            </w:ins>
          </w:p>
        </w:tc>
        <w:tc>
          <w:tcPr>
            <w:tcW w:w="4008" w:type="dxa"/>
          </w:tcPr>
          <w:p w:rsidR="00144C85" w:rsidRDefault="00144C85" w:rsidP="00286C00">
            <w:pPr>
              <w:pStyle w:val="Table-Text"/>
              <w:rPr>
                <w:ins w:id="3094" w:author="Chris Wright" w:date="2014-06-16T14:32:00Z"/>
              </w:rPr>
            </w:pPr>
            <w:ins w:id="3095" w:author="Chris Wright" w:date="2014-06-16T14:32:00Z">
              <w:r>
                <w:t>The UUID of the object</w:t>
              </w:r>
            </w:ins>
          </w:p>
        </w:tc>
      </w:tr>
      <w:tr w:rsidR="00144C85" w:rsidRPr="00CC22F1" w:rsidTr="00286C00">
        <w:trPr>
          <w:trHeight w:val="113"/>
          <w:tblHeader w:val="0"/>
          <w:ins w:id="3096" w:author="Chris Wright" w:date="2014-06-16T14:32:00Z"/>
        </w:trPr>
        <w:tc>
          <w:tcPr>
            <w:tcW w:w="2777" w:type="dxa"/>
          </w:tcPr>
          <w:p w:rsidR="00144C85" w:rsidRDefault="00144C85" w:rsidP="00286C00">
            <w:pPr>
              <w:pStyle w:val="Table-Text"/>
              <w:rPr>
                <w:ins w:id="3097" w:author="Chris Wright" w:date="2014-06-16T14:32:00Z"/>
              </w:rPr>
            </w:pPr>
            <w:ins w:id="3098" w:author="Chris Wright" w:date="2014-06-16T14:32:00Z">
              <w:r>
                <w:t>messageCode</w:t>
              </w:r>
            </w:ins>
          </w:p>
        </w:tc>
        <w:tc>
          <w:tcPr>
            <w:tcW w:w="1862" w:type="dxa"/>
          </w:tcPr>
          <w:p w:rsidR="00144C85" w:rsidRDefault="00144C85" w:rsidP="00286C00">
            <w:pPr>
              <w:pStyle w:val="Table-Text"/>
              <w:rPr>
                <w:ins w:id="3099" w:author="Chris Wright" w:date="2014-06-16T14:32:00Z"/>
              </w:rPr>
            </w:pPr>
            <w:ins w:id="3100" w:author="Chris Wright" w:date="2014-06-16T14:32:00Z">
              <w:r>
                <w:t>string</w:t>
              </w:r>
            </w:ins>
          </w:p>
        </w:tc>
        <w:tc>
          <w:tcPr>
            <w:tcW w:w="4008" w:type="dxa"/>
          </w:tcPr>
          <w:p w:rsidR="00144C85" w:rsidRDefault="00144C85" w:rsidP="00144C85">
            <w:pPr>
              <w:pStyle w:val="Table-Text"/>
              <w:rPr>
                <w:ins w:id="3101" w:author="Chris Wright" w:date="2014-06-16T14:32:00Z"/>
              </w:rPr>
              <w:pPrChange w:id="3102" w:author="Chris Wright" w:date="2014-06-16T14:32:00Z">
                <w:pPr>
                  <w:pStyle w:val="Table-Text"/>
                </w:pPr>
              </w:pPrChange>
            </w:pPr>
            <w:ins w:id="3103" w:author="Chris Wright" w:date="2014-06-16T14:32:00Z">
              <w:r>
                <w:t>The type of the message. See list of types provided</w:t>
              </w:r>
              <w:r>
                <w:t xml:space="preserve"> in the Message Poll Command</w:t>
              </w:r>
              <w:r>
                <w:t>.</w:t>
              </w:r>
            </w:ins>
          </w:p>
        </w:tc>
      </w:tr>
      <w:tr w:rsidR="00144C85" w:rsidRPr="00CC22F1" w:rsidTr="00286C00">
        <w:trPr>
          <w:trHeight w:val="113"/>
          <w:tblHeader w:val="0"/>
          <w:ins w:id="3104" w:author="Chris Wright" w:date="2014-06-16T14:32:00Z"/>
        </w:trPr>
        <w:tc>
          <w:tcPr>
            <w:tcW w:w="2777" w:type="dxa"/>
          </w:tcPr>
          <w:p w:rsidR="00144C85" w:rsidRDefault="00144C85" w:rsidP="00286C00">
            <w:pPr>
              <w:pStyle w:val="Table-Text"/>
              <w:rPr>
                <w:ins w:id="3105" w:author="Chris Wright" w:date="2014-06-16T14:32:00Z"/>
              </w:rPr>
            </w:pPr>
            <w:ins w:id="3106" w:author="Chris Wright" w:date="2014-06-16T14:32:00Z">
              <w:r>
                <w:t>target</w:t>
              </w:r>
              <w:r w:rsidRPr="00DE117E">
                <w:t>AccountId</w:t>
              </w:r>
            </w:ins>
          </w:p>
        </w:tc>
        <w:tc>
          <w:tcPr>
            <w:tcW w:w="1862" w:type="dxa"/>
          </w:tcPr>
          <w:p w:rsidR="00144C85" w:rsidRDefault="00144C85" w:rsidP="00286C00">
            <w:pPr>
              <w:pStyle w:val="Table-Text"/>
              <w:rPr>
                <w:ins w:id="3107" w:author="Chris Wright" w:date="2014-06-16T14:32:00Z"/>
              </w:rPr>
            </w:pPr>
            <w:ins w:id="3108" w:author="Chris Wright" w:date="2014-06-16T14:32:00Z">
              <w:r>
                <w:t>uuid</w:t>
              </w:r>
            </w:ins>
          </w:p>
        </w:tc>
        <w:tc>
          <w:tcPr>
            <w:tcW w:w="4008" w:type="dxa"/>
          </w:tcPr>
          <w:p w:rsidR="00144C85" w:rsidRDefault="00144C85" w:rsidP="00286C00">
            <w:pPr>
              <w:pStyle w:val="Table-Text"/>
              <w:rPr>
                <w:ins w:id="3109" w:author="Chris Wright" w:date="2014-06-16T14:32:00Z"/>
              </w:rPr>
            </w:pPr>
            <w:ins w:id="3110" w:author="Chris Wright" w:date="2014-06-16T14:32:00Z">
              <w:r>
                <w:t>The UUID of the account this message is for</w:t>
              </w:r>
            </w:ins>
          </w:p>
        </w:tc>
      </w:tr>
      <w:tr w:rsidR="00FC17E6" w:rsidRPr="00CC22F1" w:rsidTr="00286C00">
        <w:trPr>
          <w:trHeight w:val="113"/>
          <w:tblHeader w:val="0"/>
          <w:ins w:id="3111" w:author="Chris Wright" w:date="2014-06-16T14:33:00Z"/>
        </w:trPr>
        <w:tc>
          <w:tcPr>
            <w:tcW w:w="2777" w:type="dxa"/>
          </w:tcPr>
          <w:p w:rsidR="00FC17E6" w:rsidRDefault="00FC17E6" w:rsidP="00286C00">
            <w:pPr>
              <w:pStyle w:val="Table-Text"/>
              <w:rPr>
                <w:ins w:id="3112" w:author="Chris Wright" w:date="2014-06-16T14:33:00Z"/>
              </w:rPr>
            </w:pPr>
            <w:ins w:id="3113" w:author="Chris Wright" w:date="2014-06-16T14:33:00Z">
              <w:r>
                <w:t>targetAccountName</w:t>
              </w:r>
            </w:ins>
          </w:p>
        </w:tc>
        <w:tc>
          <w:tcPr>
            <w:tcW w:w="1862" w:type="dxa"/>
          </w:tcPr>
          <w:p w:rsidR="00FC17E6" w:rsidRDefault="00FC17E6" w:rsidP="00286C00">
            <w:pPr>
              <w:pStyle w:val="Table-Text"/>
              <w:rPr>
                <w:ins w:id="3114" w:author="Chris Wright" w:date="2014-06-16T14:33:00Z"/>
              </w:rPr>
            </w:pPr>
            <w:ins w:id="3115" w:author="Chris Wright" w:date="2014-06-16T14:33:00Z">
              <w:r>
                <w:t>string</w:t>
              </w:r>
            </w:ins>
          </w:p>
        </w:tc>
        <w:tc>
          <w:tcPr>
            <w:tcW w:w="4008" w:type="dxa"/>
          </w:tcPr>
          <w:p w:rsidR="00FC17E6" w:rsidRDefault="00FC17E6" w:rsidP="00286C00">
            <w:pPr>
              <w:pStyle w:val="Table-Text"/>
              <w:rPr>
                <w:ins w:id="3116" w:author="Chris Wright" w:date="2014-06-16T14:33:00Z"/>
              </w:rPr>
            </w:pPr>
            <w:ins w:id="3117" w:author="Chris Wright" w:date="2014-06-16T14:33:00Z">
              <w:r>
                <w:t>The name of the account this message is for</w:t>
              </w:r>
            </w:ins>
          </w:p>
        </w:tc>
      </w:tr>
      <w:tr w:rsidR="00144C85" w:rsidRPr="00CC22F1" w:rsidTr="00286C00">
        <w:trPr>
          <w:trHeight w:val="113"/>
          <w:tblHeader w:val="0"/>
          <w:ins w:id="3118" w:author="Chris Wright" w:date="2014-06-16T14:32:00Z"/>
        </w:trPr>
        <w:tc>
          <w:tcPr>
            <w:tcW w:w="2777" w:type="dxa"/>
          </w:tcPr>
          <w:p w:rsidR="00144C85" w:rsidRDefault="00144C85" w:rsidP="00286C00">
            <w:pPr>
              <w:pStyle w:val="Table-Text"/>
              <w:rPr>
                <w:ins w:id="3119" w:author="Chris Wright" w:date="2014-06-16T14:32:00Z"/>
              </w:rPr>
            </w:pPr>
            <w:ins w:id="3120" w:author="Chris Wright" w:date="2014-06-16T14:32:00Z">
              <w:r>
                <w:t>enqueueDate</w:t>
              </w:r>
            </w:ins>
          </w:p>
        </w:tc>
        <w:tc>
          <w:tcPr>
            <w:tcW w:w="1862" w:type="dxa"/>
          </w:tcPr>
          <w:p w:rsidR="00144C85" w:rsidRDefault="00144C85" w:rsidP="00286C00">
            <w:pPr>
              <w:pStyle w:val="Table-Text"/>
              <w:rPr>
                <w:ins w:id="3121" w:author="Chris Wright" w:date="2014-06-16T14:32:00Z"/>
              </w:rPr>
            </w:pPr>
            <w:ins w:id="3122" w:author="Chris Wright" w:date="2014-06-16T14:32:00Z">
              <w:r>
                <w:t>timestamp</w:t>
              </w:r>
            </w:ins>
          </w:p>
        </w:tc>
        <w:tc>
          <w:tcPr>
            <w:tcW w:w="4008" w:type="dxa"/>
          </w:tcPr>
          <w:p w:rsidR="00144C85" w:rsidRDefault="00144C85" w:rsidP="00286C00">
            <w:pPr>
              <w:pStyle w:val="Table-Text"/>
              <w:rPr>
                <w:ins w:id="3123" w:author="Chris Wright" w:date="2014-06-16T14:32:00Z"/>
              </w:rPr>
            </w:pPr>
            <w:ins w:id="3124" w:author="Chris Wright" w:date="2014-06-16T14:32:00Z">
              <w:r>
                <w:t>The date and time in UTC that this message was en</w:t>
              </w:r>
            </w:ins>
            <w:ins w:id="3125" w:author="Chris Wright" w:date="2014-06-16T14:35:00Z">
              <w:r w:rsidR="00FC17E6">
                <w:t>-</w:t>
              </w:r>
            </w:ins>
            <w:ins w:id="3126" w:author="Chris Wright" w:date="2014-06-16T14:32:00Z">
              <w:r>
                <w:t>queued</w:t>
              </w:r>
            </w:ins>
          </w:p>
        </w:tc>
      </w:tr>
      <w:tr w:rsidR="00144C85" w:rsidRPr="00CC22F1" w:rsidTr="00286C00">
        <w:trPr>
          <w:trHeight w:val="113"/>
          <w:tblHeader w:val="0"/>
          <w:ins w:id="3127" w:author="Chris Wright" w:date="2014-06-16T14:32:00Z"/>
        </w:trPr>
        <w:tc>
          <w:tcPr>
            <w:tcW w:w="2777" w:type="dxa"/>
          </w:tcPr>
          <w:p w:rsidR="00144C85" w:rsidRPr="00DE117E" w:rsidRDefault="00144C85" w:rsidP="00286C00">
            <w:pPr>
              <w:pStyle w:val="Table-Text"/>
              <w:rPr>
                <w:ins w:id="3128" w:author="Chris Wright" w:date="2014-06-16T14:32:00Z"/>
              </w:rPr>
            </w:pPr>
            <w:ins w:id="3129" w:author="Chris Wright" w:date="2014-06-16T14:32:00Z">
              <w:r>
                <w:t>parameters</w:t>
              </w:r>
            </w:ins>
          </w:p>
        </w:tc>
        <w:tc>
          <w:tcPr>
            <w:tcW w:w="1862" w:type="dxa"/>
          </w:tcPr>
          <w:p w:rsidR="00144C85" w:rsidRDefault="00144C85" w:rsidP="00286C00">
            <w:pPr>
              <w:pStyle w:val="Table-Text"/>
              <w:rPr>
                <w:ins w:id="3130" w:author="Chris Wright" w:date="2014-06-16T14:32:00Z"/>
              </w:rPr>
            </w:pPr>
            <w:ins w:id="3131" w:author="Chris Wright" w:date="2014-06-16T14:32:00Z">
              <w:r>
                <w:t>map</w:t>
              </w:r>
            </w:ins>
          </w:p>
        </w:tc>
        <w:tc>
          <w:tcPr>
            <w:tcW w:w="4008" w:type="dxa"/>
          </w:tcPr>
          <w:p w:rsidR="00144C85" w:rsidRDefault="00144C85" w:rsidP="00FC17E6">
            <w:pPr>
              <w:pStyle w:val="Table-Text"/>
              <w:rPr>
                <w:ins w:id="3132" w:author="Chris Wright" w:date="2014-06-16T14:32:00Z"/>
              </w:rPr>
              <w:pPrChange w:id="3133" w:author="Chris Wright" w:date="2014-06-16T14:32:00Z">
                <w:pPr>
                  <w:pStyle w:val="Table-Text"/>
                </w:pPr>
              </w:pPrChange>
            </w:pPr>
            <w:ins w:id="3134" w:author="Chris Wright" w:date="2014-06-16T14:32:00Z">
              <w:r>
                <w:t xml:space="preserve">A JSON map of the parameters of the message (see </w:t>
              </w:r>
              <w:r w:rsidR="00FC17E6">
                <w:t>Message Poll Command</w:t>
              </w:r>
              <w:r>
                <w:t>) – for machine use.</w:t>
              </w:r>
            </w:ins>
          </w:p>
        </w:tc>
      </w:tr>
      <w:tr w:rsidR="00144C85" w:rsidRPr="00CC22F1" w:rsidTr="00286C00">
        <w:trPr>
          <w:trHeight w:val="113"/>
          <w:tblHeader w:val="0"/>
          <w:ins w:id="3135" w:author="Chris Wright" w:date="2014-06-16T14:32:00Z"/>
        </w:trPr>
        <w:tc>
          <w:tcPr>
            <w:tcW w:w="2777" w:type="dxa"/>
          </w:tcPr>
          <w:p w:rsidR="00144C85" w:rsidRDefault="00144C85" w:rsidP="00286C00">
            <w:pPr>
              <w:pStyle w:val="Table-Text"/>
              <w:rPr>
                <w:ins w:id="3136" w:author="Chris Wright" w:date="2014-06-16T14:32:00Z"/>
              </w:rPr>
            </w:pPr>
            <w:ins w:id="3137" w:author="Chris Wright" w:date="2014-06-16T14:32:00Z">
              <w:r>
                <w:t>subject</w:t>
              </w:r>
            </w:ins>
          </w:p>
        </w:tc>
        <w:tc>
          <w:tcPr>
            <w:tcW w:w="1862" w:type="dxa"/>
          </w:tcPr>
          <w:p w:rsidR="00144C85" w:rsidRDefault="00144C85" w:rsidP="00286C00">
            <w:pPr>
              <w:pStyle w:val="Table-Text"/>
              <w:rPr>
                <w:ins w:id="3138" w:author="Chris Wright" w:date="2014-06-16T14:32:00Z"/>
              </w:rPr>
            </w:pPr>
            <w:ins w:id="3139" w:author="Chris Wright" w:date="2014-06-16T14:32:00Z">
              <w:r>
                <w:t>string</w:t>
              </w:r>
            </w:ins>
          </w:p>
        </w:tc>
        <w:tc>
          <w:tcPr>
            <w:tcW w:w="4008" w:type="dxa"/>
          </w:tcPr>
          <w:p w:rsidR="00144C85" w:rsidRDefault="00144C85" w:rsidP="00286C00">
            <w:pPr>
              <w:pStyle w:val="Table-Text"/>
              <w:rPr>
                <w:ins w:id="3140" w:author="Chris Wright" w:date="2014-06-16T14:32:00Z"/>
              </w:rPr>
            </w:pPr>
            <w:ins w:id="3141" w:author="Chris Wright" w:date="2014-06-16T14:32:00Z">
              <w:r>
                <w:t>The human readable subject of the message</w:t>
              </w:r>
            </w:ins>
          </w:p>
        </w:tc>
      </w:tr>
      <w:tr w:rsidR="00144C85" w:rsidRPr="00CC22F1" w:rsidTr="00286C00">
        <w:trPr>
          <w:trHeight w:val="113"/>
          <w:tblHeader w:val="0"/>
          <w:ins w:id="3142" w:author="Chris Wright" w:date="2014-06-16T14:32:00Z"/>
        </w:trPr>
        <w:tc>
          <w:tcPr>
            <w:tcW w:w="2777" w:type="dxa"/>
          </w:tcPr>
          <w:p w:rsidR="00144C85" w:rsidRDefault="00144C85" w:rsidP="00286C00">
            <w:pPr>
              <w:pStyle w:val="Table-Text"/>
              <w:rPr>
                <w:ins w:id="3143" w:author="Chris Wright" w:date="2014-06-16T14:32:00Z"/>
              </w:rPr>
            </w:pPr>
            <w:ins w:id="3144" w:author="Chris Wright" w:date="2014-06-16T14:32:00Z">
              <w:r w:rsidRPr="00136CBE">
                <w:t>message</w:t>
              </w:r>
            </w:ins>
          </w:p>
        </w:tc>
        <w:tc>
          <w:tcPr>
            <w:tcW w:w="1862" w:type="dxa"/>
          </w:tcPr>
          <w:p w:rsidR="00144C85" w:rsidRDefault="00144C85" w:rsidP="00286C00">
            <w:pPr>
              <w:pStyle w:val="Table-Text"/>
              <w:rPr>
                <w:ins w:id="3145" w:author="Chris Wright" w:date="2014-06-16T14:32:00Z"/>
              </w:rPr>
            </w:pPr>
            <w:ins w:id="3146" w:author="Chris Wright" w:date="2014-06-16T14:32:00Z">
              <w:r>
                <w:t>string</w:t>
              </w:r>
            </w:ins>
          </w:p>
        </w:tc>
        <w:tc>
          <w:tcPr>
            <w:tcW w:w="4008" w:type="dxa"/>
          </w:tcPr>
          <w:p w:rsidR="00144C85" w:rsidRDefault="00144C85" w:rsidP="00286C00">
            <w:pPr>
              <w:pStyle w:val="Table-Text"/>
              <w:rPr>
                <w:ins w:id="3147" w:author="Chris Wright" w:date="2014-06-16T14:32:00Z"/>
              </w:rPr>
            </w:pPr>
            <w:ins w:id="3148" w:author="Chris Wright" w:date="2014-06-16T14:32:00Z">
              <w:r>
                <w:t>The human-readable contents of the message</w:t>
              </w:r>
            </w:ins>
          </w:p>
        </w:tc>
      </w:tr>
      <w:tr w:rsidR="00FC17E6" w:rsidRPr="00CC22F1" w:rsidTr="00286C00">
        <w:trPr>
          <w:trHeight w:val="113"/>
          <w:tblHeader w:val="0"/>
          <w:ins w:id="3149" w:author="Chris Wright" w:date="2014-06-16T14:33:00Z"/>
        </w:trPr>
        <w:tc>
          <w:tcPr>
            <w:tcW w:w="2777" w:type="dxa"/>
          </w:tcPr>
          <w:p w:rsidR="00FC17E6" w:rsidRPr="00136CBE" w:rsidRDefault="00FC17E6" w:rsidP="00286C00">
            <w:pPr>
              <w:pStyle w:val="Table-Text"/>
              <w:rPr>
                <w:ins w:id="3150" w:author="Chris Wright" w:date="2014-06-16T14:33:00Z"/>
              </w:rPr>
            </w:pPr>
            <w:ins w:id="3151" w:author="Chris Wright" w:date="2014-06-16T14:33:00Z">
              <w:r>
                <w:t>acknowledgeDate</w:t>
              </w:r>
            </w:ins>
          </w:p>
        </w:tc>
        <w:tc>
          <w:tcPr>
            <w:tcW w:w="1862" w:type="dxa"/>
          </w:tcPr>
          <w:p w:rsidR="00FC17E6" w:rsidRDefault="00FC17E6" w:rsidP="00286C00">
            <w:pPr>
              <w:pStyle w:val="Table-Text"/>
              <w:rPr>
                <w:ins w:id="3152" w:author="Chris Wright" w:date="2014-06-16T14:33:00Z"/>
              </w:rPr>
            </w:pPr>
            <w:ins w:id="3153" w:author="Chris Wright" w:date="2014-06-16T14:33:00Z">
              <w:r>
                <w:t>timestamp</w:t>
              </w:r>
            </w:ins>
          </w:p>
        </w:tc>
        <w:tc>
          <w:tcPr>
            <w:tcW w:w="4008" w:type="dxa"/>
          </w:tcPr>
          <w:p w:rsidR="00FC17E6" w:rsidRDefault="00FC17E6" w:rsidP="00286C00">
            <w:pPr>
              <w:pStyle w:val="Table-Text"/>
              <w:rPr>
                <w:ins w:id="3154" w:author="Chris Wright" w:date="2014-06-16T14:33:00Z"/>
              </w:rPr>
            </w:pPr>
            <w:ins w:id="3155" w:author="Chris Wright" w:date="2014-06-16T14:34:00Z">
              <w:r>
                <w:t xml:space="preserve">The date and time in UTC that this message was acknowledge, null if it has not yet been </w:t>
              </w:r>
            </w:ins>
            <w:ins w:id="3156" w:author="Chris Wright" w:date="2014-06-16T14:35:00Z">
              <w:r>
                <w:t>acknowledged</w:t>
              </w:r>
            </w:ins>
          </w:p>
        </w:tc>
      </w:tr>
      <w:tr w:rsidR="00FC17E6" w:rsidRPr="00CC22F1" w:rsidTr="00286C00">
        <w:trPr>
          <w:trHeight w:val="113"/>
          <w:tblHeader w:val="0"/>
          <w:ins w:id="3157" w:author="Chris Wright" w:date="2014-06-16T14:33:00Z"/>
        </w:trPr>
        <w:tc>
          <w:tcPr>
            <w:tcW w:w="2777" w:type="dxa"/>
          </w:tcPr>
          <w:p w:rsidR="00FC17E6" w:rsidRDefault="00FC17E6" w:rsidP="00286C00">
            <w:pPr>
              <w:pStyle w:val="Table-Text"/>
              <w:rPr>
                <w:ins w:id="3158" w:author="Chris Wright" w:date="2014-06-16T14:33:00Z"/>
              </w:rPr>
            </w:pPr>
            <w:ins w:id="3159" w:author="Chris Wright" w:date="2014-06-16T14:33:00Z">
              <w:r>
                <w:t>acknowledgeByUserId</w:t>
              </w:r>
            </w:ins>
          </w:p>
        </w:tc>
        <w:tc>
          <w:tcPr>
            <w:tcW w:w="1862" w:type="dxa"/>
          </w:tcPr>
          <w:p w:rsidR="00FC17E6" w:rsidRDefault="00FC17E6" w:rsidP="00286C00">
            <w:pPr>
              <w:pStyle w:val="Table-Text"/>
              <w:rPr>
                <w:ins w:id="3160" w:author="Chris Wright" w:date="2014-06-16T14:33:00Z"/>
              </w:rPr>
            </w:pPr>
            <w:ins w:id="3161" w:author="Chris Wright" w:date="2014-06-16T14:33:00Z">
              <w:r>
                <w:t>uuid</w:t>
              </w:r>
            </w:ins>
          </w:p>
        </w:tc>
        <w:tc>
          <w:tcPr>
            <w:tcW w:w="4008" w:type="dxa"/>
          </w:tcPr>
          <w:p w:rsidR="00FC17E6" w:rsidRDefault="00FC17E6" w:rsidP="00FC17E6">
            <w:pPr>
              <w:pStyle w:val="Table-Text"/>
              <w:rPr>
                <w:ins w:id="3162" w:author="Chris Wright" w:date="2014-06-16T14:33:00Z"/>
              </w:rPr>
              <w:pPrChange w:id="3163" w:author="Chris Wright" w:date="2014-06-16T14:34:00Z">
                <w:pPr>
                  <w:pStyle w:val="Table-Text"/>
                </w:pPr>
              </w:pPrChange>
            </w:pPr>
            <w:ins w:id="3164" w:author="Chris Wright" w:date="2014-06-16T14:34:00Z">
              <w:r>
                <w:t xml:space="preserve">The </w:t>
              </w:r>
              <w:r>
                <w:t>uuid of the user that</w:t>
              </w:r>
              <w:r>
                <w:t xml:space="preserve"> acknowledge</w:t>
              </w:r>
              <w:r>
                <w:t>d the message</w:t>
              </w:r>
              <w:r>
                <w:t xml:space="preserve">, null if it has not yet been </w:t>
              </w:r>
            </w:ins>
            <w:ins w:id="3165" w:author="Chris Wright" w:date="2014-06-16T14:35:00Z">
              <w:r>
                <w:t>acknowledged</w:t>
              </w:r>
            </w:ins>
          </w:p>
        </w:tc>
      </w:tr>
      <w:tr w:rsidR="00FC17E6" w:rsidRPr="00CC22F1" w:rsidTr="00286C00">
        <w:trPr>
          <w:trHeight w:val="113"/>
          <w:tblHeader w:val="0"/>
          <w:ins w:id="3166" w:author="Chris Wright" w:date="2014-06-16T14:33:00Z"/>
        </w:trPr>
        <w:tc>
          <w:tcPr>
            <w:tcW w:w="2777" w:type="dxa"/>
          </w:tcPr>
          <w:p w:rsidR="00FC17E6" w:rsidRDefault="00FC17E6" w:rsidP="00286C00">
            <w:pPr>
              <w:pStyle w:val="Table-Text"/>
              <w:rPr>
                <w:ins w:id="3167" w:author="Chris Wright" w:date="2014-06-16T14:33:00Z"/>
              </w:rPr>
            </w:pPr>
            <w:ins w:id="3168" w:author="Chris Wright" w:date="2014-06-16T14:33:00Z">
              <w:r>
                <w:t>acknowledgeByUserName</w:t>
              </w:r>
            </w:ins>
          </w:p>
        </w:tc>
        <w:tc>
          <w:tcPr>
            <w:tcW w:w="1862" w:type="dxa"/>
          </w:tcPr>
          <w:p w:rsidR="00FC17E6" w:rsidRDefault="00FC17E6" w:rsidP="00286C00">
            <w:pPr>
              <w:pStyle w:val="Table-Text"/>
              <w:rPr>
                <w:ins w:id="3169" w:author="Chris Wright" w:date="2014-06-16T14:33:00Z"/>
              </w:rPr>
            </w:pPr>
            <w:ins w:id="3170" w:author="Chris Wright" w:date="2014-06-16T14:34:00Z">
              <w:r>
                <w:t>string</w:t>
              </w:r>
            </w:ins>
          </w:p>
        </w:tc>
        <w:tc>
          <w:tcPr>
            <w:tcW w:w="4008" w:type="dxa"/>
          </w:tcPr>
          <w:p w:rsidR="00FC17E6" w:rsidRDefault="00FC17E6" w:rsidP="00FC17E6">
            <w:pPr>
              <w:pStyle w:val="Table-Text"/>
              <w:rPr>
                <w:ins w:id="3171" w:author="Chris Wright" w:date="2014-06-16T14:33:00Z"/>
              </w:rPr>
              <w:pPrChange w:id="3172" w:author="Chris Wright" w:date="2014-06-16T14:35:00Z">
                <w:pPr>
                  <w:pStyle w:val="Table-Text"/>
                </w:pPr>
              </w:pPrChange>
            </w:pPr>
            <w:ins w:id="3173" w:author="Chris Wright" w:date="2014-06-16T14:35:00Z">
              <w:r>
                <w:t xml:space="preserve">The </w:t>
              </w:r>
              <w:r>
                <w:t>name</w:t>
              </w:r>
              <w:r>
                <w:t xml:space="preserve"> of the user that acknowledged the message, null if it has not yet been acknowledged</w:t>
              </w:r>
            </w:ins>
          </w:p>
        </w:tc>
      </w:tr>
    </w:tbl>
    <w:p w:rsidR="004374BC" w:rsidRDefault="004374BC" w:rsidP="004374BC">
      <w:pPr>
        <w:pStyle w:val="Heading3"/>
        <w:rPr>
          <w:ins w:id="3174" w:author="Chris Wright" w:date="2014-06-16T14:23:00Z"/>
        </w:rPr>
      </w:pPr>
      <w:ins w:id="3175" w:author="Chris Wright" w:date="2014-06-16T14:23:00Z">
        <w:r>
          <w:t>Example</w:t>
        </w:r>
      </w:ins>
    </w:p>
    <w:p w:rsidR="004374BC" w:rsidRDefault="004374BC" w:rsidP="004374BC">
      <w:pPr>
        <w:rPr>
          <w:ins w:id="3176" w:author="Chris Wright" w:date="2014-06-16T14:23:00Z"/>
        </w:rPr>
      </w:pPr>
      <w:ins w:id="3177" w:author="Chris Wright" w:date="2014-06-16T14:23:00Z">
        <w:r>
          <w:t xml:space="preserve">Below is an example of a </w:t>
        </w:r>
      </w:ins>
      <w:ins w:id="3178" w:author="Chris Wright" w:date="2014-06-16T15:02:00Z">
        <w:r w:rsidR="002C5DD5">
          <w:t>Message</w:t>
        </w:r>
      </w:ins>
      <w:ins w:id="3179" w:author="Chris Wright" w:date="2014-06-16T14:23:00Z">
        <w:r>
          <w:t xml:space="preserve"> get command request and response:</w:t>
        </w:r>
      </w:ins>
    </w:p>
    <w:p w:rsidR="004374BC" w:rsidRDefault="004374BC" w:rsidP="004374BC">
      <w:pPr>
        <w:rPr>
          <w:ins w:id="3180" w:author="Chris Wright" w:date="2014-06-16T14:23:00Z"/>
        </w:rPr>
      </w:pPr>
      <w:ins w:id="3181" w:author="Chris Wright" w:date="2014-06-16T14:23:00Z">
        <w:r>
          <w:t>Request:</w:t>
        </w:r>
      </w:ins>
    </w:p>
    <w:p w:rsidR="004374BC" w:rsidRDefault="002C5DD5" w:rsidP="004374BC">
      <w:pPr>
        <w:pStyle w:val="Code"/>
        <w:rPr>
          <w:ins w:id="3182" w:author="Chris Wright" w:date="2014-06-16T14:23:00Z"/>
        </w:rPr>
      </w:pPr>
      <w:ins w:id="3183" w:author="Chris Wright" w:date="2014-06-16T14:23:00Z">
        <w:r>
          <w:t>GET /</w:t>
        </w:r>
      </w:ins>
      <w:ins w:id="3184" w:author="Chris Wright" w:date="2014-06-16T15:02:00Z">
        <w:r>
          <w:t>messages</w:t>
        </w:r>
      </w:ins>
      <w:ins w:id="3185" w:author="Chris Wright" w:date="2014-06-16T14:23:00Z">
        <w:r w:rsidR="004374BC">
          <w:t>/</w:t>
        </w:r>
      </w:ins>
      <w:ins w:id="3186" w:author="Chris Wright" w:date="2014-06-16T15:04:00Z">
        <w:r>
          <w:t>dcd25ec0-2a15-11e3-aa6e-0990200c1b68</w:t>
        </w:r>
      </w:ins>
      <w:ins w:id="3187" w:author="Chris Wright" w:date="2014-06-16T14:23:00Z">
        <w:r w:rsidR="004374BC">
          <w:t xml:space="preserve"> HTTP/1.1</w:t>
        </w:r>
      </w:ins>
    </w:p>
    <w:p w:rsidR="004374BC" w:rsidRDefault="004374BC" w:rsidP="004374BC">
      <w:pPr>
        <w:pStyle w:val="Code"/>
        <w:rPr>
          <w:ins w:id="3188" w:author="Chris Wright" w:date="2014-06-16T14:23:00Z"/>
        </w:rPr>
      </w:pPr>
      <w:ins w:id="3189" w:author="Chris Wright" w:date="2014-06-16T14:23:00Z">
        <w:r>
          <w:t>Client-Transaction-Id: 14804288-e7f9-47f4-b832-3a3c81ecc953</w:t>
        </w:r>
      </w:ins>
    </w:p>
    <w:p w:rsidR="004374BC" w:rsidRDefault="004374BC" w:rsidP="004374BC">
      <w:pPr>
        <w:pStyle w:val="Code"/>
        <w:rPr>
          <w:ins w:id="3190" w:author="Chris Wright" w:date="2014-06-16T14:23:00Z"/>
        </w:rPr>
      </w:pPr>
      <w:ins w:id="3191" w:author="Chris Wright" w:date="2014-06-16T14:23:00Z">
        <w:r>
          <w:t>Accept: application/json</w:t>
        </w:r>
      </w:ins>
    </w:p>
    <w:p w:rsidR="004374BC" w:rsidRDefault="004374BC" w:rsidP="004374BC">
      <w:pPr>
        <w:pStyle w:val="Code"/>
        <w:rPr>
          <w:ins w:id="3192" w:author="Chris Wright" w:date="2014-06-16T14:23:00Z"/>
        </w:rPr>
      </w:pPr>
      <w:ins w:id="3193" w:author="Chris Wright" w:date="2014-06-16T14:23:00Z">
        <w:r>
          <w:t>User-Agent: Jersey/2.2 (Apache HttpClient 4.2.5)</w:t>
        </w:r>
      </w:ins>
    </w:p>
    <w:p w:rsidR="004374BC" w:rsidRDefault="004374BC" w:rsidP="004374BC">
      <w:pPr>
        <w:pStyle w:val="Code"/>
        <w:rPr>
          <w:ins w:id="3194" w:author="Chris Wright" w:date="2014-06-16T14:23:00Z"/>
        </w:rPr>
      </w:pPr>
      <w:ins w:id="3195" w:author="Chris Wright" w:date="2014-06-16T14:23:00Z">
        <w:r>
          <w:t>Host: api.discoverydns.com</w:t>
        </w:r>
      </w:ins>
    </w:p>
    <w:p w:rsidR="004374BC" w:rsidRDefault="004374BC" w:rsidP="004374BC">
      <w:pPr>
        <w:pStyle w:val="Code"/>
        <w:rPr>
          <w:ins w:id="3196" w:author="Chris Wright" w:date="2014-06-16T14:23:00Z"/>
        </w:rPr>
      </w:pPr>
      <w:ins w:id="3197" w:author="Chris Wright" w:date="2014-06-16T14:23:00Z">
        <w:r>
          <w:t>Connection: Keep-Alive</w:t>
        </w:r>
      </w:ins>
    </w:p>
    <w:p w:rsidR="004374BC" w:rsidRDefault="004374BC" w:rsidP="004374BC">
      <w:pPr>
        <w:pStyle w:val="Code"/>
        <w:rPr>
          <w:ins w:id="3198" w:author="Chris Wright" w:date="2014-06-16T14:23:00Z"/>
        </w:rPr>
      </w:pPr>
    </w:p>
    <w:p w:rsidR="004374BC" w:rsidRDefault="004374BC" w:rsidP="004374BC">
      <w:pPr>
        <w:rPr>
          <w:ins w:id="3199" w:author="Chris Wright" w:date="2014-06-16T14:23:00Z"/>
        </w:rPr>
      </w:pPr>
      <w:ins w:id="3200" w:author="Chris Wright" w:date="2014-06-16T14:23:00Z">
        <w:r>
          <w:t>Response:</w:t>
        </w:r>
      </w:ins>
    </w:p>
    <w:p w:rsidR="004374BC" w:rsidRDefault="004374BC" w:rsidP="004374BC">
      <w:pPr>
        <w:pStyle w:val="Code"/>
        <w:rPr>
          <w:ins w:id="3201" w:author="Chris Wright" w:date="2014-06-16T14:23:00Z"/>
        </w:rPr>
      </w:pPr>
      <w:ins w:id="3202" w:author="Chris Wright" w:date="2014-06-16T14:23:00Z">
        <w:r>
          <w:t>HTTP/1.1 200 OK</w:t>
        </w:r>
      </w:ins>
    </w:p>
    <w:p w:rsidR="004374BC" w:rsidRDefault="004374BC" w:rsidP="004374BC">
      <w:pPr>
        <w:pStyle w:val="Code"/>
        <w:rPr>
          <w:ins w:id="3203" w:author="Chris Wright" w:date="2014-06-16T14:23:00Z"/>
        </w:rPr>
      </w:pPr>
      <w:ins w:id="3204" w:author="Chris Wright" w:date="2014-06-16T14:23:00Z">
        <w:r>
          <w:t>Content-Type: application/json</w:t>
        </w:r>
      </w:ins>
    </w:p>
    <w:p w:rsidR="004374BC" w:rsidRDefault="004374BC" w:rsidP="004374BC">
      <w:pPr>
        <w:pStyle w:val="Code"/>
        <w:rPr>
          <w:ins w:id="3205" w:author="Chris Wright" w:date="2014-06-16T14:23:00Z"/>
        </w:rPr>
      </w:pPr>
      <w:ins w:id="3206" w:author="Chris Wright" w:date="2014-06-16T14:23:00Z">
        <w:r>
          <w:t>Cache-Control: private, no-transform, max-age=30</w:t>
        </w:r>
      </w:ins>
    </w:p>
    <w:p w:rsidR="004374BC" w:rsidRDefault="004374BC" w:rsidP="004374BC">
      <w:pPr>
        <w:pStyle w:val="Code"/>
        <w:rPr>
          <w:ins w:id="3207" w:author="Chris Wright" w:date="2014-06-16T14:23:00Z"/>
        </w:rPr>
      </w:pPr>
      <w:ins w:id="3208" w:author="Chris Wright" w:date="2014-06-16T14:23:00Z">
        <w:r>
          <w:t>Date: Sun, 06 Oct 2013 18:39:52 GMT</w:t>
        </w:r>
      </w:ins>
    </w:p>
    <w:p w:rsidR="004374BC" w:rsidRDefault="004374BC" w:rsidP="004374BC">
      <w:pPr>
        <w:pStyle w:val="Code"/>
        <w:rPr>
          <w:ins w:id="3209" w:author="Chris Wright" w:date="2014-06-16T14:23:00Z"/>
        </w:rPr>
      </w:pPr>
      <w:ins w:id="3210" w:author="Chris Wright" w:date="2014-06-16T14:23:00Z">
        <w:r>
          <w:t>Server-Transaction-Id: 5e2b0855-831e-4ced-a50f-1a926894ef0f</w:t>
        </w:r>
      </w:ins>
    </w:p>
    <w:p w:rsidR="004374BC" w:rsidRDefault="004374BC" w:rsidP="004374BC">
      <w:pPr>
        <w:pStyle w:val="Code"/>
        <w:rPr>
          <w:ins w:id="3211" w:author="Chris Wright" w:date="2014-06-16T14:23:00Z"/>
        </w:rPr>
      </w:pPr>
      <w:ins w:id="3212" w:author="Chris Wright" w:date="2014-06-16T14:23:00Z">
        <w:r>
          <w:t>Client-Transaction-Id: 14804288-e7f9-47f4-b832-3a3c81ecc953</w:t>
        </w:r>
      </w:ins>
    </w:p>
    <w:p w:rsidR="004374BC" w:rsidRDefault="004374BC" w:rsidP="004374BC">
      <w:pPr>
        <w:pStyle w:val="Code"/>
        <w:rPr>
          <w:ins w:id="3213" w:author="Chris Wright" w:date="2014-06-16T14:23:00Z"/>
        </w:rPr>
      </w:pPr>
      <w:ins w:id="3214" w:author="Chris Wright" w:date="2014-06-16T14:23:00Z">
        <w:r>
          <w:t>Content-Length: 1155</w:t>
        </w:r>
      </w:ins>
    </w:p>
    <w:p w:rsidR="004374BC" w:rsidRDefault="004374BC" w:rsidP="004374BC">
      <w:pPr>
        <w:pStyle w:val="Code"/>
        <w:rPr>
          <w:ins w:id="3215" w:author="Chris Wright" w:date="2014-06-16T14:23:00Z"/>
        </w:rPr>
      </w:pPr>
    </w:p>
    <w:p w:rsidR="004374BC" w:rsidRDefault="004374BC" w:rsidP="004374BC">
      <w:pPr>
        <w:pStyle w:val="Code"/>
        <w:rPr>
          <w:ins w:id="3216" w:author="Chris Wright" w:date="2014-06-16T14:23:00Z"/>
        </w:rPr>
      </w:pPr>
      <w:ins w:id="3217" w:author="Chris Wright" w:date="2014-06-16T14:23:00Z">
        <w:r>
          <w:t>{</w:t>
        </w:r>
      </w:ins>
    </w:p>
    <w:p w:rsidR="002C5DD5" w:rsidRDefault="004374BC" w:rsidP="002C5DD5">
      <w:pPr>
        <w:pStyle w:val="Code"/>
        <w:rPr>
          <w:ins w:id="3218" w:author="Chris Wright" w:date="2014-06-16T15:03:00Z"/>
        </w:rPr>
      </w:pPr>
      <w:ins w:id="3219" w:author="Chris Wright" w:date="2014-06-16T14:23:00Z">
        <w:r>
          <w:t xml:space="preserve">  </w:t>
        </w:r>
      </w:ins>
      <w:ins w:id="3220" w:author="Chris Wright" w:date="2014-06-16T15:03:00Z">
        <w:r w:rsidR="002C5DD5">
          <w:t>"</w:t>
        </w:r>
        <w:proofErr w:type="gramStart"/>
        <w:r w:rsidR="002C5DD5">
          <w:t>message</w:t>
        </w:r>
        <w:proofErr w:type="gramEnd"/>
        <w:r w:rsidR="002C5DD5">
          <w:t>" : {</w:t>
        </w:r>
      </w:ins>
    </w:p>
    <w:p w:rsidR="002C5DD5" w:rsidRDefault="002C5DD5" w:rsidP="002C5DD5">
      <w:pPr>
        <w:pStyle w:val="Code"/>
        <w:rPr>
          <w:ins w:id="3221" w:author="Chris Wright" w:date="2014-06-16T15:03:00Z"/>
        </w:rPr>
      </w:pPr>
      <w:ins w:id="3222" w:author="Chris Wright" w:date="2014-06-16T15:03:00Z">
        <w:r>
          <w:t xml:space="preserve">    "@uri</w:t>
        </w:r>
        <w:proofErr w:type="gramStart"/>
        <w:r>
          <w:t>" :</w:t>
        </w:r>
        <w:proofErr w:type="gramEnd"/>
        <w:r>
          <w:t xml:space="preserve"> "https://api.discoverydns.com/messages/dcd25ec0-2a15-11e3-aa6e-0990200c1b68",</w:t>
        </w:r>
      </w:ins>
    </w:p>
    <w:p w:rsidR="002C5DD5" w:rsidRDefault="002C5DD5" w:rsidP="002C5DD5">
      <w:pPr>
        <w:pStyle w:val="Code"/>
        <w:rPr>
          <w:ins w:id="3223" w:author="Chris Wright" w:date="2014-06-16T15:03:00Z"/>
        </w:rPr>
      </w:pPr>
      <w:ins w:id="3224" w:author="Chris Wright" w:date="2014-06-16T15:03:00Z">
        <w:r>
          <w:t xml:space="preserve">    "</w:t>
        </w:r>
        <w:proofErr w:type="gramStart"/>
        <w:r>
          <w:t>id</w:t>
        </w:r>
        <w:proofErr w:type="gramEnd"/>
        <w:r>
          <w:t>" : "dcd25ec0-2a15-11e3-aa6e-0990200c1b68",</w:t>
        </w:r>
      </w:ins>
    </w:p>
    <w:p w:rsidR="002C5DD5" w:rsidRDefault="002C5DD5" w:rsidP="002C5DD5">
      <w:pPr>
        <w:pStyle w:val="Code"/>
        <w:rPr>
          <w:ins w:id="3225" w:author="Chris Wright" w:date="2014-06-16T15:03:00Z"/>
        </w:rPr>
      </w:pPr>
      <w:ins w:id="3226" w:author="Chris Wright" w:date="2014-06-16T15:03:00Z">
        <w:r>
          <w:t xml:space="preserve">    "</w:t>
        </w:r>
        <w:proofErr w:type="gramStart"/>
        <w:r>
          <w:t>messageCode</w:t>
        </w:r>
        <w:proofErr w:type="gramEnd"/>
        <w:r>
          <w:t>" : "zoneUsageWarning",</w:t>
        </w:r>
      </w:ins>
    </w:p>
    <w:p w:rsidR="002C5DD5" w:rsidRDefault="002C5DD5" w:rsidP="002C5DD5">
      <w:pPr>
        <w:pStyle w:val="Code"/>
        <w:rPr>
          <w:ins w:id="3227" w:author="Chris Wright" w:date="2014-06-16T15:03:00Z"/>
        </w:rPr>
      </w:pPr>
      <w:ins w:id="3228" w:author="Chris Wright" w:date="2014-06-16T15:03:00Z">
        <w:r>
          <w:t xml:space="preserve">    "</w:t>
        </w:r>
        <w:proofErr w:type="gramStart"/>
        <w:r>
          <w:t>targetAccountId</w:t>
        </w:r>
        <w:proofErr w:type="gramEnd"/>
        <w:r>
          <w:t>" : "ccc25ec0-2ee5-11e3-aa6e-0800200c9a66",</w:t>
        </w:r>
      </w:ins>
    </w:p>
    <w:p w:rsidR="002C5DD5" w:rsidRDefault="002C5DD5" w:rsidP="002C5DD5">
      <w:pPr>
        <w:pStyle w:val="Code"/>
        <w:rPr>
          <w:ins w:id="3229" w:author="Chris Wright" w:date="2014-06-16T15:03:00Z"/>
        </w:rPr>
      </w:pPr>
      <w:ins w:id="3230" w:author="Chris Wright" w:date="2014-06-16T15:03:00Z">
        <w:r>
          <w:t xml:space="preserve">    </w:t>
        </w:r>
        <w:r>
          <w:t>"</w:t>
        </w:r>
        <w:proofErr w:type="gramStart"/>
        <w:r>
          <w:t>targetAccountName</w:t>
        </w:r>
        <w:proofErr w:type="gramEnd"/>
        <w:r>
          <w:t>"</w:t>
        </w:r>
        <w:r>
          <w:t xml:space="preserve"> : </w:t>
        </w:r>
        <w:r>
          <w:t>"</w:t>
        </w:r>
        <w:r>
          <w:t>Example Account</w:t>
        </w:r>
      </w:ins>
      <w:ins w:id="3231" w:author="Chris Wright" w:date="2014-06-16T15:04:00Z">
        <w:r>
          <w:t>"</w:t>
        </w:r>
        <w:r>
          <w:t>,</w:t>
        </w:r>
      </w:ins>
    </w:p>
    <w:p w:rsidR="002C5DD5" w:rsidRDefault="002C5DD5" w:rsidP="002C5DD5">
      <w:pPr>
        <w:pStyle w:val="Code"/>
        <w:rPr>
          <w:ins w:id="3232" w:author="Chris Wright" w:date="2014-06-16T15:03:00Z"/>
        </w:rPr>
      </w:pPr>
      <w:ins w:id="3233" w:author="Chris Wright" w:date="2014-06-16T15:03:00Z">
        <w:r>
          <w:t xml:space="preserve">    "</w:t>
        </w:r>
        <w:proofErr w:type="gramStart"/>
        <w:r>
          <w:t>enqueueDate</w:t>
        </w:r>
        <w:proofErr w:type="gramEnd"/>
        <w:r>
          <w:t>" : "2014-02-25T02:13:15.088",</w:t>
        </w:r>
      </w:ins>
    </w:p>
    <w:p w:rsidR="002C5DD5" w:rsidRDefault="002C5DD5" w:rsidP="002C5DD5">
      <w:pPr>
        <w:pStyle w:val="Code"/>
        <w:rPr>
          <w:ins w:id="3234" w:author="Chris Wright" w:date="2014-06-16T15:03:00Z"/>
        </w:rPr>
      </w:pPr>
      <w:ins w:id="3235" w:author="Chris Wright" w:date="2014-06-16T15:03:00Z">
        <w:r>
          <w:t xml:space="preserve">    "</w:t>
        </w:r>
        <w:proofErr w:type="gramStart"/>
        <w:r>
          <w:t>subject</w:t>
        </w:r>
        <w:proofErr w:type="gramEnd"/>
        <w:r>
          <w:t>" : "Warning: test.com</w:t>
        </w:r>
        <w:r w:rsidRPr="00554CFE">
          <w:t xml:space="preserve"> has reached </w:t>
        </w:r>
        <w:r>
          <w:t>75.1</w:t>
        </w:r>
        <w:r w:rsidRPr="00554CFE">
          <w:t>% of allowed query utilisation</w:t>
        </w:r>
        <w:r>
          <w:t>",</w:t>
        </w:r>
      </w:ins>
    </w:p>
    <w:p w:rsidR="002C5DD5" w:rsidRDefault="002C5DD5" w:rsidP="002C5DD5">
      <w:pPr>
        <w:pStyle w:val="Code"/>
        <w:rPr>
          <w:ins w:id="3236" w:author="Chris Wright" w:date="2014-06-16T15:04:00Z"/>
        </w:rPr>
      </w:pPr>
      <w:ins w:id="3237" w:author="Chris Wright" w:date="2014-06-16T15:03:00Z">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ins>
    </w:p>
    <w:p w:rsidR="002C5DD5" w:rsidRDefault="002C5DD5" w:rsidP="002C5DD5">
      <w:pPr>
        <w:pStyle w:val="Code"/>
        <w:rPr>
          <w:ins w:id="3238" w:author="Chris Wright" w:date="2014-06-16T15:04:00Z"/>
        </w:rPr>
      </w:pPr>
      <w:ins w:id="3239" w:author="Chris Wright" w:date="2014-06-16T15:04:00Z">
        <w:r>
          <w:t xml:space="preserve">    </w:t>
        </w:r>
        <w:r>
          <w:t>"</w:t>
        </w:r>
        <w:proofErr w:type="gramStart"/>
        <w:r>
          <w:t>acknowledgeDate</w:t>
        </w:r>
        <w:proofErr w:type="gramEnd"/>
        <w:r>
          <w:t>"</w:t>
        </w:r>
        <w:r>
          <w:t xml:space="preserve"> : </w:t>
        </w:r>
      </w:ins>
      <w:ins w:id="3240" w:author="Chris Wright" w:date="2014-06-16T15:05:00Z">
        <w:r>
          <w:t>null</w:t>
        </w:r>
      </w:ins>
      <w:ins w:id="3241" w:author="Chris Wright" w:date="2014-06-16T15:04:00Z">
        <w:r>
          <w:t>,</w:t>
        </w:r>
      </w:ins>
    </w:p>
    <w:p w:rsidR="002C5DD5" w:rsidRDefault="002C5DD5" w:rsidP="002C5DD5">
      <w:pPr>
        <w:pStyle w:val="Code"/>
        <w:rPr>
          <w:ins w:id="3242" w:author="Chris Wright" w:date="2014-06-16T15:04:00Z"/>
        </w:rPr>
      </w:pPr>
      <w:ins w:id="3243" w:author="Chris Wright" w:date="2014-06-16T15:04:00Z">
        <w:r>
          <w:t xml:space="preserve">    </w:t>
        </w:r>
        <w:r>
          <w:t>"</w:t>
        </w:r>
        <w:proofErr w:type="gramStart"/>
        <w:r>
          <w:t>acknowledgeByUserId</w:t>
        </w:r>
        <w:proofErr w:type="gramEnd"/>
        <w:r>
          <w:t>"</w:t>
        </w:r>
        <w:r>
          <w:t xml:space="preserve"> : </w:t>
        </w:r>
      </w:ins>
      <w:ins w:id="3244" w:author="Chris Wright" w:date="2014-06-16T15:05:00Z">
        <w:r>
          <w:t>null</w:t>
        </w:r>
      </w:ins>
      <w:ins w:id="3245" w:author="Chris Wright" w:date="2014-06-16T15:04:00Z">
        <w:r>
          <w:t>,</w:t>
        </w:r>
      </w:ins>
    </w:p>
    <w:p w:rsidR="002C5DD5" w:rsidRDefault="002C5DD5" w:rsidP="002C5DD5">
      <w:pPr>
        <w:pStyle w:val="Code"/>
        <w:rPr>
          <w:ins w:id="3246" w:author="Chris Wright" w:date="2014-06-16T15:03:00Z"/>
        </w:rPr>
      </w:pPr>
      <w:ins w:id="3247" w:author="Chris Wright" w:date="2014-06-16T15:04:00Z">
        <w:r>
          <w:t xml:space="preserve">    </w:t>
        </w:r>
        <w:r>
          <w:t>"</w:t>
        </w:r>
        <w:proofErr w:type="gramStart"/>
        <w:r>
          <w:t>acknowledgeByUserName</w:t>
        </w:r>
      </w:ins>
      <w:proofErr w:type="gramEnd"/>
      <w:ins w:id="3248" w:author="Chris Wright" w:date="2014-06-16T15:05:00Z">
        <w:r>
          <w:t>"</w:t>
        </w:r>
        <w:r>
          <w:t xml:space="preserve"> : null,</w:t>
        </w:r>
      </w:ins>
    </w:p>
    <w:p w:rsidR="002C5DD5" w:rsidRDefault="002C5DD5" w:rsidP="002C5DD5">
      <w:pPr>
        <w:pStyle w:val="Code"/>
        <w:rPr>
          <w:ins w:id="3249" w:author="Chris Wright" w:date="2014-06-16T15:03:00Z"/>
        </w:rPr>
      </w:pPr>
      <w:ins w:id="3250" w:author="Chris Wright" w:date="2014-06-16T15:03:00Z">
        <w:r>
          <w:t xml:space="preserve">    "</w:t>
        </w:r>
        <w:proofErr w:type="gramStart"/>
        <w:r>
          <w:t>parameters</w:t>
        </w:r>
        <w:proofErr w:type="gramEnd"/>
        <w:r>
          <w:t>" : {</w:t>
        </w:r>
      </w:ins>
    </w:p>
    <w:p w:rsidR="002C5DD5" w:rsidRDefault="002C5DD5" w:rsidP="002C5DD5">
      <w:pPr>
        <w:pStyle w:val="Code"/>
        <w:rPr>
          <w:ins w:id="3251" w:author="Chris Wright" w:date="2014-06-16T15:03:00Z"/>
        </w:rPr>
      </w:pPr>
      <w:ins w:id="3252" w:author="Chris Wright" w:date="2014-06-16T15:03:00Z">
        <w:r>
          <w:t xml:space="preserve">      "</w:t>
        </w:r>
        <w:proofErr w:type="gramStart"/>
        <w:r>
          <w:t>zoneName</w:t>
        </w:r>
        <w:proofErr w:type="gramEnd"/>
        <w:r>
          <w:t>" : "test.com",</w:t>
        </w:r>
      </w:ins>
    </w:p>
    <w:p w:rsidR="002C5DD5" w:rsidRDefault="002C5DD5" w:rsidP="002C5DD5">
      <w:pPr>
        <w:pStyle w:val="Code"/>
        <w:rPr>
          <w:ins w:id="3253" w:author="Chris Wright" w:date="2014-06-16T15:03:00Z"/>
        </w:rPr>
      </w:pPr>
      <w:ins w:id="3254" w:author="Chris Wright" w:date="2014-06-16T15:03:00Z">
        <w:r>
          <w:t xml:space="preserve">      "</w:t>
        </w:r>
        <w:proofErr w:type="gramStart"/>
        <w:r>
          <w:t>zoneId</w:t>
        </w:r>
        <w:proofErr w:type="gramEnd"/>
        <w:r>
          <w:t>" : "2049ee97-0940-4451-a422-7010fec8c781",</w:t>
        </w:r>
      </w:ins>
    </w:p>
    <w:p w:rsidR="002C5DD5" w:rsidRDefault="002C5DD5" w:rsidP="002C5DD5">
      <w:pPr>
        <w:pStyle w:val="Code"/>
        <w:rPr>
          <w:ins w:id="3255" w:author="Chris Wright" w:date="2014-06-16T15:03:00Z"/>
        </w:rPr>
      </w:pPr>
      <w:ins w:id="3256" w:author="Chris Wright" w:date="2014-06-16T15:03:00Z">
        <w:r>
          <w:t xml:space="preserve">      "</w:t>
        </w:r>
        <w:proofErr w:type="gramStart"/>
        <w:r>
          <w:t>percentUsed</w:t>
        </w:r>
        <w:proofErr w:type="gramEnd"/>
        <w:r>
          <w:t>" : "75.1",</w:t>
        </w:r>
      </w:ins>
    </w:p>
    <w:p w:rsidR="002C5DD5" w:rsidRDefault="002C5DD5" w:rsidP="002C5DD5">
      <w:pPr>
        <w:pStyle w:val="Code"/>
        <w:rPr>
          <w:ins w:id="3257" w:author="Chris Wright" w:date="2014-06-16T15:03:00Z"/>
        </w:rPr>
      </w:pPr>
      <w:ins w:id="3258" w:author="Chris Wright" w:date="2014-06-16T15:03:00Z">
        <w:r>
          <w:t xml:space="preserve">      "</w:t>
        </w:r>
        <w:proofErr w:type="gramStart"/>
        <w:r>
          <w:t>currentUsage</w:t>
        </w:r>
        <w:proofErr w:type="gramEnd"/>
        <w:r>
          <w:t>" : "7500",</w:t>
        </w:r>
      </w:ins>
    </w:p>
    <w:p w:rsidR="002C5DD5" w:rsidRDefault="002C5DD5" w:rsidP="002C5DD5">
      <w:pPr>
        <w:pStyle w:val="Code"/>
        <w:rPr>
          <w:ins w:id="3259" w:author="Chris Wright" w:date="2014-06-16T15:03:00Z"/>
        </w:rPr>
      </w:pPr>
      <w:ins w:id="3260" w:author="Chris Wright" w:date="2014-06-16T15:03:00Z">
        <w:r>
          <w:t xml:space="preserve">      "</w:t>
        </w:r>
        <w:proofErr w:type="gramStart"/>
        <w:r>
          <w:t>usageLimit</w:t>
        </w:r>
        <w:proofErr w:type="gramEnd"/>
        <w:r>
          <w:t>" : "10000"</w:t>
        </w:r>
      </w:ins>
    </w:p>
    <w:p w:rsidR="002C5DD5" w:rsidRDefault="002C5DD5" w:rsidP="002C5DD5">
      <w:pPr>
        <w:pStyle w:val="Code"/>
        <w:rPr>
          <w:ins w:id="3261" w:author="Chris Wright" w:date="2014-06-16T15:03:00Z"/>
        </w:rPr>
      </w:pPr>
      <w:ins w:id="3262" w:author="Chris Wright" w:date="2014-06-16T15:03:00Z">
        <w:r>
          <w:t xml:space="preserve">    }</w:t>
        </w:r>
      </w:ins>
    </w:p>
    <w:p w:rsidR="002C5DD5" w:rsidRDefault="002C5DD5" w:rsidP="002C5DD5">
      <w:pPr>
        <w:pStyle w:val="Code"/>
        <w:rPr>
          <w:ins w:id="3263" w:author="Chris Wright" w:date="2014-06-16T15:03:00Z"/>
        </w:rPr>
      </w:pPr>
      <w:ins w:id="3264" w:author="Chris Wright" w:date="2014-06-16T15:03:00Z">
        <w:r>
          <w:t xml:space="preserve">  }</w:t>
        </w:r>
      </w:ins>
    </w:p>
    <w:p w:rsidR="004374BC" w:rsidRPr="003C5BA5" w:rsidRDefault="004374BC" w:rsidP="002C5DD5">
      <w:pPr>
        <w:pStyle w:val="Code"/>
        <w:rPr>
          <w:ins w:id="3265" w:author="Chris Wright" w:date="2014-06-16T14:23:00Z"/>
        </w:rPr>
      </w:pPr>
      <w:ins w:id="3266" w:author="Chris Wright" w:date="2014-06-16T14:23:00Z">
        <w:r>
          <w:t>}</w:t>
        </w:r>
      </w:ins>
    </w:p>
    <w:p w:rsidR="000D6A03" w:rsidRDefault="000D6A03" w:rsidP="000D6A03">
      <w:pPr>
        <w:pStyle w:val="Heading2"/>
        <w:rPr>
          <w:ins w:id="3267" w:author="Arnaud Dumont" w:date="2014-02-24T15:37:00Z"/>
        </w:rPr>
      </w:pPr>
      <w:ins w:id="3268" w:author="Arnaud Dumont" w:date="2014-02-24T15:37:00Z">
        <w:r>
          <w:t>Message Acknowledge Command</w:t>
        </w:r>
        <w:bookmarkEnd w:id="2999"/>
      </w:ins>
    </w:p>
    <w:p w:rsidR="000D6A03" w:rsidRDefault="000D6A03" w:rsidP="000D6A03">
      <w:pPr>
        <w:rPr>
          <w:ins w:id="3269" w:author="Arnaud Dumont" w:date="2014-02-24T15:37:00Z"/>
        </w:rPr>
      </w:pPr>
      <w:ins w:id="3270"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3271" w:author="Arnaud Dumont" w:date="2014-02-24T15:38:00Z">
        <w:r>
          <w:t>m</w:t>
        </w:r>
      </w:ins>
      <w:ins w:id="3272" w:author="Arnaud Dumont" w:date="2014-02-24T15:37:00Z">
        <w:r w:rsidRPr="00C45DEE">
          <w:t>.</w:t>
        </w:r>
      </w:ins>
    </w:p>
    <w:p w:rsidR="000D6A03" w:rsidRDefault="000D6A03" w:rsidP="000D6A03">
      <w:pPr>
        <w:pStyle w:val="Heading3"/>
        <w:rPr>
          <w:ins w:id="3273" w:author="Arnaud Dumont" w:date="2014-02-24T15:37:00Z"/>
        </w:rPr>
      </w:pPr>
      <w:ins w:id="3274" w:author="Arnaud Dumont" w:date="2014-02-24T15:37:00Z">
        <w:r>
          <w:t>Request</w:t>
        </w:r>
      </w:ins>
    </w:p>
    <w:p w:rsidR="000D6A03" w:rsidRDefault="000D6A03" w:rsidP="000D6A03">
      <w:pPr>
        <w:rPr>
          <w:ins w:id="3275" w:author="Arnaud Dumont" w:date="2014-02-24T15:37:00Z"/>
        </w:rPr>
      </w:pPr>
      <w:ins w:id="3276"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3277" w:author="Arnaud Dumont" w:date="2014-02-24T15:37:00Z"/>
        </w:rPr>
      </w:pPr>
      <w:ins w:id="3278" w:author="Arnaud Dumont" w:date="2014-02-24T15:37:00Z">
        <w:r>
          <w:t>URI</w:t>
        </w:r>
      </w:ins>
    </w:p>
    <w:p w:rsidR="000D6A03" w:rsidRPr="002E186D" w:rsidRDefault="000D6A03" w:rsidP="000D6A03">
      <w:pPr>
        <w:rPr>
          <w:ins w:id="3279" w:author="Arnaud Dumont" w:date="2014-02-24T15:37:00Z"/>
        </w:rPr>
      </w:pPr>
      <w:ins w:id="3280"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3281" w:author="Arnaud Dumont" w:date="2014-02-24T15:37:00Z"/>
        </w:trPr>
        <w:tc>
          <w:tcPr>
            <w:tcW w:w="1843" w:type="dxa"/>
            <w:shd w:val="clear" w:color="auto" w:fill="BFBFBF" w:themeFill="background1" w:themeFillShade="BF"/>
          </w:tcPr>
          <w:p w:rsidR="000D6A03" w:rsidRPr="00750051" w:rsidRDefault="000D6A03" w:rsidP="001217ED">
            <w:pPr>
              <w:pStyle w:val="Table-Header"/>
              <w:rPr>
                <w:ins w:id="3282" w:author="Arnaud Dumont" w:date="2014-02-24T15:37:00Z"/>
              </w:rPr>
            </w:pPr>
            <w:ins w:id="3283"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3284" w:author="Arnaud Dumont" w:date="2014-02-24T15:37:00Z"/>
              </w:rPr>
            </w:pPr>
            <w:ins w:id="3285" w:author="Arnaud Dumont" w:date="2014-02-24T15:37:00Z">
              <w:r>
                <w:t>Request URI</w:t>
              </w:r>
            </w:ins>
          </w:p>
        </w:tc>
      </w:tr>
      <w:tr w:rsidR="000D6A03" w:rsidRPr="00CC22F1" w:rsidTr="001217ED">
        <w:trPr>
          <w:trHeight w:val="113"/>
          <w:tblHeader w:val="0"/>
          <w:ins w:id="3286" w:author="Arnaud Dumont" w:date="2014-02-24T15:37:00Z"/>
        </w:trPr>
        <w:tc>
          <w:tcPr>
            <w:tcW w:w="1843" w:type="dxa"/>
          </w:tcPr>
          <w:p w:rsidR="000D6A03" w:rsidRDefault="000D6A03" w:rsidP="001217ED">
            <w:pPr>
              <w:pStyle w:val="Table-Text"/>
              <w:rPr>
                <w:ins w:id="3287" w:author="Arnaud Dumont" w:date="2014-02-24T15:37:00Z"/>
              </w:rPr>
            </w:pPr>
            <w:ins w:id="3288" w:author="Arnaud Dumont" w:date="2014-02-24T15:38:00Z">
              <w:r>
                <w:t>PUT</w:t>
              </w:r>
            </w:ins>
          </w:p>
        </w:tc>
        <w:tc>
          <w:tcPr>
            <w:tcW w:w="6804" w:type="dxa"/>
          </w:tcPr>
          <w:p w:rsidR="000D6A03" w:rsidRDefault="000D6A03" w:rsidP="001217ED">
            <w:pPr>
              <w:pStyle w:val="Table-Text"/>
              <w:rPr>
                <w:ins w:id="3289" w:author="Arnaud Dumont" w:date="2014-02-24T15:37:00Z"/>
              </w:rPr>
            </w:pPr>
            <w:ins w:id="3290" w:author="Arnaud Dumont" w:date="2014-02-24T15:37:00Z">
              <w:r w:rsidRPr="00C45DEE">
                <w:t>https://{service-address}/</w:t>
              </w:r>
              <w:r>
                <w:t>messages</w:t>
              </w:r>
            </w:ins>
            <w:ins w:id="3291" w:author="Arnaud Dumont" w:date="2014-02-24T15:38:00Z">
              <w:r>
                <w:t>/{id}/acknowledge</w:t>
              </w:r>
            </w:ins>
          </w:p>
        </w:tc>
      </w:tr>
    </w:tbl>
    <w:p w:rsidR="000D6A03" w:rsidRDefault="000D6A03" w:rsidP="000D6A03">
      <w:pPr>
        <w:rPr>
          <w:ins w:id="3292" w:author="Arnaud Dumont" w:date="2014-02-24T15:37:00Z"/>
        </w:rPr>
      </w:pPr>
      <w:ins w:id="3293"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3294" w:author="Arnaud Dumont" w:date="2014-02-24T15:37:00Z"/>
        </w:trPr>
        <w:tc>
          <w:tcPr>
            <w:tcW w:w="1843" w:type="dxa"/>
            <w:shd w:val="clear" w:color="auto" w:fill="BFBFBF" w:themeFill="background1" w:themeFillShade="BF"/>
          </w:tcPr>
          <w:p w:rsidR="000D6A03" w:rsidRPr="00750051" w:rsidRDefault="000D6A03" w:rsidP="001217ED">
            <w:pPr>
              <w:pStyle w:val="Table-Header"/>
              <w:rPr>
                <w:ins w:id="3295" w:author="Arnaud Dumont" w:date="2014-02-24T15:37:00Z"/>
              </w:rPr>
            </w:pPr>
            <w:ins w:id="3296"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3297" w:author="Arnaud Dumont" w:date="2014-02-24T15:37:00Z"/>
              </w:rPr>
            </w:pPr>
            <w:ins w:id="3298" w:author="Arnaud Dumont" w:date="2014-02-24T15:37:00Z">
              <w:r>
                <w:t>Description</w:t>
              </w:r>
            </w:ins>
          </w:p>
        </w:tc>
      </w:tr>
      <w:tr w:rsidR="000D6A03" w:rsidRPr="00CC22F1" w:rsidTr="001217ED">
        <w:trPr>
          <w:trHeight w:val="113"/>
          <w:tblHeader w:val="0"/>
          <w:ins w:id="3299" w:author="Arnaud Dumont" w:date="2014-02-24T15:37:00Z"/>
        </w:trPr>
        <w:tc>
          <w:tcPr>
            <w:tcW w:w="1843" w:type="dxa"/>
          </w:tcPr>
          <w:p w:rsidR="000D6A03" w:rsidRDefault="000D6A03" w:rsidP="001217ED">
            <w:pPr>
              <w:pStyle w:val="Table-Text"/>
              <w:rPr>
                <w:ins w:id="3300" w:author="Arnaud Dumont" w:date="2014-02-24T15:37:00Z"/>
              </w:rPr>
            </w:pPr>
            <w:ins w:id="3301" w:author="Arnaud Dumont" w:date="2014-02-24T15:37:00Z">
              <w:r>
                <w:t>service-address</w:t>
              </w:r>
            </w:ins>
          </w:p>
        </w:tc>
        <w:tc>
          <w:tcPr>
            <w:tcW w:w="6804" w:type="dxa"/>
          </w:tcPr>
          <w:p w:rsidR="000D6A03" w:rsidRDefault="000D6A03" w:rsidP="001217ED">
            <w:pPr>
              <w:pStyle w:val="Table-Text"/>
              <w:rPr>
                <w:ins w:id="3302" w:author="Arnaud Dumont" w:date="2014-02-24T15:37:00Z"/>
              </w:rPr>
            </w:pPr>
            <w:ins w:id="3303" w:author="Arnaud Dumont" w:date="2014-02-24T15:37:00Z">
              <w:r>
                <w:t>The service address as described in section 2.2</w:t>
              </w:r>
            </w:ins>
          </w:p>
        </w:tc>
      </w:tr>
      <w:tr w:rsidR="000D6A03" w:rsidRPr="00CC22F1" w:rsidTr="001217ED">
        <w:trPr>
          <w:trHeight w:val="113"/>
          <w:tblHeader w:val="0"/>
          <w:ins w:id="3304" w:author="Arnaud Dumont" w:date="2014-02-24T15:38:00Z"/>
        </w:trPr>
        <w:tc>
          <w:tcPr>
            <w:tcW w:w="1843" w:type="dxa"/>
          </w:tcPr>
          <w:p w:rsidR="000D6A03" w:rsidRDefault="000D6A03" w:rsidP="001217ED">
            <w:pPr>
              <w:pStyle w:val="Table-Text"/>
              <w:rPr>
                <w:ins w:id="3305" w:author="Arnaud Dumont" w:date="2014-02-24T15:38:00Z"/>
              </w:rPr>
            </w:pPr>
            <w:ins w:id="3306" w:author="Arnaud Dumont" w:date="2014-02-24T15:38:00Z">
              <w:r>
                <w:t>id</w:t>
              </w:r>
            </w:ins>
          </w:p>
        </w:tc>
        <w:tc>
          <w:tcPr>
            <w:tcW w:w="6804" w:type="dxa"/>
          </w:tcPr>
          <w:p w:rsidR="000D6A03" w:rsidRDefault="000D6A03" w:rsidP="000D6A03">
            <w:pPr>
              <w:pStyle w:val="Table-Text"/>
              <w:rPr>
                <w:ins w:id="3307" w:author="Arnaud Dumont" w:date="2014-02-24T15:38:00Z"/>
              </w:rPr>
            </w:pPr>
            <w:ins w:id="3308" w:author="Arnaud Dumont" w:date="2014-02-24T15:38:00Z">
              <w:r>
                <w:t>The id of the message you want to acknowledge</w:t>
              </w:r>
            </w:ins>
          </w:p>
        </w:tc>
      </w:tr>
    </w:tbl>
    <w:p w:rsidR="000D6A03" w:rsidRDefault="000D6A03" w:rsidP="000D6A03">
      <w:pPr>
        <w:pStyle w:val="FakeHeading4"/>
        <w:rPr>
          <w:ins w:id="3309" w:author="Arnaud Dumont" w:date="2014-02-24T15:37:00Z"/>
        </w:rPr>
      </w:pPr>
      <w:ins w:id="3310" w:author="Arnaud Dumont" w:date="2014-02-24T15:37:00Z">
        <w:r>
          <w:t>Query Parameters</w:t>
        </w:r>
      </w:ins>
    </w:p>
    <w:p w:rsidR="00D90631" w:rsidRPr="008A0F29" w:rsidRDefault="00D90631" w:rsidP="00D90631">
      <w:pPr>
        <w:rPr>
          <w:ins w:id="3311" w:author="Arnaud Dumont" w:date="2014-02-24T15:39:00Z"/>
        </w:rPr>
      </w:pPr>
      <w:ins w:id="3312" w:author="Arnaud Dumont" w:date="2014-02-24T15:39:00Z">
        <w:r w:rsidRPr="008A0F29">
          <w:t>Not allowed for this command</w:t>
        </w:r>
        <w:r>
          <w:t>.</w:t>
        </w:r>
      </w:ins>
    </w:p>
    <w:p w:rsidR="000D6A03" w:rsidRPr="00C45DEE" w:rsidRDefault="000D6A03" w:rsidP="000D6A03">
      <w:pPr>
        <w:pStyle w:val="FakeHeading4"/>
        <w:rPr>
          <w:ins w:id="3313" w:author="Arnaud Dumont" w:date="2014-02-24T15:37:00Z"/>
        </w:rPr>
      </w:pPr>
      <w:ins w:id="3314" w:author="Arnaud Dumont" w:date="2014-02-24T15:37:00Z">
        <w:r w:rsidRPr="00C45DEE">
          <w:t>Request Headers</w:t>
        </w:r>
      </w:ins>
    </w:p>
    <w:p w:rsidR="000D6A03" w:rsidRPr="00C45DEE" w:rsidRDefault="000D6A03" w:rsidP="000D6A03">
      <w:pPr>
        <w:rPr>
          <w:ins w:id="3315" w:author="Arnaud Dumont" w:date="2014-02-24T15:37:00Z"/>
        </w:rPr>
      </w:pPr>
      <w:ins w:id="3316"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3317" w:author="Arnaud Dumont" w:date="2014-02-24T15:37:00Z"/>
        </w:rPr>
      </w:pPr>
      <w:ins w:id="3318" w:author="Arnaud Dumont" w:date="2014-02-24T15:37:00Z">
        <w:r w:rsidRPr="00C45DEE">
          <w:t>Request Body</w:t>
        </w:r>
      </w:ins>
    </w:p>
    <w:p w:rsidR="000D6A03" w:rsidRPr="00C45DEE" w:rsidRDefault="000D6A03" w:rsidP="000D6A03">
      <w:pPr>
        <w:rPr>
          <w:ins w:id="3319" w:author="Arnaud Dumont" w:date="2014-02-24T15:37:00Z"/>
        </w:rPr>
      </w:pPr>
      <w:ins w:id="3320" w:author="Arnaud Dumont" w:date="2014-02-24T15:37:00Z">
        <w:r w:rsidRPr="00C45DEE">
          <w:t>Not allowed for this command</w:t>
        </w:r>
        <w:r>
          <w:t>.</w:t>
        </w:r>
      </w:ins>
    </w:p>
    <w:p w:rsidR="000D6A03" w:rsidRPr="00C45DEE" w:rsidRDefault="000D6A03" w:rsidP="000D6A03">
      <w:pPr>
        <w:pStyle w:val="Heading3"/>
        <w:rPr>
          <w:ins w:id="3321" w:author="Arnaud Dumont" w:date="2014-02-24T15:37:00Z"/>
          <w:rFonts w:eastAsiaTheme="minorHAnsi"/>
        </w:rPr>
      </w:pPr>
      <w:ins w:id="3322" w:author="Arnaud Dumont" w:date="2014-02-24T15:37:00Z">
        <w:r w:rsidRPr="00C45DEE">
          <w:rPr>
            <w:rFonts w:eastAsiaTheme="minorHAnsi"/>
          </w:rPr>
          <w:t>Response</w:t>
        </w:r>
      </w:ins>
    </w:p>
    <w:p w:rsidR="000D6A03" w:rsidRPr="00C45DEE" w:rsidRDefault="000D6A03" w:rsidP="000D6A03">
      <w:pPr>
        <w:rPr>
          <w:ins w:id="3323" w:author="Arnaud Dumont" w:date="2014-02-24T15:37:00Z"/>
        </w:rPr>
      </w:pPr>
      <w:ins w:id="3324"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3325" w:author="Arnaud Dumont" w:date="2014-02-24T15:37:00Z"/>
        </w:rPr>
      </w:pPr>
      <w:ins w:id="3326" w:author="Arnaud Dumont" w:date="2014-02-24T15:37:00Z">
        <w:r w:rsidRPr="00C45DEE">
          <w:t>Status Code</w:t>
        </w:r>
      </w:ins>
    </w:p>
    <w:p w:rsidR="000D6A03" w:rsidRPr="00C45DEE" w:rsidRDefault="00D90631" w:rsidP="000D6A03">
      <w:pPr>
        <w:rPr>
          <w:ins w:id="3327" w:author="Arnaud Dumont" w:date="2014-02-24T15:37:00Z"/>
        </w:rPr>
      </w:pPr>
      <w:ins w:id="3328" w:author="Arnaud Dumont" w:date="2014-02-24T15:41:00Z">
        <w:r w:rsidRPr="001C310D">
          <w:t xml:space="preserve">On success this command will return </w:t>
        </w:r>
      </w:ins>
      <w:ins w:id="3329" w:author="Chris Wright" w:date="2014-06-16T15:06:00Z">
        <w:r w:rsidR="00974E04" w:rsidRPr="00510DD6">
          <w:t>http status code 200 (OK)</w:t>
        </w:r>
      </w:ins>
      <w:ins w:id="3330" w:author="Arnaud Dumont" w:date="2014-02-24T15:41:00Z">
        <w:del w:id="3331" w:author="Chris Wright" w:date="2014-06-16T15:06:00Z">
          <w:r w:rsidRPr="001C310D" w:rsidDel="00974E04">
            <w:delText>http status code 204 (NO CONTENT)</w:delText>
          </w:r>
        </w:del>
        <w:r w:rsidRPr="001C310D">
          <w:t>.</w:t>
        </w:r>
      </w:ins>
    </w:p>
    <w:p w:rsidR="000D6A03" w:rsidRPr="00C45DEE" w:rsidRDefault="000D6A03" w:rsidP="000D6A03">
      <w:pPr>
        <w:pStyle w:val="FakeHeading4"/>
        <w:rPr>
          <w:ins w:id="3332" w:author="Arnaud Dumont" w:date="2014-02-24T15:37:00Z"/>
        </w:rPr>
      </w:pPr>
      <w:ins w:id="3333" w:author="Arnaud Dumont" w:date="2014-02-24T15:37:00Z">
        <w:r w:rsidRPr="00C45DEE">
          <w:lastRenderedPageBreak/>
          <w:t>Response Headers</w:t>
        </w:r>
      </w:ins>
    </w:p>
    <w:p w:rsidR="000D6A03" w:rsidRPr="00C45DEE" w:rsidRDefault="000D6A03" w:rsidP="000D6A03">
      <w:pPr>
        <w:rPr>
          <w:ins w:id="3334" w:author="Arnaud Dumont" w:date="2014-02-24T15:37:00Z"/>
        </w:rPr>
      </w:pPr>
      <w:ins w:id="3335"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3336" w:author="Arnaud Dumont" w:date="2014-02-24T15:37:00Z"/>
        </w:rPr>
      </w:pPr>
      <w:ins w:id="3337" w:author="Arnaud Dumont" w:date="2014-02-24T15:37:00Z">
        <w:r w:rsidRPr="00C45DEE">
          <w:t>Response Body</w:t>
        </w:r>
      </w:ins>
    </w:p>
    <w:p w:rsidR="00974E04" w:rsidRDefault="00D90631" w:rsidP="00974E04">
      <w:pPr>
        <w:rPr>
          <w:ins w:id="3338" w:author="Chris Wright" w:date="2014-06-16T15:06:00Z"/>
        </w:rPr>
      </w:pPr>
      <w:ins w:id="3339" w:author="Arnaud Dumont" w:date="2014-02-24T15:40:00Z">
        <w:del w:id="3340" w:author="Chris Wright" w:date="2014-06-16T15:06:00Z">
          <w:r w:rsidRPr="00B76AC6" w:rsidDel="00974E04">
            <w:delText>Not required for this command.</w:delText>
          </w:r>
        </w:del>
      </w:ins>
      <w:ins w:id="3341" w:author="Chris Wright" w:date="2014-06-16T15:06:00Z">
        <w:r w:rsidR="00974E04" w:rsidRPr="00510DD6">
          <w:t xml:space="preserve">A JSON representation of the </w:t>
        </w:r>
        <w:r w:rsidR="00974E04">
          <w:t>message</w:t>
        </w:r>
        <w:r w:rsidR="00974E04" w:rsidRPr="00510DD6">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62"/>
        <w:gridCol w:w="4008"/>
      </w:tblGrid>
      <w:tr w:rsidR="00974E04" w:rsidRPr="00CC22F1" w:rsidTr="00286C00">
        <w:trPr>
          <w:tblHeader w:val="0"/>
          <w:ins w:id="3342" w:author="Chris Wright" w:date="2014-06-16T15:06:00Z"/>
        </w:trPr>
        <w:tc>
          <w:tcPr>
            <w:tcW w:w="2777" w:type="dxa"/>
            <w:shd w:val="clear" w:color="auto" w:fill="BFBFBF" w:themeFill="background1" w:themeFillShade="BF"/>
          </w:tcPr>
          <w:p w:rsidR="00974E04" w:rsidRPr="00750051" w:rsidRDefault="00974E04" w:rsidP="00286C00">
            <w:pPr>
              <w:pStyle w:val="Table-Header"/>
              <w:rPr>
                <w:ins w:id="3343" w:author="Chris Wright" w:date="2014-06-16T15:06:00Z"/>
              </w:rPr>
            </w:pPr>
            <w:ins w:id="3344" w:author="Chris Wright" w:date="2014-06-16T15:06:00Z">
              <w:r>
                <w:t>Field Name</w:t>
              </w:r>
            </w:ins>
          </w:p>
        </w:tc>
        <w:tc>
          <w:tcPr>
            <w:tcW w:w="1862" w:type="dxa"/>
            <w:shd w:val="clear" w:color="auto" w:fill="BFBFBF" w:themeFill="background1" w:themeFillShade="BF"/>
          </w:tcPr>
          <w:p w:rsidR="00974E04" w:rsidRDefault="00974E04" w:rsidP="00286C00">
            <w:pPr>
              <w:pStyle w:val="Table-Header"/>
              <w:rPr>
                <w:ins w:id="3345" w:author="Chris Wright" w:date="2014-06-16T15:06:00Z"/>
              </w:rPr>
            </w:pPr>
            <w:ins w:id="3346" w:author="Chris Wright" w:date="2014-06-16T15:06:00Z">
              <w:r>
                <w:t>Type</w:t>
              </w:r>
            </w:ins>
          </w:p>
        </w:tc>
        <w:tc>
          <w:tcPr>
            <w:tcW w:w="4008" w:type="dxa"/>
            <w:shd w:val="clear" w:color="auto" w:fill="BFBFBF" w:themeFill="background1" w:themeFillShade="BF"/>
          </w:tcPr>
          <w:p w:rsidR="00974E04" w:rsidRDefault="00974E04" w:rsidP="00286C00">
            <w:pPr>
              <w:pStyle w:val="Table-Header"/>
              <w:rPr>
                <w:ins w:id="3347" w:author="Chris Wright" w:date="2014-06-16T15:06:00Z"/>
              </w:rPr>
            </w:pPr>
            <w:ins w:id="3348" w:author="Chris Wright" w:date="2014-06-16T15:06:00Z">
              <w:r>
                <w:t>Description</w:t>
              </w:r>
            </w:ins>
          </w:p>
        </w:tc>
      </w:tr>
      <w:tr w:rsidR="00974E04" w:rsidTr="00286C00">
        <w:trPr>
          <w:trHeight w:val="113"/>
          <w:tblHeader w:val="0"/>
          <w:ins w:id="3349" w:author="Chris Wright" w:date="2014-06-16T15:06:00Z"/>
        </w:trPr>
        <w:tc>
          <w:tcPr>
            <w:tcW w:w="2777" w:type="dxa"/>
          </w:tcPr>
          <w:p w:rsidR="00974E04" w:rsidRDefault="00974E04" w:rsidP="00286C00">
            <w:pPr>
              <w:pStyle w:val="Table-Text"/>
              <w:rPr>
                <w:ins w:id="3350" w:author="Chris Wright" w:date="2014-06-16T15:06:00Z"/>
              </w:rPr>
            </w:pPr>
            <w:ins w:id="3351" w:author="Chris Wright" w:date="2014-06-16T15:06:00Z">
              <w:r>
                <w:t>@uri</w:t>
              </w:r>
            </w:ins>
          </w:p>
        </w:tc>
        <w:tc>
          <w:tcPr>
            <w:tcW w:w="1862" w:type="dxa"/>
          </w:tcPr>
          <w:p w:rsidR="00974E04" w:rsidRDefault="00974E04" w:rsidP="00286C00">
            <w:pPr>
              <w:pStyle w:val="Table-Text"/>
              <w:rPr>
                <w:ins w:id="3352" w:author="Chris Wright" w:date="2014-06-16T15:06:00Z"/>
              </w:rPr>
            </w:pPr>
            <w:ins w:id="3353" w:author="Chris Wright" w:date="2014-06-16T15:06:00Z">
              <w:r>
                <w:t>string</w:t>
              </w:r>
            </w:ins>
          </w:p>
        </w:tc>
        <w:tc>
          <w:tcPr>
            <w:tcW w:w="4008" w:type="dxa"/>
          </w:tcPr>
          <w:p w:rsidR="00974E04" w:rsidRDefault="00974E04" w:rsidP="00286C00">
            <w:pPr>
              <w:pStyle w:val="Table-Text"/>
              <w:rPr>
                <w:ins w:id="3354" w:author="Chris Wright" w:date="2014-06-16T15:06:00Z"/>
              </w:rPr>
            </w:pPr>
            <w:ins w:id="3355" w:author="Chris Wright" w:date="2014-06-16T15:06:00Z">
              <w:r>
                <w:t>The URI that corresponds to the full details of the object</w:t>
              </w:r>
            </w:ins>
          </w:p>
        </w:tc>
      </w:tr>
      <w:tr w:rsidR="00974E04" w:rsidRPr="00CC22F1" w:rsidTr="00286C00">
        <w:trPr>
          <w:trHeight w:val="113"/>
          <w:tblHeader w:val="0"/>
          <w:ins w:id="3356" w:author="Chris Wright" w:date="2014-06-16T15:06:00Z"/>
        </w:trPr>
        <w:tc>
          <w:tcPr>
            <w:tcW w:w="2777" w:type="dxa"/>
          </w:tcPr>
          <w:p w:rsidR="00974E04" w:rsidRDefault="00974E04" w:rsidP="00286C00">
            <w:pPr>
              <w:pStyle w:val="Table-Text"/>
              <w:rPr>
                <w:ins w:id="3357" w:author="Chris Wright" w:date="2014-06-16T15:06:00Z"/>
              </w:rPr>
            </w:pPr>
            <w:ins w:id="3358" w:author="Chris Wright" w:date="2014-06-16T15:06:00Z">
              <w:r>
                <w:t>id</w:t>
              </w:r>
            </w:ins>
          </w:p>
        </w:tc>
        <w:tc>
          <w:tcPr>
            <w:tcW w:w="1862" w:type="dxa"/>
          </w:tcPr>
          <w:p w:rsidR="00974E04" w:rsidRDefault="00974E04" w:rsidP="00286C00">
            <w:pPr>
              <w:pStyle w:val="Table-Text"/>
              <w:rPr>
                <w:ins w:id="3359" w:author="Chris Wright" w:date="2014-06-16T15:06:00Z"/>
              </w:rPr>
            </w:pPr>
            <w:ins w:id="3360" w:author="Chris Wright" w:date="2014-06-16T15:06:00Z">
              <w:r>
                <w:t>uuid</w:t>
              </w:r>
            </w:ins>
          </w:p>
        </w:tc>
        <w:tc>
          <w:tcPr>
            <w:tcW w:w="4008" w:type="dxa"/>
          </w:tcPr>
          <w:p w:rsidR="00974E04" w:rsidRDefault="00974E04" w:rsidP="00286C00">
            <w:pPr>
              <w:pStyle w:val="Table-Text"/>
              <w:rPr>
                <w:ins w:id="3361" w:author="Chris Wright" w:date="2014-06-16T15:06:00Z"/>
              </w:rPr>
            </w:pPr>
            <w:ins w:id="3362" w:author="Chris Wright" w:date="2014-06-16T15:06:00Z">
              <w:r>
                <w:t>The UUID of the object</w:t>
              </w:r>
            </w:ins>
          </w:p>
        </w:tc>
      </w:tr>
      <w:tr w:rsidR="00974E04" w:rsidRPr="00CC22F1" w:rsidTr="00286C00">
        <w:trPr>
          <w:trHeight w:val="113"/>
          <w:tblHeader w:val="0"/>
          <w:ins w:id="3363" w:author="Chris Wright" w:date="2014-06-16T15:06:00Z"/>
        </w:trPr>
        <w:tc>
          <w:tcPr>
            <w:tcW w:w="2777" w:type="dxa"/>
          </w:tcPr>
          <w:p w:rsidR="00974E04" w:rsidRDefault="00974E04" w:rsidP="00286C00">
            <w:pPr>
              <w:pStyle w:val="Table-Text"/>
              <w:rPr>
                <w:ins w:id="3364" w:author="Chris Wright" w:date="2014-06-16T15:06:00Z"/>
              </w:rPr>
            </w:pPr>
            <w:ins w:id="3365" w:author="Chris Wright" w:date="2014-06-16T15:06:00Z">
              <w:r>
                <w:t>messageCode</w:t>
              </w:r>
            </w:ins>
          </w:p>
        </w:tc>
        <w:tc>
          <w:tcPr>
            <w:tcW w:w="1862" w:type="dxa"/>
          </w:tcPr>
          <w:p w:rsidR="00974E04" w:rsidRDefault="00974E04" w:rsidP="00286C00">
            <w:pPr>
              <w:pStyle w:val="Table-Text"/>
              <w:rPr>
                <w:ins w:id="3366" w:author="Chris Wright" w:date="2014-06-16T15:06:00Z"/>
              </w:rPr>
            </w:pPr>
            <w:ins w:id="3367" w:author="Chris Wright" w:date="2014-06-16T15:06:00Z">
              <w:r>
                <w:t>string</w:t>
              </w:r>
            </w:ins>
          </w:p>
        </w:tc>
        <w:tc>
          <w:tcPr>
            <w:tcW w:w="4008" w:type="dxa"/>
          </w:tcPr>
          <w:p w:rsidR="00974E04" w:rsidRDefault="00974E04" w:rsidP="00286C00">
            <w:pPr>
              <w:pStyle w:val="Table-Text"/>
              <w:rPr>
                <w:ins w:id="3368" w:author="Chris Wright" w:date="2014-06-16T15:06:00Z"/>
              </w:rPr>
            </w:pPr>
            <w:ins w:id="3369" w:author="Chris Wright" w:date="2014-06-16T15:06:00Z">
              <w:r>
                <w:t>The type of the message. See list of types provided in the Message Poll Command.</w:t>
              </w:r>
            </w:ins>
          </w:p>
        </w:tc>
      </w:tr>
      <w:tr w:rsidR="00974E04" w:rsidRPr="00CC22F1" w:rsidTr="00286C00">
        <w:trPr>
          <w:trHeight w:val="113"/>
          <w:tblHeader w:val="0"/>
          <w:ins w:id="3370" w:author="Chris Wright" w:date="2014-06-16T15:06:00Z"/>
        </w:trPr>
        <w:tc>
          <w:tcPr>
            <w:tcW w:w="2777" w:type="dxa"/>
          </w:tcPr>
          <w:p w:rsidR="00974E04" w:rsidRDefault="00974E04" w:rsidP="00286C00">
            <w:pPr>
              <w:pStyle w:val="Table-Text"/>
              <w:rPr>
                <w:ins w:id="3371" w:author="Chris Wright" w:date="2014-06-16T15:06:00Z"/>
              </w:rPr>
            </w:pPr>
            <w:ins w:id="3372" w:author="Chris Wright" w:date="2014-06-16T15:06:00Z">
              <w:r>
                <w:t>target</w:t>
              </w:r>
              <w:r w:rsidRPr="00DE117E">
                <w:t>AccountId</w:t>
              </w:r>
            </w:ins>
          </w:p>
        </w:tc>
        <w:tc>
          <w:tcPr>
            <w:tcW w:w="1862" w:type="dxa"/>
          </w:tcPr>
          <w:p w:rsidR="00974E04" w:rsidRDefault="00974E04" w:rsidP="00286C00">
            <w:pPr>
              <w:pStyle w:val="Table-Text"/>
              <w:rPr>
                <w:ins w:id="3373" w:author="Chris Wright" w:date="2014-06-16T15:06:00Z"/>
              </w:rPr>
            </w:pPr>
            <w:ins w:id="3374" w:author="Chris Wright" w:date="2014-06-16T15:06:00Z">
              <w:r>
                <w:t>uuid</w:t>
              </w:r>
            </w:ins>
          </w:p>
        </w:tc>
        <w:tc>
          <w:tcPr>
            <w:tcW w:w="4008" w:type="dxa"/>
          </w:tcPr>
          <w:p w:rsidR="00974E04" w:rsidRDefault="00974E04" w:rsidP="00286C00">
            <w:pPr>
              <w:pStyle w:val="Table-Text"/>
              <w:rPr>
                <w:ins w:id="3375" w:author="Chris Wright" w:date="2014-06-16T15:06:00Z"/>
              </w:rPr>
            </w:pPr>
            <w:ins w:id="3376" w:author="Chris Wright" w:date="2014-06-16T15:06:00Z">
              <w:r>
                <w:t>The UUID of the account this message is for</w:t>
              </w:r>
            </w:ins>
          </w:p>
        </w:tc>
      </w:tr>
      <w:tr w:rsidR="00974E04" w:rsidRPr="00CC22F1" w:rsidTr="00286C00">
        <w:trPr>
          <w:trHeight w:val="113"/>
          <w:tblHeader w:val="0"/>
          <w:ins w:id="3377" w:author="Chris Wright" w:date="2014-06-16T15:06:00Z"/>
        </w:trPr>
        <w:tc>
          <w:tcPr>
            <w:tcW w:w="2777" w:type="dxa"/>
          </w:tcPr>
          <w:p w:rsidR="00974E04" w:rsidRDefault="00974E04" w:rsidP="00286C00">
            <w:pPr>
              <w:pStyle w:val="Table-Text"/>
              <w:rPr>
                <w:ins w:id="3378" w:author="Chris Wright" w:date="2014-06-16T15:06:00Z"/>
              </w:rPr>
            </w:pPr>
            <w:ins w:id="3379" w:author="Chris Wright" w:date="2014-06-16T15:06:00Z">
              <w:r>
                <w:t>targetAccountName</w:t>
              </w:r>
            </w:ins>
          </w:p>
        </w:tc>
        <w:tc>
          <w:tcPr>
            <w:tcW w:w="1862" w:type="dxa"/>
          </w:tcPr>
          <w:p w:rsidR="00974E04" w:rsidRDefault="00974E04" w:rsidP="00286C00">
            <w:pPr>
              <w:pStyle w:val="Table-Text"/>
              <w:rPr>
                <w:ins w:id="3380" w:author="Chris Wright" w:date="2014-06-16T15:06:00Z"/>
              </w:rPr>
            </w:pPr>
            <w:ins w:id="3381" w:author="Chris Wright" w:date="2014-06-16T15:06:00Z">
              <w:r>
                <w:t>string</w:t>
              </w:r>
            </w:ins>
          </w:p>
        </w:tc>
        <w:tc>
          <w:tcPr>
            <w:tcW w:w="4008" w:type="dxa"/>
          </w:tcPr>
          <w:p w:rsidR="00974E04" w:rsidRDefault="00974E04" w:rsidP="00286C00">
            <w:pPr>
              <w:pStyle w:val="Table-Text"/>
              <w:rPr>
                <w:ins w:id="3382" w:author="Chris Wright" w:date="2014-06-16T15:06:00Z"/>
              </w:rPr>
            </w:pPr>
            <w:ins w:id="3383" w:author="Chris Wright" w:date="2014-06-16T15:06:00Z">
              <w:r>
                <w:t>The name of the account this message is for</w:t>
              </w:r>
            </w:ins>
          </w:p>
        </w:tc>
      </w:tr>
      <w:tr w:rsidR="00974E04" w:rsidRPr="00CC22F1" w:rsidTr="00286C00">
        <w:trPr>
          <w:trHeight w:val="113"/>
          <w:tblHeader w:val="0"/>
          <w:ins w:id="3384" w:author="Chris Wright" w:date="2014-06-16T15:06:00Z"/>
        </w:trPr>
        <w:tc>
          <w:tcPr>
            <w:tcW w:w="2777" w:type="dxa"/>
          </w:tcPr>
          <w:p w:rsidR="00974E04" w:rsidRDefault="00974E04" w:rsidP="00286C00">
            <w:pPr>
              <w:pStyle w:val="Table-Text"/>
              <w:rPr>
                <w:ins w:id="3385" w:author="Chris Wright" w:date="2014-06-16T15:06:00Z"/>
              </w:rPr>
            </w:pPr>
            <w:ins w:id="3386" w:author="Chris Wright" w:date="2014-06-16T15:06:00Z">
              <w:r>
                <w:t>enqueueDate</w:t>
              </w:r>
            </w:ins>
          </w:p>
        </w:tc>
        <w:tc>
          <w:tcPr>
            <w:tcW w:w="1862" w:type="dxa"/>
          </w:tcPr>
          <w:p w:rsidR="00974E04" w:rsidRDefault="00974E04" w:rsidP="00286C00">
            <w:pPr>
              <w:pStyle w:val="Table-Text"/>
              <w:rPr>
                <w:ins w:id="3387" w:author="Chris Wright" w:date="2014-06-16T15:06:00Z"/>
              </w:rPr>
            </w:pPr>
            <w:ins w:id="3388" w:author="Chris Wright" w:date="2014-06-16T15:06:00Z">
              <w:r>
                <w:t>timestamp</w:t>
              </w:r>
            </w:ins>
          </w:p>
        </w:tc>
        <w:tc>
          <w:tcPr>
            <w:tcW w:w="4008" w:type="dxa"/>
          </w:tcPr>
          <w:p w:rsidR="00974E04" w:rsidRDefault="00974E04" w:rsidP="00286C00">
            <w:pPr>
              <w:pStyle w:val="Table-Text"/>
              <w:rPr>
                <w:ins w:id="3389" w:author="Chris Wright" w:date="2014-06-16T15:06:00Z"/>
              </w:rPr>
            </w:pPr>
            <w:ins w:id="3390" w:author="Chris Wright" w:date="2014-06-16T15:06:00Z">
              <w:r>
                <w:t>The date and time in UTC that this message was en-queued</w:t>
              </w:r>
            </w:ins>
          </w:p>
        </w:tc>
      </w:tr>
      <w:tr w:rsidR="00974E04" w:rsidRPr="00CC22F1" w:rsidTr="00286C00">
        <w:trPr>
          <w:trHeight w:val="113"/>
          <w:tblHeader w:val="0"/>
          <w:ins w:id="3391" w:author="Chris Wright" w:date="2014-06-16T15:06:00Z"/>
        </w:trPr>
        <w:tc>
          <w:tcPr>
            <w:tcW w:w="2777" w:type="dxa"/>
          </w:tcPr>
          <w:p w:rsidR="00974E04" w:rsidRPr="00DE117E" w:rsidRDefault="00974E04" w:rsidP="00286C00">
            <w:pPr>
              <w:pStyle w:val="Table-Text"/>
              <w:rPr>
                <w:ins w:id="3392" w:author="Chris Wright" w:date="2014-06-16T15:06:00Z"/>
              </w:rPr>
            </w:pPr>
            <w:ins w:id="3393" w:author="Chris Wright" w:date="2014-06-16T15:06:00Z">
              <w:r>
                <w:t>parameters</w:t>
              </w:r>
            </w:ins>
          </w:p>
        </w:tc>
        <w:tc>
          <w:tcPr>
            <w:tcW w:w="1862" w:type="dxa"/>
          </w:tcPr>
          <w:p w:rsidR="00974E04" w:rsidRDefault="00974E04" w:rsidP="00286C00">
            <w:pPr>
              <w:pStyle w:val="Table-Text"/>
              <w:rPr>
                <w:ins w:id="3394" w:author="Chris Wright" w:date="2014-06-16T15:06:00Z"/>
              </w:rPr>
            </w:pPr>
            <w:ins w:id="3395" w:author="Chris Wright" w:date="2014-06-16T15:06:00Z">
              <w:r>
                <w:t>map</w:t>
              </w:r>
            </w:ins>
          </w:p>
        </w:tc>
        <w:tc>
          <w:tcPr>
            <w:tcW w:w="4008" w:type="dxa"/>
          </w:tcPr>
          <w:p w:rsidR="00974E04" w:rsidRDefault="00974E04" w:rsidP="00286C00">
            <w:pPr>
              <w:pStyle w:val="Table-Text"/>
              <w:rPr>
                <w:ins w:id="3396" w:author="Chris Wright" w:date="2014-06-16T15:06:00Z"/>
              </w:rPr>
            </w:pPr>
            <w:ins w:id="3397" w:author="Chris Wright" w:date="2014-06-16T15:06:00Z">
              <w:r>
                <w:t>A JSON map of the parameters of the message (see Message Poll Command) – for machine use.</w:t>
              </w:r>
            </w:ins>
          </w:p>
        </w:tc>
      </w:tr>
      <w:tr w:rsidR="00974E04" w:rsidRPr="00CC22F1" w:rsidTr="00286C00">
        <w:trPr>
          <w:trHeight w:val="113"/>
          <w:tblHeader w:val="0"/>
          <w:ins w:id="3398" w:author="Chris Wright" w:date="2014-06-16T15:06:00Z"/>
        </w:trPr>
        <w:tc>
          <w:tcPr>
            <w:tcW w:w="2777" w:type="dxa"/>
          </w:tcPr>
          <w:p w:rsidR="00974E04" w:rsidRDefault="00974E04" w:rsidP="00286C00">
            <w:pPr>
              <w:pStyle w:val="Table-Text"/>
              <w:rPr>
                <w:ins w:id="3399" w:author="Chris Wright" w:date="2014-06-16T15:06:00Z"/>
              </w:rPr>
            </w:pPr>
            <w:ins w:id="3400" w:author="Chris Wright" w:date="2014-06-16T15:06:00Z">
              <w:r>
                <w:t>subject</w:t>
              </w:r>
            </w:ins>
          </w:p>
        </w:tc>
        <w:tc>
          <w:tcPr>
            <w:tcW w:w="1862" w:type="dxa"/>
          </w:tcPr>
          <w:p w:rsidR="00974E04" w:rsidRDefault="00974E04" w:rsidP="00286C00">
            <w:pPr>
              <w:pStyle w:val="Table-Text"/>
              <w:rPr>
                <w:ins w:id="3401" w:author="Chris Wright" w:date="2014-06-16T15:06:00Z"/>
              </w:rPr>
            </w:pPr>
            <w:ins w:id="3402" w:author="Chris Wright" w:date="2014-06-16T15:06:00Z">
              <w:r>
                <w:t>string</w:t>
              </w:r>
            </w:ins>
          </w:p>
        </w:tc>
        <w:tc>
          <w:tcPr>
            <w:tcW w:w="4008" w:type="dxa"/>
          </w:tcPr>
          <w:p w:rsidR="00974E04" w:rsidRDefault="00974E04" w:rsidP="00286C00">
            <w:pPr>
              <w:pStyle w:val="Table-Text"/>
              <w:rPr>
                <w:ins w:id="3403" w:author="Chris Wright" w:date="2014-06-16T15:06:00Z"/>
              </w:rPr>
            </w:pPr>
            <w:ins w:id="3404" w:author="Chris Wright" w:date="2014-06-16T15:06:00Z">
              <w:r>
                <w:t>The human readable subject of the message</w:t>
              </w:r>
            </w:ins>
          </w:p>
        </w:tc>
      </w:tr>
      <w:tr w:rsidR="00974E04" w:rsidRPr="00CC22F1" w:rsidTr="00286C00">
        <w:trPr>
          <w:trHeight w:val="113"/>
          <w:tblHeader w:val="0"/>
          <w:ins w:id="3405" w:author="Chris Wright" w:date="2014-06-16T15:06:00Z"/>
        </w:trPr>
        <w:tc>
          <w:tcPr>
            <w:tcW w:w="2777" w:type="dxa"/>
          </w:tcPr>
          <w:p w:rsidR="00974E04" w:rsidRDefault="00974E04" w:rsidP="00286C00">
            <w:pPr>
              <w:pStyle w:val="Table-Text"/>
              <w:rPr>
                <w:ins w:id="3406" w:author="Chris Wright" w:date="2014-06-16T15:06:00Z"/>
              </w:rPr>
            </w:pPr>
            <w:ins w:id="3407" w:author="Chris Wright" w:date="2014-06-16T15:06:00Z">
              <w:r w:rsidRPr="00136CBE">
                <w:t>message</w:t>
              </w:r>
            </w:ins>
          </w:p>
        </w:tc>
        <w:tc>
          <w:tcPr>
            <w:tcW w:w="1862" w:type="dxa"/>
          </w:tcPr>
          <w:p w:rsidR="00974E04" w:rsidRDefault="00974E04" w:rsidP="00286C00">
            <w:pPr>
              <w:pStyle w:val="Table-Text"/>
              <w:rPr>
                <w:ins w:id="3408" w:author="Chris Wright" w:date="2014-06-16T15:06:00Z"/>
              </w:rPr>
            </w:pPr>
            <w:ins w:id="3409" w:author="Chris Wright" w:date="2014-06-16T15:06:00Z">
              <w:r>
                <w:t>string</w:t>
              </w:r>
            </w:ins>
          </w:p>
        </w:tc>
        <w:tc>
          <w:tcPr>
            <w:tcW w:w="4008" w:type="dxa"/>
          </w:tcPr>
          <w:p w:rsidR="00974E04" w:rsidRDefault="00974E04" w:rsidP="00286C00">
            <w:pPr>
              <w:pStyle w:val="Table-Text"/>
              <w:rPr>
                <w:ins w:id="3410" w:author="Chris Wright" w:date="2014-06-16T15:06:00Z"/>
              </w:rPr>
            </w:pPr>
            <w:ins w:id="3411" w:author="Chris Wright" w:date="2014-06-16T15:06:00Z">
              <w:r>
                <w:t>The human-readable contents of the message</w:t>
              </w:r>
            </w:ins>
          </w:p>
        </w:tc>
      </w:tr>
      <w:tr w:rsidR="00974E04" w:rsidRPr="00CC22F1" w:rsidTr="00286C00">
        <w:trPr>
          <w:trHeight w:val="113"/>
          <w:tblHeader w:val="0"/>
          <w:ins w:id="3412" w:author="Chris Wright" w:date="2014-06-16T15:06:00Z"/>
        </w:trPr>
        <w:tc>
          <w:tcPr>
            <w:tcW w:w="2777" w:type="dxa"/>
          </w:tcPr>
          <w:p w:rsidR="00974E04" w:rsidRPr="00136CBE" w:rsidRDefault="00974E04" w:rsidP="00286C00">
            <w:pPr>
              <w:pStyle w:val="Table-Text"/>
              <w:rPr>
                <w:ins w:id="3413" w:author="Chris Wright" w:date="2014-06-16T15:06:00Z"/>
              </w:rPr>
            </w:pPr>
            <w:ins w:id="3414" w:author="Chris Wright" w:date="2014-06-16T15:06:00Z">
              <w:r>
                <w:t>acknowledgeDate</w:t>
              </w:r>
            </w:ins>
          </w:p>
        </w:tc>
        <w:tc>
          <w:tcPr>
            <w:tcW w:w="1862" w:type="dxa"/>
          </w:tcPr>
          <w:p w:rsidR="00974E04" w:rsidRDefault="00974E04" w:rsidP="00286C00">
            <w:pPr>
              <w:pStyle w:val="Table-Text"/>
              <w:rPr>
                <w:ins w:id="3415" w:author="Chris Wright" w:date="2014-06-16T15:06:00Z"/>
              </w:rPr>
            </w:pPr>
            <w:ins w:id="3416" w:author="Chris Wright" w:date="2014-06-16T15:06:00Z">
              <w:r>
                <w:t>timestamp</w:t>
              </w:r>
            </w:ins>
          </w:p>
        </w:tc>
        <w:tc>
          <w:tcPr>
            <w:tcW w:w="4008" w:type="dxa"/>
          </w:tcPr>
          <w:p w:rsidR="00974E04" w:rsidRDefault="00974E04" w:rsidP="00286C00">
            <w:pPr>
              <w:pStyle w:val="Table-Text"/>
              <w:rPr>
                <w:ins w:id="3417" w:author="Chris Wright" w:date="2014-06-16T15:06:00Z"/>
              </w:rPr>
            </w:pPr>
            <w:ins w:id="3418" w:author="Chris Wright" w:date="2014-06-16T15:06:00Z">
              <w:r>
                <w:t>The date and time in UTC that this message was acknowledge, null if it has not yet been acknowledged</w:t>
              </w:r>
            </w:ins>
          </w:p>
        </w:tc>
      </w:tr>
      <w:tr w:rsidR="00974E04" w:rsidRPr="00CC22F1" w:rsidTr="00286C00">
        <w:trPr>
          <w:trHeight w:val="113"/>
          <w:tblHeader w:val="0"/>
          <w:ins w:id="3419" w:author="Chris Wright" w:date="2014-06-16T15:06:00Z"/>
        </w:trPr>
        <w:tc>
          <w:tcPr>
            <w:tcW w:w="2777" w:type="dxa"/>
          </w:tcPr>
          <w:p w:rsidR="00974E04" w:rsidRDefault="00974E04" w:rsidP="00286C00">
            <w:pPr>
              <w:pStyle w:val="Table-Text"/>
              <w:rPr>
                <w:ins w:id="3420" w:author="Chris Wright" w:date="2014-06-16T15:06:00Z"/>
              </w:rPr>
            </w:pPr>
            <w:ins w:id="3421" w:author="Chris Wright" w:date="2014-06-16T15:06:00Z">
              <w:r>
                <w:t>acknowledgeByUserId</w:t>
              </w:r>
            </w:ins>
          </w:p>
        </w:tc>
        <w:tc>
          <w:tcPr>
            <w:tcW w:w="1862" w:type="dxa"/>
          </w:tcPr>
          <w:p w:rsidR="00974E04" w:rsidRDefault="00974E04" w:rsidP="00286C00">
            <w:pPr>
              <w:pStyle w:val="Table-Text"/>
              <w:rPr>
                <w:ins w:id="3422" w:author="Chris Wright" w:date="2014-06-16T15:06:00Z"/>
              </w:rPr>
            </w:pPr>
            <w:ins w:id="3423" w:author="Chris Wright" w:date="2014-06-16T15:06:00Z">
              <w:r>
                <w:t>uuid</w:t>
              </w:r>
            </w:ins>
          </w:p>
        </w:tc>
        <w:tc>
          <w:tcPr>
            <w:tcW w:w="4008" w:type="dxa"/>
          </w:tcPr>
          <w:p w:rsidR="00974E04" w:rsidRDefault="00974E04" w:rsidP="00286C00">
            <w:pPr>
              <w:pStyle w:val="Table-Text"/>
              <w:rPr>
                <w:ins w:id="3424" w:author="Chris Wright" w:date="2014-06-16T15:06:00Z"/>
              </w:rPr>
            </w:pPr>
            <w:ins w:id="3425" w:author="Chris Wright" w:date="2014-06-16T15:06:00Z">
              <w:r>
                <w:t xml:space="preserve">The </w:t>
              </w:r>
              <w:r>
                <w:t>uuid of the user that</w:t>
              </w:r>
              <w:r>
                <w:t xml:space="preserve"> acknowledge</w:t>
              </w:r>
              <w:r>
                <w:t>d the message</w:t>
              </w:r>
              <w:r>
                <w:t xml:space="preserve">, null if it has not yet been </w:t>
              </w:r>
              <w:r>
                <w:t>acknowledged</w:t>
              </w:r>
            </w:ins>
          </w:p>
        </w:tc>
      </w:tr>
      <w:tr w:rsidR="00974E04" w:rsidRPr="00CC22F1" w:rsidTr="00286C00">
        <w:trPr>
          <w:trHeight w:val="113"/>
          <w:tblHeader w:val="0"/>
          <w:ins w:id="3426" w:author="Chris Wright" w:date="2014-06-16T15:06:00Z"/>
        </w:trPr>
        <w:tc>
          <w:tcPr>
            <w:tcW w:w="2777" w:type="dxa"/>
          </w:tcPr>
          <w:p w:rsidR="00974E04" w:rsidRDefault="00974E04" w:rsidP="00286C00">
            <w:pPr>
              <w:pStyle w:val="Table-Text"/>
              <w:rPr>
                <w:ins w:id="3427" w:author="Chris Wright" w:date="2014-06-16T15:06:00Z"/>
              </w:rPr>
            </w:pPr>
            <w:ins w:id="3428" w:author="Chris Wright" w:date="2014-06-16T15:06:00Z">
              <w:r>
                <w:t>acknowledgeByUserName</w:t>
              </w:r>
            </w:ins>
          </w:p>
        </w:tc>
        <w:tc>
          <w:tcPr>
            <w:tcW w:w="1862" w:type="dxa"/>
          </w:tcPr>
          <w:p w:rsidR="00974E04" w:rsidRDefault="00974E04" w:rsidP="00286C00">
            <w:pPr>
              <w:pStyle w:val="Table-Text"/>
              <w:rPr>
                <w:ins w:id="3429" w:author="Chris Wright" w:date="2014-06-16T15:06:00Z"/>
              </w:rPr>
            </w:pPr>
            <w:ins w:id="3430" w:author="Chris Wright" w:date="2014-06-16T15:06:00Z">
              <w:r>
                <w:t>string</w:t>
              </w:r>
            </w:ins>
          </w:p>
        </w:tc>
        <w:tc>
          <w:tcPr>
            <w:tcW w:w="4008" w:type="dxa"/>
          </w:tcPr>
          <w:p w:rsidR="00974E04" w:rsidRDefault="00974E04" w:rsidP="00286C00">
            <w:pPr>
              <w:pStyle w:val="Table-Text"/>
              <w:rPr>
                <w:ins w:id="3431" w:author="Chris Wright" w:date="2014-06-16T15:06:00Z"/>
              </w:rPr>
            </w:pPr>
            <w:ins w:id="3432" w:author="Chris Wright" w:date="2014-06-16T15:06:00Z">
              <w:r>
                <w:t xml:space="preserve">The </w:t>
              </w:r>
              <w:r>
                <w:t>name</w:t>
              </w:r>
              <w:r>
                <w:t xml:space="preserve"> of the user that acknowledged the message, null if it has not yet been acknowledged</w:t>
              </w:r>
            </w:ins>
          </w:p>
        </w:tc>
      </w:tr>
    </w:tbl>
    <w:p w:rsidR="00974E04" w:rsidDel="00974E04" w:rsidRDefault="00974E04" w:rsidP="00D90631">
      <w:pPr>
        <w:rPr>
          <w:ins w:id="3433" w:author="Arnaud Dumont" w:date="2014-02-24T15:40:00Z"/>
          <w:del w:id="3434" w:author="Chris Wright" w:date="2014-06-16T15:06:00Z"/>
        </w:rPr>
      </w:pPr>
    </w:p>
    <w:p w:rsidR="00D90631" w:rsidRDefault="00D90631" w:rsidP="00D90631">
      <w:pPr>
        <w:pStyle w:val="Heading3"/>
        <w:rPr>
          <w:ins w:id="3435" w:author="Arnaud Dumont" w:date="2014-02-24T15:40:00Z"/>
        </w:rPr>
      </w:pPr>
      <w:ins w:id="3436" w:author="Arnaud Dumont" w:date="2014-02-24T15:40:00Z">
        <w:r>
          <w:t>Example</w:t>
        </w:r>
      </w:ins>
    </w:p>
    <w:p w:rsidR="00D90631" w:rsidRDefault="00D90631" w:rsidP="00D90631">
      <w:pPr>
        <w:rPr>
          <w:ins w:id="3437" w:author="Arnaud Dumont" w:date="2014-02-24T15:40:00Z"/>
        </w:rPr>
      </w:pPr>
      <w:ins w:id="3438" w:author="Arnaud Dumont" w:date="2014-02-24T15:40:00Z">
        <w:r>
          <w:t xml:space="preserve">Below is an example of a message </w:t>
        </w:r>
        <w:proofErr w:type="gramStart"/>
        <w:r>
          <w:t>acknowledge</w:t>
        </w:r>
        <w:proofErr w:type="gramEnd"/>
        <w:r>
          <w:t xml:space="preserve"> command request and response:</w:t>
        </w:r>
      </w:ins>
    </w:p>
    <w:p w:rsidR="00D90631" w:rsidRDefault="00D90631" w:rsidP="00D90631">
      <w:pPr>
        <w:rPr>
          <w:ins w:id="3439" w:author="Arnaud Dumont" w:date="2014-02-24T15:40:00Z"/>
        </w:rPr>
      </w:pPr>
      <w:ins w:id="3440" w:author="Arnaud Dumont" w:date="2014-02-24T15:40:00Z">
        <w:r>
          <w:t>Request:</w:t>
        </w:r>
      </w:ins>
    </w:p>
    <w:p w:rsidR="00D90631" w:rsidRDefault="00D90631" w:rsidP="00D90631">
      <w:pPr>
        <w:pStyle w:val="Code"/>
        <w:rPr>
          <w:ins w:id="3441" w:author="Arnaud Dumont" w:date="2014-02-24T15:40:00Z"/>
        </w:rPr>
      </w:pPr>
      <w:ins w:id="3442" w:author="Arnaud Dumont" w:date="2014-02-24T15:40:00Z">
        <w:r>
          <w:t>PUT /messages/94f1f3fb-d4a9-482c-9d74-7e95e647bbe2/acknowledge HTTP/1.1</w:t>
        </w:r>
      </w:ins>
    </w:p>
    <w:p w:rsidR="00D90631" w:rsidRDefault="00D90631" w:rsidP="00D90631">
      <w:pPr>
        <w:pStyle w:val="Code"/>
        <w:rPr>
          <w:ins w:id="3443" w:author="Arnaud Dumont" w:date="2014-02-24T15:40:00Z"/>
        </w:rPr>
      </w:pPr>
      <w:ins w:id="3444" w:author="Arnaud Dumont" w:date="2014-02-24T15:40:00Z">
        <w:r>
          <w:t>Client-Transaction-Id: ba7b4e7d-843c-4217-b868-ab6274ff57ba</w:t>
        </w:r>
      </w:ins>
    </w:p>
    <w:p w:rsidR="00D90631" w:rsidRDefault="00D90631" w:rsidP="00D90631">
      <w:pPr>
        <w:pStyle w:val="Code"/>
        <w:rPr>
          <w:ins w:id="3445" w:author="Arnaud Dumont" w:date="2014-02-24T15:40:00Z"/>
        </w:rPr>
      </w:pPr>
      <w:ins w:id="3446" w:author="Arnaud Dumont" w:date="2014-02-24T15:40:00Z">
        <w:r>
          <w:t>X-Requested-By: DiscoveryDNS Reseller API Client</w:t>
        </w:r>
      </w:ins>
    </w:p>
    <w:p w:rsidR="00D90631" w:rsidRDefault="00D90631" w:rsidP="00D90631">
      <w:pPr>
        <w:pStyle w:val="Code"/>
        <w:rPr>
          <w:ins w:id="3447" w:author="Arnaud Dumont" w:date="2014-02-24T15:40:00Z"/>
        </w:rPr>
      </w:pPr>
      <w:ins w:id="3448" w:author="Arnaud Dumont" w:date="2014-02-24T15:40:00Z">
        <w:r>
          <w:t>User-Agent: Jersey/2.2 (Apache HttpClient 4.2.5)</w:t>
        </w:r>
      </w:ins>
    </w:p>
    <w:p w:rsidR="00D90631" w:rsidRDefault="00D90631" w:rsidP="00D90631">
      <w:pPr>
        <w:pStyle w:val="Code"/>
        <w:rPr>
          <w:ins w:id="3449" w:author="Arnaud Dumont" w:date="2014-02-24T15:40:00Z"/>
        </w:rPr>
      </w:pPr>
      <w:ins w:id="3450" w:author="Arnaud Dumont" w:date="2014-02-24T15:40:00Z">
        <w:r>
          <w:t>Host: api.discoverydns.com</w:t>
        </w:r>
      </w:ins>
    </w:p>
    <w:p w:rsidR="00D90631" w:rsidRDefault="00D90631" w:rsidP="00D90631">
      <w:pPr>
        <w:pStyle w:val="Code"/>
        <w:rPr>
          <w:ins w:id="3451" w:author="Arnaud Dumont" w:date="2014-02-24T15:40:00Z"/>
        </w:rPr>
      </w:pPr>
      <w:ins w:id="3452" w:author="Arnaud Dumont" w:date="2014-02-24T15:40:00Z">
        <w:r>
          <w:t>Connection: Keep-Alive</w:t>
        </w:r>
      </w:ins>
    </w:p>
    <w:p w:rsidR="00D90631" w:rsidRPr="00B76AC6" w:rsidRDefault="00D90631" w:rsidP="00D90631">
      <w:pPr>
        <w:pStyle w:val="Code"/>
        <w:rPr>
          <w:ins w:id="3453" w:author="Arnaud Dumont" w:date="2014-02-24T15:40:00Z"/>
        </w:rPr>
      </w:pPr>
    </w:p>
    <w:p w:rsidR="00974E04" w:rsidRDefault="00974E04" w:rsidP="00974E04">
      <w:pPr>
        <w:rPr>
          <w:ins w:id="3454" w:author="Chris Wright" w:date="2014-06-16T15:07:00Z"/>
        </w:rPr>
      </w:pPr>
      <w:ins w:id="3455" w:author="Chris Wright" w:date="2014-06-16T15:07:00Z">
        <w:r>
          <w:t>Response:</w:t>
        </w:r>
      </w:ins>
    </w:p>
    <w:p w:rsidR="00974E04" w:rsidRDefault="00974E04" w:rsidP="00974E04">
      <w:pPr>
        <w:pStyle w:val="Code"/>
        <w:rPr>
          <w:ins w:id="3456" w:author="Chris Wright" w:date="2014-06-16T15:07:00Z"/>
        </w:rPr>
      </w:pPr>
      <w:ins w:id="3457" w:author="Chris Wright" w:date="2014-06-16T15:07:00Z">
        <w:r>
          <w:t>HTTP/1.1 200 OK</w:t>
        </w:r>
      </w:ins>
    </w:p>
    <w:p w:rsidR="00974E04" w:rsidRDefault="00974E04" w:rsidP="00974E04">
      <w:pPr>
        <w:pStyle w:val="Code"/>
        <w:rPr>
          <w:ins w:id="3458" w:author="Chris Wright" w:date="2014-06-16T15:07:00Z"/>
        </w:rPr>
      </w:pPr>
      <w:ins w:id="3459" w:author="Chris Wright" w:date="2014-06-16T15:07:00Z">
        <w:r>
          <w:t>Content-Type: application/json</w:t>
        </w:r>
      </w:ins>
    </w:p>
    <w:p w:rsidR="00974E04" w:rsidRDefault="00974E04" w:rsidP="00974E04">
      <w:pPr>
        <w:pStyle w:val="Code"/>
        <w:rPr>
          <w:ins w:id="3460" w:author="Chris Wright" w:date="2014-06-16T15:07:00Z"/>
        </w:rPr>
      </w:pPr>
      <w:ins w:id="3461" w:author="Chris Wright" w:date="2014-06-16T15:07:00Z">
        <w:r>
          <w:t>Cache-Control: private, no-transform, max-age=30</w:t>
        </w:r>
      </w:ins>
    </w:p>
    <w:p w:rsidR="00974E04" w:rsidRDefault="00974E04" w:rsidP="00974E04">
      <w:pPr>
        <w:pStyle w:val="Code"/>
        <w:rPr>
          <w:ins w:id="3462" w:author="Chris Wright" w:date="2014-06-16T15:07:00Z"/>
        </w:rPr>
      </w:pPr>
      <w:ins w:id="3463" w:author="Chris Wright" w:date="2014-06-16T15:07:00Z">
        <w:r>
          <w:t>Date: Sun, 06 Oct 2013 18:39:52 GMT</w:t>
        </w:r>
      </w:ins>
    </w:p>
    <w:p w:rsidR="00974E04" w:rsidRDefault="00974E04" w:rsidP="00974E04">
      <w:pPr>
        <w:pStyle w:val="Code"/>
        <w:rPr>
          <w:ins w:id="3464" w:author="Chris Wright" w:date="2014-06-16T15:07:00Z"/>
        </w:rPr>
      </w:pPr>
      <w:ins w:id="3465" w:author="Chris Wright" w:date="2014-06-16T15:07:00Z">
        <w:r>
          <w:t>Server-Transaction-Id: 5e2b0855-831e-4ced-a50f-1a926894ef0f</w:t>
        </w:r>
      </w:ins>
    </w:p>
    <w:p w:rsidR="00974E04" w:rsidRDefault="00974E04" w:rsidP="00974E04">
      <w:pPr>
        <w:pStyle w:val="Code"/>
        <w:rPr>
          <w:ins w:id="3466" w:author="Chris Wright" w:date="2014-06-16T15:07:00Z"/>
        </w:rPr>
      </w:pPr>
      <w:ins w:id="3467" w:author="Chris Wright" w:date="2014-06-16T15:07:00Z">
        <w:r>
          <w:t>Client-Transaction-Id: 14804288-e7f9-47f4-b832-3a3c81ecc953</w:t>
        </w:r>
      </w:ins>
    </w:p>
    <w:p w:rsidR="00974E04" w:rsidRDefault="00974E04" w:rsidP="00974E04">
      <w:pPr>
        <w:pStyle w:val="Code"/>
        <w:rPr>
          <w:ins w:id="3468" w:author="Chris Wright" w:date="2014-06-16T15:07:00Z"/>
        </w:rPr>
      </w:pPr>
      <w:ins w:id="3469" w:author="Chris Wright" w:date="2014-06-16T15:07:00Z">
        <w:r>
          <w:t>Content-Length: 1155</w:t>
        </w:r>
      </w:ins>
    </w:p>
    <w:p w:rsidR="00974E04" w:rsidRDefault="00974E04" w:rsidP="00974E04">
      <w:pPr>
        <w:pStyle w:val="Code"/>
        <w:rPr>
          <w:ins w:id="3470" w:author="Chris Wright" w:date="2014-06-16T15:07:00Z"/>
        </w:rPr>
      </w:pPr>
    </w:p>
    <w:p w:rsidR="00974E04" w:rsidRDefault="00974E04" w:rsidP="00974E04">
      <w:pPr>
        <w:pStyle w:val="Code"/>
        <w:rPr>
          <w:ins w:id="3471" w:author="Chris Wright" w:date="2014-06-16T15:07:00Z"/>
        </w:rPr>
      </w:pPr>
      <w:ins w:id="3472" w:author="Chris Wright" w:date="2014-06-16T15:07:00Z">
        <w:r>
          <w:t>{</w:t>
        </w:r>
      </w:ins>
    </w:p>
    <w:p w:rsidR="00974E04" w:rsidRDefault="00974E04" w:rsidP="00974E04">
      <w:pPr>
        <w:pStyle w:val="Code"/>
        <w:rPr>
          <w:ins w:id="3473" w:author="Chris Wright" w:date="2014-06-16T15:07:00Z"/>
        </w:rPr>
      </w:pPr>
      <w:ins w:id="3474" w:author="Chris Wright" w:date="2014-06-16T15:07:00Z">
        <w:r>
          <w:t xml:space="preserve">  "</w:t>
        </w:r>
        <w:proofErr w:type="gramStart"/>
        <w:r>
          <w:t>message</w:t>
        </w:r>
        <w:proofErr w:type="gramEnd"/>
        <w:r>
          <w:t>" : {</w:t>
        </w:r>
      </w:ins>
    </w:p>
    <w:p w:rsidR="00974E04" w:rsidRDefault="00974E04" w:rsidP="00974E04">
      <w:pPr>
        <w:pStyle w:val="Code"/>
        <w:rPr>
          <w:ins w:id="3475" w:author="Chris Wright" w:date="2014-06-16T15:07:00Z"/>
        </w:rPr>
      </w:pPr>
      <w:ins w:id="3476" w:author="Chris Wright" w:date="2014-06-16T15:07:00Z">
        <w:r>
          <w:t xml:space="preserve">    "@uri</w:t>
        </w:r>
        <w:proofErr w:type="gramStart"/>
        <w:r>
          <w:t>" :</w:t>
        </w:r>
        <w:proofErr w:type="gramEnd"/>
        <w:r>
          <w:t xml:space="preserve"> "https://api.discoverydns.com/messages/94f1f3fb-d4a9-482c-9d74-7e95e647bbe2",</w:t>
        </w:r>
      </w:ins>
    </w:p>
    <w:p w:rsidR="00974E04" w:rsidRDefault="00974E04" w:rsidP="00974E04">
      <w:pPr>
        <w:pStyle w:val="Code"/>
        <w:rPr>
          <w:ins w:id="3477" w:author="Chris Wright" w:date="2014-06-16T15:07:00Z"/>
        </w:rPr>
      </w:pPr>
      <w:ins w:id="3478" w:author="Chris Wright" w:date="2014-06-16T15:07:00Z">
        <w:r>
          <w:t xml:space="preserve">    "</w:t>
        </w:r>
        <w:proofErr w:type="gramStart"/>
        <w:r>
          <w:t>id</w:t>
        </w:r>
        <w:proofErr w:type="gramEnd"/>
        <w:r>
          <w:t>" : "94f1f3fb-d4a9-482c-9d74-7e95e647bbe2",</w:t>
        </w:r>
      </w:ins>
    </w:p>
    <w:p w:rsidR="00974E04" w:rsidRDefault="00974E04" w:rsidP="00974E04">
      <w:pPr>
        <w:pStyle w:val="Code"/>
        <w:rPr>
          <w:ins w:id="3479" w:author="Chris Wright" w:date="2014-06-16T15:07:00Z"/>
        </w:rPr>
      </w:pPr>
      <w:ins w:id="3480" w:author="Chris Wright" w:date="2014-06-16T15:07:00Z">
        <w:r>
          <w:t xml:space="preserve">    "</w:t>
        </w:r>
        <w:proofErr w:type="gramStart"/>
        <w:r>
          <w:t>messageCode</w:t>
        </w:r>
        <w:proofErr w:type="gramEnd"/>
        <w:r>
          <w:t>" : "zoneUsageWarning",</w:t>
        </w:r>
      </w:ins>
    </w:p>
    <w:p w:rsidR="00974E04" w:rsidRDefault="00974E04" w:rsidP="00974E04">
      <w:pPr>
        <w:pStyle w:val="Code"/>
        <w:rPr>
          <w:ins w:id="3481" w:author="Chris Wright" w:date="2014-06-16T15:07:00Z"/>
        </w:rPr>
      </w:pPr>
      <w:ins w:id="3482" w:author="Chris Wright" w:date="2014-06-16T15:07:00Z">
        <w:r>
          <w:t xml:space="preserve">    "</w:t>
        </w:r>
        <w:proofErr w:type="gramStart"/>
        <w:r>
          <w:t>targetAccountId</w:t>
        </w:r>
        <w:proofErr w:type="gramEnd"/>
        <w:r>
          <w:t>" : "ccc25ec0-2ee5-11e3-aa6e-0800200c9a66",</w:t>
        </w:r>
      </w:ins>
    </w:p>
    <w:p w:rsidR="00974E04" w:rsidRDefault="00974E04" w:rsidP="00974E04">
      <w:pPr>
        <w:pStyle w:val="Code"/>
        <w:rPr>
          <w:ins w:id="3483" w:author="Chris Wright" w:date="2014-06-16T15:07:00Z"/>
        </w:rPr>
      </w:pPr>
      <w:ins w:id="3484" w:author="Chris Wright" w:date="2014-06-16T15:07:00Z">
        <w:r>
          <w:t xml:space="preserve">    "</w:t>
        </w:r>
        <w:proofErr w:type="gramStart"/>
        <w:r>
          <w:t>targetAccountName</w:t>
        </w:r>
        <w:proofErr w:type="gramEnd"/>
        <w:r>
          <w:t>" : "Example Account",</w:t>
        </w:r>
      </w:ins>
    </w:p>
    <w:p w:rsidR="00974E04" w:rsidRDefault="00974E04" w:rsidP="00974E04">
      <w:pPr>
        <w:pStyle w:val="Code"/>
        <w:rPr>
          <w:ins w:id="3485" w:author="Chris Wright" w:date="2014-06-16T15:07:00Z"/>
        </w:rPr>
      </w:pPr>
      <w:ins w:id="3486" w:author="Chris Wright" w:date="2014-06-16T15:07:00Z">
        <w:r>
          <w:t xml:space="preserve">    "</w:t>
        </w:r>
        <w:proofErr w:type="gramStart"/>
        <w:r>
          <w:t>enqueueDate</w:t>
        </w:r>
        <w:proofErr w:type="gramEnd"/>
        <w:r>
          <w:t>" : "2014-02-25T02:13:15.088",</w:t>
        </w:r>
      </w:ins>
    </w:p>
    <w:p w:rsidR="00974E04" w:rsidRDefault="00974E04" w:rsidP="00974E04">
      <w:pPr>
        <w:pStyle w:val="Code"/>
        <w:rPr>
          <w:ins w:id="3487" w:author="Chris Wright" w:date="2014-06-16T15:07:00Z"/>
        </w:rPr>
      </w:pPr>
      <w:ins w:id="3488" w:author="Chris Wright" w:date="2014-06-16T15:07:00Z">
        <w:r>
          <w:t xml:space="preserve">    "</w:t>
        </w:r>
        <w:proofErr w:type="gramStart"/>
        <w:r>
          <w:t>subject</w:t>
        </w:r>
        <w:proofErr w:type="gramEnd"/>
        <w:r>
          <w:t>" : "Warning: test.com</w:t>
        </w:r>
        <w:r w:rsidRPr="00554CFE">
          <w:t xml:space="preserve"> has reached </w:t>
        </w:r>
        <w:r>
          <w:t>75.1</w:t>
        </w:r>
        <w:r w:rsidRPr="00554CFE">
          <w:t>% of allowed query utilisation</w:t>
        </w:r>
        <w:r>
          <w:t>",</w:t>
        </w:r>
      </w:ins>
    </w:p>
    <w:p w:rsidR="00974E04" w:rsidRDefault="00974E04" w:rsidP="00974E04">
      <w:pPr>
        <w:pStyle w:val="Code"/>
        <w:rPr>
          <w:ins w:id="3489" w:author="Chris Wright" w:date="2014-06-16T15:07:00Z"/>
        </w:rPr>
      </w:pPr>
      <w:ins w:id="3490" w:author="Chris Wright" w:date="2014-06-16T15:07:00Z">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ins>
    </w:p>
    <w:p w:rsidR="00974E04" w:rsidRDefault="00974E04" w:rsidP="00974E04">
      <w:pPr>
        <w:pStyle w:val="Code"/>
        <w:rPr>
          <w:ins w:id="3491" w:author="Chris Wright" w:date="2014-06-16T15:07:00Z"/>
        </w:rPr>
      </w:pPr>
      <w:ins w:id="3492" w:author="Chris Wright" w:date="2014-06-16T15:07:00Z">
        <w:r>
          <w:t xml:space="preserve">    "</w:t>
        </w:r>
        <w:proofErr w:type="gramStart"/>
        <w:r>
          <w:t>acknowledgeDate</w:t>
        </w:r>
        <w:proofErr w:type="gramEnd"/>
        <w:r>
          <w:t>" : "2014-02-25T02:13:15.088",</w:t>
        </w:r>
      </w:ins>
    </w:p>
    <w:p w:rsidR="00974E04" w:rsidRDefault="00974E04" w:rsidP="00974E04">
      <w:pPr>
        <w:pStyle w:val="Code"/>
        <w:rPr>
          <w:ins w:id="3493" w:author="Chris Wright" w:date="2014-06-16T15:07:00Z"/>
        </w:rPr>
      </w:pPr>
      <w:ins w:id="3494" w:author="Chris Wright" w:date="2014-06-16T15:07:00Z">
        <w:r>
          <w:t xml:space="preserve">    "</w:t>
        </w:r>
        <w:proofErr w:type="gramStart"/>
        <w:r>
          <w:t>acknowledgeByUserId</w:t>
        </w:r>
        <w:proofErr w:type="gramEnd"/>
        <w:r>
          <w:t xml:space="preserve">" : </w:t>
        </w:r>
      </w:ins>
      <w:ins w:id="3495" w:author="Chris Wright" w:date="2014-06-16T15:08:00Z">
        <w:r>
          <w:t>"ba7b4e7d-843c-4217-b868-ab6274ff57ba"</w:t>
        </w:r>
      </w:ins>
      <w:ins w:id="3496" w:author="Chris Wright" w:date="2014-06-16T15:07:00Z">
        <w:r>
          <w:t>,</w:t>
        </w:r>
      </w:ins>
    </w:p>
    <w:p w:rsidR="00974E04" w:rsidRDefault="00974E04" w:rsidP="00974E04">
      <w:pPr>
        <w:pStyle w:val="Code"/>
        <w:rPr>
          <w:ins w:id="3497" w:author="Chris Wright" w:date="2014-06-16T15:07:00Z"/>
        </w:rPr>
      </w:pPr>
      <w:ins w:id="3498" w:author="Chris Wright" w:date="2014-06-16T15:07:00Z">
        <w:r>
          <w:t xml:space="preserve">    "</w:t>
        </w:r>
        <w:proofErr w:type="gramStart"/>
        <w:r>
          <w:t>acknowledgeByUserName</w:t>
        </w:r>
        <w:proofErr w:type="gramEnd"/>
        <w:r>
          <w:t xml:space="preserve">" : </w:t>
        </w:r>
      </w:ins>
      <w:ins w:id="3499" w:author="Chris Wright" w:date="2014-06-16T15:08:00Z">
        <w:r>
          <w:t>"</w:t>
        </w:r>
        <w:r>
          <w:t>Example Users Name</w:t>
        </w:r>
        <w:r>
          <w:t>"</w:t>
        </w:r>
      </w:ins>
      <w:ins w:id="3500" w:author="Chris Wright" w:date="2014-06-16T15:07:00Z">
        <w:r>
          <w:t>,</w:t>
        </w:r>
      </w:ins>
    </w:p>
    <w:p w:rsidR="00974E04" w:rsidRDefault="00974E04" w:rsidP="00974E04">
      <w:pPr>
        <w:pStyle w:val="Code"/>
        <w:rPr>
          <w:ins w:id="3501" w:author="Chris Wright" w:date="2014-06-16T15:07:00Z"/>
        </w:rPr>
      </w:pPr>
      <w:ins w:id="3502" w:author="Chris Wright" w:date="2014-06-16T15:07:00Z">
        <w:r>
          <w:t xml:space="preserve">    "</w:t>
        </w:r>
        <w:proofErr w:type="gramStart"/>
        <w:r>
          <w:t>parameters</w:t>
        </w:r>
        <w:proofErr w:type="gramEnd"/>
        <w:r>
          <w:t>" : {</w:t>
        </w:r>
      </w:ins>
    </w:p>
    <w:p w:rsidR="00974E04" w:rsidRDefault="00974E04" w:rsidP="00974E04">
      <w:pPr>
        <w:pStyle w:val="Code"/>
        <w:rPr>
          <w:ins w:id="3503" w:author="Chris Wright" w:date="2014-06-16T15:07:00Z"/>
        </w:rPr>
      </w:pPr>
      <w:ins w:id="3504" w:author="Chris Wright" w:date="2014-06-16T15:07:00Z">
        <w:r>
          <w:t xml:space="preserve">      "</w:t>
        </w:r>
        <w:proofErr w:type="gramStart"/>
        <w:r>
          <w:t>zoneName</w:t>
        </w:r>
        <w:proofErr w:type="gramEnd"/>
        <w:r>
          <w:t>" : "test.com",</w:t>
        </w:r>
        <w:bookmarkStart w:id="3505" w:name="_GoBack"/>
        <w:bookmarkEnd w:id="3505"/>
      </w:ins>
    </w:p>
    <w:p w:rsidR="00974E04" w:rsidRDefault="00974E04" w:rsidP="00974E04">
      <w:pPr>
        <w:pStyle w:val="Code"/>
        <w:rPr>
          <w:ins w:id="3506" w:author="Chris Wright" w:date="2014-06-16T15:07:00Z"/>
        </w:rPr>
      </w:pPr>
      <w:ins w:id="3507" w:author="Chris Wright" w:date="2014-06-16T15:07:00Z">
        <w:r>
          <w:t xml:space="preserve">      "</w:t>
        </w:r>
        <w:proofErr w:type="gramStart"/>
        <w:r>
          <w:t>zoneId</w:t>
        </w:r>
        <w:proofErr w:type="gramEnd"/>
        <w:r>
          <w:t>" : "2049ee97-0940-4451-a422-7010fec8c781",</w:t>
        </w:r>
      </w:ins>
    </w:p>
    <w:p w:rsidR="00974E04" w:rsidRDefault="00974E04" w:rsidP="00974E04">
      <w:pPr>
        <w:pStyle w:val="Code"/>
        <w:rPr>
          <w:ins w:id="3508" w:author="Chris Wright" w:date="2014-06-16T15:07:00Z"/>
        </w:rPr>
      </w:pPr>
      <w:ins w:id="3509" w:author="Chris Wright" w:date="2014-06-16T15:07:00Z">
        <w:r>
          <w:t xml:space="preserve">      "</w:t>
        </w:r>
        <w:proofErr w:type="gramStart"/>
        <w:r>
          <w:t>percentUsed</w:t>
        </w:r>
        <w:proofErr w:type="gramEnd"/>
        <w:r>
          <w:t>" : "75.1",</w:t>
        </w:r>
      </w:ins>
    </w:p>
    <w:p w:rsidR="00974E04" w:rsidRDefault="00974E04" w:rsidP="00974E04">
      <w:pPr>
        <w:pStyle w:val="Code"/>
        <w:rPr>
          <w:ins w:id="3510" w:author="Chris Wright" w:date="2014-06-16T15:07:00Z"/>
        </w:rPr>
      </w:pPr>
      <w:ins w:id="3511" w:author="Chris Wright" w:date="2014-06-16T15:07:00Z">
        <w:r>
          <w:t xml:space="preserve">      "</w:t>
        </w:r>
        <w:proofErr w:type="gramStart"/>
        <w:r>
          <w:t>currentUsage</w:t>
        </w:r>
        <w:proofErr w:type="gramEnd"/>
        <w:r>
          <w:t>" : "7500",</w:t>
        </w:r>
      </w:ins>
    </w:p>
    <w:p w:rsidR="00974E04" w:rsidRDefault="00974E04" w:rsidP="00974E04">
      <w:pPr>
        <w:pStyle w:val="Code"/>
        <w:rPr>
          <w:ins w:id="3512" w:author="Chris Wright" w:date="2014-06-16T15:07:00Z"/>
        </w:rPr>
      </w:pPr>
      <w:ins w:id="3513" w:author="Chris Wright" w:date="2014-06-16T15:07:00Z">
        <w:r>
          <w:t xml:space="preserve">      "</w:t>
        </w:r>
        <w:proofErr w:type="gramStart"/>
        <w:r>
          <w:t>usageLimit</w:t>
        </w:r>
        <w:proofErr w:type="gramEnd"/>
        <w:r>
          <w:t>" : "10000"</w:t>
        </w:r>
      </w:ins>
    </w:p>
    <w:p w:rsidR="00974E04" w:rsidRDefault="00974E04" w:rsidP="00974E04">
      <w:pPr>
        <w:pStyle w:val="Code"/>
        <w:rPr>
          <w:ins w:id="3514" w:author="Chris Wright" w:date="2014-06-16T15:07:00Z"/>
        </w:rPr>
      </w:pPr>
      <w:ins w:id="3515" w:author="Chris Wright" w:date="2014-06-16T15:07:00Z">
        <w:r>
          <w:t xml:space="preserve">    }</w:t>
        </w:r>
      </w:ins>
    </w:p>
    <w:p w:rsidR="00974E04" w:rsidRDefault="00974E04" w:rsidP="00974E04">
      <w:pPr>
        <w:pStyle w:val="Code"/>
        <w:rPr>
          <w:ins w:id="3516" w:author="Chris Wright" w:date="2014-06-16T15:07:00Z"/>
        </w:rPr>
      </w:pPr>
      <w:ins w:id="3517" w:author="Chris Wright" w:date="2014-06-16T15:07:00Z">
        <w:r>
          <w:t xml:space="preserve">  }</w:t>
        </w:r>
      </w:ins>
    </w:p>
    <w:p w:rsidR="00974E04" w:rsidRPr="003C5BA5" w:rsidRDefault="00974E04" w:rsidP="00974E04">
      <w:pPr>
        <w:pStyle w:val="Code"/>
        <w:rPr>
          <w:ins w:id="3518" w:author="Chris Wright" w:date="2014-06-16T15:07:00Z"/>
        </w:rPr>
      </w:pPr>
      <w:ins w:id="3519" w:author="Chris Wright" w:date="2014-06-16T15:07:00Z">
        <w:r>
          <w:t>}</w:t>
        </w:r>
      </w:ins>
    </w:p>
    <w:p w:rsidR="00D90631" w:rsidDel="00974E04" w:rsidRDefault="00D90631" w:rsidP="00D90631">
      <w:pPr>
        <w:spacing w:before="0" w:after="200"/>
        <w:rPr>
          <w:ins w:id="3520" w:author="Arnaud Dumont" w:date="2014-02-24T15:40:00Z"/>
          <w:del w:id="3521" w:author="Chris Wright" w:date="2014-06-16T15:07:00Z"/>
        </w:rPr>
      </w:pPr>
      <w:ins w:id="3522" w:author="Arnaud Dumont" w:date="2014-02-24T15:40:00Z">
        <w:del w:id="3523" w:author="Chris Wright" w:date="2014-06-16T15:07:00Z">
          <w:r w:rsidRPr="00B76AC6" w:rsidDel="00974E04">
            <w:delText>Response:</w:delText>
          </w:r>
        </w:del>
      </w:ins>
    </w:p>
    <w:p w:rsidR="00D90631" w:rsidDel="00974E04" w:rsidRDefault="00D90631" w:rsidP="00D90631">
      <w:pPr>
        <w:pStyle w:val="Code"/>
        <w:rPr>
          <w:ins w:id="3524" w:author="Arnaud Dumont" w:date="2014-02-24T15:40:00Z"/>
          <w:del w:id="3525" w:author="Chris Wright" w:date="2014-06-16T15:07:00Z"/>
        </w:rPr>
      </w:pPr>
      <w:ins w:id="3526" w:author="Arnaud Dumont" w:date="2014-02-24T15:40:00Z">
        <w:del w:id="3527" w:author="Chris Wright" w:date="2014-06-16T15:07:00Z">
          <w:r w:rsidDel="00974E04">
            <w:delText>HTTP/1.1 204 No Content</w:delText>
          </w:r>
        </w:del>
      </w:ins>
    </w:p>
    <w:p w:rsidR="00D90631" w:rsidDel="00974E04" w:rsidRDefault="00D90631" w:rsidP="00D90631">
      <w:pPr>
        <w:pStyle w:val="Code"/>
        <w:rPr>
          <w:ins w:id="3528" w:author="Arnaud Dumont" w:date="2014-02-24T15:40:00Z"/>
          <w:del w:id="3529" w:author="Chris Wright" w:date="2014-06-16T15:07:00Z"/>
        </w:rPr>
      </w:pPr>
      <w:ins w:id="3530" w:author="Arnaud Dumont" w:date="2014-02-24T15:40:00Z">
        <w:del w:id="3531" w:author="Chris Wright" w:date="2014-06-16T15:07:00Z">
          <w:r w:rsidDel="00974E04">
            <w:delText>Cache-Control: private, no-transform, max-age=30</w:delText>
          </w:r>
        </w:del>
      </w:ins>
    </w:p>
    <w:p w:rsidR="00D90631" w:rsidDel="00974E04" w:rsidRDefault="00D90631" w:rsidP="00D90631">
      <w:pPr>
        <w:pStyle w:val="Code"/>
        <w:rPr>
          <w:ins w:id="3532" w:author="Arnaud Dumont" w:date="2014-02-24T15:40:00Z"/>
          <w:del w:id="3533" w:author="Chris Wright" w:date="2014-06-16T15:07:00Z"/>
        </w:rPr>
      </w:pPr>
      <w:ins w:id="3534" w:author="Arnaud Dumont" w:date="2014-02-24T15:40:00Z">
        <w:del w:id="3535" w:author="Chris Wright" w:date="2014-06-16T15:07:00Z">
          <w:r w:rsidDel="00974E04">
            <w:delText>Date: Mon, 07 Oct 2013 16:34:09 GMT</w:delText>
          </w:r>
        </w:del>
      </w:ins>
    </w:p>
    <w:p w:rsidR="00D90631" w:rsidDel="00974E04" w:rsidRDefault="00D90631" w:rsidP="00D90631">
      <w:pPr>
        <w:pStyle w:val="Code"/>
        <w:rPr>
          <w:ins w:id="3536" w:author="Arnaud Dumont" w:date="2014-02-24T15:40:00Z"/>
          <w:del w:id="3537" w:author="Chris Wright" w:date="2014-06-16T15:07:00Z"/>
        </w:rPr>
      </w:pPr>
      <w:ins w:id="3538" w:author="Arnaud Dumont" w:date="2014-02-24T15:40:00Z">
        <w:del w:id="3539" w:author="Chris Wright" w:date="2014-06-16T15:07:00Z">
          <w:r w:rsidDel="00974E04">
            <w:delText>Server-Transaction-Id: 486e426e-7406-4b39-984b-b2ab8b4188a7</w:delText>
          </w:r>
        </w:del>
      </w:ins>
    </w:p>
    <w:p w:rsidR="00D90631" w:rsidDel="00974E04" w:rsidRDefault="00D90631" w:rsidP="00D90631">
      <w:pPr>
        <w:pStyle w:val="Code"/>
        <w:rPr>
          <w:ins w:id="3540" w:author="Arnaud Dumont" w:date="2014-02-24T15:40:00Z"/>
          <w:del w:id="3541" w:author="Chris Wright" w:date="2014-06-16T15:07:00Z"/>
        </w:rPr>
      </w:pPr>
      <w:ins w:id="3542" w:author="Arnaud Dumont" w:date="2014-02-24T15:40:00Z">
        <w:del w:id="3543" w:author="Chris Wright" w:date="2014-06-16T15:07:00Z">
          <w:r w:rsidDel="00974E04">
            <w:delText>Client-Transaction-Id: ba7b4e7d-843c-4217-b868-ab6274ff57ba</w:delText>
          </w:r>
        </w:del>
      </w:ins>
    </w:p>
    <w:p w:rsidR="00D90631" w:rsidDel="00974E04" w:rsidRDefault="00D90631" w:rsidP="00D90631">
      <w:pPr>
        <w:pStyle w:val="Code"/>
        <w:rPr>
          <w:ins w:id="3544" w:author="Arnaud Dumont" w:date="2014-02-24T15:40:00Z"/>
          <w:del w:id="3545" w:author="Chris Wright" w:date="2014-06-16T15:07:00Z"/>
        </w:rPr>
      </w:pPr>
    </w:p>
    <w:p w:rsidR="00F2022B" w:rsidDel="00D024A1" w:rsidRDefault="00F2022B" w:rsidP="00F2022B">
      <w:pPr>
        <w:rPr>
          <w:del w:id="3546" w:author="Arnaud Dumont" w:date="2014-02-24T15:53:00Z"/>
        </w:rPr>
      </w:pPr>
    </w:p>
    <w:p w:rsidR="00F51719" w:rsidRDefault="00F51719" w:rsidP="00F2022B">
      <w:pPr>
        <w:rPr>
          <w:ins w:id="3547"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338" w:rsidRDefault="00C62338" w:rsidP="00626767">
      <w:pPr>
        <w:spacing w:before="0" w:after="0" w:line="240" w:lineRule="auto"/>
      </w:pPr>
      <w:r>
        <w:separator/>
      </w:r>
    </w:p>
  </w:endnote>
  <w:endnote w:type="continuationSeparator" w:id="0">
    <w:p w:rsidR="00C62338" w:rsidRDefault="00C62338"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Pr="00B26A5F" w:rsidRDefault="00C62338"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C62338" w:rsidRPr="0075277E" w:rsidRDefault="00C62338"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C62338" w:rsidRPr="0075277E" w:rsidRDefault="00C62338"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4374BC">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4374B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4374BC">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C62338" w:rsidRDefault="00C62338"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C62338" w:rsidRPr="0075277E" w:rsidRDefault="00C62338"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C62338" w:rsidRPr="0075277E" w:rsidRDefault="00C62338"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4374BC">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4374B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4374BC">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C62338" w:rsidRPr="00587DD8" w:rsidRDefault="00C62338">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C62338" w:rsidRPr="00587DD8" w:rsidRDefault="00C62338"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C62338" w:rsidRPr="00587DD8" w:rsidRDefault="00C62338">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C62338" w:rsidRPr="00587DD8" w:rsidRDefault="00C62338"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C62338" w:rsidRPr="0075277E" w:rsidRDefault="00C62338"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C62338" w:rsidRPr="0075277E" w:rsidRDefault="00C62338"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974E04">
      <w:rPr>
        <w:noProof/>
      </w:rPr>
      <w:t>94</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974E0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974E04">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C62338" w:rsidRDefault="00C62338"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C62338" w:rsidRPr="0075277E" w:rsidRDefault="00C62338"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C62338" w:rsidRPr="0075277E" w:rsidRDefault="00C62338"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974E04">
          <w:rPr>
            <w:noProof/>
          </w:rPr>
          <w:t>95</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974E0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974E04">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Pr="00B26A5F" w:rsidRDefault="00C62338"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C62338" w:rsidRPr="0075277E" w:rsidRDefault="00C62338"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C62338" w:rsidRPr="0075277E" w:rsidRDefault="00C62338"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974E04">
      <w:rPr>
        <w:noProof/>
      </w:rPr>
      <w:t>96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C62338" w:rsidRDefault="00C62338" w:rsidP="00B26A5F">
        <w:pPr>
          <w:pStyle w:val="Footer"/>
        </w:pPr>
        <w:r>
          <w:t xml:space="preserve">Page </w:t>
        </w:r>
        <w:r>
          <w:fldChar w:fldCharType="begin"/>
        </w:r>
        <w:r>
          <w:instrText xml:space="preserve"> PAGE   \* MERGEFORMAT </w:instrText>
        </w:r>
        <w:r>
          <w:fldChar w:fldCharType="separate"/>
        </w:r>
        <w:r w:rsidR="00974E04">
          <w:rPr>
            <w:noProof/>
          </w:rPr>
          <w:t>97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C62338" w:rsidRPr="0075277E" w:rsidRDefault="00C62338"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C62338" w:rsidRPr="0075277E" w:rsidRDefault="00C62338"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974E0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C62338" w:rsidRPr="00A33A1B" w:rsidRDefault="00C62338" w:rsidP="00CA0A87">
                        <w:pPr>
                          <w:pStyle w:val="Classification"/>
                        </w:pPr>
                        <w:r>
                          <w:fldChar w:fldCharType="begin"/>
                        </w:r>
                        <w:r>
                          <w:instrText xml:space="preserve"> STYLEREF  "Document Classification" </w:instrText>
                        </w:r>
                        <w:r>
                          <w:fldChar w:fldCharType="separate"/>
                        </w:r>
                        <w:r w:rsidR="00974E04">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Pr="002D6CE7" w:rsidRDefault="00C62338"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C62338" w:rsidRPr="00587DD8" w:rsidRDefault="00C62338"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C62338" w:rsidRPr="00587DD8" w:rsidRDefault="00C62338"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C62338" w:rsidRPr="00587DD8" w:rsidRDefault="00C62338"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C62338" w:rsidRPr="00587DD8" w:rsidRDefault="00C62338"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Pr="00E50380" w:rsidRDefault="00C62338"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C62338" w:rsidRPr="00587DD8" w:rsidRDefault="00C62338"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C62338" w:rsidRPr="00587DD8" w:rsidRDefault="00C62338"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C62338" w:rsidRPr="00587DD8" w:rsidRDefault="00C62338"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C62338" w:rsidRPr="00587DD8" w:rsidRDefault="00C62338"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338" w:rsidRDefault="00C62338" w:rsidP="00626767">
      <w:pPr>
        <w:spacing w:before="0" w:after="0" w:line="240" w:lineRule="auto"/>
      </w:pPr>
      <w:r>
        <w:separator/>
      </w:r>
    </w:p>
  </w:footnote>
  <w:footnote w:type="continuationSeparator" w:id="0">
    <w:p w:rsidR="00C62338" w:rsidRDefault="00C62338"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rsidP="001D418F">
    <w:pPr>
      <w:pStyle w:val="Header"/>
      <w:rPr>
        <w:noProof/>
      </w:rPr>
    </w:pPr>
    <w:r>
      <w:fldChar w:fldCharType="begin"/>
    </w:r>
    <w:r>
      <w:instrText xml:space="preserve"> STYLEREF  "Document Title" </w:instrText>
    </w:r>
    <w:r>
      <w:fldChar w:fldCharType="separate"/>
    </w:r>
    <w:r w:rsidR="004374BC">
      <w:rPr>
        <w:noProof/>
      </w:rPr>
      <w:t>DiscoveryDNS API</w:t>
    </w:r>
    <w:r>
      <w:rPr>
        <w:noProof/>
      </w:rPr>
      <w:fldChar w:fldCharType="end"/>
    </w:r>
  </w:p>
  <w:p w:rsidR="00C62338" w:rsidRDefault="00C62338"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4374BC">
      <w:rPr>
        <w:noProof/>
      </w:rPr>
      <w:t>DiscoveryDNS API</w:t>
    </w:r>
    <w:r>
      <w:fldChar w:fldCharType="end"/>
    </w:r>
  </w:p>
  <w:p w:rsidR="00C62338" w:rsidRPr="001D418F" w:rsidRDefault="00C62338"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rsidP="00F51719">
    <w:pPr>
      <w:pStyle w:val="Header"/>
      <w:rPr>
        <w:noProof/>
      </w:rPr>
    </w:pPr>
    <w:r>
      <w:fldChar w:fldCharType="begin"/>
    </w:r>
    <w:r>
      <w:instrText xml:space="preserve"> STYLEREF  "Document Title" </w:instrText>
    </w:r>
    <w:r>
      <w:fldChar w:fldCharType="separate"/>
    </w:r>
    <w:r w:rsidR="00974E04">
      <w:rPr>
        <w:noProof/>
      </w:rPr>
      <w:t>DiscoveryDNS API</w:t>
    </w:r>
    <w:r>
      <w:rPr>
        <w:noProof/>
      </w:rPr>
      <w:fldChar w:fldCharType="end"/>
    </w:r>
  </w:p>
  <w:p w:rsidR="00C62338" w:rsidRDefault="00C62338"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974E04">
      <w:rPr>
        <w:noProof/>
      </w:rPr>
      <w:t>DiscoveryDNS API</w:t>
    </w:r>
    <w:r>
      <w:fldChar w:fldCharType="end"/>
    </w:r>
  </w:p>
  <w:p w:rsidR="00C62338" w:rsidRDefault="00C62338"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Pr="00166B34" w:rsidRDefault="00C62338" w:rsidP="00F51719">
    <w:pPr>
      <w:pStyle w:val="Header"/>
    </w:pPr>
    <w:r>
      <w:fldChar w:fldCharType="begin"/>
    </w:r>
    <w:r>
      <w:instrText xml:space="preserve"> STYLEREF  "Document Title" </w:instrText>
    </w:r>
    <w:r>
      <w:fldChar w:fldCharType="separate"/>
    </w:r>
    <w:r w:rsidR="00974E04">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974E04">
      <w:rPr>
        <w:noProof/>
      </w:rPr>
      <w:t>DiscoveryDNS API</w:t>
    </w:r>
    <w:r>
      <w:fldChar w:fldCharType="end"/>
    </w:r>
  </w:p>
  <w:p w:rsidR="00C62338" w:rsidRDefault="00C62338"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Default="00C62338" w:rsidP="00224DB4">
    <w:pPr>
      <w:pStyle w:val="Header"/>
      <w:tabs>
        <w:tab w:val="left" w:pos="1770"/>
        <w:tab w:val="center" w:pos="4252"/>
      </w:tabs>
      <w:jc w:val="left"/>
      <w:rPr>
        <w:noProof/>
        <w:lang w:eastAsia="en-AU"/>
      </w:rPr>
    </w:pPr>
  </w:p>
  <w:p w:rsidR="00C62338" w:rsidRDefault="00C62338"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C62338" w:rsidRPr="006B764C" w:rsidRDefault="00C62338"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2338" w:rsidRPr="00166B34" w:rsidRDefault="00C62338"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SortMethod w:val="0000"/>
  <w:revisionView w:markup="0"/>
  <w:trackRevisions/>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5722"/>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1D07"/>
    <w:rsid w:val="00142403"/>
    <w:rsid w:val="0014435C"/>
    <w:rsid w:val="00144694"/>
    <w:rsid w:val="00144C85"/>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061EE"/>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4387"/>
    <w:rsid w:val="005B768B"/>
    <w:rsid w:val="005B7FB5"/>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1F8"/>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702"/>
    <w:rsid w:val="008F0E1B"/>
    <w:rsid w:val="008F1E2C"/>
    <w:rsid w:val="008F3FD3"/>
    <w:rsid w:val="008F774B"/>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749C"/>
    <w:rsid w:val="00FB7EEB"/>
    <w:rsid w:val="00FC0305"/>
    <w:rsid w:val="00FC071E"/>
    <w:rsid w:val="00FC17E6"/>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74D34"/>
    <w:rsid w:val="005979F3"/>
    <w:rsid w:val="006258B7"/>
    <w:rsid w:val="00647D4D"/>
    <w:rsid w:val="007B1801"/>
    <w:rsid w:val="007D0FEB"/>
    <w:rsid w:val="008C10DB"/>
    <w:rsid w:val="008D4A4B"/>
    <w:rsid w:val="009D57DF"/>
    <w:rsid w:val="00A95329"/>
    <w:rsid w:val="00C90508"/>
    <w:rsid w:val="00CB73F8"/>
    <w:rsid w:val="00E64317"/>
    <w:rsid w:val="00E736A6"/>
    <w:rsid w:val="00EC1B9C"/>
    <w:rsid w:val="00ED1530"/>
    <w:rsid w:val="00F46C64"/>
    <w:rsid w:val="00F955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6BCB3-3B04-4A0F-8939-16B5B3786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104</Pages>
  <Words>21849</Words>
  <Characters>124544</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Chris Wright</cp:lastModifiedBy>
  <cp:revision>16</cp:revision>
  <cp:lastPrinted>2013-09-16T03:58:00Z</cp:lastPrinted>
  <dcterms:created xsi:type="dcterms:W3CDTF">2014-06-16T03:21:00Z</dcterms:created>
  <dcterms:modified xsi:type="dcterms:W3CDTF">2014-06-16T05:08:00Z</dcterms:modified>
</cp:coreProperties>
</file>